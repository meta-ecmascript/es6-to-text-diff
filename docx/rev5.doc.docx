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1FBD876" w14:textId="77777777" w:rsidR="0026283E" w:rsidRPr="004D1BD1" w:rsidRDefault="00CD77EA" w:rsidP="0026283E">
      <w:pPr>
        <w:spacing w:after="6000"/>
      </w:pPr>
      <w:bookmarkStart w:id="0" w:name="_GoBack"/>
      <w:bookmarkEnd w:id="0"/>
      <w:r w:rsidRPr="00C7794D">
        <w:rPr>
          <w:noProof/>
          <w:lang w:eastAsia="en-US"/>
        </w:rPr>
        <w:pict w14:anchorId="11F38E04">
          <v:shapetype id="_x0000_t202" coordsize="21600,21600" o:spt="202" path="m0,0l0,21600,21600,21600,21600,0xe">
            <v:stroke joinstyle="miter"/>
            <v:path gradientshapeok="t" o:connecttype="rect"/>
          </v:shapetype>
          <v:shape id="_x0000_s1195" type="#_x0000_t202" style="position:absolute;left:0;text-align:left;margin-left:-44.05pt;margin-top:63pt;width:275pt;height:181.5pt;z-index:251660800;mso-wrap-edited:f" wrapcoords="0 0 21600 0 21600 21600 0 21600 0 0" filled="f" stroked="f">
            <v:fill o:detectmouseclick="t"/>
            <v:textbox style="mso-next-textbox:#_x0000_s1195" inset=",7.2pt,,7.2pt">
              <w:txbxContent>
                <w:p w14:paraId="1998F5C2" w14:textId="77777777" w:rsidR="000F21F2" w:rsidRPr="006E08EC" w:rsidRDefault="000F21F2">
                  <w:pPr>
                    <w:rPr>
                      <w:rFonts w:ascii="Mistral" w:hAnsi="Mistral"/>
                      <w:sz w:val="260"/>
                      <w:szCs w:val="144"/>
                    </w:rPr>
                  </w:pPr>
                  <w:r w:rsidRPr="006E08EC">
                    <w:rPr>
                      <w:rFonts w:ascii="Mistral" w:hAnsi="Mistral"/>
                      <w:sz w:val="260"/>
                      <w:szCs w:val="144"/>
                    </w:rPr>
                    <w:t>Draft</w:t>
                  </w:r>
                </w:p>
              </w:txbxContent>
            </v:textbox>
            <w10:wrap type="tight"/>
          </v:shape>
        </w:pict>
      </w:r>
      <w:r w:rsidR="00DA3971" w:rsidRPr="00C7794D">
        <w:rPr>
          <w:noProof/>
          <w:lang w:eastAsia="fr-CH"/>
        </w:rPr>
        <w:pict w14:anchorId="479BEDDE">
          <v:shape id="_x0000_s1194" type="#_x0000_t202" style="position:absolute;left:0;text-align:left;margin-left:320.05pt;margin-top:-69.85pt;width:198pt;height:36pt;z-index:251659776" filled="f" stroked="f">
            <v:textbox style="mso-next-textbox:#_x0000_s1194">
              <w:txbxContent>
                <w:p w14:paraId="7F4FFC65" w14:textId="77777777" w:rsidR="000F21F2" w:rsidRDefault="000F21F2" w:rsidP="00DA3971">
                  <w:pPr>
                    <w:pStyle w:val="ECMAWorkgroup"/>
                  </w:pPr>
                  <w:r>
                    <w:t>E</w:t>
                  </w:r>
                  <w:r>
                    <w:t>cma/TC39/2011/0xx</w:t>
                  </w:r>
                </w:p>
              </w:txbxContent>
            </v:textbox>
          </v:shape>
        </w:pict>
      </w:r>
      <w:r w:rsidR="00DA3971" w:rsidRPr="00C7794D">
        <w:rPr>
          <w:noProof/>
          <w:lang w:eastAsia="fr-CH"/>
        </w:rPr>
        <w:pict w14:anchorId="44014340">
          <v:shape id="_x0000_s1193" type="#_x0000_t202" style="position:absolute;left:0;text-align:left;margin-left:-3.85pt;margin-top:1.5pt;width:180pt;height:54pt;z-index:251658752" filled="f" stroked="f">
            <v:textbox style="mso-next-textbox:#_x0000_s1193">
              <w:txbxContent>
                <w:p w14:paraId="251BFDAB" w14:textId="77777777" w:rsidR="000F21F2" w:rsidRDefault="000F21F2" w:rsidP="00DA3971">
                  <w:pPr>
                    <w:pStyle w:val="StandardNumber"/>
                    <w:rPr>
                      <w:sz w:val="34"/>
                    </w:rPr>
                  </w:pPr>
                </w:p>
                <w:p w14:paraId="3DDF5699" w14:textId="77777777" w:rsidR="000F21F2" w:rsidRDefault="000F21F2" w:rsidP="00DA3971">
                  <w:pPr>
                    <w:pStyle w:val="StandardNumber"/>
                    <w:jc w:val="right"/>
                  </w:pPr>
                  <w:r>
                    <w:t>Draft</w:t>
                  </w:r>
                </w:p>
                <w:p w14:paraId="3C09FE61" w14:textId="77777777" w:rsidR="000F21F2" w:rsidRDefault="000F21F2" w:rsidP="00DA3971"/>
              </w:txbxContent>
            </v:textbox>
          </v:shape>
        </w:pict>
      </w:r>
      <w:r w:rsidR="00C73632" w:rsidRPr="00C7794D">
        <w:rPr>
          <w:noProof/>
          <w:lang w:eastAsia="en-US"/>
        </w:rPr>
        <w:pict w14:anchorId="7F7DD3C6">
          <v:shape id="_x0000_s1036" type="#_x0000_t202" style="position:absolute;left:0;text-align:left;margin-left:203.15pt;margin-top:101.65pt;width:4in;height:378pt;z-index:251656704" filled="f" stroked="f">
            <v:fill opacity=".5"/>
            <v:textbox style="mso-next-textbox:#_x0000_s1036">
              <w:txbxContent>
                <w:p w14:paraId="096CA8F4" w14:textId="77777777" w:rsidR="000F21F2" w:rsidRDefault="000F21F2" w:rsidP="00C73632">
                  <w:pPr>
                    <w:pStyle w:val="StandardTitle"/>
                  </w:pPr>
                  <w:r w:rsidRPr="00E3357A">
                    <w:rPr>
                      <w:szCs w:val="40"/>
                    </w:rPr>
                    <w:t>ECMAScript Language Specification</w:t>
                  </w:r>
                </w:p>
              </w:txbxContent>
            </v:textbox>
          </v:shape>
        </w:pict>
      </w:r>
      <w:r w:rsidR="00D82B97" w:rsidRPr="00C7794D">
        <w:rPr>
          <w:noProof/>
          <w:lang w:eastAsia="en-US"/>
        </w:rPr>
        <w:pict w14:anchorId="193257DB">
          <v:shape id="_x0000_s1034" type="#_x0000_t202" style="position:absolute;left:0;text-align:left;margin-left:320.05pt;margin-top:2.15pt;width:225pt;height:1in;z-index:251655680" filled="f" stroked="f">
            <v:textbox style="mso-next-textbox:#_x0000_s1034">
              <w:txbxContent>
                <w:p w14:paraId="41221B2F" w14:textId="77777777" w:rsidR="000F21F2" w:rsidRDefault="000F21F2" w:rsidP="00D82B97">
                  <w:pPr>
                    <w:pStyle w:val="StandardNumber"/>
                    <w:rPr>
                      <w:sz w:val="34"/>
                    </w:rPr>
                  </w:pPr>
                </w:p>
                <w:p w14:paraId="5479B8C8" w14:textId="77777777" w:rsidR="000F21F2" w:rsidRDefault="000F21F2" w:rsidP="00D82B97">
                  <w:pPr>
                    <w:pStyle w:val="StandardNumber"/>
                  </w:pPr>
                  <w:r>
                    <w:t>ECMA-262</w:t>
                  </w:r>
                </w:p>
                <w:p w14:paraId="5CB2C146" w14:textId="77777777" w:rsidR="000F21F2" w:rsidRDefault="000F21F2" w:rsidP="00D82B97">
                  <w:pPr>
                    <w:pStyle w:val="DateTitle"/>
                    <w:rPr>
                      <w:b/>
                      <w:sz w:val="40"/>
                    </w:rPr>
                  </w:pPr>
                  <w:r>
                    <w:t>6</w:t>
                  </w:r>
                  <w:r w:rsidRPr="006A4840">
                    <w:rPr>
                      <w:vertAlign w:val="superscript"/>
                    </w:rPr>
                    <w:t>th</w:t>
                  </w:r>
                  <w:r>
                    <w:t xml:space="preserve"> Edition / Draft </w:t>
                  </w:r>
                  <w:ins w:id="1" w:author="Rev 5 Allen Wirfs-Brock" w:date="2012-01-05T13:28:00Z">
                    <w:r w:rsidR="001F482D">
                      <w:t>January</w:t>
                    </w:r>
                  </w:ins>
                  <w:ins w:id="2" w:author="Allen" w:date="2011-11-04T08:36:00Z">
                    <w:r>
                      <w:t xml:space="preserve"> </w:t>
                    </w:r>
                  </w:ins>
                  <w:ins w:id="3" w:author="Rev 5 Allen Wirfs-Brock" w:date="2012-01-16T18:04:00Z">
                    <w:r w:rsidR="003F0406">
                      <w:t>1</w:t>
                    </w:r>
                  </w:ins>
                  <w:ins w:id="4" w:author="Rev 5 Allen Wirfs-Brock" w:date="2012-01-05T13:28:00Z">
                    <w:r w:rsidR="001F482D">
                      <w:t>6</w:t>
                    </w:r>
                  </w:ins>
                  <w:ins w:id="5" w:author="Rev 3 Allen Wirfs-Brock" w:date="2011-08-30T16:06:00Z">
                    <w:r>
                      <w:t xml:space="preserve"> </w:t>
                    </w:r>
                  </w:ins>
                  <w:r>
                    <w:t xml:space="preserve">, </w:t>
                  </w:r>
                  <w:ins w:id="6" w:author="Rev 5 Allen Wirfs-Brock" w:date="2012-01-05T13:28:00Z">
                    <w:r w:rsidR="001F482D">
                      <w:t>2012</w:t>
                    </w:r>
                  </w:ins>
                </w:p>
              </w:txbxContent>
            </v:textbox>
          </v:shape>
        </w:pict>
      </w:r>
      <w:r w:rsidR="004D7160" w:rsidRPr="00C7794D">
        <w:rPr>
          <w:noProof/>
          <w:lang w:eastAsia="en-US"/>
        </w:rPr>
        <w:pict w14:anchorId="3B612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61824;mso-position-horizontal-relative:page;mso-position-vertical-relative:page">
            <v:imagedata r:id="rId8" o:title="Couv ST"/>
            <o:lock v:ext="edit" aspectratio="f"/>
            <w10:wrap anchorx="page" anchory="page"/>
          </v:shape>
        </w:pict>
      </w:r>
    </w:p>
    <w:p w14:paraId="05ABD1A8" w14:textId="77777777" w:rsidR="001A63F1" w:rsidRPr="00C7794D" w:rsidRDefault="0026283E" w:rsidP="001A63F1">
      <w:pPr>
        <w:spacing w:after="0"/>
      </w:pPr>
      <w:r w:rsidRPr="00C7794D">
        <w:br w:type="page"/>
      </w:r>
    </w:p>
    <w:p w14:paraId="2B96C2A5" w14:textId="77777777" w:rsidR="001A63F1" w:rsidRPr="00C7794D" w:rsidRDefault="001A63F1" w:rsidP="001A63F1">
      <w:pPr>
        <w:spacing w:after="0"/>
        <w:sectPr w:rsidR="001A63F1" w:rsidRPr="00C7794D" w:rsidSect="00887CB2">
          <w:headerReference w:type="even" r:id="rId9"/>
          <w:headerReference w:type="default" r:id="rId10"/>
          <w:footerReference w:type="even" r:id="rId11"/>
          <w:footerReference w:type="default" r:id="rId12"/>
          <w:headerReference w:type="first" r:id="rId13"/>
          <w:footerReference w:type="first" r:id="rId14"/>
          <w:pgSz w:w="11907" w:h="16840" w:code="9"/>
          <w:pgMar w:top="4395" w:right="737" w:bottom="567" w:left="851" w:header="709" w:footer="284" w:gutter="567"/>
          <w:pgNumType w:fmt="lowerRoman" w:start="1"/>
          <w:cols w:space="454"/>
          <w:titlePg/>
          <w:docGrid w:linePitch="272"/>
        </w:sectPr>
      </w:pPr>
    </w:p>
    <w:p w14:paraId="51B5F8A6"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4D10E7CC" w14:textId="77777777" w:rsidR="00990F07" w:rsidRPr="00C7794D" w:rsidRDefault="00990F07">
      <w:pPr>
        <w:pStyle w:val="12"/>
      </w:pPr>
      <w:r w:rsidRPr="00C7794D">
        <w:t>Introduction</w:t>
      </w:r>
      <w:r w:rsidRPr="00C7794D">
        <w:tab/>
        <w:t>vii</w:t>
      </w:r>
    </w:p>
    <w:p w14:paraId="1C9961BE" w14:textId="77777777" w:rsidR="003F0406" w:rsidRPr="008E2FA9" w:rsidRDefault="00F00556">
      <w:pPr>
        <w:pStyle w:val="12"/>
        <w:rPr>
          <w:ins w:id="7" w:author="Rev 5 Allen Wirfs-Brock" w:date="2012-01-16T18:05:00Z"/>
          <w:rFonts w:ascii="Calibri" w:eastAsia="Times New Roman" w:hAnsi="Calibri"/>
          <w:b w:val="0"/>
          <w:noProof/>
          <w:sz w:val="22"/>
          <w:szCs w:val="22"/>
          <w:lang w:val="en-US" w:eastAsia="en-US"/>
        </w:rPr>
      </w:pPr>
      <w:r w:rsidRPr="004D1BD1">
        <w:fldChar w:fldCharType="begin"/>
      </w:r>
      <w:r w:rsidRPr="008A0648">
        <w:instrText xml:space="preserve"> TOC \o "1-3" \h \z </w:instrText>
      </w:r>
      <w:r w:rsidRPr="00E77497">
        <w:fldChar w:fldCharType="separate"/>
      </w:r>
      <w:ins w:id="8" w:author="Rev 5 Allen Wirfs-Brock" w:date="2012-01-16T18:05:00Z">
        <w:r w:rsidR="003F0406" w:rsidRPr="00377EB7">
          <w:rPr>
            <w:rStyle w:val="aff7"/>
            <w:noProof/>
          </w:rPr>
          <w:fldChar w:fldCharType="begin"/>
        </w:r>
        <w:r w:rsidR="003F0406" w:rsidRPr="00377EB7">
          <w:rPr>
            <w:rStyle w:val="aff7"/>
            <w:noProof/>
          </w:rPr>
          <w:instrText xml:space="preserve"> </w:instrText>
        </w:r>
        <w:r w:rsidR="003F0406">
          <w:rPr>
            <w:noProof/>
          </w:rPr>
          <w:instrText>HYPERLINK \l "_Toc314500474"</w:instrText>
        </w:r>
        <w:r w:rsidR="003F0406" w:rsidRPr="00377EB7">
          <w:rPr>
            <w:rStyle w:val="aff7"/>
            <w:noProof/>
          </w:rPr>
          <w:instrText xml:space="preserve"> </w:instrText>
        </w:r>
        <w:r w:rsidR="003F0406" w:rsidRPr="00377EB7">
          <w:rPr>
            <w:rStyle w:val="aff7"/>
            <w:noProof/>
          </w:rPr>
        </w:r>
        <w:r w:rsidR="003F0406" w:rsidRPr="00377EB7">
          <w:rPr>
            <w:rStyle w:val="aff7"/>
            <w:noProof/>
          </w:rPr>
          <w:fldChar w:fldCharType="separate"/>
        </w:r>
        <w:r w:rsidR="003F0406" w:rsidRPr="00377EB7">
          <w:rPr>
            <w:rStyle w:val="aff7"/>
            <w:noProof/>
          </w:rPr>
          <w:t>1</w:t>
        </w:r>
        <w:r w:rsidR="003F0406" w:rsidRPr="008E2FA9">
          <w:rPr>
            <w:rFonts w:ascii="Calibri" w:eastAsia="Times New Roman" w:hAnsi="Calibri"/>
            <w:b w:val="0"/>
            <w:noProof/>
            <w:sz w:val="22"/>
            <w:szCs w:val="22"/>
            <w:lang w:val="en-US" w:eastAsia="en-US"/>
          </w:rPr>
          <w:tab/>
        </w:r>
        <w:r w:rsidR="003F0406" w:rsidRPr="00377EB7">
          <w:rPr>
            <w:rStyle w:val="aff7"/>
            <w:noProof/>
          </w:rPr>
          <w:t>Scope</w:t>
        </w:r>
        <w:r w:rsidR="003F0406">
          <w:rPr>
            <w:noProof/>
            <w:webHidden/>
          </w:rPr>
          <w:tab/>
        </w:r>
        <w:r w:rsidR="003F0406">
          <w:rPr>
            <w:noProof/>
            <w:webHidden/>
          </w:rPr>
          <w:fldChar w:fldCharType="begin"/>
        </w:r>
        <w:r w:rsidR="003F0406">
          <w:rPr>
            <w:noProof/>
            <w:webHidden/>
          </w:rPr>
          <w:instrText xml:space="preserve"> PAGEREF _Toc314500474 \h </w:instrText>
        </w:r>
        <w:r w:rsidR="003F0406">
          <w:rPr>
            <w:noProof/>
            <w:webHidden/>
          </w:rPr>
        </w:r>
      </w:ins>
      <w:r w:rsidR="003F0406">
        <w:rPr>
          <w:noProof/>
          <w:webHidden/>
        </w:rPr>
        <w:fldChar w:fldCharType="separate"/>
      </w:r>
      <w:ins w:id="9" w:author="Rev 5 Allen Wirfs-Brock" w:date="2012-01-16T18:05:00Z">
        <w:r w:rsidR="003F0406">
          <w:rPr>
            <w:noProof/>
            <w:webHidden/>
          </w:rPr>
          <w:t>1</w:t>
        </w:r>
        <w:r w:rsidR="003F0406">
          <w:rPr>
            <w:noProof/>
            <w:webHidden/>
          </w:rPr>
          <w:fldChar w:fldCharType="end"/>
        </w:r>
        <w:r w:rsidR="003F0406" w:rsidRPr="00377EB7">
          <w:rPr>
            <w:rStyle w:val="aff7"/>
            <w:noProof/>
          </w:rPr>
          <w:fldChar w:fldCharType="end"/>
        </w:r>
      </w:ins>
    </w:p>
    <w:p w14:paraId="43476754" w14:textId="77777777" w:rsidR="003F0406" w:rsidRPr="008E2FA9" w:rsidRDefault="003F0406">
      <w:pPr>
        <w:pStyle w:val="12"/>
        <w:rPr>
          <w:ins w:id="10" w:author="Rev 5 Allen Wirfs-Brock" w:date="2012-01-16T18:05:00Z"/>
          <w:rFonts w:ascii="Calibri" w:eastAsia="Times New Roman" w:hAnsi="Calibri"/>
          <w:b w:val="0"/>
          <w:noProof/>
          <w:sz w:val="22"/>
          <w:szCs w:val="22"/>
          <w:lang w:val="en-US" w:eastAsia="en-US"/>
        </w:rPr>
      </w:pPr>
      <w:ins w:id="1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"_Toc314500475"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2</w:t>
        </w:r>
        <w:r w:rsidRPr="008E2FA9">
          <w:rPr>
            <w:rFonts w:ascii="Calibri" w:eastAsia="Times New Roman" w:hAnsi="Calibri"/>
            <w:b w:val="0"/>
            <w:noProof/>
            <w:sz w:val="22"/>
            <w:szCs w:val="22"/>
            <w:lang w:val="en-US" w:eastAsia="en-US"/>
          </w:rPr>
          <w:tab/>
        </w:r>
        <w:r w:rsidRPr="00377EB7">
          <w:rPr>
            <w:rStyle w:val="aff7"/>
            <w:noProof/>
          </w:rPr>
          <w:t>Conformance</w:t>
        </w:r>
        <w:r>
          <w:rPr>
            <w:noProof/>
            <w:webHidden/>
          </w:rPr>
          <w:tab/>
        </w:r>
        <w:r>
          <w:rPr>
            <w:noProof/>
            <w:webHidden/>
          </w:rPr>
          <w:fldChar w:fldCharType="begin"/>
        </w:r>
        <w:r>
          <w:rPr>
            <w:noProof/>
            <w:webHidden/>
          </w:rPr>
          <w:instrText xml:space="preserve"> PAGEREF _Toc314500475 \h </w:instrText>
        </w:r>
        <w:r>
          <w:rPr>
            <w:noProof/>
            <w:webHidden/>
          </w:rPr>
        </w:r>
      </w:ins>
      <w:r>
        <w:rPr>
          <w:noProof/>
          <w:webHidden/>
        </w:rPr>
        <w:fldChar w:fldCharType="separate"/>
      </w:r>
      <w:ins w:id="12" w:author="Rev 5 Allen Wirfs-Brock" w:date="2012-01-16T18:05:00Z">
        <w:r>
          <w:rPr>
            <w:noProof/>
            <w:webHidden/>
          </w:rPr>
          <w:t>1</w:t>
        </w:r>
        <w:r>
          <w:rPr>
            <w:noProof/>
            <w:webHidden/>
          </w:rPr>
          <w:fldChar w:fldCharType="end"/>
        </w:r>
        <w:r w:rsidRPr="00377EB7">
          <w:rPr>
            <w:rStyle w:val="aff7"/>
            <w:noProof/>
          </w:rPr>
          <w:fldChar w:fldCharType="end"/>
        </w:r>
      </w:ins>
    </w:p>
    <w:p w14:paraId="2553C8ED" w14:textId="77777777" w:rsidR="003F0406" w:rsidRPr="008E2FA9" w:rsidRDefault="003F0406">
      <w:pPr>
        <w:pStyle w:val="12"/>
        <w:rPr>
          <w:ins w:id="13" w:author="Rev 5 Allen Wirfs-Brock" w:date="2012-01-16T18:05:00Z"/>
          <w:rFonts w:ascii="Calibri" w:eastAsia="Times New Roman" w:hAnsi="Calibri"/>
          <w:b w:val="0"/>
          <w:noProof/>
          <w:sz w:val="22"/>
          <w:szCs w:val="22"/>
          <w:lang w:val="en-US" w:eastAsia="en-US"/>
        </w:rPr>
      </w:pPr>
      <w:ins w:id="1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"_Toc314500476"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3</w:t>
        </w:r>
        <w:r w:rsidRPr="008E2FA9">
          <w:rPr>
            <w:rFonts w:ascii="Calibri" w:eastAsia="Times New Roman" w:hAnsi="Calibri"/>
            <w:b w:val="0"/>
            <w:noProof/>
            <w:sz w:val="22"/>
            <w:szCs w:val="22"/>
            <w:lang w:val="en-US" w:eastAsia="en-US"/>
          </w:rPr>
          <w:tab/>
        </w:r>
        <w:r w:rsidRPr="00377EB7">
          <w:rPr>
            <w:rStyle w:val="aff7"/>
            <w:noProof/>
          </w:rPr>
          <w:t>Normative references</w:t>
        </w:r>
        <w:r>
          <w:rPr>
            <w:noProof/>
            <w:webHidden/>
          </w:rPr>
          <w:tab/>
        </w:r>
        <w:r>
          <w:rPr>
            <w:noProof/>
            <w:webHidden/>
          </w:rPr>
          <w:fldChar w:fldCharType="begin"/>
        </w:r>
        <w:r>
          <w:rPr>
            <w:noProof/>
            <w:webHidden/>
          </w:rPr>
          <w:instrText xml:space="preserve"> PAGEREF _Toc314500476 \h </w:instrText>
        </w:r>
        <w:r>
          <w:rPr>
            <w:noProof/>
            <w:webHidden/>
          </w:rPr>
        </w:r>
      </w:ins>
      <w:r>
        <w:rPr>
          <w:noProof/>
          <w:webHidden/>
        </w:rPr>
        <w:fldChar w:fldCharType="separate"/>
      </w:r>
      <w:ins w:id="15" w:author="Rev 5 Allen Wirfs-Brock" w:date="2012-01-16T18:05:00Z">
        <w:r>
          <w:rPr>
            <w:noProof/>
            <w:webHidden/>
          </w:rPr>
          <w:t>1</w:t>
        </w:r>
        <w:r>
          <w:rPr>
            <w:noProof/>
            <w:webHidden/>
          </w:rPr>
          <w:fldChar w:fldCharType="end"/>
        </w:r>
        <w:r w:rsidRPr="00377EB7">
          <w:rPr>
            <w:rStyle w:val="aff7"/>
            <w:noProof/>
          </w:rPr>
          <w:fldChar w:fldCharType="end"/>
        </w:r>
      </w:ins>
    </w:p>
    <w:p w14:paraId="1A4FE38C" w14:textId="77777777" w:rsidR="003F0406" w:rsidRPr="008E2FA9" w:rsidRDefault="003F0406">
      <w:pPr>
        <w:pStyle w:val="12"/>
        <w:rPr>
          <w:ins w:id="16" w:author="Rev 5 Allen Wirfs-Brock" w:date="2012-01-16T18:05:00Z"/>
          <w:rFonts w:ascii="Calibri" w:eastAsia="Times New Roman" w:hAnsi="Calibri"/>
          <w:b w:val="0"/>
          <w:noProof/>
          <w:sz w:val="22"/>
          <w:szCs w:val="22"/>
          <w:lang w:val="en-US" w:eastAsia="en-US"/>
        </w:rPr>
      </w:pPr>
      <w:ins w:id="1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"_Toc314500477"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4</w:t>
        </w:r>
        <w:r w:rsidRPr="008E2FA9">
          <w:rPr>
            <w:rFonts w:ascii="Calibri" w:eastAsia="Times New Roman" w:hAnsi="Calibri"/>
            <w:b w:val="0"/>
            <w:noProof/>
            <w:sz w:val="22"/>
            <w:szCs w:val="22"/>
            <w:lang w:val="en-US" w:eastAsia="en-US"/>
          </w:rPr>
          <w:tab/>
        </w:r>
        <w:r w:rsidRPr="00377EB7">
          <w:rPr>
            <w:rStyle w:val="aff7"/>
            <w:noProof/>
          </w:rPr>
          <w:t>Overview</w:t>
        </w:r>
        <w:r>
          <w:rPr>
            <w:noProof/>
            <w:webHidden/>
          </w:rPr>
          <w:tab/>
        </w:r>
        <w:r>
          <w:rPr>
            <w:noProof/>
            <w:webHidden/>
          </w:rPr>
          <w:fldChar w:fldCharType="begin"/>
        </w:r>
        <w:r>
          <w:rPr>
            <w:noProof/>
            <w:webHidden/>
          </w:rPr>
          <w:instrText xml:space="preserve"> PAGEREF _Toc314500477 \h </w:instrText>
        </w:r>
        <w:r>
          <w:rPr>
            <w:noProof/>
            <w:webHidden/>
          </w:rPr>
        </w:r>
      </w:ins>
      <w:r>
        <w:rPr>
          <w:noProof/>
          <w:webHidden/>
        </w:rPr>
        <w:fldChar w:fldCharType="separate"/>
      </w:r>
      <w:ins w:id="18" w:author="Rev 5 Allen Wirfs-Brock" w:date="2012-01-16T18:05:00Z">
        <w:r>
          <w:rPr>
            <w:noProof/>
            <w:webHidden/>
          </w:rPr>
          <w:t>1</w:t>
        </w:r>
        <w:r>
          <w:rPr>
            <w:noProof/>
            <w:webHidden/>
          </w:rPr>
          <w:fldChar w:fldCharType="end"/>
        </w:r>
        <w:r w:rsidRPr="00377EB7">
          <w:rPr>
            <w:rStyle w:val="aff7"/>
            <w:noProof/>
          </w:rPr>
          <w:fldChar w:fldCharType="end"/>
        </w:r>
      </w:ins>
    </w:p>
    <w:p w14:paraId="05D93539" w14:textId="77777777" w:rsidR="003F0406" w:rsidRPr="008E2FA9" w:rsidRDefault="003F0406">
      <w:pPr>
        <w:pStyle w:val="2b"/>
        <w:rPr>
          <w:ins w:id="19" w:author="Rev 5 Allen Wirfs-Brock" w:date="2012-01-16T18:05:00Z"/>
          <w:rFonts w:ascii="Calibri" w:eastAsia="Times New Roman" w:hAnsi="Calibri"/>
          <w:b w:val="0"/>
          <w:noProof/>
          <w:sz w:val="22"/>
          <w:szCs w:val="22"/>
          <w:lang w:val="en-US" w:eastAsia="en-US"/>
        </w:rPr>
      </w:pPr>
      <w:ins w:id="2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"_Toc314500478"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4.1</w:t>
        </w:r>
        <w:r w:rsidRPr="008E2FA9">
          <w:rPr>
            <w:rFonts w:ascii="Calibri" w:eastAsia="Times New Roman" w:hAnsi="Calibri"/>
            <w:b w:val="0"/>
            <w:noProof/>
            <w:sz w:val="22"/>
            <w:szCs w:val="22"/>
            <w:lang w:val="en-US" w:eastAsia="en-US"/>
          </w:rPr>
          <w:tab/>
        </w:r>
        <w:r w:rsidRPr="00377EB7">
          <w:rPr>
            <w:rStyle w:val="aff7"/>
            <w:noProof/>
          </w:rPr>
          <w:t>Web Scripting</w:t>
        </w:r>
        <w:r>
          <w:rPr>
            <w:noProof/>
            <w:webHidden/>
          </w:rPr>
          <w:tab/>
        </w:r>
        <w:r>
          <w:rPr>
            <w:noProof/>
            <w:webHidden/>
          </w:rPr>
          <w:fldChar w:fldCharType="begin"/>
        </w:r>
        <w:r>
          <w:rPr>
            <w:noProof/>
            <w:webHidden/>
          </w:rPr>
          <w:instrText xml:space="preserve"> PAGEREF _Toc314500478 \h </w:instrText>
        </w:r>
        <w:r>
          <w:rPr>
            <w:noProof/>
            <w:webHidden/>
          </w:rPr>
        </w:r>
      </w:ins>
      <w:r>
        <w:rPr>
          <w:noProof/>
          <w:webHidden/>
        </w:rPr>
        <w:fldChar w:fldCharType="separate"/>
      </w:r>
      <w:ins w:id="21" w:author="Rev 5 Allen Wirfs-Brock" w:date="2012-01-16T18:05:00Z">
        <w:r>
          <w:rPr>
            <w:noProof/>
            <w:webHidden/>
          </w:rPr>
          <w:t>2</w:t>
        </w:r>
        <w:r>
          <w:rPr>
            <w:noProof/>
            <w:webHidden/>
          </w:rPr>
          <w:fldChar w:fldCharType="end"/>
        </w:r>
        <w:r w:rsidRPr="00377EB7">
          <w:rPr>
            <w:rStyle w:val="aff7"/>
            <w:noProof/>
          </w:rPr>
          <w:fldChar w:fldCharType="end"/>
        </w:r>
      </w:ins>
    </w:p>
    <w:p w14:paraId="78DB8A7E" w14:textId="77777777" w:rsidR="003F0406" w:rsidRPr="008E2FA9" w:rsidRDefault="003F0406">
      <w:pPr>
        <w:pStyle w:val="2b"/>
        <w:rPr>
          <w:ins w:id="22" w:author="Rev 5 Allen Wirfs-Brock" w:date="2012-01-16T18:05:00Z"/>
          <w:rFonts w:ascii="Calibri" w:eastAsia="Times New Roman" w:hAnsi="Calibri"/>
          <w:b w:val="0"/>
          <w:noProof/>
          <w:sz w:val="22"/>
          <w:szCs w:val="22"/>
          <w:lang w:val="en-US" w:eastAsia="en-US"/>
        </w:rPr>
      </w:pPr>
      <w:ins w:id="2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"_Toc314500479"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4.2</w:t>
        </w:r>
        <w:r w:rsidRPr="008E2FA9">
          <w:rPr>
            <w:rFonts w:ascii="Calibri" w:eastAsia="Times New Roman" w:hAnsi="Calibri"/>
            <w:b w:val="0"/>
            <w:noProof/>
            <w:sz w:val="22"/>
            <w:szCs w:val="22"/>
            <w:lang w:val="en-US" w:eastAsia="en-US"/>
          </w:rPr>
          <w:tab/>
        </w:r>
        <w:r w:rsidRPr="00377EB7">
          <w:rPr>
            <w:rStyle w:val="aff7"/>
            <w:noProof/>
          </w:rPr>
          <w:t>Language Overview</w:t>
        </w:r>
        <w:r>
          <w:rPr>
            <w:noProof/>
            <w:webHidden/>
          </w:rPr>
          <w:tab/>
        </w:r>
        <w:r>
          <w:rPr>
            <w:noProof/>
            <w:webHidden/>
          </w:rPr>
          <w:fldChar w:fldCharType="begin"/>
        </w:r>
        <w:r>
          <w:rPr>
            <w:noProof/>
            <w:webHidden/>
          </w:rPr>
          <w:instrText xml:space="preserve"> PAGEREF _Toc314500479 \h </w:instrText>
        </w:r>
        <w:r>
          <w:rPr>
            <w:noProof/>
            <w:webHidden/>
          </w:rPr>
        </w:r>
      </w:ins>
      <w:r>
        <w:rPr>
          <w:noProof/>
          <w:webHidden/>
        </w:rPr>
        <w:fldChar w:fldCharType="separate"/>
      </w:r>
      <w:ins w:id="24" w:author="Rev 5 Allen Wirfs-Brock" w:date="2012-01-16T18:05:00Z">
        <w:r>
          <w:rPr>
            <w:noProof/>
            <w:webHidden/>
          </w:rPr>
          <w:t>2</w:t>
        </w:r>
        <w:r>
          <w:rPr>
            <w:noProof/>
            <w:webHidden/>
          </w:rPr>
          <w:fldChar w:fldCharType="end"/>
        </w:r>
        <w:r w:rsidRPr="00377EB7">
          <w:rPr>
            <w:rStyle w:val="aff7"/>
            <w:noProof/>
          </w:rPr>
          <w:fldChar w:fldCharType="end"/>
        </w:r>
      </w:ins>
    </w:p>
    <w:p w14:paraId="195D0C38" w14:textId="77777777" w:rsidR="003F0406" w:rsidRPr="008E2FA9" w:rsidRDefault="003F0406">
      <w:pPr>
        <w:pStyle w:val="3a"/>
        <w:rPr>
          <w:ins w:id="25" w:author="Rev 5 Allen Wirfs-Brock" w:date="2012-01-16T18:05:00Z"/>
          <w:rFonts w:ascii="Calibri" w:eastAsia="Times New Roman" w:hAnsi="Calibri"/>
          <w:b w:val="0"/>
          <w:noProof/>
          <w:sz w:val="22"/>
          <w:szCs w:val="22"/>
          <w:lang w:val="en-US" w:eastAsia="en-US"/>
        </w:rPr>
      </w:pPr>
      <w:ins w:id="2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4.2.1</w:t>
        </w:r>
        <w:r w:rsidRPr="008E2FA9">
          <w:rPr>
            <w:rFonts w:ascii="Calibri" w:eastAsia="Times New Roman" w:hAnsi="Calibri"/>
            <w:b w:val="0"/>
            <w:noProof/>
            <w:sz w:val="22"/>
            <w:szCs w:val="22"/>
            <w:lang w:val="en-US" w:eastAsia="en-US"/>
          </w:rPr>
          <w:tab/>
        </w:r>
        <w:r w:rsidRPr="00377EB7">
          <w:rPr>
            <w:rStyle w:val="aff7"/>
            <w:noProof/>
          </w:rPr>
          <w:t>Objects</w:t>
        </w:r>
        <w:r>
          <w:rPr>
            <w:noProof/>
            <w:webHidden/>
          </w:rPr>
          <w:tab/>
        </w:r>
        <w:r>
          <w:rPr>
            <w:noProof/>
            <w:webHidden/>
          </w:rPr>
          <w:fldChar w:fldCharType="begin"/>
        </w:r>
        <w:r>
          <w:rPr>
            <w:noProof/>
            <w:webHidden/>
          </w:rPr>
          <w:instrText xml:space="preserve"> PAGEREF _Toc314500480 \h </w:instrText>
        </w:r>
        <w:r>
          <w:rPr>
            <w:noProof/>
            <w:webHidden/>
          </w:rPr>
        </w:r>
      </w:ins>
      <w:r>
        <w:rPr>
          <w:noProof/>
          <w:webHidden/>
        </w:rPr>
        <w:fldChar w:fldCharType="separate"/>
      </w:r>
      <w:ins w:id="27" w:author="Rev 5 Allen Wirfs-Brock" w:date="2012-01-16T18:05:00Z">
        <w:r>
          <w:rPr>
            <w:noProof/>
            <w:webHidden/>
          </w:rPr>
          <w:t>3</w:t>
        </w:r>
        <w:r>
          <w:rPr>
            <w:noProof/>
            <w:webHidden/>
          </w:rPr>
          <w:fldChar w:fldCharType="end"/>
        </w:r>
        <w:r w:rsidRPr="00377EB7">
          <w:rPr>
            <w:rStyle w:val="aff7"/>
            <w:noProof/>
          </w:rPr>
          <w:fldChar w:fldCharType="end"/>
        </w:r>
      </w:ins>
    </w:p>
    <w:p w14:paraId="21AA9158" w14:textId="77777777" w:rsidR="003F0406" w:rsidRPr="008E2FA9" w:rsidRDefault="003F0406">
      <w:pPr>
        <w:pStyle w:val="3a"/>
        <w:rPr>
          <w:ins w:id="28" w:author="Rev 5 Allen Wirfs-Brock" w:date="2012-01-16T18:05:00Z"/>
          <w:rFonts w:ascii="Calibri" w:eastAsia="Times New Roman" w:hAnsi="Calibri"/>
          <w:b w:val="0"/>
          <w:noProof/>
          <w:sz w:val="22"/>
          <w:szCs w:val="22"/>
          <w:lang w:val="en-US" w:eastAsia="en-US"/>
        </w:rPr>
      </w:pPr>
      <w:ins w:id="2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4.2.2</w:t>
        </w:r>
        <w:r w:rsidRPr="008E2FA9">
          <w:rPr>
            <w:rFonts w:ascii="Calibri" w:eastAsia="Times New Roman" w:hAnsi="Calibri"/>
            <w:b w:val="0"/>
            <w:noProof/>
            <w:sz w:val="22"/>
            <w:szCs w:val="22"/>
            <w:lang w:val="en-US" w:eastAsia="en-US"/>
          </w:rPr>
          <w:tab/>
        </w:r>
        <w:r w:rsidRPr="00377EB7">
          <w:rPr>
            <w:rStyle w:val="aff7"/>
            <w:noProof/>
          </w:rPr>
          <w:t>The Strict Variant of ECMAScript</w:t>
        </w:r>
        <w:r>
          <w:rPr>
            <w:noProof/>
            <w:webHidden/>
          </w:rPr>
          <w:tab/>
        </w:r>
        <w:r>
          <w:rPr>
            <w:noProof/>
            <w:webHidden/>
          </w:rPr>
          <w:fldChar w:fldCharType="begin"/>
        </w:r>
        <w:r>
          <w:rPr>
            <w:noProof/>
            <w:webHidden/>
          </w:rPr>
          <w:instrText xml:space="preserve"> PAGEREF _Toc314500481 \h </w:instrText>
        </w:r>
        <w:r>
          <w:rPr>
            <w:noProof/>
            <w:webHidden/>
          </w:rPr>
        </w:r>
      </w:ins>
      <w:r>
        <w:rPr>
          <w:noProof/>
          <w:webHidden/>
        </w:rPr>
        <w:fldChar w:fldCharType="separate"/>
      </w:r>
      <w:ins w:id="30" w:author="Rev 5 Allen Wirfs-Brock" w:date="2012-01-16T18:05:00Z">
        <w:r>
          <w:rPr>
            <w:noProof/>
            <w:webHidden/>
          </w:rPr>
          <w:t>4</w:t>
        </w:r>
        <w:r>
          <w:rPr>
            <w:noProof/>
            <w:webHidden/>
          </w:rPr>
          <w:fldChar w:fldCharType="end"/>
        </w:r>
        <w:r w:rsidRPr="00377EB7">
          <w:rPr>
            <w:rStyle w:val="aff7"/>
            <w:noProof/>
          </w:rPr>
          <w:fldChar w:fldCharType="end"/>
        </w:r>
      </w:ins>
    </w:p>
    <w:p w14:paraId="27969E02" w14:textId="77777777" w:rsidR="003F0406" w:rsidRPr="008E2FA9" w:rsidRDefault="003F0406">
      <w:pPr>
        <w:pStyle w:val="2b"/>
        <w:rPr>
          <w:ins w:id="31" w:author="Rev 5 Allen Wirfs-Brock" w:date="2012-01-16T18:05:00Z"/>
          <w:rFonts w:ascii="Calibri" w:eastAsia="Times New Roman" w:hAnsi="Calibri"/>
          <w:b w:val="0"/>
          <w:noProof/>
          <w:sz w:val="22"/>
          <w:szCs w:val="22"/>
          <w:lang w:val="en-US" w:eastAsia="en-US"/>
        </w:rPr>
      </w:pPr>
      <w:ins w:id="3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4.3</w:t>
        </w:r>
        <w:r w:rsidRPr="008E2FA9">
          <w:rPr>
            <w:rFonts w:ascii="Calibri" w:eastAsia="Times New Roman" w:hAnsi="Calibri"/>
            <w:b w:val="0"/>
            <w:noProof/>
            <w:sz w:val="22"/>
            <w:szCs w:val="22"/>
            <w:lang w:val="en-US" w:eastAsia="en-US"/>
          </w:rPr>
          <w:tab/>
        </w:r>
        <w:r w:rsidRPr="00377EB7">
          <w:rPr>
            <w:rStyle w:val="aff7"/>
            <w:noProof/>
          </w:rPr>
          <w:t>Terms and definitions</w:t>
        </w:r>
        <w:r>
          <w:rPr>
            <w:noProof/>
            <w:webHidden/>
          </w:rPr>
          <w:tab/>
        </w:r>
        <w:r>
          <w:rPr>
            <w:noProof/>
            <w:webHidden/>
          </w:rPr>
          <w:fldChar w:fldCharType="begin"/>
        </w:r>
        <w:r>
          <w:rPr>
            <w:noProof/>
            <w:webHidden/>
          </w:rPr>
          <w:instrText xml:space="preserve"> PAGEREF _Toc314500482 \h </w:instrText>
        </w:r>
        <w:r>
          <w:rPr>
            <w:noProof/>
            <w:webHidden/>
          </w:rPr>
        </w:r>
      </w:ins>
      <w:r>
        <w:rPr>
          <w:noProof/>
          <w:webHidden/>
        </w:rPr>
        <w:fldChar w:fldCharType="separate"/>
      </w:r>
      <w:ins w:id="33" w:author="Rev 5 Allen Wirfs-Brock" w:date="2012-01-16T18:05:00Z">
        <w:r>
          <w:rPr>
            <w:noProof/>
            <w:webHidden/>
          </w:rPr>
          <w:t>4</w:t>
        </w:r>
        <w:r>
          <w:rPr>
            <w:noProof/>
            <w:webHidden/>
          </w:rPr>
          <w:fldChar w:fldCharType="end"/>
        </w:r>
        <w:r w:rsidRPr="00377EB7">
          <w:rPr>
            <w:rStyle w:val="aff7"/>
            <w:noProof/>
          </w:rPr>
          <w:fldChar w:fldCharType="end"/>
        </w:r>
      </w:ins>
    </w:p>
    <w:p w14:paraId="58387FAD" w14:textId="77777777" w:rsidR="003F0406" w:rsidRPr="008E2FA9" w:rsidRDefault="003F0406">
      <w:pPr>
        <w:pStyle w:val="12"/>
        <w:rPr>
          <w:ins w:id="34" w:author="Rev 5 Allen Wirfs-Brock" w:date="2012-01-16T18:05:00Z"/>
          <w:rFonts w:ascii="Calibri" w:eastAsia="Times New Roman" w:hAnsi="Calibri"/>
          <w:b w:val="0"/>
          <w:noProof/>
          <w:sz w:val="22"/>
          <w:szCs w:val="22"/>
          <w:lang w:val="en-US" w:eastAsia="en-US"/>
        </w:rPr>
      </w:pPr>
      <w:ins w:id="3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w:t>
        </w:r>
        <w:r w:rsidRPr="008E2FA9">
          <w:rPr>
            <w:rFonts w:ascii="Calibri" w:eastAsia="Times New Roman" w:hAnsi="Calibri"/>
            <w:b w:val="0"/>
            <w:noProof/>
            <w:sz w:val="22"/>
            <w:szCs w:val="22"/>
            <w:lang w:val="en-US" w:eastAsia="en-US"/>
          </w:rPr>
          <w:tab/>
        </w:r>
        <w:r w:rsidRPr="00377EB7">
          <w:rPr>
            <w:rStyle w:val="aff7"/>
            <w:noProof/>
          </w:rPr>
          <w:t>Notational Conventions</w:t>
        </w:r>
        <w:r>
          <w:rPr>
            <w:noProof/>
            <w:webHidden/>
          </w:rPr>
          <w:tab/>
        </w:r>
        <w:r>
          <w:rPr>
            <w:noProof/>
            <w:webHidden/>
          </w:rPr>
          <w:fldChar w:fldCharType="begin"/>
        </w:r>
        <w:r>
          <w:rPr>
            <w:noProof/>
            <w:webHidden/>
          </w:rPr>
          <w:instrText xml:space="preserve"> PAGEREF _Toc314500483 \h </w:instrText>
        </w:r>
        <w:r>
          <w:rPr>
            <w:noProof/>
            <w:webHidden/>
          </w:rPr>
        </w:r>
      </w:ins>
      <w:r>
        <w:rPr>
          <w:noProof/>
          <w:webHidden/>
        </w:rPr>
        <w:fldChar w:fldCharType="separate"/>
      </w:r>
      <w:ins w:id="36" w:author="Rev 5 Allen Wirfs-Brock" w:date="2012-01-16T18:05:00Z">
        <w:r>
          <w:rPr>
            <w:noProof/>
            <w:webHidden/>
          </w:rPr>
          <w:t>7</w:t>
        </w:r>
        <w:r>
          <w:rPr>
            <w:noProof/>
            <w:webHidden/>
          </w:rPr>
          <w:fldChar w:fldCharType="end"/>
        </w:r>
        <w:r w:rsidRPr="00377EB7">
          <w:rPr>
            <w:rStyle w:val="aff7"/>
            <w:noProof/>
          </w:rPr>
          <w:fldChar w:fldCharType="end"/>
        </w:r>
      </w:ins>
    </w:p>
    <w:p w14:paraId="0A86FE98" w14:textId="77777777" w:rsidR="003F0406" w:rsidRPr="008E2FA9" w:rsidRDefault="003F0406">
      <w:pPr>
        <w:pStyle w:val="2b"/>
        <w:rPr>
          <w:ins w:id="37" w:author="Rev 5 Allen Wirfs-Brock" w:date="2012-01-16T18:05:00Z"/>
          <w:rFonts w:ascii="Calibri" w:eastAsia="Times New Roman" w:hAnsi="Calibri"/>
          <w:b w:val="0"/>
          <w:noProof/>
          <w:sz w:val="22"/>
          <w:szCs w:val="22"/>
          <w:lang w:val="en-US" w:eastAsia="en-US"/>
        </w:rPr>
      </w:pPr>
      <w:ins w:id="3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5.1</w:t>
        </w:r>
        <w:r w:rsidRPr="008E2FA9">
          <w:rPr>
            <w:rFonts w:ascii="Calibri" w:eastAsia="Times New Roman" w:hAnsi="Calibri"/>
            <w:b w:val="0"/>
            <w:noProof/>
            <w:sz w:val="22"/>
            <w:szCs w:val="22"/>
            <w:lang w:val="en-US" w:eastAsia="en-US"/>
          </w:rPr>
          <w:tab/>
        </w:r>
        <w:r w:rsidRPr="00377EB7">
          <w:rPr>
            <w:rStyle w:val="aff7"/>
            <w:noProof/>
          </w:rPr>
          <w:t>Syntactic and Lexical Grammars</w:t>
        </w:r>
        <w:r>
          <w:rPr>
            <w:noProof/>
            <w:webHidden/>
          </w:rPr>
          <w:tab/>
        </w:r>
        <w:r>
          <w:rPr>
            <w:noProof/>
            <w:webHidden/>
          </w:rPr>
          <w:fldChar w:fldCharType="begin"/>
        </w:r>
        <w:r>
          <w:rPr>
            <w:noProof/>
            <w:webHidden/>
          </w:rPr>
          <w:instrText xml:space="preserve"> PAGEREF _Toc314500484 \h </w:instrText>
        </w:r>
        <w:r>
          <w:rPr>
            <w:noProof/>
            <w:webHidden/>
          </w:rPr>
        </w:r>
      </w:ins>
      <w:r>
        <w:rPr>
          <w:noProof/>
          <w:webHidden/>
        </w:rPr>
        <w:fldChar w:fldCharType="separate"/>
      </w:r>
      <w:ins w:id="39" w:author="Rev 5 Allen Wirfs-Brock" w:date="2012-01-16T18:05:00Z">
        <w:r>
          <w:rPr>
            <w:noProof/>
            <w:webHidden/>
          </w:rPr>
          <w:t>7</w:t>
        </w:r>
        <w:r>
          <w:rPr>
            <w:noProof/>
            <w:webHidden/>
          </w:rPr>
          <w:fldChar w:fldCharType="end"/>
        </w:r>
        <w:r w:rsidRPr="00377EB7">
          <w:rPr>
            <w:rStyle w:val="aff7"/>
            <w:noProof/>
          </w:rPr>
          <w:fldChar w:fldCharType="end"/>
        </w:r>
      </w:ins>
    </w:p>
    <w:p w14:paraId="77E1D286" w14:textId="77777777" w:rsidR="003F0406" w:rsidRPr="008E2FA9" w:rsidRDefault="003F0406">
      <w:pPr>
        <w:pStyle w:val="3a"/>
        <w:rPr>
          <w:ins w:id="40" w:author="Rev 5 Allen Wirfs-Brock" w:date="2012-01-16T18:05:00Z"/>
          <w:rFonts w:ascii="Calibri" w:eastAsia="Times New Roman" w:hAnsi="Calibri"/>
          <w:b w:val="0"/>
          <w:noProof/>
          <w:sz w:val="22"/>
          <w:szCs w:val="22"/>
          <w:lang w:val="en-US" w:eastAsia="en-US"/>
        </w:rPr>
      </w:pPr>
      <w:ins w:id="4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5.1.1</w:t>
        </w:r>
        <w:r w:rsidRPr="008E2FA9">
          <w:rPr>
            <w:rFonts w:ascii="Calibri" w:eastAsia="Times New Roman" w:hAnsi="Calibri"/>
            <w:b w:val="0"/>
            <w:noProof/>
            <w:sz w:val="22"/>
            <w:szCs w:val="22"/>
            <w:lang w:val="en-US" w:eastAsia="en-US"/>
          </w:rPr>
          <w:tab/>
        </w:r>
        <w:r w:rsidRPr="00377EB7">
          <w:rPr>
            <w:rStyle w:val="aff7"/>
            <w:noProof/>
          </w:rPr>
          <w:t>Context-Free Grammars</w:t>
        </w:r>
        <w:r>
          <w:rPr>
            <w:noProof/>
            <w:webHidden/>
          </w:rPr>
          <w:tab/>
        </w:r>
        <w:r>
          <w:rPr>
            <w:noProof/>
            <w:webHidden/>
          </w:rPr>
          <w:fldChar w:fldCharType="begin"/>
        </w:r>
        <w:r>
          <w:rPr>
            <w:noProof/>
            <w:webHidden/>
          </w:rPr>
          <w:instrText xml:space="preserve"> PAGEREF _Toc314500485 \h </w:instrText>
        </w:r>
        <w:r>
          <w:rPr>
            <w:noProof/>
            <w:webHidden/>
          </w:rPr>
        </w:r>
      </w:ins>
      <w:r>
        <w:rPr>
          <w:noProof/>
          <w:webHidden/>
        </w:rPr>
        <w:fldChar w:fldCharType="separate"/>
      </w:r>
      <w:ins w:id="42" w:author="Rev 5 Allen Wirfs-Brock" w:date="2012-01-16T18:05:00Z">
        <w:r>
          <w:rPr>
            <w:noProof/>
            <w:webHidden/>
          </w:rPr>
          <w:t>7</w:t>
        </w:r>
        <w:r>
          <w:rPr>
            <w:noProof/>
            <w:webHidden/>
          </w:rPr>
          <w:fldChar w:fldCharType="end"/>
        </w:r>
        <w:r w:rsidRPr="00377EB7">
          <w:rPr>
            <w:rStyle w:val="aff7"/>
            <w:noProof/>
          </w:rPr>
          <w:fldChar w:fldCharType="end"/>
        </w:r>
      </w:ins>
    </w:p>
    <w:p w14:paraId="2D565F8F" w14:textId="77777777" w:rsidR="003F0406" w:rsidRPr="008E2FA9" w:rsidRDefault="003F0406">
      <w:pPr>
        <w:pStyle w:val="3a"/>
        <w:rPr>
          <w:ins w:id="43" w:author="Rev 5 Allen Wirfs-Brock" w:date="2012-01-16T18:05:00Z"/>
          <w:rFonts w:ascii="Calibri" w:eastAsia="Times New Roman" w:hAnsi="Calibri"/>
          <w:b w:val="0"/>
          <w:noProof/>
          <w:sz w:val="22"/>
          <w:szCs w:val="22"/>
          <w:lang w:val="en-US" w:eastAsia="en-US"/>
        </w:rPr>
      </w:pPr>
      <w:ins w:id="4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5.1.2</w:t>
        </w:r>
        <w:r w:rsidRPr="008E2FA9">
          <w:rPr>
            <w:rFonts w:ascii="Calibri" w:eastAsia="Times New Roman" w:hAnsi="Calibri"/>
            <w:b w:val="0"/>
            <w:noProof/>
            <w:sz w:val="22"/>
            <w:szCs w:val="22"/>
            <w:lang w:val="en-US" w:eastAsia="en-US"/>
          </w:rPr>
          <w:tab/>
        </w:r>
        <w:r w:rsidRPr="00377EB7">
          <w:rPr>
            <w:rStyle w:val="aff7"/>
            <w:noProof/>
          </w:rPr>
          <w:t>The Lexical and RegExp Grammars</w:t>
        </w:r>
        <w:r>
          <w:rPr>
            <w:noProof/>
            <w:webHidden/>
          </w:rPr>
          <w:tab/>
        </w:r>
        <w:r>
          <w:rPr>
            <w:noProof/>
            <w:webHidden/>
          </w:rPr>
          <w:fldChar w:fldCharType="begin"/>
        </w:r>
        <w:r>
          <w:rPr>
            <w:noProof/>
            <w:webHidden/>
          </w:rPr>
          <w:instrText xml:space="preserve"> PAGEREF _Toc314500486 \h </w:instrText>
        </w:r>
        <w:r>
          <w:rPr>
            <w:noProof/>
            <w:webHidden/>
          </w:rPr>
        </w:r>
      </w:ins>
      <w:r>
        <w:rPr>
          <w:noProof/>
          <w:webHidden/>
        </w:rPr>
        <w:fldChar w:fldCharType="separate"/>
      </w:r>
      <w:ins w:id="45" w:author="Rev 5 Allen Wirfs-Brock" w:date="2012-01-16T18:05:00Z">
        <w:r>
          <w:rPr>
            <w:noProof/>
            <w:webHidden/>
          </w:rPr>
          <w:t>8</w:t>
        </w:r>
        <w:r>
          <w:rPr>
            <w:noProof/>
            <w:webHidden/>
          </w:rPr>
          <w:fldChar w:fldCharType="end"/>
        </w:r>
        <w:r w:rsidRPr="00377EB7">
          <w:rPr>
            <w:rStyle w:val="aff7"/>
            <w:noProof/>
          </w:rPr>
          <w:fldChar w:fldCharType="end"/>
        </w:r>
      </w:ins>
    </w:p>
    <w:p w14:paraId="659CB49C" w14:textId="77777777" w:rsidR="003F0406" w:rsidRPr="008E2FA9" w:rsidRDefault="003F0406">
      <w:pPr>
        <w:pStyle w:val="3a"/>
        <w:rPr>
          <w:ins w:id="46" w:author="Rev 5 Allen Wirfs-Brock" w:date="2012-01-16T18:05:00Z"/>
          <w:rFonts w:ascii="Calibri" w:eastAsia="Times New Roman" w:hAnsi="Calibri"/>
          <w:b w:val="0"/>
          <w:noProof/>
          <w:sz w:val="22"/>
          <w:szCs w:val="22"/>
          <w:lang w:val="en-US" w:eastAsia="en-US"/>
        </w:rPr>
      </w:pPr>
      <w:ins w:id="4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5.1.3</w:t>
        </w:r>
        <w:r w:rsidRPr="008E2FA9">
          <w:rPr>
            <w:rFonts w:ascii="Calibri" w:eastAsia="Times New Roman" w:hAnsi="Calibri"/>
            <w:b w:val="0"/>
            <w:noProof/>
            <w:sz w:val="22"/>
            <w:szCs w:val="22"/>
            <w:lang w:val="en-US" w:eastAsia="en-US"/>
          </w:rPr>
          <w:tab/>
        </w:r>
        <w:r w:rsidRPr="00377EB7">
          <w:rPr>
            <w:rStyle w:val="aff7"/>
            <w:noProof/>
          </w:rPr>
          <w:t>The Numeric String Grammar</w:t>
        </w:r>
        <w:r>
          <w:rPr>
            <w:noProof/>
            <w:webHidden/>
          </w:rPr>
          <w:tab/>
        </w:r>
        <w:r>
          <w:rPr>
            <w:noProof/>
            <w:webHidden/>
          </w:rPr>
          <w:fldChar w:fldCharType="begin"/>
        </w:r>
        <w:r>
          <w:rPr>
            <w:noProof/>
            <w:webHidden/>
          </w:rPr>
          <w:instrText xml:space="preserve"> PAGEREF _Toc314500487 \h </w:instrText>
        </w:r>
        <w:r>
          <w:rPr>
            <w:noProof/>
            <w:webHidden/>
          </w:rPr>
        </w:r>
      </w:ins>
      <w:r>
        <w:rPr>
          <w:noProof/>
          <w:webHidden/>
        </w:rPr>
        <w:fldChar w:fldCharType="separate"/>
      </w:r>
      <w:ins w:id="48" w:author="Rev 5 Allen Wirfs-Brock" w:date="2012-01-16T18:05:00Z">
        <w:r>
          <w:rPr>
            <w:noProof/>
            <w:webHidden/>
          </w:rPr>
          <w:t>8</w:t>
        </w:r>
        <w:r>
          <w:rPr>
            <w:noProof/>
            <w:webHidden/>
          </w:rPr>
          <w:fldChar w:fldCharType="end"/>
        </w:r>
        <w:r w:rsidRPr="00377EB7">
          <w:rPr>
            <w:rStyle w:val="aff7"/>
            <w:noProof/>
          </w:rPr>
          <w:fldChar w:fldCharType="end"/>
        </w:r>
      </w:ins>
    </w:p>
    <w:p w14:paraId="47C99F56" w14:textId="77777777" w:rsidR="003F0406" w:rsidRPr="008E2FA9" w:rsidRDefault="003F0406">
      <w:pPr>
        <w:pStyle w:val="3a"/>
        <w:rPr>
          <w:ins w:id="49" w:author="Rev 5 Allen Wirfs-Brock" w:date="2012-01-16T18:05:00Z"/>
          <w:rFonts w:ascii="Calibri" w:eastAsia="Times New Roman" w:hAnsi="Calibri"/>
          <w:b w:val="0"/>
          <w:noProof/>
          <w:sz w:val="22"/>
          <w:szCs w:val="22"/>
          <w:lang w:val="en-US" w:eastAsia="en-US"/>
        </w:rPr>
      </w:pPr>
      <w:ins w:id="5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5.1.4</w:t>
        </w:r>
        <w:r w:rsidRPr="008E2FA9">
          <w:rPr>
            <w:rFonts w:ascii="Calibri" w:eastAsia="Times New Roman" w:hAnsi="Calibri"/>
            <w:b w:val="0"/>
            <w:noProof/>
            <w:sz w:val="22"/>
            <w:szCs w:val="22"/>
            <w:lang w:val="en-US" w:eastAsia="en-US"/>
          </w:rPr>
          <w:tab/>
        </w:r>
        <w:r w:rsidRPr="00377EB7">
          <w:rPr>
            <w:rStyle w:val="aff7"/>
            <w:noProof/>
          </w:rPr>
          <w:t>The Syntactic Grammar</w:t>
        </w:r>
        <w:r>
          <w:rPr>
            <w:noProof/>
            <w:webHidden/>
          </w:rPr>
          <w:tab/>
        </w:r>
        <w:r>
          <w:rPr>
            <w:noProof/>
            <w:webHidden/>
          </w:rPr>
          <w:fldChar w:fldCharType="begin"/>
        </w:r>
        <w:r>
          <w:rPr>
            <w:noProof/>
            <w:webHidden/>
          </w:rPr>
          <w:instrText xml:space="preserve"> PAGEREF _Toc314500488 \h </w:instrText>
        </w:r>
        <w:r>
          <w:rPr>
            <w:noProof/>
            <w:webHidden/>
          </w:rPr>
        </w:r>
      </w:ins>
      <w:r>
        <w:rPr>
          <w:noProof/>
          <w:webHidden/>
        </w:rPr>
        <w:fldChar w:fldCharType="separate"/>
      </w:r>
      <w:ins w:id="51" w:author="Rev 5 Allen Wirfs-Brock" w:date="2012-01-16T18:05:00Z">
        <w:r>
          <w:rPr>
            <w:noProof/>
            <w:webHidden/>
          </w:rPr>
          <w:t>8</w:t>
        </w:r>
        <w:r>
          <w:rPr>
            <w:noProof/>
            <w:webHidden/>
          </w:rPr>
          <w:fldChar w:fldCharType="end"/>
        </w:r>
        <w:r w:rsidRPr="00377EB7">
          <w:rPr>
            <w:rStyle w:val="aff7"/>
            <w:noProof/>
          </w:rPr>
          <w:fldChar w:fldCharType="end"/>
        </w:r>
      </w:ins>
    </w:p>
    <w:p w14:paraId="1CF277D7" w14:textId="77777777" w:rsidR="003F0406" w:rsidRPr="008E2FA9" w:rsidRDefault="003F0406">
      <w:pPr>
        <w:pStyle w:val="3a"/>
        <w:rPr>
          <w:ins w:id="52" w:author="Rev 5 Allen Wirfs-Brock" w:date="2012-01-16T18:05:00Z"/>
          <w:rFonts w:ascii="Calibri" w:eastAsia="Times New Roman" w:hAnsi="Calibri"/>
          <w:b w:val="0"/>
          <w:noProof/>
          <w:sz w:val="22"/>
          <w:szCs w:val="22"/>
          <w:lang w:val="en-US" w:eastAsia="en-US"/>
        </w:rPr>
      </w:pPr>
      <w:ins w:id="5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"_Toc314500489"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5.1.5</w:t>
        </w:r>
        <w:r w:rsidRPr="008E2FA9">
          <w:rPr>
            <w:rFonts w:ascii="Calibri" w:eastAsia="Times New Roman" w:hAnsi="Calibri"/>
            <w:b w:val="0"/>
            <w:noProof/>
            <w:sz w:val="22"/>
            <w:szCs w:val="22"/>
            <w:lang w:val="en-US" w:eastAsia="en-US"/>
          </w:rPr>
          <w:tab/>
        </w:r>
        <w:r w:rsidRPr="00377EB7">
          <w:rPr>
            <w:rStyle w:val="aff7"/>
            <w:noProof/>
          </w:rPr>
          <w:t>The JSON Grammar</w:t>
        </w:r>
        <w:r>
          <w:rPr>
            <w:noProof/>
            <w:webHidden/>
          </w:rPr>
          <w:tab/>
        </w:r>
        <w:r>
          <w:rPr>
            <w:noProof/>
            <w:webHidden/>
          </w:rPr>
          <w:fldChar w:fldCharType="begin"/>
        </w:r>
        <w:r>
          <w:rPr>
            <w:noProof/>
            <w:webHidden/>
          </w:rPr>
          <w:instrText xml:space="preserve"> PAGEREF _Toc314500489 \h </w:instrText>
        </w:r>
        <w:r>
          <w:rPr>
            <w:noProof/>
            <w:webHidden/>
          </w:rPr>
        </w:r>
      </w:ins>
      <w:r>
        <w:rPr>
          <w:noProof/>
          <w:webHidden/>
        </w:rPr>
        <w:fldChar w:fldCharType="separate"/>
      </w:r>
      <w:ins w:id="54" w:author="Rev 5 Allen Wirfs-Brock" w:date="2012-01-16T18:05:00Z">
        <w:r>
          <w:rPr>
            <w:noProof/>
            <w:webHidden/>
          </w:rPr>
          <w:t>9</w:t>
        </w:r>
        <w:r>
          <w:rPr>
            <w:noProof/>
            <w:webHidden/>
          </w:rPr>
          <w:fldChar w:fldCharType="end"/>
        </w:r>
        <w:r w:rsidRPr="00377EB7">
          <w:rPr>
            <w:rStyle w:val="aff7"/>
            <w:noProof/>
          </w:rPr>
          <w:fldChar w:fldCharType="end"/>
        </w:r>
      </w:ins>
    </w:p>
    <w:p w14:paraId="1CEC4587" w14:textId="77777777" w:rsidR="003F0406" w:rsidRPr="008E2FA9" w:rsidRDefault="003F0406">
      <w:pPr>
        <w:pStyle w:val="3a"/>
        <w:rPr>
          <w:ins w:id="55" w:author="Rev 5 Allen Wirfs-Brock" w:date="2012-01-16T18:05:00Z"/>
          <w:rFonts w:ascii="Calibri" w:eastAsia="Times New Roman" w:hAnsi="Calibri"/>
          <w:b w:val="0"/>
          <w:noProof/>
          <w:sz w:val="22"/>
          <w:szCs w:val="22"/>
          <w:lang w:val="en-US" w:eastAsia="en-US"/>
        </w:rPr>
      </w:pPr>
      <w:ins w:id="5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5.1.6</w:t>
        </w:r>
        <w:r w:rsidRPr="008E2FA9">
          <w:rPr>
            <w:rFonts w:ascii="Calibri" w:eastAsia="Times New Roman" w:hAnsi="Calibri"/>
            <w:b w:val="0"/>
            <w:noProof/>
            <w:sz w:val="22"/>
            <w:szCs w:val="22"/>
            <w:lang w:val="en-US" w:eastAsia="en-US"/>
          </w:rPr>
          <w:tab/>
        </w:r>
        <w:r w:rsidRPr="00377EB7">
          <w:rPr>
            <w:rStyle w:val="aff7"/>
            <w:noProof/>
          </w:rPr>
          <w:t>Grammar Notation</w:t>
        </w:r>
        <w:r>
          <w:rPr>
            <w:noProof/>
            <w:webHidden/>
          </w:rPr>
          <w:tab/>
        </w:r>
        <w:r>
          <w:rPr>
            <w:noProof/>
            <w:webHidden/>
          </w:rPr>
          <w:fldChar w:fldCharType="begin"/>
        </w:r>
        <w:r>
          <w:rPr>
            <w:noProof/>
            <w:webHidden/>
          </w:rPr>
          <w:instrText xml:space="preserve"> PAGEREF _Toc314500490 \h </w:instrText>
        </w:r>
        <w:r>
          <w:rPr>
            <w:noProof/>
            <w:webHidden/>
          </w:rPr>
        </w:r>
      </w:ins>
      <w:r>
        <w:rPr>
          <w:noProof/>
          <w:webHidden/>
        </w:rPr>
        <w:fldChar w:fldCharType="separate"/>
      </w:r>
      <w:ins w:id="57" w:author="Rev 5 Allen Wirfs-Brock" w:date="2012-01-16T18:05:00Z">
        <w:r>
          <w:rPr>
            <w:noProof/>
            <w:webHidden/>
          </w:rPr>
          <w:t>9</w:t>
        </w:r>
        <w:r>
          <w:rPr>
            <w:noProof/>
            <w:webHidden/>
          </w:rPr>
          <w:fldChar w:fldCharType="end"/>
        </w:r>
        <w:r w:rsidRPr="00377EB7">
          <w:rPr>
            <w:rStyle w:val="aff7"/>
            <w:noProof/>
          </w:rPr>
          <w:fldChar w:fldCharType="end"/>
        </w:r>
      </w:ins>
    </w:p>
    <w:p w14:paraId="2F341E64" w14:textId="77777777" w:rsidR="003F0406" w:rsidRPr="008E2FA9" w:rsidRDefault="003F0406">
      <w:pPr>
        <w:pStyle w:val="2b"/>
        <w:rPr>
          <w:ins w:id="58" w:author="Rev 5 Allen Wirfs-Brock" w:date="2012-01-16T18:05:00Z"/>
          <w:rFonts w:ascii="Calibri" w:eastAsia="Times New Roman" w:hAnsi="Calibri"/>
          <w:b w:val="0"/>
          <w:noProof/>
          <w:sz w:val="22"/>
          <w:szCs w:val="22"/>
          <w:lang w:val="en-US" w:eastAsia="en-US"/>
        </w:rPr>
      </w:pPr>
      <w:ins w:id="5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5.2</w:t>
        </w:r>
        <w:r w:rsidRPr="008E2FA9">
          <w:rPr>
            <w:rFonts w:ascii="Calibri" w:eastAsia="Times New Roman" w:hAnsi="Calibri"/>
            <w:b w:val="0"/>
            <w:noProof/>
            <w:sz w:val="22"/>
            <w:szCs w:val="22"/>
            <w:lang w:val="en-US" w:eastAsia="en-US"/>
          </w:rPr>
          <w:tab/>
        </w:r>
        <w:r w:rsidRPr="00377EB7">
          <w:rPr>
            <w:rStyle w:val="aff7"/>
            <w:noProof/>
          </w:rPr>
          <w:t>Algorithm Conventions</w:t>
        </w:r>
        <w:r>
          <w:rPr>
            <w:noProof/>
            <w:webHidden/>
          </w:rPr>
          <w:tab/>
        </w:r>
        <w:r>
          <w:rPr>
            <w:noProof/>
            <w:webHidden/>
          </w:rPr>
          <w:fldChar w:fldCharType="begin"/>
        </w:r>
        <w:r>
          <w:rPr>
            <w:noProof/>
            <w:webHidden/>
          </w:rPr>
          <w:instrText xml:space="preserve"> PAGEREF _Toc314500491 \h </w:instrText>
        </w:r>
        <w:r>
          <w:rPr>
            <w:noProof/>
            <w:webHidden/>
          </w:rPr>
        </w:r>
      </w:ins>
      <w:r>
        <w:rPr>
          <w:noProof/>
          <w:webHidden/>
        </w:rPr>
        <w:fldChar w:fldCharType="separate"/>
      </w:r>
      <w:ins w:id="60" w:author="Rev 5 Allen Wirfs-Brock" w:date="2012-01-16T18:05:00Z">
        <w:r>
          <w:rPr>
            <w:noProof/>
            <w:webHidden/>
          </w:rPr>
          <w:t>12</w:t>
        </w:r>
        <w:r>
          <w:rPr>
            <w:noProof/>
            <w:webHidden/>
          </w:rPr>
          <w:fldChar w:fldCharType="end"/>
        </w:r>
        <w:r w:rsidRPr="00377EB7">
          <w:rPr>
            <w:rStyle w:val="aff7"/>
            <w:noProof/>
          </w:rPr>
          <w:fldChar w:fldCharType="end"/>
        </w:r>
      </w:ins>
    </w:p>
    <w:p w14:paraId="7D7EADB4" w14:textId="77777777" w:rsidR="003F0406" w:rsidRPr="008E2FA9" w:rsidRDefault="003F0406">
      <w:pPr>
        <w:pStyle w:val="2b"/>
        <w:rPr>
          <w:ins w:id="61" w:author="Rev 5 Allen Wirfs-Brock" w:date="2012-01-16T18:05:00Z"/>
          <w:rFonts w:ascii="Calibri" w:eastAsia="Times New Roman" w:hAnsi="Calibri"/>
          <w:b w:val="0"/>
          <w:noProof/>
          <w:sz w:val="22"/>
          <w:szCs w:val="22"/>
          <w:lang w:val="en-US" w:eastAsia="en-US"/>
        </w:rPr>
      </w:pPr>
      <w:ins w:id="6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5.3 Static Semantic Rules</w:t>
        </w:r>
        <w:r>
          <w:rPr>
            <w:noProof/>
            <w:webHidden/>
          </w:rPr>
          <w:tab/>
        </w:r>
        <w:r>
          <w:rPr>
            <w:noProof/>
            <w:webHidden/>
          </w:rPr>
          <w:fldChar w:fldCharType="begin"/>
        </w:r>
        <w:r>
          <w:rPr>
            <w:noProof/>
            <w:webHidden/>
          </w:rPr>
          <w:instrText xml:space="preserve"> PAGEREF _Toc314500492 \h </w:instrText>
        </w:r>
        <w:r>
          <w:rPr>
            <w:noProof/>
            <w:webHidden/>
          </w:rPr>
        </w:r>
      </w:ins>
      <w:r>
        <w:rPr>
          <w:noProof/>
          <w:webHidden/>
        </w:rPr>
        <w:fldChar w:fldCharType="separate"/>
      </w:r>
      <w:ins w:id="63" w:author="Rev 5 Allen Wirfs-Brock" w:date="2012-01-16T18:05:00Z">
        <w:r>
          <w:rPr>
            <w:noProof/>
            <w:webHidden/>
          </w:rPr>
          <w:t>13</w:t>
        </w:r>
        <w:r>
          <w:rPr>
            <w:noProof/>
            <w:webHidden/>
          </w:rPr>
          <w:fldChar w:fldCharType="end"/>
        </w:r>
        <w:r w:rsidRPr="00377EB7">
          <w:rPr>
            <w:rStyle w:val="aff7"/>
            <w:noProof/>
          </w:rPr>
          <w:fldChar w:fldCharType="end"/>
        </w:r>
      </w:ins>
    </w:p>
    <w:p w14:paraId="7FDAC840" w14:textId="77777777" w:rsidR="003F0406" w:rsidRPr="008E2FA9" w:rsidRDefault="003F0406">
      <w:pPr>
        <w:pStyle w:val="12"/>
        <w:rPr>
          <w:ins w:id="64" w:author="Rev 5 Allen Wirfs-Brock" w:date="2012-01-16T18:05:00Z"/>
          <w:rFonts w:ascii="Calibri" w:eastAsia="Times New Roman" w:hAnsi="Calibri"/>
          <w:b w:val="0"/>
          <w:noProof/>
          <w:sz w:val="22"/>
          <w:szCs w:val="22"/>
          <w:lang w:val="en-US" w:eastAsia="en-US"/>
        </w:rPr>
      </w:pPr>
      <w:ins w:id="6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6</w:t>
        </w:r>
        <w:r w:rsidRPr="008E2FA9">
          <w:rPr>
            <w:rFonts w:ascii="Calibri" w:eastAsia="Times New Roman" w:hAnsi="Calibri"/>
            <w:b w:val="0"/>
            <w:noProof/>
            <w:sz w:val="22"/>
            <w:szCs w:val="22"/>
            <w:lang w:val="en-US" w:eastAsia="en-US"/>
          </w:rPr>
          <w:tab/>
        </w:r>
        <w:r w:rsidRPr="00377EB7">
          <w:rPr>
            <w:rStyle w:val="aff7"/>
            <w:noProof/>
          </w:rPr>
          <w:t>Source Text</w:t>
        </w:r>
        <w:r>
          <w:rPr>
            <w:noProof/>
            <w:webHidden/>
          </w:rPr>
          <w:tab/>
        </w:r>
        <w:r>
          <w:rPr>
            <w:noProof/>
            <w:webHidden/>
          </w:rPr>
          <w:fldChar w:fldCharType="begin"/>
        </w:r>
        <w:r>
          <w:rPr>
            <w:noProof/>
            <w:webHidden/>
          </w:rPr>
          <w:instrText xml:space="preserve"> PAGEREF _Toc314500493 \h </w:instrText>
        </w:r>
        <w:r>
          <w:rPr>
            <w:noProof/>
            <w:webHidden/>
          </w:rPr>
        </w:r>
      </w:ins>
      <w:r>
        <w:rPr>
          <w:noProof/>
          <w:webHidden/>
        </w:rPr>
        <w:fldChar w:fldCharType="separate"/>
      </w:r>
      <w:ins w:id="66" w:author="Rev 5 Allen Wirfs-Brock" w:date="2012-01-16T18:05:00Z">
        <w:r>
          <w:rPr>
            <w:noProof/>
            <w:webHidden/>
          </w:rPr>
          <w:t>13</w:t>
        </w:r>
        <w:r>
          <w:rPr>
            <w:noProof/>
            <w:webHidden/>
          </w:rPr>
          <w:fldChar w:fldCharType="end"/>
        </w:r>
        <w:r w:rsidRPr="00377EB7">
          <w:rPr>
            <w:rStyle w:val="aff7"/>
            <w:noProof/>
          </w:rPr>
          <w:fldChar w:fldCharType="end"/>
        </w:r>
      </w:ins>
    </w:p>
    <w:p w14:paraId="074134D1" w14:textId="77777777" w:rsidR="003F0406" w:rsidRPr="008E2FA9" w:rsidRDefault="003F0406">
      <w:pPr>
        <w:pStyle w:val="12"/>
        <w:rPr>
          <w:ins w:id="67" w:author="Rev 5 Allen Wirfs-Brock" w:date="2012-01-16T18:05:00Z"/>
          <w:rFonts w:ascii="Calibri" w:eastAsia="Times New Roman" w:hAnsi="Calibri"/>
          <w:b w:val="0"/>
          <w:noProof/>
          <w:sz w:val="22"/>
          <w:szCs w:val="22"/>
          <w:lang w:val="en-US" w:eastAsia="en-US"/>
        </w:rPr>
      </w:pPr>
      <w:ins w:id="6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w:t>
        </w:r>
        <w:r w:rsidRPr="008E2FA9">
          <w:rPr>
            <w:rFonts w:ascii="Calibri" w:eastAsia="Times New Roman" w:hAnsi="Calibri"/>
            <w:b w:val="0"/>
            <w:noProof/>
            <w:sz w:val="22"/>
            <w:szCs w:val="22"/>
            <w:lang w:val="en-US" w:eastAsia="en-US"/>
          </w:rPr>
          <w:tab/>
        </w:r>
        <w:r w:rsidRPr="00377EB7">
          <w:rPr>
            <w:rStyle w:val="aff7"/>
            <w:noProof/>
          </w:rPr>
          <w:t>Lexical Conventions</w:t>
        </w:r>
        <w:r>
          <w:rPr>
            <w:noProof/>
            <w:webHidden/>
          </w:rPr>
          <w:tab/>
        </w:r>
        <w:r>
          <w:rPr>
            <w:noProof/>
            <w:webHidden/>
          </w:rPr>
          <w:fldChar w:fldCharType="begin"/>
        </w:r>
        <w:r>
          <w:rPr>
            <w:noProof/>
            <w:webHidden/>
          </w:rPr>
          <w:instrText xml:space="preserve"> PAGEREF _Toc314500494 \h </w:instrText>
        </w:r>
        <w:r>
          <w:rPr>
            <w:noProof/>
            <w:webHidden/>
          </w:rPr>
        </w:r>
      </w:ins>
      <w:r>
        <w:rPr>
          <w:noProof/>
          <w:webHidden/>
        </w:rPr>
        <w:fldChar w:fldCharType="separate"/>
      </w:r>
      <w:ins w:id="69" w:author="Rev 5 Allen Wirfs-Brock" w:date="2012-01-16T18:05:00Z">
        <w:r>
          <w:rPr>
            <w:noProof/>
            <w:webHidden/>
          </w:rPr>
          <w:t>14</w:t>
        </w:r>
        <w:r>
          <w:rPr>
            <w:noProof/>
            <w:webHidden/>
          </w:rPr>
          <w:fldChar w:fldCharType="end"/>
        </w:r>
        <w:r w:rsidRPr="00377EB7">
          <w:rPr>
            <w:rStyle w:val="aff7"/>
            <w:noProof/>
          </w:rPr>
          <w:fldChar w:fldCharType="end"/>
        </w:r>
      </w:ins>
    </w:p>
    <w:p w14:paraId="6B93E940" w14:textId="77777777" w:rsidR="003F0406" w:rsidRPr="008E2FA9" w:rsidRDefault="003F0406">
      <w:pPr>
        <w:pStyle w:val="2b"/>
        <w:rPr>
          <w:ins w:id="70" w:author="Rev 5 Allen Wirfs-Brock" w:date="2012-01-16T18:05:00Z"/>
          <w:rFonts w:ascii="Calibri" w:eastAsia="Times New Roman" w:hAnsi="Calibri"/>
          <w:b w:val="0"/>
          <w:noProof/>
          <w:sz w:val="22"/>
          <w:szCs w:val="22"/>
          <w:lang w:val="en-US" w:eastAsia="en-US"/>
        </w:rPr>
      </w:pPr>
      <w:ins w:id="7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7.1</w:t>
        </w:r>
        <w:r w:rsidRPr="008E2FA9">
          <w:rPr>
            <w:rFonts w:ascii="Calibri" w:eastAsia="Times New Roman" w:hAnsi="Calibri"/>
            <w:b w:val="0"/>
            <w:noProof/>
            <w:sz w:val="22"/>
            <w:szCs w:val="22"/>
            <w:lang w:val="en-US" w:eastAsia="en-US"/>
          </w:rPr>
          <w:tab/>
        </w:r>
        <w:r w:rsidRPr="00377EB7">
          <w:rPr>
            <w:rStyle w:val="aff7"/>
            <w:noProof/>
          </w:rPr>
          <w:t>Unicode Format-Control Characters</w:t>
        </w:r>
        <w:r>
          <w:rPr>
            <w:noProof/>
            <w:webHidden/>
          </w:rPr>
          <w:tab/>
        </w:r>
        <w:r>
          <w:rPr>
            <w:noProof/>
            <w:webHidden/>
          </w:rPr>
          <w:fldChar w:fldCharType="begin"/>
        </w:r>
        <w:r>
          <w:rPr>
            <w:noProof/>
            <w:webHidden/>
          </w:rPr>
          <w:instrText xml:space="preserve"> PAGEREF _Toc314500495 \h </w:instrText>
        </w:r>
        <w:r>
          <w:rPr>
            <w:noProof/>
            <w:webHidden/>
          </w:rPr>
        </w:r>
      </w:ins>
      <w:r>
        <w:rPr>
          <w:noProof/>
          <w:webHidden/>
        </w:rPr>
        <w:fldChar w:fldCharType="separate"/>
      </w:r>
      <w:ins w:id="72" w:author="Rev 5 Allen Wirfs-Brock" w:date="2012-01-16T18:05:00Z">
        <w:r>
          <w:rPr>
            <w:noProof/>
            <w:webHidden/>
          </w:rPr>
          <w:t>14</w:t>
        </w:r>
        <w:r>
          <w:rPr>
            <w:noProof/>
            <w:webHidden/>
          </w:rPr>
          <w:fldChar w:fldCharType="end"/>
        </w:r>
        <w:r w:rsidRPr="00377EB7">
          <w:rPr>
            <w:rStyle w:val="aff7"/>
            <w:noProof/>
          </w:rPr>
          <w:fldChar w:fldCharType="end"/>
        </w:r>
      </w:ins>
    </w:p>
    <w:p w14:paraId="2468265A" w14:textId="77777777" w:rsidR="003F0406" w:rsidRPr="008E2FA9" w:rsidRDefault="003F0406">
      <w:pPr>
        <w:pStyle w:val="2b"/>
        <w:rPr>
          <w:ins w:id="73" w:author="Rev 5 Allen Wirfs-Brock" w:date="2012-01-16T18:05:00Z"/>
          <w:rFonts w:ascii="Calibri" w:eastAsia="Times New Roman" w:hAnsi="Calibri"/>
          <w:b w:val="0"/>
          <w:noProof/>
          <w:sz w:val="22"/>
          <w:szCs w:val="22"/>
          <w:lang w:val="en-US" w:eastAsia="en-US"/>
        </w:rPr>
      </w:pPr>
      <w:ins w:id="7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7.2</w:t>
        </w:r>
        <w:r w:rsidRPr="008E2FA9">
          <w:rPr>
            <w:rFonts w:ascii="Calibri" w:eastAsia="Times New Roman" w:hAnsi="Calibri"/>
            <w:b w:val="0"/>
            <w:noProof/>
            <w:sz w:val="22"/>
            <w:szCs w:val="22"/>
            <w:lang w:val="en-US" w:eastAsia="en-US"/>
          </w:rPr>
          <w:tab/>
        </w:r>
        <w:r w:rsidRPr="00377EB7">
          <w:rPr>
            <w:rStyle w:val="aff7"/>
            <w:noProof/>
          </w:rPr>
          <w:t>White Space</w:t>
        </w:r>
        <w:r>
          <w:rPr>
            <w:noProof/>
            <w:webHidden/>
          </w:rPr>
          <w:tab/>
        </w:r>
        <w:r>
          <w:rPr>
            <w:noProof/>
            <w:webHidden/>
          </w:rPr>
          <w:fldChar w:fldCharType="begin"/>
        </w:r>
        <w:r>
          <w:rPr>
            <w:noProof/>
            <w:webHidden/>
          </w:rPr>
          <w:instrText xml:space="preserve"> PAGEREF _Toc314500496 \h </w:instrText>
        </w:r>
        <w:r>
          <w:rPr>
            <w:noProof/>
            <w:webHidden/>
          </w:rPr>
        </w:r>
      </w:ins>
      <w:r>
        <w:rPr>
          <w:noProof/>
          <w:webHidden/>
        </w:rPr>
        <w:fldChar w:fldCharType="separate"/>
      </w:r>
      <w:ins w:id="75" w:author="Rev 5 Allen Wirfs-Brock" w:date="2012-01-16T18:05:00Z">
        <w:r>
          <w:rPr>
            <w:noProof/>
            <w:webHidden/>
          </w:rPr>
          <w:t>15</w:t>
        </w:r>
        <w:r>
          <w:rPr>
            <w:noProof/>
            <w:webHidden/>
          </w:rPr>
          <w:fldChar w:fldCharType="end"/>
        </w:r>
        <w:r w:rsidRPr="00377EB7">
          <w:rPr>
            <w:rStyle w:val="aff7"/>
            <w:noProof/>
          </w:rPr>
          <w:fldChar w:fldCharType="end"/>
        </w:r>
      </w:ins>
    </w:p>
    <w:p w14:paraId="4A9405F7" w14:textId="77777777" w:rsidR="003F0406" w:rsidRPr="008E2FA9" w:rsidRDefault="003F0406">
      <w:pPr>
        <w:pStyle w:val="2b"/>
        <w:rPr>
          <w:ins w:id="76" w:author="Rev 5 Allen Wirfs-Brock" w:date="2012-01-16T18:05:00Z"/>
          <w:rFonts w:ascii="Calibri" w:eastAsia="Times New Roman" w:hAnsi="Calibri"/>
          <w:b w:val="0"/>
          <w:noProof/>
          <w:sz w:val="22"/>
          <w:szCs w:val="22"/>
          <w:lang w:val="en-US" w:eastAsia="en-US"/>
        </w:rPr>
      </w:pPr>
      <w:ins w:id="7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7.3</w:t>
        </w:r>
        <w:r w:rsidRPr="008E2FA9">
          <w:rPr>
            <w:rFonts w:ascii="Calibri" w:eastAsia="Times New Roman" w:hAnsi="Calibri"/>
            <w:b w:val="0"/>
            <w:noProof/>
            <w:sz w:val="22"/>
            <w:szCs w:val="22"/>
            <w:lang w:val="en-US" w:eastAsia="en-US"/>
          </w:rPr>
          <w:tab/>
        </w:r>
        <w:r w:rsidRPr="00377EB7">
          <w:rPr>
            <w:rStyle w:val="aff7"/>
            <w:noProof/>
          </w:rPr>
          <w:t>Line Terminators</w:t>
        </w:r>
        <w:r>
          <w:rPr>
            <w:noProof/>
            <w:webHidden/>
          </w:rPr>
          <w:tab/>
        </w:r>
        <w:r>
          <w:rPr>
            <w:noProof/>
            <w:webHidden/>
          </w:rPr>
          <w:fldChar w:fldCharType="begin"/>
        </w:r>
        <w:r>
          <w:rPr>
            <w:noProof/>
            <w:webHidden/>
          </w:rPr>
          <w:instrText xml:space="preserve"> PAGEREF _Toc314500497 \h </w:instrText>
        </w:r>
        <w:r>
          <w:rPr>
            <w:noProof/>
            <w:webHidden/>
          </w:rPr>
        </w:r>
      </w:ins>
      <w:r>
        <w:rPr>
          <w:noProof/>
          <w:webHidden/>
        </w:rPr>
        <w:fldChar w:fldCharType="separate"/>
      </w:r>
      <w:ins w:id="78" w:author="Rev 5 Allen Wirfs-Brock" w:date="2012-01-16T18:05:00Z">
        <w:r>
          <w:rPr>
            <w:noProof/>
            <w:webHidden/>
          </w:rPr>
          <w:t>15</w:t>
        </w:r>
        <w:r>
          <w:rPr>
            <w:noProof/>
            <w:webHidden/>
          </w:rPr>
          <w:fldChar w:fldCharType="end"/>
        </w:r>
        <w:r w:rsidRPr="00377EB7">
          <w:rPr>
            <w:rStyle w:val="aff7"/>
            <w:noProof/>
          </w:rPr>
          <w:fldChar w:fldCharType="end"/>
        </w:r>
      </w:ins>
    </w:p>
    <w:p w14:paraId="2BB5A235" w14:textId="77777777" w:rsidR="003F0406" w:rsidRPr="008E2FA9" w:rsidRDefault="003F0406">
      <w:pPr>
        <w:pStyle w:val="2b"/>
        <w:rPr>
          <w:ins w:id="79" w:author="Rev 5 Allen Wirfs-Brock" w:date="2012-01-16T18:05:00Z"/>
          <w:rFonts w:ascii="Calibri" w:eastAsia="Times New Roman" w:hAnsi="Calibri"/>
          <w:b w:val="0"/>
          <w:noProof/>
          <w:sz w:val="22"/>
          <w:szCs w:val="22"/>
          <w:lang w:val="en-US" w:eastAsia="en-US"/>
        </w:rPr>
      </w:pPr>
      <w:ins w:id="8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7.4</w:t>
        </w:r>
        <w:r w:rsidRPr="008E2FA9">
          <w:rPr>
            <w:rFonts w:ascii="Calibri" w:eastAsia="Times New Roman" w:hAnsi="Calibri"/>
            <w:b w:val="0"/>
            <w:noProof/>
            <w:sz w:val="22"/>
            <w:szCs w:val="22"/>
            <w:lang w:val="en-US" w:eastAsia="en-US"/>
          </w:rPr>
          <w:tab/>
        </w:r>
        <w:r w:rsidRPr="00377EB7">
          <w:rPr>
            <w:rStyle w:val="aff7"/>
            <w:noProof/>
          </w:rPr>
          <w:t>Comments</w:t>
        </w:r>
        <w:r>
          <w:rPr>
            <w:noProof/>
            <w:webHidden/>
          </w:rPr>
          <w:tab/>
        </w:r>
        <w:r>
          <w:rPr>
            <w:noProof/>
            <w:webHidden/>
          </w:rPr>
          <w:fldChar w:fldCharType="begin"/>
        </w:r>
        <w:r>
          <w:rPr>
            <w:noProof/>
            <w:webHidden/>
          </w:rPr>
          <w:instrText xml:space="preserve"> PAGEREF _Toc314500498 \h </w:instrText>
        </w:r>
        <w:r>
          <w:rPr>
            <w:noProof/>
            <w:webHidden/>
          </w:rPr>
        </w:r>
      </w:ins>
      <w:r>
        <w:rPr>
          <w:noProof/>
          <w:webHidden/>
        </w:rPr>
        <w:fldChar w:fldCharType="separate"/>
      </w:r>
      <w:ins w:id="81" w:author="Rev 5 Allen Wirfs-Brock" w:date="2012-01-16T18:05:00Z">
        <w:r>
          <w:rPr>
            <w:noProof/>
            <w:webHidden/>
          </w:rPr>
          <w:t>16</w:t>
        </w:r>
        <w:r>
          <w:rPr>
            <w:noProof/>
            <w:webHidden/>
          </w:rPr>
          <w:fldChar w:fldCharType="end"/>
        </w:r>
        <w:r w:rsidRPr="00377EB7">
          <w:rPr>
            <w:rStyle w:val="aff7"/>
            <w:noProof/>
          </w:rPr>
          <w:fldChar w:fldCharType="end"/>
        </w:r>
      </w:ins>
    </w:p>
    <w:p w14:paraId="721C9E0C" w14:textId="77777777" w:rsidR="003F0406" w:rsidRPr="008E2FA9" w:rsidRDefault="003F0406">
      <w:pPr>
        <w:pStyle w:val="2b"/>
        <w:rPr>
          <w:ins w:id="82" w:author="Rev 5 Allen Wirfs-Brock" w:date="2012-01-16T18:05:00Z"/>
          <w:rFonts w:ascii="Calibri" w:eastAsia="Times New Roman" w:hAnsi="Calibri"/>
          <w:b w:val="0"/>
          <w:noProof/>
          <w:sz w:val="22"/>
          <w:szCs w:val="22"/>
          <w:lang w:val="en-US" w:eastAsia="en-US"/>
        </w:rPr>
      </w:pPr>
      <w:ins w:id="8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"_Toc314500499"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7.5</w:t>
        </w:r>
        <w:r w:rsidRPr="008E2FA9">
          <w:rPr>
            <w:rFonts w:ascii="Calibri" w:eastAsia="Times New Roman" w:hAnsi="Calibri"/>
            <w:b w:val="0"/>
            <w:noProof/>
            <w:sz w:val="22"/>
            <w:szCs w:val="22"/>
            <w:lang w:val="en-US" w:eastAsia="en-US"/>
          </w:rPr>
          <w:tab/>
        </w:r>
        <w:r w:rsidRPr="00377EB7">
          <w:rPr>
            <w:rStyle w:val="aff7"/>
            <w:noProof/>
          </w:rPr>
          <w:t>Tokens</w:t>
        </w:r>
        <w:r>
          <w:rPr>
            <w:noProof/>
            <w:webHidden/>
          </w:rPr>
          <w:tab/>
        </w:r>
        <w:r>
          <w:rPr>
            <w:noProof/>
            <w:webHidden/>
          </w:rPr>
          <w:fldChar w:fldCharType="begin"/>
        </w:r>
        <w:r>
          <w:rPr>
            <w:noProof/>
            <w:webHidden/>
          </w:rPr>
          <w:instrText xml:space="preserve"> PAGEREF _Toc314500499 \h </w:instrText>
        </w:r>
        <w:r>
          <w:rPr>
            <w:noProof/>
            <w:webHidden/>
          </w:rPr>
        </w:r>
      </w:ins>
      <w:r>
        <w:rPr>
          <w:noProof/>
          <w:webHidden/>
        </w:rPr>
        <w:fldChar w:fldCharType="separate"/>
      </w:r>
      <w:ins w:id="84" w:author="Rev 5 Allen Wirfs-Brock" w:date="2012-01-16T18:05:00Z">
        <w:r>
          <w:rPr>
            <w:noProof/>
            <w:webHidden/>
          </w:rPr>
          <w:t>17</w:t>
        </w:r>
        <w:r>
          <w:rPr>
            <w:noProof/>
            <w:webHidden/>
          </w:rPr>
          <w:fldChar w:fldCharType="end"/>
        </w:r>
        <w:r w:rsidRPr="00377EB7">
          <w:rPr>
            <w:rStyle w:val="aff7"/>
            <w:noProof/>
          </w:rPr>
          <w:fldChar w:fldCharType="end"/>
        </w:r>
      </w:ins>
    </w:p>
    <w:p w14:paraId="4EE8278C" w14:textId="77777777" w:rsidR="003F0406" w:rsidRPr="008E2FA9" w:rsidRDefault="003F0406">
      <w:pPr>
        <w:pStyle w:val="2b"/>
        <w:rPr>
          <w:ins w:id="85" w:author="Rev 5 Allen Wirfs-Brock" w:date="2012-01-16T18:05:00Z"/>
          <w:rFonts w:ascii="Calibri" w:eastAsia="Times New Roman" w:hAnsi="Calibri"/>
          <w:b w:val="0"/>
          <w:noProof/>
          <w:sz w:val="22"/>
          <w:szCs w:val="22"/>
          <w:lang w:val="en-US" w:eastAsia="en-US"/>
        </w:rPr>
      </w:pPr>
      <w:ins w:id="8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7.6</w:t>
        </w:r>
        <w:r w:rsidRPr="008E2FA9">
          <w:rPr>
            <w:rFonts w:ascii="Calibri" w:eastAsia="Times New Roman" w:hAnsi="Calibri"/>
            <w:b w:val="0"/>
            <w:noProof/>
            <w:sz w:val="22"/>
            <w:szCs w:val="22"/>
            <w:lang w:val="en-US" w:eastAsia="en-US"/>
          </w:rPr>
          <w:tab/>
        </w:r>
        <w:r w:rsidRPr="00377EB7">
          <w:rPr>
            <w:rStyle w:val="aff7"/>
            <w:noProof/>
          </w:rPr>
          <w:t>Identifier Names and Identifiers</w:t>
        </w:r>
        <w:r>
          <w:rPr>
            <w:noProof/>
            <w:webHidden/>
          </w:rPr>
          <w:tab/>
        </w:r>
        <w:r>
          <w:rPr>
            <w:noProof/>
            <w:webHidden/>
          </w:rPr>
          <w:fldChar w:fldCharType="begin"/>
        </w:r>
        <w:r>
          <w:rPr>
            <w:noProof/>
            <w:webHidden/>
          </w:rPr>
          <w:instrText xml:space="preserve"> PAGEREF _Toc314500500 \h </w:instrText>
        </w:r>
        <w:r>
          <w:rPr>
            <w:noProof/>
            <w:webHidden/>
          </w:rPr>
        </w:r>
      </w:ins>
      <w:r>
        <w:rPr>
          <w:noProof/>
          <w:webHidden/>
        </w:rPr>
        <w:fldChar w:fldCharType="separate"/>
      </w:r>
      <w:ins w:id="87" w:author="Rev 5 Allen Wirfs-Brock" w:date="2012-01-16T18:05:00Z">
        <w:r>
          <w:rPr>
            <w:noProof/>
            <w:webHidden/>
          </w:rPr>
          <w:t>17</w:t>
        </w:r>
        <w:r>
          <w:rPr>
            <w:noProof/>
            <w:webHidden/>
          </w:rPr>
          <w:fldChar w:fldCharType="end"/>
        </w:r>
        <w:r w:rsidRPr="00377EB7">
          <w:rPr>
            <w:rStyle w:val="aff7"/>
            <w:noProof/>
          </w:rPr>
          <w:fldChar w:fldCharType="end"/>
        </w:r>
      </w:ins>
    </w:p>
    <w:p w14:paraId="3B4202FF" w14:textId="77777777" w:rsidR="003F0406" w:rsidRPr="008E2FA9" w:rsidRDefault="003F0406">
      <w:pPr>
        <w:pStyle w:val="3a"/>
        <w:rPr>
          <w:ins w:id="88" w:author="Rev 5 Allen Wirfs-Brock" w:date="2012-01-16T18:05:00Z"/>
          <w:rFonts w:ascii="Calibri" w:eastAsia="Times New Roman" w:hAnsi="Calibri"/>
          <w:b w:val="0"/>
          <w:noProof/>
          <w:sz w:val="22"/>
          <w:szCs w:val="22"/>
          <w:lang w:val="en-US" w:eastAsia="en-US"/>
        </w:rPr>
      </w:pPr>
      <w:ins w:id="8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7.6.1</w:t>
        </w:r>
        <w:r w:rsidRPr="008E2FA9">
          <w:rPr>
            <w:rFonts w:ascii="Calibri" w:eastAsia="Times New Roman" w:hAnsi="Calibri"/>
            <w:b w:val="0"/>
            <w:noProof/>
            <w:sz w:val="22"/>
            <w:szCs w:val="22"/>
            <w:lang w:val="en-US" w:eastAsia="en-US"/>
          </w:rPr>
          <w:tab/>
        </w:r>
        <w:r w:rsidRPr="00377EB7">
          <w:rPr>
            <w:rStyle w:val="aff7"/>
            <w:noProof/>
          </w:rPr>
          <w:t>Reserved Words</w:t>
        </w:r>
        <w:r>
          <w:rPr>
            <w:noProof/>
            <w:webHidden/>
          </w:rPr>
          <w:tab/>
        </w:r>
        <w:r>
          <w:rPr>
            <w:noProof/>
            <w:webHidden/>
          </w:rPr>
          <w:fldChar w:fldCharType="begin"/>
        </w:r>
        <w:r>
          <w:rPr>
            <w:noProof/>
            <w:webHidden/>
          </w:rPr>
          <w:instrText xml:space="preserve"> PAGEREF _Toc314500501 \h </w:instrText>
        </w:r>
        <w:r>
          <w:rPr>
            <w:noProof/>
            <w:webHidden/>
          </w:rPr>
        </w:r>
      </w:ins>
      <w:r>
        <w:rPr>
          <w:noProof/>
          <w:webHidden/>
        </w:rPr>
        <w:fldChar w:fldCharType="separate"/>
      </w:r>
      <w:ins w:id="90" w:author="Rev 5 Allen Wirfs-Brock" w:date="2012-01-16T18:05:00Z">
        <w:r>
          <w:rPr>
            <w:noProof/>
            <w:webHidden/>
          </w:rPr>
          <w:t>19</w:t>
        </w:r>
        <w:r>
          <w:rPr>
            <w:noProof/>
            <w:webHidden/>
          </w:rPr>
          <w:fldChar w:fldCharType="end"/>
        </w:r>
        <w:r w:rsidRPr="00377EB7">
          <w:rPr>
            <w:rStyle w:val="aff7"/>
            <w:noProof/>
          </w:rPr>
          <w:fldChar w:fldCharType="end"/>
        </w:r>
      </w:ins>
    </w:p>
    <w:p w14:paraId="6E79C202" w14:textId="77777777" w:rsidR="003F0406" w:rsidRPr="008E2FA9" w:rsidRDefault="003F0406">
      <w:pPr>
        <w:pStyle w:val="2b"/>
        <w:rPr>
          <w:ins w:id="91" w:author="Rev 5 Allen Wirfs-Brock" w:date="2012-01-16T18:05:00Z"/>
          <w:rFonts w:ascii="Calibri" w:eastAsia="Times New Roman" w:hAnsi="Calibri"/>
          <w:b w:val="0"/>
          <w:noProof/>
          <w:sz w:val="22"/>
          <w:szCs w:val="22"/>
          <w:lang w:val="en-US" w:eastAsia="en-US"/>
        </w:rPr>
      </w:pPr>
      <w:ins w:id="9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7.7</w:t>
        </w:r>
        <w:r w:rsidRPr="008E2FA9">
          <w:rPr>
            <w:rFonts w:ascii="Calibri" w:eastAsia="Times New Roman" w:hAnsi="Calibri"/>
            <w:b w:val="0"/>
            <w:noProof/>
            <w:sz w:val="22"/>
            <w:szCs w:val="22"/>
            <w:lang w:val="en-US" w:eastAsia="en-US"/>
          </w:rPr>
          <w:tab/>
        </w:r>
        <w:r w:rsidRPr="00377EB7">
          <w:rPr>
            <w:rStyle w:val="aff7"/>
            <w:noProof/>
          </w:rPr>
          <w:t>Punctuators</w:t>
        </w:r>
        <w:r>
          <w:rPr>
            <w:noProof/>
            <w:webHidden/>
          </w:rPr>
          <w:tab/>
        </w:r>
        <w:r>
          <w:rPr>
            <w:noProof/>
            <w:webHidden/>
          </w:rPr>
          <w:fldChar w:fldCharType="begin"/>
        </w:r>
        <w:r>
          <w:rPr>
            <w:noProof/>
            <w:webHidden/>
          </w:rPr>
          <w:instrText xml:space="preserve"> PAGEREF _Toc314500502 \h </w:instrText>
        </w:r>
        <w:r>
          <w:rPr>
            <w:noProof/>
            <w:webHidden/>
          </w:rPr>
        </w:r>
      </w:ins>
      <w:r>
        <w:rPr>
          <w:noProof/>
          <w:webHidden/>
        </w:rPr>
        <w:fldChar w:fldCharType="separate"/>
      </w:r>
      <w:ins w:id="93" w:author="Rev 5 Allen Wirfs-Brock" w:date="2012-01-16T18:05:00Z">
        <w:r>
          <w:rPr>
            <w:noProof/>
            <w:webHidden/>
          </w:rPr>
          <w:t>20</w:t>
        </w:r>
        <w:r>
          <w:rPr>
            <w:noProof/>
            <w:webHidden/>
          </w:rPr>
          <w:fldChar w:fldCharType="end"/>
        </w:r>
        <w:r w:rsidRPr="00377EB7">
          <w:rPr>
            <w:rStyle w:val="aff7"/>
            <w:noProof/>
          </w:rPr>
          <w:fldChar w:fldCharType="end"/>
        </w:r>
      </w:ins>
    </w:p>
    <w:p w14:paraId="5014AA9B" w14:textId="77777777" w:rsidR="003F0406" w:rsidRPr="008E2FA9" w:rsidRDefault="003F0406">
      <w:pPr>
        <w:pStyle w:val="2b"/>
        <w:rPr>
          <w:ins w:id="94" w:author="Rev 5 Allen Wirfs-Brock" w:date="2012-01-16T18:05:00Z"/>
          <w:rFonts w:ascii="Calibri" w:eastAsia="Times New Roman" w:hAnsi="Calibri"/>
          <w:b w:val="0"/>
          <w:noProof/>
          <w:sz w:val="22"/>
          <w:szCs w:val="22"/>
          <w:lang w:val="en-US" w:eastAsia="en-US"/>
        </w:rPr>
      </w:pPr>
      <w:ins w:id="9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7.8</w:t>
        </w:r>
        <w:r w:rsidRPr="008E2FA9">
          <w:rPr>
            <w:rFonts w:ascii="Calibri" w:eastAsia="Times New Roman" w:hAnsi="Calibri"/>
            <w:b w:val="0"/>
            <w:noProof/>
            <w:sz w:val="22"/>
            <w:szCs w:val="22"/>
            <w:lang w:val="en-US" w:eastAsia="en-US"/>
          </w:rPr>
          <w:tab/>
        </w:r>
        <w:r w:rsidRPr="00377EB7">
          <w:rPr>
            <w:rStyle w:val="aff7"/>
            <w:noProof/>
          </w:rPr>
          <w:t>Literals</w:t>
        </w:r>
        <w:r>
          <w:rPr>
            <w:noProof/>
            <w:webHidden/>
          </w:rPr>
          <w:tab/>
        </w:r>
        <w:r>
          <w:rPr>
            <w:noProof/>
            <w:webHidden/>
          </w:rPr>
          <w:fldChar w:fldCharType="begin"/>
        </w:r>
        <w:r>
          <w:rPr>
            <w:noProof/>
            <w:webHidden/>
          </w:rPr>
          <w:instrText xml:space="preserve"> PAGEREF _Toc314500503 \h </w:instrText>
        </w:r>
        <w:r>
          <w:rPr>
            <w:noProof/>
            <w:webHidden/>
          </w:rPr>
        </w:r>
      </w:ins>
      <w:r>
        <w:rPr>
          <w:noProof/>
          <w:webHidden/>
        </w:rPr>
        <w:fldChar w:fldCharType="separate"/>
      </w:r>
      <w:ins w:id="96" w:author="Rev 5 Allen Wirfs-Brock" w:date="2012-01-16T18:05:00Z">
        <w:r>
          <w:rPr>
            <w:noProof/>
            <w:webHidden/>
          </w:rPr>
          <w:t>20</w:t>
        </w:r>
        <w:r>
          <w:rPr>
            <w:noProof/>
            <w:webHidden/>
          </w:rPr>
          <w:fldChar w:fldCharType="end"/>
        </w:r>
        <w:r w:rsidRPr="00377EB7">
          <w:rPr>
            <w:rStyle w:val="aff7"/>
            <w:noProof/>
          </w:rPr>
          <w:fldChar w:fldCharType="end"/>
        </w:r>
      </w:ins>
    </w:p>
    <w:p w14:paraId="43E1DB18" w14:textId="77777777" w:rsidR="003F0406" w:rsidRPr="008E2FA9" w:rsidRDefault="003F0406">
      <w:pPr>
        <w:pStyle w:val="3a"/>
        <w:rPr>
          <w:ins w:id="97" w:author="Rev 5 Allen Wirfs-Brock" w:date="2012-01-16T18:05:00Z"/>
          <w:rFonts w:ascii="Calibri" w:eastAsia="Times New Roman" w:hAnsi="Calibri"/>
          <w:b w:val="0"/>
          <w:noProof/>
          <w:sz w:val="22"/>
          <w:szCs w:val="22"/>
          <w:lang w:val="en-US" w:eastAsia="en-US"/>
        </w:rPr>
      </w:pPr>
      <w:ins w:id="9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7.8.1</w:t>
        </w:r>
        <w:r w:rsidRPr="008E2FA9">
          <w:rPr>
            <w:rFonts w:ascii="Calibri" w:eastAsia="Times New Roman" w:hAnsi="Calibri"/>
            <w:b w:val="0"/>
            <w:noProof/>
            <w:sz w:val="22"/>
            <w:szCs w:val="22"/>
            <w:lang w:val="en-US" w:eastAsia="en-US"/>
          </w:rPr>
          <w:tab/>
        </w:r>
        <w:r w:rsidRPr="00377EB7">
          <w:rPr>
            <w:rStyle w:val="aff7"/>
            <w:noProof/>
          </w:rPr>
          <w:t>Null Literals</w:t>
        </w:r>
        <w:r>
          <w:rPr>
            <w:noProof/>
            <w:webHidden/>
          </w:rPr>
          <w:tab/>
        </w:r>
        <w:r>
          <w:rPr>
            <w:noProof/>
            <w:webHidden/>
          </w:rPr>
          <w:fldChar w:fldCharType="begin"/>
        </w:r>
        <w:r>
          <w:rPr>
            <w:noProof/>
            <w:webHidden/>
          </w:rPr>
          <w:instrText xml:space="preserve"> PAGEREF _Toc314500504 \h </w:instrText>
        </w:r>
        <w:r>
          <w:rPr>
            <w:noProof/>
            <w:webHidden/>
          </w:rPr>
        </w:r>
      </w:ins>
      <w:r>
        <w:rPr>
          <w:noProof/>
          <w:webHidden/>
        </w:rPr>
        <w:fldChar w:fldCharType="separate"/>
      </w:r>
      <w:ins w:id="99" w:author="Rev 5 Allen Wirfs-Brock" w:date="2012-01-16T18:05:00Z">
        <w:r>
          <w:rPr>
            <w:noProof/>
            <w:webHidden/>
          </w:rPr>
          <w:t>20</w:t>
        </w:r>
        <w:r>
          <w:rPr>
            <w:noProof/>
            <w:webHidden/>
          </w:rPr>
          <w:fldChar w:fldCharType="end"/>
        </w:r>
        <w:r w:rsidRPr="00377EB7">
          <w:rPr>
            <w:rStyle w:val="aff7"/>
            <w:noProof/>
          </w:rPr>
          <w:fldChar w:fldCharType="end"/>
        </w:r>
      </w:ins>
    </w:p>
    <w:p w14:paraId="4A9EF8F1" w14:textId="77777777" w:rsidR="003F0406" w:rsidRPr="008E2FA9" w:rsidRDefault="003F0406">
      <w:pPr>
        <w:pStyle w:val="3a"/>
        <w:rPr>
          <w:ins w:id="100" w:author="Rev 5 Allen Wirfs-Brock" w:date="2012-01-16T18:05:00Z"/>
          <w:rFonts w:ascii="Calibri" w:eastAsia="Times New Roman" w:hAnsi="Calibri"/>
          <w:b w:val="0"/>
          <w:noProof/>
          <w:sz w:val="22"/>
          <w:szCs w:val="22"/>
          <w:lang w:val="en-US" w:eastAsia="en-US"/>
        </w:rPr>
      </w:pPr>
      <w:ins w:id="10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7.8.2</w:t>
        </w:r>
        <w:r w:rsidRPr="008E2FA9">
          <w:rPr>
            <w:rFonts w:ascii="Calibri" w:eastAsia="Times New Roman" w:hAnsi="Calibri"/>
            <w:b w:val="0"/>
            <w:noProof/>
            <w:sz w:val="22"/>
            <w:szCs w:val="22"/>
            <w:lang w:val="en-US" w:eastAsia="en-US"/>
          </w:rPr>
          <w:tab/>
        </w:r>
        <w:r w:rsidRPr="00377EB7">
          <w:rPr>
            <w:rStyle w:val="aff7"/>
            <w:noProof/>
          </w:rPr>
          <w:t>Boolean Literals</w:t>
        </w:r>
        <w:r>
          <w:rPr>
            <w:noProof/>
            <w:webHidden/>
          </w:rPr>
          <w:tab/>
        </w:r>
        <w:r>
          <w:rPr>
            <w:noProof/>
            <w:webHidden/>
          </w:rPr>
          <w:fldChar w:fldCharType="begin"/>
        </w:r>
        <w:r>
          <w:rPr>
            <w:noProof/>
            <w:webHidden/>
          </w:rPr>
          <w:instrText xml:space="preserve"> PAGEREF _Toc314500505 \h </w:instrText>
        </w:r>
        <w:r>
          <w:rPr>
            <w:noProof/>
            <w:webHidden/>
          </w:rPr>
        </w:r>
      </w:ins>
      <w:r>
        <w:rPr>
          <w:noProof/>
          <w:webHidden/>
        </w:rPr>
        <w:fldChar w:fldCharType="separate"/>
      </w:r>
      <w:ins w:id="102" w:author="Rev 5 Allen Wirfs-Brock" w:date="2012-01-16T18:05:00Z">
        <w:r>
          <w:rPr>
            <w:noProof/>
            <w:webHidden/>
          </w:rPr>
          <w:t>20</w:t>
        </w:r>
        <w:r>
          <w:rPr>
            <w:noProof/>
            <w:webHidden/>
          </w:rPr>
          <w:fldChar w:fldCharType="end"/>
        </w:r>
        <w:r w:rsidRPr="00377EB7">
          <w:rPr>
            <w:rStyle w:val="aff7"/>
            <w:noProof/>
          </w:rPr>
          <w:fldChar w:fldCharType="end"/>
        </w:r>
      </w:ins>
    </w:p>
    <w:p w14:paraId="4FC10B7E" w14:textId="77777777" w:rsidR="003F0406" w:rsidRPr="008E2FA9" w:rsidRDefault="003F0406">
      <w:pPr>
        <w:pStyle w:val="3a"/>
        <w:rPr>
          <w:ins w:id="103" w:author="Rev 5 Allen Wirfs-Brock" w:date="2012-01-16T18:05:00Z"/>
          <w:rFonts w:ascii="Calibri" w:eastAsia="Times New Roman" w:hAnsi="Calibri"/>
          <w:b w:val="0"/>
          <w:noProof/>
          <w:sz w:val="22"/>
          <w:szCs w:val="22"/>
          <w:lang w:val="en-US" w:eastAsia="en-US"/>
        </w:rPr>
      </w:pPr>
      <w:ins w:id="10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7.8.3</w:t>
        </w:r>
        <w:r w:rsidRPr="008E2FA9">
          <w:rPr>
            <w:rFonts w:ascii="Calibri" w:eastAsia="Times New Roman" w:hAnsi="Calibri"/>
            <w:b w:val="0"/>
            <w:noProof/>
            <w:sz w:val="22"/>
            <w:szCs w:val="22"/>
            <w:lang w:val="en-US" w:eastAsia="en-US"/>
          </w:rPr>
          <w:tab/>
        </w:r>
        <w:r w:rsidRPr="00377EB7">
          <w:rPr>
            <w:rStyle w:val="aff7"/>
            <w:noProof/>
          </w:rPr>
          <w:t>Numeric Literals</w:t>
        </w:r>
        <w:r>
          <w:rPr>
            <w:noProof/>
            <w:webHidden/>
          </w:rPr>
          <w:tab/>
        </w:r>
        <w:r>
          <w:rPr>
            <w:noProof/>
            <w:webHidden/>
          </w:rPr>
          <w:fldChar w:fldCharType="begin"/>
        </w:r>
        <w:r>
          <w:rPr>
            <w:noProof/>
            <w:webHidden/>
          </w:rPr>
          <w:instrText xml:space="preserve"> PAGEREF _Toc314500506 \h </w:instrText>
        </w:r>
        <w:r>
          <w:rPr>
            <w:noProof/>
            <w:webHidden/>
          </w:rPr>
        </w:r>
      </w:ins>
      <w:r>
        <w:rPr>
          <w:noProof/>
          <w:webHidden/>
        </w:rPr>
        <w:fldChar w:fldCharType="separate"/>
      </w:r>
      <w:ins w:id="105" w:author="Rev 5 Allen Wirfs-Brock" w:date="2012-01-16T18:05:00Z">
        <w:r>
          <w:rPr>
            <w:noProof/>
            <w:webHidden/>
          </w:rPr>
          <w:t>21</w:t>
        </w:r>
        <w:r>
          <w:rPr>
            <w:noProof/>
            <w:webHidden/>
          </w:rPr>
          <w:fldChar w:fldCharType="end"/>
        </w:r>
        <w:r w:rsidRPr="00377EB7">
          <w:rPr>
            <w:rStyle w:val="aff7"/>
            <w:noProof/>
          </w:rPr>
          <w:fldChar w:fldCharType="end"/>
        </w:r>
      </w:ins>
    </w:p>
    <w:p w14:paraId="3BE2C7BA" w14:textId="77777777" w:rsidR="003F0406" w:rsidRPr="008E2FA9" w:rsidRDefault="003F0406">
      <w:pPr>
        <w:pStyle w:val="3a"/>
        <w:rPr>
          <w:ins w:id="106" w:author="Rev 5 Allen Wirfs-Brock" w:date="2012-01-16T18:05:00Z"/>
          <w:rFonts w:ascii="Calibri" w:eastAsia="Times New Roman" w:hAnsi="Calibri"/>
          <w:b w:val="0"/>
          <w:noProof/>
          <w:sz w:val="22"/>
          <w:szCs w:val="22"/>
          <w:lang w:val="en-US" w:eastAsia="en-US"/>
        </w:rPr>
      </w:pPr>
      <w:ins w:id="10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7.8.4</w:t>
        </w:r>
        <w:r w:rsidRPr="008E2FA9">
          <w:rPr>
            <w:rFonts w:ascii="Calibri" w:eastAsia="Times New Roman" w:hAnsi="Calibri"/>
            <w:b w:val="0"/>
            <w:noProof/>
            <w:sz w:val="22"/>
            <w:szCs w:val="22"/>
            <w:lang w:val="en-US" w:eastAsia="en-US"/>
          </w:rPr>
          <w:tab/>
        </w:r>
        <w:r w:rsidRPr="00377EB7">
          <w:rPr>
            <w:rStyle w:val="aff7"/>
            <w:noProof/>
          </w:rPr>
          <w:t>String Literals</w:t>
        </w:r>
        <w:r>
          <w:rPr>
            <w:noProof/>
            <w:webHidden/>
          </w:rPr>
          <w:tab/>
        </w:r>
        <w:r>
          <w:rPr>
            <w:noProof/>
            <w:webHidden/>
          </w:rPr>
          <w:fldChar w:fldCharType="begin"/>
        </w:r>
        <w:r>
          <w:rPr>
            <w:noProof/>
            <w:webHidden/>
          </w:rPr>
          <w:instrText xml:space="preserve"> PAGEREF _Toc314500507 \h </w:instrText>
        </w:r>
        <w:r>
          <w:rPr>
            <w:noProof/>
            <w:webHidden/>
          </w:rPr>
        </w:r>
      </w:ins>
      <w:r>
        <w:rPr>
          <w:noProof/>
          <w:webHidden/>
        </w:rPr>
        <w:fldChar w:fldCharType="separate"/>
      </w:r>
      <w:ins w:id="108" w:author="Rev 5 Allen Wirfs-Brock" w:date="2012-01-16T18:05:00Z">
        <w:r>
          <w:rPr>
            <w:noProof/>
            <w:webHidden/>
          </w:rPr>
          <w:t>23</w:t>
        </w:r>
        <w:r>
          <w:rPr>
            <w:noProof/>
            <w:webHidden/>
          </w:rPr>
          <w:fldChar w:fldCharType="end"/>
        </w:r>
        <w:r w:rsidRPr="00377EB7">
          <w:rPr>
            <w:rStyle w:val="aff7"/>
            <w:noProof/>
          </w:rPr>
          <w:fldChar w:fldCharType="end"/>
        </w:r>
      </w:ins>
    </w:p>
    <w:p w14:paraId="0614F414" w14:textId="77777777" w:rsidR="003F0406" w:rsidRPr="008E2FA9" w:rsidRDefault="003F0406">
      <w:pPr>
        <w:pStyle w:val="3a"/>
        <w:rPr>
          <w:ins w:id="109" w:author="Rev 5 Allen Wirfs-Brock" w:date="2012-01-16T18:05:00Z"/>
          <w:rFonts w:ascii="Calibri" w:eastAsia="Times New Roman" w:hAnsi="Calibri"/>
          <w:b w:val="0"/>
          <w:noProof/>
          <w:sz w:val="22"/>
          <w:szCs w:val="22"/>
          <w:lang w:val="en-US" w:eastAsia="en-US"/>
        </w:rPr>
      </w:pPr>
      <w:ins w:id="11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7.8.5</w:t>
        </w:r>
        <w:r w:rsidRPr="008E2FA9">
          <w:rPr>
            <w:rFonts w:ascii="Calibri" w:eastAsia="Times New Roman" w:hAnsi="Calibri"/>
            <w:b w:val="0"/>
            <w:noProof/>
            <w:sz w:val="22"/>
            <w:szCs w:val="22"/>
            <w:lang w:val="en-US" w:eastAsia="en-US"/>
          </w:rPr>
          <w:tab/>
        </w:r>
        <w:r w:rsidRPr="00377EB7">
          <w:rPr>
            <w:rStyle w:val="aff7"/>
            <w:noProof/>
          </w:rPr>
          <w:t>Regular Expression Literals</w:t>
        </w:r>
        <w:r>
          <w:rPr>
            <w:noProof/>
            <w:webHidden/>
          </w:rPr>
          <w:tab/>
        </w:r>
        <w:r>
          <w:rPr>
            <w:noProof/>
            <w:webHidden/>
          </w:rPr>
          <w:fldChar w:fldCharType="begin"/>
        </w:r>
        <w:r>
          <w:rPr>
            <w:noProof/>
            <w:webHidden/>
          </w:rPr>
          <w:instrText xml:space="preserve"> PAGEREF _Toc314500508 \h </w:instrText>
        </w:r>
        <w:r>
          <w:rPr>
            <w:noProof/>
            <w:webHidden/>
          </w:rPr>
        </w:r>
      </w:ins>
      <w:r>
        <w:rPr>
          <w:noProof/>
          <w:webHidden/>
        </w:rPr>
        <w:fldChar w:fldCharType="separate"/>
      </w:r>
      <w:ins w:id="111" w:author="Rev 5 Allen Wirfs-Brock" w:date="2012-01-16T18:05:00Z">
        <w:r>
          <w:rPr>
            <w:noProof/>
            <w:webHidden/>
          </w:rPr>
          <w:t>25</w:t>
        </w:r>
        <w:r>
          <w:rPr>
            <w:noProof/>
            <w:webHidden/>
          </w:rPr>
          <w:fldChar w:fldCharType="end"/>
        </w:r>
        <w:r w:rsidRPr="00377EB7">
          <w:rPr>
            <w:rStyle w:val="aff7"/>
            <w:noProof/>
          </w:rPr>
          <w:fldChar w:fldCharType="end"/>
        </w:r>
      </w:ins>
    </w:p>
    <w:p w14:paraId="6CE45E02" w14:textId="77777777" w:rsidR="003F0406" w:rsidRPr="008E2FA9" w:rsidRDefault="003F0406">
      <w:pPr>
        <w:pStyle w:val="2b"/>
        <w:rPr>
          <w:ins w:id="112" w:author="Rev 5 Allen Wirfs-Brock" w:date="2012-01-16T18:05:00Z"/>
          <w:rFonts w:ascii="Calibri" w:eastAsia="Times New Roman" w:hAnsi="Calibri"/>
          <w:b w:val="0"/>
          <w:noProof/>
          <w:sz w:val="22"/>
          <w:szCs w:val="22"/>
          <w:lang w:val="en-US" w:eastAsia="en-US"/>
        </w:rPr>
      </w:pPr>
      <w:ins w:id="11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"_Toc314500509"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7.9</w:t>
        </w:r>
        <w:r w:rsidRPr="008E2FA9">
          <w:rPr>
            <w:rFonts w:ascii="Calibri" w:eastAsia="Times New Roman" w:hAnsi="Calibri"/>
            <w:b w:val="0"/>
            <w:noProof/>
            <w:sz w:val="22"/>
            <w:szCs w:val="22"/>
            <w:lang w:val="en-US" w:eastAsia="en-US"/>
          </w:rPr>
          <w:tab/>
        </w:r>
        <w:r w:rsidRPr="00377EB7">
          <w:rPr>
            <w:rStyle w:val="aff7"/>
            <w:noProof/>
          </w:rPr>
          <w:t>Automatic Semicolon Insertion</w:t>
        </w:r>
        <w:r>
          <w:rPr>
            <w:noProof/>
            <w:webHidden/>
          </w:rPr>
          <w:tab/>
        </w:r>
        <w:r>
          <w:rPr>
            <w:noProof/>
            <w:webHidden/>
          </w:rPr>
          <w:fldChar w:fldCharType="begin"/>
        </w:r>
        <w:r>
          <w:rPr>
            <w:noProof/>
            <w:webHidden/>
          </w:rPr>
          <w:instrText xml:space="preserve"> PAGEREF _Toc314500509 \h </w:instrText>
        </w:r>
        <w:r>
          <w:rPr>
            <w:noProof/>
            <w:webHidden/>
          </w:rPr>
        </w:r>
      </w:ins>
      <w:r>
        <w:rPr>
          <w:noProof/>
          <w:webHidden/>
        </w:rPr>
        <w:fldChar w:fldCharType="separate"/>
      </w:r>
      <w:ins w:id="114" w:author="Rev 5 Allen Wirfs-Brock" w:date="2012-01-16T18:05:00Z">
        <w:r>
          <w:rPr>
            <w:noProof/>
            <w:webHidden/>
          </w:rPr>
          <w:t>26</w:t>
        </w:r>
        <w:r>
          <w:rPr>
            <w:noProof/>
            <w:webHidden/>
          </w:rPr>
          <w:fldChar w:fldCharType="end"/>
        </w:r>
        <w:r w:rsidRPr="00377EB7">
          <w:rPr>
            <w:rStyle w:val="aff7"/>
            <w:noProof/>
          </w:rPr>
          <w:fldChar w:fldCharType="end"/>
        </w:r>
      </w:ins>
    </w:p>
    <w:p w14:paraId="0FF75C27" w14:textId="77777777" w:rsidR="003F0406" w:rsidRPr="008E2FA9" w:rsidRDefault="003F0406">
      <w:pPr>
        <w:pStyle w:val="3a"/>
        <w:rPr>
          <w:ins w:id="115" w:author="Rev 5 Allen Wirfs-Brock" w:date="2012-01-16T18:05:00Z"/>
          <w:rFonts w:ascii="Calibri" w:eastAsia="Times New Roman" w:hAnsi="Calibri"/>
          <w:b w:val="0"/>
          <w:noProof/>
          <w:sz w:val="22"/>
          <w:szCs w:val="22"/>
          <w:lang w:val="en-US" w:eastAsia="en-US"/>
        </w:rPr>
      </w:pPr>
      <w:ins w:id="11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7.9.1</w:t>
        </w:r>
        <w:r w:rsidRPr="008E2FA9">
          <w:rPr>
            <w:rFonts w:ascii="Calibri" w:eastAsia="Times New Roman" w:hAnsi="Calibri"/>
            <w:b w:val="0"/>
            <w:noProof/>
            <w:sz w:val="22"/>
            <w:szCs w:val="22"/>
            <w:lang w:val="en-US" w:eastAsia="en-US"/>
          </w:rPr>
          <w:tab/>
        </w:r>
        <w:r w:rsidRPr="00377EB7">
          <w:rPr>
            <w:rStyle w:val="aff7"/>
            <w:noProof/>
          </w:rPr>
          <w:t>Rules of Automatic Semicolon Insertion</w:t>
        </w:r>
        <w:r>
          <w:rPr>
            <w:noProof/>
            <w:webHidden/>
          </w:rPr>
          <w:tab/>
        </w:r>
        <w:r>
          <w:rPr>
            <w:noProof/>
            <w:webHidden/>
          </w:rPr>
          <w:fldChar w:fldCharType="begin"/>
        </w:r>
        <w:r>
          <w:rPr>
            <w:noProof/>
            <w:webHidden/>
          </w:rPr>
          <w:instrText xml:space="preserve"> PAGEREF _Toc314500510 \h </w:instrText>
        </w:r>
        <w:r>
          <w:rPr>
            <w:noProof/>
            <w:webHidden/>
          </w:rPr>
        </w:r>
      </w:ins>
      <w:r>
        <w:rPr>
          <w:noProof/>
          <w:webHidden/>
        </w:rPr>
        <w:fldChar w:fldCharType="separate"/>
      </w:r>
      <w:ins w:id="117" w:author="Rev 5 Allen Wirfs-Brock" w:date="2012-01-16T18:05:00Z">
        <w:r>
          <w:rPr>
            <w:noProof/>
            <w:webHidden/>
          </w:rPr>
          <w:t>26</w:t>
        </w:r>
        <w:r>
          <w:rPr>
            <w:noProof/>
            <w:webHidden/>
          </w:rPr>
          <w:fldChar w:fldCharType="end"/>
        </w:r>
        <w:r w:rsidRPr="00377EB7">
          <w:rPr>
            <w:rStyle w:val="aff7"/>
            <w:noProof/>
          </w:rPr>
          <w:fldChar w:fldCharType="end"/>
        </w:r>
      </w:ins>
    </w:p>
    <w:p w14:paraId="1F970D86" w14:textId="77777777" w:rsidR="003F0406" w:rsidRPr="008E2FA9" w:rsidRDefault="003F0406">
      <w:pPr>
        <w:pStyle w:val="3a"/>
        <w:rPr>
          <w:ins w:id="118" w:author="Rev 5 Allen Wirfs-Brock" w:date="2012-01-16T18:05:00Z"/>
          <w:rFonts w:ascii="Calibri" w:eastAsia="Times New Roman" w:hAnsi="Calibri"/>
          <w:b w:val="0"/>
          <w:noProof/>
          <w:sz w:val="22"/>
          <w:szCs w:val="22"/>
          <w:lang w:val="en-US" w:eastAsia="en-US"/>
        </w:rPr>
      </w:pPr>
      <w:ins w:id="11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7.9.2</w:t>
        </w:r>
        <w:r w:rsidRPr="008E2FA9">
          <w:rPr>
            <w:rFonts w:ascii="Calibri" w:eastAsia="Times New Roman" w:hAnsi="Calibri"/>
            <w:b w:val="0"/>
            <w:noProof/>
            <w:sz w:val="22"/>
            <w:szCs w:val="22"/>
            <w:lang w:val="en-US" w:eastAsia="en-US"/>
          </w:rPr>
          <w:tab/>
        </w:r>
        <w:r w:rsidRPr="00377EB7">
          <w:rPr>
            <w:rStyle w:val="aff7"/>
            <w:noProof/>
          </w:rPr>
          <w:t>Examples of Automatic Semicolon Insertion</w:t>
        </w:r>
        <w:r>
          <w:rPr>
            <w:noProof/>
            <w:webHidden/>
          </w:rPr>
          <w:tab/>
        </w:r>
        <w:r>
          <w:rPr>
            <w:noProof/>
            <w:webHidden/>
          </w:rPr>
          <w:fldChar w:fldCharType="begin"/>
        </w:r>
        <w:r>
          <w:rPr>
            <w:noProof/>
            <w:webHidden/>
          </w:rPr>
          <w:instrText xml:space="preserve"> PAGEREF _Toc314500511 \h </w:instrText>
        </w:r>
        <w:r>
          <w:rPr>
            <w:noProof/>
            <w:webHidden/>
          </w:rPr>
        </w:r>
      </w:ins>
      <w:r>
        <w:rPr>
          <w:noProof/>
          <w:webHidden/>
        </w:rPr>
        <w:fldChar w:fldCharType="separate"/>
      </w:r>
      <w:ins w:id="120" w:author="Rev 5 Allen Wirfs-Brock" w:date="2012-01-16T18:05:00Z">
        <w:r>
          <w:rPr>
            <w:noProof/>
            <w:webHidden/>
          </w:rPr>
          <w:t>27</w:t>
        </w:r>
        <w:r>
          <w:rPr>
            <w:noProof/>
            <w:webHidden/>
          </w:rPr>
          <w:fldChar w:fldCharType="end"/>
        </w:r>
        <w:r w:rsidRPr="00377EB7">
          <w:rPr>
            <w:rStyle w:val="aff7"/>
            <w:noProof/>
          </w:rPr>
          <w:fldChar w:fldCharType="end"/>
        </w:r>
      </w:ins>
    </w:p>
    <w:p w14:paraId="00EEA0DB" w14:textId="77777777" w:rsidR="003F0406" w:rsidRPr="008E2FA9" w:rsidRDefault="003F0406">
      <w:pPr>
        <w:pStyle w:val="12"/>
        <w:rPr>
          <w:ins w:id="121" w:author="Rev 5 Allen Wirfs-Brock" w:date="2012-01-16T18:05:00Z"/>
          <w:rFonts w:ascii="Calibri" w:eastAsia="Times New Roman" w:hAnsi="Calibri"/>
          <w:b w:val="0"/>
          <w:noProof/>
          <w:sz w:val="22"/>
          <w:szCs w:val="22"/>
          <w:lang w:val="en-US" w:eastAsia="en-US"/>
        </w:rPr>
      </w:pPr>
      <w:ins w:id="12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w:t>
        </w:r>
        <w:r w:rsidRPr="008E2FA9">
          <w:rPr>
            <w:rFonts w:ascii="Calibri" w:eastAsia="Times New Roman" w:hAnsi="Calibri"/>
            <w:b w:val="0"/>
            <w:noProof/>
            <w:sz w:val="22"/>
            <w:szCs w:val="22"/>
            <w:lang w:val="en-US" w:eastAsia="en-US"/>
          </w:rPr>
          <w:tab/>
        </w:r>
        <w:r w:rsidRPr="00377EB7">
          <w:rPr>
            <w:rStyle w:val="aff7"/>
            <w:noProof/>
          </w:rPr>
          <w:t>Types</w:t>
        </w:r>
        <w:r>
          <w:rPr>
            <w:noProof/>
            <w:webHidden/>
          </w:rPr>
          <w:tab/>
        </w:r>
        <w:r>
          <w:rPr>
            <w:noProof/>
            <w:webHidden/>
          </w:rPr>
          <w:fldChar w:fldCharType="begin"/>
        </w:r>
        <w:r>
          <w:rPr>
            <w:noProof/>
            <w:webHidden/>
          </w:rPr>
          <w:instrText xml:space="preserve"> PAGEREF _Toc314500512 \h </w:instrText>
        </w:r>
        <w:r>
          <w:rPr>
            <w:noProof/>
            <w:webHidden/>
          </w:rPr>
        </w:r>
      </w:ins>
      <w:r>
        <w:rPr>
          <w:noProof/>
          <w:webHidden/>
        </w:rPr>
        <w:fldChar w:fldCharType="separate"/>
      </w:r>
      <w:ins w:id="123" w:author="Rev 5 Allen Wirfs-Brock" w:date="2012-01-16T18:05:00Z">
        <w:r>
          <w:rPr>
            <w:noProof/>
            <w:webHidden/>
          </w:rPr>
          <w:t>29</w:t>
        </w:r>
        <w:r>
          <w:rPr>
            <w:noProof/>
            <w:webHidden/>
          </w:rPr>
          <w:fldChar w:fldCharType="end"/>
        </w:r>
        <w:r w:rsidRPr="00377EB7">
          <w:rPr>
            <w:rStyle w:val="aff7"/>
            <w:noProof/>
          </w:rPr>
          <w:fldChar w:fldCharType="end"/>
        </w:r>
      </w:ins>
    </w:p>
    <w:p w14:paraId="5D9D967F" w14:textId="77777777" w:rsidR="003F0406" w:rsidRPr="008E2FA9" w:rsidRDefault="003F0406">
      <w:pPr>
        <w:pStyle w:val="2b"/>
        <w:rPr>
          <w:ins w:id="124" w:author="Rev 5 Allen Wirfs-Brock" w:date="2012-01-16T18:05:00Z"/>
          <w:rFonts w:ascii="Calibri" w:eastAsia="Times New Roman" w:hAnsi="Calibri"/>
          <w:b w:val="0"/>
          <w:noProof/>
          <w:sz w:val="22"/>
          <w:szCs w:val="22"/>
          <w:lang w:val="en-US" w:eastAsia="en-US"/>
        </w:rPr>
      </w:pPr>
      <w:ins w:id="12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w:t>
        </w:r>
        <w:r w:rsidRPr="008E2FA9">
          <w:rPr>
            <w:rFonts w:ascii="Calibri" w:eastAsia="Times New Roman" w:hAnsi="Calibri"/>
            <w:b w:val="0"/>
            <w:noProof/>
            <w:sz w:val="22"/>
            <w:szCs w:val="22"/>
            <w:lang w:val="en-US" w:eastAsia="en-US"/>
          </w:rPr>
          <w:tab/>
        </w:r>
        <w:r w:rsidRPr="00377EB7">
          <w:rPr>
            <w:rStyle w:val="aff7"/>
            <w:noProof/>
          </w:rPr>
          <w:t>The Undefined Type</w:t>
        </w:r>
        <w:r>
          <w:rPr>
            <w:noProof/>
            <w:webHidden/>
          </w:rPr>
          <w:tab/>
        </w:r>
        <w:r>
          <w:rPr>
            <w:noProof/>
            <w:webHidden/>
          </w:rPr>
          <w:fldChar w:fldCharType="begin"/>
        </w:r>
        <w:r>
          <w:rPr>
            <w:noProof/>
            <w:webHidden/>
          </w:rPr>
          <w:instrText xml:space="preserve"> PAGEREF _Toc314500513 \h </w:instrText>
        </w:r>
        <w:r>
          <w:rPr>
            <w:noProof/>
            <w:webHidden/>
          </w:rPr>
        </w:r>
      </w:ins>
      <w:r>
        <w:rPr>
          <w:noProof/>
          <w:webHidden/>
        </w:rPr>
        <w:fldChar w:fldCharType="separate"/>
      </w:r>
      <w:ins w:id="126" w:author="Rev 5 Allen Wirfs-Brock" w:date="2012-01-16T18:05:00Z">
        <w:r>
          <w:rPr>
            <w:noProof/>
            <w:webHidden/>
          </w:rPr>
          <w:t>29</w:t>
        </w:r>
        <w:r>
          <w:rPr>
            <w:noProof/>
            <w:webHidden/>
          </w:rPr>
          <w:fldChar w:fldCharType="end"/>
        </w:r>
        <w:r w:rsidRPr="00377EB7">
          <w:rPr>
            <w:rStyle w:val="aff7"/>
            <w:noProof/>
          </w:rPr>
          <w:fldChar w:fldCharType="end"/>
        </w:r>
      </w:ins>
    </w:p>
    <w:p w14:paraId="01A37509" w14:textId="77777777" w:rsidR="003F0406" w:rsidRPr="008E2FA9" w:rsidRDefault="003F0406">
      <w:pPr>
        <w:pStyle w:val="2b"/>
        <w:rPr>
          <w:ins w:id="127" w:author="Rev 5 Allen Wirfs-Brock" w:date="2012-01-16T18:05:00Z"/>
          <w:rFonts w:ascii="Calibri" w:eastAsia="Times New Roman" w:hAnsi="Calibri"/>
          <w:b w:val="0"/>
          <w:noProof/>
          <w:sz w:val="22"/>
          <w:szCs w:val="22"/>
          <w:lang w:val="en-US" w:eastAsia="en-US"/>
        </w:rPr>
      </w:pPr>
      <w:ins w:id="12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8.2</w:t>
        </w:r>
        <w:r w:rsidRPr="008E2FA9">
          <w:rPr>
            <w:rFonts w:ascii="Calibri" w:eastAsia="Times New Roman" w:hAnsi="Calibri"/>
            <w:b w:val="0"/>
            <w:noProof/>
            <w:sz w:val="22"/>
            <w:szCs w:val="22"/>
            <w:lang w:val="en-US" w:eastAsia="en-US"/>
          </w:rPr>
          <w:tab/>
        </w:r>
        <w:r w:rsidRPr="00377EB7">
          <w:rPr>
            <w:rStyle w:val="aff7"/>
            <w:noProof/>
          </w:rPr>
          <w:t>The Null Type</w:t>
        </w:r>
        <w:r>
          <w:rPr>
            <w:noProof/>
            <w:webHidden/>
          </w:rPr>
          <w:tab/>
        </w:r>
        <w:r>
          <w:rPr>
            <w:noProof/>
            <w:webHidden/>
          </w:rPr>
          <w:fldChar w:fldCharType="begin"/>
        </w:r>
        <w:r>
          <w:rPr>
            <w:noProof/>
            <w:webHidden/>
          </w:rPr>
          <w:instrText xml:space="preserve"> PAGEREF _Toc314500514 \h </w:instrText>
        </w:r>
        <w:r>
          <w:rPr>
            <w:noProof/>
            <w:webHidden/>
          </w:rPr>
        </w:r>
      </w:ins>
      <w:r>
        <w:rPr>
          <w:noProof/>
          <w:webHidden/>
        </w:rPr>
        <w:fldChar w:fldCharType="separate"/>
      </w:r>
      <w:ins w:id="129" w:author="Rev 5 Allen Wirfs-Brock" w:date="2012-01-16T18:05:00Z">
        <w:r>
          <w:rPr>
            <w:noProof/>
            <w:webHidden/>
          </w:rPr>
          <w:t>29</w:t>
        </w:r>
        <w:r>
          <w:rPr>
            <w:noProof/>
            <w:webHidden/>
          </w:rPr>
          <w:fldChar w:fldCharType="end"/>
        </w:r>
        <w:r w:rsidRPr="00377EB7">
          <w:rPr>
            <w:rStyle w:val="aff7"/>
            <w:noProof/>
          </w:rPr>
          <w:fldChar w:fldCharType="end"/>
        </w:r>
      </w:ins>
    </w:p>
    <w:p w14:paraId="76CD929D" w14:textId="77777777" w:rsidR="003F0406" w:rsidRPr="008E2FA9" w:rsidRDefault="003F0406">
      <w:pPr>
        <w:pStyle w:val="2b"/>
        <w:rPr>
          <w:ins w:id="130" w:author="Rev 5 Allen Wirfs-Brock" w:date="2012-01-16T18:05:00Z"/>
          <w:rFonts w:ascii="Calibri" w:eastAsia="Times New Roman" w:hAnsi="Calibri"/>
          <w:b w:val="0"/>
          <w:noProof/>
          <w:sz w:val="22"/>
          <w:szCs w:val="22"/>
          <w:lang w:val="en-US" w:eastAsia="en-US"/>
        </w:rPr>
      </w:pPr>
      <w:ins w:id="13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8.3</w:t>
        </w:r>
        <w:r w:rsidRPr="008E2FA9">
          <w:rPr>
            <w:rFonts w:ascii="Calibri" w:eastAsia="Times New Roman" w:hAnsi="Calibri"/>
            <w:b w:val="0"/>
            <w:noProof/>
            <w:sz w:val="22"/>
            <w:szCs w:val="22"/>
            <w:lang w:val="en-US" w:eastAsia="en-US"/>
          </w:rPr>
          <w:tab/>
        </w:r>
        <w:r w:rsidRPr="00377EB7">
          <w:rPr>
            <w:rStyle w:val="aff7"/>
            <w:noProof/>
          </w:rPr>
          <w:t>The Boolean Type</w:t>
        </w:r>
        <w:r>
          <w:rPr>
            <w:noProof/>
            <w:webHidden/>
          </w:rPr>
          <w:tab/>
        </w:r>
        <w:r>
          <w:rPr>
            <w:noProof/>
            <w:webHidden/>
          </w:rPr>
          <w:fldChar w:fldCharType="begin"/>
        </w:r>
        <w:r>
          <w:rPr>
            <w:noProof/>
            <w:webHidden/>
          </w:rPr>
          <w:instrText xml:space="preserve"> PAGEREF _Toc314500515 \h </w:instrText>
        </w:r>
        <w:r>
          <w:rPr>
            <w:noProof/>
            <w:webHidden/>
          </w:rPr>
        </w:r>
      </w:ins>
      <w:r>
        <w:rPr>
          <w:noProof/>
          <w:webHidden/>
        </w:rPr>
        <w:fldChar w:fldCharType="separate"/>
      </w:r>
      <w:ins w:id="132" w:author="Rev 5 Allen Wirfs-Brock" w:date="2012-01-16T18:05:00Z">
        <w:r>
          <w:rPr>
            <w:noProof/>
            <w:webHidden/>
          </w:rPr>
          <w:t>29</w:t>
        </w:r>
        <w:r>
          <w:rPr>
            <w:noProof/>
            <w:webHidden/>
          </w:rPr>
          <w:fldChar w:fldCharType="end"/>
        </w:r>
        <w:r w:rsidRPr="00377EB7">
          <w:rPr>
            <w:rStyle w:val="aff7"/>
            <w:noProof/>
          </w:rPr>
          <w:fldChar w:fldCharType="end"/>
        </w:r>
      </w:ins>
    </w:p>
    <w:p w14:paraId="477E81A7" w14:textId="77777777" w:rsidR="003F0406" w:rsidRPr="008E2FA9" w:rsidRDefault="003F0406">
      <w:pPr>
        <w:pStyle w:val="2b"/>
        <w:rPr>
          <w:ins w:id="133" w:author="Rev 5 Allen Wirfs-Brock" w:date="2012-01-16T18:05:00Z"/>
          <w:rFonts w:ascii="Calibri" w:eastAsia="Times New Roman" w:hAnsi="Calibri"/>
          <w:b w:val="0"/>
          <w:noProof/>
          <w:sz w:val="22"/>
          <w:szCs w:val="22"/>
          <w:lang w:val="en-US" w:eastAsia="en-US"/>
        </w:rPr>
      </w:pPr>
      <w:ins w:id="13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8.4</w:t>
        </w:r>
        <w:r w:rsidRPr="008E2FA9">
          <w:rPr>
            <w:rFonts w:ascii="Calibri" w:eastAsia="Times New Roman" w:hAnsi="Calibri"/>
            <w:b w:val="0"/>
            <w:noProof/>
            <w:sz w:val="22"/>
            <w:szCs w:val="22"/>
            <w:lang w:val="en-US" w:eastAsia="en-US"/>
          </w:rPr>
          <w:tab/>
        </w:r>
        <w:r w:rsidRPr="00377EB7">
          <w:rPr>
            <w:rStyle w:val="aff7"/>
            <w:noProof/>
          </w:rPr>
          <w:t>The String Type</w:t>
        </w:r>
        <w:r>
          <w:rPr>
            <w:noProof/>
            <w:webHidden/>
          </w:rPr>
          <w:tab/>
        </w:r>
        <w:r>
          <w:rPr>
            <w:noProof/>
            <w:webHidden/>
          </w:rPr>
          <w:fldChar w:fldCharType="begin"/>
        </w:r>
        <w:r>
          <w:rPr>
            <w:noProof/>
            <w:webHidden/>
          </w:rPr>
          <w:instrText xml:space="preserve"> PAGEREF _Toc314500516 \h </w:instrText>
        </w:r>
        <w:r>
          <w:rPr>
            <w:noProof/>
            <w:webHidden/>
          </w:rPr>
        </w:r>
      </w:ins>
      <w:r>
        <w:rPr>
          <w:noProof/>
          <w:webHidden/>
        </w:rPr>
        <w:fldChar w:fldCharType="separate"/>
      </w:r>
      <w:ins w:id="135" w:author="Rev 5 Allen Wirfs-Brock" w:date="2012-01-16T18:05:00Z">
        <w:r>
          <w:rPr>
            <w:noProof/>
            <w:webHidden/>
          </w:rPr>
          <w:t>29</w:t>
        </w:r>
        <w:r>
          <w:rPr>
            <w:noProof/>
            <w:webHidden/>
          </w:rPr>
          <w:fldChar w:fldCharType="end"/>
        </w:r>
        <w:r w:rsidRPr="00377EB7">
          <w:rPr>
            <w:rStyle w:val="aff7"/>
            <w:noProof/>
          </w:rPr>
          <w:fldChar w:fldCharType="end"/>
        </w:r>
      </w:ins>
    </w:p>
    <w:p w14:paraId="5B40C958" w14:textId="77777777" w:rsidR="003F0406" w:rsidRPr="008E2FA9" w:rsidRDefault="003F0406">
      <w:pPr>
        <w:pStyle w:val="2b"/>
        <w:rPr>
          <w:ins w:id="136" w:author="Rev 5 Allen Wirfs-Brock" w:date="2012-01-16T18:05:00Z"/>
          <w:rFonts w:ascii="Calibri" w:eastAsia="Times New Roman" w:hAnsi="Calibri"/>
          <w:b w:val="0"/>
          <w:noProof/>
          <w:sz w:val="22"/>
          <w:szCs w:val="22"/>
          <w:lang w:val="en-US" w:eastAsia="en-US"/>
        </w:rPr>
      </w:pPr>
      <w:ins w:id="13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8.5</w:t>
        </w:r>
        <w:r w:rsidRPr="008E2FA9">
          <w:rPr>
            <w:rFonts w:ascii="Calibri" w:eastAsia="Times New Roman" w:hAnsi="Calibri"/>
            <w:b w:val="0"/>
            <w:noProof/>
            <w:sz w:val="22"/>
            <w:szCs w:val="22"/>
            <w:lang w:val="en-US" w:eastAsia="en-US"/>
          </w:rPr>
          <w:tab/>
        </w:r>
        <w:r w:rsidRPr="00377EB7">
          <w:rPr>
            <w:rStyle w:val="aff7"/>
            <w:noProof/>
          </w:rPr>
          <w:t>The Number Type</w:t>
        </w:r>
        <w:r>
          <w:rPr>
            <w:noProof/>
            <w:webHidden/>
          </w:rPr>
          <w:tab/>
        </w:r>
        <w:r>
          <w:rPr>
            <w:noProof/>
            <w:webHidden/>
          </w:rPr>
          <w:fldChar w:fldCharType="begin"/>
        </w:r>
        <w:r>
          <w:rPr>
            <w:noProof/>
            <w:webHidden/>
          </w:rPr>
          <w:instrText xml:space="preserve"> PAGEREF _Toc314500517 \h </w:instrText>
        </w:r>
        <w:r>
          <w:rPr>
            <w:noProof/>
            <w:webHidden/>
          </w:rPr>
        </w:r>
      </w:ins>
      <w:r>
        <w:rPr>
          <w:noProof/>
          <w:webHidden/>
        </w:rPr>
        <w:fldChar w:fldCharType="separate"/>
      </w:r>
      <w:ins w:id="138" w:author="Rev 5 Allen Wirfs-Brock" w:date="2012-01-16T18:05:00Z">
        <w:r>
          <w:rPr>
            <w:noProof/>
            <w:webHidden/>
          </w:rPr>
          <w:t>30</w:t>
        </w:r>
        <w:r>
          <w:rPr>
            <w:noProof/>
            <w:webHidden/>
          </w:rPr>
          <w:fldChar w:fldCharType="end"/>
        </w:r>
        <w:r w:rsidRPr="00377EB7">
          <w:rPr>
            <w:rStyle w:val="aff7"/>
            <w:noProof/>
          </w:rPr>
          <w:fldChar w:fldCharType="end"/>
        </w:r>
      </w:ins>
    </w:p>
    <w:p w14:paraId="5F792177" w14:textId="77777777" w:rsidR="003F0406" w:rsidRPr="008E2FA9" w:rsidRDefault="003F0406">
      <w:pPr>
        <w:pStyle w:val="2b"/>
        <w:rPr>
          <w:ins w:id="139" w:author="Rev 5 Allen Wirfs-Brock" w:date="2012-01-16T18:05:00Z"/>
          <w:rFonts w:ascii="Calibri" w:eastAsia="Times New Roman" w:hAnsi="Calibri"/>
          <w:b w:val="0"/>
          <w:noProof/>
          <w:sz w:val="22"/>
          <w:szCs w:val="22"/>
          <w:lang w:val="en-US" w:eastAsia="en-US"/>
        </w:rPr>
      </w:pPr>
      <w:ins w:id="14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8.6</w:t>
        </w:r>
        <w:r w:rsidRPr="008E2FA9">
          <w:rPr>
            <w:rFonts w:ascii="Calibri" w:eastAsia="Times New Roman" w:hAnsi="Calibri"/>
            <w:b w:val="0"/>
            <w:noProof/>
            <w:sz w:val="22"/>
            <w:szCs w:val="22"/>
            <w:lang w:val="en-US" w:eastAsia="en-US"/>
          </w:rPr>
          <w:tab/>
        </w:r>
        <w:r w:rsidRPr="00377EB7">
          <w:rPr>
            <w:rStyle w:val="aff7"/>
            <w:noProof/>
          </w:rPr>
          <w:t>The Object Type</w:t>
        </w:r>
        <w:r>
          <w:rPr>
            <w:noProof/>
            <w:webHidden/>
          </w:rPr>
          <w:tab/>
        </w:r>
        <w:r>
          <w:rPr>
            <w:noProof/>
            <w:webHidden/>
          </w:rPr>
          <w:fldChar w:fldCharType="begin"/>
        </w:r>
        <w:r>
          <w:rPr>
            <w:noProof/>
            <w:webHidden/>
          </w:rPr>
          <w:instrText xml:space="preserve"> PAGEREF _Toc314500518 \h </w:instrText>
        </w:r>
        <w:r>
          <w:rPr>
            <w:noProof/>
            <w:webHidden/>
          </w:rPr>
        </w:r>
      </w:ins>
      <w:r>
        <w:rPr>
          <w:noProof/>
          <w:webHidden/>
        </w:rPr>
        <w:fldChar w:fldCharType="separate"/>
      </w:r>
      <w:ins w:id="141" w:author="Rev 5 Allen Wirfs-Brock" w:date="2012-01-16T18:05:00Z">
        <w:r>
          <w:rPr>
            <w:noProof/>
            <w:webHidden/>
          </w:rPr>
          <w:t>31</w:t>
        </w:r>
        <w:r>
          <w:rPr>
            <w:noProof/>
            <w:webHidden/>
          </w:rPr>
          <w:fldChar w:fldCharType="end"/>
        </w:r>
        <w:r w:rsidRPr="00377EB7">
          <w:rPr>
            <w:rStyle w:val="aff7"/>
            <w:noProof/>
          </w:rPr>
          <w:fldChar w:fldCharType="end"/>
        </w:r>
      </w:ins>
    </w:p>
    <w:p w14:paraId="4505ACAB" w14:textId="77777777" w:rsidR="003F0406" w:rsidRPr="008E2FA9" w:rsidRDefault="003F0406">
      <w:pPr>
        <w:pStyle w:val="3a"/>
        <w:rPr>
          <w:ins w:id="142" w:author="Rev 5 Allen Wirfs-Brock" w:date="2012-01-16T18:05:00Z"/>
          <w:rFonts w:ascii="Calibri" w:eastAsia="Times New Roman" w:hAnsi="Calibri"/>
          <w:b w:val="0"/>
          <w:noProof/>
          <w:sz w:val="22"/>
          <w:szCs w:val="22"/>
          <w:lang w:val="en-US" w:eastAsia="en-US"/>
        </w:rPr>
      </w:pPr>
      <w:ins w:id="14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"_Toc314500519"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8.6.1</w:t>
        </w:r>
        <w:r w:rsidRPr="008E2FA9">
          <w:rPr>
            <w:rFonts w:ascii="Calibri" w:eastAsia="Times New Roman" w:hAnsi="Calibri"/>
            <w:b w:val="0"/>
            <w:noProof/>
            <w:sz w:val="22"/>
            <w:szCs w:val="22"/>
            <w:lang w:val="en-US" w:eastAsia="en-US"/>
          </w:rPr>
          <w:tab/>
        </w:r>
        <w:r w:rsidRPr="00377EB7">
          <w:rPr>
            <w:rStyle w:val="aff7"/>
            <w:noProof/>
          </w:rPr>
          <w:t>Property Attributes</w:t>
        </w:r>
        <w:r>
          <w:rPr>
            <w:noProof/>
            <w:webHidden/>
          </w:rPr>
          <w:tab/>
        </w:r>
        <w:r>
          <w:rPr>
            <w:noProof/>
            <w:webHidden/>
          </w:rPr>
          <w:fldChar w:fldCharType="begin"/>
        </w:r>
        <w:r>
          <w:rPr>
            <w:noProof/>
            <w:webHidden/>
          </w:rPr>
          <w:instrText xml:space="preserve"> PAGEREF _Toc314500519 \h </w:instrText>
        </w:r>
        <w:r>
          <w:rPr>
            <w:noProof/>
            <w:webHidden/>
          </w:rPr>
        </w:r>
      </w:ins>
      <w:r>
        <w:rPr>
          <w:noProof/>
          <w:webHidden/>
        </w:rPr>
        <w:fldChar w:fldCharType="separate"/>
      </w:r>
      <w:ins w:id="144" w:author="Rev 5 Allen Wirfs-Brock" w:date="2012-01-16T18:05:00Z">
        <w:r>
          <w:rPr>
            <w:noProof/>
            <w:webHidden/>
          </w:rPr>
          <w:t>31</w:t>
        </w:r>
        <w:r>
          <w:rPr>
            <w:noProof/>
            <w:webHidden/>
          </w:rPr>
          <w:fldChar w:fldCharType="end"/>
        </w:r>
        <w:r w:rsidRPr="00377EB7">
          <w:rPr>
            <w:rStyle w:val="aff7"/>
            <w:noProof/>
          </w:rPr>
          <w:fldChar w:fldCharType="end"/>
        </w:r>
      </w:ins>
    </w:p>
    <w:p w14:paraId="05BDFF2E" w14:textId="77777777" w:rsidR="003F0406" w:rsidRPr="008E2FA9" w:rsidRDefault="003F0406">
      <w:pPr>
        <w:pStyle w:val="3a"/>
        <w:rPr>
          <w:ins w:id="145" w:author="Rev 5 Allen Wirfs-Brock" w:date="2012-01-16T18:05:00Z"/>
          <w:rFonts w:ascii="Calibri" w:eastAsia="Times New Roman" w:hAnsi="Calibri"/>
          <w:b w:val="0"/>
          <w:noProof/>
          <w:sz w:val="22"/>
          <w:szCs w:val="22"/>
          <w:lang w:val="en-US" w:eastAsia="en-US"/>
        </w:rPr>
      </w:pPr>
      <w:ins w:id="14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8.6.2</w:t>
        </w:r>
        <w:r w:rsidRPr="008E2FA9">
          <w:rPr>
            <w:rFonts w:ascii="Calibri" w:eastAsia="Times New Roman" w:hAnsi="Calibri"/>
            <w:b w:val="0"/>
            <w:noProof/>
            <w:sz w:val="22"/>
            <w:szCs w:val="22"/>
            <w:lang w:val="en-US" w:eastAsia="en-US"/>
          </w:rPr>
          <w:tab/>
        </w:r>
        <w:r w:rsidRPr="00377EB7">
          <w:rPr>
            <w:rStyle w:val="aff7"/>
            <w:noProof/>
          </w:rPr>
          <w:t>Object Internal Properties and Methods</w:t>
        </w:r>
        <w:r>
          <w:rPr>
            <w:noProof/>
            <w:webHidden/>
          </w:rPr>
          <w:tab/>
        </w:r>
        <w:r>
          <w:rPr>
            <w:noProof/>
            <w:webHidden/>
          </w:rPr>
          <w:fldChar w:fldCharType="begin"/>
        </w:r>
        <w:r>
          <w:rPr>
            <w:noProof/>
            <w:webHidden/>
          </w:rPr>
          <w:instrText xml:space="preserve"> PAGEREF _Toc314500520 \h </w:instrText>
        </w:r>
        <w:r>
          <w:rPr>
            <w:noProof/>
            <w:webHidden/>
          </w:rPr>
        </w:r>
      </w:ins>
      <w:r>
        <w:rPr>
          <w:noProof/>
          <w:webHidden/>
        </w:rPr>
        <w:fldChar w:fldCharType="separate"/>
      </w:r>
      <w:ins w:id="147" w:author="Rev 5 Allen Wirfs-Brock" w:date="2012-01-16T18:05:00Z">
        <w:r>
          <w:rPr>
            <w:noProof/>
            <w:webHidden/>
          </w:rPr>
          <w:t>32</w:t>
        </w:r>
        <w:r>
          <w:rPr>
            <w:noProof/>
            <w:webHidden/>
          </w:rPr>
          <w:fldChar w:fldCharType="end"/>
        </w:r>
        <w:r w:rsidRPr="00377EB7">
          <w:rPr>
            <w:rStyle w:val="aff7"/>
            <w:noProof/>
          </w:rPr>
          <w:fldChar w:fldCharType="end"/>
        </w:r>
      </w:ins>
    </w:p>
    <w:p w14:paraId="64F34021" w14:textId="77777777" w:rsidR="003F0406" w:rsidRPr="008E2FA9" w:rsidRDefault="003F0406">
      <w:pPr>
        <w:pStyle w:val="2b"/>
        <w:rPr>
          <w:ins w:id="148" w:author="Rev 5 Allen Wirfs-Brock" w:date="2012-01-16T18:05:00Z"/>
          <w:rFonts w:ascii="Calibri" w:eastAsia="Times New Roman" w:hAnsi="Calibri"/>
          <w:b w:val="0"/>
          <w:noProof/>
          <w:sz w:val="22"/>
          <w:szCs w:val="22"/>
          <w:lang w:val="en-US" w:eastAsia="en-US"/>
        </w:rPr>
      </w:pPr>
      <w:ins w:id="14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8.7</w:t>
        </w:r>
        <w:r w:rsidRPr="008E2FA9">
          <w:rPr>
            <w:rFonts w:ascii="Calibri" w:eastAsia="Times New Roman" w:hAnsi="Calibri"/>
            <w:b w:val="0"/>
            <w:noProof/>
            <w:sz w:val="22"/>
            <w:szCs w:val="22"/>
            <w:lang w:val="en-US" w:eastAsia="en-US"/>
          </w:rPr>
          <w:tab/>
        </w:r>
        <w:r w:rsidRPr="00377EB7">
          <w:rPr>
            <w:rStyle w:val="aff7"/>
            <w:noProof/>
          </w:rPr>
          <w:t>The Reference Specification Type</w:t>
        </w:r>
        <w:r>
          <w:rPr>
            <w:noProof/>
            <w:webHidden/>
          </w:rPr>
          <w:tab/>
        </w:r>
        <w:r>
          <w:rPr>
            <w:noProof/>
            <w:webHidden/>
          </w:rPr>
          <w:fldChar w:fldCharType="begin"/>
        </w:r>
        <w:r>
          <w:rPr>
            <w:noProof/>
            <w:webHidden/>
          </w:rPr>
          <w:instrText xml:space="preserve"> PAGEREF _Toc314500521 \h </w:instrText>
        </w:r>
        <w:r>
          <w:rPr>
            <w:noProof/>
            <w:webHidden/>
          </w:rPr>
        </w:r>
      </w:ins>
      <w:r>
        <w:rPr>
          <w:noProof/>
          <w:webHidden/>
        </w:rPr>
        <w:fldChar w:fldCharType="separate"/>
      </w:r>
      <w:ins w:id="150" w:author="Rev 5 Allen Wirfs-Brock" w:date="2012-01-16T18:05:00Z">
        <w:r>
          <w:rPr>
            <w:noProof/>
            <w:webHidden/>
          </w:rPr>
          <w:t>36</w:t>
        </w:r>
        <w:r>
          <w:rPr>
            <w:noProof/>
            <w:webHidden/>
          </w:rPr>
          <w:fldChar w:fldCharType="end"/>
        </w:r>
        <w:r w:rsidRPr="00377EB7">
          <w:rPr>
            <w:rStyle w:val="aff7"/>
            <w:noProof/>
          </w:rPr>
          <w:fldChar w:fldCharType="end"/>
        </w:r>
      </w:ins>
    </w:p>
    <w:p w14:paraId="62F02992" w14:textId="77777777" w:rsidR="003F0406" w:rsidRPr="008E2FA9" w:rsidRDefault="003F0406">
      <w:pPr>
        <w:pStyle w:val="3a"/>
        <w:rPr>
          <w:ins w:id="151" w:author="Rev 5 Allen Wirfs-Brock" w:date="2012-01-16T18:05:00Z"/>
          <w:rFonts w:ascii="Calibri" w:eastAsia="Times New Roman" w:hAnsi="Calibri"/>
          <w:b w:val="0"/>
          <w:noProof/>
          <w:sz w:val="22"/>
          <w:szCs w:val="22"/>
          <w:lang w:val="en-US" w:eastAsia="en-US"/>
        </w:rPr>
      </w:pPr>
      <w:ins w:id="15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8.7.1</w:t>
        </w:r>
        <w:r w:rsidRPr="008E2FA9">
          <w:rPr>
            <w:rFonts w:ascii="Calibri" w:eastAsia="Times New Roman" w:hAnsi="Calibri"/>
            <w:b w:val="0"/>
            <w:noProof/>
            <w:sz w:val="22"/>
            <w:szCs w:val="22"/>
            <w:lang w:val="en-US" w:eastAsia="en-US"/>
          </w:rPr>
          <w:tab/>
        </w:r>
        <w:r w:rsidRPr="00377EB7">
          <w:rPr>
            <w:rStyle w:val="aff7"/>
            <w:noProof/>
          </w:rPr>
          <w:t>GetValue (V)</w:t>
        </w:r>
        <w:r>
          <w:rPr>
            <w:noProof/>
            <w:webHidden/>
          </w:rPr>
          <w:tab/>
        </w:r>
        <w:r>
          <w:rPr>
            <w:noProof/>
            <w:webHidden/>
          </w:rPr>
          <w:fldChar w:fldCharType="begin"/>
        </w:r>
        <w:r>
          <w:rPr>
            <w:noProof/>
            <w:webHidden/>
          </w:rPr>
          <w:instrText xml:space="preserve"> PAGEREF _Toc314500522 \h </w:instrText>
        </w:r>
        <w:r>
          <w:rPr>
            <w:noProof/>
            <w:webHidden/>
          </w:rPr>
        </w:r>
      </w:ins>
      <w:r>
        <w:rPr>
          <w:noProof/>
          <w:webHidden/>
        </w:rPr>
        <w:fldChar w:fldCharType="separate"/>
      </w:r>
      <w:ins w:id="153" w:author="Rev 5 Allen Wirfs-Brock" w:date="2012-01-16T18:05:00Z">
        <w:r>
          <w:rPr>
            <w:noProof/>
            <w:webHidden/>
          </w:rPr>
          <w:t>37</w:t>
        </w:r>
        <w:r>
          <w:rPr>
            <w:noProof/>
            <w:webHidden/>
          </w:rPr>
          <w:fldChar w:fldCharType="end"/>
        </w:r>
        <w:r w:rsidRPr="00377EB7">
          <w:rPr>
            <w:rStyle w:val="aff7"/>
            <w:noProof/>
          </w:rPr>
          <w:fldChar w:fldCharType="end"/>
        </w:r>
      </w:ins>
    </w:p>
    <w:p w14:paraId="3277C259" w14:textId="77777777" w:rsidR="003F0406" w:rsidRPr="008E2FA9" w:rsidRDefault="003F0406">
      <w:pPr>
        <w:pStyle w:val="3a"/>
        <w:rPr>
          <w:ins w:id="154" w:author="Rev 5 Allen Wirfs-Brock" w:date="2012-01-16T18:05:00Z"/>
          <w:rFonts w:ascii="Calibri" w:eastAsia="Times New Roman" w:hAnsi="Calibri"/>
          <w:b w:val="0"/>
          <w:noProof/>
          <w:sz w:val="22"/>
          <w:szCs w:val="22"/>
          <w:lang w:val="en-US" w:eastAsia="en-US"/>
        </w:rPr>
      </w:pPr>
      <w:ins w:id="15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8.7.2</w:t>
        </w:r>
        <w:r w:rsidRPr="008E2FA9">
          <w:rPr>
            <w:rFonts w:ascii="Calibri" w:eastAsia="Times New Roman" w:hAnsi="Calibri"/>
            <w:b w:val="0"/>
            <w:noProof/>
            <w:sz w:val="22"/>
            <w:szCs w:val="22"/>
            <w:lang w:val="en-US" w:eastAsia="en-US"/>
          </w:rPr>
          <w:tab/>
        </w:r>
        <w:r w:rsidRPr="00377EB7">
          <w:rPr>
            <w:rStyle w:val="aff7"/>
            <w:noProof/>
          </w:rPr>
          <w:t>PutValue (V, W)</w:t>
        </w:r>
        <w:r>
          <w:rPr>
            <w:noProof/>
            <w:webHidden/>
          </w:rPr>
          <w:tab/>
        </w:r>
        <w:r>
          <w:rPr>
            <w:noProof/>
            <w:webHidden/>
          </w:rPr>
          <w:fldChar w:fldCharType="begin"/>
        </w:r>
        <w:r>
          <w:rPr>
            <w:noProof/>
            <w:webHidden/>
          </w:rPr>
          <w:instrText xml:space="preserve"> PAGEREF _Toc314500523 \h </w:instrText>
        </w:r>
        <w:r>
          <w:rPr>
            <w:noProof/>
            <w:webHidden/>
          </w:rPr>
        </w:r>
      </w:ins>
      <w:r>
        <w:rPr>
          <w:noProof/>
          <w:webHidden/>
        </w:rPr>
        <w:fldChar w:fldCharType="separate"/>
      </w:r>
      <w:ins w:id="156" w:author="Rev 5 Allen Wirfs-Brock" w:date="2012-01-16T18:05:00Z">
        <w:r>
          <w:rPr>
            <w:noProof/>
            <w:webHidden/>
          </w:rPr>
          <w:t>37</w:t>
        </w:r>
        <w:r>
          <w:rPr>
            <w:noProof/>
            <w:webHidden/>
          </w:rPr>
          <w:fldChar w:fldCharType="end"/>
        </w:r>
        <w:r w:rsidRPr="00377EB7">
          <w:rPr>
            <w:rStyle w:val="aff7"/>
            <w:noProof/>
          </w:rPr>
          <w:fldChar w:fldCharType="end"/>
        </w:r>
      </w:ins>
    </w:p>
    <w:p w14:paraId="376790EC" w14:textId="77777777" w:rsidR="003F0406" w:rsidRPr="008E2FA9" w:rsidRDefault="003F0406">
      <w:pPr>
        <w:pStyle w:val="2b"/>
        <w:rPr>
          <w:ins w:id="157" w:author="Rev 5 Allen Wirfs-Brock" w:date="2012-01-16T18:05:00Z"/>
          <w:rFonts w:ascii="Calibri" w:eastAsia="Times New Roman" w:hAnsi="Calibri"/>
          <w:b w:val="0"/>
          <w:noProof/>
          <w:sz w:val="22"/>
          <w:szCs w:val="22"/>
          <w:lang w:val="en-US" w:eastAsia="en-US"/>
        </w:rPr>
      </w:pPr>
      <w:ins w:id="15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8.8</w:t>
        </w:r>
        <w:r w:rsidRPr="008E2FA9">
          <w:rPr>
            <w:rFonts w:ascii="Calibri" w:eastAsia="Times New Roman" w:hAnsi="Calibri"/>
            <w:b w:val="0"/>
            <w:noProof/>
            <w:sz w:val="22"/>
            <w:szCs w:val="22"/>
            <w:lang w:val="en-US" w:eastAsia="en-US"/>
          </w:rPr>
          <w:tab/>
        </w:r>
        <w:r w:rsidRPr="00377EB7">
          <w:rPr>
            <w:rStyle w:val="aff7"/>
            <w:noProof/>
          </w:rPr>
          <w:t>The List Specification Type</w:t>
        </w:r>
        <w:r>
          <w:rPr>
            <w:noProof/>
            <w:webHidden/>
          </w:rPr>
          <w:tab/>
        </w:r>
        <w:r>
          <w:rPr>
            <w:noProof/>
            <w:webHidden/>
          </w:rPr>
          <w:fldChar w:fldCharType="begin"/>
        </w:r>
        <w:r>
          <w:rPr>
            <w:noProof/>
            <w:webHidden/>
          </w:rPr>
          <w:instrText xml:space="preserve"> PAGEREF _Toc314500524 \h </w:instrText>
        </w:r>
        <w:r>
          <w:rPr>
            <w:noProof/>
            <w:webHidden/>
          </w:rPr>
        </w:r>
      </w:ins>
      <w:r>
        <w:rPr>
          <w:noProof/>
          <w:webHidden/>
        </w:rPr>
        <w:fldChar w:fldCharType="separate"/>
      </w:r>
      <w:ins w:id="159" w:author="Rev 5 Allen Wirfs-Brock" w:date="2012-01-16T18:05:00Z">
        <w:r>
          <w:rPr>
            <w:noProof/>
            <w:webHidden/>
          </w:rPr>
          <w:t>38</w:t>
        </w:r>
        <w:r>
          <w:rPr>
            <w:noProof/>
            <w:webHidden/>
          </w:rPr>
          <w:fldChar w:fldCharType="end"/>
        </w:r>
        <w:r w:rsidRPr="00377EB7">
          <w:rPr>
            <w:rStyle w:val="aff7"/>
            <w:noProof/>
          </w:rPr>
          <w:fldChar w:fldCharType="end"/>
        </w:r>
      </w:ins>
    </w:p>
    <w:p w14:paraId="1B2F773E" w14:textId="77777777" w:rsidR="003F0406" w:rsidRPr="008E2FA9" w:rsidRDefault="003F0406">
      <w:pPr>
        <w:pStyle w:val="2b"/>
        <w:rPr>
          <w:ins w:id="160" w:author="Rev 5 Allen Wirfs-Brock" w:date="2012-01-16T18:05:00Z"/>
          <w:rFonts w:ascii="Calibri" w:eastAsia="Times New Roman" w:hAnsi="Calibri"/>
          <w:b w:val="0"/>
          <w:noProof/>
          <w:sz w:val="22"/>
          <w:szCs w:val="22"/>
          <w:lang w:val="en-US" w:eastAsia="en-US"/>
        </w:rPr>
      </w:pPr>
      <w:ins w:id="16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8.9</w:t>
        </w:r>
        <w:r w:rsidRPr="008E2FA9">
          <w:rPr>
            <w:rFonts w:ascii="Calibri" w:eastAsia="Times New Roman" w:hAnsi="Calibri"/>
            <w:b w:val="0"/>
            <w:noProof/>
            <w:sz w:val="22"/>
            <w:szCs w:val="22"/>
            <w:lang w:val="en-US" w:eastAsia="en-US"/>
          </w:rPr>
          <w:tab/>
        </w:r>
        <w:r w:rsidRPr="00377EB7">
          <w:rPr>
            <w:rStyle w:val="aff7"/>
            <w:noProof/>
          </w:rPr>
          <w:t>The Completion Specification Type</w:t>
        </w:r>
        <w:r>
          <w:rPr>
            <w:noProof/>
            <w:webHidden/>
          </w:rPr>
          <w:tab/>
        </w:r>
        <w:r>
          <w:rPr>
            <w:noProof/>
            <w:webHidden/>
          </w:rPr>
          <w:fldChar w:fldCharType="begin"/>
        </w:r>
        <w:r>
          <w:rPr>
            <w:noProof/>
            <w:webHidden/>
          </w:rPr>
          <w:instrText xml:space="preserve"> PAGEREF _Toc314500525 \h </w:instrText>
        </w:r>
        <w:r>
          <w:rPr>
            <w:noProof/>
            <w:webHidden/>
          </w:rPr>
        </w:r>
      </w:ins>
      <w:r>
        <w:rPr>
          <w:noProof/>
          <w:webHidden/>
        </w:rPr>
        <w:fldChar w:fldCharType="separate"/>
      </w:r>
      <w:ins w:id="162" w:author="Rev 5 Allen Wirfs-Brock" w:date="2012-01-16T18:05:00Z">
        <w:r>
          <w:rPr>
            <w:noProof/>
            <w:webHidden/>
          </w:rPr>
          <w:t>38</w:t>
        </w:r>
        <w:r>
          <w:rPr>
            <w:noProof/>
            <w:webHidden/>
          </w:rPr>
          <w:fldChar w:fldCharType="end"/>
        </w:r>
        <w:r w:rsidRPr="00377EB7">
          <w:rPr>
            <w:rStyle w:val="aff7"/>
            <w:noProof/>
          </w:rPr>
          <w:fldChar w:fldCharType="end"/>
        </w:r>
      </w:ins>
    </w:p>
    <w:p w14:paraId="06FE4045" w14:textId="77777777" w:rsidR="003F0406" w:rsidRPr="008E2FA9" w:rsidRDefault="003F0406">
      <w:pPr>
        <w:pStyle w:val="2b"/>
        <w:rPr>
          <w:ins w:id="163" w:author="Rev 5 Allen Wirfs-Brock" w:date="2012-01-16T18:05:00Z"/>
          <w:rFonts w:ascii="Calibri" w:eastAsia="Times New Roman" w:hAnsi="Calibri"/>
          <w:b w:val="0"/>
          <w:noProof/>
          <w:sz w:val="22"/>
          <w:szCs w:val="22"/>
          <w:lang w:val="en-US" w:eastAsia="en-US"/>
        </w:rPr>
      </w:pPr>
      <w:ins w:id="16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 xml:space="preserve">8.10 </w:t>
        </w:r>
        <w:r w:rsidRPr="008E2FA9">
          <w:rPr>
            <w:rFonts w:ascii="Calibri" w:eastAsia="Times New Roman" w:hAnsi="Calibri"/>
            <w:b w:val="0"/>
            <w:noProof/>
            <w:sz w:val="22"/>
            <w:szCs w:val="22"/>
            <w:lang w:val="en-US" w:eastAsia="en-US"/>
          </w:rPr>
          <w:tab/>
        </w:r>
        <w:r w:rsidRPr="00377EB7">
          <w:rPr>
            <w:rStyle w:val="aff7"/>
            <w:noProof/>
          </w:rPr>
          <w:t>The Property Descriptor and Property Identifier Specification Types</w:t>
        </w:r>
        <w:r>
          <w:rPr>
            <w:noProof/>
            <w:webHidden/>
          </w:rPr>
          <w:tab/>
        </w:r>
        <w:r>
          <w:rPr>
            <w:noProof/>
            <w:webHidden/>
          </w:rPr>
          <w:fldChar w:fldCharType="begin"/>
        </w:r>
        <w:r>
          <w:rPr>
            <w:noProof/>
            <w:webHidden/>
          </w:rPr>
          <w:instrText xml:space="preserve"> PAGEREF _Toc314500526 \h </w:instrText>
        </w:r>
        <w:r>
          <w:rPr>
            <w:noProof/>
            <w:webHidden/>
          </w:rPr>
        </w:r>
      </w:ins>
      <w:r>
        <w:rPr>
          <w:noProof/>
          <w:webHidden/>
        </w:rPr>
        <w:fldChar w:fldCharType="separate"/>
      </w:r>
      <w:ins w:id="165" w:author="Rev 5 Allen Wirfs-Brock" w:date="2012-01-16T18:05:00Z">
        <w:r>
          <w:rPr>
            <w:noProof/>
            <w:webHidden/>
          </w:rPr>
          <w:t>38</w:t>
        </w:r>
        <w:r>
          <w:rPr>
            <w:noProof/>
            <w:webHidden/>
          </w:rPr>
          <w:fldChar w:fldCharType="end"/>
        </w:r>
        <w:r w:rsidRPr="00377EB7">
          <w:rPr>
            <w:rStyle w:val="aff7"/>
            <w:noProof/>
          </w:rPr>
          <w:fldChar w:fldCharType="end"/>
        </w:r>
      </w:ins>
    </w:p>
    <w:p w14:paraId="62F45A20" w14:textId="77777777" w:rsidR="003F0406" w:rsidRPr="008E2FA9" w:rsidRDefault="003F0406">
      <w:pPr>
        <w:pStyle w:val="3a"/>
        <w:rPr>
          <w:ins w:id="166" w:author="Rev 5 Allen Wirfs-Brock" w:date="2012-01-16T18:05:00Z"/>
          <w:rFonts w:ascii="Calibri" w:eastAsia="Times New Roman" w:hAnsi="Calibri"/>
          <w:b w:val="0"/>
          <w:noProof/>
          <w:sz w:val="22"/>
          <w:szCs w:val="22"/>
          <w:lang w:val="en-US" w:eastAsia="en-US"/>
        </w:rPr>
      </w:pPr>
      <w:ins w:id="16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8.10.1</w:t>
        </w:r>
        <w:r w:rsidRPr="008E2FA9">
          <w:rPr>
            <w:rFonts w:ascii="Calibri" w:eastAsia="Times New Roman" w:hAnsi="Calibri"/>
            <w:b w:val="0"/>
            <w:noProof/>
            <w:sz w:val="22"/>
            <w:szCs w:val="22"/>
            <w:lang w:val="en-US" w:eastAsia="en-US"/>
          </w:rPr>
          <w:tab/>
        </w:r>
        <w:r w:rsidRPr="00377EB7">
          <w:rPr>
            <w:rStyle w:val="aff7"/>
            <w:noProof/>
          </w:rPr>
          <w:t>IsAccessorDescriptor ( Desc )</w:t>
        </w:r>
        <w:r>
          <w:rPr>
            <w:noProof/>
            <w:webHidden/>
          </w:rPr>
          <w:tab/>
        </w:r>
        <w:r>
          <w:rPr>
            <w:noProof/>
            <w:webHidden/>
          </w:rPr>
          <w:fldChar w:fldCharType="begin"/>
        </w:r>
        <w:r>
          <w:rPr>
            <w:noProof/>
            <w:webHidden/>
          </w:rPr>
          <w:instrText xml:space="preserve"> PAGEREF _Toc314500527 \h </w:instrText>
        </w:r>
        <w:r>
          <w:rPr>
            <w:noProof/>
            <w:webHidden/>
          </w:rPr>
        </w:r>
      </w:ins>
      <w:r>
        <w:rPr>
          <w:noProof/>
          <w:webHidden/>
        </w:rPr>
        <w:fldChar w:fldCharType="separate"/>
      </w:r>
      <w:ins w:id="168" w:author="Rev 5 Allen Wirfs-Brock" w:date="2012-01-16T18:05:00Z">
        <w:r>
          <w:rPr>
            <w:noProof/>
            <w:webHidden/>
          </w:rPr>
          <w:t>39</w:t>
        </w:r>
        <w:r>
          <w:rPr>
            <w:noProof/>
            <w:webHidden/>
          </w:rPr>
          <w:fldChar w:fldCharType="end"/>
        </w:r>
        <w:r w:rsidRPr="00377EB7">
          <w:rPr>
            <w:rStyle w:val="aff7"/>
            <w:noProof/>
          </w:rPr>
          <w:fldChar w:fldCharType="end"/>
        </w:r>
      </w:ins>
    </w:p>
    <w:p w14:paraId="53326D44" w14:textId="77777777" w:rsidR="003F0406" w:rsidRPr="008E2FA9" w:rsidRDefault="003F0406">
      <w:pPr>
        <w:pStyle w:val="3a"/>
        <w:rPr>
          <w:ins w:id="169" w:author="Rev 5 Allen Wirfs-Brock" w:date="2012-01-16T18:05:00Z"/>
          <w:rFonts w:ascii="Calibri" w:eastAsia="Times New Roman" w:hAnsi="Calibri"/>
          <w:b w:val="0"/>
          <w:noProof/>
          <w:sz w:val="22"/>
          <w:szCs w:val="22"/>
          <w:lang w:val="en-US" w:eastAsia="en-US"/>
        </w:rPr>
      </w:pPr>
      <w:ins w:id="17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8.10.2</w:t>
        </w:r>
        <w:r w:rsidRPr="008E2FA9">
          <w:rPr>
            <w:rFonts w:ascii="Calibri" w:eastAsia="Times New Roman" w:hAnsi="Calibri"/>
            <w:b w:val="0"/>
            <w:noProof/>
            <w:sz w:val="22"/>
            <w:szCs w:val="22"/>
            <w:lang w:val="en-US" w:eastAsia="en-US"/>
          </w:rPr>
          <w:tab/>
        </w:r>
        <w:r w:rsidRPr="00377EB7">
          <w:rPr>
            <w:rStyle w:val="aff7"/>
            <w:noProof/>
          </w:rPr>
          <w:t>IsDataDescriptor ( Desc )</w:t>
        </w:r>
        <w:r>
          <w:rPr>
            <w:noProof/>
            <w:webHidden/>
          </w:rPr>
          <w:tab/>
        </w:r>
        <w:r>
          <w:rPr>
            <w:noProof/>
            <w:webHidden/>
          </w:rPr>
          <w:fldChar w:fldCharType="begin"/>
        </w:r>
        <w:r>
          <w:rPr>
            <w:noProof/>
            <w:webHidden/>
          </w:rPr>
          <w:instrText xml:space="preserve"> PAGEREF _Toc314500528 \h </w:instrText>
        </w:r>
        <w:r>
          <w:rPr>
            <w:noProof/>
            <w:webHidden/>
          </w:rPr>
        </w:r>
      </w:ins>
      <w:r>
        <w:rPr>
          <w:noProof/>
          <w:webHidden/>
        </w:rPr>
        <w:fldChar w:fldCharType="separate"/>
      </w:r>
      <w:ins w:id="171" w:author="Rev 5 Allen Wirfs-Brock" w:date="2012-01-16T18:05:00Z">
        <w:r>
          <w:rPr>
            <w:noProof/>
            <w:webHidden/>
          </w:rPr>
          <w:t>39</w:t>
        </w:r>
        <w:r>
          <w:rPr>
            <w:noProof/>
            <w:webHidden/>
          </w:rPr>
          <w:fldChar w:fldCharType="end"/>
        </w:r>
        <w:r w:rsidRPr="00377EB7">
          <w:rPr>
            <w:rStyle w:val="aff7"/>
            <w:noProof/>
          </w:rPr>
          <w:fldChar w:fldCharType="end"/>
        </w:r>
      </w:ins>
    </w:p>
    <w:p w14:paraId="5096BC45" w14:textId="77777777" w:rsidR="003F0406" w:rsidRPr="008E2FA9" w:rsidRDefault="003F0406">
      <w:pPr>
        <w:pStyle w:val="3a"/>
        <w:rPr>
          <w:ins w:id="172" w:author="Rev 5 Allen Wirfs-Brock" w:date="2012-01-16T18:05:00Z"/>
          <w:rFonts w:ascii="Calibri" w:eastAsia="Times New Roman" w:hAnsi="Calibri"/>
          <w:b w:val="0"/>
          <w:noProof/>
          <w:sz w:val="22"/>
          <w:szCs w:val="22"/>
          <w:lang w:val="en-US" w:eastAsia="en-US"/>
        </w:rPr>
      </w:pPr>
      <w:ins w:id="17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"_Toc314500529"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8.10.3</w:t>
        </w:r>
        <w:r w:rsidRPr="008E2FA9">
          <w:rPr>
            <w:rFonts w:ascii="Calibri" w:eastAsia="Times New Roman" w:hAnsi="Calibri"/>
            <w:b w:val="0"/>
            <w:noProof/>
            <w:sz w:val="22"/>
            <w:szCs w:val="22"/>
            <w:lang w:val="en-US" w:eastAsia="en-US"/>
          </w:rPr>
          <w:tab/>
        </w:r>
        <w:r w:rsidRPr="00377EB7">
          <w:rPr>
            <w:rStyle w:val="aff7"/>
            <w:noProof/>
          </w:rPr>
          <w:t>IsGenericDescriptor ( Desc )</w:t>
        </w:r>
        <w:r>
          <w:rPr>
            <w:noProof/>
            <w:webHidden/>
          </w:rPr>
          <w:tab/>
        </w:r>
        <w:r>
          <w:rPr>
            <w:noProof/>
            <w:webHidden/>
          </w:rPr>
          <w:fldChar w:fldCharType="begin"/>
        </w:r>
        <w:r>
          <w:rPr>
            <w:noProof/>
            <w:webHidden/>
          </w:rPr>
          <w:instrText xml:space="preserve"> PAGEREF _Toc314500529 \h </w:instrText>
        </w:r>
        <w:r>
          <w:rPr>
            <w:noProof/>
            <w:webHidden/>
          </w:rPr>
        </w:r>
      </w:ins>
      <w:r>
        <w:rPr>
          <w:noProof/>
          <w:webHidden/>
        </w:rPr>
        <w:fldChar w:fldCharType="separate"/>
      </w:r>
      <w:ins w:id="174" w:author="Rev 5 Allen Wirfs-Brock" w:date="2012-01-16T18:05:00Z">
        <w:r>
          <w:rPr>
            <w:noProof/>
            <w:webHidden/>
          </w:rPr>
          <w:t>39</w:t>
        </w:r>
        <w:r>
          <w:rPr>
            <w:noProof/>
            <w:webHidden/>
          </w:rPr>
          <w:fldChar w:fldCharType="end"/>
        </w:r>
        <w:r w:rsidRPr="00377EB7">
          <w:rPr>
            <w:rStyle w:val="aff7"/>
            <w:noProof/>
          </w:rPr>
          <w:fldChar w:fldCharType="end"/>
        </w:r>
      </w:ins>
    </w:p>
    <w:p w14:paraId="41C1727E" w14:textId="77777777" w:rsidR="003F0406" w:rsidRPr="008E2FA9" w:rsidRDefault="003F0406">
      <w:pPr>
        <w:pStyle w:val="3a"/>
        <w:rPr>
          <w:ins w:id="175" w:author="Rev 5 Allen Wirfs-Brock" w:date="2012-01-16T18:05:00Z"/>
          <w:rFonts w:ascii="Calibri" w:eastAsia="Times New Roman" w:hAnsi="Calibri"/>
          <w:b w:val="0"/>
          <w:noProof/>
          <w:sz w:val="22"/>
          <w:szCs w:val="22"/>
          <w:lang w:val="en-US" w:eastAsia="en-US"/>
        </w:rPr>
      </w:pPr>
      <w:ins w:id="17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8.10.4</w:t>
        </w:r>
        <w:r w:rsidRPr="008E2FA9">
          <w:rPr>
            <w:rFonts w:ascii="Calibri" w:eastAsia="Times New Roman" w:hAnsi="Calibri"/>
            <w:b w:val="0"/>
            <w:noProof/>
            <w:sz w:val="22"/>
            <w:szCs w:val="22"/>
            <w:lang w:val="en-US" w:eastAsia="en-US"/>
          </w:rPr>
          <w:tab/>
        </w:r>
        <w:r w:rsidRPr="00377EB7">
          <w:rPr>
            <w:rStyle w:val="aff7"/>
            <w:noProof/>
          </w:rPr>
          <w:t>FromPropertyDescriptor ( Desc )</w:t>
        </w:r>
        <w:r>
          <w:rPr>
            <w:noProof/>
            <w:webHidden/>
          </w:rPr>
          <w:tab/>
        </w:r>
        <w:r>
          <w:rPr>
            <w:noProof/>
            <w:webHidden/>
          </w:rPr>
          <w:fldChar w:fldCharType="begin"/>
        </w:r>
        <w:r>
          <w:rPr>
            <w:noProof/>
            <w:webHidden/>
          </w:rPr>
          <w:instrText xml:space="preserve"> PAGEREF _Toc314500530 \h </w:instrText>
        </w:r>
        <w:r>
          <w:rPr>
            <w:noProof/>
            <w:webHidden/>
          </w:rPr>
        </w:r>
      </w:ins>
      <w:r>
        <w:rPr>
          <w:noProof/>
          <w:webHidden/>
        </w:rPr>
        <w:fldChar w:fldCharType="separate"/>
      </w:r>
      <w:ins w:id="177" w:author="Rev 5 Allen Wirfs-Brock" w:date="2012-01-16T18:05:00Z">
        <w:r>
          <w:rPr>
            <w:noProof/>
            <w:webHidden/>
          </w:rPr>
          <w:t>39</w:t>
        </w:r>
        <w:r>
          <w:rPr>
            <w:noProof/>
            <w:webHidden/>
          </w:rPr>
          <w:fldChar w:fldCharType="end"/>
        </w:r>
        <w:r w:rsidRPr="00377EB7">
          <w:rPr>
            <w:rStyle w:val="aff7"/>
            <w:noProof/>
          </w:rPr>
          <w:fldChar w:fldCharType="end"/>
        </w:r>
      </w:ins>
    </w:p>
    <w:p w14:paraId="355213EE" w14:textId="77777777" w:rsidR="003F0406" w:rsidRPr="008E2FA9" w:rsidRDefault="003F0406">
      <w:pPr>
        <w:pStyle w:val="3a"/>
        <w:rPr>
          <w:ins w:id="178" w:author="Rev 5 Allen Wirfs-Brock" w:date="2012-01-16T18:05:00Z"/>
          <w:rFonts w:ascii="Calibri" w:eastAsia="Times New Roman" w:hAnsi="Calibri"/>
          <w:b w:val="0"/>
          <w:noProof/>
          <w:sz w:val="22"/>
          <w:szCs w:val="22"/>
          <w:lang w:val="en-US" w:eastAsia="en-US"/>
        </w:rPr>
      </w:pPr>
      <w:ins w:id="17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8.10.5</w:t>
        </w:r>
        <w:r w:rsidRPr="008E2FA9">
          <w:rPr>
            <w:rFonts w:ascii="Calibri" w:eastAsia="Times New Roman" w:hAnsi="Calibri"/>
            <w:b w:val="0"/>
            <w:noProof/>
            <w:sz w:val="22"/>
            <w:szCs w:val="22"/>
            <w:lang w:val="en-US" w:eastAsia="en-US"/>
          </w:rPr>
          <w:tab/>
        </w:r>
        <w:r w:rsidRPr="00377EB7">
          <w:rPr>
            <w:rStyle w:val="aff7"/>
            <w:noProof/>
          </w:rPr>
          <w:t>ToPropertyDescriptor ( Obj )</w:t>
        </w:r>
        <w:r>
          <w:rPr>
            <w:noProof/>
            <w:webHidden/>
          </w:rPr>
          <w:tab/>
        </w:r>
        <w:r>
          <w:rPr>
            <w:noProof/>
            <w:webHidden/>
          </w:rPr>
          <w:fldChar w:fldCharType="begin"/>
        </w:r>
        <w:r>
          <w:rPr>
            <w:noProof/>
            <w:webHidden/>
          </w:rPr>
          <w:instrText xml:space="preserve"> PAGEREF _Toc314500531 \h </w:instrText>
        </w:r>
        <w:r>
          <w:rPr>
            <w:noProof/>
            <w:webHidden/>
          </w:rPr>
        </w:r>
      </w:ins>
      <w:r>
        <w:rPr>
          <w:noProof/>
          <w:webHidden/>
        </w:rPr>
        <w:fldChar w:fldCharType="separate"/>
      </w:r>
      <w:ins w:id="180" w:author="Rev 5 Allen Wirfs-Brock" w:date="2012-01-16T18:05:00Z">
        <w:r>
          <w:rPr>
            <w:noProof/>
            <w:webHidden/>
          </w:rPr>
          <w:t>40</w:t>
        </w:r>
        <w:r>
          <w:rPr>
            <w:noProof/>
            <w:webHidden/>
          </w:rPr>
          <w:fldChar w:fldCharType="end"/>
        </w:r>
        <w:r w:rsidRPr="00377EB7">
          <w:rPr>
            <w:rStyle w:val="aff7"/>
            <w:noProof/>
          </w:rPr>
          <w:fldChar w:fldCharType="end"/>
        </w:r>
      </w:ins>
    </w:p>
    <w:p w14:paraId="28D3683B" w14:textId="77777777" w:rsidR="003F0406" w:rsidRPr="008E2FA9" w:rsidRDefault="003F0406">
      <w:pPr>
        <w:pStyle w:val="2b"/>
        <w:rPr>
          <w:ins w:id="181" w:author="Rev 5 Allen Wirfs-Brock" w:date="2012-01-16T18:05:00Z"/>
          <w:rFonts w:ascii="Calibri" w:eastAsia="Times New Roman" w:hAnsi="Calibri"/>
          <w:b w:val="0"/>
          <w:noProof/>
          <w:sz w:val="22"/>
          <w:szCs w:val="22"/>
          <w:lang w:val="en-US" w:eastAsia="en-US"/>
        </w:rPr>
      </w:pPr>
      <w:ins w:id="18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8.11</w:t>
        </w:r>
        <w:r w:rsidRPr="008E2FA9">
          <w:rPr>
            <w:rFonts w:ascii="Calibri" w:eastAsia="Times New Roman" w:hAnsi="Calibri"/>
            <w:b w:val="0"/>
            <w:noProof/>
            <w:sz w:val="22"/>
            <w:szCs w:val="22"/>
            <w:lang w:val="en-US" w:eastAsia="en-US"/>
          </w:rPr>
          <w:tab/>
        </w:r>
        <w:r w:rsidRPr="00377EB7">
          <w:rPr>
            <w:rStyle w:val="aff7"/>
            <w:noProof/>
          </w:rPr>
          <w:t>The Lexical Environment and Environment Record Specification Types</w:t>
        </w:r>
        <w:r>
          <w:rPr>
            <w:noProof/>
            <w:webHidden/>
          </w:rPr>
          <w:tab/>
        </w:r>
        <w:r>
          <w:rPr>
            <w:noProof/>
            <w:webHidden/>
          </w:rPr>
          <w:fldChar w:fldCharType="begin"/>
        </w:r>
        <w:r>
          <w:rPr>
            <w:noProof/>
            <w:webHidden/>
          </w:rPr>
          <w:instrText xml:space="preserve"> PAGEREF _Toc314500532 \h </w:instrText>
        </w:r>
        <w:r>
          <w:rPr>
            <w:noProof/>
            <w:webHidden/>
          </w:rPr>
        </w:r>
      </w:ins>
      <w:r>
        <w:rPr>
          <w:noProof/>
          <w:webHidden/>
        </w:rPr>
        <w:fldChar w:fldCharType="separate"/>
      </w:r>
      <w:ins w:id="183" w:author="Rev 5 Allen Wirfs-Brock" w:date="2012-01-16T18:05:00Z">
        <w:r>
          <w:rPr>
            <w:noProof/>
            <w:webHidden/>
          </w:rPr>
          <w:t>40</w:t>
        </w:r>
        <w:r>
          <w:rPr>
            <w:noProof/>
            <w:webHidden/>
          </w:rPr>
          <w:fldChar w:fldCharType="end"/>
        </w:r>
        <w:r w:rsidRPr="00377EB7">
          <w:rPr>
            <w:rStyle w:val="aff7"/>
            <w:noProof/>
          </w:rPr>
          <w:fldChar w:fldCharType="end"/>
        </w:r>
      </w:ins>
    </w:p>
    <w:p w14:paraId="51525FF2" w14:textId="77777777" w:rsidR="003F0406" w:rsidRPr="008E2FA9" w:rsidRDefault="003F0406">
      <w:pPr>
        <w:pStyle w:val="2b"/>
        <w:rPr>
          <w:ins w:id="184" w:author="Rev 5 Allen Wirfs-Brock" w:date="2012-01-16T18:05:00Z"/>
          <w:rFonts w:ascii="Calibri" w:eastAsia="Times New Roman" w:hAnsi="Calibri"/>
          <w:b w:val="0"/>
          <w:noProof/>
          <w:sz w:val="22"/>
          <w:szCs w:val="22"/>
          <w:lang w:val="en-US" w:eastAsia="en-US"/>
        </w:rPr>
      </w:pPr>
      <w:ins w:id="18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w:t>
        </w:r>
        <w:r w:rsidRPr="008E2FA9">
          <w:rPr>
            <w:rFonts w:ascii="Calibri" w:eastAsia="Times New Roman" w:hAnsi="Calibri"/>
            <w:b w:val="0"/>
            <w:noProof/>
            <w:sz w:val="22"/>
            <w:szCs w:val="22"/>
            <w:lang w:val="en-US" w:eastAsia="en-US"/>
          </w:rPr>
          <w:tab/>
        </w:r>
        <w:r w:rsidRPr="00377EB7">
          <w:rPr>
            <w:rStyle w:val="aff7"/>
            <w:noProof/>
          </w:rPr>
          <w:t>Algorithms for Object Internal Methods</w:t>
        </w:r>
        <w:r>
          <w:rPr>
            <w:noProof/>
            <w:webHidden/>
          </w:rPr>
          <w:tab/>
        </w:r>
        <w:r>
          <w:rPr>
            <w:noProof/>
            <w:webHidden/>
          </w:rPr>
          <w:fldChar w:fldCharType="begin"/>
        </w:r>
        <w:r>
          <w:rPr>
            <w:noProof/>
            <w:webHidden/>
          </w:rPr>
          <w:instrText xml:space="preserve"> PAGEREF _Toc314500533 \h </w:instrText>
        </w:r>
        <w:r>
          <w:rPr>
            <w:noProof/>
            <w:webHidden/>
          </w:rPr>
        </w:r>
      </w:ins>
      <w:r>
        <w:rPr>
          <w:noProof/>
          <w:webHidden/>
        </w:rPr>
        <w:fldChar w:fldCharType="separate"/>
      </w:r>
      <w:ins w:id="186" w:author="Rev 5 Allen Wirfs-Brock" w:date="2012-01-16T18:05:00Z">
        <w:r>
          <w:rPr>
            <w:noProof/>
            <w:webHidden/>
          </w:rPr>
          <w:t>40</w:t>
        </w:r>
        <w:r>
          <w:rPr>
            <w:noProof/>
            <w:webHidden/>
          </w:rPr>
          <w:fldChar w:fldCharType="end"/>
        </w:r>
        <w:r w:rsidRPr="00377EB7">
          <w:rPr>
            <w:rStyle w:val="aff7"/>
            <w:noProof/>
          </w:rPr>
          <w:fldChar w:fldCharType="end"/>
        </w:r>
      </w:ins>
    </w:p>
    <w:p w14:paraId="6037AFD0" w14:textId="77777777" w:rsidR="003F0406" w:rsidRPr="008E2FA9" w:rsidRDefault="003F0406">
      <w:pPr>
        <w:pStyle w:val="3a"/>
        <w:rPr>
          <w:ins w:id="187" w:author="Rev 5 Allen Wirfs-Brock" w:date="2012-01-16T18:05:00Z"/>
          <w:rFonts w:ascii="Calibri" w:eastAsia="Times New Roman" w:hAnsi="Calibri"/>
          <w:b w:val="0"/>
          <w:noProof/>
          <w:sz w:val="22"/>
          <w:szCs w:val="22"/>
          <w:lang w:val="en-US" w:eastAsia="en-US"/>
        </w:rPr>
      </w:pPr>
      <w:ins w:id="18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8.12.1</w:t>
        </w:r>
        <w:r w:rsidRPr="008E2FA9">
          <w:rPr>
            <w:rFonts w:ascii="Calibri" w:eastAsia="Times New Roman" w:hAnsi="Calibri"/>
            <w:b w:val="0"/>
            <w:noProof/>
            <w:sz w:val="22"/>
            <w:szCs w:val="22"/>
            <w:lang w:val="en-US" w:eastAsia="en-US"/>
          </w:rPr>
          <w:tab/>
        </w:r>
        <w:r w:rsidRPr="00377EB7">
          <w:rPr>
            <w:rStyle w:val="aff7"/>
            <w:noProof/>
          </w:rPr>
          <w:t>[[GetOwnProperty]] (P)</w:t>
        </w:r>
        <w:r>
          <w:rPr>
            <w:noProof/>
            <w:webHidden/>
          </w:rPr>
          <w:tab/>
        </w:r>
        <w:r>
          <w:rPr>
            <w:noProof/>
            <w:webHidden/>
          </w:rPr>
          <w:fldChar w:fldCharType="begin"/>
        </w:r>
        <w:r>
          <w:rPr>
            <w:noProof/>
            <w:webHidden/>
          </w:rPr>
          <w:instrText xml:space="preserve"> PAGEREF _Toc314500534 \h </w:instrText>
        </w:r>
        <w:r>
          <w:rPr>
            <w:noProof/>
            <w:webHidden/>
          </w:rPr>
        </w:r>
      </w:ins>
      <w:r>
        <w:rPr>
          <w:noProof/>
          <w:webHidden/>
        </w:rPr>
        <w:fldChar w:fldCharType="separate"/>
      </w:r>
      <w:ins w:id="189" w:author="Rev 5 Allen Wirfs-Brock" w:date="2012-01-16T18:05:00Z">
        <w:r>
          <w:rPr>
            <w:noProof/>
            <w:webHidden/>
          </w:rPr>
          <w:t>40</w:t>
        </w:r>
        <w:r>
          <w:rPr>
            <w:noProof/>
            <w:webHidden/>
          </w:rPr>
          <w:fldChar w:fldCharType="end"/>
        </w:r>
        <w:r w:rsidRPr="00377EB7">
          <w:rPr>
            <w:rStyle w:val="aff7"/>
            <w:noProof/>
          </w:rPr>
          <w:fldChar w:fldCharType="end"/>
        </w:r>
      </w:ins>
    </w:p>
    <w:p w14:paraId="5360A3CA" w14:textId="77777777" w:rsidR="003F0406" w:rsidRPr="008E2FA9" w:rsidRDefault="003F0406">
      <w:pPr>
        <w:pStyle w:val="3a"/>
        <w:rPr>
          <w:ins w:id="190" w:author="Rev 5 Allen Wirfs-Brock" w:date="2012-01-16T18:05:00Z"/>
          <w:rFonts w:ascii="Calibri" w:eastAsia="Times New Roman" w:hAnsi="Calibri"/>
          <w:b w:val="0"/>
          <w:noProof/>
          <w:sz w:val="22"/>
          <w:szCs w:val="22"/>
          <w:lang w:val="en-US" w:eastAsia="en-US"/>
        </w:rPr>
      </w:pPr>
      <w:ins w:id="19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8.12.2</w:t>
        </w:r>
        <w:r w:rsidRPr="008E2FA9">
          <w:rPr>
            <w:rFonts w:ascii="Calibri" w:eastAsia="Times New Roman" w:hAnsi="Calibri"/>
            <w:b w:val="0"/>
            <w:noProof/>
            <w:sz w:val="22"/>
            <w:szCs w:val="22"/>
            <w:lang w:val="en-US" w:eastAsia="en-US"/>
          </w:rPr>
          <w:tab/>
        </w:r>
        <w:r w:rsidRPr="00377EB7">
          <w:rPr>
            <w:rStyle w:val="aff7"/>
            <w:noProof/>
          </w:rPr>
          <w:t>[[GetProperty]] (P)</w:t>
        </w:r>
        <w:r>
          <w:rPr>
            <w:noProof/>
            <w:webHidden/>
          </w:rPr>
          <w:tab/>
        </w:r>
        <w:r>
          <w:rPr>
            <w:noProof/>
            <w:webHidden/>
          </w:rPr>
          <w:fldChar w:fldCharType="begin"/>
        </w:r>
        <w:r>
          <w:rPr>
            <w:noProof/>
            <w:webHidden/>
          </w:rPr>
          <w:instrText xml:space="preserve"> PAGEREF _Toc314500535 \h </w:instrText>
        </w:r>
        <w:r>
          <w:rPr>
            <w:noProof/>
            <w:webHidden/>
          </w:rPr>
        </w:r>
      </w:ins>
      <w:r>
        <w:rPr>
          <w:noProof/>
          <w:webHidden/>
        </w:rPr>
        <w:fldChar w:fldCharType="separate"/>
      </w:r>
      <w:ins w:id="192" w:author="Rev 5 Allen Wirfs-Brock" w:date="2012-01-16T18:05:00Z">
        <w:r>
          <w:rPr>
            <w:noProof/>
            <w:webHidden/>
          </w:rPr>
          <w:t>41</w:t>
        </w:r>
        <w:r>
          <w:rPr>
            <w:noProof/>
            <w:webHidden/>
          </w:rPr>
          <w:fldChar w:fldCharType="end"/>
        </w:r>
        <w:r w:rsidRPr="00377EB7">
          <w:rPr>
            <w:rStyle w:val="aff7"/>
            <w:noProof/>
          </w:rPr>
          <w:fldChar w:fldCharType="end"/>
        </w:r>
      </w:ins>
    </w:p>
    <w:p w14:paraId="3D78656F" w14:textId="77777777" w:rsidR="003F0406" w:rsidRPr="008E2FA9" w:rsidRDefault="003F0406">
      <w:pPr>
        <w:pStyle w:val="3a"/>
        <w:rPr>
          <w:ins w:id="193" w:author="Rev 5 Allen Wirfs-Brock" w:date="2012-01-16T18:05:00Z"/>
          <w:rFonts w:ascii="Calibri" w:eastAsia="Times New Roman" w:hAnsi="Calibri"/>
          <w:b w:val="0"/>
          <w:noProof/>
          <w:sz w:val="22"/>
          <w:szCs w:val="22"/>
          <w:lang w:val="en-US" w:eastAsia="en-US"/>
        </w:rPr>
      </w:pPr>
      <w:ins w:id="19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8.12.3</w:t>
        </w:r>
        <w:r w:rsidRPr="008E2FA9">
          <w:rPr>
            <w:rFonts w:ascii="Calibri" w:eastAsia="Times New Roman" w:hAnsi="Calibri"/>
            <w:b w:val="0"/>
            <w:noProof/>
            <w:sz w:val="22"/>
            <w:szCs w:val="22"/>
            <w:lang w:val="en-US" w:eastAsia="en-US"/>
          </w:rPr>
          <w:tab/>
        </w:r>
        <w:r w:rsidRPr="00377EB7">
          <w:rPr>
            <w:rStyle w:val="aff7"/>
            <w:noProof/>
          </w:rPr>
          <w:t>[[Get]] (P)</w:t>
        </w:r>
        <w:r>
          <w:rPr>
            <w:noProof/>
            <w:webHidden/>
          </w:rPr>
          <w:tab/>
        </w:r>
        <w:r>
          <w:rPr>
            <w:noProof/>
            <w:webHidden/>
          </w:rPr>
          <w:fldChar w:fldCharType="begin"/>
        </w:r>
        <w:r>
          <w:rPr>
            <w:noProof/>
            <w:webHidden/>
          </w:rPr>
          <w:instrText xml:space="preserve"> PAGEREF _Toc314500536 \h </w:instrText>
        </w:r>
        <w:r>
          <w:rPr>
            <w:noProof/>
            <w:webHidden/>
          </w:rPr>
        </w:r>
      </w:ins>
      <w:r>
        <w:rPr>
          <w:noProof/>
          <w:webHidden/>
        </w:rPr>
        <w:fldChar w:fldCharType="separate"/>
      </w:r>
      <w:ins w:id="195" w:author="Rev 5 Allen Wirfs-Brock" w:date="2012-01-16T18:05:00Z">
        <w:r>
          <w:rPr>
            <w:noProof/>
            <w:webHidden/>
          </w:rPr>
          <w:t>41</w:t>
        </w:r>
        <w:r>
          <w:rPr>
            <w:noProof/>
            <w:webHidden/>
          </w:rPr>
          <w:fldChar w:fldCharType="end"/>
        </w:r>
        <w:r w:rsidRPr="00377EB7">
          <w:rPr>
            <w:rStyle w:val="aff7"/>
            <w:noProof/>
          </w:rPr>
          <w:fldChar w:fldCharType="end"/>
        </w:r>
      </w:ins>
    </w:p>
    <w:p w14:paraId="4ED82020" w14:textId="77777777" w:rsidR="003F0406" w:rsidRPr="008E2FA9" w:rsidRDefault="003F0406">
      <w:pPr>
        <w:pStyle w:val="3a"/>
        <w:rPr>
          <w:ins w:id="196" w:author="Rev 5 Allen Wirfs-Brock" w:date="2012-01-16T18:05:00Z"/>
          <w:rFonts w:ascii="Calibri" w:eastAsia="Times New Roman" w:hAnsi="Calibri"/>
          <w:b w:val="0"/>
          <w:noProof/>
          <w:sz w:val="22"/>
          <w:szCs w:val="22"/>
          <w:lang w:val="en-US" w:eastAsia="en-US"/>
        </w:rPr>
      </w:pPr>
      <w:ins w:id="19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8.12.4</w:t>
        </w:r>
        <w:r w:rsidRPr="008E2FA9">
          <w:rPr>
            <w:rFonts w:ascii="Calibri" w:eastAsia="Times New Roman" w:hAnsi="Calibri"/>
            <w:b w:val="0"/>
            <w:noProof/>
            <w:sz w:val="22"/>
            <w:szCs w:val="22"/>
            <w:lang w:val="en-US" w:eastAsia="en-US"/>
          </w:rPr>
          <w:tab/>
        </w:r>
        <w:r w:rsidRPr="00377EB7">
          <w:rPr>
            <w:rStyle w:val="aff7"/>
            <w:noProof/>
          </w:rPr>
          <w:t>[[CanPut]] (P)</w:t>
        </w:r>
        <w:r>
          <w:rPr>
            <w:noProof/>
            <w:webHidden/>
          </w:rPr>
          <w:tab/>
        </w:r>
        <w:r>
          <w:rPr>
            <w:noProof/>
            <w:webHidden/>
          </w:rPr>
          <w:fldChar w:fldCharType="begin"/>
        </w:r>
        <w:r>
          <w:rPr>
            <w:noProof/>
            <w:webHidden/>
          </w:rPr>
          <w:instrText xml:space="preserve"> PAGEREF _Toc314500537 \h </w:instrText>
        </w:r>
        <w:r>
          <w:rPr>
            <w:noProof/>
            <w:webHidden/>
          </w:rPr>
        </w:r>
      </w:ins>
      <w:r>
        <w:rPr>
          <w:noProof/>
          <w:webHidden/>
        </w:rPr>
        <w:fldChar w:fldCharType="separate"/>
      </w:r>
      <w:ins w:id="198" w:author="Rev 5 Allen Wirfs-Brock" w:date="2012-01-16T18:05:00Z">
        <w:r>
          <w:rPr>
            <w:noProof/>
            <w:webHidden/>
          </w:rPr>
          <w:t>41</w:t>
        </w:r>
        <w:r>
          <w:rPr>
            <w:noProof/>
            <w:webHidden/>
          </w:rPr>
          <w:fldChar w:fldCharType="end"/>
        </w:r>
        <w:r w:rsidRPr="00377EB7">
          <w:rPr>
            <w:rStyle w:val="aff7"/>
            <w:noProof/>
          </w:rPr>
          <w:fldChar w:fldCharType="end"/>
        </w:r>
      </w:ins>
    </w:p>
    <w:p w14:paraId="54554C6E" w14:textId="77777777" w:rsidR="003F0406" w:rsidRPr="008E2FA9" w:rsidRDefault="003F0406">
      <w:pPr>
        <w:pStyle w:val="3a"/>
        <w:rPr>
          <w:ins w:id="199" w:author="Rev 5 Allen Wirfs-Brock" w:date="2012-01-16T18:05:00Z"/>
          <w:rFonts w:ascii="Calibri" w:eastAsia="Times New Roman" w:hAnsi="Calibri"/>
          <w:b w:val="0"/>
          <w:noProof/>
          <w:sz w:val="22"/>
          <w:szCs w:val="22"/>
          <w:lang w:val="en-US" w:eastAsia="en-US"/>
        </w:rPr>
      </w:pPr>
      <w:ins w:id="20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8.12.5</w:t>
        </w:r>
        <w:r w:rsidRPr="008E2FA9">
          <w:rPr>
            <w:rFonts w:ascii="Calibri" w:eastAsia="Times New Roman" w:hAnsi="Calibri"/>
            <w:b w:val="0"/>
            <w:noProof/>
            <w:sz w:val="22"/>
            <w:szCs w:val="22"/>
            <w:lang w:val="en-US" w:eastAsia="en-US"/>
          </w:rPr>
          <w:tab/>
        </w:r>
        <w:r w:rsidRPr="00377EB7">
          <w:rPr>
            <w:rStyle w:val="aff7"/>
            <w:noProof/>
          </w:rPr>
          <w:t>[[Put]] ( P, V, Throw )</w:t>
        </w:r>
        <w:r>
          <w:rPr>
            <w:noProof/>
            <w:webHidden/>
          </w:rPr>
          <w:tab/>
        </w:r>
        <w:r>
          <w:rPr>
            <w:noProof/>
            <w:webHidden/>
          </w:rPr>
          <w:fldChar w:fldCharType="begin"/>
        </w:r>
        <w:r>
          <w:rPr>
            <w:noProof/>
            <w:webHidden/>
          </w:rPr>
          <w:instrText xml:space="preserve"> PAGEREF _Toc314500538 \h </w:instrText>
        </w:r>
        <w:r>
          <w:rPr>
            <w:noProof/>
            <w:webHidden/>
          </w:rPr>
        </w:r>
      </w:ins>
      <w:r>
        <w:rPr>
          <w:noProof/>
          <w:webHidden/>
        </w:rPr>
        <w:fldChar w:fldCharType="separate"/>
      </w:r>
      <w:ins w:id="201" w:author="Rev 5 Allen Wirfs-Brock" w:date="2012-01-16T18:05:00Z">
        <w:r>
          <w:rPr>
            <w:noProof/>
            <w:webHidden/>
          </w:rPr>
          <w:t>41</w:t>
        </w:r>
        <w:r>
          <w:rPr>
            <w:noProof/>
            <w:webHidden/>
          </w:rPr>
          <w:fldChar w:fldCharType="end"/>
        </w:r>
        <w:r w:rsidRPr="00377EB7">
          <w:rPr>
            <w:rStyle w:val="aff7"/>
            <w:noProof/>
          </w:rPr>
          <w:fldChar w:fldCharType="end"/>
        </w:r>
      </w:ins>
    </w:p>
    <w:p w14:paraId="67620BDF" w14:textId="77777777" w:rsidR="003F0406" w:rsidRPr="008E2FA9" w:rsidRDefault="003F0406">
      <w:pPr>
        <w:pStyle w:val="3a"/>
        <w:rPr>
          <w:ins w:id="202" w:author="Rev 5 Allen Wirfs-Brock" w:date="2012-01-16T18:05:00Z"/>
          <w:rFonts w:ascii="Calibri" w:eastAsia="Times New Roman" w:hAnsi="Calibri"/>
          <w:b w:val="0"/>
          <w:noProof/>
          <w:sz w:val="22"/>
          <w:szCs w:val="22"/>
          <w:lang w:val="en-US" w:eastAsia="en-US"/>
        </w:rPr>
      </w:pPr>
      <w:ins w:id="20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"_Toc314500539"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8.12.6</w:t>
        </w:r>
        <w:r w:rsidRPr="008E2FA9">
          <w:rPr>
            <w:rFonts w:ascii="Calibri" w:eastAsia="Times New Roman" w:hAnsi="Calibri"/>
            <w:b w:val="0"/>
            <w:noProof/>
            <w:sz w:val="22"/>
            <w:szCs w:val="22"/>
            <w:lang w:val="en-US" w:eastAsia="en-US"/>
          </w:rPr>
          <w:tab/>
        </w:r>
        <w:r w:rsidRPr="00377EB7">
          <w:rPr>
            <w:rStyle w:val="aff7"/>
            <w:noProof/>
          </w:rPr>
          <w:t>[[HasProperty]] (P)</w:t>
        </w:r>
        <w:r>
          <w:rPr>
            <w:noProof/>
            <w:webHidden/>
          </w:rPr>
          <w:tab/>
        </w:r>
        <w:r>
          <w:rPr>
            <w:noProof/>
            <w:webHidden/>
          </w:rPr>
          <w:fldChar w:fldCharType="begin"/>
        </w:r>
        <w:r>
          <w:rPr>
            <w:noProof/>
            <w:webHidden/>
          </w:rPr>
          <w:instrText xml:space="preserve"> PAGEREF _Toc314500539 \h </w:instrText>
        </w:r>
        <w:r>
          <w:rPr>
            <w:noProof/>
            <w:webHidden/>
          </w:rPr>
        </w:r>
      </w:ins>
      <w:r>
        <w:rPr>
          <w:noProof/>
          <w:webHidden/>
        </w:rPr>
        <w:fldChar w:fldCharType="separate"/>
      </w:r>
      <w:ins w:id="204" w:author="Rev 5 Allen Wirfs-Brock" w:date="2012-01-16T18:05:00Z">
        <w:r>
          <w:rPr>
            <w:noProof/>
            <w:webHidden/>
          </w:rPr>
          <w:t>42</w:t>
        </w:r>
        <w:r>
          <w:rPr>
            <w:noProof/>
            <w:webHidden/>
          </w:rPr>
          <w:fldChar w:fldCharType="end"/>
        </w:r>
        <w:r w:rsidRPr="00377EB7">
          <w:rPr>
            <w:rStyle w:val="aff7"/>
            <w:noProof/>
          </w:rPr>
          <w:fldChar w:fldCharType="end"/>
        </w:r>
      </w:ins>
    </w:p>
    <w:p w14:paraId="376E6A24" w14:textId="77777777" w:rsidR="003F0406" w:rsidRPr="008E2FA9" w:rsidRDefault="003F0406">
      <w:pPr>
        <w:pStyle w:val="3a"/>
        <w:rPr>
          <w:ins w:id="205" w:author="Rev 5 Allen Wirfs-Brock" w:date="2012-01-16T18:05:00Z"/>
          <w:rFonts w:ascii="Calibri" w:eastAsia="Times New Roman" w:hAnsi="Calibri"/>
          <w:b w:val="0"/>
          <w:noProof/>
          <w:sz w:val="22"/>
          <w:szCs w:val="22"/>
          <w:lang w:val="en-US" w:eastAsia="en-US"/>
        </w:rPr>
      </w:pPr>
      <w:ins w:id="20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8.12.7</w:t>
        </w:r>
        <w:r w:rsidRPr="008E2FA9">
          <w:rPr>
            <w:rFonts w:ascii="Calibri" w:eastAsia="Times New Roman" w:hAnsi="Calibri"/>
            <w:b w:val="0"/>
            <w:noProof/>
            <w:sz w:val="22"/>
            <w:szCs w:val="22"/>
            <w:lang w:val="en-US" w:eastAsia="en-US"/>
          </w:rPr>
          <w:tab/>
        </w:r>
        <w:r w:rsidRPr="00377EB7">
          <w:rPr>
            <w:rStyle w:val="aff7"/>
            <w:noProof/>
          </w:rPr>
          <w:t>[[Delete]] (P, Throw)</w:t>
        </w:r>
        <w:r>
          <w:rPr>
            <w:noProof/>
            <w:webHidden/>
          </w:rPr>
          <w:tab/>
        </w:r>
        <w:r>
          <w:rPr>
            <w:noProof/>
            <w:webHidden/>
          </w:rPr>
          <w:fldChar w:fldCharType="begin"/>
        </w:r>
        <w:r>
          <w:rPr>
            <w:noProof/>
            <w:webHidden/>
          </w:rPr>
          <w:instrText xml:space="preserve"> PAGEREF _Toc314500540 \h </w:instrText>
        </w:r>
        <w:r>
          <w:rPr>
            <w:noProof/>
            <w:webHidden/>
          </w:rPr>
        </w:r>
      </w:ins>
      <w:r>
        <w:rPr>
          <w:noProof/>
          <w:webHidden/>
        </w:rPr>
        <w:fldChar w:fldCharType="separate"/>
      </w:r>
      <w:ins w:id="207" w:author="Rev 5 Allen Wirfs-Brock" w:date="2012-01-16T18:05:00Z">
        <w:r>
          <w:rPr>
            <w:noProof/>
            <w:webHidden/>
          </w:rPr>
          <w:t>42</w:t>
        </w:r>
        <w:r>
          <w:rPr>
            <w:noProof/>
            <w:webHidden/>
          </w:rPr>
          <w:fldChar w:fldCharType="end"/>
        </w:r>
        <w:r w:rsidRPr="00377EB7">
          <w:rPr>
            <w:rStyle w:val="aff7"/>
            <w:noProof/>
          </w:rPr>
          <w:fldChar w:fldCharType="end"/>
        </w:r>
      </w:ins>
    </w:p>
    <w:p w14:paraId="21EAB1C9" w14:textId="77777777" w:rsidR="003F0406" w:rsidRPr="008E2FA9" w:rsidRDefault="003F0406">
      <w:pPr>
        <w:pStyle w:val="3a"/>
        <w:rPr>
          <w:ins w:id="208" w:author="Rev 5 Allen Wirfs-Brock" w:date="2012-01-16T18:05:00Z"/>
          <w:rFonts w:ascii="Calibri" w:eastAsia="Times New Roman" w:hAnsi="Calibri"/>
          <w:b w:val="0"/>
          <w:noProof/>
          <w:sz w:val="22"/>
          <w:szCs w:val="22"/>
          <w:lang w:val="en-US" w:eastAsia="en-US"/>
        </w:rPr>
      </w:pPr>
      <w:ins w:id="20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8.12.8</w:t>
        </w:r>
        <w:r w:rsidRPr="008E2FA9">
          <w:rPr>
            <w:rFonts w:ascii="Calibri" w:eastAsia="Times New Roman" w:hAnsi="Calibri"/>
            <w:b w:val="0"/>
            <w:noProof/>
            <w:sz w:val="22"/>
            <w:szCs w:val="22"/>
            <w:lang w:val="en-US" w:eastAsia="en-US"/>
          </w:rPr>
          <w:tab/>
        </w:r>
        <w:r w:rsidRPr="00377EB7">
          <w:rPr>
            <w:rStyle w:val="aff7"/>
            <w:noProof/>
          </w:rPr>
          <w:t>[[DefaultValue]] (hint)</w:t>
        </w:r>
        <w:r>
          <w:rPr>
            <w:noProof/>
            <w:webHidden/>
          </w:rPr>
          <w:tab/>
        </w:r>
        <w:r>
          <w:rPr>
            <w:noProof/>
            <w:webHidden/>
          </w:rPr>
          <w:fldChar w:fldCharType="begin"/>
        </w:r>
        <w:r>
          <w:rPr>
            <w:noProof/>
            <w:webHidden/>
          </w:rPr>
          <w:instrText xml:space="preserve"> PAGEREF _Toc314500541 \h </w:instrText>
        </w:r>
        <w:r>
          <w:rPr>
            <w:noProof/>
            <w:webHidden/>
          </w:rPr>
        </w:r>
      </w:ins>
      <w:r>
        <w:rPr>
          <w:noProof/>
          <w:webHidden/>
        </w:rPr>
        <w:fldChar w:fldCharType="separate"/>
      </w:r>
      <w:ins w:id="210" w:author="Rev 5 Allen Wirfs-Brock" w:date="2012-01-16T18:05:00Z">
        <w:r>
          <w:rPr>
            <w:noProof/>
            <w:webHidden/>
          </w:rPr>
          <w:t>42</w:t>
        </w:r>
        <w:r>
          <w:rPr>
            <w:noProof/>
            <w:webHidden/>
          </w:rPr>
          <w:fldChar w:fldCharType="end"/>
        </w:r>
        <w:r w:rsidRPr="00377EB7">
          <w:rPr>
            <w:rStyle w:val="aff7"/>
            <w:noProof/>
          </w:rPr>
          <w:fldChar w:fldCharType="end"/>
        </w:r>
      </w:ins>
    </w:p>
    <w:p w14:paraId="43B3232B" w14:textId="77777777" w:rsidR="003F0406" w:rsidRPr="008E2FA9" w:rsidRDefault="003F0406">
      <w:pPr>
        <w:pStyle w:val="3a"/>
        <w:rPr>
          <w:ins w:id="211" w:author="Rev 5 Allen Wirfs-Brock" w:date="2012-01-16T18:05:00Z"/>
          <w:rFonts w:ascii="Calibri" w:eastAsia="Times New Roman" w:hAnsi="Calibri"/>
          <w:b w:val="0"/>
          <w:noProof/>
          <w:sz w:val="22"/>
          <w:szCs w:val="22"/>
          <w:lang w:val="en-US" w:eastAsia="en-US"/>
        </w:rPr>
      </w:pPr>
      <w:ins w:id="21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8.12.9</w:t>
        </w:r>
        <w:r w:rsidRPr="008E2FA9">
          <w:rPr>
            <w:rFonts w:ascii="Calibri" w:eastAsia="Times New Roman" w:hAnsi="Calibri"/>
            <w:b w:val="0"/>
            <w:noProof/>
            <w:sz w:val="22"/>
            <w:szCs w:val="22"/>
            <w:lang w:val="en-US" w:eastAsia="en-US"/>
          </w:rPr>
          <w:tab/>
        </w:r>
        <w:r w:rsidRPr="00377EB7">
          <w:rPr>
            <w:rStyle w:val="aff7"/>
            <w:noProof/>
          </w:rPr>
          <w:t>[[DefineOwnProperty]] (P, Desc, Throw)</w:t>
        </w:r>
        <w:r>
          <w:rPr>
            <w:noProof/>
            <w:webHidden/>
          </w:rPr>
          <w:tab/>
        </w:r>
        <w:r>
          <w:rPr>
            <w:noProof/>
            <w:webHidden/>
          </w:rPr>
          <w:fldChar w:fldCharType="begin"/>
        </w:r>
        <w:r>
          <w:rPr>
            <w:noProof/>
            <w:webHidden/>
          </w:rPr>
          <w:instrText xml:space="preserve"> PAGEREF _Toc314500542 \h </w:instrText>
        </w:r>
        <w:r>
          <w:rPr>
            <w:noProof/>
            <w:webHidden/>
          </w:rPr>
        </w:r>
      </w:ins>
      <w:r>
        <w:rPr>
          <w:noProof/>
          <w:webHidden/>
        </w:rPr>
        <w:fldChar w:fldCharType="separate"/>
      </w:r>
      <w:ins w:id="213" w:author="Rev 5 Allen Wirfs-Brock" w:date="2012-01-16T18:05:00Z">
        <w:r>
          <w:rPr>
            <w:noProof/>
            <w:webHidden/>
          </w:rPr>
          <w:t>43</w:t>
        </w:r>
        <w:r>
          <w:rPr>
            <w:noProof/>
            <w:webHidden/>
          </w:rPr>
          <w:fldChar w:fldCharType="end"/>
        </w:r>
        <w:r w:rsidRPr="00377EB7">
          <w:rPr>
            <w:rStyle w:val="aff7"/>
            <w:noProof/>
          </w:rPr>
          <w:fldChar w:fldCharType="end"/>
        </w:r>
      </w:ins>
    </w:p>
    <w:p w14:paraId="4A58F679" w14:textId="77777777" w:rsidR="003F0406" w:rsidRPr="008E2FA9" w:rsidRDefault="003F0406">
      <w:pPr>
        <w:pStyle w:val="12"/>
        <w:rPr>
          <w:ins w:id="214" w:author="Rev 5 Allen Wirfs-Brock" w:date="2012-01-16T18:05:00Z"/>
          <w:rFonts w:ascii="Calibri" w:eastAsia="Times New Roman" w:hAnsi="Calibri"/>
          <w:b w:val="0"/>
          <w:noProof/>
          <w:sz w:val="22"/>
          <w:szCs w:val="22"/>
          <w:lang w:val="en-US" w:eastAsia="en-US"/>
        </w:rPr>
      </w:pPr>
      <w:ins w:id="21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w:t>
        </w:r>
        <w:r w:rsidRPr="008E2FA9">
          <w:rPr>
            <w:rFonts w:ascii="Calibri" w:eastAsia="Times New Roman" w:hAnsi="Calibri"/>
            <w:b w:val="0"/>
            <w:noProof/>
            <w:sz w:val="22"/>
            <w:szCs w:val="22"/>
            <w:lang w:val="en-US" w:eastAsia="en-US"/>
          </w:rPr>
          <w:tab/>
        </w:r>
        <w:r w:rsidRPr="00377EB7">
          <w:rPr>
            <w:rStyle w:val="aff7"/>
            <w:noProof/>
          </w:rPr>
          <w:t>Type Conversion and Testing</w:t>
        </w:r>
        <w:r>
          <w:rPr>
            <w:noProof/>
            <w:webHidden/>
          </w:rPr>
          <w:tab/>
        </w:r>
        <w:r>
          <w:rPr>
            <w:noProof/>
            <w:webHidden/>
          </w:rPr>
          <w:fldChar w:fldCharType="begin"/>
        </w:r>
        <w:r>
          <w:rPr>
            <w:noProof/>
            <w:webHidden/>
          </w:rPr>
          <w:instrText xml:space="preserve"> PAGEREF _Toc314500543 \h </w:instrText>
        </w:r>
        <w:r>
          <w:rPr>
            <w:noProof/>
            <w:webHidden/>
          </w:rPr>
        </w:r>
      </w:ins>
      <w:r>
        <w:rPr>
          <w:noProof/>
          <w:webHidden/>
        </w:rPr>
        <w:fldChar w:fldCharType="separate"/>
      </w:r>
      <w:ins w:id="216" w:author="Rev 5 Allen Wirfs-Brock" w:date="2012-01-16T18:05:00Z">
        <w:r>
          <w:rPr>
            <w:noProof/>
            <w:webHidden/>
          </w:rPr>
          <w:t>44</w:t>
        </w:r>
        <w:r>
          <w:rPr>
            <w:noProof/>
            <w:webHidden/>
          </w:rPr>
          <w:fldChar w:fldCharType="end"/>
        </w:r>
        <w:r w:rsidRPr="00377EB7">
          <w:rPr>
            <w:rStyle w:val="aff7"/>
            <w:noProof/>
          </w:rPr>
          <w:fldChar w:fldCharType="end"/>
        </w:r>
      </w:ins>
    </w:p>
    <w:p w14:paraId="51F44F3B" w14:textId="77777777" w:rsidR="003F0406" w:rsidRPr="008E2FA9" w:rsidRDefault="003F0406">
      <w:pPr>
        <w:pStyle w:val="2b"/>
        <w:rPr>
          <w:ins w:id="217" w:author="Rev 5 Allen Wirfs-Brock" w:date="2012-01-16T18:05:00Z"/>
          <w:rFonts w:ascii="Calibri" w:eastAsia="Times New Roman" w:hAnsi="Calibri"/>
          <w:b w:val="0"/>
          <w:noProof/>
          <w:sz w:val="22"/>
          <w:szCs w:val="22"/>
          <w:lang w:val="en-US" w:eastAsia="en-US"/>
        </w:rPr>
      </w:pPr>
      <w:ins w:id="21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9.1</w:t>
        </w:r>
        <w:r w:rsidRPr="008E2FA9">
          <w:rPr>
            <w:rFonts w:ascii="Calibri" w:eastAsia="Times New Roman" w:hAnsi="Calibri"/>
            <w:b w:val="0"/>
            <w:noProof/>
            <w:sz w:val="22"/>
            <w:szCs w:val="22"/>
            <w:lang w:val="en-US" w:eastAsia="en-US"/>
          </w:rPr>
          <w:tab/>
        </w:r>
        <w:r w:rsidRPr="00377EB7">
          <w:rPr>
            <w:rStyle w:val="aff7"/>
            <w:noProof/>
          </w:rPr>
          <w:t>ToPrimitive</w:t>
        </w:r>
        <w:r>
          <w:rPr>
            <w:noProof/>
            <w:webHidden/>
          </w:rPr>
          <w:tab/>
        </w:r>
        <w:r>
          <w:rPr>
            <w:noProof/>
            <w:webHidden/>
          </w:rPr>
          <w:fldChar w:fldCharType="begin"/>
        </w:r>
        <w:r>
          <w:rPr>
            <w:noProof/>
            <w:webHidden/>
          </w:rPr>
          <w:instrText xml:space="preserve"> PAGEREF _Toc314500544 \h </w:instrText>
        </w:r>
        <w:r>
          <w:rPr>
            <w:noProof/>
            <w:webHidden/>
          </w:rPr>
        </w:r>
      </w:ins>
      <w:r>
        <w:rPr>
          <w:noProof/>
          <w:webHidden/>
        </w:rPr>
        <w:fldChar w:fldCharType="separate"/>
      </w:r>
      <w:ins w:id="219" w:author="Rev 5 Allen Wirfs-Brock" w:date="2012-01-16T18:05:00Z">
        <w:r>
          <w:rPr>
            <w:noProof/>
            <w:webHidden/>
          </w:rPr>
          <w:t>44</w:t>
        </w:r>
        <w:r>
          <w:rPr>
            <w:noProof/>
            <w:webHidden/>
          </w:rPr>
          <w:fldChar w:fldCharType="end"/>
        </w:r>
        <w:r w:rsidRPr="00377EB7">
          <w:rPr>
            <w:rStyle w:val="aff7"/>
            <w:noProof/>
          </w:rPr>
          <w:fldChar w:fldCharType="end"/>
        </w:r>
      </w:ins>
    </w:p>
    <w:p w14:paraId="24906B05" w14:textId="77777777" w:rsidR="003F0406" w:rsidRPr="008E2FA9" w:rsidRDefault="003F0406">
      <w:pPr>
        <w:pStyle w:val="2b"/>
        <w:rPr>
          <w:ins w:id="220" w:author="Rev 5 Allen Wirfs-Brock" w:date="2012-01-16T18:05:00Z"/>
          <w:rFonts w:ascii="Calibri" w:eastAsia="Times New Roman" w:hAnsi="Calibri"/>
          <w:b w:val="0"/>
          <w:noProof/>
          <w:sz w:val="22"/>
          <w:szCs w:val="22"/>
          <w:lang w:val="en-US" w:eastAsia="en-US"/>
        </w:rPr>
      </w:pPr>
      <w:ins w:id="22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9.2</w:t>
        </w:r>
        <w:r w:rsidRPr="008E2FA9">
          <w:rPr>
            <w:rFonts w:ascii="Calibri" w:eastAsia="Times New Roman" w:hAnsi="Calibri"/>
            <w:b w:val="0"/>
            <w:noProof/>
            <w:sz w:val="22"/>
            <w:szCs w:val="22"/>
            <w:lang w:val="en-US" w:eastAsia="en-US"/>
          </w:rPr>
          <w:tab/>
        </w:r>
        <w:r w:rsidRPr="00377EB7">
          <w:rPr>
            <w:rStyle w:val="aff7"/>
            <w:noProof/>
          </w:rPr>
          <w:t>ToBoolean</w:t>
        </w:r>
        <w:r>
          <w:rPr>
            <w:noProof/>
            <w:webHidden/>
          </w:rPr>
          <w:tab/>
        </w:r>
        <w:r>
          <w:rPr>
            <w:noProof/>
            <w:webHidden/>
          </w:rPr>
          <w:fldChar w:fldCharType="begin"/>
        </w:r>
        <w:r>
          <w:rPr>
            <w:noProof/>
            <w:webHidden/>
          </w:rPr>
          <w:instrText xml:space="preserve"> PAGEREF _Toc314500545 \h </w:instrText>
        </w:r>
        <w:r>
          <w:rPr>
            <w:noProof/>
            <w:webHidden/>
          </w:rPr>
        </w:r>
      </w:ins>
      <w:r>
        <w:rPr>
          <w:noProof/>
          <w:webHidden/>
        </w:rPr>
        <w:fldChar w:fldCharType="separate"/>
      </w:r>
      <w:ins w:id="222" w:author="Rev 5 Allen Wirfs-Brock" w:date="2012-01-16T18:05:00Z">
        <w:r>
          <w:rPr>
            <w:noProof/>
            <w:webHidden/>
          </w:rPr>
          <w:t>44</w:t>
        </w:r>
        <w:r>
          <w:rPr>
            <w:noProof/>
            <w:webHidden/>
          </w:rPr>
          <w:fldChar w:fldCharType="end"/>
        </w:r>
        <w:r w:rsidRPr="00377EB7">
          <w:rPr>
            <w:rStyle w:val="aff7"/>
            <w:noProof/>
          </w:rPr>
          <w:fldChar w:fldCharType="end"/>
        </w:r>
      </w:ins>
    </w:p>
    <w:p w14:paraId="53665776" w14:textId="77777777" w:rsidR="003F0406" w:rsidRPr="008E2FA9" w:rsidRDefault="003F0406">
      <w:pPr>
        <w:pStyle w:val="2b"/>
        <w:rPr>
          <w:ins w:id="223" w:author="Rev 5 Allen Wirfs-Brock" w:date="2012-01-16T18:05:00Z"/>
          <w:rFonts w:ascii="Calibri" w:eastAsia="Times New Roman" w:hAnsi="Calibri"/>
          <w:b w:val="0"/>
          <w:noProof/>
          <w:sz w:val="22"/>
          <w:szCs w:val="22"/>
          <w:lang w:val="en-US" w:eastAsia="en-US"/>
        </w:rPr>
      </w:pPr>
      <w:ins w:id="22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9.3</w:t>
        </w:r>
        <w:r w:rsidRPr="008E2FA9">
          <w:rPr>
            <w:rFonts w:ascii="Calibri" w:eastAsia="Times New Roman" w:hAnsi="Calibri"/>
            <w:b w:val="0"/>
            <w:noProof/>
            <w:sz w:val="22"/>
            <w:szCs w:val="22"/>
            <w:lang w:val="en-US" w:eastAsia="en-US"/>
          </w:rPr>
          <w:tab/>
        </w:r>
        <w:r w:rsidRPr="00377EB7">
          <w:rPr>
            <w:rStyle w:val="aff7"/>
            <w:noProof/>
          </w:rPr>
          <w:t>ToNumber</w:t>
        </w:r>
        <w:r>
          <w:rPr>
            <w:noProof/>
            <w:webHidden/>
          </w:rPr>
          <w:tab/>
        </w:r>
        <w:r>
          <w:rPr>
            <w:noProof/>
            <w:webHidden/>
          </w:rPr>
          <w:fldChar w:fldCharType="begin"/>
        </w:r>
        <w:r>
          <w:rPr>
            <w:noProof/>
            <w:webHidden/>
          </w:rPr>
          <w:instrText xml:space="preserve"> PAGEREF _Toc314500546 \h </w:instrText>
        </w:r>
        <w:r>
          <w:rPr>
            <w:noProof/>
            <w:webHidden/>
          </w:rPr>
        </w:r>
      </w:ins>
      <w:r>
        <w:rPr>
          <w:noProof/>
          <w:webHidden/>
        </w:rPr>
        <w:fldChar w:fldCharType="separate"/>
      </w:r>
      <w:ins w:id="225" w:author="Rev 5 Allen Wirfs-Brock" w:date="2012-01-16T18:05:00Z">
        <w:r>
          <w:rPr>
            <w:noProof/>
            <w:webHidden/>
          </w:rPr>
          <w:t>45</w:t>
        </w:r>
        <w:r>
          <w:rPr>
            <w:noProof/>
            <w:webHidden/>
          </w:rPr>
          <w:fldChar w:fldCharType="end"/>
        </w:r>
        <w:r w:rsidRPr="00377EB7">
          <w:rPr>
            <w:rStyle w:val="aff7"/>
            <w:noProof/>
          </w:rPr>
          <w:fldChar w:fldCharType="end"/>
        </w:r>
      </w:ins>
    </w:p>
    <w:p w14:paraId="18362FFF" w14:textId="77777777" w:rsidR="003F0406" w:rsidRPr="008E2FA9" w:rsidRDefault="003F0406">
      <w:pPr>
        <w:pStyle w:val="3a"/>
        <w:rPr>
          <w:ins w:id="226" w:author="Rev 5 Allen Wirfs-Brock" w:date="2012-01-16T18:05:00Z"/>
          <w:rFonts w:ascii="Calibri" w:eastAsia="Times New Roman" w:hAnsi="Calibri"/>
          <w:b w:val="0"/>
          <w:noProof/>
          <w:sz w:val="22"/>
          <w:szCs w:val="22"/>
          <w:lang w:val="en-US" w:eastAsia="en-US"/>
        </w:rPr>
      </w:pPr>
      <w:ins w:id="22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9.3.1</w:t>
        </w:r>
        <w:r w:rsidRPr="008E2FA9">
          <w:rPr>
            <w:rFonts w:ascii="Calibri" w:eastAsia="Times New Roman" w:hAnsi="Calibri"/>
            <w:b w:val="0"/>
            <w:noProof/>
            <w:sz w:val="22"/>
            <w:szCs w:val="22"/>
            <w:lang w:val="en-US" w:eastAsia="en-US"/>
          </w:rPr>
          <w:tab/>
        </w:r>
        <w:r w:rsidRPr="00377EB7">
          <w:rPr>
            <w:rStyle w:val="aff7"/>
            <w:noProof/>
          </w:rPr>
          <w:t>ToNumber Applied to the String Type</w:t>
        </w:r>
        <w:r>
          <w:rPr>
            <w:noProof/>
            <w:webHidden/>
          </w:rPr>
          <w:tab/>
        </w:r>
        <w:r>
          <w:rPr>
            <w:noProof/>
            <w:webHidden/>
          </w:rPr>
          <w:fldChar w:fldCharType="begin"/>
        </w:r>
        <w:r>
          <w:rPr>
            <w:noProof/>
            <w:webHidden/>
          </w:rPr>
          <w:instrText xml:space="preserve"> PAGEREF _Toc314500547 \h </w:instrText>
        </w:r>
        <w:r>
          <w:rPr>
            <w:noProof/>
            <w:webHidden/>
          </w:rPr>
        </w:r>
      </w:ins>
      <w:r>
        <w:rPr>
          <w:noProof/>
          <w:webHidden/>
        </w:rPr>
        <w:fldChar w:fldCharType="separate"/>
      </w:r>
      <w:ins w:id="228" w:author="Rev 5 Allen Wirfs-Brock" w:date="2012-01-16T18:05:00Z">
        <w:r>
          <w:rPr>
            <w:noProof/>
            <w:webHidden/>
          </w:rPr>
          <w:t>45</w:t>
        </w:r>
        <w:r>
          <w:rPr>
            <w:noProof/>
            <w:webHidden/>
          </w:rPr>
          <w:fldChar w:fldCharType="end"/>
        </w:r>
        <w:r w:rsidRPr="00377EB7">
          <w:rPr>
            <w:rStyle w:val="aff7"/>
            <w:noProof/>
          </w:rPr>
          <w:fldChar w:fldCharType="end"/>
        </w:r>
      </w:ins>
    </w:p>
    <w:p w14:paraId="71DC1337" w14:textId="77777777" w:rsidR="003F0406" w:rsidRPr="008E2FA9" w:rsidRDefault="003F0406">
      <w:pPr>
        <w:pStyle w:val="2b"/>
        <w:rPr>
          <w:ins w:id="229" w:author="Rev 5 Allen Wirfs-Brock" w:date="2012-01-16T18:05:00Z"/>
          <w:rFonts w:ascii="Calibri" w:eastAsia="Times New Roman" w:hAnsi="Calibri"/>
          <w:b w:val="0"/>
          <w:noProof/>
          <w:sz w:val="22"/>
          <w:szCs w:val="22"/>
          <w:lang w:val="en-US" w:eastAsia="en-US"/>
        </w:rPr>
      </w:pPr>
      <w:ins w:id="23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9.4</w:t>
        </w:r>
        <w:r w:rsidRPr="008E2FA9">
          <w:rPr>
            <w:rFonts w:ascii="Calibri" w:eastAsia="Times New Roman" w:hAnsi="Calibri"/>
            <w:b w:val="0"/>
            <w:noProof/>
            <w:sz w:val="22"/>
            <w:szCs w:val="22"/>
            <w:lang w:val="en-US" w:eastAsia="en-US"/>
          </w:rPr>
          <w:tab/>
        </w:r>
        <w:r w:rsidRPr="00377EB7">
          <w:rPr>
            <w:rStyle w:val="aff7"/>
            <w:noProof/>
          </w:rPr>
          <w:t>ToInteger</w:t>
        </w:r>
        <w:r>
          <w:rPr>
            <w:noProof/>
            <w:webHidden/>
          </w:rPr>
          <w:tab/>
        </w:r>
        <w:r>
          <w:rPr>
            <w:noProof/>
            <w:webHidden/>
          </w:rPr>
          <w:fldChar w:fldCharType="begin"/>
        </w:r>
        <w:r>
          <w:rPr>
            <w:noProof/>
            <w:webHidden/>
          </w:rPr>
          <w:instrText xml:space="preserve"> PAGEREF _Toc314500548 \h </w:instrText>
        </w:r>
        <w:r>
          <w:rPr>
            <w:noProof/>
            <w:webHidden/>
          </w:rPr>
        </w:r>
      </w:ins>
      <w:r>
        <w:rPr>
          <w:noProof/>
          <w:webHidden/>
        </w:rPr>
        <w:fldChar w:fldCharType="separate"/>
      </w:r>
      <w:ins w:id="231" w:author="Rev 5 Allen Wirfs-Brock" w:date="2012-01-16T18:05:00Z">
        <w:r>
          <w:rPr>
            <w:noProof/>
            <w:webHidden/>
          </w:rPr>
          <w:t>48</w:t>
        </w:r>
        <w:r>
          <w:rPr>
            <w:noProof/>
            <w:webHidden/>
          </w:rPr>
          <w:fldChar w:fldCharType="end"/>
        </w:r>
        <w:r w:rsidRPr="00377EB7">
          <w:rPr>
            <w:rStyle w:val="aff7"/>
            <w:noProof/>
          </w:rPr>
          <w:fldChar w:fldCharType="end"/>
        </w:r>
      </w:ins>
    </w:p>
    <w:p w14:paraId="22DA0D0F" w14:textId="77777777" w:rsidR="003F0406" w:rsidRPr="008E2FA9" w:rsidRDefault="003F0406">
      <w:pPr>
        <w:pStyle w:val="2b"/>
        <w:rPr>
          <w:ins w:id="232" w:author="Rev 5 Allen Wirfs-Brock" w:date="2012-01-16T18:05:00Z"/>
          <w:rFonts w:ascii="Calibri" w:eastAsia="Times New Roman" w:hAnsi="Calibri"/>
          <w:b w:val="0"/>
          <w:noProof/>
          <w:sz w:val="22"/>
          <w:szCs w:val="22"/>
          <w:lang w:val="en-US" w:eastAsia="en-US"/>
        </w:rPr>
      </w:pPr>
      <w:ins w:id="23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"_Toc314500549"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9.5</w:t>
        </w:r>
        <w:r w:rsidRPr="008E2FA9">
          <w:rPr>
            <w:rFonts w:ascii="Calibri" w:eastAsia="Times New Roman" w:hAnsi="Calibri"/>
            <w:b w:val="0"/>
            <w:noProof/>
            <w:sz w:val="22"/>
            <w:szCs w:val="22"/>
            <w:lang w:val="en-US" w:eastAsia="en-US"/>
          </w:rPr>
          <w:tab/>
        </w:r>
        <w:r w:rsidRPr="00377EB7">
          <w:rPr>
            <w:rStyle w:val="aff7"/>
            <w:noProof/>
          </w:rPr>
          <w:t>ToInt32: (Signed 32 Bit Integer)</w:t>
        </w:r>
        <w:r>
          <w:rPr>
            <w:noProof/>
            <w:webHidden/>
          </w:rPr>
          <w:tab/>
        </w:r>
        <w:r>
          <w:rPr>
            <w:noProof/>
            <w:webHidden/>
          </w:rPr>
          <w:fldChar w:fldCharType="begin"/>
        </w:r>
        <w:r>
          <w:rPr>
            <w:noProof/>
            <w:webHidden/>
          </w:rPr>
          <w:instrText xml:space="preserve"> PAGEREF _Toc314500549 \h </w:instrText>
        </w:r>
        <w:r>
          <w:rPr>
            <w:noProof/>
            <w:webHidden/>
          </w:rPr>
        </w:r>
      </w:ins>
      <w:r>
        <w:rPr>
          <w:noProof/>
          <w:webHidden/>
        </w:rPr>
        <w:fldChar w:fldCharType="separate"/>
      </w:r>
      <w:ins w:id="234" w:author="Rev 5 Allen Wirfs-Brock" w:date="2012-01-16T18:05:00Z">
        <w:r>
          <w:rPr>
            <w:noProof/>
            <w:webHidden/>
          </w:rPr>
          <w:t>48</w:t>
        </w:r>
        <w:r>
          <w:rPr>
            <w:noProof/>
            <w:webHidden/>
          </w:rPr>
          <w:fldChar w:fldCharType="end"/>
        </w:r>
        <w:r w:rsidRPr="00377EB7">
          <w:rPr>
            <w:rStyle w:val="aff7"/>
            <w:noProof/>
          </w:rPr>
          <w:fldChar w:fldCharType="end"/>
        </w:r>
      </w:ins>
    </w:p>
    <w:p w14:paraId="2233B777" w14:textId="77777777" w:rsidR="003F0406" w:rsidRPr="008E2FA9" w:rsidRDefault="003F0406">
      <w:pPr>
        <w:pStyle w:val="2b"/>
        <w:rPr>
          <w:ins w:id="235" w:author="Rev 5 Allen Wirfs-Brock" w:date="2012-01-16T18:05:00Z"/>
          <w:rFonts w:ascii="Calibri" w:eastAsia="Times New Roman" w:hAnsi="Calibri"/>
          <w:b w:val="0"/>
          <w:noProof/>
          <w:sz w:val="22"/>
          <w:szCs w:val="22"/>
          <w:lang w:val="en-US" w:eastAsia="en-US"/>
        </w:rPr>
      </w:pPr>
      <w:ins w:id="23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9.6</w:t>
        </w:r>
        <w:r w:rsidRPr="008E2FA9">
          <w:rPr>
            <w:rFonts w:ascii="Calibri" w:eastAsia="Times New Roman" w:hAnsi="Calibri"/>
            <w:b w:val="0"/>
            <w:noProof/>
            <w:sz w:val="22"/>
            <w:szCs w:val="22"/>
            <w:lang w:val="en-US" w:eastAsia="en-US"/>
          </w:rPr>
          <w:tab/>
        </w:r>
        <w:r w:rsidRPr="00377EB7">
          <w:rPr>
            <w:rStyle w:val="aff7"/>
            <w:noProof/>
          </w:rPr>
          <w:t>ToUint32: (Unsigned 32 Bit Integer)</w:t>
        </w:r>
        <w:r>
          <w:rPr>
            <w:noProof/>
            <w:webHidden/>
          </w:rPr>
          <w:tab/>
        </w:r>
        <w:r>
          <w:rPr>
            <w:noProof/>
            <w:webHidden/>
          </w:rPr>
          <w:fldChar w:fldCharType="begin"/>
        </w:r>
        <w:r>
          <w:rPr>
            <w:noProof/>
            <w:webHidden/>
          </w:rPr>
          <w:instrText xml:space="preserve"> PAGEREF _Toc314500550 \h </w:instrText>
        </w:r>
        <w:r>
          <w:rPr>
            <w:noProof/>
            <w:webHidden/>
          </w:rPr>
        </w:r>
      </w:ins>
      <w:r>
        <w:rPr>
          <w:noProof/>
          <w:webHidden/>
        </w:rPr>
        <w:fldChar w:fldCharType="separate"/>
      </w:r>
      <w:ins w:id="237" w:author="Rev 5 Allen Wirfs-Brock" w:date="2012-01-16T18:05:00Z">
        <w:r>
          <w:rPr>
            <w:noProof/>
            <w:webHidden/>
          </w:rPr>
          <w:t>48</w:t>
        </w:r>
        <w:r>
          <w:rPr>
            <w:noProof/>
            <w:webHidden/>
          </w:rPr>
          <w:fldChar w:fldCharType="end"/>
        </w:r>
        <w:r w:rsidRPr="00377EB7">
          <w:rPr>
            <w:rStyle w:val="aff7"/>
            <w:noProof/>
          </w:rPr>
          <w:fldChar w:fldCharType="end"/>
        </w:r>
      </w:ins>
    </w:p>
    <w:p w14:paraId="351220DB" w14:textId="77777777" w:rsidR="003F0406" w:rsidRPr="008E2FA9" w:rsidRDefault="003F0406">
      <w:pPr>
        <w:pStyle w:val="2b"/>
        <w:rPr>
          <w:ins w:id="238" w:author="Rev 5 Allen Wirfs-Brock" w:date="2012-01-16T18:05:00Z"/>
          <w:rFonts w:ascii="Calibri" w:eastAsia="Times New Roman" w:hAnsi="Calibri"/>
          <w:b w:val="0"/>
          <w:noProof/>
          <w:sz w:val="22"/>
          <w:szCs w:val="22"/>
          <w:lang w:val="en-US" w:eastAsia="en-US"/>
        </w:rPr>
      </w:pPr>
      <w:ins w:id="23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9.7</w:t>
        </w:r>
        <w:r w:rsidRPr="008E2FA9">
          <w:rPr>
            <w:rFonts w:ascii="Calibri" w:eastAsia="Times New Roman" w:hAnsi="Calibri"/>
            <w:b w:val="0"/>
            <w:noProof/>
            <w:sz w:val="22"/>
            <w:szCs w:val="22"/>
            <w:lang w:val="en-US" w:eastAsia="en-US"/>
          </w:rPr>
          <w:tab/>
        </w:r>
        <w:r w:rsidRPr="00377EB7">
          <w:rPr>
            <w:rStyle w:val="aff7"/>
            <w:noProof/>
          </w:rPr>
          <w:t>ToUint16: (Unsigned 16 Bit Integer)</w:t>
        </w:r>
        <w:r>
          <w:rPr>
            <w:noProof/>
            <w:webHidden/>
          </w:rPr>
          <w:tab/>
        </w:r>
        <w:r>
          <w:rPr>
            <w:noProof/>
            <w:webHidden/>
          </w:rPr>
          <w:fldChar w:fldCharType="begin"/>
        </w:r>
        <w:r>
          <w:rPr>
            <w:noProof/>
            <w:webHidden/>
          </w:rPr>
          <w:instrText xml:space="preserve"> PAGEREF _Toc314500551 \h </w:instrText>
        </w:r>
        <w:r>
          <w:rPr>
            <w:noProof/>
            <w:webHidden/>
          </w:rPr>
        </w:r>
      </w:ins>
      <w:r>
        <w:rPr>
          <w:noProof/>
          <w:webHidden/>
        </w:rPr>
        <w:fldChar w:fldCharType="separate"/>
      </w:r>
      <w:ins w:id="240" w:author="Rev 5 Allen Wirfs-Brock" w:date="2012-01-16T18:05:00Z">
        <w:r>
          <w:rPr>
            <w:noProof/>
            <w:webHidden/>
          </w:rPr>
          <w:t>49</w:t>
        </w:r>
        <w:r>
          <w:rPr>
            <w:noProof/>
            <w:webHidden/>
          </w:rPr>
          <w:fldChar w:fldCharType="end"/>
        </w:r>
        <w:r w:rsidRPr="00377EB7">
          <w:rPr>
            <w:rStyle w:val="aff7"/>
            <w:noProof/>
          </w:rPr>
          <w:fldChar w:fldCharType="end"/>
        </w:r>
      </w:ins>
    </w:p>
    <w:p w14:paraId="1383361F" w14:textId="77777777" w:rsidR="003F0406" w:rsidRPr="008E2FA9" w:rsidRDefault="003F0406">
      <w:pPr>
        <w:pStyle w:val="2b"/>
        <w:rPr>
          <w:ins w:id="241" w:author="Rev 5 Allen Wirfs-Brock" w:date="2012-01-16T18:05:00Z"/>
          <w:rFonts w:ascii="Calibri" w:eastAsia="Times New Roman" w:hAnsi="Calibri"/>
          <w:b w:val="0"/>
          <w:noProof/>
          <w:sz w:val="22"/>
          <w:szCs w:val="22"/>
          <w:lang w:val="en-US" w:eastAsia="en-US"/>
        </w:rPr>
      </w:pPr>
      <w:ins w:id="24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9.8</w:t>
        </w:r>
        <w:r w:rsidRPr="008E2FA9">
          <w:rPr>
            <w:rFonts w:ascii="Calibri" w:eastAsia="Times New Roman" w:hAnsi="Calibri"/>
            <w:b w:val="0"/>
            <w:noProof/>
            <w:sz w:val="22"/>
            <w:szCs w:val="22"/>
            <w:lang w:val="en-US" w:eastAsia="en-US"/>
          </w:rPr>
          <w:tab/>
        </w:r>
        <w:r w:rsidRPr="00377EB7">
          <w:rPr>
            <w:rStyle w:val="aff7"/>
            <w:noProof/>
          </w:rPr>
          <w:t>ToString</w:t>
        </w:r>
        <w:r>
          <w:rPr>
            <w:noProof/>
            <w:webHidden/>
          </w:rPr>
          <w:tab/>
        </w:r>
        <w:r>
          <w:rPr>
            <w:noProof/>
            <w:webHidden/>
          </w:rPr>
          <w:fldChar w:fldCharType="begin"/>
        </w:r>
        <w:r>
          <w:rPr>
            <w:noProof/>
            <w:webHidden/>
          </w:rPr>
          <w:instrText xml:space="preserve"> PAGEREF _Toc314500552 \h </w:instrText>
        </w:r>
        <w:r>
          <w:rPr>
            <w:noProof/>
            <w:webHidden/>
          </w:rPr>
        </w:r>
      </w:ins>
      <w:r>
        <w:rPr>
          <w:noProof/>
          <w:webHidden/>
        </w:rPr>
        <w:fldChar w:fldCharType="separate"/>
      </w:r>
      <w:ins w:id="243" w:author="Rev 5 Allen Wirfs-Brock" w:date="2012-01-16T18:05:00Z">
        <w:r>
          <w:rPr>
            <w:noProof/>
            <w:webHidden/>
          </w:rPr>
          <w:t>49</w:t>
        </w:r>
        <w:r>
          <w:rPr>
            <w:noProof/>
            <w:webHidden/>
          </w:rPr>
          <w:fldChar w:fldCharType="end"/>
        </w:r>
        <w:r w:rsidRPr="00377EB7">
          <w:rPr>
            <w:rStyle w:val="aff7"/>
            <w:noProof/>
          </w:rPr>
          <w:fldChar w:fldCharType="end"/>
        </w:r>
      </w:ins>
    </w:p>
    <w:p w14:paraId="2BBFFE75" w14:textId="77777777" w:rsidR="003F0406" w:rsidRPr="008E2FA9" w:rsidRDefault="003F0406">
      <w:pPr>
        <w:pStyle w:val="3a"/>
        <w:rPr>
          <w:ins w:id="244" w:author="Rev 5 Allen Wirfs-Brock" w:date="2012-01-16T18:05:00Z"/>
          <w:rFonts w:ascii="Calibri" w:eastAsia="Times New Roman" w:hAnsi="Calibri"/>
          <w:b w:val="0"/>
          <w:noProof/>
          <w:sz w:val="22"/>
          <w:szCs w:val="22"/>
          <w:lang w:val="en-US" w:eastAsia="en-US"/>
        </w:rPr>
      </w:pPr>
      <w:ins w:id="24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9.8.1</w:t>
        </w:r>
        <w:r w:rsidRPr="008E2FA9">
          <w:rPr>
            <w:rFonts w:ascii="Calibri" w:eastAsia="Times New Roman" w:hAnsi="Calibri"/>
            <w:b w:val="0"/>
            <w:noProof/>
            <w:sz w:val="22"/>
            <w:szCs w:val="22"/>
            <w:lang w:val="en-US" w:eastAsia="en-US"/>
          </w:rPr>
          <w:tab/>
        </w:r>
        <w:r w:rsidRPr="00377EB7">
          <w:rPr>
            <w:rStyle w:val="aff7"/>
            <w:noProof/>
          </w:rPr>
          <w:t>ToString Applied to the Number Type</w:t>
        </w:r>
        <w:r>
          <w:rPr>
            <w:noProof/>
            <w:webHidden/>
          </w:rPr>
          <w:tab/>
        </w:r>
        <w:r>
          <w:rPr>
            <w:noProof/>
            <w:webHidden/>
          </w:rPr>
          <w:fldChar w:fldCharType="begin"/>
        </w:r>
        <w:r>
          <w:rPr>
            <w:noProof/>
            <w:webHidden/>
          </w:rPr>
          <w:instrText xml:space="preserve"> PAGEREF _Toc314500553 \h </w:instrText>
        </w:r>
        <w:r>
          <w:rPr>
            <w:noProof/>
            <w:webHidden/>
          </w:rPr>
        </w:r>
      </w:ins>
      <w:r>
        <w:rPr>
          <w:noProof/>
          <w:webHidden/>
        </w:rPr>
        <w:fldChar w:fldCharType="separate"/>
      </w:r>
      <w:ins w:id="246" w:author="Rev 5 Allen Wirfs-Brock" w:date="2012-01-16T18:05:00Z">
        <w:r>
          <w:rPr>
            <w:noProof/>
            <w:webHidden/>
          </w:rPr>
          <w:t>49</w:t>
        </w:r>
        <w:r>
          <w:rPr>
            <w:noProof/>
            <w:webHidden/>
          </w:rPr>
          <w:fldChar w:fldCharType="end"/>
        </w:r>
        <w:r w:rsidRPr="00377EB7">
          <w:rPr>
            <w:rStyle w:val="aff7"/>
            <w:noProof/>
          </w:rPr>
          <w:fldChar w:fldCharType="end"/>
        </w:r>
      </w:ins>
    </w:p>
    <w:p w14:paraId="7F919502" w14:textId="77777777" w:rsidR="003F0406" w:rsidRPr="008E2FA9" w:rsidRDefault="003F0406">
      <w:pPr>
        <w:pStyle w:val="2b"/>
        <w:rPr>
          <w:ins w:id="247" w:author="Rev 5 Allen Wirfs-Brock" w:date="2012-01-16T18:05:00Z"/>
          <w:rFonts w:ascii="Calibri" w:eastAsia="Times New Roman" w:hAnsi="Calibri"/>
          <w:b w:val="0"/>
          <w:noProof/>
          <w:sz w:val="22"/>
          <w:szCs w:val="22"/>
          <w:lang w:val="en-US" w:eastAsia="en-US"/>
        </w:rPr>
      </w:pPr>
      <w:ins w:id="24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9.9</w:t>
        </w:r>
        <w:r w:rsidRPr="008E2FA9">
          <w:rPr>
            <w:rFonts w:ascii="Calibri" w:eastAsia="Times New Roman" w:hAnsi="Calibri"/>
            <w:b w:val="0"/>
            <w:noProof/>
            <w:sz w:val="22"/>
            <w:szCs w:val="22"/>
            <w:lang w:val="en-US" w:eastAsia="en-US"/>
          </w:rPr>
          <w:tab/>
        </w:r>
        <w:r w:rsidRPr="00377EB7">
          <w:rPr>
            <w:rStyle w:val="aff7"/>
            <w:noProof/>
          </w:rPr>
          <w:t>ToObject</w:t>
        </w:r>
        <w:r>
          <w:rPr>
            <w:noProof/>
            <w:webHidden/>
          </w:rPr>
          <w:tab/>
        </w:r>
        <w:r>
          <w:rPr>
            <w:noProof/>
            <w:webHidden/>
          </w:rPr>
          <w:fldChar w:fldCharType="begin"/>
        </w:r>
        <w:r>
          <w:rPr>
            <w:noProof/>
            <w:webHidden/>
          </w:rPr>
          <w:instrText xml:space="preserve"> PAGEREF _Toc314500554 \h </w:instrText>
        </w:r>
        <w:r>
          <w:rPr>
            <w:noProof/>
            <w:webHidden/>
          </w:rPr>
        </w:r>
      </w:ins>
      <w:r>
        <w:rPr>
          <w:noProof/>
          <w:webHidden/>
        </w:rPr>
        <w:fldChar w:fldCharType="separate"/>
      </w:r>
      <w:ins w:id="249" w:author="Rev 5 Allen Wirfs-Brock" w:date="2012-01-16T18:05:00Z">
        <w:r>
          <w:rPr>
            <w:noProof/>
            <w:webHidden/>
          </w:rPr>
          <w:t>50</w:t>
        </w:r>
        <w:r>
          <w:rPr>
            <w:noProof/>
            <w:webHidden/>
          </w:rPr>
          <w:fldChar w:fldCharType="end"/>
        </w:r>
        <w:r w:rsidRPr="00377EB7">
          <w:rPr>
            <w:rStyle w:val="aff7"/>
            <w:noProof/>
          </w:rPr>
          <w:fldChar w:fldCharType="end"/>
        </w:r>
      </w:ins>
    </w:p>
    <w:p w14:paraId="0F0E6B03" w14:textId="77777777" w:rsidR="003F0406" w:rsidRPr="008E2FA9" w:rsidRDefault="003F0406">
      <w:pPr>
        <w:pStyle w:val="2b"/>
        <w:rPr>
          <w:ins w:id="250" w:author="Rev 5 Allen Wirfs-Brock" w:date="2012-01-16T18:05:00Z"/>
          <w:rFonts w:ascii="Calibri" w:eastAsia="Times New Roman" w:hAnsi="Calibri"/>
          <w:b w:val="0"/>
          <w:noProof/>
          <w:sz w:val="22"/>
          <w:szCs w:val="22"/>
          <w:lang w:val="en-US" w:eastAsia="en-US"/>
        </w:rPr>
      </w:pPr>
      <w:ins w:id="25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9.10</w:t>
        </w:r>
        <w:r w:rsidRPr="008E2FA9">
          <w:rPr>
            <w:rFonts w:ascii="Calibri" w:eastAsia="Times New Roman" w:hAnsi="Calibri"/>
            <w:b w:val="0"/>
            <w:noProof/>
            <w:sz w:val="22"/>
            <w:szCs w:val="22"/>
            <w:lang w:val="en-US" w:eastAsia="en-US"/>
          </w:rPr>
          <w:tab/>
        </w:r>
        <w:r w:rsidRPr="00377EB7">
          <w:rPr>
            <w:rStyle w:val="aff7"/>
            <w:noProof/>
          </w:rPr>
          <w:t>CheckObjectCoercible</w:t>
        </w:r>
        <w:r>
          <w:rPr>
            <w:noProof/>
            <w:webHidden/>
          </w:rPr>
          <w:tab/>
        </w:r>
        <w:r>
          <w:rPr>
            <w:noProof/>
            <w:webHidden/>
          </w:rPr>
          <w:fldChar w:fldCharType="begin"/>
        </w:r>
        <w:r>
          <w:rPr>
            <w:noProof/>
            <w:webHidden/>
          </w:rPr>
          <w:instrText xml:space="preserve"> PAGEREF _Toc314500555 \h </w:instrText>
        </w:r>
        <w:r>
          <w:rPr>
            <w:noProof/>
            <w:webHidden/>
          </w:rPr>
        </w:r>
      </w:ins>
      <w:r>
        <w:rPr>
          <w:noProof/>
          <w:webHidden/>
        </w:rPr>
        <w:fldChar w:fldCharType="separate"/>
      </w:r>
      <w:ins w:id="252" w:author="Rev 5 Allen Wirfs-Brock" w:date="2012-01-16T18:05:00Z">
        <w:r>
          <w:rPr>
            <w:noProof/>
            <w:webHidden/>
          </w:rPr>
          <w:t>50</w:t>
        </w:r>
        <w:r>
          <w:rPr>
            <w:noProof/>
            <w:webHidden/>
          </w:rPr>
          <w:fldChar w:fldCharType="end"/>
        </w:r>
        <w:r w:rsidRPr="00377EB7">
          <w:rPr>
            <w:rStyle w:val="aff7"/>
            <w:noProof/>
          </w:rPr>
          <w:fldChar w:fldCharType="end"/>
        </w:r>
      </w:ins>
    </w:p>
    <w:p w14:paraId="372BFA2D" w14:textId="77777777" w:rsidR="003F0406" w:rsidRPr="008E2FA9" w:rsidRDefault="003F0406">
      <w:pPr>
        <w:pStyle w:val="2b"/>
        <w:rPr>
          <w:ins w:id="253" w:author="Rev 5 Allen Wirfs-Brock" w:date="2012-01-16T18:05:00Z"/>
          <w:rFonts w:ascii="Calibri" w:eastAsia="Times New Roman" w:hAnsi="Calibri"/>
          <w:b w:val="0"/>
          <w:noProof/>
          <w:sz w:val="22"/>
          <w:szCs w:val="22"/>
          <w:lang w:val="en-US" w:eastAsia="en-US"/>
        </w:rPr>
      </w:pPr>
      <w:ins w:id="25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9.11</w:t>
        </w:r>
        <w:r w:rsidRPr="008E2FA9">
          <w:rPr>
            <w:rFonts w:ascii="Calibri" w:eastAsia="Times New Roman" w:hAnsi="Calibri"/>
            <w:b w:val="0"/>
            <w:noProof/>
            <w:sz w:val="22"/>
            <w:szCs w:val="22"/>
            <w:lang w:val="en-US" w:eastAsia="en-US"/>
          </w:rPr>
          <w:tab/>
        </w:r>
        <w:r w:rsidRPr="00377EB7">
          <w:rPr>
            <w:rStyle w:val="aff7"/>
            <w:noProof/>
          </w:rPr>
          <w:t>IsCallable</w:t>
        </w:r>
        <w:r>
          <w:rPr>
            <w:noProof/>
            <w:webHidden/>
          </w:rPr>
          <w:tab/>
        </w:r>
        <w:r>
          <w:rPr>
            <w:noProof/>
            <w:webHidden/>
          </w:rPr>
          <w:fldChar w:fldCharType="begin"/>
        </w:r>
        <w:r>
          <w:rPr>
            <w:noProof/>
            <w:webHidden/>
          </w:rPr>
          <w:instrText xml:space="preserve"> PAGEREF _Toc314500556 \h </w:instrText>
        </w:r>
        <w:r>
          <w:rPr>
            <w:noProof/>
            <w:webHidden/>
          </w:rPr>
        </w:r>
      </w:ins>
      <w:r>
        <w:rPr>
          <w:noProof/>
          <w:webHidden/>
        </w:rPr>
        <w:fldChar w:fldCharType="separate"/>
      </w:r>
      <w:ins w:id="255" w:author="Rev 5 Allen Wirfs-Brock" w:date="2012-01-16T18:05:00Z">
        <w:r>
          <w:rPr>
            <w:noProof/>
            <w:webHidden/>
          </w:rPr>
          <w:t>51</w:t>
        </w:r>
        <w:r>
          <w:rPr>
            <w:noProof/>
            <w:webHidden/>
          </w:rPr>
          <w:fldChar w:fldCharType="end"/>
        </w:r>
        <w:r w:rsidRPr="00377EB7">
          <w:rPr>
            <w:rStyle w:val="aff7"/>
            <w:noProof/>
          </w:rPr>
          <w:fldChar w:fldCharType="end"/>
        </w:r>
      </w:ins>
    </w:p>
    <w:p w14:paraId="2D297102" w14:textId="77777777" w:rsidR="003F0406" w:rsidRPr="008E2FA9" w:rsidRDefault="003F0406">
      <w:pPr>
        <w:pStyle w:val="2b"/>
        <w:rPr>
          <w:ins w:id="256" w:author="Rev 5 Allen Wirfs-Brock" w:date="2012-01-16T18:05:00Z"/>
          <w:rFonts w:ascii="Calibri" w:eastAsia="Times New Roman" w:hAnsi="Calibri"/>
          <w:b w:val="0"/>
          <w:noProof/>
          <w:sz w:val="22"/>
          <w:szCs w:val="22"/>
          <w:lang w:val="en-US" w:eastAsia="en-US"/>
        </w:rPr>
      </w:pPr>
      <w:ins w:id="25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bCs/>
            <w:noProof/>
          </w:rPr>
          <w:t>9.12</w:t>
        </w:r>
        <w:r w:rsidRPr="008E2FA9">
          <w:rPr>
            <w:rFonts w:ascii="Calibri" w:eastAsia="Times New Roman" w:hAnsi="Calibri"/>
            <w:b w:val="0"/>
            <w:noProof/>
            <w:sz w:val="22"/>
            <w:szCs w:val="22"/>
            <w:lang w:val="en-US" w:eastAsia="en-US"/>
          </w:rPr>
          <w:tab/>
        </w:r>
        <w:r w:rsidRPr="00377EB7">
          <w:rPr>
            <w:rStyle w:val="aff7"/>
            <w:bCs/>
            <w:noProof/>
          </w:rPr>
          <w:t>The SameValue Algorithm</w:t>
        </w:r>
        <w:r>
          <w:rPr>
            <w:noProof/>
            <w:webHidden/>
          </w:rPr>
          <w:tab/>
        </w:r>
        <w:r>
          <w:rPr>
            <w:noProof/>
            <w:webHidden/>
          </w:rPr>
          <w:fldChar w:fldCharType="begin"/>
        </w:r>
        <w:r>
          <w:rPr>
            <w:noProof/>
            <w:webHidden/>
          </w:rPr>
          <w:instrText xml:space="preserve"> PAGEREF _Toc314500557 \h </w:instrText>
        </w:r>
        <w:r>
          <w:rPr>
            <w:noProof/>
            <w:webHidden/>
          </w:rPr>
        </w:r>
      </w:ins>
      <w:r>
        <w:rPr>
          <w:noProof/>
          <w:webHidden/>
        </w:rPr>
        <w:fldChar w:fldCharType="separate"/>
      </w:r>
      <w:ins w:id="258" w:author="Rev 5 Allen Wirfs-Brock" w:date="2012-01-16T18:05:00Z">
        <w:r>
          <w:rPr>
            <w:noProof/>
            <w:webHidden/>
          </w:rPr>
          <w:t>51</w:t>
        </w:r>
        <w:r>
          <w:rPr>
            <w:noProof/>
            <w:webHidden/>
          </w:rPr>
          <w:fldChar w:fldCharType="end"/>
        </w:r>
        <w:r w:rsidRPr="00377EB7">
          <w:rPr>
            <w:rStyle w:val="aff7"/>
            <w:noProof/>
          </w:rPr>
          <w:fldChar w:fldCharType="end"/>
        </w:r>
      </w:ins>
    </w:p>
    <w:p w14:paraId="29E11958" w14:textId="77777777" w:rsidR="003F0406" w:rsidRPr="008E2FA9" w:rsidRDefault="003F0406">
      <w:pPr>
        <w:pStyle w:val="12"/>
        <w:rPr>
          <w:ins w:id="259" w:author="Rev 5 Allen Wirfs-Brock" w:date="2012-01-16T18:05:00Z"/>
          <w:rFonts w:ascii="Calibri" w:eastAsia="Times New Roman" w:hAnsi="Calibri"/>
          <w:b w:val="0"/>
          <w:noProof/>
          <w:sz w:val="22"/>
          <w:szCs w:val="22"/>
          <w:lang w:val="en-US" w:eastAsia="en-US"/>
        </w:rPr>
      </w:pPr>
      <w:ins w:id="26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w:t>
        </w:r>
        <w:r w:rsidRPr="008E2FA9">
          <w:rPr>
            <w:rFonts w:ascii="Calibri" w:eastAsia="Times New Roman" w:hAnsi="Calibri"/>
            <w:b w:val="0"/>
            <w:noProof/>
            <w:sz w:val="22"/>
            <w:szCs w:val="22"/>
            <w:lang w:val="en-US" w:eastAsia="en-US"/>
          </w:rPr>
          <w:tab/>
        </w:r>
        <w:r w:rsidRPr="00377EB7">
          <w:rPr>
            <w:rStyle w:val="aff7"/>
            <w:noProof/>
          </w:rPr>
          <w:t>Executable Code and Execution Contexts</w:t>
        </w:r>
        <w:r>
          <w:rPr>
            <w:noProof/>
            <w:webHidden/>
          </w:rPr>
          <w:tab/>
        </w:r>
        <w:r>
          <w:rPr>
            <w:noProof/>
            <w:webHidden/>
          </w:rPr>
          <w:fldChar w:fldCharType="begin"/>
        </w:r>
        <w:r>
          <w:rPr>
            <w:noProof/>
            <w:webHidden/>
          </w:rPr>
          <w:instrText xml:space="preserve"> PAGEREF _Toc314500558 \h </w:instrText>
        </w:r>
        <w:r>
          <w:rPr>
            <w:noProof/>
            <w:webHidden/>
          </w:rPr>
        </w:r>
      </w:ins>
      <w:r>
        <w:rPr>
          <w:noProof/>
          <w:webHidden/>
        </w:rPr>
        <w:fldChar w:fldCharType="separate"/>
      </w:r>
      <w:ins w:id="261" w:author="Rev 5 Allen Wirfs-Brock" w:date="2012-01-16T18:05:00Z">
        <w:r>
          <w:rPr>
            <w:noProof/>
            <w:webHidden/>
          </w:rPr>
          <w:t>51</w:t>
        </w:r>
        <w:r>
          <w:rPr>
            <w:noProof/>
            <w:webHidden/>
          </w:rPr>
          <w:fldChar w:fldCharType="end"/>
        </w:r>
        <w:r w:rsidRPr="00377EB7">
          <w:rPr>
            <w:rStyle w:val="aff7"/>
            <w:noProof/>
          </w:rPr>
          <w:fldChar w:fldCharType="end"/>
        </w:r>
      </w:ins>
    </w:p>
    <w:p w14:paraId="3B96009D" w14:textId="77777777" w:rsidR="003F0406" w:rsidRPr="008E2FA9" w:rsidRDefault="003F0406">
      <w:pPr>
        <w:pStyle w:val="2b"/>
        <w:rPr>
          <w:ins w:id="262" w:author="Rev 5 Allen Wirfs-Brock" w:date="2012-01-16T18:05:00Z"/>
          <w:rFonts w:ascii="Calibri" w:eastAsia="Times New Roman" w:hAnsi="Calibri"/>
          <w:b w:val="0"/>
          <w:noProof/>
          <w:sz w:val="22"/>
          <w:szCs w:val="22"/>
          <w:lang w:val="en-US" w:eastAsia="en-US"/>
        </w:rPr>
      </w:pPr>
      <w:ins w:id="26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"_Toc314500559"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10.1</w:t>
        </w:r>
        <w:r w:rsidRPr="008E2FA9">
          <w:rPr>
            <w:rFonts w:ascii="Calibri" w:eastAsia="Times New Roman" w:hAnsi="Calibri"/>
            <w:b w:val="0"/>
            <w:noProof/>
            <w:sz w:val="22"/>
            <w:szCs w:val="22"/>
            <w:lang w:val="en-US" w:eastAsia="en-US"/>
          </w:rPr>
          <w:tab/>
        </w:r>
        <w:r w:rsidRPr="00377EB7">
          <w:rPr>
            <w:rStyle w:val="aff7"/>
            <w:noProof/>
          </w:rPr>
          <w:t>Types of Executable Code</w:t>
        </w:r>
        <w:r>
          <w:rPr>
            <w:noProof/>
            <w:webHidden/>
          </w:rPr>
          <w:tab/>
        </w:r>
        <w:r>
          <w:rPr>
            <w:noProof/>
            <w:webHidden/>
          </w:rPr>
          <w:fldChar w:fldCharType="begin"/>
        </w:r>
        <w:r>
          <w:rPr>
            <w:noProof/>
            <w:webHidden/>
          </w:rPr>
          <w:instrText xml:space="preserve"> PAGEREF _Toc314500559 \h </w:instrText>
        </w:r>
        <w:r>
          <w:rPr>
            <w:noProof/>
            <w:webHidden/>
          </w:rPr>
        </w:r>
      </w:ins>
      <w:r>
        <w:rPr>
          <w:noProof/>
          <w:webHidden/>
        </w:rPr>
        <w:fldChar w:fldCharType="separate"/>
      </w:r>
      <w:ins w:id="264" w:author="Rev 5 Allen Wirfs-Brock" w:date="2012-01-16T18:05:00Z">
        <w:r>
          <w:rPr>
            <w:noProof/>
            <w:webHidden/>
          </w:rPr>
          <w:t>51</w:t>
        </w:r>
        <w:r>
          <w:rPr>
            <w:noProof/>
            <w:webHidden/>
          </w:rPr>
          <w:fldChar w:fldCharType="end"/>
        </w:r>
        <w:r w:rsidRPr="00377EB7">
          <w:rPr>
            <w:rStyle w:val="aff7"/>
            <w:noProof/>
          </w:rPr>
          <w:fldChar w:fldCharType="end"/>
        </w:r>
      </w:ins>
    </w:p>
    <w:p w14:paraId="04A250FE" w14:textId="77777777" w:rsidR="003F0406" w:rsidRPr="008E2FA9" w:rsidRDefault="003F0406">
      <w:pPr>
        <w:pStyle w:val="3a"/>
        <w:rPr>
          <w:ins w:id="265" w:author="Rev 5 Allen Wirfs-Brock" w:date="2012-01-16T18:05:00Z"/>
          <w:rFonts w:ascii="Calibri" w:eastAsia="Times New Roman" w:hAnsi="Calibri"/>
          <w:b w:val="0"/>
          <w:noProof/>
          <w:sz w:val="22"/>
          <w:szCs w:val="22"/>
          <w:lang w:val="en-US" w:eastAsia="en-US"/>
        </w:rPr>
      </w:pPr>
      <w:ins w:id="26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10.1.1</w:t>
        </w:r>
        <w:r w:rsidRPr="008E2FA9">
          <w:rPr>
            <w:rFonts w:ascii="Calibri" w:eastAsia="Times New Roman" w:hAnsi="Calibri"/>
            <w:b w:val="0"/>
            <w:noProof/>
            <w:sz w:val="22"/>
            <w:szCs w:val="22"/>
            <w:lang w:val="en-US" w:eastAsia="en-US"/>
          </w:rPr>
          <w:tab/>
        </w:r>
        <w:r w:rsidRPr="00377EB7">
          <w:rPr>
            <w:rStyle w:val="aff7"/>
            <w:noProof/>
          </w:rPr>
          <w:t>Strict Mode Code</w:t>
        </w:r>
        <w:r>
          <w:rPr>
            <w:noProof/>
            <w:webHidden/>
          </w:rPr>
          <w:tab/>
        </w:r>
        <w:r>
          <w:rPr>
            <w:noProof/>
            <w:webHidden/>
          </w:rPr>
          <w:fldChar w:fldCharType="begin"/>
        </w:r>
        <w:r>
          <w:rPr>
            <w:noProof/>
            <w:webHidden/>
          </w:rPr>
          <w:instrText xml:space="preserve"> PAGEREF _Toc314500560 \h </w:instrText>
        </w:r>
        <w:r>
          <w:rPr>
            <w:noProof/>
            <w:webHidden/>
          </w:rPr>
        </w:r>
      </w:ins>
      <w:r>
        <w:rPr>
          <w:noProof/>
          <w:webHidden/>
        </w:rPr>
        <w:fldChar w:fldCharType="separate"/>
      </w:r>
      <w:ins w:id="267" w:author="Rev 5 Allen Wirfs-Brock" w:date="2012-01-16T18:05:00Z">
        <w:r>
          <w:rPr>
            <w:noProof/>
            <w:webHidden/>
          </w:rPr>
          <w:t>52</w:t>
        </w:r>
        <w:r>
          <w:rPr>
            <w:noProof/>
            <w:webHidden/>
          </w:rPr>
          <w:fldChar w:fldCharType="end"/>
        </w:r>
        <w:r w:rsidRPr="00377EB7">
          <w:rPr>
            <w:rStyle w:val="aff7"/>
            <w:noProof/>
          </w:rPr>
          <w:fldChar w:fldCharType="end"/>
        </w:r>
      </w:ins>
    </w:p>
    <w:p w14:paraId="6209DE76" w14:textId="77777777" w:rsidR="003F0406" w:rsidRPr="008E2FA9" w:rsidRDefault="003F0406">
      <w:pPr>
        <w:pStyle w:val="3a"/>
        <w:rPr>
          <w:ins w:id="268" w:author="Rev 5 Allen Wirfs-Brock" w:date="2012-01-16T18:05:00Z"/>
          <w:rFonts w:ascii="Calibri" w:eastAsia="Times New Roman" w:hAnsi="Calibri"/>
          <w:b w:val="0"/>
          <w:noProof/>
          <w:sz w:val="22"/>
          <w:szCs w:val="22"/>
          <w:lang w:val="en-US" w:eastAsia="en-US"/>
        </w:rPr>
      </w:pPr>
      <w:ins w:id="26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10.1.2</w:t>
        </w:r>
        <w:r w:rsidRPr="008E2FA9">
          <w:rPr>
            <w:rFonts w:ascii="Calibri" w:eastAsia="Times New Roman" w:hAnsi="Calibri"/>
            <w:b w:val="0"/>
            <w:noProof/>
            <w:sz w:val="22"/>
            <w:szCs w:val="22"/>
            <w:lang w:val="en-US" w:eastAsia="en-US"/>
          </w:rPr>
          <w:tab/>
        </w:r>
        <w:r w:rsidRPr="00377EB7">
          <w:rPr>
            <w:rStyle w:val="aff7"/>
            <w:noProof/>
          </w:rPr>
          <w:t>Extended Code</w:t>
        </w:r>
        <w:r>
          <w:rPr>
            <w:noProof/>
            <w:webHidden/>
          </w:rPr>
          <w:tab/>
        </w:r>
        <w:r>
          <w:rPr>
            <w:noProof/>
            <w:webHidden/>
          </w:rPr>
          <w:fldChar w:fldCharType="begin"/>
        </w:r>
        <w:r>
          <w:rPr>
            <w:noProof/>
            <w:webHidden/>
          </w:rPr>
          <w:instrText xml:space="preserve"> PAGEREF _Toc314500561 \h </w:instrText>
        </w:r>
        <w:r>
          <w:rPr>
            <w:noProof/>
            <w:webHidden/>
          </w:rPr>
        </w:r>
      </w:ins>
      <w:r>
        <w:rPr>
          <w:noProof/>
          <w:webHidden/>
        </w:rPr>
        <w:fldChar w:fldCharType="separate"/>
      </w:r>
      <w:ins w:id="270" w:author="Rev 5 Allen Wirfs-Brock" w:date="2012-01-16T18:05:00Z">
        <w:r>
          <w:rPr>
            <w:noProof/>
            <w:webHidden/>
          </w:rPr>
          <w:t>52</w:t>
        </w:r>
        <w:r>
          <w:rPr>
            <w:noProof/>
            <w:webHidden/>
          </w:rPr>
          <w:fldChar w:fldCharType="end"/>
        </w:r>
        <w:r w:rsidRPr="00377EB7">
          <w:rPr>
            <w:rStyle w:val="aff7"/>
            <w:noProof/>
          </w:rPr>
          <w:fldChar w:fldCharType="end"/>
        </w:r>
      </w:ins>
    </w:p>
    <w:p w14:paraId="2FA84BEE" w14:textId="77777777" w:rsidR="003F0406" w:rsidRPr="008E2FA9" w:rsidRDefault="003F0406">
      <w:pPr>
        <w:pStyle w:val="2b"/>
        <w:rPr>
          <w:ins w:id="271" w:author="Rev 5 Allen Wirfs-Brock" w:date="2012-01-16T18:05:00Z"/>
          <w:rFonts w:ascii="Calibri" w:eastAsia="Times New Roman" w:hAnsi="Calibri"/>
          <w:b w:val="0"/>
          <w:noProof/>
          <w:sz w:val="22"/>
          <w:szCs w:val="22"/>
          <w:lang w:val="en-US" w:eastAsia="en-US"/>
        </w:rPr>
      </w:pPr>
      <w:ins w:id="27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10.2</w:t>
        </w:r>
        <w:r w:rsidRPr="008E2FA9">
          <w:rPr>
            <w:rFonts w:ascii="Calibri" w:eastAsia="Times New Roman" w:hAnsi="Calibri"/>
            <w:b w:val="0"/>
            <w:noProof/>
            <w:sz w:val="22"/>
            <w:szCs w:val="22"/>
            <w:lang w:val="en-US" w:eastAsia="en-US"/>
          </w:rPr>
          <w:tab/>
        </w:r>
        <w:r w:rsidRPr="00377EB7">
          <w:rPr>
            <w:rStyle w:val="aff7"/>
            <w:noProof/>
          </w:rPr>
          <w:t>Lexical Environments</w:t>
        </w:r>
        <w:r>
          <w:rPr>
            <w:noProof/>
            <w:webHidden/>
          </w:rPr>
          <w:tab/>
        </w:r>
        <w:r>
          <w:rPr>
            <w:noProof/>
            <w:webHidden/>
          </w:rPr>
          <w:fldChar w:fldCharType="begin"/>
        </w:r>
        <w:r>
          <w:rPr>
            <w:noProof/>
            <w:webHidden/>
          </w:rPr>
          <w:instrText xml:space="preserve"> PAGEREF _Toc314500562 \h </w:instrText>
        </w:r>
        <w:r>
          <w:rPr>
            <w:noProof/>
            <w:webHidden/>
          </w:rPr>
        </w:r>
      </w:ins>
      <w:r>
        <w:rPr>
          <w:noProof/>
          <w:webHidden/>
        </w:rPr>
        <w:fldChar w:fldCharType="separate"/>
      </w:r>
      <w:ins w:id="273" w:author="Rev 5 Allen Wirfs-Brock" w:date="2012-01-16T18:05:00Z">
        <w:r>
          <w:rPr>
            <w:noProof/>
            <w:webHidden/>
          </w:rPr>
          <w:t>53</w:t>
        </w:r>
        <w:r>
          <w:rPr>
            <w:noProof/>
            <w:webHidden/>
          </w:rPr>
          <w:fldChar w:fldCharType="end"/>
        </w:r>
        <w:r w:rsidRPr="00377EB7">
          <w:rPr>
            <w:rStyle w:val="aff7"/>
            <w:noProof/>
          </w:rPr>
          <w:fldChar w:fldCharType="end"/>
        </w:r>
      </w:ins>
    </w:p>
    <w:p w14:paraId="6675B4FD" w14:textId="77777777" w:rsidR="003F0406" w:rsidRPr="008E2FA9" w:rsidRDefault="003F0406">
      <w:pPr>
        <w:pStyle w:val="3a"/>
        <w:rPr>
          <w:ins w:id="274" w:author="Rev 5 Allen Wirfs-Brock" w:date="2012-01-16T18:05:00Z"/>
          <w:rFonts w:ascii="Calibri" w:eastAsia="Times New Roman" w:hAnsi="Calibri"/>
          <w:b w:val="0"/>
          <w:noProof/>
          <w:sz w:val="22"/>
          <w:szCs w:val="22"/>
          <w:lang w:val="en-US" w:eastAsia="en-US"/>
        </w:rPr>
      </w:pPr>
      <w:ins w:id="27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10.2.1</w:t>
        </w:r>
        <w:r w:rsidRPr="008E2FA9">
          <w:rPr>
            <w:rFonts w:ascii="Calibri" w:eastAsia="Times New Roman" w:hAnsi="Calibri"/>
            <w:b w:val="0"/>
            <w:noProof/>
            <w:sz w:val="22"/>
            <w:szCs w:val="22"/>
            <w:lang w:val="en-US" w:eastAsia="en-US"/>
          </w:rPr>
          <w:tab/>
        </w:r>
        <w:r w:rsidRPr="00377EB7">
          <w:rPr>
            <w:rStyle w:val="aff7"/>
            <w:noProof/>
          </w:rPr>
          <w:t>Environment Records</w:t>
        </w:r>
        <w:r>
          <w:rPr>
            <w:noProof/>
            <w:webHidden/>
          </w:rPr>
          <w:tab/>
        </w:r>
        <w:r>
          <w:rPr>
            <w:noProof/>
            <w:webHidden/>
          </w:rPr>
          <w:fldChar w:fldCharType="begin"/>
        </w:r>
        <w:r>
          <w:rPr>
            <w:noProof/>
            <w:webHidden/>
          </w:rPr>
          <w:instrText xml:space="preserve"> PAGEREF _Toc314500563 \h </w:instrText>
        </w:r>
        <w:r>
          <w:rPr>
            <w:noProof/>
            <w:webHidden/>
          </w:rPr>
        </w:r>
      </w:ins>
      <w:r>
        <w:rPr>
          <w:noProof/>
          <w:webHidden/>
        </w:rPr>
        <w:fldChar w:fldCharType="separate"/>
      </w:r>
      <w:ins w:id="276" w:author="Rev 5 Allen Wirfs-Brock" w:date="2012-01-16T18:05:00Z">
        <w:r>
          <w:rPr>
            <w:noProof/>
            <w:webHidden/>
          </w:rPr>
          <w:t>53</w:t>
        </w:r>
        <w:r>
          <w:rPr>
            <w:noProof/>
            <w:webHidden/>
          </w:rPr>
          <w:fldChar w:fldCharType="end"/>
        </w:r>
        <w:r w:rsidRPr="00377EB7">
          <w:rPr>
            <w:rStyle w:val="aff7"/>
            <w:noProof/>
          </w:rPr>
          <w:fldChar w:fldCharType="end"/>
        </w:r>
      </w:ins>
    </w:p>
    <w:p w14:paraId="4CAD2B58" w14:textId="77777777" w:rsidR="003F0406" w:rsidRPr="008E2FA9" w:rsidRDefault="003F0406">
      <w:pPr>
        <w:pStyle w:val="3a"/>
        <w:rPr>
          <w:ins w:id="277" w:author="Rev 5 Allen Wirfs-Brock" w:date="2012-01-16T18:05:00Z"/>
          <w:rFonts w:ascii="Calibri" w:eastAsia="Times New Roman" w:hAnsi="Calibri"/>
          <w:b w:val="0"/>
          <w:noProof/>
          <w:sz w:val="22"/>
          <w:szCs w:val="22"/>
          <w:lang w:val="en-US" w:eastAsia="en-US"/>
        </w:rPr>
      </w:pPr>
      <w:ins w:id="27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10.2.2</w:t>
        </w:r>
        <w:r w:rsidRPr="008E2FA9">
          <w:rPr>
            <w:rFonts w:ascii="Calibri" w:eastAsia="Times New Roman" w:hAnsi="Calibri"/>
            <w:b w:val="0"/>
            <w:noProof/>
            <w:sz w:val="22"/>
            <w:szCs w:val="22"/>
            <w:lang w:val="en-US" w:eastAsia="en-US"/>
          </w:rPr>
          <w:tab/>
        </w:r>
        <w:r w:rsidRPr="00377EB7">
          <w:rPr>
            <w:rStyle w:val="aff7"/>
            <w:noProof/>
          </w:rPr>
          <w:t>Lexical Environment Operations</w:t>
        </w:r>
        <w:r>
          <w:rPr>
            <w:noProof/>
            <w:webHidden/>
          </w:rPr>
          <w:tab/>
        </w:r>
        <w:r>
          <w:rPr>
            <w:noProof/>
            <w:webHidden/>
          </w:rPr>
          <w:fldChar w:fldCharType="begin"/>
        </w:r>
        <w:r>
          <w:rPr>
            <w:noProof/>
            <w:webHidden/>
          </w:rPr>
          <w:instrText xml:space="preserve"> PAGEREF _Toc314500564 \h </w:instrText>
        </w:r>
        <w:r>
          <w:rPr>
            <w:noProof/>
            <w:webHidden/>
          </w:rPr>
        </w:r>
      </w:ins>
      <w:r>
        <w:rPr>
          <w:noProof/>
          <w:webHidden/>
        </w:rPr>
        <w:fldChar w:fldCharType="separate"/>
      </w:r>
      <w:ins w:id="279" w:author="Rev 5 Allen Wirfs-Brock" w:date="2012-01-16T18:05:00Z">
        <w:r>
          <w:rPr>
            <w:noProof/>
            <w:webHidden/>
          </w:rPr>
          <w:t>57</w:t>
        </w:r>
        <w:r>
          <w:rPr>
            <w:noProof/>
            <w:webHidden/>
          </w:rPr>
          <w:fldChar w:fldCharType="end"/>
        </w:r>
        <w:r w:rsidRPr="00377EB7">
          <w:rPr>
            <w:rStyle w:val="aff7"/>
            <w:noProof/>
          </w:rPr>
          <w:fldChar w:fldCharType="end"/>
        </w:r>
      </w:ins>
    </w:p>
    <w:p w14:paraId="2A64BC37" w14:textId="77777777" w:rsidR="003F0406" w:rsidRPr="008E2FA9" w:rsidRDefault="003F0406">
      <w:pPr>
        <w:pStyle w:val="3a"/>
        <w:rPr>
          <w:ins w:id="280" w:author="Rev 5 Allen Wirfs-Brock" w:date="2012-01-16T18:05:00Z"/>
          <w:rFonts w:ascii="Calibri" w:eastAsia="Times New Roman" w:hAnsi="Calibri"/>
          <w:b w:val="0"/>
          <w:noProof/>
          <w:sz w:val="22"/>
          <w:szCs w:val="22"/>
          <w:lang w:val="en-US" w:eastAsia="en-US"/>
        </w:rPr>
      </w:pPr>
      <w:ins w:id="28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10.2.3</w:t>
        </w:r>
        <w:r w:rsidRPr="008E2FA9">
          <w:rPr>
            <w:rFonts w:ascii="Calibri" w:eastAsia="Times New Roman" w:hAnsi="Calibri"/>
            <w:b w:val="0"/>
            <w:noProof/>
            <w:sz w:val="22"/>
            <w:szCs w:val="22"/>
            <w:lang w:val="en-US" w:eastAsia="en-US"/>
          </w:rPr>
          <w:tab/>
        </w:r>
        <w:r w:rsidRPr="00377EB7">
          <w:rPr>
            <w:rStyle w:val="aff7"/>
            <w:noProof/>
          </w:rPr>
          <w:t>The Global Environment</w:t>
        </w:r>
        <w:r>
          <w:rPr>
            <w:noProof/>
            <w:webHidden/>
          </w:rPr>
          <w:tab/>
        </w:r>
        <w:r>
          <w:rPr>
            <w:noProof/>
            <w:webHidden/>
          </w:rPr>
          <w:fldChar w:fldCharType="begin"/>
        </w:r>
        <w:r>
          <w:rPr>
            <w:noProof/>
            <w:webHidden/>
          </w:rPr>
          <w:instrText xml:space="preserve"> PAGEREF _Toc314500565 \h </w:instrText>
        </w:r>
        <w:r>
          <w:rPr>
            <w:noProof/>
            <w:webHidden/>
          </w:rPr>
        </w:r>
      </w:ins>
      <w:r>
        <w:rPr>
          <w:noProof/>
          <w:webHidden/>
        </w:rPr>
        <w:fldChar w:fldCharType="separate"/>
      </w:r>
      <w:ins w:id="282" w:author="Rev 5 Allen Wirfs-Brock" w:date="2012-01-16T18:05:00Z">
        <w:r>
          <w:rPr>
            <w:noProof/>
            <w:webHidden/>
          </w:rPr>
          <w:t>58</w:t>
        </w:r>
        <w:r>
          <w:rPr>
            <w:noProof/>
            <w:webHidden/>
          </w:rPr>
          <w:fldChar w:fldCharType="end"/>
        </w:r>
        <w:r w:rsidRPr="00377EB7">
          <w:rPr>
            <w:rStyle w:val="aff7"/>
            <w:noProof/>
          </w:rPr>
          <w:fldChar w:fldCharType="end"/>
        </w:r>
      </w:ins>
    </w:p>
    <w:p w14:paraId="75955D5F" w14:textId="77777777" w:rsidR="003F0406" w:rsidRPr="008E2FA9" w:rsidRDefault="003F0406">
      <w:pPr>
        <w:pStyle w:val="2b"/>
        <w:rPr>
          <w:ins w:id="283" w:author="Rev 5 Allen Wirfs-Brock" w:date="2012-01-16T18:05:00Z"/>
          <w:rFonts w:ascii="Calibri" w:eastAsia="Times New Roman" w:hAnsi="Calibri"/>
          <w:b w:val="0"/>
          <w:noProof/>
          <w:sz w:val="22"/>
          <w:szCs w:val="22"/>
          <w:lang w:val="en-US" w:eastAsia="en-US"/>
        </w:rPr>
      </w:pPr>
      <w:ins w:id="28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10.3</w:t>
        </w:r>
        <w:r w:rsidRPr="008E2FA9">
          <w:rPr>
            <w:rFonts w:ascii="Calibri" w:eastAsia="Times New Roman" w:hAnsi="Calibri"/>
            <w:b w:val="0"/>
            <w:noProof/>
            <w:sz w:val="22"/>
            <w:szCs w:val="22"/>
            <w:lang w:val="en-US" w:eastAsia="en-US"/>
          </w:rPr>
          <w:tab/>
        </w:r>
        <w:r w:rsidRPr="00377EB7">
          <w:rPr>
            <w:rStyle w:val="aff7"/>
            <w:noProof/>
          </w:rPr>
          <w:t>Execution Contexts</w:t>
        </w:r>
        <w:r>
          <w:rPr>
            <w:noProof/>
            <w:webHidden/>
          </w:rPr>
          <w:tab/>
        </w:r>
        <w:r>
          <w:rPr>
            <w:noProof/>
            <w:webHidden/>
          </w:rPr>
          <w:fldChar w:fldCharType="begin"/>
        </w:r>
        <w:r>
          <w:rPr>
            <w:noProof/>
            <w:webHidden/>
          </w:rPr>
          <w:instrText xml:space="preserve"> PAGEREF _Toc314500566 \h </w:instrText>
        </w:r>
        <w:r>
          <w:rPr>
            <w:noProof/>
            <w:webHidden/>
          </w:rPr>
        </w:r>
      </w:ins>
      <w:r>
        <w:rPr>
          <w:noProof/>
          <w:webHidden/>
        </w:rPr>
        <w:fldChar w:fldCharType="separate"/>
      </w:r>
      <w:ins w:id="285" w:author="Rev 5 Allen Wirfs-Brock" w:date="2012-01-16T18:05:00Z">
        <w:r>
          <w:rPr>
            <w:noProof/>
            <w:webHidden/>
          </w:rPr>
          <w:t>58</w:t>
        </w:r>
        <w:r>
          <w:rPr>
            <w:noProof/>
            <w:webHidden/>
          </w:rPr>
          <w:fldChar w:fldCharType="end"/>
        </w:r>
        <w:r w:rsidRPr="00377EB7">
          <w:rPr>
            <w:rStyle w:val="aff7"/>
            <w:noProof/>
          </w:rPr>
          <w:fldChar w:fldCharType="end"/>
        </w:r>
      </w:ins>
    </w:p>
    <w:p w14:paraId="7E2C0C14" w14:textId="77777777" w:rsidR="003F0406" w:rsidRPr="008E2FA9" w:rsidRDefault="003F0406">
      <w:pPr>
        <w:pStyle w:val="3a"/>
        <w:rPr>
          <w:ins w:id="286" w:author="Rev 5 Allen Wirfs-Brock" w:date="2012-01-16T18:05:00Z"/>
          <w:rFonts w:ascii="Calibri" w:eastAsia="Times New Roman" w:hAnsi="Calibri"/>
          <w:b w:val="0"/>
          <w:noProof/>
          <w:sz w:val="22"/>
          <w:szCs w:val="22"/>
          <w:lang w:val="en-US" w:eastAsia="en-US"/>
        </w:rPr>
      </w:pPr>
      <w:ins w:id="28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10.3.1</w:t>
        </w:r>
        <w:r w:rsidRPr="008E2FA9">
          <w:rPr>
            <w:rFonts w:ascii="Calibri" w:eastAsia="Times New Roman" w:hAnsi="Calibri"/>
            <w:b w:val="0"/>
            <w:noProof/>
            <w:sz w:val="22"/>
            <w:szCs w:val="22"/>
            <w:lang w:val="en-US" w:eastAsia="en-US"/>
          </w:rPr>
          <w:tab/>
        </w:r>
        <w:r w:rsidRPr="00377EB7">
          <w:rPr>
            <w:rStyle w:val="aff7"/>
            <w:noProof/>
          </w:rPr>
          <w:t>Identifier Resolution</w:t>
        </w:r>
        <w:r>
          <w:rPr>
            <w:noProof/>
            <w:webHidden/>
          </w:rPr>
          <w:tab/>
        </w:r>
        <w:r>
          <w:rPr>
            <w:noProof/>
            <w:webHidden/>
          </w:rPr>
          <w:fldChar w:fldCharType="begin"/>
        </w:r>
        <w:r>
          <w:rPr>
            <w:noProof/>
            <w:webHidden/>
          </w:rPr>
          <w:instrText xml:space="preserve"> PAGEREF _Toc314500567 \h </w:instrText>
        </w:r>
        <w:r>
          <w:rPr>
            <w:noProof/>
            <w:webHidden/>
          </w:rPr>
        </w:r>
      </w:ins>
      <w:r>
        <w:rPr>
          <w:noProof/>
          <w:webHidden/>
        </w:rPr>
        <w:fldChar w:fldCharType="separate"/>
      </w:r>
      <w:ins w:id="288" w:author="Rev 5 Allen Wirfs-Brock" w:date="2012-01-16T18:05:00Z">
        <w:r>
          <w:rPr>
            <w:noProof/>
            <w:webHidden/>
          </w:rPr>
          <w:t>59</w:t>
        </w:r>
        <w:r>
          <w:rPr>
            <w:noProof/>
            <w:webHidden/>
          </w:rPr>
          <w:fldChar w:fldCharType="end"/>
        </w:r>
        <w:r w:rsidRPr="00377EB7">
          <w:rPr>
            <w:rStyle w:val="aff7"/>
            <w:noProof/>
          </w:rPr>
          <w:fldChar w:fldCharType="end"/>
        </w:r>
      </w:ins>
    </w:p>
    <w:p w14:paraId="7AD86428" w14:textId="77777777" w:rsidR="003F0406" w:rsidRPr="008E2FA9" w:rsidRDefault="003F0406">
      <w:pPr>
        <w:pStyle w:val="2b"/>
        <w:rPr>
          <w:ins w:id="289" w:author="Rev 5 Allen Wirfs-Brock" w:date="2012-01-16T18:05:00Z"/>
          <w:rFonts w:ascii="Calibri" w:eastAsia="Times New Roman" w:hAnsi="Calibri"/>
          <w:b w:val="0"/>
          <w:noProof/>
          <w:sz w:val="22"/>
          <w:szCs w:val="22"/>
          <w:lang w:val="en-US" w:eastAsia="en-US"/>
        </w:rPr>
      </w:pPr>
      <w:ins w:id="29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10.4</w:t>
        </w:r>
        <w:r w:rsidRPr="008E2FA9">
          <w:rPr>
            <w:rFonts w:ascii="Calibri" w:eastAsia="Times New Roman" w:hAnsi="Calibri"/>
            <w:b w:val="0"/>
            <w:noProof/>
            <w:sz w:val="22"/>
            <w:szCs w:val="22"/>
            <w:lang w:val="en-US" w:eastAsia="en-US"/>
          </w:rPr>
          <w:tab/>
        </w:r>
        <w:r w:rsidRPr="00377EB7">
          <w:rPr>
            <w:rStyle w:val="aff7"/>
            <w:noProof/>
          </w:rPr>
          <w:t>Establishing an Execution Context</w:t>
        </w:r>
        <w:r>
          <w:rPr>
            <w:noProof/>
            <w:webHidden/>
          </w:rPr>
          <w:tab/>
        </w:r>
        <w:r>
          <w:rPr>
            <w:noProof/>
            <w:webHidden/>
          </w:rPr>
          <w:fldChar w:fldCharType="begin"/>
        </w:r>
        <w:r>
          <w:rPr>
            <w:noProof/>
            <w:webHidden/>
          </w:rPr>
          <w:instrText xml:space="preserve"> PAGEREF _Toc314500568 \h </w:instrText>
        </w:r>
        <w:r>
          <w:rPr>
            <w:noProof/>
            <w:webHidden/>
          </w:rPr>
        </w:r>
      </w:ins>
      <w:r>
        <w:rPr>
          <w:noProof/>
          <w:webHidden/>
        </w:rPr>
        <w:fldChar w:fldCharType="separate"/>
      </w:r>
      <w:ins w:id="291" w:author="Rev 5 Allen Wirfs-Brock" w:date="2012-01-16T18:05:00Z">
        <w:r>
          <w:rPr>
            <w:noProof/>
            <w:webHidden/>
          </w:rPr>
          <w:t>59</w:t>
        </w:r>
        <w:r>
          <w:rPr>
            <w:noProof/>
            <w:webHidden/>
          </w:rPr>
          <w:fldChar w:fldCharType="end"/>
        </w:r>
        <w:r w:rsidRPr="00377EB7">
          <w:rPr>
            <w:rStyle w:val="aff7"/>
            <w:noProof/>
          </w:rPr>
          <w:fldChar w:fldCharType="end"/>
        </w:r>
      </w:ins>
    </w:p>
    <w:p w14:paraId="5A874D56" w14:textId="77777777" w:rsidR="003F0406" w:rsidRPr="008E2FA9" w:rsidRDefault="003F0406">
      <w:pPr>
        <w:pStyle w:val="3a"/>
        <w:rPr>
          <w:ins w:id="292" w:author="Rev 5 Allen Wirfs-Brock" w:date="2012-01-16T18:05:00Z"/>
          <w:rFonts w:ascii="Calibri" w:eastAsia="Times New Roman" w:hAnsi="Calibri"/>
          <w:b w:val="0"/>
          <w:noProof/>
          <w:sz w:val="22"/>
          <w:szCs w:val="22"/>
          <w:lang w:val="en-US" w:eastAsia="en-US"/>
        </w:rPr>
      </w:pPr>
      <w:ins w:id="29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"_Toc314500569"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10.4.1</w:t>
        </w:r>
        <w:r w:rsidRPr="008E2FA9">
          <w:rPr>
            <w:rFonts w:ascii="Calibri" w:eastAsia="Times New Roman" w:hAnsi="Calibri"/>
            <w:b w:val="0"/>
            <w:noProof/>
            <w:sz w:val="22"/>
            <w:szCs w:val="22"/>
            <w:lang w:val="en-US" w:eastAsia="en-US"/>
          </w:rPr>
          <w:tab/>
        </w:r>
        <w:r w:rsidRPr="00377EB7">
          <w:rPr>
            <w:rStyle w:val="aff7"/>
            <w:noProof/>
          </w:rPr>
          <w:t>Entering Global Code</w:t>
        </w:r>
        <w:r>
          <w:rPr>
            <w:noProof/>
            <w:webHidden/>
          </w:rPr>
          <w:tab/>
        </w:r>
        <w:r>
          <w:rPr>
            <w:noProof/>
            <w:webHidden/>
          </w:rPr>
          <w:fldChar w:fldCharType="begin"/>
        </w:r>
        <w:r>
          <w:rPr>
            <w:noProof/>
            <w:webHidden/>
          </w:rPr>
          <w:instrText xml:space="preserve"> PAGEREF _Toc314500569 \h </w:instrText>
        </w:r>
        <w:r>
          <w:rPr>
            <w:noProof/>
            <w:webHidden/>
          </w:rPr>
        </w:r>
      </w:ins>
      <w:r>
        <w:rPr>
          <w:noProof/>
          <w:webHidden/>
        </w:rPr>
        <w:fldChar w:fldCharType="separate"/>
      </w:r>
      <w:ins w:id="294" w:author="Rev 5 Allen Wirfs-Brock" w:date="2012-01-16T18:05:00Z">
        <w:r>
          <w:rPr>
            <w:noProof/>
            <w:webHidden/>
          </w:rPr>
          <w:t>59</w:t>
        </w:r>
        <w:r>
          <w:rPr>
            <w:noProof/>
            <w:webHidden/>
          </w:rPr>
          <w:fldChar w:fldCharType="end"/>
        </w:r>
        <w:r w:rsidRPr="00377EB7">
          <w:rPr>
            <w:rStyle w:val="aff7"/>
            <w:noProof/>
          </w:rPr>
          <w:fldChar w:fldCharType="end"/>
        </w:r>
      </w:ins>
    </w:p>
    <w:p w14:paraId="13AED15C" w14:textId="77777777" w:rsidR="003F0406" w:rsidRPr="008E2FA9" w:rsidRDefault="003F0406">
      <w:pPr>
        <w:pStyle w:val="3a"/>
        <w:rPr>
          <w:ins w:id="295" w:author="Rev 5 Allen Wirfs-Brock" w:date="2012-01-16T18:05:00Z"/>
          <w:rFonts w:ascii="Calibri" w:eastAsia="Times New Roman" w:hAnsi="Calibri"/>
          <w:b w:val="0"/>
          <w:noProof/>
          <w:sz w:val="22"/>
          <w:szCs w:val="22"/>
          <w:lang w:val="en-US" w:eastAsia="en-US"/>
        </w:rPr>
      </w:pPr>
      <w:ins w:id="29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10.4.2</w:t>
        </w:r>
        <w:r w:rsidRPr="008E2FA9">
          <w:rPr>
            <w:rFonts w:ascii="Calibri" w:eastAsia="Times New Roman" w:hAnsi="Calibri"/>
            <w:b w:val="0"/>
            <w:noProof/>
            <w:sz w:val="22"/>
            <w:szCs w:val="22"/>
            <w:lang w:val="en-US" w:eastAsia="en-US"/>
          </w:rPr>
          <w:tab/>
        </w:r>
        <w:r w:rsidRPr="00377EB7">
          <w:rPr>
            <w:rStyle w:val="aff7"/>
            <w:noProof/>
          </w:rPr>
          <w:t>Entering Eval Code</w:t>
        </w:r>
        <w:r>
          <w:rPr>
            <w:noProof/>
            <w:webHidden/>
          </w:rPr>
          <w:tab/>
        </w:r>
        <w:r>
          <w:rPr>
            <w:noProof/>
            <w:webHidden/>
          </w:rPr>
          <w:fldChar w:fldCharType="begin"/>
        </w:r>
        <w:r>
          <w:rPr>
            <w:noProof/>
            <w:webHidden/>
          </w:rPr>
          <w:instrText xml:space="preserve"> PAGEREF _Toc314500570 \h </w:instrText>
        </w:r>
        <w:r>
          <w:rPr>
            <w:noProof/>
            <w:webHidden/>
          </w:rPr>
        </w:r>
      </w:ins>
      <w:r>
        <w:rPr>
          <w:noProof/>
          <w:webHidden/>
        </w:rPr>
        <w:fldChar w:fldCharType="separate"/>
      </w:r>
      <w:ins w:id="297" w:author="Rev 5 Allen Wirfs-Brock" w:date="2012-01-16T18:05:00Z">
        <w:r>
          <w:rPr>
            <w:noProof/>
            <w:webHidden/>
          </w:rPr>
          <w:t>60</w:t>
        </w:r>
        <w:r>
          <w:rPr>
            <w:noProof/>
            <w:webHidden/>
          </w:rPr>
          <w:fldChar w:fldCharType="end"/>
        </w:r>
        <w:r w:rsidRPr="00377EB7">
          <w:rPr>
            <w:rStyle w:val="aff7"/>
            <w:noProof/>
          </w:rPr>
          <w:fldChar w:fldCharType="end"/>
        </w:r>
      </w:ins>
    </w:p>
    <w:p w14:paraId="34A2663A" w14:textId="77777777" w:rsidR="003F0406" w:rsidRPr="008E2FA9" w:rsidRDefault="003F0406">
      <w:pPr>
        <w:pStyle w:val="3a"/>
        <w:rPr>
          <w:ins w:id="298" w:author="Rev 5 Allen Wirfs-Brock" w:date="2012-01-16T18:05:00Z"/>
          <w:rFonts w:ascii="Calibri" w:eastAsia="Times New Roman" w:hAnsi="Calibri"/>
          <w:b w:val="0"/>
          <w:noProof/>
          <w:sz w:val="22"/>
          <w:szCs w:val="22"/>
          <w:lang w:val="en-US" w:eastAsia="en-US"/>
        </w:rPr>
      </w:pPr>
      <w:ins w:id="29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10.4.3</w:t>
        </w:r>
        <w:r w:rsidRPr="008E2FA9">
          <w:rPr>
            <w:rFonts w:ascii="Calibri" w:eastAsia="Times New Roman" w:hAnsi="Calibri"/>
            <w:b w:val="0"/>
            <w:noProof/>
            <w:sz w:val="22"/>
            <w:szCs w:val="22"/>
            <w:lang w:val="en-US" w:eastAsia="en-US"/>
          </w:rPr>
          <w:tab/>
        </w:r>
        <w:r w:rsidRPr="00377EB7">
          <w:rPr>
            <w:rStyle w:val="aff7"/>
            <w:noProof/>
          </w:rPr>
          <w:t>Entering Function Code</w:t>
        </w:r>
        <w:r>
          <w:rPr>
            <w:noProof/>
            <w:webHidden/>
          </w:rPr>
          <w:tab/>
        </w:r>
        <w:r>
          <w:rPr>
            <w:noProof/>
            <w:webHidden/>
          </w:rPr>
          <w:fldChar w:fldCharType="begin"/>
        </w:r>
        <w:r>
          <w:rPr>
            <w:noProof/>
            <w:webHidden/>
          </w:rPr>
          <w:instrText xml:space="preserve"> PAGEREF _Toc314500571 \h </w:instrText>
        </w:r>
        <w:r>
          <w:rPr>
            <w:noProof/>
            <w:webHidden/>
          </w:rPr>
        </w:r>
      </w:ins>
      <w:r>
        <w:rPr>
          <w:noProof/>
          <w:webHidden/>
        </w:rPr>
        <w:fldChar w:fldCharType="separate"/>
      </w:r>
      <w:ins w:id="300" w:author="Rev 5 Allen Wirfs-Brock" w:date="2012-01-16T18:05:00Z">
        <w:r>
          <w:rPr>
            <w:noProof/>
            <w:webHidden/>
          </w:rPr>
          <w:t>60</w:t>
        </w:r>
        <w:r>
          <w:rPr>
            <w:noProof/>
            <w:webHidden/>
          </w:rPr>
          <w:fldChar w:fldCharType="end"/>
        </w:r>
        <w:r w:rsidRPr="00377EB7">
          <w:rPr>
            <w:rStyle w:val="aff7"/>
            <w:noProof/>
          </w:rPr>
          <w:fldChar w:fldCharType="end"/>
        </w:r>
      </w:ins>
    </w:p>
    <w:p w14:paraId="55389490" w14:textId="77777777" w:rsidR="003F0406" w:rsidRPr="008E2FA9" w:rsidRDefault="003F0406">
      <w:pPr>
        <w:pStyle w:val="2b"/>
        <w:rPr>
          <w:ins w:id="301" w:author="Rev 5 Allen Wirfs-Brock" w:date="2012-01-16T18:05:00Z"/>
          <w:rFonts w:ascii="Calibri" w:eastAsia="Times New Roman" w:hAnsi="Calibri"/>
          <w:b w:val="0"/>
          <w:noProof/>
          <w:sz w:val="22"/>
          <w:szCs w:val="22"/>
          <w:lang w:val="en-US" w:eastAsia="en-US"/>
        </w:rPr>
      </w:pPr>
      <w:ins w:id="30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10.5</w:t>
        </w:r>
        <w:r w:rsidRPr="008E2FA9">
          <w:rPr>
            <w:rFonts w:ascii="Calibri" w:eastAsia="Times New Roman" w:hAnsi="Calibri"/>
            <w:b w:val="0"/>
            <w:noProof/>
            <w:sz w:val="22"/>
            <w:szCs w:val="22"/>
            <w:lang w:val="en-US" w:eastAsia="en-US"/>
          </w:rPr>
          <w:tab/>
        </w:r>
        <w:r w:rsidRPr="00377EB7">
          <w:rPr>
            <w:rStyle w:val="aff7"/>
            <w:noProof/>
          </w:rPr>
          <w:t>Declaration Binding Instantiation</w:t>
        </w:r>
        <w:r>
          <w:rPr>
            <w:noProof/>
            <w:webHidden/>
          </w:rPr>
          <w:tab/>
        </w:r>
        <w:r>
          <w:rPr>
            <w:noProof/>
            <w:webHidden/>
          </w:rPr>
          <w:fldChar w:fldCharType="begin"/>
        </w:r>
        <w:r>
          <w:rPr>
            <w:noProof/>
            <w:webHidden/>
          </w:rPr>
          <w:instrText xml:space="preserve"> PAGEREF _Toc314500572 \h </w:instrText>
        </w:r>
        <w:r>
          <w:rPr>
            <w:noProof/>
            <w:webHidden/>
          </w:rPr>
        </w:r>
      </w:ins>
      <w:r>
        <w:rPr>
          <w:noProof/>
          <w:webHidden/>
        </w:rPr>
        <w:fldChar w:fldCharType="separate"/>
      </w:r>
      <w:ins w:id="303" w:author="Rev 5 Allen Wirfs-Brock" w:date="2012-01-16T18:05:00Z">
        <w:r>
          <w:rPr>
            <w:noProof/>
            <w:webHidden/>
          </w:rPr>
          <w:t>61</w:t>
        </w:r>
        <w:r>
          <w:rPr>
            <w:noProof/>
            <w:webHidden/>
          </w:rPr>
          <w:fldChar w:fldCharType="end"/>
        </w:r>
        <w:r w:rsidRPr="00377EB7">
          <w:rPr>
            <w:rStyle w:val="aff7"/>
            <w:noProof/>
          </w:rPr>
          <w:fldChar w:fldCharType="end"/>
        </w:r>
      </w:ins>
    </w:p>
    <w:p w14:paraId="76A83BD0" w14:textId="77777777" w:rsidR="003F0406" w:rsidRPr="008E2FA9" w:rsidRDefault="003F0406">
      <w:pPr>
        <w:pStyle w:val="3a"/>
        <w:rPr>
          <w:ins w:id="304" w:author="Rev 5 Allen Wirfs-Brock" w:date="2012-01-16T18:05:00Z"/>
          <w:rFonts w:ascii="Calibri" w:eastAsia="Times New Roman" w:hAnsi="Calibri"/>
          <w:b w:val="0"/>
          <w:noProof/>
          <w:sz w:val="22"/>
          <w:szCs w:val="22"/>
          <w:lang w:val="en-US" w:eastAsia="en-US"/>
        </w:rPr>
      </w:pPr>
      <w:ins w:id="30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10.5.1</w:t>
        </w:r>
        <w:r w:rsidRPr="008E2FA9">
          <w:rPr>
            <w:rFonts w:ascii="Calibri" w:eastAsia="Times New Roman" w:hAnsi="Calibri"/>
            <w:b w:val="0"/>
            <w:noProof/>
            <w:sz w:val="22"/>
            <w:szCs w:val="22"/>
            <w:lang w:val="en-US" w:eastAsia="en-US"/>
          </w:rPr>
          <w:tab/>
        </w:r>
        <w:r w:rsidRPr="00377EB7">
          <w:rPr>
            <w:rStyle w:val="aff7"/>
            <w:noProof/>
          </w:rPr>
          <w:t>Base Code Top-Level Declaration Instantiation</w:t>
        </w:r>
        <w:r>
          <w:rPr>
            <w:noProof/>
            <w:webHidden/>
          </w:rPr>
          <w:tab/>
        </w:r>
        <w:r>
          <w:rPr>
            <w:noProof/>
            <w:webHidden/>
          </w:rPr>
          <w:fldChar w:fldCharType="begin"/>
        </w:r>
        <w:r>
          <w:rPr>
            <w:noProof/>
            <w:webHidden/>
          </w:rPr>
          <w:instrText xml:space="preserve"> PAGEREF _Toc314500573 \h </w:instrText>
        </w:r>
        <w:r>
          <w:rPr>
            <w:noProof/>
            <w:webHidden/>
          </w:rPr>
        </w:r>
      </w:ins>
      <w:r>
        <w:rPr>
          <w:noProof/>
          <w:webHidden/>
        </w:rPr>
        <w:fldChar w:fldCharType="separate"/>
      </w:r>
      <w:ins w:id="306" w:author="Rev 5 Allen Wirfs-Brock" w:date="2012-01-16T18:05:00Z">
        <w:r>
          <w:rPr>
            <w:noProof/>
            <w:webHidden/>
          </w:rPr>
          <w:t>61</w:t>
        </w:r>
        <w:r>
          <w:rPr>
            <w:noProof/>
            <w:webHidden/>
          </w:rPr>
          <w:fldChar w:fldCharType="end"/>
        </w:r>
        <w:r w:rsidRPr="00377EB7">
          <w:rPr>
            <w:rStyle w:val="aff7"/>
            <w:noProof/>
          </w:rPr>
          <w:fldChar w:fldCharType="end"/>
        </w:r>
      </w:ins>
    </w:p>
    <w:p w14:paraId="2F0BA328" w14:textId="77777777" w:rsidR="003F0406" w:rsidRPr="008E2FA9" w:rsidRDefault="003F0406">
      <w:pPr>
        <w:pStyle w:val="3a"/>
        <w:rPr>
          <w:ins w:id="307" w:author="Rev 5 Allen Wirfs-Brock" w:date="2012-01-16T18:05:00Z"/>
          <w:rFonts w:ascii="Calibri" w:eastAsia="Times New Roman" w:hAnsi="Calibri"/>
          <w:b w:val="0"/>
          <w:noProof/>
          <w:sz w:val="22"/>
          <w:szCs w:val="22"/>
          <w:lang w:val="en-US" w:eastAsia="en-US"/>
        </w:rPr>
      </w:pPr>
      <w:ins w:id="30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10.5.2</w:t>
        </w:r>
        <w:r w:rsidRPr="008E2FA9">
          <w:rPr>
            <w:rFonts w:ascii="Calibri" w:eastAsia="Times New Roman" w:hAnsi="Calibri"/>
            <w:b w:val="0"/>
            <w:noProof/>
            <w:sz w:val="22"/>
            <w:szCs w:val="22"/>
            <w:lang w:val="en-US" w:eastAsia="en-US"/>
          </w:rPr>
          <w:tab/>
        </w:r>
        <w:r w:rsidRPr="00377EB7">
          <w:rPr>
            <w:rStyle w:val="aff7"/>
            <w:noProof/>
          </w:rPr>
          <w:t>Extended Code Top-Level Declaration Instantiation</w:t>
        </w:r>
        <w:r>
          <w:rPr>
            <w:noProof/>
            <w:webHidden/>
          </w:rPr>
          <w:tab/>
        </w:r>
        <w:r>
          <w:rPr>
            <w:noProof/>
            <w:webHidden/>
          </w:rPr>
          <w:fldChar w:fldCharType="begin"/>
        </w:r>
        <w:r>
          <w:rPr>
            <w:noProof/>
            <w:webHidden/>
          </w:rPr>
          <w:instrText xml:space="preserve"> PAGEREF _Toc314500574 \h </w:instrText>
        </w:r>
        <w:r>
          <w:rPr>
            <w:noProof/>
            <w:webHidden/>
          </w:rPr>
        </w:r>
      </w:ins>
      <w:r>
        <w:rPr>
          <w:noProof/>
          <w:webHidden/>
        </w:rPr>
        <w:fldChar w:fldCharType="separate"/>
      </w:r>
      <w:ins w:id="309" w:author="Rev 5 Allen Wirfs-Brock" w:date="2012-01-16T18:05:00Z">
        <w:r>
          <w:rPr>
            <w:noProof/>
            <w:webHidden/>
          </w:rPr>
          <w:t>61</w:t>
        </w:r>
        <w:r>
          <w:rPr>
            <w:noProof/>
            <w:webHidden/>
          </w:rPr>
          <w:fldChar w:fldCharType="end"/>
        </w:r>
        <w:r w:rsidRPr="00377EB7">
          <w:rPr>
            <w:rStyle w:val="aff7"/>
            <w:noProof/>
          </w:rPr>
          <w:fldChar w:fldCharType="end"/>
        </w:r>
      </w:ins>
    </w:p>
    <w:p w14:paraId="6C7F1477" w14:textId="77777777" w:rsidR="003F0406" w:rsidRPr="008E2FA9" w:rsidRDefault="003F0406">
      <w:pPr>
        <w:pStyle w:val="3a"/>
        <w:rPr>
          <w:ins w:id="310" w:author="Rev 5 Allen Wirfs-Brock" w:date="2012-01-16T18:05:00Z"/>
          <w:rFonts w:ascii="Calibri" w:eastAsia="Times New Roman" w:hAnsi="Calibri"/>
          <w:b w:val="0"/>
          <w:noProof/>
          <w:sz w:val="22"/>
          <w:szCs w:val="22"/>
          <w:lang w:val="en-US" w:eastAsia="en-US"/>
        </w:rPr>
      </w:pPr>
      <w:ins w:id="31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10.5.3</w:t>
        </w:r>
        <w:r w:rsidRPr="008E2FA9">
          <w:rPr>
            <w:rFonts w:ascii="Calibri" w:eastAsia="Times New Roman" w:hAnsi="Calibri"/>
            <w:b w:val="0"/>
            <w:noProof/>
            <w:sz w:val="22"/>
            <w:szCs w:val="22"/>
            <w:lang w:val="en-US" w:eastAsia="en-US"/>
          </w:rPr>
          <w:tab/>
        </w:r>
        <w:r w:rsidRPr="00377EB7">
          <w:rPr>
            <w:rStyle w:val="aff7"/>
            <w:noProof/>
          </w:rPr>
          <w:t>Function Declaration Instantiation</w:t>
        </w:r>
        <w:r>
          <w:rPr>
            <w:noProof/>
            <w:webHidden/>
          </w:rPr>
          <w:tab/>
        </w:r>
        <w:r>
          <w:rPr>
            <w:noProof/>
            <w:webHidden/>
          </w:rPr>
          <w:fldChar w:fldCharType="begin"/>
        </w:r>
        <w:r>
          <w:rPr>
            <w:noProof/>
            <w:webHidden/>
          </w:rPr>
          <w:instrText xml:space="preserve"> PAGEREF _Toc314500575 \h </w:instrText>
        </w:r>
        <w:r>
          <w:rPr>
            <w:noProof/>
            <w:webHidden/>
          </w:rPr>
        </w:r>
      </w:ins>
      <w:r>
        <w:rPr>
          <w:noProof/>
          <w:webHidden/>
        </w:rPr>
        <w:fldChar w:fldCharType="separate"/>
      </w:r>
      <w:ins w:id="312" w:author="Rev 5 Allen Wirfs-Brock" w:date="2012-01-16T18:05:00Z">
        <w:r>
          <w:rPr>
            <w:noProof/>
            <w:webHidden/>
          </w:rPr>
          <w:t>61</w:t>
        </w:r>
        <w:r>
          <w:rPr>
            <w:noProof/>
            <w:webHidden/>
          </w:rPr>
          <w:fldChar w:fldCharType="end"/>
        </w:r>
        <w:r w:rsidRPr="00377EB7">
          <w:rPr>
            <w:rStyle w:val="aff7"/>
            <w:noProof/>
          </w:rPr>
          <w:fldChar w:fldCharType="end"/>
        </w:r>
      </w:ins>
    </w:p>
    <w:p w14:paraId="6240F863" w14:textId="77777777" w:rsidR="003F0406" w:rsidRPr="008E2FA9" w:rsidRDefault="003F0406">
      <w:pPr>
        <w:pStyle w:val="3a"/>
        <w:rPr>
          <w:ins w:id="313" w:author="Rev 5 Allen Wirfs-Brock" w:date="2012-01-16T18:05:00Z"/>
          <w:rFonts w:ascii="Calibri" w:eastAsia="Times New Roman" w:hAnsi="Calibri"/>
          <w:b w:val="0"/>
          <w:noProof/>
          <w:sz w:val="22"/>
          <w:szCs w:val="22"/>
          <w:lang w:val="en-US" w:eastAsia="en-US"/>
        </w:rPr>
      </w:pPr>
      <w:ins w:id="31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10.5.4</w:t>
        </w:r>
        <w:r w:rsidRPr="008E2FA9">
          <w:rPr>
            <w:rFonts w:ascii="Calibri" w:eastAsia="Times New Roman" w:hAnsi="Calibri"/>
            <w:b w:val="0"/>
            <w:noProof/>
            <w:sz w:val="22"/>
            <w:szCs w:val="22"/>
            <w:lang w:val="en-US" w:eastAsia="en-US"/>
          </w:rPr>
          <w:tab/>
        </w:r>
        <w:r w:rsidRPr="00377EB7">
          <w:rPr>
            <w:rStyle w:val="aff7"/>
            <w:noProof/>
          </w:rPr>
          <w:t>Block Declaration Instantiation</w:t>
        </w:r>
        <w:r>
          <w:rPr>
            <w:noProof/>
            <w:webHidden/>
          </w:rPr>
          <w:tab/>
        </w:r>
        <w:r>
          <w:rPr>
            <w:noProof/>
            <w:webHidden/>
          </w:rPr>
          <w:fldChar w:fldCharType="begin"/>
        </w:r>
        <w:r>
          <w:rPr>
            <w:noProof/>
            <w:webHidden/>
          </w:rPr>
          <w:instrText xml:space="preserve"> PAGEREF _Toc314500576 \h </w:instrText>
        </w:r>
        <w:r>
          <w:rPr>
            <w:noProof/>
            <w:webHidden/>
          </w:rPr>
        </w:r>
      </w:ins>
      <w:r>
        <w:rPr>
          <w:noProof/>
          <w:webHidden/>
        </w:rPr>
        <w:fldChar w:fldCharType="separate"/>
      </w:r>
      <w:ins w:id="315" w:author="Rev 5 Allen Wirfs-Brock" w:date="2012-01-16T18:05:00Z">
        <w:r>
          <w:rPr>
            <w:noProof/>
            <w:webHidden/>
          </w:rPr>
          <w:t>63</w:t>
        </w:r>
        <w:r>
          <w:rPr>
            <w:noProof/>
            <w:webHidden/>
          </w:rPr>
          <w:fldChar w:fldCharType="end"/>
        </w:r>
        <w:r w:rsidRPr="00377EB7">
          <w:rPr>
            <w:rStyle w:val="aff7"/>
            <w:noProof/>
          </w:rPr>
          <w:fldChar w:fldCharType="end"/>
        </w:r>
      </w:ins>
    </w:p>
    <w:p w14:paraId="7185E22D" w14:textId="77777777" w:rsidR="003F0406" w:rsidRPr="008E2FA9" w:rsidRDefault="003F0406">
      <w:pPr>
        <w:pStyle w:val="2b"/>
        <w:rPr>
          <w:ins w:id="316" w:author="Rev 5 Allen Wirfs-Brock" w:date="2012-01-16T18:05:00Z"/>
          <w:rFonts w:ascii="Calibri" w:eastAsia="Times New Roman" w:hAnsi="Calibri"/>
          <w:b w:val="0"/>
          <w:noProof/>
          <w:sz w:val="22"/>
          <w:szCs w:val="22"/>
          <w:lang w:val="en-US" w:eastAsia="en-US"/>
        </w:rPr>
      </w:pPr>
      <w:ins w:id="31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10.6</w:t>
        </w:r>
        <w:r w:rsidRPr="008E2FA9">
          <w:rPr>
            <w:rFonts w:ascii="Calibri" w:eastAsia="Times New Roman" w:hAnsi="Calibri"/>
            <w:b w:val="0"/>
            <w:noProof/>
            <w:sz w:val="22"/>
            <w:szCs w:val="22"/>
            <w:lang w:val="en-US" w:eastAsia="en-US"/>
          </w:rPr>
          <w:tab/>
        </w:r>
        <w:r w:rsidRPr="00377EB7">
          <w:rPr>
            <w:rStyle w:val="aff7"/>
            <w:noProof/>
          </w:rPr>
          <w:t>Arguments Object</w:t>
        </w:r>
        <w:r>
          <w:rPr>
            <w:noProof/>
            <w:webHidden/>
          </w:rPr>
          <w:tab/>
        </w:r>
        <w:r>
          <w:rPr>
            <w:noProof/>
            <w:webHidden/>
          </w:rPr>
          <w:fldChar w:fldCharType="begin"/>
        </w:r>
        <w:r>
          <w:rPr>
            <w:noProof/>
            <w:webHidden/>
          </w:rPr>
          <w:instrText xml:space="preserve"> PAGEREF _Toc314500577 \h </w:instrText>
        </w:r>
        <w:r>
          <w:rPr>
            <w:noProof/>
            <w:webHidden/>
          </w:rPr>
        </w:r>
      </w:ins>
      <w:r>
        <w:rPr>
          <w:noProof/>
          <w:webHidden/>
        </w:rPr>
        <w:fldChar w:fldCharType="separate"/>
      </w:r>
      <w:ins w:id="318" w:author="Rev 5 Allen Wirfs-Brock" w:date="2012-01-16T18:05:00Z">
        <w:r>
          <w:rPr>
            <w:noProof/>
            <w:webHidden/>
          </w:rPr>
          <w:t>63</w:t>
        </w:r>
        <w:r>
          <w:rPr>
            <w:noProof/>
            <w:webHidden/>
          </w:rPr>
          <w:fldChar w:fldCharType="end"/>
        </w:r>
        <w:r w:rsidRPr="00377EB7">
          <w:rPr>
            <w:rStyle w:val="aff7"/>
            <w:noProof/>
          </w:rPr>
          <w:fldChar w:fldCharType="end"/>
        </w:r>
      </w:ins>
    </w:p>
    <w:p w14:paraId="3842CDFC" w14:textId="77777777" w:rsidR="003F0406" w:rsidRPr="008E2FA9" w:rsidRDefault="003F0406">
      <w:pPr>
        <w:pStyle w:val="12"/>
        <w:rPr>
          <w:ins w:id="319" w:author="Rev 5 Allen Wirfs-Brock" w:date="2012-01-16T18:05:00Z"/>
          <w:rFonts w:ascii="Calibri" w:eastAsia="Times New Roman" w:hAnsi="Calibri"/>
          <w:b w:val="0"/>
          <w:noProof/>
          <w:sz w:val="22"/>
          <w:szCs w:val="22"/>
          <w:lang w:val="en-US" w:eastAsia="en-US"/>
        </w:rPr>
      </w:pPr>
      <w:ins w:id="32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w:t>
        </w:r>
        <w:r w:rsidRPr="008E2FA9">
          <w:rPr>
            <w:rFonts w:ascii="Calibri" w:eastAsia="Times New Roman" w:hAnsi="Calibri"/>
            <w:b w:val="0"/>
            <w:noProof/>
            <w:sz w:val="22"/>
            <w:szCs w:val="22"/>
            <w:lang w:val="en-US" w:eastAsia="en-US"/>
          </w:rPr>
          <w:tab/>
        </w:r>
        <w:r w:rsidRPr="00377EB7">
          <w:rPr>
            <w:rStyle w:val="aff7"/>
            <w:noProof/>
          </w:rPr>
          <w:t>Expressions</w:t>
        </w:r>
        <w:r>
          <w:rPr>
            <w:noProof/>
            <w:webHidden/>
          </w:rPr>
          <w:tab/>
        </w:r>
        <w:r>
          <w:rPr>
            <w:noProof/>
            <w:webHidden/>
          </w:rPr>
          <w:fldChar w:fldCharType="begin"/>
        </w:r>
        <w:r>
          <w:rPr>
            <w:noProof/>
            <w:webHidden/>
          </w:rPr>
          <w:instrText xml:space="preserve"> PAGEREF _Toc314500578 \h </w:instrText>
        </w:r>
        <w:r>
          <w:rPr>
            <w:noProof/>
            <w:webHidden/>
          </w:rPr>
        </w:r>
      </w:ins>
      <w:r>
        <w:rPr>
          <w:noProof/>
          <w:webHidden/>
        </w:rPr>
        <w:fldChar w:fldCharType="separate"/>
      </w:r>
      <w:ins w:id="321" w:author="Rev 5 Allen Wirfs-Brock" w:date="2012-01-16T18:05:00Z">
        <w:r>
          <w:rPr>
            <w:noProof/>
            <w:webHidden/>
          </w:rPr>
          <w:t>66</w:t>
        </w:r>
        <w:r>
          <w:rPr>
            <w:noProof/>
            <w:webHidden/>
          </w:rPr>
          <w:fldChar w:fldCharType="end"/>
        </w:r>
        <w:r w:rsidRPr="00377EB7">
          <w:rPr>
            <w:rStyle w:val="aff7"/>
            <w:noProof/>
          </w:rPr>
          <w:fldChar w:fldCharType="end"/>
        </w:r>
      </w:ins>
    </w:p>
    <w:p w14:paraId="75E51D47" w14:textId="77777777" w:rsidR="003F0406" w:rsidRPr="008E2FA9" w:rsidRDefault="003F0406">
      <w:pPr>
        <w:pStyle w:val="2b"/>
        <w:rPr>
          <w:ins w:id="322" w:author="Rev 5 Allen Wirfs-Brock" w:date="2012-01-16T18:05:00Z"/>
          <w:rFonts w:ascii="Calibri" w:eastAsia="Times New Roman" w:hAnsi="Calibri"/>
          <w:b w:val="0"/>
          <w:noProof/>
          <w:sz w:val="22"/>
          <w:szCs w:val="22"/>
          <w:lang w:val="en-US" w:eastAsia="en-US"/>
        </w:rPr>
      </w:pPr>
      <w:ins w:id="32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"_Toc314500579"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w:t>
        </w:r>
        <w:r w:rsidRPr="008E2FA9">
          <w:rPr>
            <w:rFonts w:ascii="Calibri" w:eastAsia="Times New Roman" w:hAnsi="Calibri"/>
            <w:b w:val="0"/>
            <w:noProof/>
            <w:sz w:val="22"/>
            <w:szCs w:val="22"/>
            <w:lang w:val="en-US" w:eastAsia="en-US"/>
          </w:rPr>
          <w:tab/>
        </w:r>
        <w:r w:rsidRPr="00377EB7">
          <w:rPr>
            <w:rStyle w:val="aff7"/>
            <w:noProof/>
          </w:rPr>
          <w:t>Primary Expressions</w:t>
        </w:r>
        <w:r>
          <w:rPr>
            <w:noProof/>
            <w:webHidden/>
          </w:rPr>
          <w:tab/>
        </w:r>
        <w:r>
          <w:rPr>
            <w:noProof/>
            <w:webHidden/>
          </w:rPr>
          <w:fldChar w:fldCharType="begin"/>
        </w:r>
        <w:r>
          <w:rPr>
            <w:noProof/>
            <w:webHidden/>
          </w:rPr>
          <w:instrText xml:space="preserve"> PAGEREF _Toc314500579 \h </w:instrText>
        </w:r>
        <w:r>
          <w:rPr>
            <w:noProof/>
            <w:webHidden/>
          </w:rPr>
        </w:r>
      </w:ins>
      <w:r>
        <w:rPr>
          <w:noProof/>
          <w:webHidden/>
        </w:rPr>
        <w:fldChar w:fldCharType="separate"/>
      </w:r>
      <w:ins w:id="324" w:author="Rev 5 Allen Wirfs-Brock" w:date="2012-01-16T18:05:00Z">
        <w:r>
          <w:rPr>
            <w:noProof/>
            <w:webHidden/>
          </w:rPr>
          <w:t>66</w:t>
        </w:r>
        <w:r>
          <w:rPr>
            <w:noProof/>
            <w:webHidden/>
          </w:rPr>
          <w:fldChar w:fldCharType="end"/>
        </w:r>
        <w:r w:rsidRPr="00377EB7">
          <w:rPr>
            <w:rStyle w:val="aff7"/>
            <w:noProof/>
          </w:rPr>
          <w:fldChar w:fldCharType="end"/>
        </w:r>
      </w:ins>
    </w:p>
    <w:p w14:paraId="71A119BC" w14:textId="77777777" w:rsidR="003F0406" w:rsidRPr="008E2FA9" w:rsidRDefault="003F0406">
      <w:pPr>
        <w:pStyle w:val="3a"/>
        <w:rPr>
          <w:ins w:id="325" w:author="Rev 5 Allen Wirfs-Brock" w:date="2012-01-16T18:05:00Z"/>
          <w:rFonts w:ascii="Calibri" w:eastAsia="Times New Roman" w:hAnsi="Calibri"/>
          <w:b w:val="0"/>
          <w:noProof/>
          <w:sz w:val="22"/>
          <w:szCs w:val="22"/>
          <w:lang w:val="en-US" w:eastAsia="en-US"/>
        </w:rPr>
      </w:pPr>
      <w:ins w:id="32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11.1.1</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this</w:t>
        </w:r>
        <w:r w:rsidRPr="00377EB7">
          <w:rPr>
            <w:rStyle w:val="aff7"/>
            <w:noProof/>
          </w:rPr>
          <w:t xml:space="preserve"> Keyword</w:t>
        </w:r>
        <w:r>
          <w:rPr>
            <w:noProof/>
            <w:webHidden/>
          </w:rPr>
          <w:tab/>
        </w:r>
        <w:r>
          <w:rPr>
            <w:noProof/>
            <w:webHidden/>
          </w:rPr>
          <w:fldChar w:fldCharType="begin"/>
        </w:r>
        <w:r>
          <w:rPr>
            <w:noProof/>
            <w:webHidden/>
          </w:rPr>
          <w:instrText xml:space="preserve"> PAGEREF _Toc314500580 \h </w:instrText>
        </w:r>
        <w:r>
          <w:rPr>
            <w:noProof/>
            <w:webHidden/>
          </w:rPr>
        </w:r>
      </w:ins>
      <w:r>
        <w:rPr>
          <w:noProof/>
          <w:webHidden/>
        </w:rPr>
        <w:fldChar w:fldCharType="separate"/>
      </w:r>
      <w:ins w:id="327" w:author="Rev 5 Allen Wirfs-Brock" w:date="2012-01-16T18:05:00Z">
        <w:r>
          <w:rPr>
            <w:noProof/>
            <w:webHidden/>
          </w:rPr>
          <w:t>66</w:t>
        </w:r>
        <w:r>
          <w:rPr>
            <w:noProof/>
            <w:webHidden/>
          </w:rPr>
          <w:fldChar w:fldCharType="end"/>
        </w:r>
        <w:r w:rsidRPr="00377EB7">
          <w:rPr>
            <w:rStyle w:val="aff7"/>
            <w:noProof/>
          </w:rPr>
          <w:fldChar w:fldCharType="end"/>
        </w:r>
      </w:ins>
    </w:p>
    <w:p w14:paraId="4C6545B2" w14:textId="77777777" w:rsidR="003F0406" w:rsidRPr="008E2FA9" w:rsidRDefault="003F0406">
      <w:pPr>
        <w:pStyle w:val="3a"/>
        <w:rPr>
          <w:ins w:id="328" w:author="Rev 5 Allen Wirfs-Brock" w:date="2012-01-16T18:05:00Z"/>
          <w:rFonts w:ascii="Calibri" w:eastAsia="Times New Roman" w:hAnsi="Calibri"/>
          <w:b w:val="0"/>
          <w:noProof/>
          <w:sz w:val="22"/>
          <w:szCs w:val="22"/>
          <w:lang w:val="en-US" w:eastAsia="en-US"/>
        </w:rPr>
      </w:pPr>
      <w:ins w:id="32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11.1.2</w:t>
        </w:r>
        <w:r w:rsidRPr="008E2FA9">
          <w:rPr>
            <w:rFonts w:ascii="Calibri" w:eastAsia="Times New Roman" w:hAnsi="Calibri"/>
            <w:b w:val="0"/>
            <w:noProof/>
            <w:sz w:val="22"/>
            <w:szCs w:val="22"/>
            <w:lang w:val="en-US" w:eastAsia="en-US"/>
          </w:rPr>
          <w:tab/>
        </w:r>
        <w:r w:rsidRPr="00377EB7">
          <w:rPr>
            <w:rStyle w:val="aff7"/>
            <w:noProof/>
          </w:rPr>
          <w:t>Identifier Reference</w:t>
        </w:r>
        <w:r>
          <w:rPr>
            <w:noProof/>
            <w:webHidden/>
          </w:rPr>
          <w:tab/>
        </w:r>
        <w:r>
          <w:rPr>
            <w:noProof/>
            <w:webHidden/>
          </w:rPr>
          <w:fldChar w:fldCharType="begin"/>
        </w:r>
        <w:r>
          <w:rPr>
            <w:noProof/>
            <w:webHidden/>
          </w:rPr>
          <w:instrText xml:space="preserve"> PAGEREF _Toc314500581 \h </w:instrText>
        </w:r>
        <w:r>
          <w:rPr>
            <w:noProof/>
            <w:webHidden/>
          </w:rPr>
        </w:r>
      </w:ins>
      <w:r>
        <w:rPr>
          <w:noProof/>
          <w:webHidden/>
        </w:rPr>
        <w:fldChar w:fldCharType="separate"/>
      </w:r>
      <w:ins w:id="330" w:author="Rev 5 Allen Wirfs-Brock" w:date="2012-01-16T18:05:00Z">
        <w:r>
          <w:rPr>
            <w:noProof/>
            <w:webHidden/>
          </w:rPr>
          <w:t>66</w:t>
        </w:r>
        <w:r>
          <w:rPr>
            <w:noProof/>
            <w:webHidden/>
          </w:rPr>
          <w:fldChar w:fldCharType="end"/>
        </w:r>
        <w:r w:rsidRPr="00377EB7">
          <w:rPr>
            <w:rStyle w:val="aff7"/>
            <w:noProof/>
          </w:rPr>
          <w:fldChar w:fldCharType="end"/>
        </w:r>
      </w:ins>
    </w:p>
    <w:p w14:paraId="642F9601" w14:textId="77777777" w:rsidR="003F0406" w:rsidRPr="008E2FA9" w:rsidRDefault="003F0406">
      <w:pPr>
        <w:pStyle w:val="3a"/>
        <w:rPr>
          <w:ins w:id="331" w:author="Rev 5 Allen Wirfs-Brock" w:date="2012-01-16T18:05:00Z"/>
          <w:rFonts w:ascii="Calibri" w:eastAsia="Times New Roman" w:hAnsi="Calibri"/>
          <w:b w:val="0"/>
          <w:noProof/>
          <w:sz w:val="22"/>
          <w:szCs w:val="22"/>
          <w:lang w:val="en-US" w:eastAsia="en-US"/>
        </w:rPr>
      </w:pPr>
      <w:ins w:id="33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11.1.3</w:t>
        </w:r>
        <w:r w:rsidRPr="008E2FA9">
          <w:rPr>
            <w:rFonts w:ascii="Calibri" w:eastAsia="Times New Roman" w:hAnsi="Calibri"/>
            <w:b w:val="0"/>
            <w:noProof/>
            <w:sz w:val="22"/>
            <w:szCs w:val="22"/>
            <w:lang w:val="en-US" w:eastAsia="en-US"/>
          </w:rPr>
          <w:tab/>
        </w:r>
        <w:r w:rsidRPr="00377EB7">
          <w:rPr>
            <w:rStyle w:val="aff7"/>
            <w:noProof/>
          </w:rPr>
          <w:t>Literal Reference</w:t>
        </w:r>
        <w:r>
          <w:rPr>
            <w:noProof/>
            <w:webHidden/>
          </w:rPr>
          <w:tab/>
        </w:r>
        <w:r>
          <w:rPr>
            <w:noProof/>
            <w:webHidden/>
          </w:rPr>
          <w:fldChar w:fldCharType="begin"/>
        </w:r>
        <w:r>
          <w:rPr>
            <w:noProof/>
            <w:webHidden/>
          </w:rPr>
          <w:instrText xml:space="preserve"> PAGEREF _Toc314500582 \h </w:instrText>
        </w:r>
        <w:r>
          <w:rPr>
            <w:noProof/>
            <w:webHidden/>
          </w:rPr>
        </w:r>
      </w:ins>
      <w:r>
        <w:rPr>
          <w:noProof/>
          <w:webHidden/>
        </w:rPr>
        <w:fldChar w:fldCharType="separate"/>
      </w:r>
      <w:ins w:id="333" w:author="Rev 5 Allen Wirfs-Brock" w:date="2012-01-16T18:05:00Z">
        <w:r>
          <w:rPr>
            <w:noProof/>
            <w:webHidden/>
          </w:rPr>
          <w:t>67</w:t>
        </w:r>
        <w:r>
          <w:rPr>
            <w:noProof/>
            <w:webHidden/>
          </w:rPr>
          <w:fldChar w:fldCharType="end"/>
        </w:r>
        <w:r w:rsidRPr="00377EB7">
          <w:rPr>
            <w:rStyle w:val="aff7"/>
            <w:noProof/>
          </w:rPr>
          <w:fldChar w:fldCharType="end"/>
        </w:r>
      </w:ins>
    </w:p>
    <w:p w14:paraId="109A8420" w14:textId="77777777" w:rsidR="003F0406" w:rsidRPr="008E2FA9" w:rsidRDefault="003F0406">
      <w:pPr>
        <w:pStyle w:val="3a"/>
        <w:rPr>
          <w:ins w:id="334" w:author="Rev 5 Allen Wirfs-Brock" w:date="2012-01-16T18:05:00Z"/>
          <w:rFonts w:ascii="Calibri" w:eastAsia="Times New Roman" w:hAnsi="Calibri"/>
          <w:b w:val="0"/>
          <w:noProof/>
          <w:sz w:val="22"/>
          <w:szCs w:val="22"/>
          <w:lang w:val="en-US" w:eastAsia="en-US"/>
        </w:rPr>
      </w:pPr>
      <w:ins w:id="33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11.1.4</w:t>
        </w:r>
        <w:r w:rsidRPr="008E2FA9">
          <w:rPr>
            <w:rFonts w:ascii="Calibri" w:eastAsia="Times New Roman" w:hAnsi="Calibri"/>
            <w:b w:val="0"/>
            <w:noProof/>
            <w:sz w:val="22"/>
            <w:szCs w:val="22"/>
            <w:lang w:val="en-US" w:eastAsia="en-US"/>
          </w:rPr>
          <w:tab/>
        </w:r>
        <w:r w:rsidRPr="00377EB7">
          <w:rPr>
            <w:rStyle w:val="aff7"/>
            <w:noProof/>
          </w:rPr>
          <w:t>Array Initialiser</w:t>
        </w:r>
        <w:r>
          <w:rPr>
            <w:noProof/>
            <w:webHidden/>
          </w:rPr>
          <w:tab/>
        </w:r>
        <w:r>
          <w:rPr>
            <w:noProof/>
            <w:webHidden/>
          </w:rPr>
          <w:fldChar w:fldCharType="begin"/>
        </w:r>
        <w:r>
          <w:rPr>
            <w:noProof/>
            <w:webHidden/>
          </w:rPr>
          <w:instrText xml:space="preserve"> PAGEREF _Toc314500583 \h </w:instrText>
        </w:r>
        <w:r>
          <w:rPr>
            <w:noProof/>
            <w:webHidden/>
          </w:rPr>
        </w:r>
      </w:ins>
      <w:r>
        <w:rPr>
          <w:noProof/>
          <w:webHidden/>
        </w:rPr>
        <w:fldChar w:fldCharType="separate"/>
      </w:r>
      <w:ins w:id="336" w:author="Rev 5 Allen Wirfs-Brock" w:date="2012-01-16T18:05:00Z">
        <w:r>
          <w:rPr>
            <w:noProof/>
            <w:webHidden/>
          </w:rPr>
          <w:t>67</w:t>
        </w:r>
        <w:r>
          <w:rPr>
            <w:noProof/>
            <w:webHidden/>
          </w:rPr>
          <w:fldChar w:fldCharType="end"/>
        </w:r>
        <w:r w:rsidRPr="00377EB7">
          <w:rPr>
            <w:rStyle w:val="aff7"/>
            <w:noProof/>
          </w:rPr>
          <w:fldChar w:fldCharType="end"/>
        </w:r>
      </w:ins>
    </w:p>
    <w:p w14:paraId="12CB7859" w14:textId="77777777" w:rsidR="003F0406" w:rsidRPr="008E2FA9" w:rsidRDefault="003F0406">
      <w:pPr>
        <w:pStyle w:val="3a"/>
        <w:rPr>
          <w:ins w:id="337" w:author="Rev 5 Allen Wirfs-Brock" w:date="2012-01-16T18:05:00Z"/>
          <w:rFonts w:ascii="Calibri" w:eastAsia="Times New Roman" w:hAnsi="Calibri"/>
          <w:b w:val="0"/>
          <w:noProof/>
          <w:sz w:val="22"/>
          <w:szCs w:val="22"/>
          <w:lang w:val="en-US" w:eastAsia="en-US"/>
        </w:rPr>
      </w:pPr>
      <w:ins w:id="33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11.1.5</w:t>
        </w:r>
        <w:r w:rsidRPr="008E2FA9">
          <w:rPr>
            <w:rFonts w:ascii="Calibri" w:eastAsia="Times New Roman" w:hAnsi="Calibri"/>
            <w:b w:val="0"/>
            <w:noProof/>
            <w:sz w:val="22"/>
            <w:szCs w:val="22"/>
            <w:lang w:val="en-US" w:eastAsia="en-US"/>
          </w:rPr>
          <w:tab/>
        </w:r>
        <w:r w:rsidRPr="00377EB7">
          <w:rPr>
            <w:rStyle w:val="aff7"/>
            <w:noProof/>
          </w:rPr>
          <w:t>Object Initialiser</w:t>
        </w:r>
        <w:r>
          <w:rPr>
            <w:noProof/>
            <w:webHidden/>
          </w:rPr>
          <w:tab/>
        </w:r>
        <w:r>
          <w:rPr>
            <w:noProof/>
            <w:webHidden/>
          </w:rPr>
          <w:fldChar w:fldCharType="begin"/>
        </w:r>
        <w:r>
          <w:rPr>
            <w:noProof/>
            <w:webHidden/>
          </w:rPr>
          <w:instrText xml:space="preserve"> PAGEREF _Toc314500584 \h </w:instrText>
        </w:r>
        <w:r>
          <w:rPr>
            <w:noProof/>
            <w:webHidden/>
          </w:rPr>
        </w:r>
      </w:ins>
      <w:r>
        <w:rPr>
          <w:noProof/>
          <w:webHidden/>
        </w:rPr>
        <w:fldChar w:fldCharType="separate"/>
      </w:r>
      <w:ins w:id="339" w:author="Rev 5 Allen Wirfs-Brock" w:date="2012-01-16T18:05:00Z">
        <w:r>
          <w:rPr>
            <w:noProof/>
            <w:webHidden/>
          </w:rPr>
          <w:t>69</w:t>
        </w:r>
        <w:r>
          <w:rPr>
            <w:noProof/>
            <w:webHidden/>
          </w:rPr>
          <w:fldChar w:fldCharType="end"/>
        </w:r>
        <w:r w:rsidRPr="00377EB7">
          <w:rPr>
            <w:rStyle w:val="aff7"/>
            <w:noProof/>
          </w:rPr>
          <w:fldChar w:fldCharType="end"/>
        </w:r>
      </w:ins>
    </w:p>
    <w:p w14:paraId="22D4B511" w14:textId="77777777" w:rsidR="003F0406" w:rsidRPr="008E2FA9" w:rsidRDefault="003F0406">
      <w:pPr>
        <w:pStyle w:val="3a"/>
        <w:rPr>
          <w:ins w:id="340" w:author="Rev 5 Allen Wirfs-Brock" w:date="2012-01-16T18:05:00Z"/>
          <w:rFonts w:ascii="Calibri" w:eastAsia="Times New Roman" w:hAnsi="Calibri"/>
          <w:b w:val="0"/>
          <w:noProof/>
          <w:sz w:val="22"/>
          <w:szCs w:val="22"/>
          <w:lang w:val="en-US" w:eastAsia="en-US"/>
        </w:rPr>
      </w:pPr>
      <w:ins w:id="34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11.1.6</w:t>
        </w:r>
        <w:r w:rsidRPr="008E2FA9">
          <w:rPr>
            <w:rFonts w:ascii="Calibri" w:eastAsia="Times New Roman" w:hAnsi="Calibri"/>
            <w:b w:val="0"/>
            <w:noProof/>
            <w:sz w:val="22"/>
            <w:szCs w:val="22"/>
            <w:lang w:val="en-US" w:eastAsia="en-US"/>
          </w:rPr>
          <w:tab/>
        </w:r>
        <w:r w:rsidRPr="00377EB7">
          <w:rPr>
            <w:rStyle w:val="aff7"/>
            <w:noProof/>
          </w:rPr>
          <w:t>Function Expressions</w:t>
        </w:r>
        <w:r>
          <w:rPr>
            <w:noProof/>
            <w:webHidden/>
          </w:rPr>
          <w:tab/>
        </w:r>
        <w:r>
          <w:rPr>
            <w:noProof/>
            <w:webHidden/>
          </w:rPr>
          <w:fldChar w:fldCharType="begin"/>
        </w:r>
        <w:r>
          <w:rPr>
            <w:noProof/>
            <w:webHidden/>
          </w:rPr>
          <w:instrText xml:space="preserve"> PAGEREF _Toc314500585 \h </w:instrText>
        </w:r>
        <w:r>
          <w:rPr>
            <w:noProof/>
            <w:webHidden/>
          </w:rPr>
        </w:r>
      </w:ins>
      <w:r>
        <w:rPr>
          <w:noProof/>
          <w:webHidden/>
        </w:rPr>
        <w:fldChar w:fldCharType="separate"/>
      </w:r>
      <w:ins w:id="342" w:author="Rev 5 Allen Wirfs-Brock" w:date="2012-01-16T18:05:00Z">
        <w:r>
          <w:rPr>
            <w:noProof/>
            <w:webHidden/>
          </w:rPr>
          <w:t>74</w:t>
        </w:r>
        <w:r>
          <w:rPr>
            <w:noProof/>
            <w:webHidden/>
          </w:rPr>
          <w:fldChar w:fldCharType="end"/>
        </w:r>
        <w:r w:rsidRPr="00377EB7">
          <w:rPr>
            <w:rStyle w:val="aff7"/>
            <w:noProof/>
          </w:rPr>
          <w:fldChar w:fldCharType="end"/>
        </w:r>
      </w:ins>
    </w:p>
    <w:p w14:paraId="553312A2" w14:textId="77777777" w:rsidR="003F0406" w:rsidRPr="008E2FA9" w:rsidRDefault="003F0406">
      <w:pPr>
        <w:pStyle w:val="3a"/>
        <w:rPr>
          <w:ins w:id="343" w:author="Rev 5 Allen Wirfs-Brock" w:date="2012-01-16T18:05:00Z"/>
          <w:rFonts w:ascii="Calibri" w:eastAsia="Times New Roman" w:hAnsi="Calibri"/>
          <w:b w:val="0"/>
          <w:noProof/>
          <w:sz w:val="22"/>
          <w:szCs w:val="22"/>
          <w:lang w:val="en-US" w:eastAsia="en-US"/>
        </w:rPr>
      </w:pPr>
      <w:ins w:id="34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11.1.7</w:t>
        </w:r>
        <w:r w:rsidRPr="008E2FA9">
          <w:rPr>
            <w:rFonts w:ascii="Calibri" w:eastAsia="Times New Roman" w:hAnsi="Calibri"/>
            <w:b w:val="0"/>
            <w:noProof/>
            <w:sz w:val="22"/>
            <w:szCs w:val="22"/>
            <w:lang w:val="en-US" w:eastAsia="en-US"/>
          </w:rPr>
          <w:tab/>
        </w:r>
        <w:r w:rsidRPr="00377EB7">
          <w:rPr>
            <w:rStyle w:val="aff7"/>
            <w:noProof/>
          </w:rPr>
          <w:t>The Grouping Operator</w:t>
        </w:r>
        <w:r>
          <w:rPr>
            <w:noProof/>
            <w:webHidden/>
          </w:rPr>
          <w:tab/>
        </w:r>
        <w:r>
          <w:rPr>
            <w:noProof/>
            <w:webHidden/>
          </w:rPr>
          <w:fldChar w:fldCharType="begin"/>
        </w:r>
        <w:r>
          <w:rPr>
            <w:noProof/>
            <w:webHidden/>
          </w:rPr>
          <w:instrText xml:space="preserve"> PAGEREF _Toc314500586 \h </w:instrText>
        </w:r>
        <w:r>
          <w:rPr>
            <w:noProof/>
            <w:webHidden/>
          </w:rPr>
        </w:r>
      </w:ins>
      <w:r>
        <w:rPr>
          <w:noProof/>
          <w:webHidden/>
        </w:rPr>
        <w:fldChar w:fldCharType="separate"/>
      </w:r>
      <w:ins w:id="345" w:author="Rev 5 Allen Wirfs-Brock" w:date="2012-01-16T18:05:00Z">
        <w:r>
          <w:rPr>
            <w:noProof/>
            <w:webHidden/>
          </w:rPr>
          <w:t>74</w:t>
        </w:r>
        <w:r>
          <w:rPr>
            <w:noProof/>
            <w:webHidden/>
          </w:rPr>
          <w:fldChar w:fldCharType="end"/>
        </w:r>
        <w:r w:rsidRPr="00377EB7">
          <w:rPr>
            <w:rStyle w:val="aff7"/>
            <w:noProof/>
          </w:rPr>
          <w:fldChar w:fldCharType="end"/>
        </w:r>
      </w:ins>
    </w:p>
    <w:p w14:paraId="235EB94E" w14:textId="77777777" w:rsidR="003F0406" w:rsidRPr="008E2FA9" w:rsidRDefault="003F0406">
      <w:pPr>
        <w:pStyle w:val="2b"/>
        <w:rPr>
          <w:ins w:id="346" w:author="Rev 5 Allen Wirfs-Brock" w:date="2012-01-16T18:05:00Z"/>
          <w:rFonts w:ascii="Calibri" w:eastAsia="Times New Roman" w:hAnsi="Calibri"/>
          <w:b w:val="0"/>
          <w:noProof/>
          <w:sz w:val="22"/>
          <w:szCs w:val="22"/>
          <w:lang w:val="en-US" w:eastAsia="en-US"/>
        </w:rPr>
      </w:pPr>
      <w:ins w:id="34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11.2</w:t>
        </w:r>
        <w:r w:rsidRPr="008E2FA9">
          <w:rPr>
            <w:rFonts w:ascii="Calibri" w:eastAsia="Times New Roman" w:hAnsi="Calibri"/>
            <w:b w:val="0"/>
            <w:noProof/>
            <w:sz w:val="22"/>
            <w:szCs w:val="22"/>
            <w:lang w:val="en-US" w:eastAsia="en-US"/>
          </w:rPr>
          <w:tab/>
        </w:r>
        <w:r w:rsidRPr="00377EB7">
          <w:rPr>
            <w:rStyle w:val="aff7"/>
            <w:noProof/>
          </w:rPr>
          <w:t>Left-Hand-Side Expressions</w:t>
        </w:r>
        <w:r>
          <w:rPr>
            <w:noProof/>
            <w:webHidden/>
          </w:rPr>
          <w:tab/>
        </w:r>
        <w:r>
          <w:rPr>
            <w:noProof/>
            <w:webHidden/>
          </w:rPr>
          <w:fldChar w:fldCharType="begin"/>
        </w:r>
        <w:r>
          <w:rPr>
            <w:noProof/>
            <w:webHidden/>
          </w:rPr>
          <w:instrText xml:space="preserve"> PAGEREF _Toc314500587 \h </w:instrText>
        </w:r>
        <w:r>
          <w:rPr>
            <w:noProof/>
            <w:webHidden/>
          </w:rPr>
        </w:r>
      </w:ins>
      <w:r>
        <w:rPr>
          <w:noProof/>
          <w:webHidden/>
        </w:rPr>
        <w:fldChar w:fldCharType="separate"/>
      </w:r>
      <w:ins w:id="348" w:author="Rev 5 Allen Wirfs-Brock" w:date="2012-01-16T18:05:00Z">
        <w:r>
          <w:rPr>
            <w:noProof/>
            <w:webHidden/>
          </w:rPr>
          <w:t>74</w:t>
        </w:r>
        <w:r>
          <w:rPr>
            <w:noProof/>
            <w:webHidden/>
          </w:rPr>
          <w:fldChar w:fldCharType="end"/>
        </w:r>
        <w:r w:rsidRPr="00377EB7">
          <w:rPr>
            <w:rStyle w:val="aff7"/>
            <w:noProof/>
          </w:rPr>
          <w:fldChar w:fldCharType="end"/>
        </w:r>
      </w:ins>
    </w:p>
    <w:p w14:paraId="03F7A0C2" w14:textId="77777777" w:rsidR="003F0406" w:rsidRPr="008E2FA9" w:rsidRDefault="003F0406">
      <w:pPr>
        <w:pStyle w:val="3a"/>
        <w:rPr>
          <w:ins w:id="349" w:author="Rev 5 Allen Wirfs-Brock" w:date="2012-01-16T18:05:00Z"/>
          <w:rFonts w:ascii="Calibri" w:eastAsia="Times New Roman" w:hAnsi="Calibri"/>
          <w:b w:val="0"/>
          <w:noProof/>
          <w:sz w:val="22"/>
          <w:szCs w:val="22"/>
          <w:lang w:val="en-US" w:eastAsia="en-US"/>
        </w:rPr>
      </w:pPr>
      <w:ins w:id="35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11.2.1</w:t>
        </w:r>
        <w:r w:rsidRPr="008E2FA9">
          <w:rPr>
            <w:rFonts w:ascii="Calibri" w:eastAsia="Times New Roman" w:hAnsi="Calibri"/>
            <w:b w:val="0"/>
            <w:noProof/>
            <w:sz w:val="22"/>
            <w:szCs w:val="22"/>
            <w:lang w:val="en-US" w:eastAsia="en-US"/>
          </w:rPr>
          <w:tab/>
        </w:r>
        <w:r w:rsidRPr="00377EB7">
          <w:rPr>
            <w:rStyle w:val="aff7"/>
            <w:noProof/>
          </w:rPr>
          <w:t>Property Accessors</w:t>
        </w:r>
        <w:r>
          <w:rPr>
            <w:noProof/>
            <w:webHidden/>
          </w:rPr>
          <w:tab/>
        </w:r>
        <w:r>
          <w:rPr>
            <w:noProof/>
            <w:webHidden/>
          </w:rPr>
          <w:fldChar w:fldCharType="begin"/>
        </w:r>
        <w:r>
          <w:rPr>
            <w:noProof/>
            <w:webHidden/>
          </w:rPr>
          <w:instrText xml:space="preserve"> PAGEREF _Toc314500588 \h </w:instrText>
        </w:r>
        <w:r>
          <w:rPr>
            <w:noProof/>
            <w:webHidden/>
          </w:rPr>
        </w:r>
      </w:ins>
      <w:r>
        <w:rPr>
          <w:noProof/>
          <w:webHidden/>
        </w:rPr>
        <w:fldChar w:fldCharType="separate"/>
      </w:r>
      <w:ins w:id="351" w:author="Rev 5 Allen Wirfs-Brock" w:date="2012-01-16T18:05:00Z">
        <w:r>
          <w:rPr>
            <w:noProof/>
            <w:webHidden/>
          </w:rPr>
          <w:t>75</w:t>
        </w:r>
        <w:r>
          <w:rPr>
            <w:noProof/>
            <w:webHidden/>
          </w:rPr>
          <w:fldChar w:fldCharType="end"/>
        </w:r>
        <w:r w:rsidRPr="00377EB7">
          <w:rPr>
            <w:rStyle w:val="aff7"/>
            <w:noProof/>
          </w:rPr>
          <w:fldChar w:fldCharType="end"/>
        </w:r>
      </w:ins>
    </w:p>
    <w:p w14:paraId="4DDEE786" w14:textId="77777777" w:rsidR="003F0406" w:rsidRPr="008E2FA9" w:rsidRDefault="003F0406">
      <w:pPr>
        <w:pStyle w:val="3a"/>
        <w:rPr>
          <w:ins w:id="352" w:author="Rev 5 Allen Wirfs-Brock" w:date="2012-01-16T18:05:00Z"/>
          <w:rFonts w:ascii="Calibri" w:eastAsia="Times New Roman" w:hAnsi="Calibri"/>
          <w:b w:val="0"/>
          <w:noProof/>
          <w:sz w:val="22"/>
          <w:szCs w:val="22"/>
          <w:lang w:val="en-US" w:eastAsia="en-US"/>
        </w:rPr>
      </w:pPr>
      <w:ins w:id="35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"_Toc314500589"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11.2.2</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new</w:t>
        </w:r>
        <w:r w:rsidRPr="00377EB7">
          <w:rPr>
            <w:rStyle w:val="aff7"/>
            <w:noProof/>
          </w:rPr>
          <w:t xml:space="preserve"> Operator</w:t>
        </w:r>
        <w:r>
          <w:rPr>
            <w:noProof/>
            <w:webHidden/>
          </w:rPr>
          <w:tab/>
        </w:r>
        <w:r>
          <w:rPr>
            <w:noProof/>
            <w:webHidden/>
          </w:rPr>
          <w:fldChar w:fldCharType="begin"/>
        </w:r>
        <w:r>
          <w:rPr>
            <w:noProof/>
            <w:webHidden/>
          </w:rPr>
          <w:instrText xml:space="preserve"> PAGEREF _Toc314500589 \h </w:instrText>
        </w:r>
        <w:r>
          <w:rPr>
            <w:noProof/>
            <w:webHidden/>
          </w:rPr>
        </w:r>
      </w:ins>
      <w:r>
        <w:rPr>
          <w:noProof/>
          <w:webHidden/>
        </w:rPr>
        <w:fldChar w:fldCharType="separate"/>
      </w:r>
      <w:ins w:id="354" w:author="Rev 5 Allen Wirfs-Brock" w:date="2012-01-16T18:05:00Z">
        <w:r>
          <w:rPr>
            <w:noProof/>
            <w:webHidden/>
          </w:rPr>
          <w:t>76</w:t>
        </w:r>
        <w:r>
          <w:rPr>
            <w:noProof/>
            <w:webHidden/>
          </w:rPr>
          <w:fldChar w:fldCharType="end"/>
        </w:r>
        <w:r w:rsidRPr="00377EB7">
          <w:rPr>
            <w:rStyle w:val="aff7"/>
            <w:noProof/>
          </w:rPr>
          <w:fldChar w:fldCharType="end"/>
        </w:r>
      </w:ins>
    </w:p>
    <w:p w14:paraId="7B64F098" w14:textId="77777777" w:rsidR="003F0406" w:rsidRPr="008E2FA9" w:rsidRDefault="003F0406">
      <w:pPr>
        <w:pStyle w:val="3a"/>
        <w:rPr>
          <w:ins w:id="355" w:author="Rev 5 Allen Wirfs-Brock" w:date="2012-01-16T18:05:00Z"/>
          <w:rFonts w:ascii="Calibri" w:eastAsia="Times New Roman" w:hAnsi="Calibri"/>
          <w:b w:val="0"/>
          <w:noProof/>
          <w:sz w:val="22"/>
          <w:szCs w:val="22"/>
          <w:lang w:val="en-US" w:eastAsia="en-US"/>
        </w:rPr>
      </w:pPr>
      <w:ins w:id="35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11.2.3</w:t>
        </w:r>
        <w:r w:rsidRPr="008E2FA9">
          <w:rPr>
            <w:rFonts w:ascii="Calibri" w:eastAsia="Times New Roman" w:hAnsi="Calibri"/>
            <w:b w:val="0"/>
            <w:noProof/>
            <w:sz w:val="22"/>
            <w:szCs w:val="22"/>
            <w:lang w:val="en-US" w:eastAsia="en-US"/>
          </w:rPr>
          <w:tab/>
        </w:r>
        <w:r w:rsidRPr="00377EB7">
          <w:rPr>
            <w:rStyle w:val="aff7"/>
            <w:noProof/>
          </w:rPr>
          <w:t>Function Calls</w:t>
        </w:r>
        <w:r>
          <w:rPr>
            <w:noProof/>
            <w:webHidden/>
          </w:rPr>
          <w:tab/>
        </w:r>
        <w:r>
          <w:rPr>
            <w:noProof/>
            <w:webHidden/>
          </w:rPr>
          <w:fldChar w:fldCharType="begin"/>
        </w:r>
        <w:r>
          <w:rPr>
            <w:noProof/>
            <w:webHidden/>
          </w:rPr>
          <w:instrText xml:space="preserve"> PAGEREF _Toc314500590 \h </w:instrText>
        </w:r>
        <w:r>
          <w:rPr>
            <w:noProof/>
            <w:webHidden/>
          </w:rPr>
        </w:r>
      </w:ins>
      <w:r>
        <w:rPr>
          <w:noProof/>
          <w:webHidden/>
        </w:rPr>
        <w:fldChar w:fldCharType="separate"/>
      </w:r>
      <w:ins w:id="357" w:author="Rev 5 Allen Wirfs-Brock" w:date="2012-01-16T18:05:00Z">
        <w:r>
          <w:rPr>
            <w:noProof/>
            <w:webHidden/>
          </w:rPr>
          <w:t>76</w:t>
        </w:r>
        <w:r>
          <w:rPr>
            <w:noProof/>
            <w:webHidden/>
          </w:rPr>
          <w:fldChar w:fldCharType="end"/>
        </w:r>
        <w:r w:rsidRPr="00377EB7">
          <w:rPr>
            <w:rStyle w:val="aff7"/>
            <w:noProof/>
          </w:rPr>
          <w:fldChar w:fldCharType="end"/>
        </w:r>
      </w:ins>
    </w:p>
    <w:p w14:paraId="6A6EED27" w14:textId="77777777" w:rsidR="003F0406" w:rsidRPr="008E2FA9" w:rsidRDefault="003F0406">
      <w:pPr>
        <w:pStyle w:val="3a"/>
        <w:rPr>
          <w:ins w:id="358" w:author="Rev 5 Allen Wirfs-Brock" w:date="2012-01-16T18:05:00Z"/>
          <w:rFonts w:ascii="Calibri" w:eastAsia="Times New Roman" w:hAnsi="Calibri"/>
          <w:b w:val="0"/>
          <w:noProof/>
          <w:sz w:val="22"/>
          <w:szCs w:val="22"/>
          <w:lang w:val="en-US" w:eastAsia="en-US"/>
        </w:rPr>
      </w:pPr>
      <w:ins w:id="35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11.2.3</w:t>
        </w:r>
        <w:r w:rsidRPr="008E2FA9">
          <w:rPr>
            <w:rFonts w:ascii="Calibri" w:eastAsia="Times New Roman" w:hAnsi="Calibri"/>
            <w:b w:val="0"/>
            <w:noProof/>
            <w:sz w:val="22"/>
            <w:szCs w:val="22"/>
            <w:lang w:val="en-US" w:eastAsia="en-US"/>
          </w:rPr>
          <w:tab/>
        </w:r>
        <w:r w:rsidRPr="00377EB7">
          <w:rPr>
            <w:rStyle w:val="aff7"/>
            <w:noProof/>
          </w:rPr>
          <w:t>The</w:t>
        </w:r>
        <w:r w:rsidRPr="00377EB7">
          <w:rPr>
            <w:rStyle w:val="aff7"/>
            <w:rFonts w:cs="Arial"/>
            <w:noProof/>
          </w:rPr>
          <w:t xml:space="preserve"> </w:t>
        </w:r>
        <w:r w:rsidRPr="00377EB7">
          <w:rPr>
            <w:rStyle w:val="aff7"/>
            <w:rFonts w:ascii="Courier New" w:hAnsi="Courier New"/>
            <w:noProof/>
          </w:rPr>
          <w:t>super</w:t>
        </w:r>
        <w:r w:rsidRPr="00377EB7">
          <w:rPr>
            <w:rStyle w:val="aff7"/>
            <w:noProof/>
          </w:rPr>
          <w:t xml:space="preserve"> Keyword</w:t>
        </w:r>
        <w:r>
          <w:rPr>
            <w:noProof/>
            <w:webHidden/>
          </w:rPr>
          <w:tab/>
        </w:r>
        <w:r>
          <w:rPr>
            <w:noProof/>
            <w:webHidden/>
          </w:rPr>
          <w:fldChar w:fldCharType="begin"/>
        </w:r>
        <w:r>
          <w:rPr>
            <w:noProof/>
            <w:webHidden/>
          </w:rPr>
          <w:instrText xml:space="preserve"> PAGEREF _Toc314500591 \h </w:instrText>
        </w:r>
        <w:r>
          <w:rPr>
            <w:noProof/>
            <w:webHidden/>
          </w:rPr>
        </w:r>
      </w:ins>
      <w:r>
        <w:rPr>
          <w:noProof/>
          <w:webHidden/>
        </w:rPr>
        <w:fldChar w:fldCharType="separate"/>
      </w:r>
      <w:ins w:id="360" w:author="Rev 5 Allen Wirfs-Brock" w:date="2012-01-16T18:05:00Z">
        <w:r>
          <w:rPr>
            <w:noProof/>
            <w:webHidden/>
          </w:rPr>
          <w:t>76</w:t>
        </w:r>
        <w:r>
          <w:rPr>
            <w:noProof/>
            <w:webHidden/>
          </w:rPr>
          <w:fldChar w:fldCharType="end"/>
        </w:r>
        <w:r w:rsidRPr="00377EB7">
          <w:rPr>
            <w:rStyle w:val="aff7"/>
            <w:noProof/>
          </w:rPr>
          <w:fldChar w:fldCharType="end"/>
        </w:r>
      </w:ins>
    </w:p>
    <w:p w14:paraId="3C8CEDC6" w14:textId="77777777" w:rsidR="003F0406" w:rsidRPr="008E2FA9" w:rsidRDefault="003F0406">
      <w:pPr>
        <w:pStyle w:val="3a"/>
        <w:rPr>
          <w:ins w:id="361" w:author="Rev 5 Allen Wirfs-Brock" w:date="2012-01-16T18:05:00Z"/>
          <w:rFonts w:ascii="Calibri" w:eastAsia="Times New Roman" w:hAnsi="Calibri"/>
          <w:b w:val="0"/>
          <w:noProof/>
          <w:sz w:val="22"/>
          <w:szCs w:val="22"/>
          <w:lang w:val="en-US" w:eastAsia="en-US"/>
        </w:rPr>
      </w:pPr>
      <w:ins w:id="36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11.2.5</w:t>
        </w:r>
        <w:r w:rsidRPr="008E2FA9">
          <w:rPr>
            <w:rFonts w:ascii="Calibri" w:eastAsia="Times New Roman" w:hAnsi="Calibri"/>
            <w:b w:val="0"/>
            <w:noProof/>
            <w:sz w:val="22"/>
            <w:szCs w:val="22"/>
            <w:lang w:val="en-US" w:eastAsia="en-US"/>
          </w:rPr>
          <w:tab/>
        </w:r>
        <w:r w:rsidRPr="00377EB7">
          <w:rPr>
            <w:rStyle w:val="aff7"/>
            <w:noProof/>
          </w:rPr>
          <w:t>Argument Lists</w:t>
        </w:r>
        <w:r>
          <w:rPr>
            <w:noProof/>
            <w:webHidden/>
          </w:rPr>
          <w:tab/>
        </w:r>
        <w:r>
          <w:rPr>
            <w:noProof/>
            <w:webHidden/>
          </w:rPr>
          <w:fldChar w:fldCharType="begin"/>
        </w:r>
        <w:r>
          <w:rPr>
            <w:noProof/>
            <w:webHidden/>
          </w:rPr>
          <w:instrText xml:space="preserve"> PAGEREF _Toc314500592 \h </w:instrText>
        </w:r>
        <w:r>
          <w:rPr>
            <w:noProof/>
            <w:webHidden/>
          </w:rPr>
        </w:r>
      </w:ins>
      <w:r>
        <w:rPr>
          <w:noProof/>
          <w:webHidden/>
        </w:rPr>
        <w:fldChar w:fldCharType="separate"/>
      </w:r>
      <w:ins w:id="363" w:author="Rev 5 Allen Wirfs-Brock" w:date="2012-01-16T18:05:00Z">
        <w:r>
          <w:rPr>
            <w:noProof/>
            <w:webHidden/>
          </w:rPr>
          <w:t>77</w:t>
        </w:r>
        <w:r>
          <w:rPr>
            <w:noProof/>
            <w:webHidden/>
          </w:rPr>
          <w:fldChar w:fldCharType="end"/>
        </w:r>
        <w:r w:rsidRPr="00377EB7">
          <w:rPr>
            <w:rStyle w:val="aff7"/>
            <w:noProof/>
          </w:rPr>
          <w:fldChar w:fldCharType="end"/>
        </w:r>
      </w:ins>
    </w:p>
    <w:p w14:paraId="058AA165" w14:textId="77777777" w:rsidR="003F0406" w:rsidRPr="008E2FA9" w:rsidRDefault="003F0406">
      <w:pPr>
        <w:pStyle w:val="2b"/>
        <w:rPr>
          <w:ins w:id="364" w:author="Rev 5 Allen Wirfs-Brock" w:date="2012-01-16T18:05:00Z"/>
          <w:rFonts w:ascii="Calibri" w:eastAsia="Times New Roman" w:hAnsi="Calibri"/>
          <w:b w:val="0"/>
          <w:noProof/>
          <w:sz w:val="22"/>
          <w:szCs w:val="22"/>
          <w:lang w:val="en-US" w:eastAsia="en-US"/>
        </w:rPr>
      </w:pPr>
      <w:ins w:id="36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11.3</w:t>
        </w:r>
        <w:r w:rsidRPr="008E2FA9">
          <w:rPr>
            <w:rFonts w:ascii="Calibri" w:eastAsia="Times New Roman" w:hAnsi="Calibri"/>
            <w:b w:val="0"/>
            <w:noProof/>
            <w:sz w:val="22"/>
            <w:szCs w:val="22"/>
            <w:lang w:val="en-US" w:eastAsia="en-US"/>
          </w:rPr>
          <w:tab/>
        </w:r>
        <w:r w:rsidRPr="00377EB7">
          <w:rPr>
            <w:rStyle w:val="aff7"/>
            <w:noProof/>
          </w:rPr>
          <w:t>Postfix Expressions</w:t>
        </w:r>
        <w:r>
          <w:rPr>
            <w:noProof/>
            <w:webHidden/>
          </w:rPr>
          <w:tab/>
        </w:r>
        <w:r>
          <w:rPr>
            <w:noProof/>
            <w:webHidden/>
          </w:rPr>
          <w:fldChar w:fldCharType="begin"/>
        </w:r>
        <w:r>
          <w:rPr>
            <w:noProof/>
            <w:webHidden/>
          </w:rPr>
          <w:instrText xml:space="preserve"> PAGEREF _Toc314500593 \h </w:instrText>
        </w:r>
        <w:r>
          <w:rPr>
            <w:noProof/>
            <w:webHidden/>
          </w:rPr>
        </w:r>
      </w:ins>
      <w:r>
        <w:rPr>
          <w:noProof/>
          <w:webHidden/>
        </w:rPr>
        <w:fldChar w:fldCharType="separate"/>
      </w:r>
      <w:ins w:id="366" w:author="Rev 5 Allen Wirfs-Brock" w:date="2012-01-16T18:05:00Z">
        <w:r>
          <w:rPr>
            <w:noProof/>
            <w:webHidden/>
          </w:rPr>
          <w:t>78</w:t>
        </w:r>
        <w:r>
          <w:rPr>
            <w:noProof/>
            <w:webHidden/>
          </w:rPr>
          <w:fldChar w:fldCharType="end"/>
        </w:r>
        <w:r w:rsidRPr="00377EB7">
          <w:rPr>
            <w:rStyle w:val="aff7"/>
            <w:noProof/>
          </w:rPr>
          <w:fldChar w:fldCharType="end"/>
        </w:r>
      </w:ins>
    </w:p>
    <w:p w14:paraId="325E58B7" w14:textId="77777777" w:rsidR="003F0406" w:rsidRPr="008E2FA9" w:rsidRDefault="003F0406">
      <w:pPr>
        <w:pStyle w:val="3a"/>
        <w:rPr>
          <w:ins w:id="367" w:author="Rev 5 Allen Wirfs-Brock" w:date="2012-01-16T18:05:00Z"/>
          <w:rFonts w:ascii="Calibri" w:eastAsia="Times New Roman" w:hAnsi="Calibri"/>
          <w:b w:val="0"/>
          <w:noProof/>
          <w:sz w:val="22"/>
          <w:szCs w:val="22"/>
          <w:lang w:val="en-US" w:eastAsia="en-US"/>
        </w:rPr>
      </w:pPr>
      <w:ins w:id="36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11.3.1</w:t>
        </w:r>
        <w:r w:rsidRPr="008E2FA9">
          <w:rPr>
            <w:rFonts w:ascii="Calibri" w:eastAsia="Times New Roman" w:hAnsi="Calibri"/>
            <w:b w:val="0"/>
            <w:noProof/>
            <w:sz w:val="22"/>
            <w:szCs w:val="22"/>
            <w:lang w:val="en-US" w:eastAsia="en-US"/>
          </w:rPr>
          <w:tab/>
        </w:r>
        <w:r w:rsidRPr="00377EB7">
          <w:rPr>
            <w:rStyle w:val="aff7"/>
            <w:noProof/>
          </w:rPr>
          <w:t>Postfix Increment Operator</w:t>
        </w:r>
        <w:r>
          <w:rPr>
            <w:noProof/>
            <w:webHidden/>
          </w:rPr>
          <w:tab/>
        </w:r>
        <w:r>
          <w:rPr>
            <w:noProof/>
            <w:webHidden/>
          </w:rPr>
          <w:fldChar w:fldCharType="begin"/>
        </w:r>
        <w:r>
          <w:rPr>
            <w:noProof/>
            <w:webHidden/>
          </w:rPr>
          <w:instrText xml:space="preserve"> PAGEREF _Toc314500594 \h </w:instrText>
        </w:r>
        <w:r>
          <w:rPr>
            <w:noProof/>
            <w:webHidden/>
          </w:rPr>
        </w:r>
      </w:ins>
      <w:r>
        <w:rPr>
          <w:noProof/>
          <w:webHidden/>
        </w:rPr>
        <w:fldChar w:fldCharType="separate"/>
      </w:r>
      <w:ins w:id="369" w:author="Rev 5 Allen Wirfs-Brock" w:date="2012-01-16T18:05:00Z">
        <w:r>
          <w:rPr>
            <w:noProof/>
            <w:webHidden/>
          </w:rPr>
          <w:t>79</w:t>
        </w:r>
        <w:r>
          <w:rPr>
            <w:noProof/>
            <w:webHidden/>
          </w:rPr>
          <w:fldChar w:fldCharType="end"/>
        </w:r>
        <w:r w:rsidRPr="00377EB7">
          <w:rPr>
            <w:rStyle w:val="aff7"/>
            <w:noProof/>
          </w:rPr>
          <w:fldChar w:fldCharType="end"/>
        </w:r>
      </w:ins>
    </w:p>
    <w:p w14:paraId="687E20B8" w14:textId="77777777" w:rsidR="003F0406" w:rsidRPr="008E2FA9" w:rsidRDefault="003F0406">
      <w:pPr>
        <w:pStyle w:val="3a"/>
        <w:rPr>
          <w:ins w:id="370" w:author="Rev 5 Allen Wirfs-Brock" w:date="2012-01-16T18:05:00Z"/>
          <w:rFonts w:ascii="Calibri" w:eastAsia="Times New Roman" w:hAnsi="Calibri"/>
          <w:b w:val="0"/>
          <w:noProof/>
          <w:sz w:val="22"/>
          <w:szCs w:val="22"/>
          <w:lang w:val="en-US" w:eastAsia="en-US"/>
        </w:rPr>
      </w:pPr>
      <w:ins w:id="37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11.3.2</w:t>
        </w:r>
        <w:r w:rsidRPr="008E2FA9">
          <w:rPr>
            <w:rFonts w:ascii="Calibri" w:eastAsia="Times New Roman" w:hAnsi="Calibri"/>
            <w:b w:val="0"/>
            <w:noProof/>
            <w:sz w:val="22"/>
            <w:szCs w:val="22"/>
            <w:lang w:val="en-US" w:eastAsia="en-US"/>
          </w:rPr>
          <w:tab/>
        </w:r>
        <w:r w:rsidRPr="00377EB7">
          <w:rPr>
            <w:rStyle w:val="aff7"/>
            <w:noProof/>
          </w:rPr>
          <w:t>Postfix Decrement Operator</w:t>
        </w:r>
        <w:r>
          <w:rPr>
            <w:noProof/>
            <w:webHidden/>
          </w:rPr>
          <w:tab/>
        </w:r>
        <w:r>
          <w:rPr>
            <w:noProof/>
            <w:webHidden/>
          </w:rPr>
          <w:fldChar w:fldCharType="begin"/>
        </w:r>
        <w:r>
          <w:rPr>
            <w:noProof/>
            <w:webHidden/>
          </w:rPr>
          <w:instrText xml:space="preserve"> PAGEREF _Toc314500595 \h </w:instrText>
        </w:r>
        <w:r>
          <w:rPr>
            <w:noProof/>
            <w:webHidden/>
          </w:rPr>
        </w:r>
      </w:ins>
      <w:r>
        <w:rPr>
          <w:noProof/>
          <w:webHidden/>
        </w:rPr>
        <w:fldChar w:fldCharType="separate"/>
      </w:r>
      <w:ins w:id="372" w:author="Rev 5 Allen Wirfs-Brock" w:date="2012-01-16T18:05:00Z">
        <w:r>
          <w:rPr>
            <w:noProof/>
            <w:webHidden/>
          </w:rPr>
          <w:t>79</w:t>
        </w:r>
        <w:r>
          <w:rPr>
            <w:noProof/>
            <w:webHidden/>
          </w:rPr>
          <w:fldChar w:fldCharType="end"/>
        </w:r>
        <w:r w:rsidRPr="00377EB7">
          <w:rPr>
            <w:rStyle w:val="aff7"/>
            <w:noProof/>
          </w:rPr>
          <w:fldChar w:fldCharType="end"/>
        </w:r>
      </w:ins>
    </w:p>
    <w:p w14:paraId="49BA348B" w14:textId="77777777" w:rsidR="003F0406" w:rsidRPr="008E2FA9" w:rsidRDefault="003F0406">
      <w:pPr>
        <w:pStyle w:val="2b"/>
        <w:rPr>
          <w:ins w:id="373" w:author="Rev 5 Allen Wirfs-Brock" w:date="2012-01-16T18:05:00Z"/>
          <w:rFonts w:ascii="Calibri" w:eastAsia="Times New Roman" w:hAnsi="Calibri"/>
          <w:b w:val="0"/>
          <w:noProof/>
          <w:sz w:val="22"/>
          <w:szCs w:val="22"/>
          <w:lang w:val="en-US" w:eastAsia="en-US"/>
        </w:rPr>
      </w:pPr>
      <w:ins w:id="37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w:t>
        </w:r>
        <w:r w:rsidRPr="008E2FA9">
          <w:rPr>
            <w:rFonts w:ascii="Calibri" w:eastAsia="Times New Roman" w:hAnsi="Calibri"/>
            <w:b w:val="0"/>
            <w:noProof/>
            <w:sz w:val="22"/>
            <w:szCs w:val="22"/>
            <w:lang w:val="en-US" w:eastAsia="en-US"/>
          </w:rPr>
          <w:tab/>
        </w:r>
        <w:r w:rsidRPr="00377EB7">
          <w:rPr>
            <w:rStyle w:val="aff7"/>
            <w:noProof/>
          </w:rPr>
          <w:t>Unary Operators</w:t>
        </w:r>
        <w:r>
          <w:rPr>
            <w:noProof/>
            <w:webHidden/>
          </w:rPr>
          <w:tab/>
        </w:r>
        <w:r>
          <w:rPr>
            <w:noProof/>
            <w:webHidden/>
          </w:rPr>
          <w:fldChar w:fldCharType="begin"/>
        </w:r>
        <w:r>
          <w:rPr>
            <w:noProof/>
            <w:webHidden/>
          </w:rPr>
          <w:instrText xml:space="preserve"> PAGEREF _Toc314500596 \h </w:instrText>
        </w:r>
        <w:r>
          <w:rPr>
            <w:noProof/>
            <w:webHidden/>
          </w:rPr>
        </w:r>
      </w:ins>
      <w:r>
        <w:rPr>
          <w:noProof/>
          <w:webHidden/>
        </w:rPr>
        <w:fldChar w:fldCharType="separate"/>
      </w:r>
      <w:ins w:id="375" w:author="Rev 5 Allen Wirfs-Brock" w:date="2012-01-16T18:05:00Z">
        <w:r>
          <w:rPr>
            <w:noProof/>
            <w:webHidden/>
          </w:rPr>
          <w:t>80</w:t>
        </w:r>
        <w:r>
          <w:rPr>
            <w:noProof/>
            <w:webHidden/>
          </w:rPr>
          <w:fldChar w:fldCharType="end"/>
        </w:r>
        <w:r w:rsidRPr="00377EB7">
          <w:rPr>
            <w:rStyle w:val="aff7"/>
            <w:noProof/>
          </w:rPr>
          <w:fldChar w:fldCharType="end"/>
        </w:r>
      </w:ins>
    </w:p>
    <w:p w14:paraId="077EA273" w14:textId="77777777" w:rsidR="003F0406" w:rsidRPr="008E2FA9" w:rsidRDefault="003F0406">
      <w:pPr>
        <w:pStyle w:val="3a"/>
        <w:rPr>
          <w:ins w:id="376" w:author="Rev 5 Allen Wirfs-Brock" w:date="2012-01-16T18:05:00Z"/>
          <w:rFonts w:ascii="Calibri" w:eastAsia="Times New Roman" w:hAnsi="Calibri"/>
          <w:b w:val="0"/>
          <w:noProof/>
          <w:sz w:val="22"/>
          <w:szCs w:val="22"/>
          <w:lang w:val="en-US" w:eastAsia="en-US"/>
        </w:rPr>
      </w:pPr>
      <w:ins w:id="37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11.4.1</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delete</w:t>
        </w:r>
        <w:r w:rsidRPr="00377EB7">
          <w:rPr>
            <w:rStyle w:val="aff7"/>
            <w:noProof/>
          </w:rPr>
          <w:t xml:space="preserve"> Operator</w:t>
        </w:r>
        <w:r>
          <w:rPr>
            <w:noProof/>
            <w:webHidden/>
          </w:rPr>
          <w:tab/>
        </w:r>
        <w:r>
          <w:rPr>
            <w:noProof/>
            <w:webHidden/>
          </w:rPr>
          <w:fldChar w:fldCharType="begin"/>
        </w:r>
        <w:r>
          <w:rPr>
            <w:noProof/>
            <w:webHidden/>
          </w:rPr>
          <w:instrText xml:space="preserve"> PAGEREF _Toc314500597 \h </w:instrText>
        </w:r>
        <w:r>
          <w:rPr>
            <w:noProof/>
            <w:webHidden/>
          </w:rPr>
        </w:r>
      </w:ins>
      <w:r>
        <w:rPr>
          <w:noProof/>
          <w:webHidden/>
        </w:rPr>
        <w:fldChar w:fldCharType="separate"/>
      </w:r>
      <w:ins w:id="378" w:author="Rev 5 Allen Wirfs-Brock" w:date="2012-01-16T18:05:00Z">
        <w:r>
          <w:rPr>
            <w:noProof/>
            <w:webHidden/>
          </w:rPr>
          <w:t>80</w:t>
        </w:r>
        <w:r>
          <w:rPr>
            <w:noProof/>
            <w:webHidden/>
          </w:rPr>
          <w:fldChar w:fldCharType="end"/>
        </w:r>
        <w:r w:rsidRPr="00377EB7">
          <w:rPr>
            <w:rStyle w:val="aff7"/>
            <w:noProof/>
          </w:rPr>
          <w:fldChar w:fldCharType="end"/>
        </w:r>
      </w:ins>
    </w:p>
    <w:p w14:paraId="202AC31C" w14:textId="77777777" w:rsidR="003F0406" w:rsidRPr="008E2FA9" w:rsidRDefault="003F0406">
      <w:pPr>
        <w:pStyle w:val="3a"/>
        <w:rPr>
          <w:ins w:id="379" w:author="Rev 5 Allen Wirfs-Brock" w:date="2012-01-16T18:05:00Z"/>
          <w:rFonts w:ascii="Calibri" w:eastAsia="Times New Roman" w:hAnsi="Calibri"/>
          <w:b w:val="0"/>
          <w:noProof/>
          <w:sz w:val="22"/>
          <w:szCs w:val="22"/>
          <w:lang w:val="en-US" w:eastAsia="en-US"/>
        </w:rPr>
      </w:pPr>
      <w:ins w:id="38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11.4.2</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void</w:t>
        </w:r>
        <w:r w:rsidRPr="00377EB7">
          <w:rPr>
            <w:rStyle w:val="aff7"/>
            <w:noProof/>
          </w:rPr>
          <w:t xml:space="preserve"> Operator</w:t>
        </w:r>
        <w:r>
          <w:rPr>
            <w:noProof/>
            <w:webHidden/>
          </w:rPr>
          <w:tab/>
        </w:r>
        <w:r>
          <w:rPr>
            <w:noProof/>
            <w:webHidden/>
          </w:rPr>
          <w:fldChar w:fldCharType="begin"/>
        </w:r>
        <w:r>
          <w:rPr>
            <w:noProof/>
            <w:webHidden/>
          </w:rPr>
          <w:instrText xml:space="preserve"> PAGEREF _Toc314500598 \h </w:instrText>
        </w:r>
        <w:r>
          <w:rPr>
            <w:noProof/>
            <w:webHidden/>
          </w:rPr>
        </w:r>
      </w:ins>
      <w:r>
        <w:rPr>
          <w:noProof/>
          <w:webHidden/>
        </w:rPr>
        <w:fldChar w:fldCharType="separate"/>
      </w:r>
      <w:ins w:id="381" w:author="Rev 5 Allen Wirfs-Brock" w:date="2012-01-16T18:05:00Z">
        <w:r>
          <w:rPr>
            <w:noProof/>
            <w:webHidden/>
          </w:rPr>
          <w:t>81</w:t>
        </w:r>
        <w:r>
          <w:rPr>
            <w:noProof/>
            <w:webHidden/>
          </w:rPr>
          <w:fldChar w:fldCharType="end"/>
        </w:r>
        <w:r w:rsidRPr="00377EB7">
          <w:rPr>
            <w:rStyle w:val="aff7"/>
            <w:noProof/>
          </w:rPr>
          <w:fldChar w:fldCharType="end"/>
        </w:r>
      </w:ins>
    </w:p>
    <w:p w14:paraId="238BDEE4" w14:textId="77777777" w:rsidR="003F0406" w:rsidRPr="008E2FA9" w:rsidRDefault="003F0406">
      <w:pPr>
        <w:pStyle w:val="3a"/>
        <w:rPr>
          <w:ins w:id="382" w:author="Rev 5 Allen Wirfs-Brock" w:date="2012-01-16T18:05:00Z"/>
          <w:rFonts w:ascii="Calibri" w:eastAsia="Times New Roman" w:hAnsi="Calibri"/>
          <w:b w:val="0"/>
          <w:noProof/>
          <w:sz w:val="22"/>
          <w:szCs w:val="22"/>
          <w:lang w:val="en-US" w:eastAsia="en-US"/>
        </w:rPr>
      </w:pPr>
      <w:ins w:id="38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"_Toc314500599"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11.4.3</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typeof</w:t>
        </w:r>
        <w:r w:rsidRPr="00377EB7">
          <w:rPr>
            <w:rStyle w:val="aff7"/>
            <w:noProof/>
          </w:rPr>
          <w:t xml:space="preserve"> Operator</w:t>
        </w:r>
        <w:r>
          <w:rPr>
            <w:noProof/>
            <w:webHidden/>
          </w:rPr>
          <w:tab/>
        </w:r>
        <w:r>
          <w:rPr>
            <w:noProof/>
            <w:webHidden/>
          </w:rPr>
          <w:fldChar w:fldCharType="begin"/>
        </w:r>
        <w:r>
          <w:rPr>
            <w:noProof/>
            <w:webHidden/>
          </w:rPr>
          <w:instrText xml:space="preserve"> PAGEREF _Toc314500599 \h </w:instrText>
        </w:r>
        <w:r>
          <w:rPr>
            <w:noProof/>
            <w:webHidden/>
          </w:rPr>
        </w:r>
      </w:ins>
      <w:r>
        <w:rPr>
          <w:noProof/>
          <w:webHidden/>
        </w:rPr>
        <w:fldChar w:fldCharType="separate"/>
      </w:r>
      <w:ins w:id="384" w:author="Rev 5 Allen Wirfs-Brock" w:date="2012-01-16T18:05:00Z">
        <w:r>
          <w:rPr>
            <w:noProof/>
            <w:webHidden/>
          </w:rPr>
          <w:t>81</w:t>
        </w:r>
        <w:r>
          <w:rPr>
            <w:noProof/>
            <w:webHidden/>
          </w:rPr>
          <w:fldChar w:fldCharType="end"/>
        </w:r>
        <w:r w:rsidRPr="00377EB7">
          <w:rPr>
            <w:rStyle w:val="aff7"/>
            <w:noProof/>
          </w:rPr>
          <w:fldChar w:fldCharType="end"/>
        </w:r>
      </w:ins>
    </w:p>
    <w:p w14:paraId="47F2A2E0" w14:textId="77777777" w:rsidR="003F0406" w:rsidRPr="008E2FA9" w:rsidRDefault="003F0406">
      <w:pPr>
        <w:pStyle w:val="3a"/>
        <w:rPr>
          <w:ins w:id="385" w:author="Rev 5 Allen Wirfs-Brock" w:date="2012-01-16T18:05:00Z"/>
          <w:rFonts w:ascii="Calibri" w:eastAsia="Times New Roman" w:hAnsi="Calibri"/>
          <w:b w:val="0"/>
          <w:noProof/>
          <w:sz w:val="22"/>
          <w:szCs w:val="22"/>
          <w:lang w:val="en-US" w:eastAsia="en-US"/>
        </w:rPr>
      </w:pPr>
      <w:ins w:id="38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11.4.4</w:t>
        </w:r>
        <w:r w:rsidRPr="008E2FA9">
          <w:rPr>
            <w:rFonts w:ascii="Calibri" w:eastAsia="Times New Roman" w:hAnsi="Calibri"/>
            <w:b w:val="0"/>
            <w:noProof/>
            <w:sz w:val="22"/>
            <w:szCs w:val="22"/>
            <w:lang w:val="en-US" w:eastAsia="en-US"/>
          </w:rPr>
          <w:tab/>
        </w:r>
        <w:r w:rsidRPr="00377EB7">
          <w:rPr>
            <w:rStyle w:val="aff7"/>
            <w:noProof/>
          </w:rPr>
          <w:t>Prefix Increment Operator</w:t>
        </w:r>
        <w:r>
          <w:rPr>
            <w:noProof/>
            <w:webHidden/>
          </w:rPr>
          <w:tab/>
        </w:r>
        <w:r>
          <w:rPr>
            <w:noProof/>
            <w:webHidden/>
          </w:rPr>
          <w:fldChar w:fldCharType="begin"/>
        </w:r>
        <w:r>
          <w:rPr>
            <w:noProof/>
            <w:webHidden/>
          </w:rPr>
          <w:instrText xml:space="preserve"> PAGEREF _Toc314500600 \h </w:instrText>
        </w:r>
        <w:r>
          <w:rPr>
            <w:noProof/>
            <w:webHidden/>
          </w:rPr>
        </w:r>
      </w:ins>
      <w:r>
        <w:rPr>
          <w:noProof/>
          <w:webHidden/>
        </w:rPr>
        <w:fldChar w:fldCharType="separate"/>
      </w:r>
      <w:ins w:id="387" w:author="Rev 5 Allen Wirfs-Brock" w:date="2012-01-16T18:05:00Z">
        <w:r>
          <w:rPr>
            <w:noProof/>
            <w:webHidden/>
          </w:rPr>
          <w:t>81</w:t>
        </w:r>
        <w:r>
          <w:rPr>
            <w:noProof/>
            <w:webHidden/>
          </w:rPr>
          <w:fldChar w:fldCharType="end"/>
        </w:r>
        <w:r w:rsidRPr="00377EB7">
          <w:rPr>
            <w:rStyle w:val="aff7"/>
            <w:noProof/>
          </w:rPr>
          <w:fldChar w:fldCharType="end"/>
        </w:r>
      </w:ins>
    </w:p>
    <w:p w14:paraId="425F413E" w14:textId="77777777" w:rsidR="003F0406" w:rsidRPr="008E2FA9" w:rsidRDefault="003F0406">
      <w:pPr>
        <w:pStyle w:val="3a"/>
        <w:rPr>
          <w:ins w:id="388" w:author="Rev 5 Allen Wirfs-Brock" w:date="2012-01-16T18:05:00Z"/>
          <w:rFonts w:ascii="Calibri" w:eastAsia="Times New Roman" w:hAnsi="Calibri"/>
          <w:b w:val="0"/>
          <w:noProof/>
          <w:sz w:val="22"/>
          <w:szCs w:val="22"/>
          <w:lang w:val="en-US" w:eastAsia="en-US"/>
        </w:rPr>
      </w:pPr>
      <w:ins w:id="38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11.4.5</w:t>
        </w:r>
        <w:r w:rsidRPr="008E2FA9">
          <w:rPr>
            <w:rFonts w:ascii="Calibri" w:eastAsia="Times New Roman" w:hAnsi="Calibri"/>
            <w:b w:val="0"/>
            <w:noProof/>
            <w:sz w:val="22"/>
            <w:szCs w:val="22"/>
            <w:lang w:val="en-US" w:eastAsia="en-US"/>
          </w:rPr>
          <w:tab/>
        </w:r>
        <w:r w:rsidRPr="00377EB7">
          <w:rPr>
            <w:rStyle w:val="aff7"/>
            <w:noProof/>
          </w:rPr>
          <w:t>Prefix Decrement Operator</w:t>
        </w:r>
        <w:r>
          <w:rPr>
            <w:noProof/>
            <w:webHidden/>
          </w:rPr>
          <w:tab/>
        </w:r>
        <w:r>
          <w:rPr>
            <w:noProof/>
            <w:webHidden/>
          </w:rPr>
          <w:fldChar w:fldCharType="begin"/>
        </w:r>
        <w:r>
          <w:rPr>
            <w:noProof/>
            <w:webHidden/>
          </w:rPr>
          <w:instrText xml:space="preserve"> PAGEREF _Toc314500601 \h </w:instrText>
        </w:r>
        <w:r>
          <w:rPr>
            <w:noProof/>
            <w:webHidden/>
          </w:rPr>
        </w:r>
      </w:ins>
      <w:r>
        <w:rPr>
          <w:noProof/>
          <w:webHidden/>
        </w:rPr>
        <w:fldChar w:fldCharType="separate"/>
      </w:r>
      <w:ins w:id="390" w:author="Rev 5 Allen Wirfs-Brock" w:date="2012-01-16T18:05:00Z">
        <w:r>
          <w:rPr>
            <w:noProof/>
            <w:webHidden/>
          </w:rPr>
          <w:t>82</w:t>
        </w:r>
        <w:r>
          <w:rPr>
            <w:noProof/>
            <w:webHidden/>
          </w:rPr>
          <w:fldChar w:fldCharType="end"/>
        </w:r>
        <w:r w:rsidRPr="00377EB7">
          <w:rPr>
            <w:rStyle w:val="aff7"/>
            <w:noProof/>
          </w:rPr>
          <w:fldChar w:fldCharType="end"/>
        </w:r>
      </w:ins>
    </w:p>
    <w:p w14:paraId="5B56C781" w14:textId="77777777" w:rsidR="003F0406" w:rsidRPr="008E2FA9" w:rsidRDefault="003F0406">
      <w:pPr>
        <w:pStyle w:val="3a"/>
        <w:rPr>
          <w:ins w:id="391" w:author="Rev 5 Allen Wirfs-Brock" w:date="2012-01-16T18:05:00Z"/>
          <w:rFonts w:ascii="Calibri" w:eastAsia="Times New Roman" w:hAnsi="Calibri"/>
          <w:b w:val="0"/>
          <w:noProof/>
          <w:sz w:val="22"/>
          <w:szCs w:val="22"/>
          <w:lang w:val="en-US" w:eastAsia="en-US"/>
        </w:rPr>
      </w:pPr>
      <w:ins w:id="39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11.4.6</w:t>
        </w:r>
        <w:r w:rsidRPr="008E2FA9">
          <w:rPr>
            <w:rFonts w:ascii="Calibri" w:eastAsia="Times New Roman" w:hAnsi="Calibri"/>
            <w:b w:val="0"/>
            <w:noProof/>
            <w:sz w:val="22"/>
            <w:szCs w:val="22"/>
            <w:lang w:val="en-US" w:eastAsia="en-US"/>
          </w:rPr>
          <w:tab/>
        </w:r>
        <w:r w:rsidRPr="00377EB7">
          <w:rPr>
            <w:rStyle w:val="aff7"/>
            <w:noProof/>
          </w:rPr>
          <w:t xml:space="preserve">Unary </w:t>
        </w:r>
        <w:r w:rsidRPr="00377EB7">
          <w:rPr>
            <w:rStyle w:val="aff7"/>
            <w:rFonts w:ascii="Courier New" w:hAnsi="Courier New"/>
            <w:noProof/>
          </w:rPr>
          <w:t>+</w:t>
        </w:r>
        <w:r w:rsidRPr="00377EB7">
          <w:rPr>
            <w:rStyle w:val="aff7"/>
            <w:noProof/>
          </w:rPr>
          <w:t xml:space="preserve"> Operator</w:t>
        </w:r>
        <w:r>
          <w:rPr>
            <w:noProof/>
            <w:webHidden/>
          </w:rPr>
          <w:tab/>
        </w:r>
        <w:r>
          <w:rPr>
            <w:noProof/>
            <w:webHidden/>
          </w:rPr>
          <w:fldChar w:fldCharType="begin"/>
        </w:r>
        <w:r>
          <w:rPr>
            <w:noProof/>
            <w:webHidden/>
          </w:rPr>
          <w:instrText xml:space="preserve"> PAGEREF _Toc314500602 \h </w:instrText>
        </w:r>
        <w:r>
          <w:rPr>
            <w:noProof/>
            <w:webHidden/>
          </w:rPr>
        </w:r>
      </w:ins>
      <w:r>
        <w:rPr>
          <w:noProof/>
          <w:webHidden/>
        </w:rPr>
        <w:fldChar w:fldCharType="separate"/>
      </w:r>
      <w:ins w:id="393" w:author="Rev 5 Allen Wirfs-Brock" w:date="2012-01-16T18:05:00Z">
        <w:r>
          <w:rPr>
            <w:noProof/>
            <w:webHidden/>
          </w:rPr>
          <w:t>82</w:t>
        </w:r>
        <w:r>
          <w:rPr>
            <w:noProof/>
            <w:webHidden/>
          </w:rPr>
          <w:fldChar w:fldCharType="end"/>
        </w:r>
        <w:r w:rsidRPr="00377EB7">
          <w:rPr>
            <w:rStyle w:val="aff7"/>
            <w:noProof/>
          </w:rPr>
          <w:fldChar w:fldCharType="end"/>
        </w:r>
      </w:ins>
    </w:p>
    <w:p w14:paraId="2B3093DB" w14:textId="77777777" w:rsidR="003F0406" w:rsidRPr="008E2FA9" w:rsidRDefault="003F0406">
      <w:pPr>
        <w:pStyle w:val="3a"/>
        <w:rPr>
          <w:ins w:id="394" w:author="Rev 5 Allen Wirfs-Brock" w:date="2012-01-16T18:05:00Z"/>
          <w:rFonts w:ascii="Calibri" w:eastAsia="Times New Roman" w:hAnsi="Calibri"/>
          <w:b w:val="0"/>
          <w:noProof/>
          <w:sz w:val="22"/>
          <w:szCs w:val="22"/>
          <w:lang w:val="en-US" w:eastAsia="en-US"/>
        </w:rPr>
      </w:pPr>
      <w:ins w:id="39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11.4.7</w:t>
        </w:r>
        <w:r w:rsidRPr="008E2FA9">
          <w:rPr>
            <w:rFonts w:ascii="Calibri" w:eastAsia="Times New Roman" w:hAnsi="Calibri"/>
            <w:b w:val="0"/>
            <w:noProof/>
            <w:sz w:val="22"/>
            <w:szCs w:val="22"/>
            <w:lang w:val="en-US" w:eastAsia="en-US"/>
          </w:rPr>
          <w:tab/>
        </w:r>
        <w:r w:rsidRPr="00377EB7">
          <w:rPr>
            <w:rStyle w:val="aff7"/>
            <w:noProof/>
          </w:rPr>
          <w:t xml:space="preserve">Unary </w:t>
        </w:r>
        <w:r w:rsidRPr="00377EB7">
          <w:rPr>
            <w:rStyle w:val="aff7"/>
            <w:rFonts w:ascii="Courier New" w:hAnsi="Courier New"/>
            <w:noProof/>
          </w:rPr>
          <w:t>-</w:t>
        </w:r>
        <w:r w:rsidRPr="00377EB7">
          <w:rPr>
            <w:rStyle w:val="aff7"/>
            <w:noProof/>
          </w:rPr>
          <w:t xml:space="preserve"> Operator</w:t>
        </w:r>
        <w:r>
          <w:rPr>
            <w:noProof/>
            <w:webHidden/>
          </w:rPr>
          <w:tab/>
        </w:r>
        <w:r>
          <w:rPr>
            <w:noProof/>
            <w:webHidden/>
          </w:rPr>
          <w:fldChar w:fldCharType="begin"/>
        </w:r>
        <w:r>
          <w:rPr>
            <w:noProof/>
            <w:webHidden/>
          </w:rPr>
          <w:instrText xml:space="preserve"> PAGEREF _Toc314500603 \h </w:instrText>
        </w:r>
        <w:r>
          <w:rPr>
            <w:noProof/>
            <w:webHidden/>
          </w:rPr>
        </w:r>
      </w:ins>
      <w:r>
        <w:rPr>
          <w:noProof/>
          <w:webHidden/>
        </w:rPr>
        <w:fldChar w:fldCharType="separate"/>
      </w:r>
      <w:ins w:id="396" w:author="Rev 5 Allen Wirfs-Brock" w:date="2012-01-16T18:05:00Z">
        <w:r>
          <w:rPr>
            <w:noProof/>
            <w:webHidden/>
          </w:rPr>
          <w:t>82</w:t>
        </w:r>
        <w:r>
          <w:rPr>
            <w:noProof/>
            <w:webHidden/>
          </w:rPr>
          <w:fldChar w:fldCharType="end"/>
        </w:r>
        <w:r w:rsidRPr="00377EB7">
          <w:rPr>
            <w:rStyle w:val="aff7"/>
            <w:noProof/>
          </w:rPr>
          <w:fldChar w:fldCharType="end"/>
        </w:r>
      </w:ins>
    </w:p>
    <w:p w14:paraId="01A4F2EF" w14:textId="77777777" w:rsidR="003F0406" w:rsidRPr="008E2FA9" w:rsidRDefault="003F0406">
      <w:pPr>
        <w:pStyle w:val="3a"/>
        <w:rPr>
          <w:ins w:id="397" w:author="Rev 5 Allen Wirfs-Brock" w:date="2012-01-16T18:05:00Z"/>
          <w:rFonts w:ascii="Calibri" w:eastAsia="Times New Roman" w:hAnsi="Calibri"/>
          <w:b w:val="0"/>
          <w:noProof/>
          <w:sz w:val="22"/>
          <w:szCs w:val="22"/>
          <w:lang w:val="en-US" w:eastAsia="en-US"/>
        </w:rPr>
      </w:pPr>
      <w:ins w:id="39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11.4.8</w:t>
        </w:r>
        <w:r w:rsidRPr="008E2FA9">
          <w:rPr>
            <w:rFonts w:ascii="Calibri" w:eastAsia="Times New Roman" w:hAnsi="Calibri"/>
            <w:b w:val="0"/>
            <w:noProof/>
            <w:sz w:val="22"/>
            <w:szCs w:val="22"/>
            <w:lang w:val="en-US" w:eastAsia="en-US"/>
          </w:rPr>
          <w:tab/>
        </w:r>
        <w:r w:rsidRPr="00377EB7">
          <w:rPr>
            <w:rStyle w:val="aff7"/>
            <w:noProof/>
          </w:rPr>
          <w:t xml:space="preserve">Bitwise NOT Operator ( </w:t>
        </w:r>
        <w:r w:rsidRPr="00377EB7">
          <w:rPr>
            <w:rStyle w:val="aff7"/>
            <w:rFonts w:ascii="Courier New" w:hAnsi="Courier New"/>
            <w:noProof/>
          </w:rPr>
          <w:t>~</w:t>
        </w:r>
        <w:r w:rsidRPr="00377EB7">
          <w:rPr>
            <w:rStyle w:val="aff7"/>
            <w:noProof/>
          </w:rPr>
          <w:t xml:space="preserve"> )</w:t>
        </w:r>
        <w:r>
          <w:rPr>
            <w:noProof/>
            <w:webHidden/>
          </w:rPr>
          <w:tab/>
        </w:r>
        <w:r>
          <w:rPr>
            <w:noProof/>
            <w:webHidden/>
          </w:rPr>
          <w:fldChar w:fldCharType="begin"/>
        </w:r>
        <w:r>
          <w:rPr>
            <w:noProof/>
            <w:webHidden/>
          </w:rPr>
          <w:instrText xml:space="preserve"> PAGEREF _Toc314500604 \h </w:instrText>
        </w:r>
        <w:r>
          <w:rPr>
            <w:noProof/>
            <w:webHidden/>
          </w:rPr>
        </w:r>
      </w:ins>
      <w:r>
        <w:rPr>
          <w:noProof/>
          <w:webHidden/>
        </w:rPr>
        <w:fldChar w:fldCharType="separate"/>
      </w:r>
      <w:ins w:id="399" w:author="Rev 5 Allen Wirfs-Brock" w:date="2012-01-16T18:05:00Z">
        <w:r>
          <w:rPr>
            <w:noProof/>
            <w:webHidden/>
          </w:rPr>
          <w:t>82</w:t>
        </w:r>
        <w:r>
          <w:rPr>
            <w:noProof/>
            <w:webHidden/>
          </w:rPr>
          <w:fldChar w:fldCharType="end"/>
        </w:r>
        <w:r w:rsidRPr="00377EB7">
          <w:rPr>
            <w:rStyle w:val="aff7"/>
            <w:noProof/>
          </w:rPr>
          <w:fldChar w:fldCharType="end"/>
        </w:r>
      </w:ins>
    </w:p>
    <w:p w14:paraId="30085B0B" w14:textId="77777777" w:rsidR="003F0406" w:rsidRPr="008E2FA9" w:rsidRDefault="003F0406">
      <w:pPr>
        <w:pStyle w:val="3a"/>
        <w:rPr>
          <w:ins w:id="400" w:author="Rev 5 Allen Wirfs-Brock" w:date="2012-01-16T18:05:00Z"/>
          <w:rFonts w:ascii="Calibri" w:eastAsia="Times New Roman" w:hAnsi="Calibri"/>
          <w:b w:val="0"/>
          <w:noProof/>
          <w:sz w:val="22"/>
          <w:szCs w:val="22"/>
          <w:lang w:val="en-US" w:eastAsia="en-US"/>
        </w:rPr>
      </w:pPr>
      <w:ins w:id="40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11.4.9</w:t>
        </w:r>
        <w:r w:rsidRPr="008E2FA9">
          <w:rPr>
            <w:rFonts w:ascii="Calibri" w:eastAsia="Times New Roman" w:hAnsi="Calibri"/>
            <w:b w:val="0"/>
            <w:noProof/>
            <w:sz w:val="22"/>
            <w:szCs w:val="22"/>
            <w:lang w:val="en-US" w:eastAsia="en-US"/>
          </w:rPr>
          <w:tab/>
        </w:r>
        <w:r w:rsidRPr="00377EB7">
          <w:rPr>
            <w:rStyle w:val="aff7"/>
            <w:noProof/>
          </w:rPr>
          <w:t xml:space="preserve">Logical NOT Operator ( </w:t>
        </w:r>
        <w:r w:rsidRPr="00377EB7">
          <w:rPr>
            <w:rStyle w:val="aff7"/>
            <w:rFonts w:ascii="Courier New" w:hAnsi="Courier New"/>
            <w:noProof/>
          </w:rPr>
          <w:t>!</w:t>
        </w:r>
        <w:r w:rsidRPr="00377EB7">
          <w:rPr>
            <w:rStyle w:val="aff7"/>
            <w:noProof/>
          </w:rPr>
          <w:t xml:space="preserve"> )</w:t>
        </w:r>
        <w:r>
          <w:rPr>
            <w:noProof/>
            <w:webHidden/>
          </w:rPr>
          <w:tab/>
        </w:r>
        <w:r>
          <w:rPr>
            <w:noProof/>
            <w:webHidden/>
          </w:rPr>
          <w:fldChar w:fldCharType="begin"/>
        </w:r>
        <w:r>
          <w:rPr>
            <w:noProof/>
            <w:webHidden/>
          </w:rPr>
          <w:instrText xml:space="preserve"> PAGEREF _Toc314500605 \h </w:instrText>
        </w:r>
        <w:r>
          <w:rPr>
            <w:noProof/>
            <w:webHidden/>
          </w:rPr>
        </w:r>
      </w:ins>
      <w:r>
        <w:rPr>
          <w:noProof/>
          <w:webHidden/>
        </w:rPr>
        <w:fldChar w:fldCharType="separate"/>
      </w:r>
      <w:ins w:id="402" w:author="Rev 5 Allen Wirfs-Brock" w:date="2012-01-16T18:05:00Z">
        <w:r>
          <w:rPr>
            <w:noProof/>
            <w:webHidden/>
          </w:rPr>
          <w:t>82</w:t>
        </w:r>
        <w:r>
          <w:rPr>
            <w:noProof/>
            <w:webHidden/>
          </w:rPr>
          <w:fldChar w:fldCharType="end"/>
        </w:r>
        <w:r w:rsidRPr="00377EB7">
          <w:rPr>
            <w:rStyle w:val="aff7"/>
            <w:noProof/>
          </w:rPr>
          <w:fldChar w:fldCharType="end"/>
        </w:r>
      </w:ins>
    </w:p>
    <w:p w14:paraId="4B9992E2" w14:textId="77777777" w:rsidR="003F0406" w:rsidRPr="008E2FA9" w:rsidRDefault="003F0406">
      <w:pPr>
        <w:pStyle w:val="2b"/>
        <w:rPr>
          <w:ins w:id="403" w:author="Rev 5 Allen Wirfs-Brock" w:date="2012-01-16T18:05:00Z"/>
          <w:rFonts w:ascii="Calibri" w:eastAsia="Times New Roman" w:hAnsi="Calibri"/>
          <w:b w:val="0"/>
          <w:noProof/>
          <w:sz w:val="22"/>
          <w:szCs w:val="22"/>
          <w:lang w:val="en-US" w:eastAsia="en-US"/>
        </w:rPr>
      </w:pPr>
      <w:ins w:id="40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11.5</w:t>
        </w:r>
        <w:r w:rsidRPr="008E2FA9">
          <w:rPr>
            <w:rFonts w:ascii="Calibri" w:eastAsia="Times New Roman" w:hAnsi="Calibri"/>
            <w:b w:val="0"/>
            <w:noProof/>
            <w:sz w:val="22"/>
            <w:szCs w:val="22"/>
            <w:lang w:val="en-US" w:eastAsia="en-US"/>
          </w:rPr>
          <w:tab/>
        </w:r>
        <w:r w:rsidRPr="00377EB7">
          <w:rPr>
            <w:rStyle w:val="aff7"/>
            <w:noProof/>
          </w:rPr>
          <w:t>Multiplicative Operators</w:t>
        </w:r>
        <w:r>
          <w:rPr>
            <w:noProof/>
            <w:webHidden/>
          </w:rPr>
          <w:tab/>
        </w:r>
        <w:r>
          <w:rPr>
            <w:noProof/>
            <w:webHidden/>
          </w:rPr>
          <w:fldChar w:fldCharType="begin"/>
        </w:r>
        <w:r>
          <w:rPr>
            <w:noProof/>
            <w:webHidden/>
          </w:rPr>
          <w:instrText xml:space="preserve"> PAGEREF _Toc314500606 \h </w:instrText>
        </w:r>
        <w:r>
          <w:rPr>
            <w:noProof/>
            <w:webHidden/>
          </w:rPr>
        </w:r>
      </w:ins>
      <w:r>
        <w:rPr>
          <w:noProof/>
          <w:webHidden/>
        </w:rPr>
        <w:fldChar w:fldCharType="separate"/>
      </w:r>
      <w:ins w:id="405" w:author="Rev 5 Allen Wirfs-Brock" w:date="2012-01-16T18:05:00Z">
        <w:r>
          <w:rPr>
            <w:noProof/>
            <w:webHidden/>
          </w:rPr>
          <w:t>83</w:t>
        </w:r>
        <w:r>
          <w:rPr>
            <w:noProof/>
            <w:webHidden/>
          </w:rPr>
          <w:fldChar w:fldCharType="end"/>
        </w:r>
        <w:r w:rsidRPr="00377EB7">
          <w:rPr>
            <w:rStyle w:val="aff7"/>
            <w:noProof/>
          </w:rPr>
          <w:fldChar w:fldCharType="end"/>
        </w:r>
      </w:ins>
    </w:p>
    <w:p w14:paraId="5DA4BDEE" w14:textId="77777777" w:rsidR="003F0406" w:rsidRPr="008E2FA9" w:rsidRDefault="003F0406">
      <w:pPr>
        <w:pStyle w:val="3a"/>
        <w:rPr>
          <w:ins w:id="406" w:author="Rev 5 Allen Wirfs-Brock" w:date="2012-01-16T18:05:00Z"/>
          <w:rFonts w:ascii="Calibri" w:eastAsia="Times New Roman" w:hAnsi="Calibri"/>
          <w:b w:val="0"/>
          <w:noProof/>
          <w:sz w:val="22"/>
          <w:szCs w:val="22"/>
          <w:lang w:val="en-US" w:eastAsia="en-US"/>
        </w:rPr>
      </w:pPr>
      <w:ins w:id="40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11.5.1</w:t>
        </w:r>
        <w:r w:rsidRPr="008E2FA9">
          <w:rPr>
            <w:rFonts w:ascii="Calibri" w:eastAsia="Times New Roman" w:hAnsi="Calibri"/>
            <w:b w:val="0"/>
            <w:noProof/>
            <w:sz w:val="22"/>
            <w:szCs w:val="22"/>
            <w:lang w:val="en-US" w:eastAsia="en-US"/>
          </w:rPr>
          <w:tab/>
        </w:r>
        <w:r w:rsidRPr="00377EB7">
          <w:rPr>
            <w:rStyle w:val="aff7"/>
            <w:noProof/>
          </w:rPr>
          <w:t xml:space="preserve">Applying the </w:t>
        </w:r>
        <w:r w:rsidRPr="00377EB7">
          <w:rPr>
            <w:rStyle w:val="aff7"/>
            <w:rFonts w:ascii="Courier New" w:hAnsi="Courier New"/>
            <w:noProof/>
          </w:rPr>
          <w:t>*</w:t>
        </w:r>
        <w:r w:rsidRPr="00377EB7">
          <w:rPr>
            <w:rStyle w:val="aff7"/>
            <w:noProof/>
          </w:rPr>
          <w:t xml:space="preserve"> Operator</w:t>
        </w:r>
        <w:r>
          <w:rPr>
            <w:noProof/>
            <w:webHidden/>
          </w:rPr>
          <w:tab/>
        </w:r>
        <w:r>
          <w:rPr>
            <w:noProof/>
            <w:webHidden/>
          </w:rPr>
          <w:fldChar w:fldCharType="begin"/>
        </w:r>
        <w:r>
          <w:rPr>
            <w:noProof/>
            <w:webHidden/>
          </w:rPr>
          <w:instrText xml:space="preserve"> PAGEREF _Toc314500607 \h </w:instrText>
        </w:r>
        <w:r>
          <w:rPr>
            <w:noProof/>
            <w:webHidden/>
          </w:rPr>
        </w:r>
      </w:ins>
      <w:r>
        <w:rPr>
          <w:noProof/>
          <w:webHidden/>
        </w:rPr>
        <w:fldChar w:fldCharType="separate"/>
      </w:r>
      <w:ins w:id="408" w:author="Rev 5 Allen Wirfs-Brock" w:date="2012-01-16T18:05:00Z">
        <w:r>
          <w:rPr>
            <w:noProof/>
            <w:webHidden/>
          </w:rPr>
          <w:t>83</w:t>
        </w:r>
        <w:r>
          <w:rPr>
            <w:noProof/>
            <w:webHidden/>
          </w:rPr>
          <w:fldChar w:fldCharType="end"/>
        </w:r>
        <w:r w:rsidRPr="00377EB7">
          <w:rPr>
            <w:rStyle w:val="aff7"/>
            <w:noProof/>
          </w:rPr>
          <w:fldChar w:fldCharType="end"/>
        </w:r>
      </w:ins>
    </w:p>
    <w:p w14:paraId="1417431B" w14:textId="77777777" w:rsidR="003F0406" w:rsidRPr="008E2FA9" w:rsidRDefault="003F0406">
      <w:pPr>
        <w:pStyle w:val="3a"/>
        <w:rPr>
          <w:ins w:id="409" w:author="Rev 5 Allen Wirfs-Brock" w:date="2012-01-16T18:05:00Z"/>
          <w:rFonts w:ascii="Calibri" w:eastAsia="Times New Roman" w:hAnsi="Calibri"/>
          <w:b w:val="0"/>
          <w:noProof/>
          <w:sz w:val="22"/>
          <w:szCs w:val="22"/>
          <w:lang w:val="en-US" w:eastAsia="en-US"/>
        </w:rPr>
      </w:pPr>
      <w:ins w:id="41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11.5.2</w:t>
        </w:r>
        <w:r w:rsidRPr="008E2FA9">
          <w:rPr>
            <w:rFonts w:ascii="Calibri" w:eastAsia="Times New Roman" w:hAnsi="Calibri"/>
            <w:b w:val="0"/>
            <w:noProof/>
            <w:sz w:val="22"/>
            <w:szCs w:val="22"/>
            <w:lang w:val="en-US" w:eastAsia="en-US"/>
          </w:rPr>
          <w:tab/>
        </w:r>
        <w:r w:rsidRPr="00377EB7">
          <w:rPr>
            <w:rStyle w:val="aff7"/>
            <w:noProof/>
          </w:rPr>
          <w:t xml:space="preserve">Applying the </w:t>
        </w:r>
        <w:r w:rsidRPr="00377EB7">
          <w:rPr>
            <w:rStyle w:val="aff7"/>
            <w:rFonts w:ascii="Courier New" w:hAnsi="Courier New"/>
            <w:noProof/>
          </w:rPr>
          <w:t>/</w:t>
        </w:r>
        <w:r w:rsidRPr="00377EB7">
          <w:rPr>
            <w:rStyle w:val="aff7"/>
            <w:noProof/>
          </w:rPr>
          <w:t xml:space="preserve"> Operator</w:t>
        </w:r>
        <w:r>
          <w:rPr>
            <w:noProof/>
            <w:webHidden/>
          </w:rPr>
          <w:tab/>
        </w:r>
        <w:r>
          <w:rPr>
            <w:noProof/>
            <w:webHidden/>
          </w:rPr>
          <w:fldChar w:fldCharType="begin"/>
        </w:r>
        <w:r>
          <w:rPr>
            <w:noProof/>
            <w:webHidden/>
          </w:rPr>
          <w:instrText xml:space="preserve"> PAGEREF _Toc314500608 \h </w:instrText>
        </w:r>
        <w:r>
          <w:rPr>
            <w:noProof/>
            <w:webHidden/>
          </w:rPr>
        </w:r>
      </w:ins>
      <w:r>
        <w:rPr>
          <w:noProof/>
          <w:webHidden/>
        </w:rPr>
        <w:fldChar w:fldCharType="separate"/>
      </w:r>
      <w:ins w:id="411" w:author="Rev 5 Allen Wirfs-Brock" w:date="2012-01-16T18:05:00Z">
        <w:r>
          <w:rPr>
            <w:noProof/>
            <w:webHidden/>
          </w:rPr>
          <w:t>83</w:t>
        </w:r>
        <w:r>
          <w:rPr>
            <w:noProof/>
            <w:webHidden/>
          </w:rPr>
          <w:fldChar w:fldCharType="end"/>
        </w:r>
        <w:r w:rsidRPr="00377EB7">
          <w:rPr>
            <w:rStyle w:val="aff7"/>
            <w:noProof/>
          </w:rPr>
          <w:fldChar w:fldCharType="end"/>
        </w:r>
      </w:ins>
    </w:p>
    <w:p w14:paraId="5B762F02" w14:textId="77777777" w:rsidR="003F0406" w:rsidRPr="008E2FA9" w:rsidRDefault="003F0406">
      <w:pPr>
        <w:pStyle w:val="3a"/>
        <w:rPr>
          <w:ins w:id="412" w:author="Rev 5 Allen Wirfs-Brock" w:date="2012-01-16T18:05:00Z"/>
          <w:rFonts w:ascii="Calibri" w:eastAsia="Times New Roman" w:hAnsi="Calibri"/>
          <w:b w:val="0"/>
          <w:noProof/>
          <w:sz w:val="22"/>
          <w:szCs w:val="22"/>
          <w:lang w:val="en-US" w:eastAsia="en-US"/>
        </w:rPr>
      </w:pPr>
      <w:ins w:id="41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"_Toc314500609"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11.5.3</w:t>
        </w:r>
        <w:r w:rsidRPr="008E2FA9">
          <w:rPr>
            <w:rFonts w:ascii="Calibri" w:eastAsia="Times New Roman" w:hAnsi="Calibri"/>
            <w:b w:val="0"/>
            <w:noProof/>
            <w:sz w:val="22"/>
            <w:szCs w:val="22"/>
            <w:lang w:val="en-US" w:eastAsia="en-US"/>
          </w:rPr>
          <w:tab/>
        </w:r>
        <w:r w:rsidRPr="00377EB7">
          <w:rPr>
            <w:rStyle w:val="aff7"/>
            <w:noProof/>
          </w:rPr>
          <w:t xml:space="preserve">Applying the </w:t>
        </w:r>
        <w:r w:rsidRPr="00377EB7">
          <w:rPr>
            <w:rStyle w:val="aff7"/>
            <w:rFonts w:ascii="Courier New" w:hAnsi="Courier New"/>
            <w:noProof/>
          </w:rPr>
          <w:t>%</w:t>
        </w:r>
        <w:r w:rsidRPr="00377EB7">
          <w:rPr>
            <w:rStyle w:val="aff7"/>
            <w:noProof/>
          </w:rPr>
          <w:t xml:space="preserve"> Operator</w:t>
        </w:r>
        <w:r>
          <w:rPr>
            <w:noProof/>
            <w:webHidden/>
          </w:rPr>
          <w:tab/>
        </w:r>
        <w:r>
          <w:rPr>
            <w:noProof/>
            <w:webHidden/>
          </w:rPr>
          <w:fldChar w:fldCharType="begin"/>
        </w:r>
        <w:r>
          <w:rPr>
            <w:noProof/>
            <w:webHidden/>
          </w:rPr>
          <w:instrText xml:space="preserve"> PAGEREF _Toc314500609 \h </w:instrText>
        </w:r>
        <w:r>
          <w:rPr>
            <w:noProof/>
            <w:webHidden/>
          </w:rPr>
        </w:r>
      </w:ins>
      <w:r>
        <w:rPr>
          <w:noProof/>
          <w:webHidden/>
        </w:rPr>
        <w:fldChar w:fldCharType="separate"/>
      </w:r>
      <w:ins w:id="414" w:author="Rev 5 Allen Wirfs-Brock" w:date="2012-01-16T18:05:00Z">
        <w:r>
          <w:rPr>
            <w:noProof/>
            <w:webHidden/>
          </w:rPr>
          <w:t>84</w:t>
        </w:r>
        <w:r>
          <w:rPr>
            <w:noProof/>
            <w:webHidden/>
          </w:rPr>
          <w:fldChar w:fldCharType="end"/>
        </w:r>
        <w:r w:rsidRPr="00377EB7">
          <w:rPr>
            <w:rStyle w:val="aff7"/>
            <w:noProof/>
          </w:rPr>
          <w:fldChar w:fldCharType="end"/>
        </w:r>
      </w:ins>
    </w:p>
    <w:p w14:paraId="5FF65583" w14:textId="77777777" w:rsidR="003F0406" w:rsidRPr="008E2FA9" w:rsidRDefault="003F0406">
      <w:pPr>
        <w:pStyle w:val="2b"/>
        <w:rPr>
          <w:ins w:id="415" w:author="Rev 5 Allen Wirfs-Brock" w:date="2012-01-16T18:05:00Z"/>
          <w:rFonts w:ascii="Calibri" w:eastAsia="Times New Roman" w:hAnsi="Calibri"/>
          <w:b w:val="0"/>
          <w:noProof/>
          <w:sz w:val="22"/>
          <w:szCs w:val="22"/>
          <w:lang w:val="en-US" w:eastAsia="en-US"/>
        </w:rPr>
      </w:pPr>
      <w:ins w:id="41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11.6</w:t>
        </w:r>
        <w:r w:rsidRPr="008E2FA9">
          <w:rPr>
            <w:rFonts w:ascii="Calibri" w:eastAsia="Times New Roman" w:hAnsi="Calibri"/>
            <w:b w:val="0"/>
            <w:noProof/>
            <w:sz w:val="22"/>
            <w:szCs w:val="22"/>
            <w:lang w:val="en-US" w:eastAsia="en-US"/>
          </w:rPr>
          <w:tab/>
        </w:r>
        <w:r w:rsidRPr="00377EB7">
          <w:rPr>
            <w:rStyle w:val="aff7"/>
            <w:noProof/>
          </w:rPr>
          <w:t>Additive Operators</w:t>
        </w:r>
        <w:r>
          <w:rPr>
            <w:noProof/>
            <w:webHidden/>
          </w:rPr>
          <w:tab/>
        </w:r>
        <w:r>
          <w:rPr>
            <w:noProof/>
            <w:webHidden/>
          </w:rPr>
          <w:fldChar w:fldCharType="begin"/>
        </w:r>
        <w:r>
          <w:rPr>
            <w:noProof/>
            <w:webHidden/>
          </w:rPr>
          <w:instrText xml:space="preserve"> PAGEREF _Toc314500610 \h </w:instrText>
        </w:r>
        <w:r>
          <w:rPr>
            <w:noProof/>
            <w:webHidden/>
          </w:rPr>
        </w:r>
      </w:ins>
      <w:r>
        <w:rPr>
          <w:noProof/>
          <w:webHidden/>
        </w:rPr>
        <w:fldChar w:fldCharType="separate"/>
      </w:r>
      <w:ins w:id="417" w:author="Rev 5 Allen Wirfs-Brock" w:date="2012-01-16T18:05:00Z">
        <w:r>
          <w:rPr>
            <w:noProof/>
            <w:webHidden/>
          </w:rPr>
          <w:t>84</w:t>
        </w:r>
        <w:r>
          <w:rPr>
            <w:noProof/>
            <w:webHidden/>
          </w:rPr>
          <w:fldChar w:fldCharType="end"/>
        </w:r>
        <w:r w:rsidRPr="00377EB7">
          <w:rPr>
            <w:rStyle w:val="aff7"/>
            <w:noProof/>
          </w:rPr>
          <w:fldChar w:fldCharType="end"/>
        </w:r>
      </w:ins>
    </w:p>
    <w:p w14:paraId="083B711D" w14:textId="77777777" w:rsidR="003F0406" w:rsidRPr="008E2FA9" w:rsidRDefault="003F0406">
      <w:pPr>
        <w:pStyle w:val="3a"/>
        <w:rPr>
          <w:ins w:id="418" w:author="Rev 5 Allen Wirfs-Brock" w:date="2012-01-16T18:05:00Z"/>
          <w:rFonts w:ascii="Calibri" w:eastAsia="Times New Roman" w:hAnsi="Calibri"/>
          <w:b w:val="0"/>
          <w:noProof/>
          <w:sz w:val="22"/>
          <w:szCs w:val="22"/>
          <w:lang w:val="en-US" w:eastAsia="en-US"/>
        </w:rPr>
      </w:pPr>
      <w:ins w:id="41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11.6.1</w:t>
        </w:r>
        <w:r w:rsidRPr="008E2FA9">
          <w:rPr>
            <w:rFonts w:ascii="Calibri" w:eastAsia="Times New Roman" w:hAnsi="Calibri"/>
            <w:b w:val="0"/>
            <w:noProof/>
            <w:sz w:val="22"/>
            <w:szCs w:val="22"/>
            <w:lang w:val="en-US" w:eastAsia="en-US"/>
          </w:rPr>
          <w:tab/>
        </w:r>
        <w:r w:rsidRPr="00377EB7">
          <w:rPr>
            <w:rStyle w:val="aff7"/>
            <w:noProof/>
          </w:rPr>
          <w:t xml:space="preserve">The Addition operator ( </w:t>
        </w:r>
        <w:r w:rsidRPr="00377EB7">
          <w:rPr>
            <w:rStyle w:val="aff7"/>
            <w:rFonts w:ascii="Courier New" w:hAnsi="Courier New"/>
            <w:noProof/>
          </w:rPr>
          <w:t>+</w:t>
        </w:r>
        <w:r w:rsidRPr="00377EB7">
          <w:rPr>
            <w:rStyle w:val="aff7"/>
            <w:noProof/>
          </w:rPr>
          <w:t xml:space="preserve"> )</w:t>
        </w:r>
        <w:r>
          <w:rPr>
            <w:noProof/>
            <w:webHidden/>
          </w:rPr>
          <w:tab/>
        </w:r>
        <w:r>
          <w:rPr>
            <w:noProof/>
            <w:webHidden/>
          </w:rPr>
          <w:fldChar w:fldCharType="begin"/>
        </w:r>
        <w:r>
          <w:rPr>
            <w:noProof/>
            <w:webHidden/>
          </w:rPr>
          <w:instrText xml:space="preserve"> PAGEREF _Toc314500611 \h </w:instrText>
        </w:r>
        <w:r>
          <w:rPr>
            <w:noProof/>
            <w:webHidden/>
          </w:rPr>
        </w:r>
      </w:ins>
      <w:r>
        <w:rPr>
          <w:noProof/>
          <w:webHidden/>
        </w:rPr>
        <w:fldChar w:fldCharType="separate"/>
      </w:r>
      <w:ins w:id="420" w:author="Rev 5 Allen Wirfs-Brock" w:date="2012-01-16T18:05:00Z">
        <w:r>
          <w:rPr>
            <w:noProof/>
            <w:webHidden/>
          </w:rPr>
          <w:t>85</w:t>
        </w:r>
        <w:r>
          <w:rPr>
            <w:noProof/>
            <w:webHidden/>
          </w:rPr>
          <w:fldChar w:fldCharType="end"/>
        </w:r>
        <w:r w:rsidRPr="00377EB7">
          <w:rPr>
            <w:rStyle w:val="aff7"/>
            <w:noProof/>
          </w:rPr>
          <w:fldChar w:fldCharType="end"/>
        </w:r>
      </w:ins>
    </w:p>
    <w:p w14:paraId="6B6F15F0" w14:textId="77777777" w:rsidR="003F0406" w:rsidRPr="008E2FA9" w:rsidRDefault="003F0406">
      <w:pPr>
        <w:pStyle w:val="3a"/>
        <w:rPr>
          <w:ins w:id="421" w:author="Rev 5 Allen Wirfs-Brock" w:date="2012-01-16T18:05:00Z"/>
          <w:rFonts w:ascii="Calibri" w:eastAsia="Times New Roman" w:hAnsi="Calibri"/>
          <w:b w:val="0"/>
          <w:noProof/>
          <w:sz w:val="22"/>
          <w:szCs w:val="22"/>
          <w:lang w:val="en-US" w:eastAsia="en-US"/>
        </w:rPr>
      </w:pPr>
      <w:ins w:id="42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11.6.2</w:t>
        </w:r>
        <w:r w:rsidRPr="008E2FA9">
          <w:rPr>
            <w:rFonts w:ascii="Calibri" w:eastAsia="Times New Roman" w:hAnsi="Calibri"/>
            <w:b w:val="0"/>
            <w:noProof/>
            <w:sz w:val="22"/>
            <w:szCs w:val="22"/>
            <w:lang w:val="en-US" w:eastAsia="en-US"/>
          </w:rPr>
          <w:tab/>
        </w:r>
        <w:r w:rsidRPr="00377EB7">
          <w:rPr>
            <w:rStyle w:val="aff7"/>
            <w:noProof/>
          </w:rPr>
          <w:t xml:space="preserve">The Subtraction Operator ( </w:t>
        </w:r>
        <w:r w:rsidRPr="00377EB7">
          <w:rPr>
            <w:rStyle w:val="aff7"/>
            <w:rFonts w:ascii="Courier New" w:hAnsi="Courier New"/>
            <w:noProof/>
          </w:rPr>
          <w:t>-</w:t>
        </w:r>
        <w:r w:rsidRPr="00377EB7">
          <w:rPr>
            <w:rStyle w:val="aff7"/>
            <w:noProof/>
          </w:rPr>
          <w:t xml:space="preserve"> )</w:t>
        </w:r>
        <w:r>
          <w:rPr>
            <w:noProof/>
            <w:webHidden/>
          </w:rPr>
          <w:tab/>
        </w:r>
        <w:r>
          <w:rPr>
            <w:noProof/>
            <w:webHidden/>
          </w:rPr>
          <w:fldChar w:fldCharType="begin"/>
        </w:r>
        <w:r>
          <w:rPr>
            <w:noProof/>
            <w:webHidden/>
          </w:rPr>
          <w:instrText xml:space="preserve"> PAGEREF _Toc314500612 \h </w:instrText>
        </w:r>
        <w:r>
          <w:rPr>
            <w:noProof/>
            <w:webHidden/>
          </w:rPr>
        </w:r>
      </w:ins>
      <w:r>
        <w:rPr>
          <w:noProof/>
          <w:webHidden/>
        </w:rPr>
        <w:fldChar w:fldCharType="separate"/>
      </w:r>
      <w:ins w:id="423" w:author="Rev 5 Allen Wirfs-Brock" w:date="2012-01-16T18:05:00Z">
        <w:r>
          <w:rPr>
            <w:noProof/>
            <w:webHidden/>
          </w:rPr>
          <w:t>85</w:t>
        </w:r>
        <w:r>
          <w:rPr>
            <w:noProof/>
            <w:webHidden/>
          </w:rPr>
          <w:fldChar w:fldCharType="end"/>
        </w:r>
        <w:r w:rsidRPr="00377EB7">
          <w:rPr>
            <w:rStyle w:val="aff7"/>
            <w:noProof/>
          </w:rPr>
          <w:fldChar w:fldCharType="end"/>
        </w:r>
      </w:ins>
    </w:p>
    <w:p w14:paraId="1FA97F11" w14:textId="77777777" w:rsidR="003F0406" w:rsidRPr="008E2FA9" w:rsidRDefault="003F0406">
      <w:pPr>
        <w:pStyle w:val="3a"/>
        <w:rPr>
          <w:ins w:id="424" w:author="Rev 5 Allen Wirfs-Brock" w:date="2012-01-16T18:05:00Z"/>
          <w:rFonts w:ascii="Calibri" w:eastAsia="Times New Roman" w:hAnsi="Calibri"/>
          <w:b w:val="0"/>
          <w:noProof/>
          <w:sz w:val="22"/>
          <w:szCs w:val="22"/>
          <w:lang w:val="en-US" w:eastAsia="en-US"/>
        </w:rPr>
      </w:pPr>
      <w:ins w:id="42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11.6.3</w:t>
        </w:r>
        <w:r w:rsidRPr="008E2FA9">
          <w:rPr>
            <w:rFonts w:ascii="Calibri" w:eastAsia="Times New Roman" w:hAnsi="Calibri"/>
            <w:b w:val="0"/>
            <w:noProof/>
            <w:sz w:val="22"/>
            <w:szCs w:val="22"/>
            <w:lang w:val="en-US" w:eastAsia="en-US"/>
          </w:rPr>
          <w:tab/>
        </w:r>
        <w:r w:rsidRPr="00377EB7">
          <w:rPr>
            <w:rStyle w:val="aff7"/>
            <w:noProof/>
          </w:rPr>
          <w:t>Applying the Additive Operators to Numbers</w:t>
        </w:r>
        <w:r>
          <w:rPr>
            <w:noProof/>
            <w:webHidden/>
          </w:rPr>
          <w:tab/>
        </w:r>
        <w:r>
          <w:rPr>
            <w:noProof/>
            <w:webHidden/>
          </w:rPr>
          <w:fldChar w:fldCharType="begin"/>
        </w:r>
        <w:r>
          <w:rPr>
            <w:noProof/>
            <w:webHidden/>
          </w:rPr>
          <w:instrText xml:space="preserve"> PAGEREF _Toc314500613 \h </w:instrText>
        </w:r>
        <w:r>
          <w:rPr>
            <w:noProof/>
            <w:webHidden/>
          </w:rPr>
        </w:r>
      </w:ins>
      <w:r>
        <w:rPr>
          <w:noProof/>
          <w:webHidden/>
        </w:rPr>
        <w:fldChar w:fldCharType="separate"/>
      </w:r>
      <w:ins w:id="426" w:author="Rev 5 Allen Wirfs-Brock" w:date="2012-01-16T18:05:00Z">
        <w:r>
          <w:rPr>
            <w:noProof/>
            <w:webHidden/>
          </w:rPr>
          <w:t>85</w:t>
        </w:r>
        <w:r>
          <w:rPr>
            <w:noProof/>
            <w:webHidden/>
          </w:rPr>
          <w:fldChar w:fldCharType="end"/>
        </w:r>
        <w:r w:rsidRPr="00377EB7">
          <w:rPr>
            <w:rStyle w:val="aff7"/>
            <w:noProof/>
          </w:rPr>
          <w:fldChar w:fldCharType="end"/>
        </w:r>
      </w:ins>
    </w:p>
    <w:p w14:paraId="447C71C9" w14:textId="77777777" w:rsidR="003F0406" w:rsidRPr="008E2FA9" w:rsidRDefault="003F0406">
      <w:pPr>
        <w:pStyle w:val="2b"/>
        <w:rPr>
          <w:ins w:id="427" w:author="Rev 5 Allen Wirfs-Brock" w:date="2012-01-16T18:05:00Z"/>
          <w:rFonts w:ascii="Calibri" w:eastAsia="Times New Roman" w:hAnsi="Calibri"/>
          <w:b w:val="0"/>
          <w:noProof/>
          <w:sz w:val="22"/>
          <w:szCs w:val="22"/>
          <w:lang w:val="en-US" w:eastAsia="en-US"/>
        </w:rPr>
      </w:pPr>
      <w:ins w:id="42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11.7</w:t>
        </w:r>
        <w:r w:rsidRPr="008E2FA9">
          <w:rPr>
            <w:rFonts w:ascii="Calibri" w:eastAsia="Times New Roman" w:hAnsi="Calibri"/>
            <w:b w:val="0"/>
            <w:noProof/>
            <w:sz w:val="22"/>
            <w:szCs w:val="22"/>
            <w:lang w:val="en-US" w:eastAsia="en-US"/>
          </w:rPr>
          <w:tab/>
        </w:r>
        <w:r w:rsidRPr="00377EB7">
          <w:rPr>
            <w:rStyle w:val="aff7"/>
            <w:noProof/>
          </w:rPr>
          <w:t>Bitwise Shift Operators</w:t>
        </w:r>
        <w:r>
          <w:rPr>
            <w:noProof/>
            <w:webHidden/>
          </w:rPr>
          <w:tab/>
        </w:r>
        <w:r>
          <w:rPr>
            <w:noProof/>
            <w:webHidden/>
          </w:rPr>
          <w:fldChar w:fldCharType="begin"/>
        </w:r>
        <w:r>
          <w:rPr>
            <w:noProof/>
            <w:webHidden/>
          </w:rPr>
          <w:instrText xml:space="preserve"> PAGEREF _Toc314500614 \h </w:instrText>
        </w:r>
        <w:r>
          <w:rPr>
            <w:noProof/>
            <w:webHidden/>
          </w:rPr>
        </w:r>
      </w:ins>
      <w:r>
        <w:rPr>
          <w:noProof/>
          <w:webHidden/>
        </w:rPr>
        <w:fldChar w:fldCharType="separate"/>
      </w:r>
      <w:ins w:id="429" w:author="Rev 5 Allen Wirfs-Brock" w:date="2012-01-16T18:05:00Z">
        <w:r>
          <w:rPr>
            <w:noProof/>
            <w:webHidden/>
          </w:rPr>
          <w:t>86</w:t>
        </w:r>
        <w:r>
          <w:rPr>
            <w:noProof/>
            <w:webHidden/>
          </w:rPr>
          <w:fldChar w:fldCharType="end"/>
        </w:r>
        <w:r w:rsidRPr="00377EB7">
          <w:rPr>
            <w:rStyle w:val="aff7"/>
            <w:noProof/>
          </w:rPr>
          <w:fldChar w:fldCharType="end"/>
        </w:r>
      </w:ins>
    </w:p>
    <w:p w14:paraId="75261837" w14:textId="77777777" w:rsidR="003F0406" w:rsidRPr="008E2FA9" w:rsidRDefault="003F0406">
      <w:pPr>
        <w:pStyle w:val="3a"/>
        <w:rPr>
          <w:ins w:id="430" w:author="Rev 5 Allen Wirfs-Brock" w:date="2012-01-16T18:05:00Z"/>
          <w:rFonts w:ascii="Calibri" w:eastAsia="Times New Roman" w:hAnsi="Calibri"/>
          <w:b w:val="0"/>
          <w:noProof/>
          <w:sz w:val="22"/>
          <w:szCs w:val="22"/>
          <w:lang w:val="en-US" w:eastAsia="en-US"/>
        </w:rPr>
      </w:pPr>
      <w:ins w:id="43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11.7.1</w:t>
        </w:r>
        <w:r w:rsidRPr="008E2FA9">
          <w:rPr>
            <w:rFonts w:ascii="Calibri" w:eastAsia="Times New Roman" w:hAnsi="Calibri"/>
            <w:b w:val="0"/>
            <w:noProof/>
            <w:sz w:val="22"/>
            <w:szCs w:val="22"/>
            <w:lang w:val="en-US" w:eastAsia="en-US"/>
          </w:rPr>
          <w:tab/>
        </w:r>
        <w:r w:rsidRPr="00377EB7">
          <w:rPr>
            <w:rStyle w:val="aff7"/>
            <w:noProof/>
          </w:rPr>
          <w:t xml:space="preserve">The Left Shift Operator ( </w:t>
        </w:r>
        <w:r w:rsidRPr="00377EB7">
          <w:rPr>
            <w:rStyle w:val="aff7"/>
            <w:rFonts w:ascii="Courier New" w:hAnsi="Courier New"/>
            <w:noProof/>
          </w:rPr>
          <w:t>&lt;&lt;</w:t>
        </w:r>
        <w:r w:rsidRPr="00377EB7">
          <w:rPr>
            <w:rStyle w:val="aff7"/>
            <w:noProof/>
          </w:rPr>
          <w:t xml:space="preserve"> )</w:t>
        </w:r>
        <w:r>
          <w:rPr>
            <w:noProof/>
            <w:webHidden/>
          </w:rPr>
          <w:tab/>
        </w:r>
        <w:r>
          <w:rPr>
            <w:noProof/>
            <w:webHidden/>
          </w:rPr>
          <w:fldChar w:fldCharType="begin"/>
        </w:r>
        <w:r>
          <w:rPr>
            <w:noProof/>
            <w:webHidden/>
          </w:rPr>
          <w:instrText xml:space="preserve"> PAGEREF _Toc314500615 \h </w:instrText>
        </w:r>
        <w:r>
          <w:rPr>
            <w:noProof/>
            <w:webHidden/>
          </w:rPr>
        </w:r>
      </w:ins>
      <w:r>
        <w:rPr>
          <w:noProof/>
          <w:webHidden/>
        </w:rPr>
        <w:fldChar w:fldCharType="separate"/>
      </w:r>
      <w:ins w:id="432" w:author="Rev 5 Allen Wirfs-Brock" w:date="2012-01-16T18:05:00Z">
        <w:r>
          <w:rPr>
            <w:noProof/>
            <w:webHidden/>
          </w:rPr>
          <w:t>86</w:t>
        </w:r>
        <w:r>
          <w:rPr>
            <w:noProof/>
            <w:webHidden/>
          </w:rPr>
          <w:fldChar w:fldCharType="end"/>
        </w:r>
        <w:r w:rsidRPr="00377EB7">
          <w:rPr>
            <w:rStyle w:val="aff7"/>
            <w:noProof/>
          </w:rPr>
          <w:fldChar w:fldCharType="end"/>
        </w:r>
      </w:ins>
    </w:p>
    <w:p w14:paraId="517BDAE8" w14:textId="77777777" w:rsidR="003F0406" w:rsidRPr="008E2FA9" w:rsidRDefault="003F0406">
      <w:pPr>
        <w:pStyle w:val="3a"/>
        <w:rPr>
          <w:ins w:id="433" w:author="Rev 5 Allen Wirfs-Brock" w:date="2012-01-16T18:05:00Z"/>
          <w:rFonts w:ascii="Calibri" w:eastAsia="Times New Roman" w:hAnsi="Calibri"/>
          <w:b w:val="0"/>
          <w:noProof/>
          <w:sz w:val="22"/>
          <w:szCs w:val="22"/>
          <w:lang w:val="en-US" w:eastAsia="en-US"/>
        </w:rPr>
      </w:pPr>
      <w:ins w:id="43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11.7.2</w:t>
        </w:r>
        <w:r w:rsidRPr="008E2FA9">
          <w:rPr>
            <w:rFonts w:ascii="Calibri" w:eastAsia="Times New Roman" w:hAnsi="Calibri"/>
            <w:b w:val="0"/>
            <w:noProof/>
            <w:sz w:val="22"/>
            <w:szCs w:val="22"/>
            <w:lang w:val="en-US" w:eastAsia="en-US"/>
          </w:rPr>
          <w:tab/>
        </w:r>
        <w:r w:rsidRPr="00377EB7">
          <w:rPr>
            <w:rStyle w:val="aff7"/>
            <w:noProof/>
          </w:rPr>
          <w:t xml:space="preserve">The Signed Right Shift Operator ( </w:t>
        </w:r>
        <w:r w:rsidRPr="00377EB7">
          <w:rPr>
            <w:rStyle w:val="aff7"/>
            <w:rFonts w:ascii="Courier New" w:hAnsi="Courier New"/>
            <w:noProof/>
          </w:rPr>
          <w:t>&gt;&gt;</w:t>
        </w:r>
        <w:r w:rsidRPr="00377EB7">
          <w:rPr>
            <w:rStyle w:val="aff7"/>
            <w:noProof/>
          </w:rPr>
          <w:t xml:space="preserve"> )</w:t>
        </w:r>
        <w:r>
          <w:rPr>
            <w:noProof/>
            <w:webHidden/>
          </w:rPr>
          <w:tab/>
        </w:r>
        <w:r>
          <w:rPr>
            <w:noProof/>
            <w:webHidden/>
          </w:rPr>
          <w:fldChar w:fldCharType="begin"/>
        </w:r>
        <w:r>
          <w:rPr>
            <w:noProof/>
            <w:webHidden/>
          </w:rPr>
          <w:instrText xml:space="preserve"> PAGEREF _Toc314500616 \h </w:instrText>
        </w:r>
        <w:r>
          <w:rPr>
            <w:noProof/>
            <w:webHidden/>
          </w:rPr>
        </w:r>
      </w:ins>
      <w:r>
        <w:rPr>
          <w:noProof/>
          <w:webHidden/>
        </w:rPr>
        <w:fldChar w:fldCharType="separate"/>
      </w:r>
      <w:ins w:id="435" w:author="Rev 5 Allen Wirfs-Brock" w:date="2012-01-16T18:05:00Z">
        <w:r>
          <w:rPr>
            <w:noProof/>
            <w:webHidden/>
          </w:rPr>
          <w:t>86</w:t>
        </w:r>
        <w:r>
          <w:rPr>
            <w:noProof/>
            <w:webHidden/>
          </w:rPr>
          <w:fldChar w:fldCharType="end"/>
        </w:r>
        <w:r w:rsidRPr="00377EB7">
          <w:rPr>
            <w:rStyle w:val="aff7"/>
            <w:noProof/>
          </w:rPr>
          <w:fldChar w:fldCharType="end"/>
        </w:r>
      </w:ins>
    </w:p>
    <w:p w14:paraId="1789E9E6" w14:textId="77777777" w:rsidR="003F0406" w:rsidRPr="008E2FA9" w:rsidRDefault="003F0406">
      <w:pPr>
        <w:pStyle w:val="3a"/>
        <w:rPr>
          <w:ins w:id="436" w:author="Rev 5 Allen Wirfs-Brock" w:date="2012-01-16T18:05:00Z"/>
          <w:rFonts w:ascii="Calibri" w:eastAsia="Times New Roman" w:hAnsi="Calibri"/>
          <w:b w:val="0"/>
          <w:noProof/>
          <w:sz w:val="22"/>
          <w:szCs w:val="22"/>
          <w:lang w:val="en-US" w:eastAsia="en-US"/>
        </w:rPr>
      </w:pPr>
      <w:ins w:id="43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11.7.3</w:t>
        </w:r>
        <w:r w:rsidRPr="008E2FA9">
          <w:rPr>
            <w:rFonts w:ascii="Calibri" w:eastAsia="Times New Roman" w:hAnsi="Calibri"/>
            <w:b w:val="0"/>
            <w:noProof/>
            <w:sz w:val="22"/>
            <w:szCs w:val="22"/>
            <w:lang w:val="en-US" w:eastAsia="en-US"/>
          </w:rPr>
          <w:tab/>
        </w:r>
        <w:r w:rsidRPr="00377EB7">
          <w:rPr>
            <w:rStyle w:val="aff7"/>
            <w:noProof/>
          </w:rPr>
          <w:t xml:space="preserve">The Unsigned Right Shift Operator ( </w:t>
        </w:r>
        <w:r w:rsidRPr="00377EB7">
          <w:rPr>
            <w:rStyle w:val="aff7"/>
            <w:rFonts w:ascii="Courier New" w:hAnsi="Courier New"/>
            <w:noProof/>
          </w:rPr>
          <w:t>&gt;&gt;&gt;</w:t>
        </w:r>
        <w:r w:rsidRPr="00377EB7">
          <w:rPr>
            <w:rStyle w:val="aff7"/>
            <w:noProof/>
          </w:rPr>
          <w:t xml:space="preserve"> )</w:t>
        </w:r>
        <w:r>
          <w:rPr>
            <w:noProof/>
            <w:webHidden/>
          </w:rPr>
          <w:tab/>
        </w:r>
        <w:r>
          <w:rPr>
            <w:noProof/>
            <w:webHidden/>
          </w:rPr>
          <w:fldChar w:fldCharType="begin"/>
        </w:r>
        <w:r>
          <w:rPr>
            <w:noProof/>
            <w:webHidden/>
          </w:rPr>
          <w:instrText xml:space="preserve"> PAGEREF _Toc314500617 \h </w:instrText>
        </w:r>
        <w:r>
          <w:rPr>
            <w:noProof/>
            <w:webHidden/>
          </w:rPr>
        </w:r>
      </w:ins>
      <w:r>
        <w:rPr>
          <w:noProof/>
          <w:webHidden/>
        </w:rPr>
        <w:fldChar w:fldCharType="separate"/>
      </w:r>
      <w:ins w:id="438" w:author="Rev 5 Allen Wirfs-Brock" w:date="2012-01-16T18:05:00Z">
        <w:r>
          <w:rPr>
            <w:noProof/>
            <w:webHidden/>
          </w:rPr>
          <w:t>87</w:t>
        </w:r>
        <w:r>
          <w:rPr>
            <w:noProof/>
            <w:webHidden/>
          </w:rPr>
          <w:fldChar w:fldCharType="end"/>
        </w:r>
        <w:r w:rsidRPr="00377EB7">
          <w:rPr>
            <w:rStyle w:val="aff7"/>
            <w:noProof/>
          </w:rPr>
          <w:fldChar w:fldCharType="end"/>
        </w:r>
      </w:ins>
    </w:p>
    <w:p w14:paraId="20DEDA73" w14:textId="77777777" w:rsidR="003F0406" w:rsidRPr="008E2FA9" w:rsidRDefault="003F0406">
      <w:pPr>
        <w:pStyle w:val="2b"/>
        <w:rPr>
          <w:ins w:id="439" w:author="Rev 5 Allen Wirfs-Brock" w:date="2012-01-16T18:05:00Z"/>
          <w:rFonts w:ascii="Calibri" w:eastAsia="Times New Roman" w:hAnsi="Calibri"/>
          <w:b w:val="0"/>
          <w:noProof/>
          <w:sz w:val="22"/>
          <w:szCs w:val="22"/>
          <w:lang w:val="en-US" w:eastAsia="en-US"/>
        </w:rPr>
      </w:pPr>
      <w:ins w:id="44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11.8</w:t>
        </w:r>
        <w:r w:rsidRPr="008E2FA9">
          <w:rPr>
            <w:rFonts w:ascii="Calibri" w:eastAsia="Times New Roman" w:hAnsi="Calibri"/>
            <w:b w:val="0"/>
            <w:noProof/>
            <w:sz w:val="22"/>
            <w:szCs w:val="22"/>
            <w:lang w:val="en-US" w:eastAsia="en-US"/>
          </w:rPr>
          <w:tab/>
        </w:r>
        <w:r w:rsidRPr="00377EB7">
          <w:rPr>
            <w:rStyle w:val="aff7"/>
            <w:noProof/>
          </w:rPr>
          <w:t>Relational Operators</w:t>
        </w:r>
        <w:r>
          <w:rPr>
            <w:noProof/>
            <w:webHidden/>
          </w:rPr>
          <w:tab/>
        </w:r>
        <w:r>
          <w:rPr>
            <w:noProof/>
            <w:webHidden/>
          </w:rPr>
          <w:fldChar w:fldCharType="begin"/>
        </w:r>
        <w:r>
          <w:rPr>
            <w:noProof/>
            <w:webHidden/>
          </w:rPr>
          <w:instrText xml:space="preserve"> PAGEREF _Toc314500618 \h </w:instrText>
        </w:r>
        <w:r>
          <w:rPr>
            <w:noProof/>
            <w:webHidden/>
          </w:rPr>
        </w:r>
      </w:ins>
      <w:r>
        <w:rPr>
          <w:noProof/>
          <w:webHidden/>
        </w:rPr>
        <w:fldChar w:fldCharType="separate"/>
      </w:r>
      <w:ins w:id="441" w:author="Rev 5 Allen Wirfs-Brock" w:date="2012-01-16T18:05:00Z">
        <w:r>
          <w:rPr>
            <w:noProof/>
            <w:webHidden/>
          </w:rPr>
          <w:t>87</w:t>
        </w:r>
        <w:r>
          <w:rPr>
            <w:noProof/>
            <w:webHidden/>
          </w:rPr>
          <w:fldChar w:fldCharType="end"/>
        </w:r>
        <w:r w:rsidRPr="00377EB7">
          <w:rPr>
            <w:rStyle w:val="aff7"/>
            <w:noProof/>
          </w:rPr>
          <w:fldChar w:fldCharType="end"/>
        </w:r>
      </w:ins>
    </w:p>
    <w:p w14:paraId="206F229B" w14:textId="77777777" w:rsidR="003F0406" w:rsidRPr="008E2FA9" w:rsidRDefault="003F0406">
      <w:pPr>
        <w:pStyle w:val="3a"/>
        <w:rPr>
          <w:ins w:id="442" w:author="Rev 5 Allen Wirfs-Brock" w:date="2012-01-16T18:05:00Z"/>
          <w:rFonts w:ascii="Calibri" w:eastAsia="Times New Roman" w:hAnsi="Calibri"/>
          <w:b w:val="0"/>
          <w:noProof/>
          <w:sz w:val="22"/>
          <w:szCs w:val="22"/>
          <w:lang w:val="en-US" w:eastAsia="en-US"/>
        </w:rPr>
      </w:pPr>
      <w:ins w:id="44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"_Toc314500619"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11.8.1 Runtime Semantics</w:t>
        </w:r>
        <w:r>
          <w:rPr>
            <w:noProof/>
            <w:webHidden/>
          </w:rPr>
          <w:tab/>
        </w:r>
        <w:r>
          <w:rPr>
            <w:noProof/>
            <w:webHidden/>
          </w:rPr>
          <w:fldChar w:fldCharType="begin"/>
        </w:r>
        <w:r>
          <w:rPr>
            <w:noProof/>
            <w:webHidden/>
          </w:rPr>
          <w:instrText xml:space="preserve"> PAGEREF _Toc314500619 \h </w:instrText>
        </w:r>
        <w:r>
          <w:rPr>
            <w:noProof/>
            <w:webHidden/>
          </w:rPr>
        </w:r>
      </w:ins>
      <w:r>
        <w:rPr>
          <w:noProof/>
          <w:webHidden/>
        </w:rPr>
        <w:fldChar w:fldCharType="separate"/>
      </w:r>
      <w:ins w:id="444" w:author="Rev 5 Allen Wirfs-Brock" w:date="2012-01-16T18:05:00Z">
        <w:r>
          <w:rPr>
            <w:noProof/>
            <w:webHidden/>
          </w:rPr>
          <w:t>87</w:t>
        </w:r>
        <w:r>
          <w:rPr>
            <w:noProof/>
            <w:webHidden/>
          </w:rPr>
          <w:fldChar w:fldCharType="end"/>
        </w:r>
        <w:r w:rsidRPr="00377EB7">
          <w:rPr>
            <w:rStyle w:val="aff7"/>
            <w:noProof/>
          </w:rPr>
          <w:fldChar w:fldCharType="end"/>
        </w:r>
      </w:ins>
    </w:p>
    <w:p w14:paraId="628F49F5" w14:textId="77777777" w:rsidR="003F0406" w:rsidRPr="008E2FA9" w:rsidRDefault="003F0406">
      <w:pPr>
        <w:pStyle w:val="2b"/>
        <w:rPr>
          <w:ins w:id="445" w:author="Rev 5 Allen Wirfs-Brock" w:date="2012-01-16T18:05:00Z"/>
          <w:rFonts w:ascii="Calibri" w:eastAsia="Times New Roman" w:hAnsi="Calibri"/>
          <w:b w:val="0"/>
          <w:noProof/>
          <w:sz w:val="22"/>
          <w:szCs w:val="22"/>
          <w:lang w:val="en-US" w:eastAsia="en-US"/>
        </w:rPr>
      </w:pPr>
      <w:ins w:id="44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11.9</w:t>
        </w:r>
        <w:r w:rsidRPr="008E2FA9">
          <w:rPr>
            <w:rFonts w:ascii="Calibri" w:eastAsia="Times New Roman" w:hAnsi="Calibri"/>
            <w:b w:val="0"/>
            <w:noProof/>
            <w:sz w:val="22"/>
            <w:szCs w:val="22"/>
            <w:lang w:val="en-US" w:eastAsia="en-US"/>
          </w:rPr>
          <w:tab/>
        </w:r>
        <w:r w:rsidRPr="00377EB7">
          <w:rPr>
            <w:rStyle w:val="aff7"/>
            <w:noProof/>
          </w:rPr>
          <w:t>Equality Operators</w:t>
        </w:r>
        <w:r>
          <w:rPr>
            <w:noProof/>
            <w:webHidden/>
          </w:rPr>
          <w:tab/>
        </w:r>
        <w:r>
          <w:rPr>
            <w:noProof/>
            <w:webHidden/>
          </w:rPr>
          <w:fldChar w:fldCharType="begin"/>
        </w:r>
        <w:r>
          <w:rPr>
            <w:noProof/>
            <w:webHidden/>
          </w:rPr>
          <w:instrText xml:space="preserve"> PAGEREF _Toc314500620 \h </w:instrText>
        </w:r>
        <w:r>
          <w:rPr>
            <w:noProof/>
            <w:webHidden/>
          </w:rPr>
        </w:r>
      </w:ins>
      <w:r>
        <w:rPr>
          <w:noProof/>
          <w:webHidden/>
        </w:rPr>
        <w:fldChar w:fldCharType="separate"/>
      </w:r>
      <w:ins w:id="447" w:author="Rev 5 Allen Wirfs-Brock" w:date="2012-01-16T18:05:00Z">
        <w:r>
          <w:rPr>
            <w:noProof/>
            <w:webHidden/>
          </w:rPr>
          <w:t>89</w:t>
        </w:r>
        <w:r>
          <w:rPr>
            <w:noProof/>
            <w:webHidden/>
          </w:rPr>
          <w:fldChar w:fldCharType="end"/>
        </w:r>
        <w:r w:rsidRPr="00377EB7">
          <w:rPr>
            <w:rStyle w:val="aff7"/>
            <w:noProof/>
          </w:rPr>
          <w:fldChar w:fldCharType="end"/>
        </w:r>
      </w:ins>
    </w:p>
    <w:p w14:paraId="2E1517F1" w14:textId="77777777" w:rsidR="003F0406" w:rsidRPr="008E2FA9" w:rsidRDefault="003F0406">
      <w:pPr>
        <w:pStyle w:val="3a"/>
        <w:rPr>
          <w:ins w:id="448" w:author="Rev 5 Allen Wirfs-Brock" w:date="2012-01-16T18:05:00Z"/>
          <w:rFonts w:ascii="Calibri" w:eastAsia="Times New Roman" w:hAnsi="Calibri"/>
          <w:b w:val="0"/>
          <w:noProof/>
          <w:sz w:val="22"/>
          <w:szCs w:val="22"/>
          <w:lang w:val="en-US" w:eastAsia="en-US"/>
        </w:rPr>
      </w:pPr>
      <w:ins w:id="44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11.9.1 Runtime Semantics</w:t>
        </w:r>
        <w:r>
          <w:rPr>
            <w:noProof/>
            <w:webHidden/>
          </w:rPr>
          <w:tab/>
        </w:r>
        <w:r>
          <w:rPr>
            <w:noProof/>
            <w:webHidden/>
          </w:rPr>
          <w:fldChar w:fldCharType="begin"/>
        </w:r>
        <w:r>
          <w:rPr>
            <w:noProof/>
            <w:webHidden/>
          </w:rPr>
          <w:instrText xml:space="preserve"> PAGEREF _Toc314500621 \h </w:instrText>
        </w:r>
        <w:r>
          <w:rPr>
            <w:noProof/>
            <w:webHidden/>
          </w:rPr>
        </w:r>
      </w:ins>
      <w:r>
        <w:rPr>
          <w:noProof/>
          <w:webHidden/>
        </w:rPr>
        <w:fldChar w:fldCharType="separate"/>
      </w:r>
      <w:ins w:id="450" w:author="Rev 5 Allen Wirfs-Brock" w:date="2012-01-16T18:05:00Z">
        <w:r>
          <w:rPr>
            <w:noProof/>
            <w:webHidden/>
          </w:rPr>
          <w:t>90</w:t>
        </w:r>
        <w:r>
          <w:rPr>
            <w:noProof/>
            <w:webHidden/>
          </w:rPr>
          <w:fldChar w:fldCharType="end"/>
        </w:r>
        <w:r w:rsidRPr="00377EB7">
          <w:rPr>
            <w:rStyle w:val="aff7"/>
            <w:noProof/>
          </w:rPr>
          <w:fldChar w:fldCharType="end"/>
        </w:r>
      </w:ins>
    </w:p>
    <w:p w14:paraId="7A444D84" w14:textId="77777777" w:rsidR="003F0406" w:rsidRPr="008E2FA9" w:rsidRDefault="003F0406">
      <w:pPr>
        <w:pStyle w:val="2b"/>
        <w:rPr>
          <w:ins w:id="451" w:author="Rev 5 Allen Wirfs-Brock" w:date="2012-01-16T18:05:00Z"/>
          <w:rFonts w:ascii="Calibri" w:eastAsia="Times New Roman" w:hAnsi="Calibri"/>
          <w:b w:val="0"/>
          <w:noProof/>
          <w:sz w:val="22"/>
          <w:szCs w:val="22"/>
          <w:lang w:val="en-US" w:eastAsia="en-US"/>
        </w:rPr>
      </w:pPr>
      <w:ins w:id="45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11.10</w:t>
        </w:r>
        <w:r w:rsidRPr="008E2FA9">
          <w:rPr>
            <w:rFonts w:ascii="Calibri" w:eastAsia="Times New Roman" w:hAnsi="Calibri"/>
            <w:b w:val="0"/>
            <w:noProof/>
            <w:sz w:val="22"/>
            <w:szCs w:val="22"/>
            <w:lang w:val="en-US" w:eastAsia="en-US"/>
          </w:rPr>
          <w:tab/>
        </w:r>
        <w:r w:rsidRPr="00377EB7">
          <w:rPr>
            <w:rStyle w:val="aff7"/>
            <w:noProof/>
          </w:rPr>
          <w:t>Binary Bitwise Operators</w:t>
        </w:r>
        <w:r>
          <w:rPr>
            <w:noProof/>
            <w:webHidden/>
          </w:rPr>
          <w:tab/>
        </w:r>
        <w:r>
          <w:rPr>
            <w:noProof/>
            <w:webHidden/>
          </w:rPr>
          <w:fldChar w:fldCharType="begin"/>
        </w:r>
        <w:r>
          <w:rPr>
            <w:noProof/>
            <w:webHidden/>
          </w:rPr>
          <w:instrText xml:space="preserve"> PAGEREF _Toc314500622 \h </w:instrText>
        </w:r>
        <w:r>
          <w:rPr>
            <w:noProof/>
            <w:webHidden/>
          </w:rPr>
        </w:r>
      </w:ins>
      <w:r>
        <w:rPr>
          <w:noProof/>
          <w:webHidden/>
        </w:rPr>
        <w:fldChar w:fldCharType="separate"/>
      </w:r>
      <w:ins w:id="453" w:author="Rev 5 Allen Wirfs-Brock" w:date="2012-01-16T18:05:00Z">
        <w:r>
          <w:rPr>
            <w:noProof/>
            <w:webHidden/>
          </w:rPr>
          <w:t>92</w:t>
        </w:r>
        <w:r>
          <w:rPr>
            <w:noProof/>
            <w:webHidden/>
          </w:rPr>
          <w:fldChar w:fldCharType="end"/>
        </w:r>
        <w:r w:rsidRPr="00377EB7">
          <w:rPr>
            <w:rStyle w:val="aff7"/>
            <w:noProof/>
          </w:rPr>
          <w:fldChar w:fldCharType="end"/>
        </w:r>
      </w:ins>
    </w:p>
    <w:p w14:paraId="295EC068" w14:textId="77777777" w:rsidR="003F0406" w:rsidRPr="008E2FA9" w:rsidRDefault="003F0406">
      <w:pPr>
        <w:pStyle w:val="2b"/>
        <w:rPr>
          <w:ins w:id="454" w:author="Rev 5 Allen Wirfs-Brock" w:date="2012-01-16T18:05:00Z"/>
          <w:rFonts w:ascii="Calibri" w:eastAsia="Times New Roman" w:hAnsi="Calibri"/>
          <w:b w:val="0"/>
          <w:noProof/>
          <w:sz w:val="22"/>
          <w:szCs w:val="22"/>
          <w:lang w:val="en-US" w:eastAsia="en-US"/>
        </w:rPr>
      </w:pPr>
      <w:ins w:id="45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11.11</w:t>
        </w:r>
        <w:r w:rsidRPr="008E2FA9">
          <w:rPr>
            <w:rFonts w:ascii="Calibri" w:eastAsia="Times New Roman" w:hAnsi="Calibri"/>
            <w:b w:val="0"/>
            <w:noProof/>
            <w:sz w:val="22"/>
            <w:szCs w:val="22"/>
            <w:lang w:val="en-US" w:eastAsia="en-US"/>
          </w:rPr>
          <w:tab/>
        </w:r>
        <w:r w:rsidRPr="00377EB7">
          <w:rPr>
            <w:rStyle w:val="aff7"/>
            <w:noProof/>
          </w:rPr>
          <w:t>Binary Logical Operators</w:t>
        </w:r>
        <w:r>
          <w:rPr>
            <w:noProof/>
            <w:webHidden/>
          </w:rPr>
          <w:tab/>
        </w:r>
        <w:r>
          <w:rPr>
            <w:noProof/>
            <w:webHidden/>
          </w:rPr>
          <w:fldChar w:fldCharType="begin"/>
        </w:r>
        <w:r>
          <w:rPr>
            <w:noProof/>
            <w:webHidden/>
          </w:rPr>
          <w:instrText xml:space="preserve"> PAGEREF _Toc314500623 \h </w:instrText>
        </w:r>
        <w:r>
          <w:rPr>
            <w:noProof/>
            <w:webHidden/>
          </w:rPr>
        </w:r>
      </w:ins>
      <w:r>
        <w:rPr>
          <w:noProof/>
          <w:webHidden/>
        </w:rPr>
        <w:fldChar w:fldCharType="separate"/>
      </w:r>
      <w:ins w:id="456" w:author="Rev 5 Allen Wirfs-Brock" w:date="2012-01-16T18:05:00Z">
        <w:r>
          <w:rPr>
            <w:noProof/>
            <w:webHidden/>
          </w:rPr>
          <w:t>93</w:t>
        </w:r>
        <w:r>
          <w:rPr>
            <w:noProof/>
            <w:webHidden/>
          </w:rPr>
          <w:fldChar w:fldCharType="end"/>
        </w:r>
        <w:r w:rsidRPr="00377EB7">
          <w:rPr>
            <w:rStyle w:val="aff7"/>
            <w:noProof/>
          </w:rPr>
          <w:fldChar w:fldCharType="end"/>
        </w:r>
      </w:ins>
    </w:p>
    <w:p w14:paraId="33082E93" w14:textId="77777777" w:rsidR="003F0406" w:rsidRPr="008E2FA9" w:rsidRDefault="003F0406">
      <w:pPr>
        <w:pStyle w:val="2b"/>
        <w:rPr>
          <w:ins w:id="457" w:author="Rev 5 Allen Wirfs-Brock" w:date="2012-01-16T18:05:00Z"/>
          <w:rFonts w:ascii="Calibri" w:eastAsia="Times New Roman" w:hAnsi="Calibri"/>
          <w:b w:val="0"/>
          <w:noProof/>
          <w:sz w:val="22"/>
          <w:szCs w:val="22"/>
          <w:lang w:val="en-US" w:eastAsia="en-US"/>
        </w:rPr>
      </w:pPr>
      <w:ins w:id="45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11.12</w:t>
        </w:r>
        <w:r w:rsidRPr="008E2FA9">
          <w:rPr>
            <w:rFonts w:ascii="Calibri" w:eastAsia="Times New Roman" w:hAnsi="Calibri"/>
            <w:b w:val="0"/>
            <w:noProof/>
            <w:sz w:val="22"/>
            <w:szCs w:val="22"/>
            <w:lang w:val="en-US" w:eastAsia="en-US"/>
          </w:rPr>
          <w:tab/>
        </w:r>
        <w:r w:rsidRPr="00377EB7">
          <w:rPr>
            <w:rStyle w:val="aff7"/>
            <w:noProof/>
          </w:rPr>
          <w:t>Conditional Operator (</w:t>
        </w:r>
        <w:r w:rsidRPr="00377EB7">
          <w:rPr>
            <w:rStyle w:val="aff7"/>
            <w:rFonts w:ascii="Courier New" w:hAnsi="Courier New"/>
            <w:smallCaps/>
            <w:noProof/>
          </w:rPr>
          <w:t xml:space="preserve"> ? : )</w:t>
        </w:r>
        <w:r>
          <w:rPr>
            <w:noProof/>
            <w:webHidden/>
          </w:rPr>
          <w:tab/>
        </w:r>
        <w:r>
          <w:rPr>
            <w:noProof/>
            <w:webHidden/>
          </w:rPr>
          <w:fldChar w:fldCharType="begin"/>
        </w:r>
        <w:r>
          <w:rPr>
            <w:noProof/>
            <w:webHidden/>
          </w:rPr>
          <w:instrText xml:space="preserve"> PAGEREF _Toc314500624 \h </w:instrText>
        </w:r>
        <w:r>
          <w:rPr>
            <w:noProof/>
            <w:webHidden/>
          </w:rPr>
        </w:r>
      </w:ins>
      <w:r>
        <w:rPr>
          <w:noProof/>
          <w:webHidden/>
        </w:rPr>
        <w:fldChar w:fldCharType="separate"/>
      </w:r>
      <w:ins w:id="459" w:author="Rev 5 Allen Wirfs-Brock" w:date="2012-01-16T18:05:00Z">
        <w:r>
          <w:rPr>
            <w:noProof/>
            <w:webHidden/>
          </w:rPr>
          <w:t>94</w:t>
        </w:r>
        <w:r>
          <w:rPr>
            <w:noProof/>
            <w:webHidden/>
          </w:rPr>
          <w:fldChar w:fldCharType="end"/>
        </w:r>
        <w:r w:rsidRPr="00377EB7">
          <w:rPr>
            <w:rStyle w:val="aff7"/>
            <w:noProof/>
          </w:rPr>
          <w:fldChar w:fldCharType="end"/>
        </w:r>
      </w:ins>
    </w:p>
    <w:p w14:paraId="5BEF7A3E" w14:textId="77777777" w:rsidR="003F0406" w:rsidRPr="008E2FA9" w:rsidRDefault="003F0406">
      <w:pPr>
        <w:pStyle w:val="2b"/>
        <w:rPr>
          <w:ins w:id="460" w:author="Rev 5 Allen Wirfs-Brock" w:date="2012-01-16T18:05:00Z"/>
          <w:rFonts w:ascii="Calibri" w:eastAsia="Times New Roman" w:hAnsi="Calibri"/>
          <w:b w:val="0"/>
          <w:noProof/>
          <w:sz w:val="22"/>
          <w:szCs w:val="22"/>
          <w:lang w:val="en-US" w:eastAsia="en-US"/>
        </w:rPr>
      </w:pPr>
      <w:ins w:id="46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11.13</w:t>
        </w:r>
        <w:r w:rsidRPr="008E2FA9">
          <w:rPr>
            <w:rFonts w:ascii="Calibri" w:eastAsia="Times New Roman" w:hAnsi="Calibri"/>
            <w:b w:val="0"/>
            <w:noProof/>
            <w:sz w:val="22"/>
            <w:szCs w:val="22"/>
            <w:lang w:val="en-US" w:eastAsia="en-US"/>
          </w:rPr>
          <w:tab/>
        </w:r>
        <w:r w:rsidRPr="00377EB7">
          <w:rPr>
            <w:rStyle w:val="aff7"/>
            <w:noProof/>
          </w:rPr>
          <w:t>Assignment Operators</w:t>
        </w:r>
        <w:r>
          <w:rPr>
            <w:noProof/>
            <w:webHidden/>
          </w:rPr>
          <w:tab/>
        </w:r>
        <w:r>
          <w:rPr>
            <w:noProof/>
            <w:webHidden/>
          </w:rPr>
          <w:fldChar w:fldCharType="begin"/>
        </w:r>
        <w:r>
          <w:rPr>
            <w:noProof/>
            <w:webHidden/>
          </w:rPr>
          <w:instrText xml:space="preserve"> PAGEREF _Toc314500625 \h </w:instrText>
        </w:r>
        <w:r>
          <w:rPr>
            <w:noProof/>
            <w:webHidden/>
          </w:rPr>
        </w:r>
      </w:ins>
      <w:r>
        <w:rPr>
          <w:noProof/>
          <w:webHidden/>
        </w:rPr>
        <w:fldChar w:fldCharType="separate"/>
      </w:r>
      <w:ins w:id="462" w:author="Rev 5 Allen Wirfs-Brock" w:date="2012-01-16T18:05:00Z">
        <w:r>
          <w:rPr>
            <w:noProof/>
            <w:webHidden/>
          </w:rPr>
          <w:t>94</w:t>
        </w:r>
        <w:r>
          <w:rPr>
            <w:noProof/>
            <w:webHidden/>
          </w:rPr>
          <w:fldChar w:fldCharType="end"/>
        </w:r>
        <w:r w:rsidRPr="00377EB7">
          <w:rPr>
            <w:rStyle w:val="aff7"/>
            <w:noProof/>
          </w:rPr>
          <w:fldChar w:fldCharType="end"/>
        </w:r>
      </w:ins>
    </w:p>
    <w:p w14:paraId="0D31893F" w14:textId="77777777" w:rsidR="003F0406" w:rsidRPr="008E2FA9" w:rsidRDefault="003F0406">
      <w:pPr>
        <w:pStyle w:val="3a"/>
        <w:rPr>
          <w:ins w:id="463" w:author="Rev 5 Allen Wirfs-Brock" w:date="2012-01-16T18:05:00Z"/>
          <w:rFonts w:ascii="Calibri" w:eastAsia="Times New Roman" w:hAnsi="Calibri"/>
          <w:b w:val="0"/>
          <w:noProof/>
          <w:sz w:val="22"/>
          <w:szCs w:val="22"/>
          <w:lang w:val="en-US" w:eastAsia="en-US"/>
        </w:rPr>
      </w:pPr>
      <w:ins w:id="46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Static Semantics</w:t>
        </w:r>
        <w:r>
          <w:rPr>
            <w:noProof/>
            <w:webHidden/>
          </w:rPr>
          <w:tab/>
        </w:r>
        <w:r>
          <w:rPr>
            <w:noProof/>
            <w:webHidden/>
          </w:rPr>
          <w:fldChar w:fldCharType="begin"/>
        </w:r>
        <w:r>
          <w:rPr>
            <w:noProof/>
            <w:webHidden/>
          </w:rPr>
          <w:instrText xml:space="preserve"> PAGEREF _Toc314500626 \h </w:instrText>
        </w:r>
        <w:r>
          <w:rPr>
            <w:noProof/>
            <w:webHidden/>
          </w:rPr>
        </w:r>
      </w:ins>
      <w:r>
        <w:rPr>
          <w:noProof/>
          <w:webHidden/>
        </w:rPr>
        <w:fldChar w:fldCharType="separate"/>
      </w:r>
      <w:ins w:id="465" w:author="Rev 5 Allen Wirfs-Brock" w:date="2012-01-16T18:05:00Z">
        <w:r>
          <w:rPr>
            <w:noProof/>
            <w:webHidden/>
          </w:rPr>
          <w:t>94</w:t>
        </w:r>
        <w:r>
          <w:rPr>
            <w:noProof/>
            <w:webHidden/>
          </w:rPr>
          <w:fldChar w:fldCharType="end"/>
        </w:r>
        <w:r w:rsidRPr="00377EB7">
          <w:rPr>
            <w:rStyle w:val="aff7"/>
            <w:noProof/>
          </w:rPr>
          <w:fldChar w:fldCharType="end"/>
        </w:r>
      </w:ins>
    </w:p>
    <w:p w14:paraId="406AFEDE" w14:textId="77777777" w:rsidR="003F0406" w:rsidRPr="008E2FA9" w:rsidRDefault="003F0406">
      <w:pPr>
        <w:pStyle w:val="3a"/>
        <w:rPr>
          <w:ins w:id="466" w:author="Rev 5 Allen Wirfs-Brock" w:date="2012-01-16T18:05:00Z"/>
          <w:rFonts w:ascii="Calibri" w:eastAsia="Times New Roman" w:hAnsi="Calibri"/>
          <w:b w:val="0"/>
          <w:noProof/>
          <w:sz w:val="22"/>
          <w:szCs w:val="22"/>
          <w:lang w:val="en-US" w:eastAsia="en-US"/>
        </w:rPr>
      </w:pPr>
      <w:ins w:id="46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Runtime Semantics</w:t>
        </w:r>
        <w:r>
          <w:rPr>
            <w:noProof/>
            <w:webHidden/>
          </w:rPr>
          <w:tab/>
        </w:r>
        <w:r>
          <w:rPr>
            <w:noProof/>
            <w:webHidden/>
          </w:rPr>
          <w:fldChar w:fldCharType="begin"/>
        </w:r>
        <w:r>
          <w:rPr>
            <w:noProof/>
            <w:webHidden/>
          </w:rPr>
          <w:instrText xml:space="preserve"> PAGEREF _Toc314500627 \h </w:instrText>
        </w:r>
        <w:r>
          <w:rPr>
            <w:noProof/>
            <w:webHidden/>
          </w:rPr>
        </w:r>
      </w:ins>
      <w:r>
        <w:rPr>
          <w:noProof/>
          <w:webHidden/>
        </w:rPr>
        <w:fldChar w:fldCharType="separate"/>
      </w:r>
      <w:ins w:id="468" w:author="Rev 5 Allen Wirfs-Brock" w:date="2012-01-16T18:05:00Z">
        <w:r>
          <w:rPr>
            <w:noProof/>
            <w:webHidden/>
          </w:rPr>
          <w:t>95</w:t>
        </w:r>
        <w:r>
          <w:rPr>
            <w:noProof/>
            <w:webHidden/>
          </w:rPr>
          <w:fldChar w:fldCharType="end"/>
        </w:r>
        <w:r w:rsidRPr="00377EB7">
          <w:rPr>
            <w:rStyle w:val="aff7"/>
            <w:noProof/>
          </w:rPr>
          <w:fldChar w:fldCharType="end"/>
        </w:r>
      </w:ins>
    </w:p>
    <w:p w14:paraId="63C06157" w14:textId="77777777" w:rsidR="003F0406" w:rsidRPr="008E2FA9" w:rsidRDefault="003F0406">
      <w:pPr>
        <w:pStyle w:val="3a"/>
        <w:rPr>
          <w:ins w:id="469" w:author="Rev 5 Allen Wirfs-Brock" w:date="2012-01-16T18:05:00Z"/>
          <w:rFonts w:ascii="Calibri" w:eastAsia="Times New Roman" w:hAnsi="Calibri"/>
          <w:b w:val="0"/>
          <w:noProof/>
          <w:sz w:val="22"/>
          <w:szCs w:val="22"/>
          <w:lang w:val="en-US" w:eastAsia="en-US"/>
        </w:rPr>
      </w:pPr>
      <w:ins w:id="47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11.13.1 Destructuring Assignment</w:t>
        </w:r>
        <w:r>
          <w:rPr>
            <w:noProof/>
            <w:webHidden/>
          </w:rPr>
          <w:tab/>
        </w:r>
        <w:r>
          <w:rPr>
            <w:noProof/>
            <w:webHidden/>
          </w:rPr>
          <w:fldChar w:fldCharType="begin"/>
        </w:r>
        <w:r>
          <w:rPr>
            <w:noProof/>
            <w:webHidden/>
          </w:rPr>
          <w:instrText xml:space="preserve"> PAGEREF _Toc314500628 \h </w:instrText>
        </w:r>
        <w:r>
          <w:rPr>
            <w:noProof/>
            <w:webHidden/>
          </w:rPr>
        </w:r>
      </w:ins>
      <w:r>
        <w:rPr>
          <w:noProof/>
          <w:webHidden/>
        </w:rPr>
        <w:fldChar w:fldCharType="separate"/>
      </w:r>
      <w:ins w:id="471" w:author="Rev 5 Allen Wirfs-Brock" w:date="2012-01-16T18:05:00Z">
        <w:r>
          <w:rPr>
            <w:noProof/>
            <w:webHidden/>
          </w:rPr>
          <w:t>96</w:t>
        </w:r>
        <w:r>
          <w:rPr>
            <w:noProof/>
            <w:webHidden/>
          </w:rPr>
          <w:fldChar w:fldCharType="end"/>
        </w:r>
        <w:r w:rsidRPr="00377EB7">
          <w:rPr>
            <w:rStyle w:val="aff7"/>
            <w:noProof/>
          </w:rPr>
          <w:fldChar w:fldCharType="end"/>
        </w:r>
      </w:ins>
    </w:p>
    <w:p w14:paraId="66632683" w14:textId="77777777" w:rsidR="003F0406" w:rsidRPr="008E2FA9" w:rsidRDefault="003F0406">
      <w:pPr>
        <w:pStyle w:val="2b"/>
        <w:rPr>
          <w:ins w:id="472" w:author="Rev 5 Allen Wirfs-Brock" w:date="2012-01-16T18:05:00Z"/>
          <w:rFonts w:ascii="Calibri" w:eastAsia="Times New Roman" w:hAnsi="Calibri"/>
          <w:b w:val="0"/>
          <w:noProof/>
          <w:sz w:val="22"/>
          <w:szCs w:val="22"/>
          <w:lang w:val="en-US" w:eastAsia="en-US"/>
        </w:rPr>
      </w:pPr>
      <w:ins w:id="47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"_Toc314500629"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11.14</w:t>
        </w:r>
        <w:r w:rsidRPr="008E2FA9">
          <w:rPr>
            <w:rFonts w:ascii="Calibri" w:eastAsia="Times New Roman" w:hAnsi="Calibri"/>
            <w:b w:val="0"/>
            <w:noProof/>
            <w:sz w:val="22"/>
            <w:szCs w:val="22"/>
            <w:lang w:val="en-US" w:eastAsia="en-US"/>
          </w:rPr>
          <w:tab/>
        </w:r>
        <w:r w:rsidRPr="00377EB7">
          <w:rPr>
            <w:rStyle w:val="aff7"/>
            <w:noProof/>
          </w:rPr>
          <w:t>Comma Operator (</w:t>
        </w:r>
        <w:r w:rsidRPr="00377EB7">
          <w:rPr>
            <w:rStyle w:val="aff7"/>
            <w:rFonts w:ascii="Courier New" w:hAnsi="Courier New"/>
            <w:smallCaps/>
            <w:noProof/>
          </w:rPr>
          <w:t xml:space="preserve"> , )</w:t>
        </w:r>
        <w:r>
          <w:rPr>
            <w:noProof/>
            <w:webHidden/>
          </w:rPr>
          <w:tab/>
        </w:r>
        <w:r>
          <w:rPr>
            <w:noProof/>
            <w:webHidden/>
          </w:rPr>
          <w:fldChar w:fldCharType="begin"/>
        </w:r>
        <w:r>
          <w:rPr>
            <w:noProof/>
            <w:webHidden/>
          </w:rPr>
          <w:instrText xml:space="preserve"> PAGEREF _Toc314500629 \h </w:instrText>
        </w:r>
        <w:r>
          <w:rPr>
            <w:noProof/>
            <w:webHidden/>
          </w:rPr>
        </w:r>
      </w:ins>
      <w:r>
        <w:rPr>
          <w:noProof/>
          <w:webHidden/>
        </w:rPr>
        <w:fldChar w:fldCharType="separate"/>
      </w:r>
      <w:ins w:id="474" w:author="Rev 5 Allen Wirfs-Brock" w:date="2012-01-16T18:05:00Z">
        <w:r>
          <w:rPr>
            <w:noProof/>
            <w:webHidden/>
          </w:rPr>
          <w:t>99</w:t>
        </w:r>
        <w:r>
          <w:rPr>
            <w:noProof/>
            <w:webHidden/>
          </w:rPr>
          <w:fldChar w:fldCharType="end"/>
        </w:r>
        <w:r w:rsidRPr="00377EB7">
          <w:rPr>
            <w:rStyle w:val="aff7"/>
            <w:noProof/>
          </w:rPr>
          <w:fldChar w:fldCharType="end"/>
        </w:r>
      </w:ins>
    </w:p>
    <w:p w14:paraId="04C95C9D" w14:textId="77777777" w:rsidR="003F0406" w:rsidRPr="008E2FA9" w:rsidRDefault="003F0406">
      <w:pPr>
        <w:pStyle w:val="12"/>
        <w:rPr>
          <w:ins w:id="475" w:author="Rev 5 Allen Wirfs-Brock" w:date="2012-01-16T18:05:00Z"/>
          <w:rFonts w:ascii="Calibri" w:eastAsia="Times New Roman" w:hAnsi="Calibri"/>
          <w:b w:val="0"/>
          <w:noProof/>
          <w:sz w:val="22"/>
          <w:szCs w:val="22"/>
          <w:lang w:val="en-US" w:eastAsia="en-US"/>
        </w:rPr>
      </w:pPr>
      <w:ins w:id="47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w:t>
        </w:r>
        <w:r w:rsidRPr="008E2FA9">
          <w:rPr>
            <w:rFonts w:ascii="Calibri" w:eastAsia="Times New Roman" w:hAnsi="Calibri"/>
            <w:b w:val="0"/>
            <w:noProof/>
            <w:sz w:val="22"/>
            <w:szCs w:val="22"/>
            <w:lang w:val="en-US" w:eastAsia="en-US"/>
          </w:rPr>
          <w:tab/>
        </w:r>
        <w:r w:rsidRPr="00377EB7">
          <w:rPr>
            <w:rStyle w:val="aff7"/>
            <w:noProof/>
          </w:rPr>
          <w:t>Statements and Declarations</w:t>
        </w:r>
        <w:r>
          <w:rPr>
            <w:noProof/>
            <w:webHidden/>
          </w:rPr>
          <w:tab/>
        </w:r>
        <w:r>
          <w:rPr>
            <w:noProof/>
            <w:webHidden/>
          </w:rPr>
          <w:fldChar w:fldCharType="begin"/>
        </w:r>
        <w:r>
          <w:rPr>
            <w:noProof/>
            <w:webHidden/>
          </w:rPr>
          <w:instrText xml:space="preserve"> PAGEREF _Toc314500630 \h </w:instrText>
        </w:r>
        <w:r>
          <w:rPr>
            <w:noProof/>
            <w:webHidden/>
          </w:rPr>
        </w:r>
      </w:ins>
      <w:r>
        <w:rPr>
          <w:noProof/>
          <w:webHidden/>
        </w:rPr>
        <w:fldChar w:fldCharType="separate"/>
      </w:r>
      <w:ins w:id="477" w:author="Rev 5 Allen Wirfs-Brock" w:date="2012-01-16T18:05:00Z">
        <w:r>
          <w:rPr>
            <w:noProof/>
            <w:webHidden/>
          </w:rPr>
          <w:t>100</w:t>
        </w:r>
        <w:r>
          <w:rPr>
            <w:noProof/>
            <w:webHidden/>
          </w:rPr>
          <w:fldChar w:fldCharType="end"/>
        </w:r>
        <w:r w:rsidRPr="00377EB7">
          <w:rPr>
            <w:rStyle w:val="aff7"/>
            <w:noProof/>
          </w:rPr>
          <w:fldChar w:fldCharType="end"/>
        </w:r>
      </w:ins>
    </w:p>
    <w:p w14:paraId="3BF2B187" w14:textId="77777777" w:rsidR="003F0406" w:rsidRPr="008E2FA9" w:rsidRDefault="003F0406">
      <w:pPr>
        <w:pStyle w:val="2b"/>
        <w:rPr>
          <w:ins w:id="478" w:author="Rev 5 Allen Wirfs-Brock" w:date="2012-01-16T18:05:00Z"/>
          <w:rFonts w:ascii="Calibri" w:eastAsia="Times New Roman" w:hAnsi="Calibri"/>
          <w:b w:val="0"/>
          <w:noProof/>
          <w:sz w:val="22"/>
          <w:szCs w:val="22"/>
          <w:lang w:val="en-US" w:eastAsia="en-US"/>
        </w:rPr>
      </w:pPr>
      <w:ins w:id="47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12.1</w:t>
        </w:r>
        <w:r w:rsidRPr="008E2FA9">
          <w:rPr>
            <w:rFonts w:ascii="Calibri" w:eastAsia="Times New Roman" w:hAnsi="Calibri"/>
            <w:b w:val="0"/>
            <w:noProof/>
            <w:sz w:val="22"/>
            <w:szCs w:val="22"/>
            <w:lang w:val="en-US" w:eastAsia="en-US"/>
          </w:rPr>
          <w:tab/>
        </w:r>
        <w:r w:rsidRPr="00377EB7">
          <w:rPr>
            <w:rStyle w:val="aff7"/>
            <w:noProof/>
          </w:rPr>
          <w:t>Block</w:t>
        </w:r>
        <w:r>
          <w:rPr>
            <w:noProof/>
            <w:webHidden/>
          </w:rPr>
          <w:tab/>
        </w:r>
        <w:r>
          <w:rPr>
            <w:noProof/>
            <w:webHidden/>
          </w:rPr>
          <w:fldChar w:fldCharType="begin"/>
        </w:r>
        <w:r>
          <w:rPr>
            <w:noProof/>
            <w:webHidden/>
          </w:rPr>
          <w:instrText xml:space="preserve"> PAGEREF _Toc314500631 \h </w:instrText>
        </w:r>
        <w:r>
          <w:rPr>
            <w:noProof/>
            <w:webHidden/>
          </w:rPr>
        </w:r>
      </w:ins>
      <w:r>
        <w:rPr>
          <w:noProof/>
          <w:webHidden/>
        </w:rPr>
        <w:fldChar w:fldCharType="separate"/>
      </w:r>
      <w:ins w:id="480" w:author="Rev 5 Allen Wirfs-Brock" w:date="2012-01-16T18:05:00Z">
        <w:r>
          <w:rPr>
            <w:noProof/>
            <w:webHidden/>
          </w:rPr>
          <w:t>101</w:t>
        </w:r>
        <w:r>
          <w:rPr>
            <w:noProof/>
            <w:webHidden/>
          </w:rPr>
          <w:fldChar w:fldCharType="end"/>
        </w:r>
        <w:r w:rsidRPr="00377EB7">
          <w:rPr>
            <w:rStyle w:val="aff7"/>
            <w:noProof/>
          </w:rPr>
          <w:fldChar w:fldCharType="end"/>
        </w:r>
      </w:ins>
    </w:p>
    <w:p w14:paraId="68914E40" w14:textId="77777777" w:rsidR="003F0406" w:rsidRPr="008E2FA9" w:rsidRDefault="003F0406">
      <w:pPr>
        <w:pStyle w:val="2b"/>
        <w:rPr>
          <w:ins w:id="481" w:author="Rev 5 Allen Wirfs-Brock" w:date="2012-01-16T18:05:00Z"/>
          <w:rFonts w:ascii="Calibri" w:eastAsia="Times New Roman" w:hAnsi="Calibri"/>
          <w:b w:val="0"/>
          <w:noProof/>
          <w:sz w:val="22"/>
          <w:szCs w:val="22"/>
          <w:lang w:val="en-US" w:eastAsia="en-US"/>
        </w:rPr>
      </w:pPr>
      <w:ins w:id="48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12.2</w:t>
        </w:r>
        <w:r w:rsidRPr="008E2FA9">
          <w:rPr>
            <w:rFonts w:ascii="Calibri" w:eastAsia="Times New Roman" w:hAnsi="Calibri"/>
            <w:b w:val="0"/>
            <w:noProof/>
            <w:sz w:val="22"/>
            <w:szCs w:val="22"/>
            <w:lang w:val="en-US" w:eastAsia="en-US"/>
          </w:rPr>
          <w:tab/>
        </w:r>
        <w:r w:rsidRPr="00377EB7">
          <w:rPr>
            <w:rStyle w:val="aff7"/>
            <w:noProof/>
          </w:rPr>
          <w:t>Declarations and the Variable Statement</w:t>
        </w:r>
        <w:r>
          <w:rPr>
            <w:noProof/>
            <w:webHidden/>
          </w:rPr>
          <w:tab/>
        </w:r>
        <w:r>
          <w:rPr>
            <w:noProof/>
            <w:webHidden/>
          </w:rPr>
          <w:fldChar w:fldCharType="begin"/>
        </w:r>
        <w:r>
          <w:rPr>
            <w:noProof/>
            <w:webHidden/>
          </w:rPr>
          <w:instrText xml:space="preserve"> PAGEREF _Toc314500632 \h </w:instrText>
        </w:r>
        <w:r>
          <w:rPr>
            <w:noProof/>
            <w:webHidden/>
          </w:rPr>
        </w:r>
      </w:ins>
      <w:r>
        <w:rPr>
          <w:noProof/>
          <w:webHidden/>
        </w:rPr>
        <w:fldChar w:fldCharType="separate"/>
      </w:r>
      <w:ins w:id="483" w:author="Rev 5 Allen Wirfs-Brock" w:date="2012-01-16T18:05:00Z">
        <w:r>
          <w:rPr>
            <w:noProof/>
            <w:webHidden/>
          </w:rPr>
          <w:t>104</w:t>
        </w:r>
        <w:r>
          <w:rPr>
            <w:noProof/>
            <w:webHidden/>
          </w:rPr>
          <w:fldChar w:fldCharType="end"/>
        </w:r>
        <w:r w:rsidRPr="00377EB7">
          <w:rPr>
            <w:rStyle w:val="aff7"/>
            <w:noProof/>
          </w:rPr>
          <w:fldChar w:fldCharType="end"/>
        </w:r>
      </w:ins>
    </w:p>
    <w:p w14:paraId="2973CEA9" w14:textId="77777777" w:rsidR="003F0406" w:rsidRPr="008E2FA9" w:rsidRDefault="003F0406">
      <w:pPr>
        <w:pStyle w:val="3a"/>
        <w:rPr>
          <w:ins w:id="484" w:author="Rev 5 Allen Wirfs-Brock" w:date="2012-01-16T18:05:00Z"/>
          <w:rFonts w:ascii="Calibri" w:eastAsia="Times New Roman" w:hAnsi="Calibri"/>
          <w:b w:val="0"/>
          <w:noProof/>
          <w:sz w:val="22"/>
          <w:szCs w:val="22"/>
          <w:lang w:val="en-US" w:eastAsia="en-US"/>
        </w:rPr>
      </w:pPr>
      <w:ins w:id="48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12.2.1</w:t>
        </w:r>
        <w:r w:rsidRPr="008E2FA9">
          <w:rPr>
            <w:rFonts w:ascii="Calibri" w:eastAsia="Times New Roman" w:hAnsi="Calibri"/>
            <w:b w:val="0"/>
            <w:noProof/>
            <w:sz w:val="22"/>
            <w:szCs w:val="22"/>
            <w:lang w:val="en-US" w:eastAsia="en-US"/>
          </w:rPr>
          <w:tab/>
        </w:r>
        <w:r w:rsidRPr="00377EB7">
          <w:rPr>
            <w:rStyle w:val="aff7"/>
            <w:noProof/>
          </w:rPr>
          <w:t>Let Declaration</w:t>
        </w:r>
        <w:r>
          <w:rPr>
            <w:noProof/>
            <w:webHidden/>
          </w:rPr>
          <w:tab/>
        </w:r>
        <w:r>
          <w:rPr>
            <w:noProof/>
            <w:webHidden/>
          </w:rPr>
          <w:fldChar w:fldCharType="begin"/>
        </w:r>
        <w:r>
          <w:rPr>
            <w:noProof/>
            <w:webHidden/>
          </w:rPr>
          <w:instrText xml:space="preserve"> PAGEREF _Toc314500633 \h </w:instrText>
        </w:r>
        <w:r>
          <w:rPr>
            <w:noProof/>
            <w:webHidden/>
          </w:rPr>
        </w:r>
      </w:ins>
      <w:r>
        <w:rPr>
          <w:noProof/>
          <w:webHidden/>
        </w:rPr>
        <w:fldChar w:fldCharType="separate"/>
      </w:r>
      <w:ins w:id="486" w:author="Rev 5 Allen Wirfs-Brock" w:date="2012-01-16T18:05:00Z">
        <w:r>
          <w:rPr>
            <w:noProof/>
            <w:webHidden/>
          </w:rPr>
          <w:t>104</w:t>
        </w:r>
        <w:r>
          <w:rPr>
            <w:noProof/>
            <w:webHidden/>
          </w:rPr>
          <w:fldChar w:fldCharType="end"/>
        </w:r>
        <w:r w:rsidRPr="00377EB7">
          <w:rPr>
            <w:rStyle w:val="aff7"/>
            <w:noProof/>
          </w:rPr>
          <w:fldChar w:fldCharType="end"/>
        </w:r>
      </w:ins>
    </w:p>
    <w:p w14:paraId="5ACBE1F7" w14:textId="77777777" w:rsidR="003F0406" w:rsidRPr="008E2FA9" w:rsidRDefault="003F0406">
      <w:pPr>
        <w:pStyle w:val="3a"/>
        <w:rPr>
          <w:ins w:id="487" w:author="Rev 5 Allen Wirfs-Brock" w:date="2012-01-16T18:05:00Z"/>
          <w:rFonts w:ascii="Calibri" w:eastAsia="Times New Roman" w:hAnsi="Calibri"/>
          <w:b w:val="0"/>
          <w:noProof/>
          <w:sz w:val="22"/>
          <w:szCs w:val="22"/>
          <w:lang w:val="en-US" w:eastAsia="en-US"/>
        </w:rPr>
      </w:pPr>
      <w:ins w:id="48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12.2.2</w:t>
        </w:r>
        <w:r w:rsidRPr="008E2FA9">
          <w:rPr>
            <w:rFonts w:ascii="Calibri" w:eastAsia="Times New Roman" w:hAnsi="Calibri"/>
            <w:b w:val="0"/>
            <w:noProof/>
            <w:sz w:val="22"/>
            <w:szCs w:val="22"/>
            <w:lang w:val="en-US" w:eastAsia="en-US"/>
          </w:rPr>
          <w:tab/>
        </w:r>
        <w:r w:rsidRPr="00377EB7">
          <w:rPr>
            <w:rStyle w:val="aff7"/>
            <w:noProof/>
          </w:rPr>
          <w:t>Const Declaration</w:t>
        </w:r>
        <w:r>
          <w:rPr>
            <w:noProof/>
            <w:webHidden/>
          </w:rPr>
          <w:tab/>
        </w:r>
        <w:r>
          <w:rPr>
            <w:noProof/>
            <w:webHidden/>
          </w:rPr>
          <w:fldChar w:fldCharType="begin"/>
        </w:r>
        <w:r>
          <w:rPr>
            <w:noProof/>
            <w:webHidden/>
          </w:rPr>
          <w:instrText xml:space="preserve"> PAGEREF _Toc314500634 \h </w:instrText>
        </w:r>
        <w:r>
          <w:rPr>
            <w:noProof/>
            <w:webHidden/>
          </w:rPr>
        </w:r>
      </w:ins>
      <w:r>
        <w:rPr>
          <w:noProof/>
          <w:webHidden/>
        </w:rPr>
        <w:fldChar w:fldCharType="separate"/>
      </w:r>
      <w:ins w:id="489" w:author="Rev 5 Allen Wirfs-Brock" w:date="2012-01-16T18:05:00Z">
        <w:r>
          <w:rPr>
            <w:noProof/>
            <w:webHidden/>
          </w:rPr>
          <w:t>107</w:t>
        </w:r>
        <w:r>
          <w:rPr>
            <w:noProof/>
            <w:webHidden/>
          </w:rPr>
          <w:fldChar w:fldCharType="end"/>
        </w:r>
        <w:r w:rsidRPr="00377EB7">
          <w:rPr>
            <w:rStyle w:val="aff7"/>
            <w:noProof/>
          </w:rPr>
          <w:fldChar w:fldCharType="end"/>
        </w:r>
      </w:ins>
    </w:p>
    <w:p w14:paraId="5AA89FE3" w14:textId="77777777" w:rsidR="003F0406" w:rsidRPr="008E2FA9" w:rsidRDefault="003F0406">
      <w:pPr>
        <w:pStyle w:val="3a"/>
        <w:rPr>
          <w:ins w:id="490" w:author="Rev 5 Allen Wirfs-Brock" w:date="2012-01-16T18:05:00Z"/>
          <w:rFonts w:ascii="Calibri" w:eastAsia="Times New Roman" w:hAnsi="Calibri"/>
          <w:b w:val="0"/>
          <w:noProof/>
          <w:sz w:val="22"/>
          <w:szCs w:val="22"/>
          <w:lang w:val="en-US" w:eastAsia="en-US"/>
        </w:rPr>
      </w:pPr>
      <w:ins w:id="49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12.2.3</w:t>
        </w:r>
        <w:r w:rsidRPr="008E2FA9">
          <w:rPr>
            <w:rFonts w:ascii="Calibri" w:eastAsia="Times New Roman" w:hAnsi="Calibri"/>
            <w:b w:val="0"/>
            <w:noProof/>
            <w:sz w:val="22"/>
            <w:szCs w:val="22"/>
            <w:lang w:val="en-US" w:eastAsia="en-US"/>
          </w:rPr>
          <w:tab/>
        </w:r>
        <w:r w:rsidRPr="00377EB7">
          <w:rPr>
            <w:rStyle w:val="aff7"/>
            <w:noProof/>
          </w:rPr>
          <w:t>Variable Statement</w:t>
        </w:r>
        <w:r>
          <w:rPr>
            <w:noProof/>
            <w:webHidden/>
          </w:rPr>
          <w:tab/>
        </w:r>
        <w:r>
          <w:rPr>
            <w:noProof/>
            <w:webHidden/>
          </w:rPr>
          <w:fldChar w:fldCharType="begin"/>
        </w:r>
        <w:r>
          <w:rPr>
            <w:noProof/>
            <w:webHidden/>
          </w:rPr>
          <w:instrText xml:space="preserve"> PAGEREF _Toc314500635 \h </w:instrText>
        </w:r>
        <w:r>
          <w:rPr>
            <w:noProof/>
            <w:webHidden/>
          </w:rPr>
        </w:r>
      </w:ins>
      <w:r>
        <w:rPr>
          <w:noProof/>
          <w:webHidden/>
        </w:rPr>
        <w:fldChar w:fldCharType="separate"/>
      </w:r>
      <w:ins w:id="492" w:author="Rev 5 Allen Wirfs-Brock" w:date="2012-01-16T18:05:00Z">
        <w:r>
          <w:rPr>
            <w:noProof/>
            <w:webHidden/>
          </w:rPr>
          <w:t>108</w:t>
        </w:r>
        <w:r>
          <w:rPr>
            <w:noProof/>
            <w:webHidden/>
          </w:rPr>
          <w:fldChar w:fldCharType="end"/>
        </w:r>
        <w:r w:rsidRPr="00377EB7">
          <w:rPr>
            <w:rStyle w:val="aff7"/>
            <w:noProof/>
          </w:rPr>
          <w:fldChar w:fldCharType="end"/>
        </w:r>
      </w:ins>
    </w:p>
    <w:p w14:paraId="120ABB88" w14:textId="77777777" w:rsidR="003F0406" w:rsidRPr="008E2FA9" w:rsidRDefault="003F0406">
      <w:pPr>
        <w:pStyle w:val="3a"/>
        <w:rPr>
          <w:ins w:id="493" w:author="Rev 5 Allen Wirfs-Brock" w:date="2012-01-16T18:05:00Z"/>
          <w:rFonts w:ascii="Calibri" w:eastAsia="Times New Roman" w:hAnsi="Calibri"/>
          <w:b w:val="0"/>
          <w:noProof/>
          <w:sz w:val="22"/>
          <w:szCs w:val="22"/>
          <w:lang w:val="en-US" w:eastAsia="en-US"/>
        </w:rPr>
      </w:pPr>
      <w:ins w:id="49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12.2.4</w:t>
        </w:r>
        <w:r w:rsidRPr="008E2FA9">
          <w:rPr>
            <w:rFonts w:ascii="Calibri" w:eastAsia="Times New Roman" w:hAnsi="Calibri"/>
            <w:b w:val="0"/>
            <w:noProof/>
            <w:sz w:val="22"/>
            <w:szCs w:val="22"/>
            <w:lang w:val="en-US" w:eastAsia="en-US"/>
          </w:rPr>
          <w:tab/>
        </w:r>
        <w:r w:rsidRPr="00377EB7">
          <w:rPr>
            <w:rStyle w:val="aff7"/>
            <w:noProof/>
          </w:rPr>
          <w:t>Destructuring Binding Patterns</w:t>
        </w:r>
        <w:r>
          <w:rPr>
            <w:noProof/>
            <w:webHidden/>
          </w:rPr>
          <w:tab/>
        </w:r>
        <w:r>
          <w:rPr>
            <w:noProof/>
            <w:webHidden/>
          </w:rPr>
          <w:fldChar w:fldCharType="begin"/>
        </w:r>
        <w:r>
          <w:rPr>
            <w:noProof/>
            <w:webHidden/>
          </w:rPr>
          <w:instrText xml:space="preserve"> PAGEREF _Toc314500636 \h </w:instrText>
        </w:r>
        <w:r>
          <w:rPr>
            <w:noProof/>
            <w:webHidden/>
          </w:rPr>
        </w:r>
      </w:ins>
      <w:r>
        <w:rPr>
          <w:noProof/>
          <w:webHidden/>
        </w:rPr>
        <w:fldChar w:fldCharType="separate"/>
      </w:r>
      <w:ins w:id="495" w:author="Rev 5 Allen Wirfs-Brock" w:date="2012-01-16T18:05:00Z">
        <w:r>
          <w:rPr>
            <w:noProof/>
            <w:webHidden/>
          </w:rPr>
          <w:t>110</w:t>
        </w:r>
        <w:r>
          <w:rPr>
            <w:noProof/>
            <w:webHidden/>
          </w:rPr>
          <w:fldChar w:fldCharType="end"/>
        </w:r>
        <w:r w:rsidRPr="00377EB7">
          <w:rPr>
            <w:rStyle w:val="aff7"/>
            <w:noProof/>
          </w:rPr>
          <w:fldChar w:fldCharType="end"/>
        </w:r>
      </w:ins>
    </w:p>
    <w:p w14:paraId="40C911BE" w14:textId="77777777" w:rsidR="003F0406" w:rsidRPr="008E2FA9" w:rsidRDefault="003F0406">
      <w:pPr>
        <w:pStyle w:val="2b"/>
        <w:rPr>
          <w:ins w:id="496" w:author="Rev 5 Allen Wirfs-Brock" w:date="2012-01-16T18:05:00Z"/>
          <w:rFonts w:ascii="Calibri" w:eastAsia="Times New Roman" w:hAnsi="Calibri"/>
          <w:b w:val="0"/>
          <w:noProof/>
          <w:sz w:val="22"/>
          <w:szCs w:val="22"/>
          <w:lang w:val="en-US" w:eastAsia="en-US"/>
        </w:rPr>
      </w:pPr>
      <w:ins w:id="49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12.3</w:t>
        </w:r>
        <w:r w:rsidRPr="008E2FA9">
          <w:rPr>
            <w:rFonts w:ascii="Calibri" w:eastAsia="Times New Roman" w:hAnsi="Calibri"/>
            <w:b w:val="0"/>
            <w:noProof/>
            <w:sz w:val="22"/>
            <w:szCs w:val="22"/>
            <w:lang w:val="en-US" w:eastAsia="en-US"/>
          </w:rPr>
          <w:tab/>
        </w:r>
        <w:r w:rsidRPr="00377EB7">
          <w:rPr>
            <w:rStyle w:val="aff7"/>
            <w:noProof/>
          </w:rPr>
          <w:t>Empty Statement</w:t>
        </w:r>
        <w:r>
          <w:rPr>
            <w:noProof/>
            <w:webHidden/>
          </w:rPr>
          <w:tab/>
        </w:r>
        <w:r>
          <w:rPr>
            <w:noProof/>
            <w:webHidden/>
          </w:rPr>
          <w:fldChar w:fldCharType="begin"/>
        </w:r>
        <w:r>
          <w:rPr>
            <w:noProof/>
            <w:webHidden/>
          </w:rPr>
          <w:instrText xml:space="preserve"> PAGEREF _Toc314500637 \h </w:instrText>
        </w:r>
        <w:r>
          <w:rPr>
            <w:noProof/>
            <w:webHidden/>
          </w:rPr>
        </w:r>
      </w:ins>
      <w:r>
        <w:rPr>
          <w:noProof/>
          <w:webHidden/>
        </w:rPr>
        <w:fldChar w:fldCharType="separate"/>
      </w:r>
      <w:ins w:id="498" w:author="Rev 5 Allen Wirfs-Brock" w:date="2012-01-16T18:05:00Z">
        <w:r>
          <w:rPr>
            <w:noProof/>
            <w:webHidden/>
          </w:rPr>
          <w:t>116</w:t>
        </w:r>
        <w:r>
          <w:rPr>
            <w:noProof/>
            <w:webHidden/>
          </w:rPr>
          <w:fldChar w:fldCharType="end"/>
        </w:r>
        <w:r w:rsidRPr="00377EB7">
          <w:rPr>
            <w:rStyle w:val="aff7"/>
            <w:noProof/>
          </w:rPr>
          <w:fldChar w:fldCharType="end"/>
        </w:r>
      </w:ins>
    </w:p>
    <w:p w14:paraId="7CBA8ED8" w14:textId="77777777" w:rsidR="003F0406" w:rsidRPr="008E2FA9" w:rsidRDefault="003F0406">
      <w:pPr>
        <w:pStyle w:val="2b"/>
        <w:rPr>
          <w:ins w:id="499" w:author="Rev 5 Allen Wirfs-Brock" w:date="2012-01-16T18:05:00Z"/>
          <w:rFonts w:ascii="Calibri" w:eastAsia="Times New Roman" w:hAnsi="Calibri"/>
          <w:b w:val="0"/>
          <w:noProof/>
          <w:sz w:val="22"/>
          <w:szCs w:val="22"/>
          <w:lang w:val="en-US" w:eastAsia="en-US"/>
        </w:rPr>
      </w:pPr>
      <w:ins w:id="50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12.4</w:t>
        </w:r>
        <w:r w:rsidRPr="008E2FA9">
          <w:rPr>
            <w:rFonts w:ascii="Calibri" w:eastAsia="Times New Roman" w:hAnsi="Calibri"/>
            <w:b w:val="0"/>
            <w:noProof/>
            <w:sz w:val="22"/>
            <w:szCs w:val="22"/>
            <w:lang w:val="en-US" w:eastAsia="en-US"/>
          </w:rPr>
          <w:tab/>
        </w:r>
        <w:r w:rsidRPr="00377EB7">
          <w:rPr>
            <w:rStyle w:val="aff7"/>
            <w:noProof/>
          </w:rPr>
          <w:t>Expression Statement</w:t>
        </w:r>
        <w:r>
          <w:rPr>
            <w:noProof/>
            <w:webHidden/>
          </w:rPr>
          <w:tab/>
        </w:r>
        <w:r>
          <w:rPr>
            <w:noProof/>
            <w:webHidden/>
          </w:rPr>
          <w:fldChar w:fldCharType="begin"/>
        </w:r>
        <w:r>
          <w:rPr>
            <w:noProof/>
            <w:webHidden/>
          </w:rPr>
          <w:instrText xml:space="preserve"> PAGEREF _Toc314500638 \h </w:instrText>
        </w:r>
        <w:r>
          <w:rPr>
            <w:noProof/>
            <w:webHidden/>
          </w:rPr>
        </w:r>
      </w:ins>
      <w:r>
        <w:rPr>
          <w:noProof/>
          <w:webHidden/>
        </w:rPr>
        <w:fldChar w:fldCharType="separate"/>
      </w:r>
      <w:ins w:id="501" w:author="Rev 5 Allen Wirfs-Brock" w:date="2012-01-16T18:05:00Z">
        <w:r>
          <w:rPr>
            <w:noProof/>
            <w:webHidden/>
          </w:rPr>
          <w:t>116</w:t>
        </w:r>
        <w:r>
          <w:rPr>
            <w:noProof/>
            <w:webHidden/>
          </w:rPr>
          <w:fldChar w:fldCharType="end"/>
        </w:r>
        <w:r w:rsidRPr="00377EB7">
          <w:rPr>
            <w:rStyle w:val="aff7"/>
            <w:noProof/>
          </w:rPr>
          <w:fldChar w:fldCharType="end"/>
        </w:r>
      </w:ins>
    </w:p>
    <w:p w14:paraId="1C06F918" w14:textId="77777777" w:rsidR="003F0406" w:rsidRPr="008E2FA9" w:rsidRDefault="003F0406">
      <w:pPr>
        <w:pStyle w:val="2b"/>
        <w:rPr>
          <w:ins w:id="502" w:author="Rev 5 Allen Wirfs-Brock" w:date="2012-01-16T18:05:00Z"/>
          <w:rFonts w:ascii="Calibri" w:eastAsia="Times New Roman" w:hAnsi="Calibri"/>
          <w:b w:val="0"/>
          <w:noProof/>
          <w:sz w:val="22"/>
          <w:szCs w:val="22"/>
          <w:lang w:val="en-US" w:eastAsia="en-US"/>
        </w:rPr>
      </w:pPr>
      <w:ins w:id="50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"_Toc314500639"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12.5</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if</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_Toc314500639 \h </w:instrText>
        </w:r>
        <w:r>
          <w:rPr>
            <w:noProof/>
            <w:webHidden/>
          </w:rPr>
        </w:r>
      </w:ins>
      <w:r>
        <w:rPr>
          <w:noProof/>
          <w:webHidden/>
        </w:rPr>
        <w:fldChar w:fldCharType="separate"/>
      </w:r>
      <w:ins w:id="504" w:author="Rev 5 Allen Wirfs-Brock" w:date="2012-01-16T18:05:00Z">
        <w:r>
          <w:rPr>
            <w:noProof/>
            <w:webHidden/>
          </w:rPr>
          <w:t>116</w:t>
        </w:r>
        <w:r>
          <w:rPr>
            <w:noProof/>
            <w:webHidden/>
          </w:rPr>
          <w:fldChar w:fldCharType="end"/>
        </w:r>
        <w:r w:rsidRPr="00377EB7">
          <w:rPr>
            <w:rStyle w:val="aff7"/>
            <w:noProof/>
          </w:rPr>
          <w:fldChar w:fldCharType="end"/>
        </w:r>
      </w:ins>
    </w:p>
    <w:p w14:paraId="528ED4AD" w14:textId="77777777" w:rsidR="003F0406" w:rsidRPr="008E2FA9" w:rsidRDefault="003F0406">
      <w:pPr>
        <w:pStyle w:val="2b"/>
        <w:rPr>
          <w:ins w:id="505" w:author="Rev 5 Allen Wirfs-Brock" w:date="2012-01-16T18:05:00Z"/>
          <w:rFonts w:ascii="Calibri" w:eastAsia="Times New Roman" w:hAnsi="Calibri"/>
          <w:b w:val="0"/>
          <w:noProof/>
          <w:sz w:val="22"/>
          <w:szCs w:val="22"/>
          <w:lang w:val="en-US" w:eastAsia="en-US"/>
        </w:rPr>
      </w:pPr>
      <w:ins w:id="50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12.6</w:t>
        </w:r>
        <w:r w:rsidRPr="008E2FA9">
          <w:rPr>
            <w:rFonts w:ascii="Calibri" w:eastAsia="Times New Roman" w:hAnsi="Calibri"/>
            <w:b w:val="0"/>
            <w:noProof/>
            <w:sz w:val="22"/>
            <w:szCs w:val="22"/>
            <w:lang w:val="en-US" w:eastAsia="en-US"/>
          </w:rPr>
          <w:tab/>
        </w:r>
        <w:r w:rsidRPr="00377EB7">
          <w:rPr>
            <w:rStyle w:val="aff7"/>
            <w:noProof/>
          </w:rPr>
          <w:t>Iteration Statements</w:t>
        </w:r>
        <w:r>
          <w:rPr>
            <w:noProof/>
            <w:webHidden/>
          </w:rPr>
          <w:tab/>
        </w:r>
        <w:r>
          <w:rPr>
            <w:noProof/>
            <w:webHidden/>
          </w:rPr>
          <w:fldChar w:fldCharType="begin"/>
        </w:r>
        <w:r>
          <w:rPr>
            <w:noProof/>
            <w:webHidden/>
          </w:rPr>
          <w:instrText xml:space="preserve"> PAGEREF _Toc314500640 \h </w:instrText>
        </w:r>
        <w:r>
          <w:rPr>
            <w:noProof/>
            <w:webHidden/>
          </w:rPr>
        </w:r>
      </w:ins>
      <w:r>
        <w:rPr>
          <w:noProof/>
          <w:webHidden/>
        </w:rPr>
        <w:fldChar w:fldCharType="separate"/>
      </w:r>
      <w:ins w:id="507" w:author="Rev 5 Allen Wirfs-Brock" w:date="2012-01-16T18:05:00Z">
        <w:r>
          <w:rPr>
            <w:noProof/>
            <w:webHidden/>
          </w:rPr>
          <w:t>117</w:t>
        </w:r>
        <w:r>
          <w:rPr>
            <w:noProof/>
            <w:webHidden/>
          </w:rPr>
          <w:fldChar w:fldCharType="end"/>
        </w:r>
        <w:r w:rsidRPr="00377EB7">
          <w:rPr>
            <w:rStyle w:val="aff7"/>
            <w:noProof/>
          </w:rPr>
          <w:fldChar w:fldCharType="end"/>
        </w:r>
      </w:ins>
    </w:p>
    <w:p w14:paraId="4C81CB36" w14:textId="77777777" w:rsidR="003F0406" w:rsidRPr="008E2FA9" w:rsidRDefault="003F0406">
      <w:pPr>
        <w:pStyle w:val="3a"/>
        <w:rPr>
          <w:ins w:id="508" w:author="Rev 5 Allen Wirfs-Brock" w:date="2012-01-16T18:05:00Z"/>
          <w:rFonts w:ascii="Calibri" w:eastAsia="Times New Roman" w:hAnsi="Calibri"/>
          <w:b w:val="0"/>
          <w:noProof/>
          <w:sz w:val="22"/>
          <w:szCs w:val="22"/>
          <w:lang w:val="en-US" w:eastAsia="en-US"/>
        </w:rPr>
      </w:pPr>
      <w:ins w:id="50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12.6.1</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do</w:t>
        </w:r>
        <w:r w:rsidRPr="00377EB7">
          <w:rPr>
            <w:rStyle w:val="aff7"/>
            <w:noProof/>
          </w:rPr>
          <w:t>-</w:t>
        </w:r>
        <w:r w:rsidRPr="00377EB7">
          <w:rPr>
            <w:rStyle w:val="aff7"/>
            <w:rFonts w:ascii="Courier New" w:hAnsi="Courier New"/>
            <w:noProof/>
          </w:rPr>
          <w:t>while</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_Toc314500641 \h </w:instrText>
        </w:r>
        <w:r>
          <w:rPr>
            <w:noProof/>
            <w:webHidden/>
          </w:rPr>
        </w:r>
      </w:ins>
      <w:r>
        <w:rPr>
          <w:noProof/>
          <w:webHidden/>
        </w:rPr>
        <w:fldChar w:fldCharType="separate"/>
      </w:r>
      <w:ins w:id="510" w:author="Rev 5 Allen Wirfs-Brock" w:date="2012-01-16T18:05:00Z">
        <w:r>
          <w:rPr>
            <w:noProof/>
            <w:webHidden/>
          </w:rPr>
          <w:t>117</w:t>
        </w:r>
        <w:r>
          <w:rPr>
            <w:noProof/>
            <w:webHidden/>
          </w:rPr>
          <w:fldChar w:fldCharType="end"/>
        </w:r>
        <w:r w:rsidRPr="00377EB7">
          <w:rPr>
            <w:rStyle w:val="aff7"/>
            <w:noProof/>
          </w:rPr>
          <w:fldChar w:fldCharType="end"/>
        </w:r>
      </w:ins>
    </w:p>
    <w:p w14:paraId="2A5DB2B5" w14:textId="77777777" w:rsidR="003F0406" w:rsidRPr="008E2FA9" w:rsidRDefault="003F0406">
      <w:pPr>
        <w:pStyle w:val="3a"/>
        <w:rPr>
          <w:ins w:id="511" w:author="Rev 5 Allen Wirfs-Brock" w:date="2012-01-16T18:05:00Z"/>
          <w:rFonts w:ascii="Calibri" w:eastAsia="Times New Roman" w:hAnsi="Calibri"/>
          <w:b w:val="0"/>
          <w:noProof/>
          <w:sz w:val="22"/>
          <w:szCs w:val="22"/>
          <w:lang w:val="en-US" w:eastAsia="en-US"/>
        </w:rPr>
      </w:pPr>
      <w:ins w:id="51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12.6.2</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while</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_Toc314500642 \h </w:instrText>
        </w:r>
        <w:r>
          <w:rPr>
            <w:noProof/>
            <w:webHidden/>
          </w:rPr>
        </w:r>
      </w:ins>
      <w:r>
        <w:rPr>
          <w:noProof/>
          <w:webHidden/>
        </w:rPr>
        <w:fldChar w:fldCharType="separate"/>
      </w:r>
      <w:ins w:id="513" w:author="Rev 5 Allen Wirfs-Brock" w:date="2012-01-16T18:05:00Z">
        <w:r>
          <w:rPr>
            <w:noProof/>
            <w:webHidden/>
          </w:rPr>
          <w:t>117</w:t>
        </w:r>
        <w:r>
          <w:rPr>
            <w:noProof/>
            <w:webHidden/>
          </w:rPr>
          <w:fldChar w:fldCharType="end"/>
        </w:r>
        <w:r w:rsidRPr="00377EB7">
          <w:rPr>
            <w:rStyle w:val="aff7"/>
            <w:noProof/>
          </w:rPr>
          <w:fldChar w:fldCharType="end"/>
        </w:r>
      </w:ins>
    </w:p>
    <w:p w14:paraId="679D864B" w14:textId="77777777" w:rsidR="003F0406" w:rsidRPr="008E2FA9" w:rsidRDefault="003F0406">
      <w:pPr>
        <w:pStyle w:val="3a"/>
        <w:rPr>
          <w:ins w:id="514" w:author="Rev 5 Allen Wirfs-Brock" w:date="2012-01-16T18:05:00Z"/>
          <w:rFonts w:ascii="Calibri" w:eastAsia="Times New Roman" w:hAnsi="Calibri"/>
          <w:b w:val="0"/>
          <w:noProof/>
          <w:sz w:val="22"/>
          <w:szCs w:val="22"/>
          <w:lang w:val="en-US" w:eastAsia="en-US"/>
        </w:rPr>
      </w:pPr>
      <w:ins w:id="51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12.6.3</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for</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_Toc314500643 \h </w:instrText>
        </w:r>
        <w:r>
          <w:rPr>
            <w:noProof/>
            <w:webHidden/>
          </w:rPr>
        </w:r>
      </w:ins>
      <w:r>
        <w:rPr>
          <w:noProof/>
          <w:webHidden/>
        </w:rPr>
        <w:fldChar w:fldCharType="separate"/>
      </w:r>
      <w:ins w:id="516" w:author="Rev 5 Allen Wirfs-Brock" w:date="2012-01-16T18:05:00Z">
        <w:r>
          <w:rPr>
            <w:noProof/>
            <w:webHidden/>
          </w:rPr>
          <w:t>118</w:t>
        </w:r>
        <w:r>
          <w:rPr>
            <w:noProof/>
            <w:webHidden/>
          </w:rPr>
          <w:fldChar w:fldCharType="end"/>
        </w:r>
        <w:r w:rsidRPr="00377EB7">
          <w:rPr>
            <w:rStyle w:val="aff7"/>
            <w:noProof/>
          </w:rPr>
          <w:fldChar w:fldCharType="end"/>
        </w:r>
      </w:ins>
    </w:p>
    <w:p w14:paraId="2135E276" w14:textId="77777777" w:rsidR="003F0406" w:rsidRPr="008E2FA9" w:rsidRDefault="003F0406">
      <w:pPr>
        <w:pStyle w:val="3a"/>
        <w:rPr>
          <w:ins w:id="517" w:author="Rev 5 Allen Wirfs-Brock" w:date="2012-01-16T18:05:00Z"/>
          <w:rFonts w:ascii="Calibri" w:eastAsia="Times New Roman" w:hAnsi="Calibri"/>
          <w:b w:val="0"/>
          <w:noProof/>
          <w:sz w:val="22"/>
          <w:szCs w:val="22"/>
          <w:lang w:val="en-US" w:eastAsia="en-US"/>
        </w:rPr>
      </w:pPr>
      <w:ins w:id="51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12.6.4</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for</w:t>
        </w:r>
        <w:r w:rsidRPr="00377EB7">
          <w:rPr>
            <w:rStyle w:val="aff7"/>
            <w:noProof/>
          </w:rPr>
          <w:t>-</w:t>
        </w:r>
        <w:r w:rsidRPr="00377EB7">
          <w:rPr>
            <w:rStyle w:val="aff7"/>
            <w:rFonts w:ascii="Courier New" w:hAnsi="Courier New"/>
            <w:noProof/>
          </w:rPr>
          <w:t>in</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_Toc314500644 \h </w:instrText>
        </w:r>
        <w:r>
          <w:rPr>
            <w:noProof/>
            <w:webHidden/>
          </w:rPr>
        </w:r>
      </w:ins>
      <w:r>
        <w:rPr>
          <w:noProof/>
          <w:webHidden/>
        </w:rPr>
        <w:fldChar w:fldCharType="separate"/>
      </w:r>
      <w:ins w:id="519" w:author="Rev 5 Allen Wirfs-Brock" w:date="2012-01-16T18:05:00Z">
        <w:r>
          <w:rPr>
            <w:noProof/>
            <w:webHidden/>
          </w:rPr>
          <w:t>119</w:t>
        </w:r>
        <w:r>
          <w:rPr>
            <w:noProof/>
            <w:webHidden/>
          </w:rPr>
          <w:fldChar w:fldCharType="end"/>
        </w:r>
        <w:r w:rsidRPr="00377EB7">
          <w:rPr>
            <w:rStyle w:val="aff7"/>
            <w:noProof/>
          </w:rPr>
          <w:fldChar w:fldCharType="end"/>
        </w:r>
      </w:ins>
    </w:p>
    <w:p w14:paraId="2B3D7BF8" w14:textId="77777777" w:rsidR="003F0406" w:rsidRPr="008E2FA9" w:rsidRDefault="003F0406">
      <w:pPr>
        <w:pStyle w:val="2b"/>
        <w:rPr>
          <w:ins w:id="520" w:author="Rev 5 Allen Wirfs-Brock" w:date="2012-01-16T18:05:00Z"/>
          <w:rFonts w:ascii="Calibri" w:eastAsia="Times New Roman" w:hAnsi="Calibri"/>
          <w:b w:val="0"/>
          <w:noProof/>
          <w:sz w:val="22"/>
          <w:szCs w:val="22"/>
          <w:lang w:val="en-US" w:eastAsia="en-US"/>
        </w:rPr>
      </w:pPr>
      <w:ins w:id="52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12.7</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continue</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_Toc314500645 \h </w:instrText>
        </w:r>
        <w:r>
          <w:rPr>
            <w:noProof/>
            <w:webHidden/>
          </w:rPr>
        </w:r>
      </w:ins>
      <w:r>
        <w:rPr>
          <w:noProof/>
          <w:webHidden/>
        </w:rPr>
        <w:fldChar w:fldCharType="separate"/>
      </w:r>
      <w:ins w:id="522" w:author="Rev 5 Allen Wirfs-Brock" w:date="2012-01-16T18:05:00Z">
        <w:r>
          <w:rPr>
            <w:noProof/>
            <w:webHidden/>
          </w:rPr>
          <w:t>120</w:t>
        </w:r>
        <w:r>
          <w:rPr>
            <w:noProof/>
            <w:webHidden/>
          </w:rPr>
          <w:fldChar w:fldCharType="end"/>
        </w:r>
        <w:r w:rsidRPr="00377EB7">
          <w:rPr>
            <w:rStyle w:val="aff7"/>
            <w:noProof/>
          </w:rPr>
          <w:fldChar w:fldCharType="end"/>
        </w:r>
      </w:ins>
    </w:p>
    <w:p w14:paraId="70C9AE49" w14:textId="77777777" w:rsidR="003F0406" w:rsidRPr="008E2FA9" w:rsidRDefault="003F0406">
      <w:pPr>
        <w:pStyle w:val="2b"/>
        <w:rPr>
          <w:ins w:id="523" w:author="Rev 5 Allen Wirfs-Brock" w:date="2012-01-16T18:05:00Z"/>
          <w:rFonts w:ascii="Calibri" w:eastAsia="Times New Roman" w:hAnsi="Calibri"/>
          <w:b w:val="0"/>
          <w:noProof/>
          <w:sz w:val="22"/>
          <w:szCs w:val="22"/>
          <w:lang w:val="en-US" w:eastAsia="en-US"/>
        </w:rPr>
      </w:pPr>
      <w:ins w:id="52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12.8</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break</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_Toc314500646 \h </w:instrText>
        </w:r>
        <w:r>
          <w:rPr>
            <w:noProof/>
            <w:webHidden/>
          </w:rPr>
        </w:r>
      </w:ins>
      <w:r>
        <w:rPr>
          <w:noProof/>
          <w:webHidden/>
        </w:rPr>
        <w:fldChar w:fldCharType="separate"/>
      </w:r>
      <w:ins w:id="525" w:author="Rev 5 Allen Wirfs-Brock" w:date="2012-01-16T18:05:00Z">
        <w:r>
          <w:rPr>
            <w:noProof/>
            <w:webHidden/>
          </w:rPr>
          <w:t>120</w:t>
        </w:r>
        <w:r>
          <w:rPr>
            <w:noProof/>
            <w:webHidden/>
          </w:rPr>
          <w:fldChar w:fldCharType="end"/>
        </w:r>
        <w:r w:rsidRPr="00377EB7">
          <w:rPr>
            <w:rStyle w:val="aff7"/>
            <w:noProof/>
          </w:rPr>
          <w:fldChar w:fldCharType="end"/>
        </w:r>
      </w:ins>
    </w:p>
    <w:p w14:paraId="04301485" w14:textId="77777777" w:rsidR="003F0406" w:rsidRPr="008E2FA9" w:rsidRDefault="003F0406">
      <w:pPr>
        <w:pStyle w:val="2b"/>
        <w:rPr>
          <w:ins w:id="526" w:author="Rev 5 Allen Wirfs-Brock" w:date="2012-01-16T18:05:00Z"/>
          <w:rFonts w:ascii="Calibri" w:eastAsia="Times New Roman" w:hAnsi="Calibri"/>
          <w:b w:val="0"/>
          <w:noProof/>
          <w:sz w:val="22"/>
          <w:szCs w:val="22"/>
          <w:lang w:val="en-US" w:eastAsia="en-US"/>
        </w:rPr>
      </w:pPr>
      <w:ins w:id="52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12.9</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return</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_Toc314500647 \h </w:instrText>
        </w:r>
        <w:r>
          <w:rPr>
            <w:noProof/>
            <w:webHidden/>
          </w:rPr>
        </w:r>
      </w:ins>
      <w:r>
        <w:rPr>
          <w:noProof/>
          <w:webHidden/>
        </w:rPr>
        <w:fldChar w:fldCharType="separate"/>
      </w:r>
      <w:ins w:id="528" w:author="Rev 5 Allen Wirfs-Brock" w:date="2012-01-16T18:05:00Z">
        <w:r>
          <w:rPr>
            <w:noProof/>
            <w:webHidden/>
          </w:rPr>
          <w:t>121</w:t>
        </w:r>
        <w:r>
          <w:rPr>
            <w:noProof/>
            <w:webHidden/>
          </w:rPr>
          <w:fldChar w:fldCharType="end"/>
        </w:r>
        <w:r w:rsidRPr="00377EB7">
          <w:rPr>
            <w:rStyle w:val="aff7"/>
            <w:noProof/>
          </w:rPr>
          <w:fldChar w:fldCharType="end"/>
        </w:r>
      </w:ins>
    </w:p>
    <w:p w14:paraId="438FD84E" w14:textId="77777777" w:rsidR="003F0406" w:rsidRPr="008E2FA9" w:rsidRDefault="003F0406">
      <w:pPr>
        <w:pStyle w:val="2b"/>
        <w:rPr>
          <w:ins w:id="529" w:author="Rev 5 Allen Wirfs-Brock" w:date="2012-01-16T18:05:00Z"/>
          <w:rFonts w:ascii="Calibri" w:eastAsia="Times New Roman" w:hAnsi="Calibri"/>
          <w:b w:val="0"/>
          <w:noProof/>
          <w:sz w:val="22"/>
          <w:szCs w:val="22"/>
          <w:lang w:val="en-US" w:eastAsia="en-US"/>
        </w:rPr>
      </w:pPr>
      <w:ins w:id="53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12.10</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with</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_Toc314500648 \h </w:instrText>
        </w:r>
        <w:r>
          <w:rPr>
            <w:noProof/>
            <w:webHidden/>
          </w:rPr>
        </w:r>
      </w:ins>
      <w:r>
        <w:rPr>
          <w:noProof/>
          <w:webHidden/>
        </w:rPr>
        <w:fldChar w:fldCharType="separate"/>
      </w:r>
      <w:ins w:id="531" w:author="Rev 5 Allen Wirfs-Brock" w:date="2012-01-16T18:05:00Z">
        <w:r>
          <w:rPr>
            <w:noProof/>
            <w:webHidden/>
          </w:rPr>
          <w:t>121</w:t>
        </w:r>
        <w:r>
          <w:rPr>
            <w:noProof/>
            <w:webHidden/>
          </w:rPr>
          <w:fldChar w:fldCharType="end"/>
        </w:r>
        <w:r w:rsidRPr="00377EB7">
          <w:rPr>
            <w:rStyle w:val="aff7"/>
            <w:noProof/>
          </w:rPr>
          <w:fldChar w:fldCharType="end"/>
        </w:r>
      </w:ins>
    </w:p>
    <w:p w14:paraId="006A05B3" w14:textId="77777777" w:rsidR="003F0406" w:rsidRPr="008E2FA9" w:rsidRDefault="003F0406">
      <w:pPr>
        <w:pStyle w:val="2b"/>
        <w:rPr>
          <w:ins w:id="532" w:author="Rev 5 Allen Wirfs-Brock" w:date="2012-01-16T18:05:00Z"/>
          <w:rFonts w:ascii="Calibri" w:eastAsia="Times New Roman" w:hAnsi="Calibri"/>
          <w:b w:val="0"/>
          <w:noProof/>
          <w:sz w:val="22"/>
          <w:szCs w:val="22"/>
          <w:lang w:val="en-US" w:eastAsia="en-US"/>
        </w:rPr>
      </w:pPr>
      <w:ins w:id="53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"_Toc314500649"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12.11</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switch</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_Toc314500649 \h </w:instrText>
        </w:r>
        <w:r>
          <w:rPr>
            <w:noProof/>
            <w:webHidden/>
          </w:rPr>
        </w:r>
      </w:ins>
      <w:r>
        <w:rPr>
          <w:noProof/>
          <w:webHidden/>
        </w:rPr>
        <w:fldChar w:fldCharType="separate"/>
      </w:r>
      <w:ins w:id="534" w:author="Rev 5 Allen Wirfs-Brock" w:date="2012-01-16T18:05:00Z">
        <w:r>
          <w:rPr>
            <w:noProof/>
            <w:webHidden/>
          </w:rPr>
          <w:t>122</w:t>
        </w:r>
        <w:r>
          <w:rPr>
            <w:noProof/>
            <w:webHidden/>
          </w:rPr>
          <w:fldChar w:fldCharType="end"/>
        </w:r>
        <w:r w:rsidRPr="00377EB7">
          <w:rPr>
            <w:rStyle w:val="aff7"/>
            <w:noProof/>
          </w:rPr>
          <w:fldChar w:fldCharType="end"/>
        </w:r>
      </w:ins>
    </w:p>
    <w:p w14:paraId="7E6963F0" w14:textId="77777777" w:rsidR="003F0406" w:rsidRPr="008E2FA9" w:rsidRDefault="003F0406">
      <w:pPr>
        <w:pStyle w:val="2b"/>
        <w:rPr>
          <w:ins w:id="535" w:author="Rev 5 Allen Wirfs-Brock" w:date="2012-01-16T18:05:00Z"/>
          <w:rFonts w:ascii="Calibri" w:eastAsia="Times New Roman" w:hAnsi="Calibri"/>
          <w:b w:val="0"/>
          <w:noProof/>
          <w:sz w:val="22"/>
          <w:szCs w:val="22"/>
          <w:lang w:val="en-US" w:eastAsia="en-US"/>
        </w:rPr>
      </w:pPr>
      <w:ins w:id="53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12.12</w:t>
        </w:r>
        <w:r w:rsidRPr="008E2FA9">
          <w:rPr>
            <w:rFonts w:ascii="Calibri" w:eastAsia="Times New Roman" w:hAnsi="Calibri"/>
            <w:b w:val="0"/>
            <w:noProof/>
            <w:sz w:val="22"/>
            <w:szCs w:val="22"/>
            <w:lang w:val="en-US" w:eastAsia="en-US"/>
          </w:rPr>
          <w:tab/>
        </w:r>
        <w:r w:rsidRPr="00377EB7">
          <w:rPr>
            <w:rStyle w:val="aff7"/>
            <w:noProof/>
          </w:rPr>
          <w:t>Labelled Statements</w:t>
        </w:r>
        <w:r>
          <w:rPr>
            <w:noProof/>
            <w:webHidden/>
          </w:rPr>
          <w:tab/>
        </w:r>
        <w:r>
          <w:rPr>
            <w:noProof/>
            <w:webHidden/>
          </w:rPr>
          <w:fldChar w:fldCharType="begin"/>
        </w:r>
        <w:r>
          <w:rPr>
            <w:noProof/>
            <w:webHidden/>
          </w:rPr>
          <w:instrText xml:space="preserve"> PAGEREF _Toc314500650 \h </w:instrText>
        </w:r>
        <w:r>
          <w:rPr>
            <w:noProof/>
            <w:webHidden/>
          </w:rPr>
        </w:r>
      </w:ins>
      <w:r>
        <w:rPr>
          <w:noProof/>
          <w:webHidden/>
        </w:rPr>
        <w:fldChar w:fldCharType="separate"/>
      </w:r>
      <w:ins w:id="537" w:author="Rev 5 Allen Wirfs-Brock" w:date="2012-01-16T18:05:00Z">
        <w:r>
          <w:rPr>
            <w:noProof/>
            <w:webHidden/>
          </w:rPr>
          <w:t>126</w:t>
        </w:r>
        <w:r>
          <w:rPr>
            <w:noProof/>
            <w:webHidden/>
          </w:rPr>
          <w:fldChar w:fldCharType="end"/>
        </w:r>
        <w:r w:rsidRPr="00377EB7">
          <w:rPr>
            <w:rStyle w:val="aff7"/>
            <w:noProof/>
          </w:rPr>
          <w:fldChar w:fldCharType="end"/>
        </w:r>
      </w:ins>
    </w:p>
    <w:p w14:paraId="2C2BEC12" w14:textId="77777777" w:rsidR="003F0406" w:rsidRPr="008E2FA9" w:rsidRDefault="003F0406">
      <w:pPr>
        <w:pStyle w:val="2b"/>
        <w:rPr>
          <w:ins w:id="538" w:author="Rev 5 Allen Wirfs-Brock" w:date="2012-01-16T18:05:00Z"/>
          <w:rFonts w:ascii="Calibri" w:eastAsia="Times New Roman" w:hAnsi="Calibri"/>
          <w:b w:val="0"/>
          <w:noProof/>
          <w:sz w:val="22"/>
          <w:szCs w:val="22"/>
          <w:lang w:val="en-US" w:eastAsia="en-US"/>
        </w:rPr>
      </w:pPr>
      <w:ins w:id="53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12.13</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throw</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_Toc314500651 \h </w:instrText>
        </w:r>
        <w:r>
          <w:rPr>
            <w:noProof/>
            <w:webHidden/>
          </w:rPr>
        </w:r>
      </w:ins>
      <w:r>
        <w:rPr>
          <w:noProof/>
          <w:webHidden/>
        </w:rPr>
        <w:fldChar w:fldCharType="separate"/>
      </w:r>
      <w:ins w:id="540" w:author="Rev 5 Allen Wirfs-Brock" w:date="2012-01-16T18:05:00Z">
        <w:r>
          <w:rPr>
            <w:noProof/>
            <w:webHidden/>
          </w:rPr>
          <w:t>126</w:t>
        </w:r>
        <w:r>
          <w:rPr>
            <w:noProof/>
            <w:webHidden/>
          </w:rPr>
          <w:fldChar w:fldCharType="end"/>
        </w:r>
        <w:r w:rsidRPr="00377EB7">
          <w:rPr>
            <w:rStyle w:val="aff7"/>
            <w:noProof/>
          </w:rPr>
          <w:fldChar w:fldCharType="end"/>
        </w:r>
      </w:ins>
    </w:p>
    <w:p w14:paraId="2C0C3666" w14:textId="77777777" w:rsidR="003F0406" w:rsidRPr="008E2FA9" w:rsidRDefault="003F0406">
      <w:pPr>
        <w:pStyle w:val="2b"/>
        <w:rPr>
          <w:ins w:id="541" w:author="Rev 5 Allen Wirfs-Brock" w:date="2012-01-16T18:05:00Z"/>
          <w:rFonts w:ascii="Calibri" w:eastAsia="Times New Roman" w:hAnsi="Calibri"/>
          <w:b w:val="0"/>
          <w:noProof/>
          <w:sz w:val="22"/>
          <w:szCs w:val="22"/>
          <w:lang w:val="en-US" w:eastAsia="en-US"/>
        </w:rPr>
      </w:pPr>
      <w:ins w:id="54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12.14</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try</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_Toc314500652 \h </w:instrText>
        </w:r>
        <w:r>
          <w:rPr>
            <w:noProof/>
            <w:webHidden/>
          </w:rPr>
        </w:r>
      </w:ins>
      <w:r>
        <w:rPr>
          <w:noProof/>
          <w:webHidden/>
        </w:rPr>
        <w:fldChar w:fldCharType="separate"/>
      </w:r>
      <w:ins w:id="543" w:author="Rev 5 Allen Wirfs-Brock" w:date="2012-01-16T18:05:00Z">
        <w:r>
          <w:rPr>
            <w:noProof/>
            <w:webHidden/>
          </w:rPr>
          <w:t>127</w:t>
        </w:r>
        <w:r>
          <w:rPr>
            <w:noProof/>
            <w:webHidden/>
          </w:rPr>
          <w:fldChar w:fldCharType="end"/>
        </w:r>
        <w:r w:rsidRPr="00377EB7">
          <w:rPr>
            <w:rStyle w:val="aff7"/>
            <w:noProof/>
          </w:rPr>
          <w:fldChar w:fldCharType="end"/>
        </w:r>
      </w:ins>
    </w:p>
    <w:p w14:paraId="6B8FA1F2" w14:textId="77777777" w:rsidR="003F0406" w:rsidRPr="008E2FA9" w:rsidRDefault="003F0406">
      <w:pPr>
        <w:pStyle w:val="2b"/>
        <w:rPr>
          <w:ins w:id="544" w:author="Rev 5 Allen Wirfs-Brock" w:date="2012-01-16T18:05:00Z"/>
          <w:rFonts w:ascii="Calibri" w:eastAsia="Times New Roman" w:hAnsi="Calibri"/>
          <w:b w:val="0"/>
          <w:noProof/>
          <w:sz w:val="22"/>
          <w:szCs w:val="22"/>
          <w:lang w:val="en-US" w:eastAsia="en-US"/>
        </w:rPr>
      </w:pPr>
      <w:ins w:id="54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12.15</w:t>
        </w:r>
        <w:r w:rsidRPr="008E2FA9">
          <w:rPr>
            <w:rFonts w:ascii="Calibri" w:eastAsia="Times New Roman" w:hAnsi="Calibri"/>
            <w:b w:val="0"/>
            <w:noProof/>
            <w:sz w:val="22"/>
            <w:szCs w:val="22"/>
            <w:lang w:val="en-US" w:eastAsia="en-US"/>
          </w:rPr>
          <w:tab/>
        </w:r>
        <w:r w:rsidRPr="00377EB7">
          <w:rPr>
            <w:rStyle w:val="aff7"/>
            <w:noProof/>
          </w:rPr>
          <w:t xml:space="preserve">The </w:t>
        </w:r>
        <w:r w:rsidRPr="00377EB7">
          <w:rPr>
            <w:rStyle w:val="aff7"/>
            <w:rFonts w:ascii="Courier New" w:hAnsi="Courier New"/>
            <w:noProof/>
          </w:rPr>
          <w:t>debugger</w:t>
        </w:r>
        <w:r w:rsidRPr="00377EB7">
          <w:rPr>
            <w:rStyle w:val="aff7"/>
            <w:noProof/>
          </w:rPr>
          <w:t xml:space="preserve"> statement</w:t>
        </w:r>
        <w:r>
          <w:rPr>
            <w:noProof/>
            <w:webHidden/>
          </w:rPr>
          <w:tab/>
        </w:r>
        <w:r>
          <w:rPr>
            <w:noProof/>
            <w:webHidden/>
          </w:rPr>
          <w:fldChar w:fldCharType="begin"/>
        </w:r>
        <w:r>
          <w:rPr>
            <w:noProof/>
            <w:webHidden/>
          </w:rPr>
          <w:instrText xml:space="preserve"> PAGEREF _Toc314500653 \h </w:instrText>
        </w:r>
        <w:r>
          <w:rPr>
            <w:noProof/>
            <w:webHidden/>
          </w:rPr>
        </w:r>
      </w:ins>
      <w:r>
        <w:rPr>
          <w:noProof/>
          <w:webHidden/>
        </w:rPr>
        <w:fldChar w:fldCharType="separate"/>
      </w:r>
      <w:ins w:id="546" w:author="Rev 5 Allen Wirfs-Brock" w:date="2012-01-16T18:05:00Z">
        <w:r>
          <w:rPr>
            <w:noProof/>
            <w:webHidden/>
          </w:rPr>
          <w:t>129</w:t>
        </w:r>
        <w:r>
          <w:rPr>
            <w:noProof/>
            <w:webHidden/>
          </w:rPr>
          <w:fldChar w:fldCharType="end"/>
        </w:r>
        <w:r w:rsidRPr="00377EB7">
          <w:rPr>
            <w:rStyle w:val="aff7"/>
            <w:noProof/>
          </w:rPr>
          <w:fldChar w:fldCharType="end"/>
        </w:r>
      </w:ins>
    </w:p>
    <w:p w14:paraId="0044B847" w14:textId="77777777" w:rsidR="003F0406" w:rsidRPr="008E2FA9" w:rsidRDefault="003F0406">
      <w:pPr>
        <w:pStyle w:val="12"/>
        <w:rPr>
          <w:ins w:id="547" w:author="Rev 5 Allen Wirfs-Brock" w:date="2012-01-16T18:05:00Z"/>
          <w:rFonts w:ascii="Calibri" w:eastAsia="Times New Roman" w:hAnsi="Calibri"/>
          <w:b w:val="0"/>
          <w:noProof/>
          <w:sz w:val="22"/>
          <w:szCs w:val="22"/>
          <w:lang w:val="en-US" w:eastAsia="en-US"/>
        </w:rPr>
      </w:pPr>
      <w:ins w:id="54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13</w:t>
        </w:r>
        <w:r w:rsidRPr="008E2FA9">
          <w:rPr>
            <w:rFonts w:ascii="Calibri" w:eastAsia="Times New Roman" w:hAnsi="Calibri"/>
            <w:b w:val="0"/>
            <w:noProof/>
            <w:sz w:val="22"/>
            <w:szCs w:val="22"/>
            <w:lang w:val="en-US" w:eastAsia="en-US"/>
          </w:rPr>
          <w:tab/>
        </w:r>
        <w:r w:rsidRPr="00377EB7">
          <w:rPr>
            <w:rStyle w:val="aff7"/>
            <w:noProof/>
          </w:rPr>
          <w:t>Function Definition</w:t>
        </w:r>
        <w:r>
          <w:rPr>
            <w:noProof/>
            <w:webHidden/>
          </w:rPr>
          <w:tab/>
        </w:r>
        <w:r>
          <w:rPr>
            <w:noProof/>
            <w:webHidden/>
          </w:rPr>
          <w:fldChar w:fldCharType="begin"/>
        </w:r>
        <w:r>
          <w:rPr>
            <w:noProof/>
            <w:webHidden/>
          </w:rPr>
          <w:instrText xml:space="preserve"> PAGEREF _Toc314500654 \h </w:instrText>
        </w:r>
        <w:r>
          <w:rPr>
            <w:noProof/>
            <w:webHidden/>
          </w:rPr>
        </w:r>
      </w:ins>
      <w:r>
        <w:rPr>
          <w:noProof/>
          <w:webHidden/>
        </w:rPr>
        <w:fldChar w:fldCharType="separate"/>
      </w:r>
      <w:ins w:id="549" w:author="Rev 5 Allen Wirfs-Brock" w:date="2012-01-16T18:05:00Z">
        <w:r>
          <w:rPr>
            <w:noProof/>
            <w:webHidden/>
          </w:rPr>
          <w:t>129</w:t>
        </w:r>
        <w:r>
          <w:rPr>
            <w:noProof/>
            <w:webHidden/>
          </w:rPr>
          <w:fldChar w:fldCharType="end"/>
        </w:r>
        <w:r w:rsidRPr="00377EB7">
          <w:rPr>
            <w:rStyle w:val="aff7"/>
            <w:noProof/>
          </w:rPr>
          <w:fldChar w:fldCharType="end"/>
        </w:r>
      </w:ins>
    </w:p>
    <w:p w14:paraId="675E3CE7" w14:textId="77777777" w:rsidR="003F0406" w:rsidRPr="008E2FA9" w:rsidRDefault="003F0406">
      <w:pPr>
        <w:pStyle w:val="2b"/>
        <w:rPr>
          <w:ins w:id="550" w:author="Rev 5 Allen Wirfs-Brock" w:date="2012-01-16T18:05:00Z"/>
          <w:rFonts w:ascii="Calibri" w:eastAsia="Times New Roman" w:hAnsi="Calibri"/>
          <w:b w:val="0"/>
          <w:noProof/>
          <w:sz w:val="22"/>
          <w:szCs w:val="22"/>
          <w:lang w:val="en-US" w:eastAsia="en-US"/>
        </w:rPr>
      </w:pPr>
      <w:ins w:id="55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13.2</w:t>
        </w:r>
        <w:r w:rsidRPr="008E2FA9">
          <w:rPr>
            <w:rFonts w:ascii="Calibri" w:eastAsia="Times New Roman" w:hAnsi="Calibri"/>
            <w:b w:val="0"/>
            <w:noProof/>
            <w:sz w:val="22"/>
            <w:szCs w:val="22"/>
            <w:lang w:val="en-US" w:eastAsia="en-US"/>
          </w:rPr>
          <w:tab/>
        </w:r>
        <w:r w:rsidRPr="00377EB7">
          <w:rPr>
            <w:rStyle w:val="aff7"/>
            <w:noProof/>
          </w:rPr>
          <w:t>Creating Function Objects</w:t>
        </w:r>
        <w:r>
          <w:rPr>
            <w:noProof/>
            <w:webHidden/>
          </w:rPr>
          <w:tab/>
        </w:r>
        <w:r>
          <w:rPr>
            <w:noProof/>
            <w:webHidden/>
          </w:rPr>
          <w:fldChar w:fldCharType="begin"/>
        </w:r>
        <w:r>
          <w:rPr>
            <w:noProof/>
            <w:webHidden/>
          </w:rPr>
          <w:instrText xml:space="preserve"> PAGEREF _Toc314500655 \h </w:instrText>
        </w:r>
        <w:r>
          <w:rPr>
            <w:noProof/>
            <w:webHidden/>
          </w:rPr>
        </w:r>
      </w:ins>
      <w:r>
        <w:rPr>
          <w:noProof/>
          <w:webHidden/>
        </w:rPr>
        <w:fldChar w:fldCharType="separate"/>
      </w:r>
      <w:ins w:id="552" w:author="Rev 5 Allen Wirfs-Brock" w:date="2012-01-16T18:05:00Z">
        <w:r>
          <w:rPr>
            <w:noProof/>
            <w:webHidden/>
          </w:rPr>
          <w:t>134</w:t>
        </w:r>
        <w:r>
          <w:rPr>
            <w:noProof/>
            <w:webHidden/>
          </w:rPr>
          <w:fldChar w:fldCharType="end"/>
        </w:r>
        <w:r w:rsidRPr="00377EB7">
          <w:rPr>
            <w:rStyle w:val="aff7"/>
            <w:noProof/>
          </w:rPr>
          <w:fldChar w:fldCharType="end"/>
        </w:r>
      </w:ins>
    </w:p>
    <w:p w14:paraId="25536434" w14:textId="77777777" w:rsidR="003F0406" w:rsidRPr="008E2FA9" w:rsidRDefault="003F0406">
      <w:pPr>
        <w:pStyle w:val="3a"/>
        <w:rPr>
          <w:ins w:id="553" w:author="Rev 5 Allen Wirfs-Brock" w:date="2012-01-16T18:05:00Z"/>
          <w:rFonts w:ascii="Calibri" w:eastAsia="Times New Roman" w:hAnsi="Calibri"/>
          <w:b w:val="0"/>
          <w:noProof/>
          <w:sz w:val="22"/>
          <w:szCs w:val="22"/>
          <w:lang w:val="en-US" w:eastAsia="en-US"/>
        </w:rPr>
      </w:pPr>
      <w:ins w:id="55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13.2.1</w:t>
        </w:r>
        <w:r w:rsidRPr="008E2FA9">
          <w:rPr>
            <w:rFonts w:ascii="Calibri" w:eastAsia="Times New Roman" w:hAnsi="Calibri"/>
            <w:b w:val="0"/>
            <w:noProof/>
            <w:sz w:val="22"/>
            <w:szCs w:val="22"/>
            <w:lang w:val="en-US" w:eastAsia="en-US"/>
          </w:rPr>
          <w:tab/>
        </w:r>
        <w:r w:rsidRPr="00377EB7">
          <w:rPr>
            <w:rStyle w:val="aff7"/>
            <w:noProof/>
          </w:rPr>
          <w:t>[[Call]]</w:t>
        </w:r>
        <w:r>
          <w:rPr>
            <w:noProof/>
            <w:webHidden/>
          </w:rPr>
          <w:tab/>
        </w:r>
        <w:r>
          <w:rPr>
            <w:noProof/>
            <w:webHidden/>
          </w:rPr>
          <w:fldChar w:fldCharType="begin"/>
        </w:r>
        <w:r>
          <w:rPr>
            <w:noProof/>
            <w:webHidden/>
          </w:rPr>
          <w:instrText xml:space="preserve"> PAGEREF _Toc314500656 \h </w:instrText>
        </w:r>
        <w:r>
          <w:rPr>
            <w:noProof/>
            <w:webHidden/>
          </w:rPr>
        </w:r>
      </w:ins>
      <w:r>
        <w:rPr>
          <w:noProof/>
          <w:webHidden/>
        </w:rPr>
        <w:fldChar w:fldCharType="separate"/>
      </w:r>
      <w:ins w:id="555" w:author="Rev 5 Allen Wirfs-Brock" w:date="2012-01-16T18:05:00Z">
        <w:r>
          <w:rPr>
            <w:noProof/>
            <w:webHidden/>
          </w:rPr>
          <w:t>135</w:t>
        </w:r>
        <w:r>
          <w:rPr>
            <w:noProof/>
            <w:webHidden/>
          </w:rPr>
          <w:fldChar w:fldCharType="end"/>
        </w:r>
        <w:r w:rsidRPr="00377EB7">
          <w:rPr>
            <w:rStyle w:val="aff7"/>
            <w:noProof/>
          </w:rPr>
          <w:fldChar w:fldCharType="end"/>
        </w:r>
      </w:ins>
    </w:p>
    <w:p w14:paraId="0B37F18A" w14:textId="77777777" w:rsidR="003F0406" w:rsidRPr="008E2FA9" w:rsidRDefault="003F0406">
      <w:pPr>
        <w:pStyle w:val="3a"/>
        <w:rPr>
          <w:ins w:id="556" w:author="Rev 5 Allen Wirfs-Brock" w:date="2012-01-16T18:05:00Z"/>
          <w:rFonts w:ascii="Calibri" w:eastAsia="Times New Roman" w:hAnsi="Calibri"/>
          <w:b w:val="0"/>
          <w:noProof/>
          <w:sz w:val="22"/>
          <w:szCs w:val="22"/>
          <w:lang w:val="en-US" w:eastAsia="en-US"/>
        </w:rPr>
      </w:pPr>
      <w:ins w:id="55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13.2.2</w:t>
        </w:r>
        <w:r w:rsidRPr="008E2FA9">
          <w:rPr>
            <w:rFonts w:ascii="Calibri" w:eastAsia="Times New Roman" w:hAnsi="Calibri"/>
            <w:b w:val="0"/>
            <w:noProof/>
            <w:sz w:val="22"/>
            <w:szCs w:val="22"/>
            <w:lang w:val="en-US" w:eastAsia="en-US"/>
          </w:rPr>
          <w:tab/>
        </w:r>
        <w:r w:rsidRPr="00377EB7">
          <w:rPr>
            <w:rStyle w:val="aff7"/>
            <w:noProof/>
          </w:rPr>
          <w:t>[[Construct]]</w:t>
        </w:r>
        <w:r>
          <w:rPr>
            <w:noProof/>
            <w:webHidden/>
          </w:rPr>
          <w:tab/>
        </w:r>
        <w:r>
          <w:rPr>
            <w:noProof/>
            <w:webHidden/>
          </w:rPr>
          <w:fldChar w:fldCharType="begin"/>
        </w:r>
        <w:r>
          <w:rPr>
            <w:noProof/>
            <w:webHidden/>
          </w:rPr>
          <w:instrText xml:space="preserve"> PAGEREF _Toc314500657 \h </w:instrText>
        </w:r>
        <w:r>
          <w:rPr>
            <w:noProof/>
            <w:webHidden/>
          </w:rPr>
        </w:r>
      </w:ins>
      <w:r>
        <w:rPr>
          <w:noProof/>
          <w:webHidden/>
        </w:rPr>
        <w:fldChar w:fldCharType="separate"/>
      </w:r>
      <w:ins w:id="558" w:author="Rev 5 Allen Wirfs-Brock" w:date="2012-01-16T18:05:00Z">
        <w:r>
          <w:rPr>
            <w:noProof/>
            <w:webHidden/>
          </w:rPr>
          <w:t>135</w:t>
        </w:r>
        <w:r>
          <w:rPr>
            <w:noProof/>
            <w:webHidden/>
          </w:rPr>
          <w:fldChar w:fldCharType="end"/>
        </w:r>
        <w:r w:rsidRPr="00377EB7">
          <w:rPr>
            <w:rStyle w:val="aff7"/>
            <w:noProof/>
          </w:rPr>
          <w:fldChar w:fldCharType="end"/>
        </w:r>
      </w:ins>
    </w:p>
    <w:p w14:paraId="7C39FC04" w14:textId="77777777" w:rsidR="003F0406" w:rsidRPr="008E2FA9" w:rsidRDefault="003F0406">
      <w:pPr>
        <w:pStyle w:val="3a"/>
        <w:rPr>
          <w:ins w:id="559" w:author="Rev 5 Allen Wirfs-Brock" w:date="2012-01-16T18:05:00Z"/>
          <w:rFonts w:ascii="Calibri" w:eastAsia="Times New Roman" w:hAnsi="Calibri"/>
          <w:b w:val="0"/>
          <w:noProof/>
          <w:sz w:val="22"/>
          <w:szCs w:val="22"/>
          <w:lang w:val="en-US" w:eastAsia="en-US"/>
        </w:rPr>
      </w:pPr>
      <w:ins w:id="56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13.2.3</w:t>
        </w:r>
        <w:r w:rsidRPr="008E2FA9">
          <w:rPr>
            <w:rFonts w:ascii="Calibri" w:eastAsia="Times New Roman" w:hAnsi="Calibri"/>
            <w:b w:val="0"/>
            <w:noProof/>
            <w:sz w:val="22"/>
            <w:szCs w:val="22"/>
            <w:lang w:val="en-US" w:eastAsia="en-US"/>
          </w:rPr>
          <w:tab/>
        </w:r>
        <w:r w:rsidRPr="00377EB7">
          <w:rPr>
            <w:rStyle w:val="aff7"/>
            <w:noProof/>
          </w:rPr>
          <w:t>The [[ThrowTypeError]] Function Object</w:t>
        </w:r>
        <w:r>
          <w:rPr>
            <w:noProof/>
            <w:webHidden/>
          </w:rPr>
          <w:tab/>
        </w:r>
        <w:r>
          <w:rPr>
            <w:noProof/>
            <w:webHidden/>
          </w:rPr>
          <w:fldChar w:fldCharType="begin"/>
        </w:r>
        <w:r>
          <w:rPr>
            <w:noProof/>
            <w:webHidden/>
          </w:rPr>
          <w:instrText xml:space="preserve"> PAGEREF _Toc314500658 \h </w:instrText>
        </w:r>
        <w:r>
          <w:rPr>
            <w:noProof/>
            <w:webHidden/>
          </w:rPr>
        </w:r>
      </w:ins>
      <w:r>
        <w:rPr>
          <w:noProof/>
          <w:webHidden/>
        </w:rPr>
        <w:fldChar w:fldCharType="separate"/>
      </w:r>
      <w:ins w:id="561" w:author="Rev 5 Allen Wirfs-Brock" w:date="2012-01-16T18:05:00Z">
        <w:r>
          <w:rPr>
            <w:noProof/>
            <w:webHidden/>
          </w:rPr>
          <w:t>136</w:t>
        </w:r>
        <w:r>
          <w:rPr>
            <w:noProof/>
            <w:webHidden/>
          </w:rPr>
          <w:fldChar w:fldCharType="end"/>
        </w:r>
        <w:r w:rsidRPr="00377EB7">
          <w:rPr>
            <w:rStyle w:val="aff7"/>
            <w:noProof/>
          </w:rPr>
          <w:fldChar w:fldCharType="end"/>
        </w:r>
      </w:ins>
    </w:p>
    <w:p w14:paraId="57863131" w14:textId="77777777" w:rsidR="003F0406" w:rsidRPr="008E2FA9" w:rsidRDefault="003F0406">
      <w:pPr>
        <w:pStyle w:val="12"/>
        <w:rPr>
          <w:ins w:id="562" w:author="Rev 5 Allen Wirfs-Brock" w:date="2012-01-16T18:05:00Z"/>
          <w:rFonts w:ascii="Calibri" w:eastAsia="Times New Roman" w:hAnsi="Calibri"/>
          <w:b w:val="0"/>
          <w:noProof/>
          <w:sz w:val="22"/>
          <w:szCs w:val="22"/>
          <w:lang w:val="en-US" w:eastAsia="en-US"/>
        </w:rPr>
      </w:pPr>
      <w:ins w:id="56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"_Toc314500659"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14</w:t>
        </w:r>
        <w:r w:rsidRPr="008E2FA9">
          <w:rPr>
            <w:rFonts w:ascii="Calibri" w:eastAsia="Times New Roman" w:hAnsi="Calibri"/>
            <w:b w:val="0"/>
            <w:noProof/>
            <w:sz w:val="22"/>
            <w:szCs w:val="22"/>
            <w:lang w:val="en-US" w:eastAsia="en-US"/>
          </w:rPr>
          <w:tab/>
        </w:r>
        <w:r w:rsidRPr="00377EB7">
          <w:rPr>
            <w:rStyle w:val="aff7"/>
            <w:noProof/>
          </w:rPr>
          <w:t>Program</w:t>
        </w:r>
        <w:r>
          <w:rPr>
            <w:noProof/>
            <w:webHidden/>
          </w:rPr>
          <w:tab/>
        </w:r>
        <w:r>
          <w:rPr>
            <w:noProof/>
            <w:webHidden/>
          </w:rPr>
          <w:fldChar w:fldCharType="begin"/>
        </w:r>
        <w:r>
          <w:rPr>
            <w:noProof/>
            <w:webHidden/>
          </w:rPr>
          <w:instrText xml:space="preserve"> PAGEREF _Toc314500659 \h </w:instrText>
        </w:r>
        <w:r>
          <w:rPr>
            <w:noProof/>
            <w:webHidden/>
          </w:rPr>
        </w:r>
      </w:ins>
      <w:r>
        <w:rPr>
          <w:noProof/>
          <w:webHidden/>
        </w:rPr>
        <w:fldChar w:fldCharType="separate"/>
      </w:r>
      <w:ins w:id="564" w:author="Rev 5 Allen Wirfs-Brock" w:date="2012-01-16T18:05:00Z">
        <w:r>
          <w:rPr>
            <w:noProof/>
            <w:webHidden/>
          </w:rPr>
          <w:t>136</w:t>
        </w:r>
        <w:r>
          <w:rPr>
            <w:noProof/>
            <w:webHidden/>
          </w:rPr>
          <w:fldChar w:fldCharType="end"/>
        </w:r>
        <w:r w:rsidRPr="00377EB7">
          <w:rPr>
            <w:rStyle w:val="aff7"/>
            <w:noProof/>
          </w:rPr>
          <w:fldChar w:fldCharType="end"/>
        </w:r>
      </w:ins>
    </w:p>
    <w:p w14:paraId="521A1BDC" w14:textId="77777777" w:rsidR="003F0406" w:rsidRPr="008E2FA9" w:rsidRDefault="003F0406">
      <w:pPr>
        <w:pStyle w:val="2b"/>
        <w:rPr>
          <w:ins w:id="565" w:author="Rev 5 Allen Wirfs-Brock" w:date="2012-01-16T18:05:00Z"/>
          <w:rFonts w:ascii="Calibri" w:eastAsia="Times New Roman" w:hAnsi="Calibri"/>
          <w:b w:val="0"/>
          <w:noProof/>
          <w:sz w:val="22"/>
          <w:szCs w:val="22"/>
          <w:lang w:val="en-US" w:eastAsia="en-US"/>
        </w:rPr>
      </w:pPr>
      <w:ins w:id="56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14.1</w:t>
        </w:r>
        <w:r w:rsidRPr="008E2FA9">
          <w:rPr>
            <w:rFonts w:ascii="Calibri" w:eastAsia="Times New Roman" w:hAnsi="Calibri"/>
            <w:b w:val="0"/>
            <w:noProof/>
            <w:sz w:val="22"/>
            <w:szCs w:val="22"/>
            <w:lang w:val="en-US" w:eastAsia="en-US"/>
          </w:rPr>
          <w:tab/>
        </w:r>
        <w:r w:rsidRPr="00377EB7">
          <w:rPr>
            <w:rStyle w:val="aff7"/>
            <w:noProof/>
          </w:rPr>
          <w:t>Directive Prologues and the Use Strict Directive</w:t>
        </w:r>
        <w:r>
          <w:rPr>
            <w:noProof/>
            <w:webHidden/>
          </w:rPr>
          <w:tab/>
        </w:r>
        <w:r>
          <w:rPr>
            <w:noProof/>
            <w:webHidden/>
          </w:rPr>
          <w:fldChar w:fldCharType="begin"/>
        </w:r>
        <w:r>
          <w:rPr>
            <w:noProof/>
            <w:webHidden/>
          </w:rPr>
          <w:instrText xml:space="preserve"> PAGEREF _Toc314500660 \h </w:instrText>
        </w:r>
        <w:r>
          <w:rPr>
            <w:noProof/>
            <w:webHidden/>
          </w:rPr>
        </w:r>
      </w:ins>
      <w:r>
        <w:rPr>
          <w:noProof/>
          <w:webHidden/>
        </w:rPr>
        <w:fldChar w:fldCharType="separate"/>
      </w:r>
      <w:ins w:id="567" w:author="Rev 5 Allen Wirfs-Brock" w:date="2012-01-16T18:05:00Z">
        <w:r>
          <w:rPr>
            <w:noProof/>
            <w:webHidden/>
          </w:rPr>
          <w:t>137</w:t>
        </w:r>
        <w:r>
          <w:rPr>
            <w:noProof/>
            <w:webHidden/>
          </w:rPr>
          <w:fldChar w:fldCharType="end"/>
        </w:r>
        <w:r w:rsidRPr="00377EB7">
          <w:rPr>
            <w:rStyle w:val="aff7"/>
            <w:noProof/>
          </w:rPr>
          <w:fldChar w:fldCharType="end"/>
        </w:r>
      </w:ins>
    </w:p>
    <w:p w14:paraId="4EABB8D0" w14:textId="77777777" w:rsidR="003F0406" w:rsidRPr="008E2FA9" w:rsidRDefault="003F0406">
      <w:pPr>
        <w:pStyle w:val="12"/>
        <w:rPr>
          <w:ins w:id="568" w:author="Rev 5 Allen Wirfs-Brock" w:date="2012-01-16T18:05:00Z"/>
          <w:rFonts w:ascii="Calibri" w:eastAsia="Times New Roman" w:hAnsi="Calibri"/>
          <w:b w:val="0"/>
          <w:noProof/>
          <w:sz w:val="22"/>
          <w:szCs w:val="22"/>
          <w:lang w:val="en-US" w:eastAsia="en-US"/>
        </w:rPr>
      </w:pPr>
      <w:ins w:id="56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w:t>
        </w:r>
        <w:r w:rsidRPr="008E2FA9">
          <w:rPr>
            <w:rFonts w:ascii="Calibri" w:eastAsia="Times New Roman" w:hAnsi="Calibri"/>
            <w:b w:val="0"/>
            <w:noProof/>
            <w:sz w:val="22"/>
            <w:szCs w:val="22"/>
            <w:lang w:val="en-US" w:eastAsia="en-US"/>
          </w:rPr>
          <w:tab/>
        </w:r>
        <w:r w:rsidRPr="00377EB7">
          <w:rPr>
            <w:rStyle w:val="aff7"/>
            <w:noProof/>
          </w:rPr>
          <w:t>Standard Built-in ECMAScript Objects</w:t>
        </w:r>
        <w:r>
          <w:rPr>
            <w:noProof/>
            <w:webHidden/>
          </w:rPr>
          <w:tab/>
        </w:r>
        <w:r>
          <w:rPr>
            <w:noProof/>
            <w:webHidden/>
          </w:rPr>
          <w:fldChar w:fldCharType="begin"/>
        </w:r>
        <w:r>
          <w:rPr>
            <w:noProof/>
            <w:webHidden/>
          </w:rPr>
          <w:instrText xml:space="preserve"> PAGEREF _Toc314500661 \h </w:instrText>
        </w:r>
        <w:r>
          <w:rPr>
            <w:noProof/>
            <w:webHidden/>
          </w:rPr>
        </w:r>
      </w:ins>
      <w:r>
        <w:rPr>
          <w:noProof/>
          <w:webHidden/>
        </w:rPr>
        <w:fldChar w:fldCharType="separate"/>
      </w:r>
      <w:ins w:id="570" w:author="Rev 5 Allen Wirfs-Brock" w:date="2012-01-16T18:05:00Z">
        <w:r>
          <w:rPr>
            <w:noProof/>
            <w:webHidden/>
          </w:rPr>
          <w:t>137</w:t>
        </w:r>
        <w:r>
          <w:rPr>
            <w:noProof/>
            <w:webHidden/>
          </w:rPr>
          <w:fldChar w:fldCharType="end"/>
        </w:r>
        <w:r w:rsidRPr="00377EB7">
          <w:rPr>
            <w:rStyle w:val="aff7"/>
            <w:noProof/>
          </w:rPr>
          <w:fldChar w:fldCharType="end"/>
        </w:r>
      </w:ins>
    </w:p>
    <w:p w14:paraId="2CDDE100" w14:textId="77777777" w:rsidR="003F0406" w:rsidRPr="008E2FA9" w:rsidRDefault="003F0406">
      <w:pPr>
        <w:pStyle w:val="2b"/>
        <w:rPr>
          <w:ins w:id="571" w:author="Rev 5 Allen Wirfs-Brock" w:date="2012-01-16T18:05:00Z"/>
          <w:rFonts w:ascii="Calibri" w:eastAsia="Times New Roman" w:hAnsi="Calibri"/>
          <w:b w:val="0"/>
          <w:noProof/>
          <w:sz w:val="22"/>
          <w:szCs w:val="22"/>
          <w:lang w:val="en-US" w:eastAsia="en-US"/>
        </w:rPr>
      </w:pPr>
      <w:ins w:id="57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w:t>
        </w:r>
        <w:r w:rsidRPr="008E2FA9">
          <w:rPr>
            <w:rFonts w:ascii="Calibri" w:eastAsia="Times New Roman" w:hAnsi="Calibri"/>
            <w:b w:val="0"/>
            <w:noProof/>
            <w:sz w:val="22"/>
            <w:szCs w:val="22"/>
            <w:lang w:val="en-US" w:eastAsia="en-US"/>
          </w:rPr>
          <w:tab/>
        </w:r>
        <w:r w:rsidRPr="00377EB7">
          <w:rPr>
            <w:rStyle w:val="aff7"/>
            <w:noProof/>
          </w:rPr>
          <w:t>The Global Object</w:t>
        </w:r>
        <w:r>
          <w:rPr>
            <w:noProof/>
            <w:webHidden/>
          </w:rPr>
          <w:tab/>
        </w:r>
        <w:r>
          <w:rPr>
            <w:noProof/>
            <w:webHidden/>
          </w:rPr>
          <w:fldChar w:fldCharType="begin"/>
        </w:r>
        <w:r>
          <w:rPr>
            <w:noProof/>
            <w:webHidden/>
          </w:rPr>
          <w:instrText xml:space="preserve"> PAGEREF _Toc314500662 \h </w:instrText>
        </w:r>
        <w:r>
          <w:rPr>
            <w:noProof/>
            <w:webHidden/>
          </w:rPr>
        </w:r>
      </w:ins>
      <w:r>
        <w:rPr>
          <w:noProof/>
          <w:webHidden/>
        </w:rPr>
        <w:fldChar w:fldCharType="separate"/>
      </w:r>
      <w:ins w:id="573" w:author="Rev 5 Allen Wirfs-Brock" w:date="2012-01-16T18:05:00Z">
        <w:r>
          <w:rPr>
            <w:noProof/>
            <w:webHidden/>
          </w:rPr>
          <w:t>138</w:t>
        </w:r>
        <w:r>
          <w:rPr>
            <w:noProof/>
            <w:webHidden/>
          </w:rPr>
          <w:fldChar w:fldCharType="end"/>
        </w:r>
        <w:r w:rsidRPr="00377EB7">
          <w:rPr>
            <w:rStyle w:val="aff7"/>
            <w:noProof/>
          </w:rPr>
          <w:fldChar w:fldCharType="end"/>
        </w:r>
      </w:ins>
    </w:p>
    <w:p w14:paraId="570D83E2" w14:textId="77777777" w:rsidR="003F0406" w:rsidRPr="008E2FA9" w:rsidRDefault="003F0406">
      <w:pPr>
        <w:pStyle w:val="3a"/>
        <w:rPr>
          <w:ins w:id="574" w:author="Rev 5 Allen Wirfs-Brock" w:date="2012-01-16T18:05:00Z"/>
          <w:rFonts w:ascii="Calibri" w:eastAsia="Times New Roman" w:hAnsi="Calibri"/>
          <w:b w:val="0"/>
          <w:noProof/>
          <w:sz w:val="22"/>
          <w:szCs w:val="22"/>
          <w:lang w:val="en-US" w:eastAsia="en-US"/>
        </w:rPr>
      </w:pPr>
      <w:ins w:id="57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15.1.1</w:t>
        </w:r>
        <w:r w:rsidRPr="008E2FA9">
          <w:rPr>
            <w:rFonts w:ascii="Calibri" w:eastAsia="Times New Roman" w:hAnsi="Calibri"/>
            <w:b w:val="0"/>
            <w:noProof/>
            <w:sz w:val="22"/>
            <w:szCs w:val="22"/>
            <w:lang w:val="en-US" w:eastAsia="en-US"/>
          </w:rPr>
          <w:tab/>
        </w:r>
        <w:r w:rsidRPr="00377EB7">
          <w:rPr>
            <w:rStyle w:val="aff7"/>
            <w:noProof/>
          </w:rPr>
          <w:t>Value Properties of the Global Object</w:t>
        </w:r>
        <w:r>
          <w:rPr>
            <w:noProof/>
            <w:webHidden/>
          </w:rPr>
          <w:tab/>
        </w:r>
        <w:r>
          <w:rPr>
            <w:noProof/>
            <w:webHidden/>
          </w:rPr>
          <w:fldChar w:fldCharType="begin"/>
        </w:r>
        <w:r>
          <w:rPr>
            <w:noProof/>
            <w:webHidden/>
          </w:rPr>
          <w:instrText xml:space="preserve"> PAGEREF _Toc314500663 \h </w:instrText>
        </w:r>
        <w:r>
          <w:rPr>
            <w:noProof/>
            <w:webHidden/>
          </w:rPr>
        </w:r>
      </w:ins>
      <w:r>
        <w:rPr>
          <w:noProof/>
          <w:webHidden/>
        </w:rPr>
        <w:fldChar w:fldCharType="separate"/>
      </w:r>
      <w:ins w:id="576" w:author="Rev 5 Allen Wirfs-Brock" w:date="2012-01-16T18:05:00Z">
        <w:r>
          <w:rPr>
            <w:noProof/>
            <w:webHidden/>
          </w:rPr>
          <w:t>139</w:t>
        </w:r>
        <w:r>
          <w:rPr>
            <w:noProof/>
            <w:webHidden/>
          </w:rPr>
          <w:fldChar w:fldCharType="end"/>
        </w:r>
        <w:r w:rsidRPr="00377EB7">
          <w:rPr>
            <w:rStyle w:val="aff7"/>
            <w:noProof/>
          </w:rPr>
          <w:fldChar w:fldCharType="end"/>
        </w:r>
      </w:ins>
    </w:p>
    <w:p w14:paraId="3C89487F" w14:textId="77777777" w:rsidR="003F0406" w:rsidRPr="008E2FA9" w:rsidRDefault="003F0406">
      <w:pPr>
        <w:pStyle w:val="3a"/>
        <w:rPr>
          <w:ins w:id="577" w:author="Rev 5 Allen Wirfs-Brock" w:date="2012-01-16T18:05:00Z"/>
          <w:rFonts w:ascii="Calibri" w:eastAsia="Times New Roman" w:hAnsi="Calibri"/>
          <w:b w:val="0"/>
          <w:noProof/>
          <w:sz w:val="22"/>
          <w:szCs w:val="22"/>
          <w:lang w:val="en-US" w:eastAsia="en-US"/>
        </w:rPr>
      </w:pPr>
      <w:ins w:id="57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15.1.2</w:t>
        </w:r>
        <w:r w:rsidRPr="008E2FA9">
          <w:rPr>
            <w:rFonts w:ascii="Calibri" w:eastAsia="Times New Roman" w:hAnsi="Calibri"/>
            <w:b w:val="0"/>
            <w:noProof/>
            <w:sz w:val="22"/>
            <w:szCs w:val="22"/>
            <w:lang w:val="en-US" w:eastAsia="en-US"/>
          </w:rPr>
          <w:tab/>
        </w:r>
        <w:r w:rsidRPr="00377EB7">
          <w:rPr>
            <w:rStyle w:val="aff7"/>
            <w:noProof/>
          </w:rPr>
          <w:t>Function Properties of the Global Object</w:t>
        </w:r>
        <w:r>
          <w:rPr>
            <w:noProof/>
            <w:webHidden/>
          </w:rPr>
          <w:tab/>
        </w:r>
        <w:r>
          <w:rPr>
            <w:noProof/>
            <w:webHidden/>
          </w:rPr>
          <w:fldChar w:fldCharType="begin"/>
        </w:r>
        <w:r>
          <w:rPr>
            <w:noProof/>
            <w:webHidden/>
          </w:rPr>
          <w:instrText xml:space="preserve"> PAGEREF _Toc314500664 \h </w:instrText>
        </w:r>
        <w:r>
          <w:rPr>
            <w:noProof/>
            <w:webHidden/>
          </w:rPr>
        </w:r>
      </w:ins>
      <w:r>
        <w:rPr>
          <w:noProof/>
          <w:webHidden/>
        </w:rPr>
        <w:fldChar w:fldCharType="separate"/>
      </w:r>
      <w:ins w:id="579" w:author="Rev 5 Allen Wirfs-Brock" w:date="2012-01-16T18:05:00Z">
        <w:r>
          <w:rPr>
            <w:noProof/>
            <w:webHidden/>
          </w:rPr>
          <w:t>139</w:t>
        </w:r>
        <w:r>
          <w:rPr>
            <w:noProof/>
            <w:webHidden/>
          </w:rPr>
          <w:fldChar w:fldCharType="end"/>
        </w:r>
        <w:r w:rsidRPr="00377EB7">
          <w:rPr>
            <w:rStyle w:val="aff7"/>
            <w:noProof/>
          </w:rPr>
          <w:fldChar w:fldCharType="end"/>
        </w:r>
      </w:ins>
    </w:p>
    <w:p w14:paraId="79AF1057" w14:textId="77777777" w:rsidR="003F0406" w:rsidRPr="008E2FA9" w:rsidRDefault="003F0406">
      <w:pPr>
        <w:pStyle w:val="3a"/>
        <w:rPr>
          <w:ins w:id="580" w:author="Rev 5 Allen Wirfs-Brock" w:date="2012-01-16T18:05:00Z"/>
          <w:rFonts w:ascii="Calibri" w:eastAsia="Times New Roman" w:hAnsi="Calibri"/>
          <w:b w:val="0"/>
          <w:noProof/>
          <w:sz w:val="22"/>
          <w:szCs w:val="22"/>
          <w:lang w:val="en-US" w:eastAsia="en-US"/>
        </w:rPr>
      </w:pPr>
      <w:ins w:id="58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15.1.3</w:t>
        </w:r>
        <w:r w:rsidRPr="008E2FA9">
          <w:rPr>
            <w:rFonts w:ascii="Calibri" w:eastAsia="Times New Roman" w:hAnsi="Calibri"/>
            <w:b w:val="0"/>
            <w:noProof/>
            <w:sz w:val="22"/>
            <w:szCs w:val="22"/>
            <w:lang w:val="en-US" w:eastAsia="en-US"/>
          </w:rPr>
          <w:tab/>
        </w:r>
        <w:r w:rsidRPr="00377EB7">
          <w:rPr>
            <w:rStyle w:val="aff7"/>
            <w:noProof/>
          </w:rPr>
          <w:t>URI Handling Function Properties</w:t>
        </w:r>
        <w:r>
          <w:rPr>
            <w:noProof/>
            <w:webHidden/>
          </w:rPr>
          <w:tab/>
        </w:r>
        <w:r>
          <w:rPr>
            <w:noProof/>
            <w:webHidden/>
          </w:rPr>
          <w:fldChar w:fldCharType="begin"/>
        </w:r>
        <w:r>
          <w:rPr>
            <w:noProof/>
            <w:webHidden/>
          </w:rPr>
          <w:instrText xml:space="preserve"> PAGEREF _Toc314500665 \h </w:instrText>
        </w:r>
        <w:r>
          <w:rPr>
            <w:noProof/>
            <w:webHidden/>
          </w:rPr>
        </w:r>
      </w:ins>
      <w:r>
        <w:rPr>
          <w:noProof/>
          <w:webHidden/>
        </w:rPr>
        <w:fldChar w:fldCharType="separate"/>
      </w:r>
      <w:ins w:id="582" w:author="Rev 5 Allen Wirfs-Brock" w:date="2012-01-16T18:05:00Z">
        <w:r>
          <w:rPr>
            <w:noProof/>
            <w:webHidden/>
          </w:rPr>
          <w:t>141</w:t>
        </w:r>
        <w:r>
          <w:rPr>
            <w:noProof/>
            <w:webHidden/>
          </w:rPr>
          <w:fldChar w:fldCharType="end"/>
        </w:r>
        <w:r w:rsidRPr="00377EB7">
          <w:rPr>
            <w:rStyle w:val="aff7"/>
            <w:noProof/>
          </w:rPr>
          <w:fldChar w:fldCharType="end"/>
        </w:r>
      </w:ins>
    </w:p>
    <w:p w14:paraId="4C12E280" w14:textId="77777777" w:rsidR="003F0406" w:rsidRPr="008E2FA9" w:rsidRDefault="003F0406">
      <w:pPr>
        <w:pStyle w:val="3a"/>
        <w:rPr>
          <w:ins w:id="583" w:author="Rev 5 Allen Wirfs-Brock" w:date="2012-01-16T18:05:00Z"/>
          <w:rFonts w:ascii="Calibri" w:eastAsia="Times New Roman" w:hAnsi="Calibri"/>
          <w:b w:val="0"/>
          <w:noProof/>
          <w:sz w:val="22"/>
          <w:szCs w:val="22"/>
          <w:lang w:val="en-US" w:eastAsia="en-US"/>
        </w:rPr>
      </w:pPr>
      <w:ins w:id="58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15.1.4</w:t>
        </w:r>
        <w:r w:rsidRPr="008E2FA9">
          <w:rPr>
            <w:rFonts w:ascii="Calibri" w:eastAsia="Times New Roman" w:hAnsi="Calibri"/>
            <w:b w:val="0"/>
            <w:noProof/>
            <w:sz w:val="22"/>
            <w:szCs w:val="22"/>
            <w:lang w:val="en-US" w:eastAsia="en-US"/>
          </w:rPr>
          <w:tab/>
        </w:r>
        <w:r w:rsidRPr="00377EB7">
          <w:rPr>
            <w:rStyle w:val="aff7"/>
            <w:noProof/>
          </w:rPr>
          <w:t>Constructor Properties of the Global Object</w:t>
        </w:r>
        <w:r>
          <w:rPr>
            <w:noProof/>
            <w:webHidden/>
          </w:rPr>
          <w:tab/>
        </w:r>
        <w:r>
          <w:rPr>
            <w:noProof/>
            <w:webHidden/>
          </w:rPr>
          <w:fldChar w:fldCharType="begin"/>
        </w:r>
        <w:r>
          <w:rPr>
            <w:noProof/>
            <w:webHidden/>
          </w:rPr>
          <w:instrText xml:space="preserve"> PAGEREF _Toc314500666 \h </w:instrText>
        </w:r>
        <w:r>
          <w:rPr>
            <w:noProof/>
            <w:webHidden/>
          </w:rPr>
        </w:r>
      </w:ins>
      <w:r>
        <w:rPr>
          <w:noProof/>
          <w:webHidden/>
        </w:rPr>
        <w:fldChar w:fldCharType="separate"/>
      </w:r>
      <w:ins w:id="585" w:author="Rev 5 Allen Wirfs-Brock" w:date="2012-01-16T18:05:00Z">
        <w:r>
          <w:rPr>
            <w:noProof/>
            <w:webHidden/>
          </w:rPr>
          <w:t>145</w:t>
        </w:r>
        <w:r>
          <w:rPr>
            <w:noProof/>
            <w:webHidden/>
          </w:rPr>
          <w:fldChar w:fldCharType="end"/>
        </w:r>
        <w:r w:rsidRPr="00377EB7">
          <w:rPr>
            <w:rStyle w:val="aff7"/>
            <w:noProof/>
          </w:rPr>
          <w:fldChar w:fldCharType="end"/>
        </w:r>
      </w:ins>
    </w:p>
    <w:p w14:paraId="0B881CF3" w14:textId="77777777" w:rsidR="003F0406" w:rsidRPr="008E2FA9" w:rsidRDefault="003F0406">
      <w:pPr>
        <w:pStyle w:val="3a"/>
        <w:rPr>
          <w:ins w:id="586" w:author="Rev 5 Allen Wirfs-Brock" w:date="2012-01-16T18:05:00Z"/>
          <w:rFonts w:ascii="Calibri" w:eastAsia="Times New Roman" w:hAnsi="Calibri"/>
          <w:b w:val="0"/>
          <w:noProof/>
          <w:sz w:val="22"/>
          <w:szCs w:val="22"/>
          <w:lang w:val="en-US" w:eastAsia="en-US"/>
        </w:rPr>
      </w:pPr>
      <w:ins w:id="58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15.1.5</w:t>
        </w:r>
        <w:r w:rsidRPr="008E2FA9">
          <w:rPr>
            <w:rFonts w:ascii="Calibri" w:eastAsia="Times New Roman" w:hAnsi="Calibri"/>
            <w:b w:val="0"/>
            <w:noProof/>
            <w:sz w:val="22"/>
            <w:szCs w:val="22"/>
            <w:lang w:val="en-US" w:eastAsia="en-US"/>
          </w:rPr>
          <w:tab/>
        </w:r>
        <w:r w:rsidRPr="00377EB7">
          <w:rPr>
            <w:rStyle w:val="aff7"/>
            <w:noProof/>
          </w:rPr>
          <w:t>Other Properties of the Global Object</w:t>
        </w:r>
        <w:r>
          <w:rPr>
            <w:noProof/>
            <w:webHidden/>
          </w:rPr>
          <w:tab/>
        </w:r>
        <w:r>
          <w:rPr>
            <w:noProof/>
            <w:webHidden/>
          </w:rPr>
          <w:fldChar w:fldCharType="begin"/>
        </w:r>
        <w:r>
          <w:rPr>
            <w:noProof/>
            <w:webHidden/>
          </w:rPr>
          <w:instrText xml:space="preserve"> PAGEREF _Toc314500667 \h </w:instrText>
        </w:r>
        <w:r>
          <w:rPr>
            <w:noProof/>
            <w:webHidden/>
          </w:rPr>
        </w:r>
      </w:ins>
      <w:r>
        <w:rPr>
          <w:noProof/>
          <w:webHidden/>
        </w:rPr>
        <w:fldChar w:fldCharType="separate"/>
      </w:r>
      <w:ins w:id="588" w:author="Rev 5 Allen Wirfs-Brock" w:date="2012-01-16T18:05:00Z">
        <w:r>
          <w:rPr>
            <w:noProof/>
            <w:webHidden/>
          </w:rPr>
          <w:t>146</w:t>
        </w:r>
        <w:r>
          <w:rPr>
            <w:noProof/>
            <w:webHidden/>
          </w:rPr>
          <w:fldChar w:fldCharType="end"/>
        </w:r>
        <w:r w:rsidRPr="00377EB7">
          <w:rPr>
            <w:rStyle w:val="aff7"/>
            <w:noProof/>
          </w:rPr>
          <w:fldChar w:fldCharType="end"/>
        </w:r>
      </w:ins>
    </w:p>
    <w:p w14:paraId="7FCB3E96" w14:textId="77777777" w:rsidR="003F0406" w:rsidRPr="008E2FA9" w:rsidRDefault="003F0406">
      <w:pPr>
        <w:pStyle w:val="2b"/>
        <w:rPr>
          <w:ins w:id="589" w:author="Rev 5 Allen Wirfs-Brock" w:date="2012-01-16T18:05:00Z"/>
          <w:rFonts w:ascii="Calibri" w:eastAsia="Times New Roman" w:hAnsi="Calibri"/>
          <w:b w:val="0"/>
          <w:noProof/>
          <w:sz w:val="22"/>
          <w:szCs w:val="22"/>
          <w:lang w:val="en-US" w:eastAsia="en-US"/>
        </w:rPr>
      </w:pPr>
      <w:ins w:id="59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15.2</w:t>
        </w:r>
        <w:r w:rsidRPr="008E2FA9">
          <w:rPr>
            <w:rFonts w:ascii="Calibri" w:eastAsia="Times New Roman" w:hAnsi="Calibri"/>
            <w:b w:val="0"/>
            <w:noProof/>
            <w:sz w:val="22"/>
            <w:szCs w:val="22"/>
            <w:lang w:val="en-US" w:eastAsia="en-US"/>
          </w:rPr>
          <w:tab/>
        </w:r>
        <w:r w:rsidRPr="00377EB7">
          <w:rPr>
            <w:rStyle w:val="aff7"/>
            <w:noProof/>
          </w:rPr>
          <w:t>Object Objects</w:t>
        </w:r>
        <w:r>
          <w:rPr>
            <w:noProof/>
            <w:webHidden/>
          </w:rPr>
          <w:tab/>
        </w:r>
        <w:r>
          <w:rPr>
            <w:noProof/>
            <w:webHidden/>
          </w:rPr>
          <w:fldChar w:fldCharType="begin"/>
        </w:r>
        <w:r>
          <w:rPr>
            <w:noProof/>
            <w:webHidden/>
          </w:rPr>
          <w:instrText xml:space="preserve"> PAGEREF _Toc314500668 \h </w:instrText>
        </w:r>
        <w:r>
          <w:rPr>
            <w:noProof/>
            <w:webHidden/>
          </w:rPr>
        </w:r>
      </w:ins>
      <w:r>
        <w:rPr>
          <w:noProof/>
          <w:webHidden/>
        </w:rPr>
        <w:fldChar w:fldCharType="separate"/>
      </w:r>
      <w:ins w:id="591" w:author="Rev 5 Allen Wirfs-Brock" w:date="2012-01-16T18:05:00Z">
        <w:r>
          <w:rPr>
            <w:noProof/>
            <w:webHidden/>
          </w:rPr>
          <w:t>146</w:t>
        </w:r>
        <w:r>
          <w:rPr>
            <w:noProof/>
            <w:webHidden/>
          </w:rPr>
          <w:fldChar w:fldCharType="end"/>
        </w:r>
        <w:r w:rsidRPr="00377EB7">
          <w:rPr>
            <w:rStyle w:val="aff7"/>
            <w:noProof/>
          </w:rPr>
          <w:fldChar w:fldCharType="end"/>
        </w:r>
      </w:ins>
    </w:p>
    <w:p w14:paraId="332CF60E" w14:textId="77777777" w:rsidR="003F0406" w:rsidRPr="008E2FA9" w:rsidRDefault="003F0406">
      <w:pPr>
        <w:pStyle w:val="3a"/>
        <w:rPr>
          <w:ins w:id="592" w:author="Rev 5 Allen Wirfs-Brock" w:date="2012-01-16T18:05:00Z"/>
          <w:rFonts w:ascii="Calibri" w:eastAsia="Times New Roman" w:hAnsi="Calibri"/>
          <w:b w:val="0"/>
          <w:noProof/>
          <w:sz w:val="22"/>
          <w:szCs w:val="22"/>
          <w:lang w:val="en-US" w:eastAsia="en-US"/>
        </w:rPr>
      </w:pPr>
      <w:ins w:id="59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"_Toc314500669"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15.2.1</w:t>
        </w:r>
        <w:r w:rsidRPr="008E2FA9">
          <w:rPr>
            <w:rFonts w:ascii="Calibri" w:eastAsia="Times New Roman" w:hAnsi="Calibri"/>
            <w:b w:val="0"/>
            <w:noProof/>
            <w:sz w:val="22"/>
            <w:szCs w:val="22"/>
            <w:lang w:val="en-US" w:eastAsia="en-US"/>
          </w:rPr>
          <w:tab/>
        </w:r>
        <w:r w:rsidRPr="00377EB7">
          <w:rPr>
            <w:rStyle w:val="aff7"/>
            <w:noProof/>
          </w:rPr>
          <w:t>The Object Constructor Called as a Function</w:t>
        </w:r>
        <w:r>
          <w:rPr>
            <w:noProof/>
            <w:webHidden/>
          </w:rPr>
          <w:tab/>
        </w:r>
        <w:r>
          <w:rPr>
            <w:noProof/>
            <w:webHidden/>
          </w:rPr>
          <w:fldChar w:fldCharType="begin"/>
        </w:r>
        <w:r>
          <w:rPr>
            <w:noProof/>
            <w:webHidden/>
          </w:rPr>
          <w:instrText xml:space="preserve"> PAGEREF _Toc314500669 \h </w:instrText>
        </w:r>
        <w:r>
          <w:rPr>
            <w:noProof/>
            <w:webHidden/>
          </w:rPr>
        </w:r>
      </w:ins>
      <w:r>
        <w:rPr>
          <w:noProof/>
          <w:webHidden/>
        </w:rPr>
        <w:fldChar w:fldCharType="separate"/>
      </w:r>
      <w:ins w:id="594" w:author="Rev 5 Allen Wirfs-Brock" w:date="2012-01-16T18:05:00Z">
        <w:r>
          <w:rPr>
            <w:noProof/>
            <w:webHidden/>
          </w:rPr>
          <w:t>146</w:t>
        </w:r>
        <w:r>
          <w:rPr>
            <w:noProof/>
            <w:webHidden/>
          </w:rPr>
          <w:fldChar w:fldCharType="end"/>
        </w:r>
        <w:r w:rsidRPr="00377EB7">
          <w:rPr>
            <w:rStyle w:val="aff7"/>
            <w:noProof/>
          </w:rPr>
          <w:fldChar w:fldCharType="end"/>
        </w:r>
      </w:ins>
    </w:p>
    <w:p w14:paraId="5EE850C6" w14:textId="77777777" w:rsidR="003F0406" w:rsidRPr="008E2FA9" w:rsidRDefault="003F0406">
      <w:pPr>
        <w:pStyle w:val="3a"/>
        <w:rPr>
          <w:ins w:id="595" w:author="Rev 5 Allen Wirfs-Brock" w:date="2012-01-16T18:05:00Z"/>
          <w:rFonts w:ascii="Calibri" w:eastAsia="Times New Roman" w:hAnsi="Calibri"/>
          <w:b w:val="0"/>
          <w:noProof/>
          <w:sz w:val="22"/>
          <w:szCs w:val="22"/>
          <w:lang w:val="en-US" w:eastAsia="en-US"/>
        </w:rPr>
      </w:pPr>
      <w:ins w:id="59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15.2.2</w:t>
        </w:r>
        <w:r w:rsidRPr="008E2FA9">
          <w:rPr>
            <w:rFonts w:ascii="Calibri" w:eastAsia="Times New Roman" w:hAnsi="Calibri"/>
            <w:b w:val="0"/>
            <w:noProof/>
            <w:sz w:val="22"/>
            <w:szCs w:val="22"/>
            <w:lang w:val="en-US" w:eastAsia="en-US"/>
          </w:rPr>
          <w:tab/>
        </w:r>
        <w:r w:rsidRPr="00377EB7">
          <w:rPr>
            <w:rStyle w:val="aff7"/>
            <w:noProof/>
          </w:rPr>
          <w:t>The Object Constructor</w:t>
        </w:r>
        <w:r>
          <w:rPr>
            <w:noProof/>
            <w:webHidden/>
          </w:rPr>
          <w:tab/>
        </w:r>
        <w:r>
          <w:rPr>
            <w:noProof/>
            <w:webHidden/>
          </w:rPr>
          <w:fldChar w:fldCharType="begin"/>
        </w:r>
        <w:r>
          <w:rPr>
            <w:noProof/>
            <w:webHidden/>
          </w:rPr>
          <w:instrText xml:space="preserve"> PAGEREF _Toc314500670 \h </w:instrText>
        </w:r>
        <w:r>
          <w:rPr>
            <w:noProof/>
            <w:webHidden/>
          </w:rPr>
        </w:r>
      </w:ins>
      <w:r>
        <w:rPr>
          <w:noProof/>
          <w:webHidden/>
        </w:rPr>
        <w:fldChar w:fldCharType="separate"/>
      </w:r>
      <w:ins w:id="597" w:author="Rev 5 Allen Wirfs-Brock" w:date="2012-01-16T18:05:00Z">
        <w:r>
          <w:rPr>
            <w:noProof/>
            <w:webHidden/>
          </w:rPr>
          <w:t>147</w:t>
        </w:r>
        <w:r>
          <w:rPr>
            <w:noProof/>
            <w:webHidden/>
          </w:rPr>
          <w:fldChar w:fldCharType="end"/>
        </w:r>
        <w:r w:rsidRPr="00377EB7">
          <w:rPr>
            <w:rStyle w:val="aff7"/>
            <w:noProof/>
          </w:rPr>
          <w:fldChar w:fldCharType="end"/>
        </w:r>
      </w:ins>
    </w:p>
    <w:p w14:paraId="116FA608" w14:textId="77777777" w:rsidR="003F0406" w:rsidRPr="008E2FA9" w:rsidRDefault="003F0406">
      <w:pPr>
        <w:pStyle w:val="3a"/>
        <w:rPr>
          <w:ins w:id="598" w:author="Rev 5 Allen Wirfs-Brock" w:date="2012-01-16T18:05:00Z"/>
          <w:rFonts w:ascii="Calibri" w:eastAsia="Times New Roman" w:hAnsi="Calibri"/>
          <w:b w:val="0"/>
          <w:noProof/>
          <w:sz w:val="22"/>
          <w:szCs w:val="22"/>
          <w:lang w:val="en-US" w:eastAsia="en-US"/>
        </w:rPr>
      </w:pPr>
      <w:ins w:id="59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15.2.3</w:t>
        </w:r>
        <w:r w:rsidRPr="008E2FA9">
          <w:rPr>
            <w:rFonts w:ascii="Calibri" w:eastAsia="Times New Roman" w:hAnsi="Calibri"/>
            <w:b w:val="0"/>
            <w:noProof/>
            <w:sz w:val="22"/>
            <w:szCs w:val="22"/>
            <w:lang w:val="en-US" w:eastAsia="en-US"/>
          </w:rPr>
          <w:tab/>
        </w:r>
        <w:r w:rsidRPr="00377EB7">
          <w:rPr>
            <w:rStyle w:val="aff7"/>
            <w:noProof/>
          </w:rPr>
          <w:t>Properties of the Object Constructor</w:t>
        </w:r>
        <w:r>
          <w:rPr>
            <w:noProof/>
            <w:webHidden/>
          </w:rPr>
          <w:tab/>
        </w:r>
        <w:r>
          <w:rPr>
            <w:noProof/>
            <w:webHidden/>
          </w:rPr>
          <w:fldChar w:fldCharType="begin"/>
        </w:r>
        <w:r>
          <w:rPr>
            <w:noProof/>
            <w:webHidden/>
          </w:rPr>
          <w:instrText xml:space="preserve"> PAGEREF _Toc314500671 \h </w:instrText>
        </w:r>
        <w:r>
          <w:rPr>
            <w:noProof/>
            <w:webHidden/>
          </w:rPr>
        </w:r>
      </w:ins>
      <w:r>
        <w:rPr>
          <w:noProof/>
          <w:webHidden/>
        </w:rPr>
        <w:fldChar w:fldCharType="separate"/>
      </w:r>
      <w:ins w:id="600" w:author="Rev 5 Allen Wirfs-Brock" w:date="2012-01-16T18:05:00Z">
        <w:r>
          <w:rPr>
            <w:noProof/>
            <w:webHidden/>
          </w:rPr>
          <w:t>147</w:t>
        </w:r>
        <w:r>
          <w:rPr>
            <w:noProof/>
            <w:webHidden/>
          </w:rPr>
          <w:fldChar w:fldCharType="end"/>
        </w:r>
        <w:r w:rsidRPr="00377EB7">
          <w:rPr>
            <w:rStyle w:val="aff7"/>
            <w:noProof/>
          </w:rPr>
          <w:fldChar w:fldCharType="end"/>
        </w:r>
      </w:ins>
    </w:p>
    <w:p w14:paraId="03413C2E" w14:textId="77777777" w:rsidR="003F0406" w:rsidRPr="008E2FA9" w:rsidRDefault="003F0406">
      <w:pPr>
        <w:pStyle w:val="3a"/>
        <w:rPr>
          <w:ins w:id="601" w:author="Rev 5 Allen Wirfs-Brock" w:date="2012-01-16T18:05:00Z"/>
          <w:rFonts w:ascii="Calibri" w:eastAsia="Times New Roman" w:hAnsi="Calibri"/>
          <w:b w:val="0"/>
          <w:noProof/>
          <w:sz w:val="22"/>
          <w:szCs w:val="22"/>
          <w:lang w:val="en-US" w:eastAsia="en-US"/>
        </w:rPr>
      </w:pPr>
      <w:ins w:id="60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15.2.4</w:t>
        </w:r>
        <w:r w:rsidRPr="008E2FA9">
          <w:rPr>
            <w:rFonts w:ascii="Calibri" w:eastAsia="Times New Roman" w:hAnsi="Calibri"/>
            <w:b w:val="0"/>
            <w:noProof/>
            <w:sz w:val="22"/>
            <w:szCs w:val="22"/>
            <w:lang w:val="en-US" w:eastAsia="en-US"/>
          </w:rPr>
          <w:tab/>
        </w:r>
        <w:r w:rsidRPr="00377EB7">
          <w:rPr>
            <w:rStyle w:val="aff7"/>
            <w:noProof/>
          </w:rPr>
          <w:t>Properties of the Object Prototype Object</w:t>
        </w:r>
        <w:r>
          <w:rPr>
            <w:noProof/>
            <w:webHidden/>
          </w:rPr>
          <w:tab/>
        </w:r>
        <w:r>
          <w:rPr>
            <w:noProof/>
            <w:webHidden/>
          </w:rPr>
          <w:fldChar w:fldCharType="begin"/>
        </w:r>
        <w:r>
          <w:rPr>
            <w:noProof/>
            <w:webHidden/>
          </w:rPr>
          <w:instrText xml:space="preserve"> PAGEREF _Toc314500672 \h </w:instrText>
        </w:r>
        <w:r>
          <w:rPr>
            <w:noProof/>
            <w:webHidden/>
          </w:rPr>
        </w:r>
      </w:ins>
      <w:r>
        <w:rPr>
          <w:noProof/>
          <w:webHidden/>
        </w:rPr>
        <w:fldChar w:fldCharType="separate"/>
      </w:r>
      <w:ins w:id="603" w:author="Rev 5 Allen Wirfs-Brock" w:date="2012-01-16T18:05:00Z">
        <w:r>
          <w:rPr>
            <w:noProof/>
            <w:webHidden/>
          </w:rPr>
          <w:t>150</w:t>
        </w:r>
        <w:r>
          <w:rPr>
            <w:noProof/>
            <w:webHidden/>
          </w:rPr>
          <w:fldChar w:fldCharType="end"/>
        </w:r>
        <w:r w:rsidRPr="00377EB7">
          <w:rPr>
            <w:rStyle w:val="aff7"/>
            <w:noProof/>
          </w:rPr>
          <w:fldChar w:fldCharType="end"/>
        </w:r>
      </w:ins>
    </w:p>
    <w:p w14:paraId="78AE57D2" w14:textId="77777777" w:rsidR="003F0406" w:rsidRPr="008E2FA9" w:rsidRDefault="003F0406">
      <w:pPr>
        <w:pStyle w:val="3a"/>
        <w:rPr>
          <w:ins w:id="604" w:author="Rev 5 Allen Wirfs-Brock" w:date="2012-01-16T18:05:00Z"/>
          <w:rFonts w:ascii="Calibri" w:eastAsia="Times New Roman" w:hAnsi="Calibri"/>
          <w:b w:val="0"/>
          <w:noProof/>
          <w:sz w:val="22"/>
          <w:szCs w:val="22"/>
          <w:lang w:val="en-US" w:eastAsia="en-US"/>
        </w:rPr>
      </w:pPr>
      <w:ins w:id="60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15.2.5</w:t>
        </w:r>
        <w:r w:rsidRPr="008E2FA9">
          <w:rPr>
            <w:rFonts w:ascii="Calibri" w:eastAsia="Times New Roman" w:hAnsi="Calibri"/>
            <w:b w:val="0"/>
            <w:noProof/>
            <w:sz w:val="22"/>
            <w:szCs w:val="22"/>
            <w:lang w:val="en-US" w:eastAsia="en-US"/>
          </w:rPr>
          <w:tab/>
        </w:r>
        <w:r w:rsidRPr="00377EB7">
          <w:rPr>
            <w:rStyle w:val="aff7"/>
            <w:noProof/>
          </w:rPr>
          <w:t>Properties of Object Instances</w:t>
        </w:r>
        <w:r>
          <w:rPr>
            <w:noProof/>
            <w:webHidden/>
          </w:rPr>
          <w:tab/>
        </w:r>
        <w:r>
          <w:rPr>
            <w:noProof/>
            <w:webHidden/>
          </w:rPr>
          <w:fldChar w:fldCharType="begin"/>
        </w:r>
        <w:r>
          <w:rPr>
            <w:noProof/>
            <w:webHidden/>
          </w:rPr>
          <w:instrText xml:space="preserve"> PAGEREF _Toc314500673 \h </w:instrText>
        </w:r>
        <w:r>
          <w:rPr>
            <w:noProof/>
            <w:webHidden/>
          </w:rPr>
        </w:r>
      </w:ins>
      <w:r>
        <w:rPr>
          <w:noProof/>
          <w:webHidden/>
        </w:rPr>
        <w:fldChar w:fldCharType="separate"/>
      </w:r>
      <w:ins w:id="606" w:author="Rev 5 Allen Wirfs-Brock" w:date="2012-01-16T18:05:00Z">
        <w:r>
          <w:rPr>
            <w:noProof/>
            <w:webHidden/>
          </w:rPr>
          <w:t>152</w:t>
        </w:r>
        <w:r>
          <w:rPr>
            <w:noProof/>
            <w:webHidden/>
          </w:rPr>
          <w:fldChar w:fldCharType="end"/>
        </w:r>
        <w:r w:rsidRPr="00377EB7">
          <w:rPr>
            <w:rStyle w:val="aff7"/>
            <w:noProof/>
          </w:rPr>
          <w:fldChar w:fldCharType="end"/>
        </w:r>
      </w:ins>
    </w:p>
    <w:p w14:paraId="536C0C73" w14:textId="77777777" w:rsidR="003F0406" w:rsidRPr="008E2FA9" w:rsidRDefault="003F0406">
      <w:pPr>
        <w:pStyle w:val="2b"/>
        <w:rPr>
          <w:ins w:id="607" w:author="Rev 5 Allen Wirfs-Brock" w:date="2012-01-16T18:05:00Z"/>
          <w:rFonts w:ascii="Calibri" w:eastAsia="Times New Roman" w:hAnsi="Calibri"/>
          <w:b w:val="0"/>
          <w:noProof/>
          <w:sz w:val="22"/>
          <w:szCs w:val="22"/>
          <w:lang w:val="en-US" w:eastAsia="en-US"/>
        </w:rPr>
      </w:pPr>
      <w:ins w:id="60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15.3</w:t>
        </w:r>
        <w:r w:rsidRPr="008E2FA9">
          <w:rPr>
            <w:rFonts w:ascii="Calibri" w:eastAsia="Times New Roman" w:hAnsi="Calibri"/>
            <w:b w:val="0"/>
            <w:noProof/>
            <w:sz w:val="22"/>
            <w:szCs w:val="22"/>
            <w:lang w:val="en-US" w:eastAsia="en-US"/>
          </w:rPr>
          <w:tab/>
        </w:r>
        <w:r w:rsidRPr="00377EB7">
          <w:rPr>
            <w:rStyle w:val="aff7"/>
            <w:noProof/>
          </w:rPr>
          <w:t>Function Objects</w:t>
        </w:r>
        <w:r>
          <w:rPr>
            <w:noProof/>
            <w:webHidden/>
          </w:rPr>
          <w:tab/>
        </w:r>
        <w:r>
          <w:rPr>
            <w:noProof/>
            <w:webHidden/>
          </w:rPr>
          <w:fldChar w:fldCharType="begin"/>
        </w:r>
        <w:r>
          <w:rPr>
            <w:noProof/>
            <w:webHidden/>
          </w:rPr>
          <w:instrText xml:space="preserve"> PAGEREF _Toc314500674 \h </w:instrText>
        </w:r>
        <w:r>
          <w:rPr>
            <w:noProof/>
            <w:webHidden/>
          </w:rPr>
        </w:r>
      </w:ins>
      <w:r>
        <w:rPr>
          <w:noProof/>
          <w:webHidden/>
        </w:rPr>
        <w:fldChar w:fldCharType="separate"/>
      </w:r>
      <w:ins w:id="609" w:author="Rev 5 Allen Wirfs-Brock" w:date="2012-01-16T18:05:00Z">
        <w:r>
          <w:rPr>
            <w:noProof/>
            <w:webHidden/>
          </w:rPr>
          <w:t>152</w:t>
        </w:r>
        <w:r>
          <w:rPr>
            <w:noProof/>
            <w:webHidden/>
          </w:rPr>
          <w:fldChar w:fldCharType="end"/>
        </w:r>
        <w:r w:rsidRPr="00377EB7">
          <w:rPr>
            <w:rStyle w:val="aff7"/>
            <w:noProof/>
          </w:rPr>
          <w:fldChar w:fldCharType="end"/>
        </w:r>
      </w:ins>
    </w:p>
    <w:p w14:paraId="73267D9A" w14:textId="77777777" w:rsidR="003F0406" w:rsidRPr="008E2FA9" w:rsidRDefault="003F0406">
      <w:pPr>
        <w:pStyle w:val="3a"/>
        <w:rPr>
          <w:ins w:id="610" w:author="Rev 5 Allen Wirfs-Brock" w:date="2012-01-16T18:05:00Z"/>
          <w:rFonts w:ascii="Calibri" w:eastAsia="Times New Roman" w:hAnsi="Calibri"/>
          <w:b w:val="0"/>
          <w:noProof/>
          <w:sz w:val="22"/>
          <w:szCs w:val="22"/>
          <w:lang w:val="en-US" w:eastAsia="en-US"/>
        </w:rPr>
      </w:pPr>
      <w:ins w:id="61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15.3.1</w:t>
        </w:r>
        <w:r w:rsidRPr="008E2FA9">
          <w:rPr>
            <w:rFonts w:ascii="Calibri" w:eastAsia="Times New Roman" w:hAnsi="Calibri"/>
            <w:b w:val="0"/>
            <w:noProof/>
            <w:sz w:val="22"/>
            <w:szCs w:val="22"/>
            <w:lang w:val="en-US" w:eastAsia="en-US"/>
          </w:rPr>
          <w:tab/>
        </w:r>
        <w:r w:rsidRPr="00377EB7">
          <w:rPr>
            <w:rStyle w:val="aff7"/>
            <w:noProof/>
          </w:rPr>
          <w:t>The Function Constructor Called as a Function</w:t>
        </w:r>
        <w:r>
          <w:rPr>
            <w:noProof/>
            <w:webHidden/>
          </w:rPr>
          <w:tab/>
        </w:r>
        <w:r>
          <w:rPr>
            <w:noProof/>
            <w:webHidden/>
          </w:rPr>
          <w:fldChar w:fldCharType="begin"/>
        </w:r>
        <w:r>
          <w:rPr>
            <w:noProof/>
            <w:webHidden/>
          </w:rPr>
          <w:instrText xml:space="preserve"> PAGEREF _Toc314500675 \h </w:instrText>
        </w:r>
        <w:r>
          <w:rPr>
            <w:noProof/>
            <w:webHidden/>
          </w:rPr>
        </w:r>
      </w:ins>
      <w:r>
        <w:rPr>
          <w:noProof/>
          <w:webHidden/>
        </w:rPr>
        <w:fldChar w:fldCharType="separate"/>
      </w:r>
      <w:ins w:id="612" w:author="Rev 5 Allen Wirfs-Brock" w:date="2012-01-16T18:05:00Z">
        <w:r>
          <w:rPr>
            <w:noProof/>
            <w:webHidden/>
          </w:rPr>
          <w:t>152</w:t>
        </w:r>
        <w:r>
          <w:rPr>
            <w:noProof/>
            <w:webHidden/>
          </w:rPr>
          <w:fldChar w:fldCharType="end"/>
        </w:r>
        <w:r w:rsidRPr="00377EB7">
          <w:rPr>
            <w:rStyle w:val="aff7"/>
            <w:noProof/>
          </w:rPr>
          <w:fldChar w:fldCharType="end"/>
        </w:r>
      </w:ins>
    </w:p>
    <w:p w14:paraId="26AD7761" w14:textId="77777777" w:rsidR="003F0406" w:rsidRPr="008E2FA9" w:rsidRDefault="003F0406">
      <w:pPr>
        <w:pStyle w:val="3a"/>
        <w:rPr>
          <w:ins w:id="613" w:author="Rev 5 Allen Wirfs-Brock" w:date="2012-01-16T18:05:00Z"/>
          <w:rFonts w:ascii="Calibri" w:eastAsia="Times New Roman" w:hAnsi="Calibri"/>
          <w:b w:val="0"/>
          <w:noProof/>
          <w:sz w:val="22"/>
          <w:szCs w:val="22"/>
          <w:lang w:val="en-US" w:eastAsia="en-US"/>
        </w:rPr>
      </w:pPr>
      <w:ins w:id="61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15.3.2</w:t>
        </w:r>
        <w:r w:rsidRPr="008E2FA9">
          <w:rPr>
            <w:rFonts w:ascii="Calibri" w:eastAsia="Times New Roman" w:hAnsi="Calibri"/>
            <w:b w:val="0"/>
            <w:noProof/>
            <w:sz w:val="22"/>
            <w:szCs w:val="22"/>
            <w:lang w:val="en-US" w:eastAsia="en-US"/>
          </w:rPr>
          <w:tab/>
        </w:r>
        <w:r w:rsidRPr="00377EB7">
          <w:rPr>
            <w:rStyle w:val="aff7"/>
            <w:noProof/>
          </w:rPr>
          <w:t>The Function Constructor</w:t>
        </w:r>
        <w:r>
          <w:rPr>
            <w:noProof/>
            <w:webHidden/>
          </w:rPr>
          <w:tab/>
        </w:r>
        <w:r>
          <w:rPr>
            <w:noProof/>
            <w:webHidden/>
          </w:rPr>
          <w:fldChar w:fldCharType="begin"/>
        </w:r>
        <w:r>
          <w:rPr>
            <w:noProof/>
            <w:webHidden/>
          </w:rPr>
          <w:instrText xml:space="preserve"> PAGEREF _Toc314500676 \h </w:instrText>
        </w:r>
        <w:r>
          <w:rPr>
            <w:noProof/>
            <w:webHidden/>
          </w:rPr>
        </w:r>
      </w:ins>
      <w:r>
        <w:rPr>
          <w:noProof/>
          <w:webHidden/>
        </w:rPr>
        <w:fldChar w:fldCharType="separate"/>
      </w:r>
      <w:ins w:id="615" w:author="Rev 5 Allen Wirfs-Brock" w:date="2012-01-16T18:05:00Z">
        <w:r>
          <w:rPr>
            <w:noProof/>
            <w:webHidden/>
          </w:rPr>
          <w:t>152</w:t>
        </w:r>
        <w:r>
          <w:rPr>
            <w:noProof/>
            <w:webHidden/>
          </w:rPr>
          <w:fldChar w:fldCharType="end"/>
        </w:r>
        <w:r w:rsidRPr="00377EB7">
          <w:rPr>
            <w:rStyle w:val="aff7"/>
            <w:noProof/>
          </w:rPr>
          <w:fldChar w:fldCharType="end"/>
        </w:r>
      </w:ins>
    </w:p>
    <w:p w14:paraId="67C99695" w14:textId="77777777" w:rsidR="003F0406" w:rsidRPr="008E2FA9" w:rsidRDefault="003F0406">
      <w:pPr>
        <w:pStyle w:val="3a"/>
        <w:rPr>
          <w:ins w:id="616" w:author="Rev 5 Allen Wirfs-Brock" w:date="2012-01-16T18:05:00Z"/>
          <w:rFonts w:ascii="Calibri" w:eastAsia="Times New Roman" w:hAnsi="Calibri"/>
          <w:b w:val="0"/>
          <w:noProof/>
          <w:sz w:val="22"/>
          <w:szCs w:val="22"/>
          <w:lang w:val="en-US" w:eastAsia="en-US"/>
        </w:rPr>
      </w:pPr>
      <w:ins w:id="61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15.3.3</w:t>
        </w:r>
        <w:r w:rsidRPr="008E2FA9">
          <w:rPr>
            <w:rFonts w:ascii="Calibri" w:eastAsia="Times New Roman" w:hAnsi="Calibri"/>
            <w:b w:val="0"/>
            <w:noProof/>
            <w:sz w:val="22"/>
            <w:szCs w:val="22"/>
            <w:lang w:val="en-US" w:eastAsia="en-US"/>
          </w:rPr>
          <w:tab/>
        </w:r>
        <w:r w:rsidRPr="00377EB7">
          <w:rPr>
            <w:rStyle w:val="aff7"/>
            <w:noProof/>
          </w:rPr>
          <w:t>Properties of the Function Constructor</w:t>
        </w:r>
        <w:r>
          <w:rPr>
            <w:noProof/>
            <w:webHidden/>
          </w:rPr>
          <w:tab/>
        </w:r>
        <w:r>
          <w:rPr>
            <w:noProof/>
            <w:webHidden/>
          </w:rPr>
          <w:fldChar w:fldCharType="begin"/>
        </w:r>
        <w:r>
          <w:rPr>
            <w:noProof/>
            <w:webHidden/>
          </w:rPr>
          <w:instrText xml:space="preserve"> PAGEREF _Toc314500677 \h </w:instrText>
        </w:r>
        <w:r>
          <w:rPr>
            <w:noProof/>
            <w:webHidden/>
          </w:rPr>
        </w:r>
      </w:ins>
      <w:r>
        <w:rPr>
          <w:noProof/>
          <w:webHidden/>
        </w:rPr>
        <w:fldChar w:fldCharType="separate"/>
      </w:r>
      <w:ins w:id="618" w:author="Rev 5 Allen Wirfs-Brock" w:date="2012-01-16T18:05:00Z">
        <w:r>
          <w:rPr>
            <w:noProof/>
            <w:webHidden/>
          </w:rPr>
          <w:t>153</w:t>
        </w:r>
        <w:r>
          <w:rPr>
            <w:noProof/>
            <w:webHidden/>
          </w:rPr>
          <w:fldChar w:fldCharType="end"/>
        </w:r>
        <w:r w:rsidRPr="00377EB7">
          <w:rPr>
            <w:rStyle w:val="aff7"/>
            <w:noProof/>
          </w:rPr>
          <w:fldChar w:fldCharType="end"/>
        </w:r>
      </w:ins>
    </w:p>
    <w:p w14:paraId="3BA2C3DF" w14:textId="77777777" w:rsidR="003F0406" w:rsidRPr="008E2FA9" w:rsidRDefault="003F0406">
      <w:pPr>
        <w:pStyle w:val="3a"/>
        <w:rPr>
          <w:ins w:id="619" w:author="Rev 5 Allen Wirfs-Brock" w:date="2012-01-16T18:05:00Z"/>
          <w:rFonts w:ascii="Calibri" w:eastAsia="Times New Roman" w:hAnsi="Calibri"/>
          <w:b w:val="0"/>
          <w:noProof/>
          <w:sz w:val="22"/>
          <w:szCs w:val="22"/>
          <w:lang w:val="en-US" w:eastAsia="en-US"/>
        </w:rPr>
      </w:pPr>
      <w:ins w:id="62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15.3.4</w:t>
        </w:r>
        <w:r w:rsidRPr="008E2FA9">
          <w:rPr>
            <w:rFonts w:ascii="Calibri" w:eastAsia="Times New Roman" w:hAnsi="Calibri"/>
            <w:b w:val="0"/>
            <w:noProof/>
            <w:sz w:val="22"/>
            <w:szCs w:val="22"/>
            <w:lang w:val="en-US" w:eastAsia="en-US"/>
          </w:rPr>
          <w:tab/>
        </w:r>
        <w:r w:rsidRPr="00377EB7">
          <w:rPr>
            <w:rStyle w:val="aff7"/>
            <w:noProof/>
          </w:rPr>
          <w:t>Properties of the Function Prototype Object</w:t>
        </w:r>
        <w:r>
          <w:rPr>
            <w:noProof/>
            <w:webHidden/>
          </w:rPr>
          <w:tab/>
        </w:r>
        <w:r>
          <w:rPr>
            <w:noProof/>
            <w:webHidden/>
          </w:rPr>
          <w:fldChar w:fldCharType="begin"/>
        </w:r>
        <w:r>
          <w:rPr>
            <w:noProof/>
            <w:webHidden/>
          </w:rPr>
          <w:instrText xml:space="preserve"> PAGEREF _Toc314500678 \h </w:instrText>
        </w:r>
        <w:r>
          <w:rPr>
            <w:noProof/>
            <w:webHidden/>
          </w:rPr>
        </w:r>
      </w:ins>
      <w:r>
        <w:rPr>
          <w:noProof/>
          <w:webHidden/>
        </w:rPr>
        <w:fldChar w:fldCharType="separate"/>
      </w:r>
      <w:ins w:id="621" w:author="Rev 5 Allen Wirfs-Brock" w:date="2012-01-16T18:05:00Z">
        <w:r>
          <w:rPr>
            <w:noProof/>
            <w:webHidden/>
          </w:rPr>
          <w:t>154</w:t>
        </w:r>
        <w:r>
          <w:rPr>
            <w:noProof/>
            <w:webHidden/>
          </w:rPr>
          <w:fldChar w:fldCharType="end"/>
        </w:r>
        <w:r w:rsidRPr="00377EB7">
          <w:rPr>
            <w:rStyle w:val="aff7"/>
            <w:noProof/>
          </w:rPr>
          <w:fldChar w:fldCharType="end"/>
        </w:r>
      </w:ins>
    </w:p>
    <w:p w14:paraId="6E411182" w14:textId="77777777" w:rsidR="003F0406" w:rsidRPr="008E2FA9" w:rsidRDefault="003F0406">
      <w:pPr>
        <w:pStyle w:val="3a"/>
        <w:rPr>
          <w:ins w:id="622" w:author="Rev 5 Allen Wirfs-Brock" w:date="2012-01-16T18:05:00Z"/>
          <w:rFonts w:ascii="Calibri" w:eastAsia="Times New Roman" w:hAnsi="Calibri"/>
          <w:b w:val="0"/>
          <w:noProof/>
          <w:sz w:val="22"/>
          <w:szCs w:val="22"/>
          <w:lang w:val="en-US" w:eastAsia="en-US"/>
        </w:rPr>
      </w:pPr>
      <w:ins w:id="62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"_Toc314500679"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15.3.5</w:t>
        </w:r>
        <w:r w:rsidRPr="008E2FA9">
          <w:rPr>
            <w:rFonts w:ascii="Calibri" w:eastAsia="Times New Roman" w:hAnsi="Calibri"/>
            <w:b w:val="0"/>
            <w:noProof/>
            <w:sz w:val="22"/>
            <w:szCs w:val="22"/>
            <w:lang w:val="en-US" w:eastAsia="en-US"/>
          </w:rPr>
          <w:tab/>
        </w:r>
        <w:r w:rsidRPr="00377EB7">
          <w:rPr>
            <w:rStyle w:val="aff7"/>
            <w:noProof/>
          </w:rPr>
          <w:t>Properties of Function Instances</w:t>
        </w:r>
        <w:r>
          <w:rPr>
            <w:noProof/>
            <w:webHidden/>
          </w:rPr>
          <w:tab/>
        </w:r>
        <w:r>
          <w:rPr>
            <w:noProof/>
            <w:webHidden/>
          </w:rPr>
          <w:fldChar w:fldCharType="begin"/>
        </w:r>
        <w:r>
          <w:rPr>
            <w:noProof/>
            <w:webHidden/>
          </w:rPr>
          <w:instrText xml:space="preserve"> PAGEREF _Toc314500679 \h </w:instrText>
        </w:r>
        <w:r>
          <w:rPr>
            <w:noProof/>
            <w:webHidden/>
          </w:rPr>
        </w:r>
      </w:ins>
      <w:r>
        <w:rPr>
          <w:noProof/>
          <w:webHidden/>
        </w:rPr>
        <w:fldChar w:fldCharType="separate"/>
      </w:r>
      <w:ins w:id="624" w:author="Rev 5 Allen Wirfs-Brock" w:date="2012-01-16T18:05:00Z">
        <w:r>
          <w:rPr>
            <w:noProof/>
            <w:webHidden/>
          </w:rPr>
          <w:t>156</w:t>
        </w:r>
        <w:r>
          <w:rPr>
            <w:noProof/>
            <w:webHidden/>
          </w:rPr>
          <w:fldChar w:fldCharType="end"/>
        </w:r>
        <w:r w:rsidRPr="00377EB7">
          <w:rPr>
            <w:rStyle w:val="aff7"/>
            <w:noProof/>
          </w:rPr>
          <w:fldChar w:fldCharType="end"/>
        </w:r>
      </w:ins>
    </w:p>
    <w:p w14:paraId="51499DB7" w14:textId="77777777" w:rsidR="003F0406" w:rsidRPr="008E2FA9" w:rsidRDefault="003F0406">
      <w:pPr>
        <w:pStyle w:val="2b"/>
        <w:rPr>
          <w:ins w:id="625" w:author="Rev 5 Allen Wirfs-Brock" w:date="2012-01-16T18:05:00Z"/>
          <w:rFonts w:ascii="Calibri" w:eastAsia="Times New Roman" w:hAnsi="Calibri"/>
          <w:b w:val="0"/>
          <w:noProof/>
          <w:sz w:val="22"/>
          <w:szCs w:val="22"/>
          <w:lang w:val="en-US" w:eastAsia="en-US"/>
        </w:rPr>
      </w:pPr>
      <w:ins w:id="62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15.4</w:t>
        </w:r>
        <w:r w:rsidRPr="008E2FA9">
          <w:rPr>
            <w:rFonts w:ascii="Calibri" w:eastAsia="Times New Roman" w:hAnsi="Calibri"/>
            <w:b w:val="0"/>
            <w:noProof/>
            <w:sz w:val="22"/>
            <w:szCs w:val="22"/>
            <w:lang w:val="en-US" w:eastAsia="en-US"/>
          </w:rPr>
          <w:tab/>
        </w:r>
        <w:r w:rsidRPr="00377EB7">
          <w:rPr>
            <w:rStyle w:val="aff7"/>
            <w:noProof/>
          </w:rPr>
          <w:t>Array Objects</w:t>
        </w:r>
        <w:r>
          <w:rPr>
            <w:noProof/>
            <w:webHidden/>
          </w:rPr>
          <w:tab/>
        </w:r>
        <w:r>
          <w:rPr>
            <w:noProof/>
            <w:webHidden/>
          </w:rPr>
          <w:fldChar w:fldCharType="begin"/>
        </w:r>
        <w:r>
          <w:rPr>
            <w:noProof/>
            <w:webHidden/>
          </w:rPr>
          <w:instrText xml:space="preserve"> PAGEREF _Toc314500680 \h </w:instrText>
        </w:r>
        <w:r>
          <w:rPr>
            <w:noProof/>
            <w:webHidden/>
          </w:rPr>
        </w:r>
      </w:ins>
      <w:r>
        <w:rPr>
          <w:noProof/>
          <w:webHidden/>
        </w:rPr>
        <w:fldChar w:fldCharType="separate"/>
      </w:r>
      <w:ins w:id="627" w:author="Rev 5 Allen Wirfs-Brock" w:date="2012-01-16T18:05:00Z">
        <w:r>
          <w:rPr>
            <w:noProof/>
            <w:webHidden/>
          </w:rPr>
          <w:t>157</w:t>
        </w:r>
        <w:r>
          <w:rPr>
            <w:noProof/>
            <w:webHidden/>
          </w:rPr>
          <w:fldChar w:fldCharType="end"/>
        </w:r>
        <w:r w:rsidRPr="00377EB7">
          <w:rPr>
            <w:rStyle w:val="aff7"/>
            <w:noProof/>
          </w:rPr>
          <w:fldChar w:fldCharType="end"/>
        </w:r>
      </w:ins>
    </w:p>
    <w:p w14:paraId="10344821" w14:textId="77777777" w:rsidR="003F0406" w:rsidRPr="008E2FA9" w:rsidRDefault="003F0406">
      <w:pPr>
        <w:pStyle w:val="3a"/>
        <w:rPr>
          <w:ins w:id="628" w:author="Rev 5 Allen Wirfs-Brock" w:date="2012-01-16T18:05:00Z"/>
          <w:rFonts w:ascii="Calibri" w:eastAsia="Times New Roman" w:hAnsi="Calibri"/>
          <w:b w:val="0"/>
          <w:noProof/>
          <w:sz w:val="22"/>
          <w:szCs w:val="22"/>
          <w:lang w:val="en-US" w:eastAsia="en-US"/>
        </w:rPr>
      </w:pPr>
      <w:ins w:id="62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15.4.1</w:t>
        </w:r>
        <w:r w:rsidRPr="008E2FA9">
          <w:rPr>
            <w:rFonts w:ascii="Calibri" w:eastAsia="Times New Roman" w:hAnsi="Calibri"/>
            <w:b w:val="0"/>
            <w:noProof/>
            <w:sz w:val="22"/>
            <w:szCs w:val="22"/>
            <w:lang w:val="en-US" w:eastAsia="en-US"/>
          </w:rPr>
          <w:tab/>
        </w:r>
        <w:r w:rsidRPr="00377EB7">
          <w:rPr>
            <w:rStyle w:val="aff7"/>
            <w:noProof/>
          </w:rPr>
          <w:t>The Array Constructor Called as a Function</w:t>
        </w:r>
        <w:r>
          <w:rPr>
            <w:noProof/>
            <w:webHidden/>
          </w:rPr>
          <w:tab/>
        </w:r>
        <w:r>
          <w:rPr>
            <w:noProof/>
            <w:webHidden/>
          </w:rPr>
          <w:fldChar w:fldCharType="begin"/>
        </w:r>
        <w:r>
          <w:rPr>
            <w:noProof/>
            <w:webHidden/>
          </w:rPr>
          <w:instrText xml:space="preserve"> PAGEREF _Toc314500681 \h </w:instrText>
        </w:r>
        <w:r>
          <w:rPr>
            <w:noProof/>
            <w:webHidden/>
          </w:rPr>
        </w:r>
      </w:ins>
      <w:r>
        <w:rPr>
          <w:noProof/>
          <w:webHidden/>
        </w:rPr>
        <w:fldChar w:fldCharType="separate"/>
      </w:r>
      <w:ins w:id="630" w:author="Rev 5 Allen Wirfs-Brock" w:date="2012-01-16T18:05:00Z">
        <w:r>
          <w:rPr>
            <w:noProof/>
            <w:webHidden/>
          </w:rPr>
          <w:t>158</w:t>
        </w:r>
        <w:r>
          <w:rPr>
            <w:noProof/>
            <w:webHidden/>
          </w:rPr>
          <w:fldChar w:fldCharType="end"/>
        </w:r>
        <w:r w:rsidRPr="00377EB7">
          <w:rPr>
            <w:rStyle w:val="aff7"/>
            <w:noProof/>
          </w:rPr>
          <w:fldChar w:fldCharType="end"/>
        </w:r>
      </w:ins>
    </w:p>
    <w:p w14:paraId="40BFDAE0" w14:textId="77777777" w:rsidR="003F0406" w:rsidRPr="008E2FA9" w:rsidRDefault="003F0406">
      <w:pPr>
        <w:pStyle w:val="3a"/>
        <w:rPr>
          <w:ins w:id="631" w:author="Rev 5 Allen Wirfs-Brock" w:date="2012-01-16T18:05:00Z"/>
          <w:rFonts w:ascii="Calibri" w:eastAsia="Times New Roman" w:hAnsi="Calibri"/>
          <w:b w:val="0"/>
          <w:noProof/>
          <w:sz w:val="22"/>
          <w:szCs w:val="22"/>
          <w:lang w:val="en-US" w:eastAsia="en-US"/>
        </w:rPr>
      </w:pPr>
      <w:ins w:id="63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15.4.2</w:t>
        </w:r>
        <w:r w:rsidRPr="008E2FA9">
          <w:rPr>
            <w:rFonts w:ascii="Calibri" w:eastAsia="Times New Roman" w:hAnsi="Calibri"/>
            <w:b w:val="0"/>
            <w:noProof/>
            <w:sz w:val="22"/>
            <w:szCs w:val="22"/>
            <w:lang w:val="en-US" w:eastAsia="en-US"/>
          </w:rPr>
          <w:tab/>
        </w:r>
        <w:r w:rsidRPr="00377EB7">
          <w:rPr>
            <w:rStyle w:val="aff7"/>
            <w:noProof/>
          </w:rPr>
          <w:t>The Array Constructor</w:t>
        </w:r>
        <w:r>
          <w:rPr>
            <w:noProof/>
            <w:webHidden/>
          </w:rPr>
          <w:tab/>
        </w:r>
        <w:r>
          <w:rPr>
            <w:noProof/>
            <w:webHidden/>
          </w:rPr>
          <w:fldChar w:fldCharType="begin"/>
        </w:r>
        <w:r>
          <w:rPr>
            <w:noProof/>
            <w:webHidden/>
          </w:rPr>
          <w:instrText xml:space="preserve"> PAGEREF _Toc314500682 \h </w:instrText>
        </w:r>
        <w:r>
          <w:rPr>
            <w:noProof/>
            <w:webHidden/>
          </w:rPr>
        </w:r>
      </w:ins>
      <w:r>
        <w:rPr>
          <w:noProof/>
          <w:webHidden/>
        </w:rPr>
        <w:fldChar w:fldCharType="separate"/>
      </w:r>
      <w:ins w:id="633" w:author="Rev 5 Allen Wirfs-Brock" w:date="2012-01-16T18:05:00Z">
        <w:r>
          <w:rPr>
            <w:noProof/>
            <w:webHidden/>
          </w:rPr>
          <w:t>158</w:t>
        </w:r>
        <w:r>
          <w:rPr>
            <w:noProof/>
            <w:webHidden/>
          </w:rPr>
          <w:fldChar w:fldCharType="end"/>
        </w:r>
        <w:r w:rsidRPr="00377EB7">
          <w:rPr>
            <w:rStyle w:val="aff7"/>
            <w:noProof/>
          </w:rPr>
          <w:fldChar w:fldCharType="end"/>
        </w:r>
      </w:ins>
    </w:p>
    <w:p w14:paraId="1B3CA8C1" w14:textId="77777777" w:rsidR="003F0406" w:rsidRPr="008E2FA9" w:rsidRDefault="003F0406">
      <w:pPr>
        <w:pStyle w:val="3a"/>
        <w:rPr>
          <w:ins w:id="634" w:author="Rev 5 Allen Wirfs-Brock" w:date="2012-01-16T18:05:00Z"/>
          <w:rFonts w:ascii="Calibri" w:eastAsia="Times New Roman" w:hAnsi="Calibri"/>
          <w:b w:val="0"/>
          <w:noProof/>
          <w:sz w:val="22"/>
          <w:szCs w:val="22"/>
          <w:lang w:val="en-US" w:eastAsia="en-US"/>
        </w:rPr>
      </w:pPr>
      <w:ins w:id="63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15.4.3</w:t>
        </w:r>
        <w:r w:rsidRPr="008E2FA9">
          <w:rPr>
            <w:rFonts w:ascii="Calibri" w:eastAsia="Times New Roman" w:hAnsi="Calibri"/>
            <w:b w:val="0"/>
            <w:noProof/>
            <w:sz w:val="22"/>
            <w:szCs w:val="22"/>
            <w:lang w:val="en-US" w:eastAsia="en-US"/>
          </w:rPr>
          <w:tab/>
        </w:r>
        <w:r w:rsidRPr="00377EB7">
          <w:rPr>
            <w:rStyle w:val="aff7"/>
            <w:noProof/>
          </w:rPr>
          <w:t>Properties of the Array Constructor</w:t>
        </w:r>
        <w:r>
          <w:rPr>
            <w:noProof/>
            <w:webHidden/>
          </w:rPr>
          <w:tab/>
        </w:r>
        <w:r>
          <w:rPr>
            <w:noProof/>
            <w:webHidden/>
          </w:rPr>
          <w:fldChar w:fldCharType="begin"/>
        </w:r>
        <w:r>
          <w:rPr>
            <w:noProof/>
            <w:webHidden/>
          </w:rPr>
          <w:instrText xml:space="preserve"> PAGEREF _Toc314500683 \h </w:instrText>
        </w:r>
        <w:r>
          <w:rPr>
            <w:noProof/>
            <w:webHidden/>
          </w:rPr>
        </w:r>
      </w:ins>
      <w:r>
        <w:rPr>
          <w:noProof/>
          <w:webHidden/>
        </w:rPr>
        <w:fldChar w:fldCharType="separate"/>
      </w:r>
      <w:ins w:id="636" w:author="Rev 5 Allen Wirfs-Brock" w:date="2012-01-16T18:05:00Z">
        <w:r>
          <w:rPr>
            <w:noProof/>
            <w:webHidden/>
          </w:rPr>
          <w:t>159</w:t>
        </w:r>
        <w:r>
          <w:rPr>
            <w:noProof/>
            <w:webHidden/>
          </w:rPr>
          <w:fldChar w:fldCharType="end"/>
        </w:r>
        <w:r w:rsidRPr="00377EB7">
          <w:rPr>
            <w:rStyle w:val="aff7"/>
            <w:noProof/>
          </w:rPr>
          <w:fldChar w:fldCharType="end"/>
        </w:r>
      </w:ins>
    </w:p>
    <w:p w14:paraId="0122C4BE" w14:textId="77777777" w:rsidR="003F0406" w:rsidRPr="008E2FA9" w:rsidRDefault="003F0406">
      <w:pPr>
        <w:pStyle w:val="3a"/>
        <w:rPr>
          <w:ins w:id="637" w:author="Rev 5 Allen Wirfs-Brock" w:date="2012-01-16T18:05:00Z"/>
          <w:rFonts w:ascii="Calibri" w:eastAsia="Times New Roman" w:hAnsi="Calibri"/>
          <w:b w:val="0"/>
          <w:noProof/>
          <w:sz w:val="22"/>
          <w:szCs w:val="22"/>
          <w:lang w:val="en-US" w:eastAsia="en-US"/>
        </w:rPr>
      </w:pPr>
      <w:ins w:id="63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15.4.4</w:t>
        </w:r>
        <w:r w:rsidRPr="008E2FA9">
          <w:rPr>
            <w:rFonts w:ascii="Calibri" w:eastAsia="Times New Roman" w:hAnsi="Calibri"/>
            <w:b w:val="0"/>
            <w:noProof/>
            <w:sz w:val="22"/>
            <w:szCs w:val="22"/>
            <w:lang w:val="en-US" w:eastAsia="en-US"/>
          </w:rPr>
          <w:tab/>
        </w:r>
        <w:r w:rsidRPr="00377EB7">
          <w:rPr>
            <w:rStyle w:val="aff7"/>
            <w:noProof/>
          </w:rPr>
          <w:t>Properties of the Array Prototype Object</w:t>
        </w:r>
        <w:r>
          <w:rPr>
            <w:noProof/>
            <w:webHidden/>
          </w:rPr>
          <w:tab/>
        </w:r>
        <w:r>
          <w:rPr>
            <w:noProof/>
            <w:webHidden/>
          </w:rPr>
          <w:fldChar w:fldCharType="begin"/>
        </w:r>
        <w:r>
          <w:rPr>
            <w:noProof/>
            <w:webHidden/>
          </w:rPr>
          <w:instrText xml:space="preserve"> PAGEREF _Toc314500684 \h </w:instrText>
        </w:r>
        <w:r>
          <w:rPr>
            <w:noProof/>
            <w:webHidden/>
          </w:rPr>
        </w:r>
      </w:ins>
      <w:r>
        <w:rPr>
          <w:noProof/>
          <w:webHidden/>
        </w:rPr>
        <w:fldChar w:fldCharType="separate"/>
      </w:r>
      <w:ins w:id="639" w:author="Rev 5 Allen Wirfs-Brock" w:date="2012-01-16T18:05:00Z">
        <w:r>
          <w:rPr>
            <w:noProof/>
            <w:webHidden/>
          </w:rPr>
          <w:t>159</w:t>
        </w:r>
        <w:r>
          <w:rPr>
            <w:noProof/>
            <w:webHidden/>
          </w:rPr>
          <w:fldChar w:fldCharType="end"/>
        </w:r>
        <w:r w:rsidRPr="00377EB7">
          <w:rPr>
            <w:rStyle w:val="aff7"/>
            <w:noProof/>
          </w:rPr>
          <w:fldChar w:fldCharType="end"/>
        </w:r>
      </w:ins>
    </w:p>
    <w:p w14:paraId="2DE24B39" w14:textId="77777777" w:rsidR="003F0406" w:rsidRPr="008E2FA9" w:rsidRDefault="003F0406">
      <w:pPr>
        <w:pStyle w:val="3a"/>
        <w:rPr>
          <w:ins w:id="640" w:author="Rev 5 Allen Wirfs-Brock" w:date="2012-01-16T18:05:00Z"/>
          <w:rFonts w:ascii="Calibri" w:eastAsia="Times New Roman" w:hAnsi="Calibri"/>
          <w:b w:val="0"/>
          <w:noProof/>
          <w:sz w:val="22"/>
          <w:szCs w:val="22"/>
          <w:lang w:val="en-US" w:eastAsia="en-US"/>
        </w:rPr>
      </w:pPr>
      <w:ins w:id="64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15.4.5</w:t>
        </w:r>
        <w:r w:rsidRPr="008E2FA9">
          <w:rPr>
            <w:rFonts w:ascii="Calibri" w:eastAsia="Times New Roman" w:hAnsi="Calibri"/>
            <w:b w:val="0"/>
            <w:noProof/>
            <w:sz w:val="22"/>
            <w:szCs w:val="22"/>
            <w:lang w:val="en-US" w:eastAsia="en-US"/>
          </w:rPr>
          <w:tab/>
        </w:r>
        <w:r w:rsidRPr="00377EB7">
          <w:rPr>
            <w:rStyle w:val="aff7"/>
            <w:noProof/>
          </w:rPr>
          <w:t>Properties of Array Instances</w:t>
        </w:r>
        <w:r>
          <w:rPr>
            <w:noProof/>
            <w:webHidden/>
          </w:rPr>
          <w:tab/>
        </w:r>
        <w:r>
          <w:rPr>
            <w:noProof/>
            <w:webHidden/>
          </w:rPr>
          <w:fldChar w:fldCharType="begin"/>
        </w:r>
        <w:r>
          <w:rPr>
            <w:noProof/>
            <w:webHidden/>
          </w:rPr>
          <w:instrText xml:space="preserve"> PAGEREF _Toc314500685 \h </w:instrText>
        </w:r>
        <w:r>
          <w:rPr>
            <w:noProof/>
            <w:webHidden/>
          </w:rPr>
        </w:r>
      </w:ins>
      <w:r>
        <w:rPr>
          <w:noProof/>
          <w:webHidden/>
        </w:rPr>
        <w:fldChar w:fldCharType="separate"/>
      </w:r>
      <w:ins w:id="642" w:author="Rev 5 Allen Wirfs-Brock" w:date="2012-01-16T18:05:00Z">
        <w:r>
          <w:rPr>
            <w:noProof/>
            <w:webHidden/>
          </w:rPr>
          <w:t>175</w:t>
        </w:r>
        <w:r>
          <w:rPr>
            <w:noProof/>
            <w:webHidden/>
          </w:rPr>
          <w:fldChar w:fldCharType="end"/>
        </w:r>
        <w:r w:rsidRPr="00377EB7">
          <w:rPr>
            <w:rStyle w:val="aff7"/>
            <w:noProof/>
          </w:rPr>
          <w:fldChar w:fldCharType="end"/>
        </w:r>
      </w:ins>
    </w:p>
    <w:p w14:paraId="5D6C84E6" w14:textId="77777777" w:rsidR="003F0406" w:rsidRPr="008E2FA9" w:rsidRDefault="003F0406">
      <w:pPr>
        <w:pStyle w:val="2b"/>
        <w:rPr>
          <w:ins w:id="643" w:author="Rev 5 Allen Wirfs-Brock" w:date="2012-01-16T18:05:00Z"/>
          <w:rFonts w:ascii="Calibri" w:eastAsia="Times New Roman" w:hAnsi="Calibri"/>
          <w:b w:val="0"/>
          <w:noProof/>
          <w:sz w:val="22"/>
          <w:szCs w:val="22"/>
          <w:lang w:val="en-US" w:eastAsia="en-US"/>
        </w:rPr>
      </w:pPr>
      <w:ins w:id="64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15.5</w:t>
        </w:r>
        <w:r w:rsidRPr="008E2FA9">
          <w:rPr>
            <w:rFonts w:ascii="Calibri" w:eastAsia="Times New Roman" w:hAnsi="Calibri"/>
            <w:b w:val="0"/>
            <w:noProof/>
            <w:sz w:val="22"/>
            <w:szCs w:val="22"/>
            <w:lang w:val="en-US" w:eastAsia="en-US"/>
          </w:rPr>
          <w:tab/>
        </w:r>
        <w:r w:rsidRPr="00377EB7">
          <w:rPr>
            <w:rStyle w:val="aff7"/>
            <w:noProof/>
          </w:rPr>
          <w:t>String Objects</w:t>
        </w:r>
        <w:r>
          <w:rPr>
            <w:noProof/>
            <w:webHidden/>
          </w:rPr>
          <w:tab/>
        </w:r>
        <w:r>
          <w:rPr>
            <w:noProof/>
            <w:webHidden/>
          </w:rPr>
          <w:fldChar w:fldCharType="begin"/>
        </w:r>
        <w:r>
          <w:rPr>
            <w:noProof/>
            <w:webHidden/>
          </w:rPr>
          <w:instrText xml:space="preserve"> PAGEREF _Toc314500686 \h </w:instrText>
        </w:r>
        <w:r>
          <w:rPr>
            <w:noProof/>
            <w:webHidden/>
          </w:rPr>
        </w:r>
      </w:ins>
      <w:r>
        <w:rPr>
          <w:noProof/>
          <w:webHidden/>
        </w:rPr>
        <w:fldChar w:fldCharType="separate"/>
      </w:r>
      <w:ins w:id="645" w:author="Rev 5 Allen Wirfs-Brock" w:date="2012-01-16T18:05:00Z">
        <w:r>
          <w:rPr>
            <w:noProof/>
            <w:webHidden/>
          </w:rPr>
          <w:t>177</w:t>
        </w:r>
        <w:r>
          <w:rPr>
            <w:noProof/>
            <w:webHidden/>
          </w:rPr>
          <w:fldChar w:fldCharType="end"/>
        </w:r>
        <w:r w:rsidRPr="00377EB7">
          <w:rPr>
            <w:rStyle w:val="aff7"/>
            <w:noProof/>
          </w:rPr>
          <w:fldChar w:fldCharType="end"/>
        </w:r>
      </w:ins>
    </w:p>
    <w:p w14:paraId="273363EE" w14:textId="77777777" w:rsidR="003F0406" w:rsidRPr="008E2FA9" w:rsidRDefault="003F0406">
      <w:pPr>
        <w:pStyle w:val="3a"/>
        <w:rPr>
          <w:ins w:id="646" w:author="Rev 5 Allen Wirfs-Brock" w:date="2012-01-16T18:05:00Z"/>
          <w:rFonts w:ascii="Calibri" w:eastAsia="Times New Roman" w:hAnsi="Calibri"/>
          <w:b w:val="0"/>
          <w:noProof/>
          <w:sz w:val="22"/>
          <w:szCs w:val="22"/>
          <w:lang w:val="en-US" w:eastAsia="en-US"/>
        </w:rPr>
      </w:pPr>
      <w:ins w:id="64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15.5.1</w:t>
        </w:r>
        <w:r w:rsidRPr="008E2FA9">
          <w:rPr>
            <w:rFonts w:ascii="Calibri" w:eastAsia="Times New Roman" w:hAnsi="Calibri"/>
            <w:b w:val="0"/>
            <w:noProof/>
            <w:sz w:val="22"/>
            <w:szCs w:val="22"/>
            <w:lang w:val="en-US" w:eastAsia="en-US"/>
          </w:rPr>
          <w:tab/>
        </w:r>
        <w:r w:rsidRPr="00377EB7">
          <w:rPr>
            <w:rStyle w:val="aff7"/>
            <w:noProof/>
          </w:rPr>
          <w:t>The String Constructor Called as a Function</w:t>
        </w:r>
        <w:r>
          <w:rPr>
            <w:noProof/>
            <w:webHidden/>
          </w:rPr>
          <w:tab/>
        </w:r>
        <w:r>
          <w:rPr>
            <w:noProof/>
            <w:webHidden/>
          </w:rPr>
          <w:fldChar w:fldCharType="begin"/>
        </w:r>
        <w:r>
          <w:rPr>
            <w:noProof/>
            <w:webHidden/>
          </w:rPr>
          <w:instrText xml:space="preserve"> PAGEREF _Toc314500687 \h </w:instrText>
        </w:r>
        <w:r>
          <w:rPr>
            <w:noProof/>
            <w:webHidden/>
          </w:rPr>
        </w:r>
      </w:ins>
      <w:r>
        <w:rPr>
          <w:noProof/>
          <w:webHidden/>
        </w:rPr>
        <w:fldChar w:fldCharType="separate"/>
      </w:r>
      <w:ins w:id="648" w:author="Rev 5 Allen Wirfs-Brock" w:date="2012-01-16T18:05:00Z">
        <w:r>
          <w:rPr>
            <w:noProof/>
            <w:webHidden/>
          </w:rPr>
          <w:t>177</w:t>
        </w:r>
        <w:r>
          <w:rPr>
            <w:noProof/>
            <w:webHidden/>
          </w:rPr>
          <w:fldChar w:fldCharType="end"/>
        </w:r>
        <w:r w:rsidRPr="00377EB7">
          <w:rPr>
            <w:rStyle w:val="aff7"/>
            <w:noProof/>
          </w:rPr>
          <w:fldChar w:fldCharType="end"/>
        </w:r>
      </w:ins>
    </w:p>
    <w:p w14:paraId="798D60B2" w14:textId="77777777" w:rsidR="003F0406" w:rsidRPr="008E2FA9" w:rsidRDefault="003F0406">
      <w:pPr>
        <w:pStyle w:val="3a"/>
        <w:rPr>
          <w:ins w:id="649" w:author="Rev 5 Allen Wirfs-Brock" w:date="2012-01-16T18:05:00Z"/>
          <w:rFonts w:ascii="Calibri" w:eastAsia="Times New Roman" w:hAnsi="Calibri"/>
          <w:b w:val="0"/>
          <w:noProof/>
          <w:sz w:val="22"/>
          <w:szCs w:val="22"/>
          <w:lang w:val="en-US" w:eastAsia="en-US"/>
        </w:rPr>
      </w:pPr>
      <w:ins w:id="65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15.5.2</w:t>
        </w:r>
        <w:r w:rsidRPr="008E2FA9">
          <w:rPr>
            <w:rFonts w:ascii="Calibri" w:eastAsia="Times New Roman" w:hAnsi="Calibri"/>
            <w:b w:val="0"/>
            <w:noProof/>
            <w:sz w:val="22"/>
            <w:szCs w:val="22"/>
            <w:lang w:val="en-US" w:eastAsia="en-US"/>
          </w:rPr>
          <w:tab/>
        </w:r>
        <w:r w:rsidRPr="00377EB7">
          <w:rPr>
            <w:rStyle w:val="aff7"/>
            <w:noProof/>
          </w:rPr>
          <w:t>The String Constructor</w:t>
        </w:r>
        <w:r>
          <w:rPr>
            <w:noProof/>
            <w:webHidden/>
          </w:rPr>
          <w:tab/>
        </w:r>
        <w:r>
          <w:rPr>
            <w:noProof/>
            <w:webHidden/>
          </w:rPr>
          <w:fldChar w:fldCharType="begin"/>
        </w:r>
        <w:r>
          <w:rPr>
            <w:noProof/>
            <w:webHidden/>
          </w:rPr>
          <w:instrText xml:space="preserve"> PAGEREF _Toc314500688 \h </w:instrText>
        </w:r>
        <w:r>
          <w:rPr>
            <w:noProof/>
            <w:webHidden/>
          </w:rPr>
        </w:r>
      </w:ins>
      <w:r>
        <w:rPr>
          <w:noProof/>
          <w:webHidden/>
        </w:rPr>
        <w:fldChar w:fldCharType="separate"/>
      </w:r>
      <w:ins w:id="651" w:author="Rev 5 Allen Wirfs-Brock" w:date="2012-01-16T18:05:00Z">
        <w:r>
          <w:rPr>
            <w:noProof/>
            <w:webHidden/>
          </w:rPr>
          <w:t>177</w:t>
        </w:r>
        <w:r>
          <w:rPr>
            <w:noProof/>
            <w:webHidden/>
          </w:rPr>
          <w:fldChar w:fldCharType="end"/>
        </w:r>
        <w:r w:rsidRPr="00377EB7">
          <w:rPr>
            <w:rStyle w:val="aff7"/>
            <w:noProof/>
          </w:rPr>
          <w:fldChar w:fldCharType="end"/>
        </w:r>
      </w:ins>
    </w:p>
    <w:p w14:paraId="3FC3988E" w14:textId="77777777" w:rsidR="003F0406" w:rsidRPr="008E2FA9" w:rsidRDefault="003F0406">
      <w:pPr>
        <w:pStyle w:val="3a"/>
        <w:rPr>
          <w:ins w:id="652" w:author="Rev 5 Allen Wirfs-Brock" w:date="2012-01-16T18:05:00Z"/>
          <w:rFonts w:ascii="Calibri" w:eastAsia="Times New Roman" w:hAnsi="Calibri"/>
          <w:b w:val="0"/>
          <w:noProof/>
          <w:sz w:val="22"/>
          <w:szCs w:val="22"/>
          <w:lang w:val="en-US" w:eastAsia="en-US"/>
        </w:rPr>
      </w:pPr>
      <w:ins w:id="65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"_Toc314500689"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15.5.3</w:t>
        </w:r>
        <w:r w:rsidRPr="008E2FA9">
          <w:rPr>
            <w:rFonts w:ascii="Calibri" w:eastAsia="Times New Roman" w:hAnsi="Calibri"/>
            <w:b w:val="0"/>
            <w:noProof/>
            <w:sz w:val="22"/>
            <w:szCs w:val="22"/>
            <w:lang w:val="en-US" w:eastAsia="en-US"/>
          </w:rPr>
          <w:tab/>
        </w:r>
        <w:r w:rsidRPr="00377EB7">
          <w:rPr>
            <w:rStyle w:val="aff7"/>
            <w:noProof/>
          </w:rPr>
          <w:t>Properties of the String Constructor</w:t>
        </w:r>
        <w:r>
          <w:rPr>
            <w:noProof/>
            <w:webHidden/>
          </w:rPr>
          <w:tab/>
        </w:r>
        <w:r>
          <w:rPr>
            <w:noProof/>
            <w:webHidden/>
          </w:rPr>
          <w:fldChar w:fldCharType="begin"/>
        </w:r>
        <w:r>
          <w:rPr>
            <w:noProof/>
            <w:webHidden/>
          </w:rPr>
          <w:instrText xml:space="preserve"> PAGEREF _Toc314500689 \h </w:instrText>
        </w:r>
        <w:r>
          <w:rPr>
            <w:noProof/>
            <w:webHidden/>
          </w:rPr>
        </w:r>
      </w:ins>
      <w:r>
        <w:rPr>
          <w:noProof/>
          <w:webHidden/>
        </w:rPr>
        <w:fldChar w:fldCharType="separate"/>
      </w:r>
      <w:ins w:id="654" w:author="Rev 5 Allen Wirfs-Brock" w:date="2012-01-16T18:05:00Z">
        <w:r>
          <w:rPr>
            <w:noProof/>
            <w:webHidden/>
          </w:rPr>
          <w:t>177</w:t>
        </w:r>
        <w:r>
          <w:rPr>
            <w:noProof/>
            <w:webHidden/>
          </w:rPr>
          <w:fldChar w:fldCharType="end"/>
        </w:r>
        <w:r w:rsidRPr="00377EB7">
          <w:rPr>
            <w:rStyle w:val="aff7"/>
            <w:noProof/>
          </w:rPr>
          <w:fldChar w:fldCharType="end"/>
        </w:r>
      </w:ins>
    </w:p>
    <w:p w14:paraId="4DC05E38" w14:textId="77777777" w:rsidR="003F0406" w:rsidRPr="008E2FA9" w:rsidRDefault="003F0406">
      <w:pPr>
        <w:pStyle w:val="3a"/>
        <w:rPr>
          <w:ins w:id="655" w:author="Rev 5 Allen Wirfs-Brock" w:date="2012-01-16T18:05:00Z"/>
          <w:rFonts w:ascii="Calibri" w:eastAsia="Times New Roman" w:hAnsi="Calibri"/>
          <w:b w:val="0"/>
          <w:noProof/>
          <w:sz w:val="22"/>
          <w:szCs w:val="22"/>
          <w:lang w:val="en-US" w:eastAsia="en-US"/>
        </w:rPr>
      </w:pPr>
      <w:ins w:id="65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15.5.4</w:t>
        </w:r>
        <w:r w:rsidRPr="008E2FA9">
          <w:rPr>
            <w:rFonts w:ascii="Calibri" w:eastAsia="Times New Roman" w:hAnsi="Calibri"/>
            <w:b w:val="0"/>
            <w:noProof/>
            <w:sz w:val="22"/>
            <w:szCs w:val="22"/>
            <w:lang w:val="en-US" w:eastAsia="en-US"/>
          </w:rPr>
          <w:tab/>
        </w:r>
        <w:r w:rsidRPr="00377EB7">
          <w:rPr>
            <w:rStyle w:val="aff7"/>
            <w:noProof/>
          </w:rPr>
          <w:t>Properties of the String Prototype Object</w:t>
        </w:r>
        <w:r>
          <w:rPr>
            <w:noProof/>
            <w:webHidden/>
          </w:rPr>
          <w:tab/>
        </w:r>
        <w:r>
          <w:rPr>
            <w:noProof/>
            <w:webHidden/>
          </w:rPr>
          <w:fldChar w:fldCharType="begin"/>
        </w:r>
        <w:r>
          <w:rPr>
            <w:noProof/>
            <w:webHidden/>
          </w:rPr>
          <w:instrText xml:space="preserve"> PAGEREF _Toc314500690 \h </w:instrText>
        </w:r>
        <w:r>
          <w:rPr>
            <w:noProof/>
            <w:webHidden/>
          </w:rPr>
        </w:r>
      </w:ins>
      <w:r>
        <w:rPr>
          <w:noProof/>
          <w:webHidden/>
        </w:rPr>
        <w:fldChar w:fldCharType="separate"/>
      </w:r>
      <w:ins w:id="657" w:author="Rev 5 Allen Wirfs-Brock" w:date="2012-01-16T18:05:00Z">
        <w:r>
          <w:rPr>
            <w:noProof/>
            <w:webHidden/>
          </w:rPr>
          <w:t>178</w:t>
        </w:r>
        <w:r>
          <w:rPr>
            <w:noProof/>
            <w:webHidden/>
          </w:rPr>
          <w:fldChar w:fldCharType="end"/>
        </w:r>
        <w:r w:rsidRPr="00377EB7">
          <w:rPr>
            <w:rStyle w:val="aff7"/>
            <w:noProof/>
          </w:rPr>
          <w:fldChar w:fldCharType="end"/>
        </w:r>
      </w:ins>
    </w:p>
    <w:p w14:paraId="67EB73FE" w14:textId="77777777" w:rsidR="003F0406" w:rsidRPr="008E2FA9" w:rsidRDefault="003F0406">
      <w:pPr>
        <w:pStyle w:val="3a"/>
        <w:rPr>
          <w:ins w:id="658" w:author="Rev 5 Allen Wirfs-Brock" w:date="2012-01-16T18:05:00Z"/>
          <w:rFonts w:ascii="Calibri" w:eastAsia="Times New Roman" w:hAnsi="Calibri"/>
          <w:b w:val="0"/>
          <w:noProof/>
          <w:sz w:val="22"/>
          <w:szCs w:val="22"/>
          <w:lang w:val="en-US" w:eastAsia="en-US"/>
        </w:rPr>
      </w:pPr>
      <w:ins w:id="65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15.5.5</w:t>
        </w:r>
        <w:r w:rsidRPr="008E2FA9">
          <w:rPr>
            <w:rFonts w:ascii="Calibri" w:eastAsia="Times New Roman" w:hAnsi="Calibri"/>
            <w:b w:val="0"/>
            <w:noProof/>
            <w:sz w:val="22"/>
            <w:szCs w:val="22"/>
            <w:lang w:val="en-US" w:eastAsia="en-US"/>
          </w:rPr>
          <w:tab/>
        </w:r>
        <w:r w:rsidRPr="00377EB7">
          <w:rPr>
            <w:rStyle w:val="aff7"/>
            <w:noProof/>
          </w:rPr>
          <w:t>Properties of String Instances</w:t>
        </w:r>
        <w:r>
          <w:rPr>
            <w:noProof/>
            <w:webHidden/>
          </w:rPr>
          <w:tab/>
        </w:r>
        <w:r>
          <w:rPr>
            <w:noProof/>
            <w:webHidden/>
          </w:rPr>
          <w:fldChar w:fldCharType="begin"/>
        </w:r>
        <w:r>
          <w:rPr>
            <w:noProof/>
            <w:webHidden/>
          </w:rPr>
          <w:instrText xml:space="preserve"> PAGEREF _Toc314500691 \h </w:instrText>
        </w:r>
        <w:r>
          <w:rPr>
            <w:noProof/>
            <w:webHidden/>
          </w:rPr>
        </w:r>
      </w:ins>
      <w:r>
        <w:rPr>
          <w:noProof/>
          <w:webHidden/>
        </w:rPr>
        <w:fldChar w:fldCharType="separate"/>
      </w:r>
      <w:ins w:id="660" w:author="Rev 5 Allen Wirfs-Brock" w:date="2012-01-16T18:05:00Z">
        <w:r>
          <w:rPr>
            <w:noProof/>
            <w:webHidden/>
          </w:rPr>
          <w:t>187</w:t>
        </w:r>
        <w:r>
          <w:rPr>
            <w:noProof/>
            <w:webHidden/>
          </w:rPr>
          <w:fldChar w:fldCharType="end"/>
        </w:r>
        <w:r w:rsidRPr="00377EB7">
          <w:rPr>
            <w:rStyle w:val="aff7"/>
            <w:noProof/>
          </w:rPr>
          <w:fldChar w:fldCharType="end"/>
        </w:r>
      </w:ins>
    </w:p>
    <w:p w14:paraId="4ECDB575" w14:textId="77777777" w:rsidR="003F0406" w:rsidRPr="008E2FA9" w:rsidRDefault="003F0406">
      <w:pPr>
        <w:pStyle w:val="2b"/>
        <w:rPr>
          <w:ins w:id="661" w:author="Rev 5 Allen Wirfs-Brock" w:date="2012-01-16T18:05:00Z"/>
          <w:rFonts w:ascii="Calibri" w:eastAsia="Times New Roman" w:hAnsi="Calibri"/>
          <w:b w:val="0"/>
          <w:noProof/>
          <w:sz w:val="22"/>
          <w:szCs w:val="22"/>
          <w:lang w:val="en-US" w:eastAsia="en-US"/>
        </w:rPr>
      </w:pPr>
      <w:ins w:id="66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15.6</w:t>
        </w:r>
        <w:r w:rsidRPr="008E2FA9">
          <w:rPr>
            <w:rFonts w:ascii="Calibri" w:eastAsia="Times New Roman" w:hAnsi="Calibri"/>
            <w:b w:val="0"/>
            <w:noProof/>
            <w:sz w:val="22"/>
            <w:szCs w:val="22"/>
            <w:lang w:val="en-US" w:eastAsia="en-US"/>
          </w:rPr>
          <w:tab/>
        </w:r>
        <w:r w:rsidRPr="00377EB7">
          <w:rPr>
            <w:rStyle w:val="aff7"/>
            <w:noProof/>
          </w:rPr>
          <w:t>Boolean Objects</w:t>
        </w:r>
        <w:r>
          <w:rPr>
            <w:noProof/>
            <w:webHidden/>
          </w:rPr>
          <w:tab/>
        </w:r>
        <w:r>
          <w:rPr>
            <w:noProof/>
            <w:webHidden/>
          </w:rPr>
          <w:fldChar w:fldCharType="begin"/>
        </w:r>
        <w:r>
          <w:rPr>
            <w:noProof/>
            <w:webHidden/>
          </w:rPr>
          <w:instrText xml:space="preserve"> PAGEREF _Toc314500692 \h </w:instrText>
        </w:r>
        <w:r>
          <w:rPr>
            <w:noProof/>
            <w:webHidden/>
          </w:rPr>
        </w:r>
      </w:ins>
      <w:r>
        <w:rPr>
          <w:noProof/>
          <w:webHidden/>
        </w:rPr>
        <w:fldChar w:fldCharType="separate"/>
      </w:r>
      <w:ins w:id="663" w:author="Rev 5 Allen Wirfs-Brock" w:date="2012-01-16T18:05:00Z">
        <w:r>
          <w:rPr>
            <w:noProof/>
            <w:webHidden/>
          </w:rPr>
          <w:t>188</w:t>
        </w:r>
        <w:r>
          <w:rPr>
            <w:noProof/>
            <w:webHidden/>
          </w:rPr>
          <w:fldChar w:fldCharType="end"/>
        </w:r>
        <w:r w:rsidRPr="00377EB7">
          <w:rPr>
            <w:rStyle w:val="aff7"/>
            <w:noProof/>
          </w:rPr>
          <w:fldChar w:fldCharType="end"/>
        </w:r>
      </w:ins>
    </w:p>
    <w:p w14:paraId="44B72FB5" w14:textId="77777777" w:rsidR="003F0406" w:rsidRPr="008E2FA9" w:rsidRDefault="003F0406">
      <w:pPr>
        <w:pStyle w:val="3a"/>
        <w:rPr>
          <w:ins w:id="664" w:author="Rev 5 Allen Wirfs-Brock" w:date="2012-01-16T18:05:00Z"/>
          <w:rFonts w:ascii="Calibri" w:eastAsia="Times New Roman" w:hAnsi="Calibri"/>
          <w:b w:val="0"/>
          <w:noProof/>
          <w:sz w:val="22"/>
          <w:szCs w:val="22"/>
          <w:lang w:val="en-US" w:eastAsia="en-US"/>
        </w:rPr>
      </w:pPr>
      <w:ins w:id="66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15.6.1</w:t>
        </w:r>
        <w:r w:rsidRPr="008E2FA9">
          <w:rPr>
            <w:rFonts w:ascii="Calibri" w:eastAsia="Times New Roman" w:hAnsi="Calibri"/>
            <w:b w:val="0"/>
            <w:noProof/>
            <w:sz w:val="22"/>
            <w:szCs w:val="22"/>
            <w:lang w:val="en-US" w:eastAsia="en-US"/>
          </w:rPr>
          <w:tab/>
        </w:r>
        <w:r w:rsidRPr="00377EB7">
          <w:rPr>
            <w:rStyle w:val="aff7"/>
            <w:noProof/>
          </w:rPr>
          <w:t>The Boolean Constructor Called as a Function</w:t>
        </w:r>
        <w:r>
          <w:rPr>
            <w:noProof/>
            <w:webHidden/>
          </w:rPr>
          <w:tab/>
        </w:r>
        <w:r>
          <w:rPr>
            <w:noProof/>
            <w:webHidden/>
          </w:rPr>
          <w:fldChar w:fldCharType="begin"/>
        </w:r>
        <w:r>
          <w:rPr>
            <w:noProof/>
            <w:webHidden/>
          </w:rPr>
          <w:instrText xml:space="preserve"> PAGEREF _Toc314500693 \h </w:instrText>
        </w:r>
        <w:r>
          <w:rPr>
            <w:noProof/>
            <w:webHidden/>
          </w:rPr>
        </w:r>
      </w:ins>
      <w:r>
        <w:rPr>
          <w:noProof/>
          <w:webHidden/>
        </w:rPr>
        <w:fldChar w:fldCharType="separate"/>
      </w:r>
      <w:ins w:id="666" w:author="Rev 5 Allen Wirfs-Brock" w:date="2012-01-16T18:05:00Z">
        <w:r>
          <w:rPr>
            <w:noProof/>
            <w:webHidden/>
          </w:rPr>
          <w:t>188</w:t>
        </w:r>
        <w:r>
          <w:rPr>
            <w:noProof/>
            <w:webHidden/>
          </w:rPr>
          <w:fldChar w:fldCharType="end"/>
        </w:r>
        <w:r w:rsidRPr="00377EB7">
          <w:rPr>
            <w:rStyle w:val="aff7"/>
            <w:noProof/>
          </w:rPr>
          <w:fldChar w:fldCharType="end"/>
        </w:r>
      </w:ins>
    </w:p>
    <w:p w14:paraId="42AE034D" w14:textId="77777777" w:rsidR="003F0406" w:rsidRPr="008E2FA9" w:rsidRDefault="003F0406">
      <w:pPr>
        <w:pStyle w:val="3a"/>
        <w:rPr>
          <w:ins w:id="667" w:author="Rev 5 Allen Wirfs-Brock" w:date="2012-01-16T18:05:00Z"/>
          <w:rFonts w:ascii="Calibri" w:eastAsia="Times New Roman" w:hAnsi="Calibri"/>
          <w:b w:val="0"/>
          <w:noProof/>
          <w:sz w:val="22"/>
          <w:szCs w:val="22"/>
          <w:lang w:val="en-US" w:eastAsia="en-US"/>
        </w:rPr>
      </w:pPr>
      <w:ins w:id="66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15.6.2</w:t>
        </w:r>
        <w:r w:rsidRPr="008E2FA9">
          <w:rPr>
            <w:rFonts w:ascii="Calibri" w:eastAsia="Times New Roman" w:hAnsi="Calibri"/>
            <w:b w:val="0"/>
            <w:noProof/>
            <w:sz w:val="22"/>
            <w:szCs w:val="22"/>
            <w:lang w:val="en-US" w:eastAsia="en-US"/>
          </w:rPr>
          <w:tab/>
        </w:r>
        <w:r w:rsidRPr="00377EB7">
          <w:rPr>
            <w:rStyle w:val="aff7"/>
            <w:noProof/>
          </w:rPr>
          <w:t>The Boolean Constructor</w:t>
        </w:r>
        <w:r>
          <w:rPr>
            <w:noProof/>
            <w:webHidden/>
          </w:rPr>
          <w:tab/>
        </w:r>
        <w:r>
          <w:rPr>
            <w:noProof/>
            <w:webHidden/>
          </w:rPr>
          <w:fldChar w:fldCharType="begin"/>
        </w:r>
        <w:r>
          <w:rPr>
            <w:noProof/>
            <w:webHidden/>
          </w:rPr>
          <w:instrText xml:space="preserve"> PAGEREF _Toc314500694 \h </w:instrText>
        </w:r>
        <w:r>
          <w:rPr>
            <w:noProof/>
            <w:webHidden/>
          </w:rPr>
        </w:r>
      </w:ins>
      <w:r>
        <w:rPr>
          <w:noProof/>
          <w:webHidden/>
        </w:rPr>
        <w:fldChar w:fldCharType="separate"/>
      </w:r>
      <w:ins w:id="669" w:author="Rev 5 Allen Wirfs-Brock" w:date="2012-01-16T18:05:00Z">
        <w:r>
          <w:rPr>
            <w:noProof/>
            <w:webHidden/>
          </w:rPr>
          <w:t>188</w:t>
        </w:r>
        <w:r>
          <w:rPr>
            <w:noProof/>
            <w:webHidden/>
          </w:rPr>
          <w:fldChar w:fldCharType="end"/>
        </w:r>
        <w:r w:rsidRPr="00377EB7">
          <w:rPr>
            <w:rStyle w:val="aff7"/>
            <w:noProof/>
          </w:rPr>
          <w:fldChar w:fldCharType="end"/>
        </w:r>
      </w:ins>
    </w:p>
    <w:p w14:paraId="28C184EE" w14:textId="77777777" w:rsidR="003F0406" w:rsidRPr="008E2FA9" w:rsidRDefault="003F0406">
      <w:pPr>
        <w:pStyle w:val="3a"/>
        <w:rPr>
          <w:ins w:id="670" w:author="Rev 5 Allen Wirfs-Brock" w:date="2012-01-16T18:05:00Z"/>
          <w:rFonts w:ascii="Calibri" w:eastAsia="Times New Roman" w:hAnsi="Calibri"/>
          <w:b w:val="0"/>
          <w:noProof/>
          <w:sz w:val="22"/>
          <w:szCs w:val="22"/>
          <w:lang w:val="en-US" w:eastAsia="en-US"/>
        </w:rPr>
      </w:pPr>
      <w:ins w:id="67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15.6.3</w:t>
        </w:r>
        <w:r w:rsidRPr="008E2FA9">
          <w:rPr>
            <w:rFonts w:ascii="Calibri" w:eastAsia="Times New Roman" w:hAnsi="Calibri"/>
            <w:b w:val="0"/>
            <w:noProof/>
            <w:sz w:val="22"/>
            <w:szCs w:val="22"/>
            <w:lang w:val="en-US" w:eastAsia="en-US"/>
          </w:rPr>
          <w:tab/>
        </w:r>
        <w:r w:rsidRPr="00377EB7">
          <w:rPr>
            <w:rStyle w:val="aff7"/>
            <w:noProof/>
          </w:rPr>
          <w:t>Properties of the Boolean Constructor</w:t>
        </w:r>
        <w:r>
          <w:rPr>
            <w:noProof/>
            <w:webHidden/>
          </w:rPr>
          <w:tab/>
        </w:r>
        <w:r>
          <w:rPr>
            <w:noProof/>
            <w:webHidden/>
          </w:rPr>
          <w:fldChar w:fldCharType="begin"/>
        </w:r>
        <w:r>
          <w:rPr>
            <w:noProof/>
            <w:webHidden/>
          </w:rPr>
          <w:instrText xml:space="preserve"> PAGEREF _Toc314500695 \h </w:instrText>
        </w:r>
        <w:r>
          <w:rPr>
            <w:noProof/>
            <w:webHidden/>
          </w:rPr>
        </w:r>
      </w:ins>
      <w:r>
        <w:rPr>
          <w:noProof/>
          <w:webHidden/>
        </w:rPr>
        <w:fldChar w:fldCharType="separate"/>
      </w:r>
      <w:ins w:id="672" w:author="Rev 5 Allen Wirfs-Brock" w:date="2012-01-16T18:05:00Z">
        <w:r>
          <w:rPr>
            <w:noProof/>
            <w:webHidden/>
          </w:rPr>
          <w:t>188</w:t>
        </w:r>
        <w:r>
          <w:rPr>
            <w:noProof/>
            <w:webHidden/>
          </w:rPr>
          <w:fldChar w:fldCharType="end"/>
        </w:r>
        <w:r w:rsidRPr="00377EB7">
          <w:rPr>
            <w:rStyle w:val="aff7"/>
            <w:noProof/>
          </w:rPr>
          <w:fldChar w:fldCharType="end"/>
        </w:r>
      </w:ins>
    </w:p>
    <w:p w14:paraId="23155DC7" w14:textId="77777777" w:rsidR="003F0406" w:rsidRPr="008E2FA9" w:rsidRDefault="003F0406">
      <w:pPr>
        <w:pStyle w:val="3a"/>
        <w:rPr>
          <w:ins w:id="673" w:author="Rev 5 Allen Wirfs-Brock" w:date="2012-01-16T18:05:00Z"/>
          <w:rFonts w:ascii="Calibri" w:eastAsia="Times New Roman" w:hAnsi="Calibri"/>
          <w:b w:val="0"/>
          <w:noProof/>
          <w:sz w:val="22"/>
          <w:szCs w:val="22"/>
          <w:lang w:val="en-US" w:eastAsia="en-US"/>
        </w:rPr>
      </w:pPr>
      <w:ins w:id="67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15.6.4</w:t>
        </w:r>
        <w:r w:rsidRPr="008E2FA9">
          <w:rPr>
            <w:rFonts w:ascii="Calibri" w:eastAsia="Times New Roman" w:hAnsi="Calibri"/>
            <w:b w:val="0"/>
            <w:noProof/>
            <w:sz w:val="22"/>
            <w:szCs w:val="22"/>
            <w:lang w:val="en-US" w:eastAsia="en-US"/>
          </w:rPr>
          <w:tab/>
        </w:r>
        <w:r w:rsidRPr="00377EB7">
          <w:rPr>
            <w:rStyle w:val="aff7"/>
            <w:noProof/>
          </w:rPr>
          <w:t>Properties of the Boolean Prototype Object</w:t>
        </w:r>
        <w:r>
          <w:rPr>
            <w:noProof/>
            <w:webHidden/>
          </w:rPr>
          <w:tab/>
        </w:r>
        <w:r>
          <w:rPr>
            <w:noProof/>
            <w:webHidden/>
          </w:rPr>
          <w:fldChar w:fldCharType="begin"/>
        </w:r>
        <w:r>
          <w:rPr>
            <w:noProof/>
            <w:webHidden/>
          </w:rPr>
          <w:instrText xml:space="preserve"> PAGEREF _Toc314500696 \h </w:instrText>
        </w:r>
        <w:r>
          <w:rPr>
            <w:noProof/>
            <w:webHidden/>
          </w:rPr>
        </w:r>
      </w:ins>
      <w:r>
        <w:rPr>
          <w:noProof/>
          <w:webHidden/>
        </w:rPr>
        <w:fldChar w:fldCharType="separate"/>
      </w:r>
      <w:ins w:id="675" w:author="Rev 5 Allen Wirfs-Brock" w:date="2012-01-16T18:05:00Z">
        <w:r>
          <w:rPr>
            <w:noProof/>
            <w:webHidden/>
          </w:rPr>
          <w:t>188</w:t>
        </w:r>
        <w:r>
          <w:rPr>
            <w:noProof/>
            <w:webHidden/>
          </w:rPr>
          <w:fldChar w:fldCharType="end"/>
        </w:r>
        <w:r w:rsidRPr="00377EB7">
          <w:rPr>
            <w:rStyle w:val="aff7"/>
            <w:noProof/>
          </w:rPr>
          <w:fldChar w:fldCharType="end"/>
        </w:r>
      </w:ins>
    </w:p>
    <w:p w14:paraId="05BB616E" w14:textId="77777777" w:rsidR="003F0406" w:rsidRPr="008E2FA9" w:rsidRDefault="003F0406">
      <w:pPr>
        <w:pStyle w:val="3a"/>
        <w:rPr>
          <w:ins w:id="676" w:author="Rev 5 Allen Wirfs-Brock" w:date="2012-01-16T18:05:00Z"/>
          <w:rFonts w:ascii="Calibri" w:eastAsia="Times New Roman" w:hAnsi="Calibri"/>
          <w:b w:val="0"/>
          <w:noProof/>
          <w:sz w:val="22"/>
          <w:szCs w:val="22"/>
          <w:lang w:val="en-US" w:eastAsia="en-US"/>
        </w:rPr>
      </w:pPr>
      <w:ins w:id="67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15.6.5</w:t>
        </w:r>
        <w:r w:rsidRPr="008E2FA9">
          <w:rPr>
            <w:rFonts w:ascii="Calibri" w:eastAsia="Times New Roman" w:hAnsi="Calibri"/>
            <w:b w:val="0"/>
            <w:noProof/>
            <w:sz w:val="22"/>
            <w:szCs w:val="22"/>
            <w:lang w:val="en-US" w:eastAsia="en-US"/>
          </w:rPr>
          <w:tab/>
        </w:r>
        <w:r w:rsidRPr="00377EB7">
          <w:rPr>
            <w:rStyle w:val="aff7"/>
            <w:noProof/>
          </w:rPr>
          <w:t>Properties of Boolean Instances</w:t>
        </w:r>
        <w:r>
          <w:rPr>
            <w:noProof/>
            <w:webHidden/>
          </w:rPr>
          <w:tab/>
        </w:r>
        <w:r>
          <w:rPr>
            <w:noProof/>
            <w:webHidden/>
          </w:rPr>
          <w:fldChar w:fldCharType="begin"/>
        </w:r>
        <w:r>
          <w:rPr>
            <w:noProof/>
            <w:webHidden/>
          </w:rPr>
          <w:instrText xml:space="preserve"> PAGEREF _Toc314500697 \h </w:instrText>
        </w:r>
        <w:r>
          <w:rPr>
            <w:noProof/>
            <w:webHidden/>
          </w:rPr>
        </w:r>
      </w:ins>
      <w:r>
        <w:rPr>
          <w:noProof/>
          <w:webHidden/>
        </w:rPr>
        <w:fldChar w:fldCharType="separate"/>
      </w:r>
      <w:ins w:id="678" w:author="Rev 5 Allen Wirfs-Brock" w:date="2012-01-16T18:05:00Z">
        <w:r>
          <w:rPr>
            <w:noProof/>
            <w:webHidden/>
          </w:rPr>
          <w:t>189</w:t>
        </w:r>
        <w:r>
          <w:rPr>
            <w:noProof/>
            <w:webHidden/>
          </w:rPr>
          <w:fldChar w:fldCharType="end"/>
        </w:r>
        <w:r w:rsidRPr="00377EB7">
          <w:rPr>
            <w:rStyle w:val="aff7"/>
            <w:noProof/>
          </w:rPr>
          <w:fldChar w:fldCharType="end"/>
        </w:r>
      </w:ins>
    </w:p>
    <w:p w14:paraId="00956D0A" w14:textId="77777777" w:rsidR="003F0406" w:rsidRPr="008E2FA9" w:rsidRDefault="003F0406">
      <w:pPr>
        <w:pStyle w:val="2b"/>
        <w:rPr>
          <w:ins w:id="679" w:author="Rev 5 Allen Wirfs-Brock" w:date="2012-01-16T18:05:00Z"/>
          <w:rFonts w:ascii="Calibri" w:eastAsia="Times New Roman" w:hAnsi="Calibri"/>
          <w:b w:val="0"/>
          <w:noProof/>
          <w:sz w:val="22"/>
          <w:szCs w:val="22"/>
          <w:lang w:val="en-US" w:eastAsia="en-US"/>
        </w:rPr>
      </w:pPr>
      <w:ins w:id="68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15.7</w:t>
        </w:r>
        <w:r w:rsidRPr="008E2FA9">
          <w:rPr>
            <w:rFonts w:ascii="Calibri" w:eastAsia="Times New Roman" w:hAnsi="Calibri"/>
            <w:b w:val="0"/>
            <w:noProof/>
            <w:sz w:val="22"/>
            <w:szCs w:val="22"/>
            <w:lang w:val="en-US" w:eastAsia="en-US"/>
          </w:rPr>
          <w:tab/>
        </w:r>
        <w:r w:rsidRPr="00377EB7">
          <w:rPr>
            <w:rStyle w:val="aff7"/>
            <w:noProof/>
          </w:rPr>
          <w:t>Number Objects</w:t>
        </w:r>
        <w:r>
          <w:rPr>
            <w:noProof/>
            <w:webHidden/>
          </w:rPr>
          <w:tab/>
        </w:r>
        <w:r>
          <w:rPr>
            <w:noProof/>
            <w:webHidden/>
          </w:rPr>
          <w:fldChar w:fldCharType="begin"/>
        </w:r>
        <w:r>
          <w:rPr>
            <w:noProof/>
            <w:webHidden/>
          </w:rPr>
          <w:instrText xml:space="preserve"> PAGEREF _Toc314500698 \h </w:instrText>
        </w:r>
        <w:r>
          <w:rPr>
            <w:noProof/>
            <w:webHidden/>
          </w:rPr>
        </w:r>
      </w:ins>
      <w:r>
        <w:rPr>
          <w:noProof/>
          <w:webHidden/>
        </w:rPr>
        <w:fldChar w:fldCharType="separate"/>
      </w:r>
      <w:ins w:id="681" w:author="Rev 5 Allen Wirfs-Brock" w:date="2012-01-16T18:05:00Z">
        <w:r>
          <w:rPr>
            <w:noProof/>
            <w:webHidden/>
          </w:rPr>
          <w:t>189</w:t>
        </w:r>
        <w:r>
          <w:rPr>
            <w:noProof/>
            <w:webHidden/>
          </w:rPr>
          <w:fldChar w:fldCharType="end"/>
        </w:r>
        <w:r w:rsidRPr="00377EB7">
          <w:rPr>
            <w:rStyle w:val="aff7"/>
            <w:noProof/>
          </w:rPr>
          <w:fldChar w:fldCharType="end"/>
        </w:r>
      </w:ins>
    </w:p>
    <w:p w14:paraId="7F84D552" w14:textId="77777777" w:rsidR="003F0406" w:rsidRPr="008E2FA9" w:rsidRDefault="003F0406">
      <w:pPr>
        <w:pStyle w:val="3a"/>
        <w:rPr>
          <w:ins w:id="682" w:author="Rev 5 Allen Wirfs-Brock" w:date="2012-01-16T18:05:00Z"/>
          <w:rFonts w:ascii="Calibri" w:eastAsia="Times New Roman" w:hAnsi="Calibri"/>
          <w:b w:val="0"/>
          <w:noProof/>
          <w:sz w:val="22"/>
          <w:szCs w:val="22"/>
          <w:lang w:val="en-US" w:eastAsia="en-US"/>
        </w:rPr>
      </w:pPr>
      <w:ins w:id="68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"_Toc314500699"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15.7.1</w:t>
        </w:r>
        <w:r w:rsidRPr="008E2FA9">
          <w:rPr>
            <w:rFonts w:ascii="Calibri" w:eastAsia="Times New Roman" w:hAnsi="Calibri"/>
            <w:b w:val="0"/>
            <w:noProof/>
            <w:sz w:val="22"/>
            <w:szCs w:val="22"/>
            <w:lang w:val="en-US" w:eastAsia="en-US"/>
          </w:rPr>
          <w:tab/>
        </w:r>
        <w:r w:rsidRPr="00377EB7">
          <w:rPr>
            <w:rStyle w:val="aff7"/>
            <w:noProof/>
          </w:rPr>
          <w:t>The Number Constructor Called as a Function</w:t>
        </w:r>
        <w:r>
          <w:rPr>
            <w:noProof/>
            <w:webHidden/>
          </w:rPr>
          <w:tab/>
        </w:r>
        <w:r>
          <w:rPr>
            <w:noProof/>
            <w:webHidden/>
          </w:rPr>
          <w:fldChar w:fldCharType="begin"/>
        </w:r>
        <w:r>
          <w:rPr>
            <w:noProof/>
            <w:webHidden/>
          </w:rPr>
          <w:instrText xml:space="preserve"> PAGEREF _Toc314500699 \h </w:instrText>
        </w:r>
        <w:r>
          <w:rPr>
            <w:noProof/>
            <w:webHidden/>
          </w:rPr>
        </w:r>
      </w:ins>
      <w:r>
        <w:rPr>
          <w:noProof/>
          <w:webHidden/>
        </w:rPr>
        <w:fldChar w:fldCharType="separate"/>
      </w:r>
      <w:ins w:id="684" w:author="Rev 5 Allen Wirfs-Brock" w:date="2012-01-16T18:05:00Z">
        <w:r>
          <w:rPr>
            <w:noProof/>
            <w:webHidden/>
          </w:rPr>
          <w:t>189</w:t>
        </w:r>
        <w:r>
          <w:rPr>
            <w:noProof/>
            <w:webHidden/>
          </w:rPr>
          <w:fldChar w:fldCharType="end"/>
        </w:r>
        <w:r w:rsidRPr="00377EB7">
          <w:rPr>
            <w:rStyle w:val="aff7"/>
            <w:noProof/>
          </w:rPr>
          <w:fldChar w:fldCharType="end"/>
        </w:r>
      </w:ins>
    </w:p>
    <w:p w14:paraId="25F8AFF1" w14:textId="77777777" w:rsidR="003F0406" w:rsidRPr="008E2FA9" w:rsidRDefault="003F0406">
      <w:pPr>
        <w:pStyle w:val="3a"/>
        <w:rPr>
          <w:ins w:id="685" w:author="Rev 5 Allen Wirfs-Brock" w:date="2012-01-16T18:05:00Z"/>
          <w:rFonts w:ascii="Calibri" w:eastAsia="Times New Roman" w:hAnsi="Calibri"/>
          <w:b w:val="0"/>
          <w:noProof/>
          <w:sz w:val="22"/>
          <w:szCs w:val="22"/>
          <w:lang w:val="en-US" w:eastAsia="en-US"/>
        </w:rPr>
      </w:pPr>
      <w:ins w:id="68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15.7.2</w:t>
        </w:r>
        <w:r w:rsidRPr="008E2FA9">
          <w:rPr>
            <w:rFonts w:ascii="Calibri" w:eastAsia="Times New Roman" w:hAnsi="Calibri"/>
            <w:b w:val="0"/>
            <w:noProof/>
            <w:sz w:val="22"/>
            <w:szCs w:val="22"/>
            <w:lang w:val="en-US" w:eastAsia="en-US"/>
          </w:rPr>
          <w:tab/>
        </w:r>
        <w:r w:rsidRPr="00377EB7">
          <w:rPr>
            <w:rStyle w:val="aff7"/>
            <w:noProof/>
          </w:rPr>
          <w:t>The Number Constructor</w:t>
        </w:r>
        <w:r>
          <w:rPr>
            <w:noProof/>
            <w:webHidden/>
          </w:rPr>
          <w:tab/>
        </w:r>
        <w:r>
          <w:rPr>
            <w:noProof/>
            <w:webHidden/>
          </w:rPr>
          <w:fldChar w:fldCharType="begin"/>
        </w:r>
        <w:r>
          <w:rPr>
            <w:noProof/>
            <w:webHidden/>
          </w:rPr>
          <w:instrText xml:space="preserve"> PAGEREF _Toc314500700 \h </w:instrText>
        </w:r>
        <w:r>
          <w:rPr>
            <w:noProof/>
            <w:webHidden/>
          </w:rPr>
        </w:r>
      </w:ins>
      <w:r>
        <w:rPr>
          <w:noProof/>
          <w:webHidden/>
        </w:rPr>
        <w:fldChar w:fldCharType="separate"/>
      </w:r>
      <w:ins w:id="687" w:author="Rev 5 Allen Wirfs-Brock" w:date="2012-01-16T18:05:00Z">
        <w:r>
          <w:rPr>
            <w:noProof/>
            <w:webHidden/>
          </w:rPr>
          <w:t>189</w:t>
        </w:r>
        <w:r>
          <w:rPr>
            <w:noProof/>
            <w:webHidden/>
          </w:rPr>
          <w:fldChar w:fldCharType="end"/>
        </w:r>
        <w:r w:rsidRPr="00377EB7">
          <w:rPr>
            <w:rStyle w:val="aff7"/>
            <w:noProof/>
          </w:rPr>
          <w:fldChar w:fldCharType="end"/>
        </w:r>
      </w:ins>
    </w:p>
    <w:p w14:paraId="50826706" w14:textId="77777777" w:rsidR="003F0406" w:rsidRPr="008E2FA9" w:rsidRDefault="003F0406">
      <w:pPr>
        <w:pStyle w:val="3a"/>
        <w:rPr>
          <w:ins w:id="688" w:author="Rev 5 Allen Wirfs-Brock" w:date="2012-01-16T18:05:00Z"/>
          <w:rFonts w:ascii="Calibri" w:eastAsia="Times New Roman" w:hAnsi="Calibri"/>
          <w:b w:val="0"/>
          <w:noProof/>
          <w:sz w:val="22"/>
          <w:szCs w:val="22"/>
          <w:lang w:val="en-US" w:eastAsia="en-US"/>
        </w:rPr>
      </w:pPr>
      <w:ins w:id="68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15.7.3</w:t>
        </w:r>
        <w:r w:rsidRPr="008E2FA9">
          <w:rPr>
            <w:rFonts w:ascii="Calibri" w:eastAsia="Times New Roman" w:hAnsi="Calibri"/>
            <w:b w:val="0"/>
            <w:noProof/>
            <w:sz w:val="22"/>
            <w:szCs w:val="22"/>
            <w:lang w:val="en-US" w:eastAsia="en-US"/>
          </w:rPr>
          <w:tab/>
        </w:r>
        <w:r w:rsidRPr="00377EB7">
          <w:rPr>
            <w:rStyle w:val="aff7"/>
            <w:noProof/>
          </w:rPr>
          <w:t>Properties of the Number Constructor</w:t>
        </w:r>
        <w:r>
          <w:rPr>
            <w:noProof/>
            <w:webHidden/>
          </w:rPr>
          <w:tab/>
        </w:r>
        <w:r>
          <w:rPr>
            <w:noProof/>
            <w:webHidden/>
          </w:rPr>
          <w:fldChar w:fldCharType="begin"/>
        </w:r>
        <w:r>
          <w:rPr>
            <w:noProof/>
            <w:webHidden/>
          </w:rPr>
          <w:instrText xml:space="preserve"> PAGEREF _Toc314500701 \h </w:instrText>
        </w:r>
        <w:r>
          <w:rPr>
            <w:noProof/>
            <w:webHidden/>
          </w:rPr>
        </w:r>
      </w:ins>
      <w:r>
        <w:rPr>
          <w:noProof/>
          <w:webHidden/>
        </w:rPr>
        <w:fldChar w:fldCharType="separate"/>
      </w:r>
      <w:ins w:id="690" w:author="Rev 5 Allen Wirfs-Brock" w:date="2012-01-16T18:05:00Z">
        <w:r>
          <w:rPr>
            <w:noProof/>
            <w:webHidden/>
          </w:rPr>
          <w:t>189</w:t>
        </w:r>
        <w:r>
          <w:rPr>
            <w:noProof/>
            <w:webHidden/>
          </w:rPr>
          <w:fldChar w:fldCharType="end"/>
        </w:r>
        <w:r w:rsidRPr="00377EB7">
          <w:rPr>
            <w:rStyle w:val="aff7"/>
            <w:noProof/>
          </w:rPr>
          <w:fldChar w:fldCharType="end"/>
        </w:r>
      </w:ins>
    </w:p>
    <w:p w14:paraId="35B72D0B" w14:textId="77777777" w:rsidR="003F0406" w:rsidRPr="008E2FA9" w:rsidRDefault="003F0406">
      <w:pPr>
        <w:pStyle w:val="3a"/>
        <w:rPr>
          <w:ins w:id="691" w:author="Rev 5 Allen Wirfs-Brock" w:date="2012-01-16T18:05:00Z"/>
          <w:rFonts w:ascii="Calibri" w:eastAsia="Times New Roman" w:hAnsi="Calibri"/>
          <w:b w:val="0"/>
          <w:noProof/>
          <w:sz w:val="22"/>
          <w:szCs w:val="22"/>
          <w:lang w:val="en-US" w:eastAsia="en-US"/>
        </w:rPr>
      </w:pPr>
      <w:ins w:id="69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15.7.4</w:t>
        </w:r>
        <w:r w:rsidRPr="008E2FA9">
          <w:rPr>
            <w:rFonts w:ascii="Calibri" w:eastAsia="Times New Roman" w:hAnsi="Calibri"/>
            <w:b w:val="0"/>
            <w:noProof/>
            <w:sz w:val="22"/>
            <w:szCs w:val="22"/>
            <w:lang w:val="en-US" w:eastAsia="en-US"/>
          </w:rPr>
          <w:tab/>
        </w:r>
        <w:r w:rsidRPr="00377EB7">
          <w:rPr>
            <w:rStyle w:val="aff7"/>
            <w:noProof/>
          </w:rPr>
          <w:t>Properties of the Number Prototype Object</w:t>
        </w:r>
        <w:r>
          <w:rPr>
            <w:noProof/>
            <w:webHidden/>
          </w:rPr>
          <w:tab/>
        </w:r>
        <w:r>
          <w:rPr>
            <w:noProof/>
            <w:webHidden/>
          </w:rPr>
          <w:fldChar w:fldCharType="begin"/>
        </w:r>
        <w:r>
          <w:rPr>
            <w:noProof/>
            <w:webHidden/>
          </w:rPr>
          <w:instrText xml:space="preserve"> PAGEREF _Toc314500702 \h </w:instrText>
        </w:r>
        <w:r>
          <w:rPr>
            <w:noProof/>
            <w:webHidden/>
          </w:rPr>
        </w:r>
      </w:ins>
      <w:r>
        <w:rPr>
          <w:noProof/>
          <w:webHidden/>
        </w:rPr>
        <w:fldChar w:fldCharType="separate"/>
      </w:r>
      <w:ins w:id="693" w:author="Rev 5 Allen Wirfs-Brock" w:date="2012-01-16T18:05:00Z">
        <w:r>
          <w:rPr>
            <w:noProof/>
            <w:webHidden/>
          </w:rPr>
          <w:t>190</w:t>
        </w:r>
        <w:r>
          <w:rPr>
            <w:noProof/>
            <w:webHidden/>
          </w:rPr>
          <w:fldChar w:fldCharType="end"/>
        </w:r>
        <w:r w:rsidRPr="00377EB7">
          <w:rPr>
            <w:rStyle w:val="aff7"/>
            <w:noProof/>
          </w:rPr>
          <w:fldChar w:fldCharType="end"/>
        </w:r>
      </w:ins>
    </w:p>
    <w:p w14:paraId="4F47CCFF" w14:textId="77777777" w:rsidR="003F0406" w:rsidRPr="008E2FA9" w:rsidRDefault="003F0406">
      <w:pPr>
        <w:pStyle w:val="3a"/>
        <w:rPr>
          <w:ins w:id="694" w:author="Rev 5 Allen Wirfs-Brock" w:date="2012-01-16T18:05:00Z"/>
          <w:rFonts w:ascii="Calibri" w:eastAsia="Times New Roman" w:hAnsi="Calibri"/>
          <w:b w:val="0"/>
          <w:noProof/>
          <w:sz w:val="22"/>
          <w:szCs w:val="22"/>
          <w:lang w:val="en-US" w:eastAsia="en-US"/>
        </w:rPr>
      </w:pPr>
      <w:ins w:id="69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15.7.5</w:t>
        </w:r>
        <w:r w:rsidRPr="008E2FA9">
          <w:rPr>
            <w:rFonts w:ascii="Calibri" w:eastAsia="Times New Roman" w:hAnsi="Calibri"/>
            <w:b w:val="0"/>
            <w:noProof/>
            <w:sz w:val="22"/>
            <w:szCs w:val="22"/>
            <w:lang w:val="en-US" w:eastAsia="en-US"/>
          </w:rPr>
          <w:tab/>
        </w:r>
        <w:r w:rsidRPr="00377EB7">
          <w:rPr>
            <w:rStyle w:val="aff7"/>
            <w:noProof/>
          </w:rPr>
          <w:t>Properties of Number Instances</w:t>
        </w:r>
        <w:r>
          <w:rPr>
            <w:noProof/>
            <w:webHidden/>
          </w:rPr>
          <w:tab/>
        </w:r>
        <w:r>
          <w:rPr>
            <w:noProof/>
            <w:webHidden/>
          </w:rPr>
          <w:fldChar w:fldCharType="begin"/>
        </w:r>
        <w:r>
          <w:rPr>
            <w:noProof/>
            <w:webHidden/>
          </w:rPr>
          <w:instrText xml:space="preserve"> PAGEREF _Toc314500703 \h </w:instrText>
        </w:r>
        <w:r>
          <w:rPr>
            <w:noProof/>
            <w:webHidden/>
          </w:rPr>
        </w:r>
      </w:ins>
      <w:r>
        <w:rPr>
          <w:noProof/>
          <w:webHidden/>
        </w:rPr>
        <w:fldChar w:fldCharType="separate"/>
      </w:r>
      <w:ins w:id="696" w:author="Rev 5 Allen Wirfs-Brock" w:date="2012-01-16T18:05:00Z">
        <w:r>
          <w:rPr>
            <w:noProof/>
            <w:webHidden/>
          </w:rPr>
          <w:t>194</w:t>
        </w:r>
        <w:r>
          <w:rPr>
            <w:noProof/>
            <w:webHidden/>
          </w:rPr>
          <w:fldChar w:fldCharType="end"/>
        </w:r>
        <w:r w:rsidRPr="00377EB7">
          <w:rPr>
            <w:rStyle w:val="aff7"/>
            <w:noProof/>
          </w:rPr>
          <w:fldChar w:fldCharType="end"/>
        </w:r>
      </w:ins>
    </w:p>
    <w:p w14:paraId="10902FDA" w14:textId="77777777" w:rsidR="003F0406" w:rsidRPr="008E2FA9" w:rsidRDefault="003F0406">
      <w:pPr>
        <w:pStyle w:val="2b"/>
        <w:rPr>
          <w:ins w:id="697" w:author="Rev 5 Allen Wirfs-Brock" w:date="2012-01-16T18:05:00Z"/>
          <w:rFonts w:ascii="Calibri" w:eastAsia="Times New Roman" w:hAnsi="Calibri"/>
          <w:b w:val="0"/>
          <w:noProof/>
          <w:sz w:val="22"/>
          <w:szCs w:val="22"/>
          <w:lang w:val="en-US" w:eastAsia="en-US"/>
        </w:rPr>
      </w:pPr>
      <w:ins w:id="69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15.8</w:t>
        </w:r>
        <w:r w:rsidRPr="008E2FA9">
          <w:rPr>
            <w:rFonts w:ascii="Calibri" w:eastAsia="Times New Roman" w:hAnsi="Calibri"/>
            <w:b w:val="0"/>
            <w:noProof/>
            <w:sz w:val="22"/>
            <w:szCs w:val="22"/>
            <w:lang w:val="en-US" w:eastAsia="en-US"/>
          </w:rPr>
          <w:tab/>
        </w:r>
        <w:r w:rsidRPr="00377EB7">
          <w:rPr>
            <w:rStyle w:val="aff7"/>
            <w:noProof/>
          </w:rPr>
          <w:t>The Math Object</w:t>
        </w:r>
        <w:r>
          <w:rPr>
            <w:noProof/>
            <w:webHidden/>
          </w:rPr>
          <w:tab/>
        </w:r>
        <w:r>
          <w:rPr>
            <w:noProof/>
            <w:webHidden/>
          </w:rPr>
          <w:fldChar w:fldCharType="begin"/>
        </w:r>
        <w:r>
          <w:rPr>
            <w:noProof/>
            <w:webHidden/>
          </w:rPr>
          <w:instrText xml:space="preserve"> PAGEREF _Toc314500704 \h </w:instrText>
        </w:r>
        <w:r>
          <w:rPr>
            <w:noProof/>
            <w:webHidden/>
          </w:rPr>
        </w:r>
      </w:ins>
      <w:r>
        <w:rPr>
          <w:noProof/>
          <w:webHidden/>
        </w:rPr>
        <w:fldChar w:fldCharType="separate"/>
      </w:r>
      <w:ins w:id="699" w:author="Rev 5 Allen Wirfs-Brock" w:date="2012-01-16T18:05:00Z">
        <w:r>
          <w:rPr>
            <w:noProof/>
            <w:webHidden/>
          </w:rPr>
          <w:t>194</w:t>
        </w:r>
        <w:r>
          <w:rPr>
            <w:noProof/>
            <w:webHidden/>
          </w:rPr>
          <w:fldChar w:fldCharType="end"/>
        </w:r>
        <w:r w:rsidRPr="00377EB7">
          <w:rPr>
            <w:rStyle w:val="aff7"/>
            <w:noProof/>
          </w:rPr>
          <w:fldChar w:fldCharType="end"/>
        </w:r>
      </w:ins>
    </w:p>
    <w:p w14:paraId="0688702D" w14:textId="77777777" w:rsidR="003F0406" w:rsidRPr="008E2FA9" w:rsidRDefault="003F0406">
      <w:pPr>
        <w:pStyle w:val="3a"/>
        <w:rPr>
          <w:ins w:id="700" w:author="Rev 5 Allen Wirfs-Brock" w:date="2012-01-16T18:05:00Z"/>
          <w:rFonts w:ascii="Calibri" w:eastAsia="Times New Roman" w:hAnsi="Calibri"/>
          <w:b w:val="0"/>
          <w:noProof/>
          <w:sz w:val="22"/>
          <w:szCs w:val="22"/>
          <w:lang w:val="en-US" w:eastAsia="en-US"/>
        </w:rPr>
      </w:pPr>
      <w:ins w:id="70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15.8.1</w:t>
        </w:r>
        <w:r w:rsidRPr="008E2FA9">
          <w:rPr>
            <w:rFonts w:ascii="Calibri" w:eastAsia="Times New Roman" w:hAnsi="Calibri"/>
            <w:b w:val="0"/>
            <w:noProof/>
            <w:sz w:val="22"/>
            <w:szCs w:val="22"/>
            <w:lang w:val="en-US" w:eastAsia="en-US"/>
          </w:rPr>
          <w:tab/>
        </w:r>
        <w:r w:rsidRPr="00377EB7">
          <w:rPr>
            <w:rStyle w:val="aff7"/>
            <w:noProof/>
          </w:rPr>
          <w:t>Value Properties of the Math Object</w:t>
        </w:r>
        <w:r>
          <w:rPr>
            <w:noProof/>
            <w:webHidden/>
          </w:rPr>
          <w:tab/>
        </w:r>
        <w:r>
          <w:rPr>
            <w:noProof/>
            <w:webHidden/>
          </w:rPr>
          <w:fldChar w:fldCharType="begin"/>
        </w:r>
        <w:r>
          <w:rPr>
            <w:noProof/>
            <w:webHidden/>
          </w:rPr>
          <w:instrText xml:space="preserve"> PAGEREF _Toc314500705 \h </w:instrText>
        </w:r>
        <w:r>
          <w:rPr>
            <w:noProof/>
            <w:webHidden/>
          </w:rPr>
        </w:r>
      </w:ins>
      <w:r>
        <w:rPr>
          <w:noProof/>
          <w:webHidden/>
        </w:rPr>
        <w:fldChar w:fldCharType="separate"/>
      </w:r>
      <w:ins w:id="702" w:author="Rev 5 Allen Wirfs-Brock" w:date="2012-01-16T18:05:00Z">
        <w:r>
          <w:rPr>
            <w:noProof/>
            <w:webHidden/>
          </w:rPr>
          <w:t>195</w:t>
        </w:r>
        <w:r>
          <w:rPr>
            <w:noProof/>
            <w:webHidden/>
          </w:rPr>
          <w:fldChar w:fldCharType="end"/>
        </w:r>
        <w:r w:rsidRPr="00377EB7">
          <w:rPr>
            <w:rStyle w:val="aff7"/>
            <w:noProof/>
          </w:rPr>
          <w:fldChar w:fldCharType="end"/>
        </w:r>
      </w:ins>
    </w:p>
    <w:p w14:paraId="3B4427BE" w14:textId="77777777" w:rsidR="003F0406" w:rsidRPr="008E2FA9" w:rsidRDefault="003F0406">
      <w:pPr>
        <w:pStyle w:val="3a"/>
        <w:rPr>
          <w:ins w:id="703" w:author="Rev 5 Allen Wirfs-Brock" w:date="2012-01-16T18:05:00Z"/>
          <w:rFonts w:ascii="Calibri" w:eastAsia="Times New Roman" w:hAnsi="Calibri"/>
          <w:b w:val="0"/>
          <w:noProof/>
          <w:sz w:val="22"/>
          <w:szCs w:val="22"/>
          <w:lang w:val="en-US" w:eastAsia="en-US"/>
        </w:rPr>
      </w:pPr>
      <w:ins w:id="70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15.8.2</w:t>
        </w:r>
        <w:r w:rsidRPr="008E2FA9">
          <w:rPr>
            <w:rFonts w:ascii="Calibri" w:eastAsia="Times New Roman" w:hAnsi="Calibri"/>
            <w:b w:val="0"/>
            <w:noProof/>
            <w:sz w:val="22"/>
            <w:szCs w:val="22"/>
            <w:lang w:val="en-US" w:eastAsia="en-US"/>
          </w:rPr>
          <w:tab/>
        </w:r>
        <w:r w:rsidRPr="00377EB7">
          <w:rPr>
            <w:rStyle w:val="aff7"/>
            <w:noProof/>
          </w:rPr>
          <w:t>Function Properties of the Math Object</w:t>
        </w:r>
        <w:r>
          <w:rPr>
            <w:noProof/>
            <w:webHidden/>
          </w:rPr>
          <w:tab/>
        </w:r>
        <w:r>
          <w:rPr>
            <w:noProof/>
            <w:webHidden/>
          </w:rPr>
          <w:fldChar w:fldCharType="begin"/>
        </w:r>
        <w:r>
          <w:rPr>
            <w:noProof/>
            <w:webHidden/>
          </w:rPr>
          <w:instrText xml:space="preserve"> PAGEREF _Toc314500706 \h </w:instrText>
        </w:r>
        <w:r>
          <w:rPr>
            <w:noProof/>
            <w:webHidden/>
          </w:rPr>
        </w:r>
      </w:ins>
      <w:r>
        <w:rPr>
          <w:noProof/>
          <w:webHidden/>
        </w:rPr>
        <w:fldChar w:fldCharType="separate"/>
      </w:r>
      <w:ins w:id="705" w:author="Rev 5 Allen Wirfs-Brock" w:date="2012-01-16T18:05:00Z">
        <w:r>
          <w:rPr>
            <w:noProof/>
            <w:webHidden/>
          </w:rPr>
          <w:t>196</w:t>
        </w:r>
        <w:r>
          <w:rPr>
            <w:noProof/>
            <w:webHidden/>
          </w:rPr>
          <w:fldChar w:fldCharType="end"/>
        </w:r>
        <w:r w:rsidRPr="00377EB7">
          <w:rPr>
            <w:rStyle w:val="aff7"/>
            <w:noProof/>
          </w:rPr>
          <w:fldChar w:fldCharType="end"/>
        </w:r>
      </w:ins>
    </w:p>
    <w:p w14:paraId="40B5831C" w14:textId="77777777" w:rsidR="003F0406" w:rsidRPr="008E2FA9" w:rsidRDefault="003F0406">
      <w:pPr>
        <w:pStyle w:val="2b"/>
        <w:rPr>
          <w:ins w:id="706" w:author="Rev 5 Allen Wirfs-Brock" w:date="2012-01-16T18:05:00Z"/>
          <w:rFonts w:ascii="Calibri" w:eastAsia="Times New Roman" w:hAnsi="Calibri"/>
          <w:b w:val="0"/>
          <w:noProof/>
          <w:sz w:val="22"/>
          <w:szCs w:val="22"/>
          <w:lang w:val="en-US" w:eastAsia="en-US"/>
        </w:rPr>
      </w:pPr>
      <w:ins w:id="70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15.9</w:t>
        </w:r>
        <w:r w:rsidRPr="008E2FA9">
          <w:rPr>
            <w:rFonts w:ascii="Calibri" w:eastAsia="Times New Roman" w:hAnsi="Calibri"/>
            <w:b w:val="0"/>
            <w:noProof/>
            <w:sz w:val="22"/>
            <w:szCs w:val="22"/>
            <w:lang w:val="en-US" w:eastAsia="en-US"/>
          </w:rPr>
          <w:tab/>
        </w:r>
        <w:r w:rsidRPr="00377EB7">
          <w:rPr>
            <w:rStyle w:val="aff7"/>
            <w:noProof/>
          </w:rPr>
          <w:t>Date Objects</w:t>
        </w:r>
        <w:r>
          <w:rPr>
            <w:noProof/>
            <w:webHidden/>
          </w:rPr>
          <w:tab/>
        </w:r>
        <w:r>
          <w:rPr>
            <w:noProof/>
            <w:webHidden/>
          </w:rPr>
          <w:fldChar w:fldCharType="begin"/>
        </w:r>
        <w:r>
          <w:rPr>
            <w:noProof/>
            <w:webHidden/>
          </w:rPr>
          <w:instrText xml:space="preserve"> PAGEREF _Toc314500707 \h </w:instrText>
        </w:r>
        <w:r>
          <w:rPr>
            <w:noProof/>
            <w:webHidden/>
          </w:rPr>
        </w:r>
      </w:ins>
      <w:r>
        <w:rPr>
          <w:noProof/>
          <w:webHidden/>
        </w:rPr>
        <w:fldChar w:fldCharType="separate"/>
      </w:r>
      <w:ins w:id="708" w:author="Rev 5 Allen Wirfs-Brock" w:date="2012-01-16T18:05:00Z">
        <w:r>
          <w:rPr>
            <w:noProof/>
            <w:webHidden/>
          </w:rPr>
          <w:t>200</w:t>
        </w:r>
        <w:r>
          <w:rPr>
            <w:noProof/>
            <w:webHidden/>
          </w:rPr>
          <w:fldChar w:fldCharType="end"/>
        </w:r>
        <w:r w:rsidRPr="00377EB7">
          <w:rPr>
            <w:rStyle w:val="aff7"/>
            <w:noProof/>
          </w:rPr>
          <w:fldChar w:fldCharType="end"/>
        </w:r>
      </w:ins>
    </w:p>
    <w:p w14:paraId="0E738FE8" w14:textId="77777777" w:rsidR="003F0406" w:rsidRPr="008E2FA9" w:rsidRDefault="003F0406">
      <w:pPr>
        <w:pStyle w:val="3a"/>
        <w:rPr>
          <w:ins w:id="709" w:author="Rev 5 Allen Wirfs-Brock" w:date="2012-01-16T18:05:00Z"/>
          <w:rFonts w:ascii="Calibri" w:eastAsia="Times New Roman" w:hAnsi="Calibri"/>
          <w:b w:val="0"/>
          <w:noProof/>
          <w:sz w:val="22"/>
          <w:szCs w:val="22"/>
          <w:lang w:val="en-US" w:eastAsia="en-US"/>
        </w:rPr>
      </w:pPr>
      <w:ins w:id="71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15.9.1</w:t>
        </w:r>
        <w:r w:rsidRPr="008E2FA9">
          <w:rPr>
            <w:rFonts w:ascii="Calibri" w:eastAsia="Times New Roman" w:hAnsi="Calibri"/>
            <w:b w:val="0"/>
            <w:noProof/>
            <w:sz w:val="22"/>
            <w:szCs w:val="22"/>
            <w:lang w:val="en-US" w:eastAsia="en-US"/>
          </w:rPr>
          <w:tab/>
        </w:r>
        <w:r w:rsidRPr="00377EB7">
          <w:rPr>
            <w:rStyle w:val="aff7"/>
            <w:noProof/>
          </w:rPr>
          <w:t>Overview of Date Objects and Definitions of Abstract Operators</w:t>
        </w:r>
        <w:r>
          <w:rPr>
            <w:noProof/>
            <w:webHidden/>
          </w:rPr>
          <w:tab/>
        </w:r>
        <w:r>
          <w:rPr>
            <w:noProof/>
            <w:webHidden/>
          </w:rPr>
          <w:fldChar w:fldCharType="begin"/>
        </w:r>
        <w:r>
          <w:rPr>
            <w:noProof/>
            <w:webHidden/>
          </w:rPr>
          <w:instrText xml:space="preserve"> PAGEREF _Toc314500708 \h </w:instrText>
        </w:r>
        <w:r>
          <w:rPr>
            <w:noProof/>
            <w:webHidden/>
          </w:rPr>
        </w:r>
      </w:ins>
      <w:r>
        <w:rPr>
          <w:noProof/>
          <w:webHidden/>
        </w:rPr>
        <w:fldChar w:fldCharType="separate"/>
      </w:r>
      <w:ins w:id="711" w:author="Rev 5 Allen Wirfs-Brock" w:date="2012-01-16T18:05:00Z">
        <w:r>
          <w:rPr>
            <w:noProof/>
            <w:webHidden/>
          </w:rPr>
          <w:t>200</w:t>
        </w:r>
        <w:r>
          <w:rPr>
            <w:noProof/>
            <w:webHidden/>
          </w:rPr>
          <w:fldChar w:fldCharType="end"/>
        </w:r>
        <w:r w:rsidRPr="00377EB7">
          <w:rPr>
            <w:rStyle w:val="aff7"/>
            <w:noProof/>
          </w:rPr>
          <w:fldChar w:fldCharType="end"/>
        </w:r>
      </w:ins>
    </w:p>
    <w:p w14:paraId="02647CBE" w14:textId="77777777" w:rsidR="003F0406" w:rsidRPr="008E2FA9" w:rsidRDefault="003F0406">
      <w:pPr>
        <w:pStyle w:val="3a"/>
        <w:rPr>
          <w:ins w:id="712" w:author="Rev 5 Allen Wirfs-Brock" w:date="2012-01-16T18:05:00Z"/>
          <w:rFonts w:ascii="Calibri" w:eastAsia="Times New Roman" w:hAnsi="Calibri"/>
          <w:b w:val="0"/>
          <w:noProof/>
          <w:sz w:val="22"/>
          <w:szCs w:val="22"/>
          <w:lang w:val="en-US" w:eastAsia="en-US"/>
        </w:rPr>
      </w:pPr>
      <w:ins w:id="71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"_Toc314500709"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15.9.2</w:t>
        </w:r>
        <w:r w:rsidRPr="008E2FA9">
          <w:rPr>
            <w:rFonts w:ascii="Calibri" w:eastAsia="Times New Roman" w:hAnsi="Calibri"/>
            <w:b w:val="0"/>
            <w:noProof/>
            <w:sz w:val="22"/>
            <w:szCs w:val="22"/>
            <w:lang w:val="en-US" w:eastAsia="en-US"/>
          </w:rPr>
          <w:tab/>
        </w:r>
        <w:r w:rsidRPr="00377EB7">
          <w:rPr>
            <w:rStyle w:val="aff7"/>
            <w:noProof/>
          </w:rPr>
          <w:t>The Date Constructor Called as a Function</w:t>
        </w:r>
        <w:r>
          <w:rPr>
            <w:noProof/>
            <w:webHidden/>
          </w:rPr>
          <w:tab/>
        </w:r>
        <w:r>
          <w:rPr>
            <w:noProof/>
            <w:webHidden/>
          </w:rPr>
          <w:fldChar w:fldCharType="begin"/>
        </w:r>
        <w:r>
          <w:rPr>
            <w:noProof/>
            <w:webHidden/>
          </w:rPr>
          <w:instrText xml:space="preserve"> PAGEREF _Toc314500709 \h </w:instrText>
        </w:r>
        <w:r>
          <w:rPr>
            <w:noProof/>
            <w:webHidden/>
          </w:rPr>
        </w:r>
      </w:ins>
      <w:r>
        <w:rPr>
          <w:noProof/>
          <w:webHidden/>
        </w:rPr>
        <w:fldChar w:fldCharType="separate"/>
      </w:r>
      <w:ins w:id="714" w:author="Rev 5 Allen Wirfs-Brock" w:date="2012-01-16T18:05:00Z">
        <w:r>
          <w:rPr>
            <w:noProof/>
            <w:webHidden/>
          </w:rPr>
          <w:t>205</w:t>
        </w:r>
        <w:r>
          <w:rPr>
            <w:noProof/>
            <w:webHidden/>
          </w:rPr>
          <w:fldChar w:fldCharType="end"/>
        </w:r>
        <w:r w:rsidRPr="00377EB7">
          <w:rPr>
            <w:rStyle w:val="aff7"/>
            <w:noProof/>
          </w:rPr>
          <w:fldChar w:fldCharType="end"/>
        </w:r>
      </w:ins>
    </w:p>
    <w:p w14:paraId="6412471C" w14:textId="77777777" w:rsidR="003F0406" w:rsidRPr="008E2FA9" w:rsidRDefault="003F0406">
      <w:pPr>
        <w:pStyle w:val="3a"/>
        <w:rPr>
          <w:ins w:id="715" w:author="Rev 5 Allen Wirfs-Brock" w:date="2012-01-16T18:05:00Z"/>
          <w:rFonts w:ascii="Calibri" w:eastAsia="Times New Roman" w:hAnsi="Calibri"/>
          <w:b w:val="0"/>
          <w:noProof/>
          <w:sz w:val="22"/>
          <w:szCs w:val="22"/>
          <w:lang w:val="en-US" w:eastAsia="en-US"/>
        </w:rPr>
      </w:pPr>
      <w:ins w:id="71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15.9.3</w:t>
        </w:r>
        <w:r w:rsidRPr="008E2FA9">
          <w:rPr>
            <w:rFonts w:ascii="Calibri" w:eastAsia="Times New Roman" w:hAnsi="Calibri"/>
            <w:b w:val="0"/>
            <w:noProof/>
            <w:sz w:val="22"/>
            <w:szCs w:val="22"/>
            <w:lang w:val="en-US" w:eastAsia="en-US"/>
          </w:rPr>
          <w:tab/>
        </w:r>
        <w:r w:rsidRPr="00377EB7">
          <w:rPr>
            <w:rStyle w:val="aff7"/>
            <w:noProof/>
          </w:rPr>
          <w:t>The Date Constructor</w:t>
        </w:r>
        <w:r>
          <w:rPr>
            <w:noProof/>
            <w:webHidden/>
          </w:rPr>
          <w:tab/>
        </w:r>
        <w:r>
          <w:rPr>
            <w:noProof/>
            <w:webHidden/>
          </w:rPr>
          <w:fldChar w:fldCharType="begin"/>
        </w:r>
        <w:r>
          <w:rPr>
            <w:noProof/>
            <w:webHidden/>
          </w:rPr>
          <w:instrText xml:space="preserve"> PAGEREF _Toc314500710 \h </w:instrText>
        </w:r>
        <w:r>
          <w:rPr>
            <w:noProof/>
            <w:webHidden/>
          </w:rPr>
        </w:r>
      </w:ins>
      <w:r>
        <w:rPr>
          <w:noProof/>
          <w:webHidden/>
        </w:rPr>
        <w:fldChar w:fldCharType="separate"/>
      </w:r>
      <w:ins w:id="717" w:author="Rev 5 Allen Wirfs-Brock" w:date="2012-01-16T18:05:00Z">
        <w:r>
          <w:rPr>
            <w:noProof/>
            <w:webHidden/>
          </w:rPr>
          <w:t>206</w:t>
        </w:r>
        <w:r>
          <w:rPr>
            <w:noProof/>
            <w:webHidden/>
          </w:rPr>
          <w:fldChar w:fldCharType="end"/>
        </w:r>
        <w:r w:rsidRPr="00377EB7">
          <w:rPr>
            <w:rStyle w:val="aff7"/>
            <w:noProof/>
          </w:rPr>
          <w:fldChar w:fldCharType="end"/>
        </w:r>
      </w:ins>
    </w:p>
    <w:p w14:paraId="2C3EDEF5" w14:textId="77777777" w:rsidR="003F0406" w:rsidRPr="008E2FA9" w:rsidRDefault="003F0406">
      <w:pPr>
        <w:pStyle w:val="3a"/>
        <w:rPr>
          <w:ins w:id="718" w:author="Rev 5 Allen Wirfs-Brock" w:date="2012-01-16T18:05:00Z"/>
          <w:rFonts w:ascii="Calibri" w:eastAsia="Times New Roman" w:hAnsi="Calibri"/>
          <w:b w:val="0"/>
          <w:noProof/>
          <w:sz w:val="22"/>
          <w:szCs w:val="22"/>
          <w:lang w:val="en-US" w:eastAsia="en-US"/>
        </w:rPr>
      </w:pPr>
      <w:ins w:id="71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15.9.4</w:t>
        </w:r>
        <w:r w:rsidRPr="008E2FA9">
          <w:rPr>
            <w:rFonts w:ascii="Calibri" w:eastAsia="Times New Roman" w:hAnsi="Calibri"/>
            <w:b w:val="0"/>
            <w:noProof/>
            <w:sz w:val="22"/>
            <w:szCs w:val="22"/>
            <w:lang w:val="en-US" w:eastAsia="en-US"/>
          </w:rPr>
          <w:tab/>
        </w:r>
        <w:r w:rsidRPr="00377EB7">
          <w:rPr>
            <w:rStyle w:val="aff7"/>
            <w:noProof/>
          </w:rPr>
          <w:t>Properties of the Date Constructor</w:t>
        </w:r>
        <w:r>
          <w:rPr>
            <w:noProof/>
            <w:webHidden/>
          </w:rPr>
          <w:tab/>
        </w:r>
        <w:r>
          <w:rPr>
            <w:noProof/>
            <w:webHidden/>
          </w:rPr>
          <w:fldChar w:fldCharType="begin"/>
        </w:r>
        <w:r>
          <w:rPr>
            <w:noProof/>
            <w:webHidden/>
          </w:rPr>
          <w:instrText xml:space="preserve"> PAGEREF _Toc314500711 \h </w:instrText>
        </w:r>
        <w:r>
          <w:rPr>
            <w:noProof/>
            <w:webHidden/>
          </w:rPr>
        </w:r>
      </w:ins>
      <w:r>
        <w:rPr>
          <w:noProof/>
          <w:webHidden/>
        </w:rPr>
        <w:fldChar w:fldCharType="separate"/>
      </w:r>
      <w:ins w:id="720" w:author="Rev 5 Allen Wirfs-Brock" w:date="2012-01-16T18:05:00Z">
        <w:r>
          <w:rPr>
            <w:noProof/>
            <w:webHidden/>
          </w:rPr>
          <w:t>207</w:t>
        </w:r>
        <w:r>
          <w:rPr>
            <w:noProof/>
            <w:webHidden/>
          </w:rPr>
          <w:fldChar w:fldCharType="end"/>
        </w:r>
        <w:r w:rsidRPr="00377EB7">
          <w:rPr>
            <w:rStyle w:val="aff7"/>
            <w:noProof/>
          </w:rPr>
          <w:fldChar w:fldCharType="end"/>
        </w:r>
      </w:ins>
    </w:p>
    <w:p w14:paraId="02FC290F" w14:textId="77777777" w:rsidR="003F0406" w:rsidRPr="008E2FA9" w:rsidRDefault="003F0406">
      <w:pPr>
        <w:pStyle w:val="3a"/>
        <w:rPr>
          <w:ins w:id="721" w:author="Rev 5 Allen Wirfs-Brock" w:date="2012-01-16T18:05:00Z"/>
          <w:rFonts w:ascii="Calibri" w:eastAsia="Times New Roman" w:hAnsi="Calibri"/>
          <w:b w:val="0"/>
          <w:noProof/>
          <w:sz w:val="22"/>
          <w:szCs w:val="22"/>
          <w:lang w:val="en-US" w:eastAsia="en-US"/>
        </w:rPr>
      </w:pPr>
      <w:ins w:id="72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15.9.5</w:t>
        </w:r>
        <w:r w:rsidRPr="008E2FA9">
          <w:rPr>
            <w:rFonts w:ascii="Calibri" w:eastAsia="Times New Roman" w:hAnsi="Calibri"/>
            <w:b w:val="0"/>
            <w:noProof/>
            <w:sz w:val="22"/>
            <w:szCs w:val="22"/>
            <w:lang w:val="en-US" w:eastAsia="en-US"/>
          </w:rPr>
          <w:tab/>
        </w:r>
        <w:r w:rsidRPr="00377EB7">
          <w:rPr>
            <w:rStyle w:val="aff7"/>
            <w:noProof/>
          </w:rPr>
          <w:t>Properties of the Date Prototype Object</w:t>
        </w:r>
        <w:r>
          <w:rPr>
            <w:noProof/>
            <w:webHidden/>
          </w:rPr>
          <w:tab/>
        </w:r>
        <w:r>
          <w:rPr>
            <w:noProof/>
            <w:webHidden/>
          </w:rPr>
          <w:fldChar w:fldCharType="begin"/>
        </w:r>
        <w:r>
          <w:rPr>
            <w:noProof/>
            <w:webHidden/>
          </w:rPr>
          <w:instrText xml:space="preserve"> PAGEREF _Toc314500712 \h </w:instrText>
        </w:r>
        <w:r>
          <w:rPr>
            <w:noProof/>
            <w:webHidden/>
          </w:rPr>
        </w:r>
      </w:ins>
      <w:r>
        <w:rPr>
          <w:noProof/>
          <w:webHidden/>
        </w:rPr>
        <w:fldChar w:fldCharType="separate"/>
      </w:r>
      <w:ins w:id="723" w:author="Rev 5 Allen Wirfs-Brock" w:date="2012-01-16T18:05:00Z">
        <w:r>
          <w:rPr>
            <w:noProof/>
            <w:webHidden/>
          </w:rPr>
          <w:t>208</w:t>
        </w:r>
        <w:r>
          <w:rPr>
            <w:noProof/>
            <w:webHidden/>
          </w:rPr>
          <w:fldChar w:fldCharType="end"/>
        </w:r>
        <w:r w:rsidRPr="00377EB7">
          <w:rPr>
            <w:rStyle w:val="aff7"/>
            <w:noProof/>
          </w:rPr>
          <w:fldChar w:fldCharType="end"/>
        </w:r>
      </w:ins>
    </w:p>
    <w:p w14:paraId="1EBFE5F0" w14:textId="77777777" w:rsidR="003F0406" w:rsidRPr="008E2FA9" w:rsidRDefault="003F0406">
      <w:pPr>
        <w:pStyle w:val="3a"/>
        <w:rPr>
          <w:ins w:id="724" w:author="Rev 5 Allen Wirfs-Brock" w:date="2012-01-16T18:05:00Z"/>
          <w:rFonts w:ascii="Calibri" w:eastAsia="Times New Roman" w:hAnsi="Calibri"/>
          <w:b w:val="0"/>
          <w:noProof/>
          <w:sz w:val="22"/>
          <w:szCs w:val="22"/>
          <w:lang w:val="en-US" w:eastAsia="en-US"/>
        </w:rPr>
      </w:pPr>
      <w:ins w:id="72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15.9.6</w:t>
        </w:r>
        <w:r w:rsidRPr="008E2FA9">
          <w:rPr>
            <w:rFonts w:ascii="Calibri" w:eastAsia="Times New Roman" w:hAnsi="Calibri"/>
            <w:b w:val="0"/>
            <w:noProof/>
            <w:sz w:val="22"/>
            <w:szCs w:val="22"/>
            <w:lang w:val="en-US" w:eastAsia="en-US"/>
          </w:rPr>
          <w:tab/>
        </w:r>
        <w:r w:rsidRPr="00377EB7">
          <w:rPr>
            <w:rStyle w:val="aff7"/>
            <w:noProof/>
          </w:rPr>
          <w:t>Properties of Date Instances</w:t>
        </w:r>
        <w:r>
          <w:rPr>
            <w:noProof/>
            <w:webHidden/>
          </w:rPr>
          <w:tab/>
        </w:r>
        <w:r>
          <w:rPr>
            <w:noProof/>
            <w:webHidden/>
          </w:rPr>
          <w:fldChar w:fldCharType="begin"/>
        </w:r>
        <w:r>
          <w:rPr>
            <w:noProof/>
            <w:webHidden/>
          </w:rPr>
          <w:instrText xml:space="preserve"> PAGEREF _Toc314500713 \h </w:instrText>
        </w:r>
        <w:r>
          <w:rPr>
            <w:noProof/>
            <w:webHidden/>
          </w:rPr>
        </w:r>
      </w:ins>
      <w:r>
        <w:rPr>
          <w:noProof/>
          <w:webHidden/>
        </w:rPr>
        <w:fldChar w:fldCharType="separate"/>
      </w:r>
      <w:ins w:id="726" w:author="Rev 5 Allen Wirfs-Brock" w:date="2012-01-16T18:05:00Z">
        <w:r>
          <w:rPr>
            <w:noProof/>
            <w:webHidden/>
          </w:rPr>
          <w:t>215</w:t>
        </w:r>
        <w:r>
          <w:rPr>
            <w:noProof/>
            <w:webHidden/>
          </w:rPr>
          <w:fldChar w:fldCharType="end"/>
        </w:r>
        <w:r w:rsidRPr="00377EB7">
          <w:rPr>
            <w:rStyle w:val="aff7"/>
            <w:noProof/>
          </w:rPr>
          <w:fldChar w:fldCharType="end"/>
        </w:r>
      </w:ins>
    </w:p>
    <w:p w14:paraId="42E4F897" w14:textId="77777777" w:rsidR="003F0406" w:rsidRPr="008E2FA9" w:rsidRDefault="003F0406">
      <w:pPr>
        <w:pStyle w:val="2b"/>
        <w:rPr>
          <w:ins w:id="727" w:author="Rev 5 Allen Wirfs-Brock" w:date="2012-01-16T18:05:00Z"/>
          <w:rFonts w:ascii="Calibri" w:eastAsia="Times New Roman" w:hAnsi="Calibri"/>
          <w:b w:val="0"/>
          <w:noProof/>
          <w:sz w:val="22"/>
          <w:szCs w:val="22"/>
          <w:lang w:val="en-US" w:eastAsia="en-US"/>
        </w:rPr>
      </w:pPr>
      <w:ins w:id="72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15.10</w:t>
        </w:r>
        <w:r w:rsidRPr="008E2FA9">
          <w:rPr>
            <w:rFonts w:ascii="Calibri" w:eastAsia="Times New Roman" w:hAnsi="Calibri"/>
            <w:b w:val="0"/>
            <w:noProof/>
            <w:sz w:val="22"/>
            <w:szCs w:val="22"/>
            <w:lang w:val="en-US" w:eastAsia="en-US"/>
          </w:rPr>
          <w:tab/>
        </w:r>
        <w:r w:rsidRPr="00377EB7">
          <w:rPr>
            <w:rStyle w:val="aff7"/>
            <w:noProof/>
          </w:rPr>
          <w:t>RegExp (Regular Expression) Objects</w:t>
        </w:r>
        <w:r>
          <w:rPr>
            <w:noProof/>
            <w:webHidden/>
          </w:rPr>
          <w:tab/>
        </w:r>
        <w:r>
          <w:rPr>
            <w:noProof/>
            <w:webHidden/>
          </w:rPr>
          <w:fldChar w:fldCharType="begin"/>
        </w:r>
        <w:r>
          <w:rPr>
            <w:noProof/>
            <w:webHidden/>
          </w:rPr>
          <w:instrText xml:space="preserve"> PAGEREF _Toc314500714 \h </w:instrText>
        </w:r>
        <w:r>
          <w:rPr>
            <w:noProof/>
            <w:webHidden/>
          </w:rPr>
        </w:r>
      </w:ins>
      <w:r>
        <w:rPr>
          <w:noProof/>
          <w:webHidden/>
        </w:rPr>
        <w:fldChar w:fldCharType="separate"/>
      </w:r>
      <w:ins w:id="729" w:author="Rev 5 Allen Wirfs-Brock" w:date="2012-01-16T18:05:00Z">
        <w:r>
          <w:rPr>
            <w:noProof/>
            <w:webHidden/>
          </w:rPr>
          <w:t>215</w:t>
        </w:r>
        <w:r>
          <w:rPr>
            <w:noProof/>
            <w:webHidden/>
          </w:rPr>
          <w:fldChar w:fldCharType="end"/>
        </w:r>
        <w:r w:rsidRPr="00377EB7">
          <w:rPr>
            <w:rStyle w:val="aff7"/>
            <w:noProof/>
          </w:rPr>
          <w:fldChar w:fldCharType="end"/>
        </w:r>
      </w:ins>
    </w:p>
    <w:p w14:paraId="65217F83" w14:textId="77777777" w:rsidR="003F0406" w:rsidRPr="008E2FA9" w:rsidRDefault="003F0406">
      <w:pPr>
        <w:pStyle w:val="3a"/>
        <w:rPr>
          <w:ins w:id="730" w:author="Rev 5 Allen Wirfs-Brock" w:date="2012-01-16T18:05:00Z"/>
          <w:rFonts w:ascii="Calibri" w:eastAsia="Times New Roman" w:hAnsi="Calibri"/>
          <w:b w:val="0"/>
          <w:noProof/>
          <w:sz w:val="22"/>
          <w:szCs w:val="22"/>
          <w:lang w:val="en-US" w:eastAsia="en-US"/>
        </w:rPr>
      </w:pPr>
      <w:ins w:id="73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15.10.1</w:t>
        </w:r>
        <w:r w:rsidRPr="008E2FA9">
          <w:rPr>
            <w:rFonts w:ascii="Calibri" w:eastAsia="Times New Roman" w:hAnsi="Calibri"/>
            <w:b w:val="0"/>
            <w:noProof/>
            <w:sz w:val="22"/>
            <w:szCs w:val="22"/>
            <w:lang w:val="en-US" w:eastAsia="en-US"/>
          </w:rPr>
          <w:tab/>
        </w:r>
        <w:r w:rsidRPr="00377EB7">
          <w:rPr>
            <w:rStyle w:val="aff7"/>
            <w:noProof/>
          </w:rPr>
          <w:t>Patterns</w:t>
        </w:r>
        <w:r>
          <w:rPr>
            <w:noProof/>
            <w:webHidden/>
          </w:rPr>
          <w:tab/>
        </w:r>
        <w:r>
          <w:rPr>
            <w:noProof/>
            <w:webHidden/>
          </w:rPr>
          <w:fldChar w:fldCharType="begin"/>
        </w:r>
        <w:r>
          <w:rPr>
            <w:noProof/>
            <w:webHidden/>
          </w:rPr>
          <w:instrText xml:space="preserve"> PAGEREF _Toc314500715 \h </w:instrText>
        </w:r>
        <w:r>
          <w:rPr>
            <w:noProof/>
            <w:webHidden/>
          </w:rPr>
        </w:r>
      </w:ins>
      <w:r>
        <w:rPr>
          <w:noProof/>
          <w:webHidden/>
        </w:rPr>
        <w:fldChar w:fldCharType="separate"/>
      </w:r>
      <w:ins w:id="732" w:author="Rev 5 Allen Wirfs-Brock" w:date="2012-01-16T18:05:00Z">
        <w:r>
          <w:rPr>
            <w:noProof/>
            <w:webHidden/>
          </w:rPr>
          <w:t>215</w:t>
        </w:r>
        <w:r>
          <w:rPr>
            <w:noProof/>
            <w:webHidden/>
          </w:rPr>
          <w:fldChar w:fldCharType="end"/>
        </w:r>
        <w:r w:rsidRPr="00377EB7">
          <w:rPr>
            <w:rStyle w:val="aff7"/>
            <w:noProof/>
          </w:rPr>
          <w:fldChar w:fldCharType="end"/>
        </w:r>
      </w:ins>
    </w:p>
    <w:p w14:paraId="5125A971" w14:textId="77777777" w:rsidR="003F0406" w:rsidRPr="008E2FA9" w:rsidRDefault="003F0406">
      <w:pPr>
        <w:pStyle w:val="3a"/>
        <w:rPr>
          <w:ins w:id="733" w:author="Rev 5 Allen Wirfs-Brock" w:date="2012-01-16T18:05:00Z"/>
          <w:rFonts w:ascii="Calibri" w:eastAsia="Times New Roman" w:hAnsi="Calibri"/>
          <w:b w:val="0"/>
          <w:noProof/>
          <w:sz w:val="22"/>
          <w:szCs w:val="22"/>
          <w:lang w:val="en-US" w:eastAsia="en-US"/>
        </w:rPr>
      </w:pPr>
      <w:ins w:id="73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15.10.2</w:t>
        </w:r>
        <w:r w:rsidRPr="008E2FA9">
          <w:rPr>
            <w:rFonts w:ascii="Calibri" w:eastAsia="Times New Roman" w:hAnsi="Calibri"/>
            <w:b w:val="0"/>
            <w:noProof/>
            <w:sz w:val="22"/>
            <w:szCs w:val="22"/>
            <w:lang w:val="en-US" w:eastAsia="en-US"/>
          </w:rPr>
          <w:tab/>
        </w:r>
        <w:r w:rsidRPr="00377EB7">
          <w:rPr>
            <w:rStyle w:val="aff7"/>
            <w:noProof/>
          </w:rPr>
          <w:t>Pattern Semantics</w:t>
        </w:r>
        <w:r>
          <w:rPr>
            <w:noProof/>
            <w:webHidden/>
          </w:rPr>
          <w:tab/>
        </w:r>
        <w:r>
          <w:rPr>
            <w:noProof/>
            <w:webHidden/>
          </w:rPr>
          <w:fldChar w:fldCharType="begin"/>
        </w:r>
        <w:r>
          <w:rPr>
            <w:noProof/>
            <w:webHidden/>
          </w:rPr>
          <w:instrText xml:space="preserve"> PAGEREF _Toc314500716 \h </w:instrText>
        </w:r>
        <w:r>
          <w:rPr>
            <w:noProof/>
            <w:webHidden/>
          </w:rPr>
        </w:r>
      </w:ins>
      <w:r>
        <w:rPr>
          <w:noProof/>
          <w:webHidden/>
        </w:rPr>
        <w:fldChar w:fldCharType="separate"/>
      </w:r>
      <w:ins w:id="735" w:author="Rev 5 Allen Wirfs-Brock" w:date="2012-01-16T18:05:00Z">
        <w:r>
          <w:rPr>
            <w:noProof/>
            <w:webHidden/>
          </w:rPr>
          <w:t>217</w:t>
        </w:r>
        <w:r>
          <w:rPr>
            <w:noProof/>
            <w:webHidden/>
          </w:rPr>
          <w:fldChar w:fldCharType="end"/>
        </w:r>
        <w:r w:rsidRPr="00377EB7">
          <w:rPr>
            <w:rStyle w:val="aff7"/>
            <w:noProof/>
          </w:rPr>
          <w:fldChar w:fldCharType="end"/>
        </w:r>
      </w:ins>
    </w:p>
    <w:p w14:paraId="2CE240A0" w14:textId="77777777" w:rsidR="003F0406" w:rsidRPr="008E2FA9" w:rsidRDefault="003F0406">
      <w:pPr>
        <w:pStyle w:val="3a"/>
        <w:rPr>
          <w:ins w:id="736" w:author="Rev 5 Allen Wirfs-Brock" w:date="2012-01-16T18:05:00Z"/>
          <w:rFonts w:ascii="Calibri" w:eastAsia="Times New Roman" w:hAnsi="Calibri"/>
          <w:b w:val="0"/>
          <w:noProof/>
          <w:sz w:val="22"/>
          <w:szCs w:val="22"/>
          <w:lang w:val="en-US" w:eastAsia="en-US"/>
        </w:rPr>
      </w:pPr>
      <w:ins w:id="73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15.10.3</w:t>
        </w:r>
        <w:r w:rsidRPr="008E2FA9">
          <w:rPr>
            <w:rFonts w:ascii="Calibri" w:eastAsia="Times New Roman" w:hAnsi="Calibri"/>
            <w:b w:val="0"/>
            <w:noProof/>
            <w:sz w:val="22"/>
            <w:szCs w:val="22"/>
            <w:lang w:val="en-US" w:eastAsia="en-US"/>
          </w:rPr>
          <w:tab/>
        </w:r>
        <w:r w:rsidRPr="00377EB7">
          <w:rPr>
            <w:rStyle w:val="aff7"/>
            <w:noProof/>
          </w:rPr>
          <w:t>The RegExp Constructor Called as a Function</w:t>
        </w:r>
        <w:r>
          <w:rPr>
            <w:noProof/>
            <w:webHidden/>
          </w:rPr>
          <w:tab/>
        </w:r>
        <w:r>
          <w:rPr>
            <w:noProof/>
            <w:webHidden/>
          </w:rPr>
          <w:fldChar w:fldCharType="begin"/>
        </w:r>
        <w:r>
          <w:rPr>
            <w:noProof/>
            <w:webHidden/>
          </w:rPr>
          <w:instrText xml:space="preserve"> PAGEREF _Toc314500717 \h </w:instrText>
        </w:r>
        <w:r>
          <w:rPr>
            <w:noProof/>
            <w:webHidden/>
          </w:rPr>
        </w:r>
      </w:ins>
      <w:r>
        <w:rPr>
          <w:noProof/>
          <w:webHidden/>
        </w:rPr>
        <w:fldChar w:fldCharType="separate"/>
      </w:r>
      <w:ins w:id="738" w:author="Rev 5 Allen Wirfs-Brock" w:date="2012-01-16T18:05:00Z">
        <w:r>
          <w:rPr>
            <w:noProof/>
            <w:webHidden/>
          </w:rPr>
          <w:t>229</w:t>
        </w:r>
        <w:r>
          <w:rPr>
            <w:noProof/>
            <w:webHidden/>
          </w:rPr>
          <w:fldChar w:fldCharType="end"/>
        </w:r>
        <w:r w:rsidRPr="00377EB7">
          <w:rPr>
            <w:rStyle w:val="aff7"/>
            <w:noProof/>
          </w:rPr>
          <w:fldChar w:fldCharType="end"/>
        </w:r>
      </w:ins>
    </w:p>
    <w:p w14:paraId="7ED5F52A" w14:textId="77777777" w:rsidR="003F0406" w:rsidRPr="008E2FA9" w:rsidRDefault="003F0406">
      <w:pPr>
        <w:pStyle w:val="3a"/>
        <w:rPr>
          <w:ins w:id="739" w:author="Rev 5 Allen Wirfs-Brock" w:date="2012-01-16T18:05:00Z"/>
          <w:rFonts w:ascii="Calibri" w:eastAsia="Times New Roman" w:hAnsi="Calibri"/>
          <w:b w:val="0"/>
          <w:noProof/>
          <w:sz w:val="22"/>
          <w:szCs w:val="22"/>
          <w:lang w:val="en-US" w:eastAsia="en-US"/>
        </w:rPr>
      </w:pPr>
      <w:ins w:id="74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15.10.4</w:t>
        </w:r>
        <w:r w:rsidRPr="008E2FA9">
          <w:rPr>
            <w:rFonts w:ascii="Calibri" w:eastAsia="Times New Roman" w:hAnsi="Calibri"/>
            <w:b w:val="0"/>
            <w:noProof/>
            <w:sz w:val="22"/>
            <w:szCs w:val="22"/>
            <w:lang w:val="en-US" w:eastAsia="en-US"/>
          </w:rPr>
          <w:tab/>
        </w:r>
        <w:r w:rsidRPr="00377EB7">
          <w:rPr>
            <w:rStyle w:val="aff7"/>
            <w:noProof/>
          </w:rPr>
          <w:t>The RegExp Constructor</w:t>
        </w:r>
        <w:r>
          <w:rPr>
            <w:noProof/>
            <w:webHidden/>
          </w:rPr>
          <w:tab/>
        </w:r>
        <w:r>
          <w:rPr>
            <w:noProof/>
            <w:webHidden/>
          </w:rPr>
          <w:fldChar w:fldCharType="begin"/>
        </w:r>
        <w:r>
          <w:rPr>
            <w:noProof/>
            <w:webHidden/>
          </w:rPr>
          <w:instrText xml:space="preserve"> PAGEREF _Toc314500718 \h </w:instrText>
        </w:r>
        <w:r>
          <w:rPr>
            <w:noProof/>
            <w:webHidden/>
          </w:rPr>
        </w:r>
      </w:ins>
      <w:r>
        <w:rPr>
          <w:noProof/>
          <w:webHidden/>
        </w:rPr>
        <w:fldChar w:fldCharType="separate"/>
      </w:r>
      <w:ins w:id="741" w:author="Rev 5 Allen Wirfs-Brock" w:date="2012-01-16T18:05:00Z">
        <w:r>
          <w:rPr>
            <w:noProof/>
            <w:webHidden/>
          </w:rPr>
          <w:t>229</w:t>
        </w:r>
        <w:r>
          <w:rPr>
            <w:noProof/>
            <w:webHidden/>
          </w:rPr>
          <w:fldChar w:fldCharType="end"/>
        </w:r>
        <w:r w:rsidRPr="00377EB7">
          <w:rPr>
            <w:rStyle w:val="aff7"/>
            <w:noProof/>
          </w:rPr>
          <w:fldChar w:fldCharType="end"/>
        </w:r>
      </w:ins>
    </w:p>
    <w:p w14:paraId="712B518D" w14:textId="77777777" w:rsidR="003F0406" w:rsidRPr="008E2FA9" w:rsidRDefault="003F0406">
      <w:pPr>
        <w:pStyle w:val="3a"/>
        <w:rPr>
          <w:ins w:id="742" w:author="Rev 5 Allen Wirfs-Brock" w:date="2012-01-16T18:05:00Z"/>
          <w:rFonts w:ascii="Calibri" w:eastAsia="Times New Roman" w:hAnsi="Calibri"/>
          <w:b w:val="0"/>
          <w:noProof/>
          <w:sz w:val="22"/>
          <w:szCs w:val="22"/>
          <w:lang w:val="en-US" w:eastAsia="en-US"/>
        </w:rPr>
      </w:pPr>
      <w:ins w:id="74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"_Toc314500719"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15.10.5</w:t>
        </w:r>
        <w:r w:rsidRPr="008E2FA9">
          <w:rPr>
            <w:rFonts w:ascii="Calibri" w:eastAsia="Times New Roman" w:hAnsi="Calibri"/>
            <w:b w:val="0"/>
            <w:noProof/>
            <w:sz w:val="22"/>
            <w:szCs w:val="22"/>
            <w:lang w:val="en-US" w:eastAsia="en-US"/>
          </w:rPr>
          <w:tab/>
        </w:r>
        <w:r w:rsidRPr="00377EB7">
          <w:rPr>
            <w:rStyle w:val="aff7"/>
            <w:noProof/>
          </w:rPr>
          <w:t>Properties of the RegExp Constructor</w:t>
        </w:r>
        <w:r>
          <w:rPr>
            <w:noProof/>
            <w:webHidden/>
          </w:rPr>
          <w:tab/>
        </w:r>
        <w:r>
          <w:rPr>
            <w:noProof/>
            <w:webHidden/>
          </w:rPr>
          <w:fldChar w:fldCharType="begin"/>
        </w:r>
        <w:r>
          <w:rPr>
            <w:noProof/>
            <w:webHidden/>
          </w:rPr>
          <w:instrText xml:space="preserve"> PAGEREF _Toc314500719 \h </w:instrText>
        </w:r>
        <w:r>
          <w:rPr>
            <w:noProof/>
            <w:webHidden/>
          </w:rPr>
        </w:r>
      </w:ins>
      <w:r>
        <w:rPr>
          <w:noProof/>
          <w:webHidden/>
        </w:rPr>
        <w:fldChar w:fldCharType="separate"/>
      </w:r>
      <w:ins w:id="744" w:author="Rev 5 Allen Wirfs-Brock" w:date="2012-01-16T18:05:00Z">
        <w:r>
          <w:rPr>
            <w:noProof/>
            <w:webHidden/>
          </w:rPr>
          <w:t>230</w:t>
        </w:r>
        <w:r>
          <w:rPr>
            <w:noProof/>
            <w:webHidden/>
          </w:rPr>
          <w:fldChar w:fldCharType="end"/>
        </w:r>
        <w:r w:rsidRPr="00377EB7">
          <w:rPr>
            <w:rStyle w:val="aff7"/>
            <w:noProof/>
          </w:rPr>
          <w:fldChar w:fldCharType="end"/>
        </w:r>
      </w:ins>
    </w:p>
    <w:p w14:paraId="25E493D2" w14:textId="77777777" w:rsidR="003F0406" w:rsidRPr="008E2FA9" w:rsidRDefault="003F0406">
      <w:pPr>
        <w:pStyle w:val="3a"/>
        <w:rPr>
          <w:ins w:id="745" w:author="Rev 5 Allen Wirfs-Brock" w:date="2012-01-16T18:05:00Z"/>
          <w:rFonts w:ascii="Calibri" w:eastAsia="Times New Roman" w:hAnsi="Calibri"/>
          <w:b w:val="0"/>
          <w:noProof/>
          <w:sz w:val="22"/>
          <w:szCs w:val="22"/>
          <w:lang w:val="en-US" w:eastAsia="en-US"/>
        </w:rPr>
      </w:pPr>
      <w:ins w:id="74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15.10.6</w:t>
        </w:r>
        <w:r w:rsidRPr="008E2FA9">
          <w:rPr>
            <w:rFonts w:ascii="Calibri" w:eastAsia="Times New Roman" w:hAnsi="Calibri"/>
            <w:b w:val="0"/>
            <w:noProof/>
            <w:sz w:val="22"/>
            <w:szCs w:val="22"/>
            <w:lang w:val="en-US" w:eastAsia="en-US"/>
          </w:rPr>
          <w:tab/>
        </w:r>
        <w:r w:rsidRPr="00377EB7">
          <w:rPr>
            <w:rStyle w:val="aff7"/>
            <w:noProof/>
          </w:rPr>
          <w:t>Properties of the RegExp Prototype Object</w:t>
        </w:r>
        <w:r>
          <w:rPr>
            <w:noProof/>
            <w:webHidden/>
          </w:rPr>
          <w:tab/>
        </w:r>
        <w:r>
          <w:rPr>
            <w:noProof/>
            <w:webHidden/>
          </w:rPr>
          <w:fldChar w:fldCharType="begin"/>
        </w:r>
        <w:r>
          <w:rPr>
            <w:noProof/>
            <w:webHidden/>
          </w:rPr>
          <w:instrText xml:space="preserve"> PAGEREF _Toc314500720 \h </w:instrText>
        </w:r>
        <w:r>
          <w:rPr>
            <w:noProof/>
            <w:webHidden/>
          </w:rPr>
        </w:r>
      </w:ins>
      <w:r>
        <w:rPr>
          <w:noProof/>
          <w:webHidden/>
        </w:rPr>
        <w:fldChar w:fldCharType="separate"/>
      </w:r>
      <w:ins w:id="747" w:author="Rev 5 Allen Wirfs-Brock" w:date="2012-01-16T18:05:00Z">
        <w:r>
          <w:rPr>
            <w:noProof/>
            <w:webHidden/>
          </w:rPr>
          <w:t>230</w:t>
        </w:r>
        <w:r>
          <w:rPr>
            <w:noProof/>
            <w:webHidden/>
          </w:rPr>
          <w:fldChar w:fldCharType="end"/>
        </w:r>
        <w:r w:rsidRPr="00377EB7">
          <w:rPr>
            <w:rStyle w:val="aff7"/>
            <w:noProof/>
          </w:rPr>
          <w:fldChar w:fldCharType="end"/>
        </w:r>
      </w:ins>
    </w:p>
    <w:p w14:paraId="4D07B408" w14:textId="77777777" w:rsidR="003F0406" w:rsidRPr="008E2FA9" w:rsidRDefault="003F0406">
      <w:pPr>
        <w:pStyle w:val="3a"/>
        <w:rPr>
          <w:ins w:id="748" w:author="Rev 5 Allen Wirfs-Brock" w:date="2012-01-16T18:05:00Z"/>
          <w:rFonts w:ascii="Calibri" w:eastAsia="Times New Roman" w:hAnsi="Calibri"/>
          <w:b w:val="0"/>
          <w:noProof/>
          <w:sz w:val="22"/>
          <w:szCs w:val="22"/>
          <w:lang w:val="en-US" w:eastAsia="en-US"/>
        </w:rPr>
      </w:pPr>
      <w:ins w:id="74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15.10.7</w:t>
        </w:r>
        <w:r w:rsidRPr="008E2FA9">
          <w:rPr>
            <w:rFonts w:ascii="Calibri" w:eastAsia="Times New Roman" w:hAnsi="Calibri"/>
            <w:b w:val="0"/>
            <w:noProof/>
            <w:sz w:val="22"/>
            <w:szCs w:val="22"/>
            <w:lang w:val="en-US" w:eastAsia="en-US"/>
          </w:rPr>
          <w:tab/>
        </w:r>
        <w:r w:rsidRPr="00377EB7">
          <w:rPr>
            <w:rStyle w:val="aff7"/>
            <w:noProof/>
          </w:rPr>
          <w:t>Properties of RegExp Instances</w:t>
        </w:r>
        <w:r>
          <w:rPr>
            <w:noProof/>
            <w:webHidden/>
          </w:rPr>
          <w:tab/>
        </w:r>
        <w:r>
          <w:rPr>
            <w:noProof/>
            <w:webHidden/>
          </w:rPr>
          <w:fldChar w:fldCharType="begin"/>
        </w:r>
        <w:r>
          <w:rPr>
            <w:noProof/>
            <w:webHidden/>
          </w:rPr>
          <w:instrText xml:space="preserve"> PAGEREF _Toc314500721 \h </w:instrText>
        </w:r>
        <w:r>
          <w:rPr>
            <w:noProof/>
            <w:webHidden/>
          </w:rPr>
        </w:r>
      </w:ins>
      <w:r>
        <w:rPr>
          <w:noProof/>
          <w:webHidden/>
        </w:rPr>
        <w:fldChar w:fldCharType="separate"/>
      </w:r>
      <w:ins w:id="750" w:author="Rev 5 Allen Wirfs-Brock" w:date="2012-01-16T18:05:00Z">
        <w:r>
          <w:rPr>
            <w:noProof/>
            <w:webHidden/>
          </w:rPr>
          <w:t>232</w:t>
        </w:r>
        <w:r>
          <w:rPr>
            <w:noProof/>
            <w:webHidden/>
          </w:rPr>
          <w:fldChar w:fldCharType="end"/>
        </w:r>
        <w:r w:rsidRPr="00377EB7">
          <w:rPr>
            <w:rStyle w:val="aff7"/>
            <w:noProof/>
          </w:rPr>
          <w:fldChar w:fldCharType="end"/>
        </w:r>
      </w:ins>
    </w:p>
    <w:p w14:paraId="3B928174" w14:textId="77777777" w:rsidR="003F0406" w:rsidRPr="008E2FA9" w:rsidRDefault="003F0406">
      <w:pPr>
        <w:pStyle w:val="2b"/>
        <w:rPr>
          <w:ins w:id="751" w:author="Rev 5 Allen Wirfs-Brock" w:date="2012-01-16T18:05:00Z"/>
          <w:rFonts w:ascii="Calibri" w:eastAsia="Times New Roman" w:hAnsi="Calibri"/>
          <w:b w:val="0"/>
          <w:noProof/>
          <w:sz w:val="22"/>
          <w:szCs w:val="22"/>
          <w:lang w:val="en-US" w:eastAsia="en-US"/>
        </w:rPr>
      </w:pPr>
      <w:ins w:id="75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15.11</w:t>
        </w:r>
        <w:r w:rsidRPr="008E2FA9">
          <w:rPr>
            <w:rFonts w:ascii="Calibri" w:eastAsia="Times New Roman" w:hAnsi="Calibri"/>
            <w:b w:val="0"/>
            <w:noProof/>
            <w:sz w:val="22"/>
            <w:szCs w:val="22"/>
            <w:lang w:val="en-US" w:eastAsia="en-US"/>
          </w:rPr>
          <w:tab/>
        </w:r>
        <w:r w:rsidRPr="00377EB7">
          <w:rPr>
            <w:rStyle w:val="aff7"/>
            <w:noProof/>
          </w:rPr>
          <w:t>Error Objects</w:t>
        </w:r>
        <w:r>
          <w:rPr>
            <w:noProof/>
            <w:webHidden/>
          </w:rPr>
          <w:tab/>
        </w:r>
        <w:r>
          <w:rPr>
            <w:noProof/>
            <w:webHidden/>
          </w:rPr>
          <w:fldChar w:fldCharType="begin"/>
        </w:r>
        <w:r>
          <w:rPr>
            <w:noProof/>
            <w:webHidden/>
          </w:rPr>
          <w:instrText xml:space="preserve"> PAGEREF _Toc314500722 \h </w:instrText>
        </w:r>
        <w:r>
          <w:rPr>
            <w:noProof/>
            <w:webHidden/>
          </w:rPr>
        </w:r>
      </w:ins>
      <w:r>
        <w:rPr>
          <w:noProof/>
          <w:webHidden/>
        </w:rPr>
        <w:fldChar w:fldCharType="separate"/>
      </w:r>
      <w:ins w:id="753" w:author="Rev 5 Allen Wirfs-Brock" w:date="2012-01-16T18:05:00Z">
        <w:r>
          <w:rPr>
            <w:noProof/>
            <w:webHidden/>
          </w:rPr>
          <w:t>233</w:t>
        </w:r>
        <w:r>
          <w:rPr>
            <w:noProof/>
            <w:webHidden/>
          </w:rPr>
          <w:fldChar w:fldCharType="end"/>
        </w:r>
        <w:r w:rsidRPr="00377EB7">
          <w:rPr>
            <w:rStyle w:val="aff7"/>
            <w:noProof/>
          </w:rPr>
          <w:fldChar w:fldCharType="end"/>
        </w:r>
      </w:ins>
    </w:p>
    <w:p w14:paraId="7E7D2437" w14:textId="77777777" w:rsidR="003F0406" w:rsidRPr="008E2FA9" w:rsidRDefault="003F0406">
      <w:pPr>
        <w:pStyle w:val="3a"/>
        <w:rPr>
          <w:ins w:id="754" w:author="Rev 5 Allen Wirfs-Brock" w:date="2012-01-16T18:05:00Z"/>
          <w:rFonts w:ascii="Calibri" w:eastAsia="Times New Roman" w:hAnsi="Calibri"/>
          <w:b w:val="0"/>
          <w:noProof/>
          <w:sz w:val="22"/>
          <w:szCs w:val="22"/>
          <w:lang w:val="en-US" w:eastAsia="en-US"/>
        </w:rPr>
      </w:pPr>
      <w:ins w:id="75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15.11.1</w:t>
        </w:r>
        <w:r w:rsidRPr="008E2FA9">
          <w:rPr>
            <w:rFonts w:ascii="Calibri" w:eastAsia="Times New Roman" w:hAnsi="Calibri"/>
            <w:b w:val="0"/>
            <w:noProof/>
            <w:sz w:val="22"/>
            <w:szCs w:val="22"/>
            <w:lang w:val="en-US" w:eastAsia="en-US"/>
          </w:rPr>
          <w:tab/>
        </w:r>
        <w:r w:rsidRPr="00377EB7">
          <w:rPr>
            <w:rStyle w:val="aff7"/>
            <w:noProof/>
          </w:rPr>
          <w:t>The Error Constructor Called as a Function</w:t>
        </w:r>
        <w:r>
          <w:rPr>
            <w:noProof/>
            <w:webHidden/>
          </w:rPr>
          <w:tab/>
        </w:r>
        <w:r>
          <w:rPr>
            <w:noProof/>
            <w:webHidden/>
          </w:rPr>
          <w:fldChar w:fldCharType="begin"/>
        </w:r>
        <w:r>
          <w:rPr>
            <w:noProof/>
            <w:webHidden/>
          </w:rPr>
          <w:instrText xml:space="preserve"> PAGEREF _Toc314500723 \h </w:instrText>
        </w:r>
        <w:r>
          <w:rPr>
            <w:noProof/>
            <w:webHidden/>
          </w:rPr>
        </w:r>
      </w:ins>
      <w:r>
        <w:rPr>
          <w:noProof/>
          <w:webHidden/>
        </w:rPr>
        <w:fldChar w:fldCharType="separate"/>
      </w:r>
      <w:ins w:id="756" w:author="Rev 5 Allen Wirfs-Brock" w:date="2012-01-16T18:05:00Z">
        <w:r>
          <w:rPr>
            <w:noProof/>
            <w:webHidden/>
          </w:rPr>
          <w:t>233</w:t>
        </w:r>
        <w:r>
          <w:rPr>
            <w:noProof/>
            <w:webHidden/>
          </w:rPr>
          <w:fldChar w:fldCharType="end"/>
        </w:r>
        <w:r w:rsidRPr="00377EB7">
          <w:rPr>
            <w:rStyle w:val="aff7"/>
            <w:noProof/>
          </w:rPr>
          <w:fldChar w:fldCharType="end"/>
        </w:r>
      </w:ins>
    </w:p>
    <w:p w14:paraId="21E35375" w14:textId="77777777" w:rsidR="003F0406" w:rsidRPr="008E2FA9" w:rsidRDefault="003F0406">
      <w:pPr>
        <w:pStyle w:val="3a"/>
        <w:rPr>
          <w:ins w:id="757" w:author="Rev 5 Allen Wirfs-Brock" w:date="2012-01-16T18:05:00Z"/>
          <w:rFonts w:ascii="Calibri" w:eastAsia="Times New Roman" w:hAnsi="Calibri"/>
          <w:b w:val="0"/>
          <w:noProof/>
          <w:sz w:val="22"/>
          <w:szCs w:val="22"/>
          <w:lang w:val="en-US" w:eastAsia="en-US"/>
        </w:rPr>
      </w:pPr>
      <w:ins w:id="75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15.11.2</w:t>
        </w:r>
        <w:r w:rsidRPr="008E2FA9">
          <w:rPr>
            <w:rFonts w:ascii="Calibri" w:eastAsia="Times New Roman" w:hAnsi="Calibri"/>
            <w:b w:val="0"/>
            <w:noProof/>
            <w:sz w:val="22"/>
            <w:szCs w:val="22"/>
            <w:lang w:val="en-US" w:eastAsia="en-US"/>
          </w:rPr>
          <w:tab/>
        </w:r>
        <w:r w:rsidRPr="00377EB7">
          <w:rPr>
            <w:rStyle w:val="aff7"/>
            <w:noProof/>
          </w:rPr>
          <w:t>The Error Constructor</w:t>
        </w:r>
        <w:r>
          <w:rPr>
            <w:noProof/>
            <w:webHidden/>
          </w:rPr>
          <w:tab/>
        </w:r>
        <w:r>
          <w:rPr>
            <w:noProof/>
            <w:webHidden/>
          </w:rPr>
          <w:fldChar w:fldCharType="begin"/>
        </w:r>
        <w:r>
          <w:rPr>
            <w:noProof/>
            <w:webHidden/>
          </w:rPr>
          <w:instrText xml:space="preserve"> PAGEREF _Toc314500724 \h </w:instrText>
        </w:r>
        <w:r>
          <w:rPr>
            <w:noProof/>
            <w:webHidden/>
          </w:rPr>
        </w:r>
      </w:ins>
      <w:r>
        <w:rPr>
          <w:noProof/>
          <w:webHidden/>
        </w:rPr>
        <w:fldChar w:fldCharType="separate"/>
      </w:r>
      <w:ins w:id="759" w:author="Rev 5 Allen Wirfs-Brock" w:date="2012-01-16T18:05:00Z">
        <w:r>
          <w:rPr>
            <w:noProof/>
            <w:webHidden/>
          </w:rPr>
          <w:t>233</w:t>
        </w:r>
        <w:r>
          <w:rPr>
            <w:noProof/>
            <w:webHidden/>
          </w:rPr>
          <w:fldChar w:fldCharType="end"/>
        </w:r>
        <w:r w:rsidRPr="00377EB7">
          <w:rPr>
            <w:rStyle w:val="aff7"/>
            <w:noProof/>
          </w:rPr>
          <w:fldChar w:fldCharType="end"/>
        </w:r>
      </w:ins>
    </w:p>
    <w:p w14:paraId="2905848D" w14:textId="77777777" w:rsidR="003F0406" w:rsidRPr="008E2FA9" w:rsidRDefault="003F0406">
      <w:pPr>
        <w:pStyle w:val="3a"/>
        <w:rPr>
          <w:ins w:id="760" w:author="Rev 5 Allen Wirfs-Brock" w:date="2012-01-16T18:05:00Z"/>
          <w:rFonts w:ascii="Calibri" w:eastAsia="Times New Roman" w:hAnsi="Calibri"/>
          <w:b w:val="0"/>
          <w:noProof/>
          <w:sz w:val="22"/>
          <w:szCs w:val="22"/>
          <w:lang w:val="en-US" w:eastAsia="en-US"/>
        </w:rPr>
      </w:pPr>
      <w:ins w:id="76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15.11.3</w:t>
        </w:r>
        <w:r w:rsidRPr="008E2FA9">
          <w:rPr>
            <w:rFonts w:ascii="Calibri" w:eastAsia="Times New Roman" w:hAnsi="Calibri"/>
            <w:b w:val="0"/>
            <w:noProof/>
            <w:sz w:val="22"/>
            <w:szCs w:val="22"/>
            <w:lang w:val="en-US" w:eastAsia="en-US"/>
          </w:rPr>
          <w:tab/>
        </w:r>
        <w:r w:rsidRPr="00377EB7">
          <w:rPr>
            <w:rStyle w:val="aff7"/>
            <w:noProof/>
          </w:rPr>
          <w:t>Properties of the Error Constructor</w:t>
        </w:r>
        <w:r>
          <w:rPr>
            <w:noProof/>
            <w:webHidden/>
          </w:rPr>
          <w:tab/>
        </w:r>
        <w:r>
          <w:rPr>
            <w:noProof/>
            <w:webHidden/>
          </w:rPr>
          <w:fldChar w:fldCharType="begin"/>
        </w:r>
        <w:r>
          <w:rPr>
            <w:noProof/>
            <w:webHidden/>
          </w:rPr>
          <w:instrText xml:space="preserve"> PAGEREF _Toc314500725 \h </w:instrText>
        </w:r>
        <w:r>
          <w:rPr>
            <w:noProof/>
            <w:webHidden/>
          </w:rPr>
        </w:r>
      </w:ins>
      <w:r>
        <w:rPr>
          <w:noProof/>
          <w:webHidden/>
        </w:rPr>
        <w:fldChar w:fldCharType="separate"/>
      </w:r>
      <w:ins w:id="762" w:author="Rev 5 Allen Wirfs-Brock" w:date="2012-01-16T18:05:00Z">
        <w:r>
          <w:rPr>
            <w:noProof/>
            <w:webHidden/>
          </w:rPr>
          <w:t>233</w:t>
        </w:r>
        <w:r>
          <w:rPr>
            <w:noProof/>
            <w:webHidden/>
          </w:rPr>
          <w:fldChar w:fldCharType="end"/>
        </w:r>
        <w:r w:rsidRPr="00377EB7">
          <w:rPr>
            <w:rStyle w:val="aff7"/>
            <w:noProof/>
          </w:rPr>
          <w:fldChar w:fldCharType="end"/>
        </w:r>
      </w:ins>
    </w:p>
    <w:p w14:paraId="53BACEEB" w14:textId="77777777" w:rsidR="003F0406" w:rsidRPr="008E2FA9" w:rsidRDefault="003F0406">
      <w:pPr>
        <w:pStyle w:val="3a"/>
        <w:rPr>
          <w:ins w:id="763" w:author="Rev 5 Allen Wirfs-Brock" w:date="2012-01-16T18:05:00Z"/>
          <w:rFonts w:ascii="Calibri" w:eastAsia="Times New Roman" w:hAnsi="Calibri"/>
          <w:b w:val="0"/>
          <w:noProof/>
          <w:sz w:val="22"/>
          <w:szCs w:val="22"/>
          <w:lang w:val="en-US" w:eastAsia="en-US"/>
        </w:rPr>
      </w:pPr>
      <w:ins w:id="76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15.11.4</w:t>
        </w:r>
        <w:r w:rsidRPr="008E2FA9">
          <w:rPr>
            <w:rFonts w:ascii="Calibri" w:eastAsia="Times New Roman" w:hAnsi="Calibri"/>
            <w:b w:val="0"/>
            <w:noProof/>
            <w:sz w:val="22"/>
            <w:szCs w:val="22"/>
            <w:lang w:val="en-US" w:eastAsia="en-US"/>
          </w:rPr>
          <w:tab/>
        </w:r>
        <w:r w:rsidRPr="00377EB7">
          <w:rPr>
            <w:rStyle w:val="aff7"/>
            <w:noProof/>
          </w:rPr>
          <w:t>Properties of the Error Prototype Object</w:t>
        </w:r>
        <w:r>
          <w:rPr>
            <w:noProof/>
            <w:webHidden/>
          </w:rPr>
          <w:tab/>
        </w:r>
        <w:r>
          <w:rPr>
            <w:noProof/>
            <w:webHidden/>
          </w:rPr>
          <w:fldChar w:fldCharType="begin"/>
        </w:r>
        <w:r>
          <w:rPr>
            <w:noProof/>
            <w:webHidden/>
          </w:rPr>
          <w:instrText xml:space="preserve"> PAGEREF _Toc314500726 \h </w:instrText>
        </w:r>
        <w:r>
          <w:rPr>
            <w:noProof/>
            <w:webHidden/>
          </w:rPr>
        </w:r>
      </w:ins>
      <w:r>
        <w:rPr>
          <w:noProof/>
          <w:webHidden/>
        </w:rPr>
        <w:fldChar w:fldCharType="separate"/>
      </w:r>
      <w:ins w:id="765" w:author="Rev 5 Allen Wirfs-Brock" w:date="2012-01-16T18:05:00Z">
        <w:r>
          <w:rPr>
            <w:noProof/>
            <w:webHidden/>
          </w:rPr>
          <w:t>234</w:t>
        </w:r>
        <w:r>
          <w:rPr>
            <w:noProof/>
            <w:webHidden/>
          </w:rPr>
          <w:fldChar w:fldCharType="end"/>
        </w:r>
        <w:r w:rsidRPr="00377EB7">
          <w:rPr>
            <w:rStyle w:val="aff7"/>
            <w:noProof/>
          </w:rPr>
          <w:fldChar w:fldCharType="end"/>
        </w:r>
      </w:ins>
    </w:p>
    <w:p w14:paraId="40A0E1F7" w14:textId="77777777" w:rsidR="003F0406" w:rsidRPr="008E2FA9" w:rsidRDefault="003F0406">
      <w:pPr>
        <w:pStyle w:val="3a"/>
        <w:rPr>
          <w:ins w:id="766" w:author="Rev 5 Allen Wirfs-Brock" w:date="2012-01-16T18:05:00Z"/>
          <w:rFonts w:ascii="Calibri" w:eastAsia="Times New Roman" w:hAnsi="Calibri"/>
          <w:b w:val="0"/>
          <w:noProof/>
          <w:sz w:val="22"/>
          <w:szCs w:val="22"/>
          <w:lang w:val="en-US" w:eastAsia="en-US"/>
        </w:rPr>
      </w:pPr>
      <w:ins w:id="76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15.11.5</w:t>
        </w:r>
        <w:r w:rsidRPr="008E2FA9">
          <w:rPr>
            <w:rFonts w:ascii="Calibri" w:eastAsia="Times New Roman" w:hAnsi="Calibri"/>
            <w:b w:val="0"/>
            <w:noProof/>
            <w:sz w:val="22"/>
            <w:szCs w:val="22"/>
            <w:lang w:val="en-US" w:eastAsia="en-US"/>
          </w:rPr>
          <w:tab/>
        </w:r>
        <w:r w:rsidRPr="00377EB7">
          <w:rPr>
            <w:rStyle w:val="aff7"/>
            <w:noProof/>
          </w:rPr>
          <w:t>Properties of Error Instances</w:t>
        </w:r>
        <w:r>
          <w:rPr>
            <w:noProof/>
            <w:webHidden/>
          </w:rPr>
          <w:tab/>
        </w:r>
        <w:r>
          <w:rPr>
            <w:noProof/>
            <w:webHidden/>
          </w:rPr>
          <w:fldChar w:fldCharType="begin"/>
        </w:r>
        <w:r>
          <w:rPr>
            <w:noProof/>
            <w:webHidden/>
          </w:rPr>
          <w:instrText xml:space="preserve"> PAGEREF _Toc314500727 \h </w:instrText>
        </w:r>
        <w:r>
          <w:rPr>
            <w:noProof/>
            <w:webHidden/>
          </w:rPr>
        </w:r>
      </w:ins>
      <w:r>
        <w:rPr>
          <w:noProof/>
          <w:webHidden/>
        </w:rPr>
        <w:fldChar w:fldCharType="separate"/>
      </w:r>
      <w:ins w:id="768" w:author="Rev 5 Allen Wirfs-Brock" w:date="2012-01-16T18:05:00Z">
        <w:r>
          <w:rPr>
            <w:noProof/>
            <w:webHidden/>
          </w:rPr>
          <w:t>234</w:t>
        </w:r>
        <w:r>
          <w:rPr>
            <w:noProof/>
            <w:webHidden/>
          </w:rPr>
          <w:fldChar w:fldCharType="end"/>
        </w:r>
        <w:r w:rsidRPr="00377EB7">
          <w:rPr>
            <w:rStyle w:val="aff7"/>
            <w:noProof/>
          </w:rPr>
          <w:fldChar w:fldCharType="end"/>
        </w:r>
      </w:ins>
    </w:p>
    <w:p w14:paraId="77099D57" w14:textId="77777777" w:rsidR="003F0406" w:rsidRPr="008E2FA9" w:rsidRDefault="003F0406">
      <w:pPr>
        <w:pStyle w:val="3a"/>
        <w:rPr>
          <w:ins w:id="769" w:author="Rev 5 Allen Wirfs-Brock" w:date="2012-01-16T18:05:00Z"/>
          <w:rFonts w:ascii="Calibri" w:eastAsia="Times New Roman" w:hAnsi="Calibri"/>
          <w:b w:val="0"/>
          <w:noProof/>
          <w:sz w:val="22"/>
          <w:szCs w:val="22"/>
          <w:lang w:val="en-US" w:eastAsia="en-US"/>
        </w:rPr>
      </w:pPr>
      <w:ins w:id="77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15.11.6</w:t>
        </w:r>
        <w:r w:rsidRPr="008E2FA9">
          <w:rPr>
            <w:rFonts w:ascii="Calibri" w:eastAsia="Times New Roman" w:hAnsi="Calibri"/>
            <w:b w:val="0"/>
            <w:noProof/>
            <w:sz w:val="22"/>
            <w:szCs w:val="22"/>
            <w:lang w:val="en-US" w:eastAsia="en-US"/>
          </w:rPr>
          <w:tab/>
        </w:r>
        <w:r w:rsidRPr="00377EB7">
          <w:rPr>
            <w:rStyle w:val="aff7"/>
            <w:noProof/>
          </w:rPr>
          <w:t>Native Error Types Used in This Standard</w:t>
        </w:r>
        <w:r>
          <w:rPr>
            <w:noProof/>
            <w:webHidden/>
          </w:rPr>
          <w:tab/>
        </w:r>
        <w:r>
          <w:rPr>
            <w:noProof/>
            <w:webHidden/>
          </w:rPr>
          <w:fldChar w:fldCharType="begin"/>
        </w:r>
        <w:r>
          <w:rPr>
            <w:noProof/>
            <w:webHidden/>
          </w:rPr>
          <w:instrText xml:space="preserve"> PAGEREF _Toc314500728 \h </w:instrText>
        </w:r>
        <w:r>
          <w:rPr>
            <w:noProof/>
            <w:webHidden/>
          </w:rPr>
        </w:r>
      </w:ins>
      <w:r>
        <w:rPr>
          <w:noProof/>
          <w:webHidden/>
        </w:rPr>
        <w:fldChar w:fldCharType="separate"/>
      </w:r>
      <w:ins w:id="771" w:author="Rev 5 Allen Wirfs-Brock" w:date="2012-01-16T18:05:00Z">
        <w:r>
          <w:rPr>
            <w:noProof/>
            <w:webHidden/>
          </w:rPr>
          <w:t>234</w:t>
        </w:r>
        <w:r>
          <w:rPr>
            <w:noProof/>
            <w:webHidden/>
          </w:rPr>
          <w:fldChar w:fldCharType="end"/>
        </w:r>
        <w:r w:rsidRPr="00377EB7">
          <w:rPr>
            <w:rStyle w:val="aff7"/>
            <w:noProof/>
          </w:rPr>
          <w:fldChar w:fldCharType="end"/>
        </w:r>
      </w:ins>
    </w:p>
    <w:p w14:paraId="46E5FFED" w14:textId="77777777" w:rsidR="003F0406" w:rsidRPr="008E2FA9" w:rsidRDefault="003F0406">
      <w:pPr>
        <w:pStyle w:val="3a"/>
        <w:rPr>
          <w:ins w:id="772" w:author="Rev 5 Allen Wirfs-Brock" w:date="2012-01-16T18:05:00Z"/>
          <w:rFonts w:ascii="Calibri" w:eastAsia="Times New Roman" w:hAnsi="Calibri"/>
          <w:b w:val="0"/>
          <w:noProof/>
          <w:sz w:val="22"/>
          <w:szCs w:val="22"/>
          <w:lang w:val="en-US" w:eastAsia="en-US"/>
        </w:rPr>
      </w:pPr>
      <w:ins w:id="77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"_Toc314500729"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15.11.7</w:t>
        </w:r>
        <w:r w:rsidRPr="008E2FA9">
          <w:rPr>
            <w:rFonts w:ascii="Calibri" w:eastAsia="Times New Roman" w:hAnsi="Calibri"/>
            <w:b w:val="0"/>
            <w:noProof/>
            <w:sz w:val="22"/>
            <w:szCs w:val="22"/>
            <w:lang w:val="en-US" w:eastAsia="en-US"/>
          </w:rPr>
          <w:tab/>
        </w:r>
        <w:r w:rsidRPr="00377EB7">
          <w:rPr>
            <w:rStyle w:val="aff7"/>
            <w:i/>
            <w:noProof/>
          </w:rPr>
          <w:t>NativeError</w:t>
        </w:r>
        <w:r w:rsidRPr="00377EB7">
          <w:rPr>
            <w:rStyle w:val="aff7"/>
            <w:noProof/>
          </w:rPr>
          <w:t xml:space="preserve"> Object Structure</w:t>
        </w:r>
        <w:r>
          <w:rPr>
            <w:noProof/>
            <w:webHidden/>
          </w:rPr>
          <w:tab/>
        </w:r>
        <w:r>
          <w:rPr>
            <w:noProof/>
            <w:webHidden/>
          </w:rPr>
          <w:fldChar w:fldCharType="begin"/>
        </w:r>
        <w:r>
          <w:rPr>
            <w:noProof/>
            <w:webHidden/>
          </w:rPr>
          <w:instrText xml:space="preserve"> PAGEREF _Toc314500729 \h </w:instrText>
        </w:r>
        <w:r>
          <w:rPr>
            <w:noProof/>
            <w:webHidden/>
          </w:rPr>
        </w:r>
      </w:ins>
      <w:r>
        <w:rPr>
          <w:noProof/>
          <w:webHidden/>
        </w:rPr>
        <w:fldChar w:fldCharType="separate"/>
      </w:r>
      <w:ins w:id="774" w:author="Rev 5 Allen Wirfs-Brock" w:date="2012-01-16T18:05:00Z">
        <w:r>
          <w:rPr>
            <w:noProof/>
            <w:webHidden/>
          </w:rPr>
          <w:t>235</w:t>
        </w:r>
        <w:r>
          <w:rPr>
            <w:noProof/>
            <w:webHidden/>
          </w:rPr>
          <w:fldChar w:fldCharType="end"/>
        </w:r>
        <w:r w:rsidRPr="00377EB7">
          <w:rPr>
            <w:rStyle w:val="aff7"/>
            <w:noProof/>
          </w:rPr>
          <w:fldChar w:fldCharType="end"/>
        </w:r>
      </w:ins>
    </w:p>
    <w:p w14:paraId="0098018A" w14:textId="77777777" w:rsidR="003F0406" w:rsidRPr="008E2FA9" w:rsidRDefault="003F0406">
      <w:pPr>
        <w:pStyle w:val="2b"/>
        <w:rPr>
          <w:ins w:id="775" w:author="Rev 5 Allen Wirfs-Brock" w:date="2012-01-16T18:05:00Z"/>
          <w:rFonts w:ascii="Calibri" w:eastAsia="Times New Roman" w:hAnsi="Calibri"/>
          <w:b w:val="0"/>
          <w:noProof/>
          <w:sz w:val="22"/>
          <w:szCs w:val="22"/>
          <w:lang w:val="en-US" w:eastAsia="en-US"/>
        </w:rPr>
      </w:pPr>
      <w:ins w:id="77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15.12</w:t>
        </w:r>
        <w:r w:rsidRPr="008E2FA9">
          <w:rPr>
            <w:rFonts w:ascii="Calibri" w:eastAsia="Times New Roman" w:hAnsi="Calibri"/>
            <w:b w:val="0"/>
            <w:noProof/>
            <w:sz w:val="22"/>
            <w:szCs w:val="22"/>
            <w:lang w:val="en-US" w:eastAsia="en-US"/>
          </w:rPr>
          <w:tab/>
        </w:r>
        <w:r w:rsidRPr="00377EB7">
          <w:rPr>
            <w:rStyle w:val="aff7"/>
            <w:noProof/>
          </w:rPr>
          <w:t>The JSON Object</w:t>
        </w:r>
        <w:r>
          <w:rPr>
            <w:noProof/>
            <w:webHidden/>
          </w:rPr>
          <w:tab/>
        </w:r>
        <w:r>
          <w:rPr>
            <w:noProof/>
            <w:webHidden/>
          </w:rPr>
          <w:fldChar w:fldCharType="begin"/>
        </w:r>
        <w:r>
          <w:rPr>
            <w:noProof/>
            <w:webHidden/>
          </w:rPr>
          <w:instrText xml:space="preserve"> PAGEREF _Toc314500730 \h </w:instrText>
        </w:r>
        <w:r>
          <w:rPr>
            <w:noProof/>
            <w:webHidden/>
          </w:rPr>
        </w:r>
      </w:ins>
      <w:r>
        <w:rPr>
          <w:noProof/>
          <w:webHidden/>
        </w:rPr>
        <w:fldChar w:fldCharType="separate"/>
      </w:r>
      <w:ins w:id="777" w:author="Rev 5 Allen Wirfs-Brock" w:date="2012-01-16T18:05:00Z">
        <w:r>
          <w:rPr>
            <w:noProof/>
            <w:webHidden/>
          </w:rPr>
          <w:t>237</w:t>
        </w:r>
        <w:r>
          <w:rPr>
            <w:noProof/>
            <w:webHidden/>
          </w:rPr>
          <w:fldChar w:fldCharType="end"/>
        </w:r>
        <w:r w:rsidRPr="00377EB7">
          <w:rPr>
            <w:rStyle w:val="aff7"/>
            <w:noProof/>
          </w:rPr>
          <w:fldChar w:fldCharType="end"/>
        </w:r>
      </w:ins>
    </w:p>
    <w:p w14:paraId="627FC7D3" w14:textId="77777777" w:rsidR="003F0406" w:rsidRPr="008E2FA9" w:rsidRDefault="003F0406">
      <w:pPr>
        <w:pStyle w:val="3a"/>
        <w:rPr>
          <w:ins w:id="778" w:author="Rev 5 Allen Wirfs-Brock" w:date="2012-01-16T18:05:00Z"/>
          <w:rFonts w:ascii="Calibri" w:eastAsia="Times New Roman" w:hAnsi="Calibri"/>
          <w:b w:val="0"/>
          <w:noProof/>
          <w:sz w:val="22"/>
          <w:szCs w:val="22"/>
          <w:lang w:val="en-US" w:eastAsia="en-US"/>
        </w:rPr>
      </w:pPr>
      <w:ins w:id="77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15.12.1</w:t>
        </w:r>
        <w:r w:rsidRPr="008E2FA9">
          <w:rPr>
            <w:rFonts w:ascii="Calibri" w:eastAsia="Times New Roman" w:hAnsi="Calibri"/>
            <w:b w:val="0"/>
            <w:noProof/>
            <w:sz w:val="22"/>
            <w:szCs w:val="22"/>
            <w:lang w:val="en-US" w:eastAsia="en-US"/>
          </w:rPr>
          <w:tab/>
        </w:r>
        <w:r w:rsidRPr="00377EB7">
          <w:rPr>
            <w:rStyle w:val="aff7"/>
            <w:noProof/>
          </w:rPr>
          <w:t>The JSON Grammar</w:t>
        </w:r>
        <w:r>
          <w:rPr>
            <w:noProof/>
            <w:webHidden/>
          </w:rPr>
          <w:tab/>
        </w:r>
        <w:r>
          <w:rPr>
            <w:noProof/>
            <w:webHidden/>
          </w:rPr>
          <w:fldChar w:fldCharType="begin"/>
        </w:r>
        <w:r>
          <w:rPr>
            <w:noProof/>
            <w:webHidden/>
          </w:rPr>
          <w:instrText xml:space="preserve"> PAGEREF _Toc314500731 \h </w:instrText>
        </w:r>
        <w:r>
          <w:rPr>
            <w:noProof/>
            <w:webHidden/>
          </w:rPr>
        </w:r>
      </w:ins>
      <w:r>
        <w:rPr>
          <w:noProof/>
          <w:webHidden/>
        </w:rPr>
        <w:fldChar w:fldCharType="separate"/>
      </w:r>
      <w:ins w:id="780" w:author="Rev 5 Allen Wirfs-Brock" w:date="2012-01-16T18:05:00Z">
        <w:r>
          <w:rPr>
            <w:noProof/>
            <w:webHidden/>
          </w:rPr>
          <w:t>237</w:t>
        </w:r>
        <w:r>
          <w:rPr>
            <w:noProof/>
            <w:webHidden/>
          </w:rPr>
          <w:fldChar w:fldCharType="end"/>
        </w:r>
        <w:r w:rsidRPr="00377EB7">
          <w:rPr>
            <w:rStyle w:val="aff7"/>
            <w:noProof/>
          </w:rPr>
          <w:fldChar w:fldCharType="end"/>
        </w:r>
      </w:ins>
    </w:p>
    <w:p w14:paraId="5B21C870" w14:textId="77777777" w:rsidR="003F0406" w:rsidRPr="008E2FA9" w:rsidRDefault="003F0406">
      <w:pPr>
        <w:pStyle w:val="3a"/>
        <w:rPr>
          <w:ins w:id="781" w:author="Rev 5 Allen Wirfs-Brock" w:date="2012-01-16T18:05:00Z"/>
          <w:rFonts w:ascii="Calibri" w:eastAsia="Times New Roman" w:hAnsi="Calibri"/>
          <w:b w:val="0"/>
          <w:noProof/>
          <w:sz w:val="22"/>
          <w:szCs w:val="22"/>
          <w:lang w:val="en-US" w:eastAsia="en-US"/>
        </w:rPr>
      </w:pPr>
      <w:ins w:id="78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15.12.2</w:t>
        </w:r>
        <w:r w:rsidRPr="008E2FA9">
          <w:rPr>
            <w:rFonts w:ascii="Calibri" w:eastAsia="Times New Roman" w:hAnsi="Calibri"/>
            <w:b w:val="0"/>
            <w:noProof/>
            <w:sz w:val="22"/>
            <w:szCs w:val="22"/>
            <w:lang w:val="en-US" w:eastAsia="en-US"/>
          </w:rPr>
          <w:tab/>
        </w:r>
        <w:r w:rsidRPr="00377EB7">
          <w:rPr>
            <w:rStyle w:val="aff7"/>
            <w:noProof/>
          </w:rPr>
          <w:t>parse ( text [ , reviver ] )</w:t>
        </w:r>
        <w:r>
          <w:rPr>
            <w:noProof/>
            <w:webHidden/>
          </w:rPr>
          <w:tab/>
        </w:r>
        <w:r>
          <w:rPr>
            <w:noProof/>
            <w:webHidden/>
          </w:rPr>
          <w:fldChar w:fldCharType="begin"/>
        </w:r>
        <w:r>
          <w:rPr>
            <w:noProof/>
            <w:webHidden/>
          </w:rPr>
          <w:instrText xml:space="preserve"> PAGEREF _Toc314500732 \h </w:instrText>
        </w:r>
        <w:r>
          <w:rPr>
            <w:noProof/>
            <w:webHidden/>
          </w:rPr>
        </w:r>
      </w:ins>
      <w:r>
        <w:rPr>
          <w:noProof/>
          <w:webHidden/>
        </w:rPr>
        <w:fldChar w:fldCharType="separate"/>
      </w:r>
      <w:ins w:id="783" w:author="Rev 5 Allen Wirfs-Brock" w:date="2012-01-16T18:05:00Z">
        <w:r>
          <w:rPr>
            <w:noProof/>
            <w:webHidden/>
          </w:rPr>
          <w:t>238</w:t>
        </w:r>
        <w:r>
          <w:rPr>
            <w:noProof/>
            <w:webHidden/>
          </w:rPr>
          <w:fldChar w:fldCharType="end"/>
        </w:r>
        <w:r w:rsidRPr="00377EB7">
          <w:rPr>
            <w:rStyle w:val="aff7"/>
            <w:noProof/>
          </w:rPr>
          <w:fldChar w:fldCharType="end"/>
        </w:r>
      </w:ins>
    </w:p>
    <w:p w14:paraId="3A134D60" w14:textId="77777777" w:rsidR="003F0406" w:rsidRPr="008E2FA9" w:rsidRDefault="003F0406">
      <w:pPr>
        <w:pStyle w:val="3a"/>
        <w:rPr>
          <w:ins w:id="784" w:author="Rev 5 Allen Wirfs-Brock" w:date="2012-01-16T18:05:00Z"/>
          <w:rFonts w:ascii="Calibri" w:eastAsia="Times New Roman" w:hAnsi="Calibri"/>
          <w:b w:val="0"/>
          <w:noProof/>
          <w:sz w:val="22"/>
          <w:szCs w:val="22"/>
          <w:lang w:val="en-US" w:eastAsia="en-US"/>
        </w:rPr>
      </w:pPr>
      <w:ins w:id="78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15.12.3</w:t>
        </w:r>
        <w:r w:rsidRPr="008E2FA9">
          <w:rPr>
            <w:rFonts w:ascii="Calibri" w:eastAsia="Times New Roman" w:hAnsi="Calibri"/>
            <w:b w:val="0"/>
            <w:noProof/>
            <w:sz w:val="22"/>
            <w:szCs w:val="22"/>
            <w:lang w:val="en-US" w:eastAsia="en-US"/>
          </w:rPr>
          <w:tab/>
        </w:r>
        <w:r w:rsidRPr="00377EB7">
          <w:rPr>
            <w:rStyle w:val="aff7"/>
            <w:noProof/>
          </w:rPr>
          <w:t>stringify ( value [ , replacer [ , space ] ] )</w:t>
        </w:r>
        <w:r>
          <w:rPr>
            <w:noProof/>
            <w:webHidden/>
          </w:rPr>
          <w:tab/>
        </w:r>
        <w:r>
          <w:rPr>
            <w:noProof/>
            <w:webHidden/>
          </w:rPr>
          <w:fldChar w:fldCharType="begin"/>
        </w:r>
        <w:r>
          <w:rPr>
            <w:noProof/>
            <w:webHidden/>
          </w:rPr>
          <w:instrText xml:space="preserve"> PAGEREF _Toc314500733 \h </w:instrText>
        </w:r>
        <w:r>
          <w:rPr>
            <w:noProof/>
            <w:webHidden/>
          </w:rPr>
        </w:r>
      </w:ins>
      <w:r>
        <w:rPr>
          <w:noProof/>
          <w:webHidden/>
        </w:rPr>
        <w:fldChar w:fldCharType="separate"/>
      </w:r>
      <w:ins w:id="786" w:author="Rev 5 Allen Wirfs-Brock" w:date="2012-01-16T18:05:00Z">
        <w:r>
          <w:rPr>
            <w:noProof/>
            <w:webHidden/>
          </w:rPr>
          <w:t>240</w:t>
        </w:r>
        <w:r>
          <w:rPr>
            <w:noProof/>
            <w:webHidden/>
          </w:rPr>
          <w:fldChar w:fldCharType="end"/>
        </w:r>
        <w:r w:rsidRPr="00377EB7">
          <w:rPr>
            <w:rStyle w:val="aff7"/>
            <w:noProof/>
          </w:rPr>
          <w:fldChar w:fldCharType="end"/>
        </w:r>
      </w:ins>
    </w:p>
    <w:p w14:paraId="118C29CE" w14:textId="77777777" w:rsidR="003F0406" w:rsidRPr="008E2FA9" w:rsidRDefault="003F0406">
      <w:pPr>
        <w:pStyle w:val="12"/>
        <w:rPr>
          <w:ins w:id="787" w:author="Rev 5 Allen Wirfs-Brock" w:date="2012-01-16T18:05:00Z"/>
          <w:rFonts w:ascii="Calibri" w:eastAsia="Times New Roman" w:hAnsi="Calibri"/>
          <w:b w:val="0"/>
          <w:noProof/>
          <w:sz w:val="22"/>
          <w:szCs w:val="22"/>
          <w:lang w:val="en-US" w:eastAsia="en-US"/>
        </w:rPr>
      </w:pPr>
      <w:ins w:id="78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16</w:t>
        </w:r>
        <w:r w:rsidRPr="008E2FA9">
          <w:rPr>
            <w:rFonts w:ascii="Calibri" w:eastAsia="Times New Roman" w:hAnsi="Calibri"/>
            <w:b w:val="0"/>
            <w:noProof/>
            <w:sz w:val="22"/>
            <w:szCs w:val="22"/>
            <w:lang w:val="en-US" w:eastAsia="en-US"/>
          </w:rPr>
          <w:tab/>
        </w:r>
        <w:r w:rsidRPr="00377EB7">
          <w:rPr>
            <w:rStyle w:val="aff7"/>
            <w:noProof/>
          </w:rPr>
          <w:t>Errors</w:t>
        </w:r>
        <w:r>
          <w:rPr>
            <w:noProof/>
            <w:webHidden/>
          </w:rPr>
          <w:tab/>
        </w:r>
        <w:r>
          <w:rPr>
            <w:noProof/>
            <w:webHidden/>
          </w:rPr>
          <w:fldChar w:fldCharType="begin"/>
        </w:r>
        <w:r>
          <w:rPr>
            <w:noProof/>
            <w:webHidden/>
          </w:rPr>
          <w:instrText xml:space="preserve"> PAGEREF _Toc314500734 \h </w:instrText>
        </w:r>
        <w:r>
          <w:rPr>
            <w:noProof/>
            <w:webHidden/>
          </w:rPr>
        </w:r>
      </w:ins>
      <w:r>
        <w:rPr>
          <w:noProof/>
          <w:webHidden/>
        </w:rPr>
        <w:fldChar w:fldCharType="separate"/>
      </w:r>
      <w:ins w:id="789" w:author="Rev 5 Allen Wirfs-Brock" w:date="2012-01-16T18:05:00Z">
        <w:r>
          <w:rPr>
            <w:noProof/>
            <w:webHidden/>
          </w:rPr>
          <w:t>243</w:t>
        </w:r>
        <w:r>
          <w:rPr>
            <w:noProof/>
            <w:webHidden/>
          </w:rPr>
          <w:fldChar w:fldCharType="end"/>
        </w:r>
        <w:r w:rsidRPr="00377EB7">
          <w:rPr>
            <w:rStyle w:val="aff7"/>
            <w:noProof/>
          </w:rPr>
          <w:fldChar w:fldCharType="end"/>
        </w:r>
      </w:ins>
    </w:p>
    <w:p w14:paraId="492C73B7" w14:textId="77777777" w:rsidR="003F0406" w:rsidRPr="008E2FA9" w:rsidRDefault="003F0406">
      <w:pPr>
        <w:pStyle w:val="12"/>
        <w:rPr>
          <w:ins w:id="790" w:author="Rev 5 Allen Wirfs-Brock" w:date="2012-01-16T18:05:00Z"/>
          <w:rFonts w:ascii="Calibri" w:eastAsia="Times New Roman" w:hAnsi="Calibri"/>
          <w:b w:val="0"/>
          <w:noProof/>
          <w:sz w:val="22"/>
          <w:szCs w:val="22"/>
          <w:lang w:val="en-US" w:eastAsia="en-US"/>
        </w:rPr>
      </w:pPr>
      <w:ins w:id="79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Annex A (informative)  Grammar Summary</w:t>
        </w:r>
        <w:r>
          <w:rPr>
            <w:noProof/>
            <w:webHidden/>
          </w:rPr>
          <w:tab/>
        </w:r>
        <w:r>
          <w:rPr>
            <w:noProof/>
            <w:webHidden/>
          </w:rPr>
          <w:fldChar w:fldCharType="begin"/>
        </w:r>
        <w:r>
          <w:rPr>
            <w:noProof/>
            <w:webHidden/>
          </w:rPr>
          <w:instrText xml:space="preserve"> PAGEREF _Toc314500735 \h </w:instrText>
        </w:r>
        <w:r>
          <w:rPr>
            <w:noProof/>
            <w:webHidden/>
          </w:rPr>
        </w:r>
      </w:ins>
      <w:r>
        <w:rPr>
          <w:noProof/>
          <w:webHidden/>
        </w:rPr>
        <w:fldChar w:fldCharType="separate"/>
      </w:r>
      <w:ins w:id="792" w:author="Rev 5 Allen Wirfs-Brock" w:date="2012-01-16T18:05:00Z">
        <w:r>
          <w:rPr>
            <w:noProof/>
            <w:webHidden/>
          </w:rPr>
          <w:t>246</w:t>
        </w:r>
        <w:r>
          <w:rPr>
            <w:noProof/>
            <w:webHidden/>
          </w:rPr>
          <w:fldChar w:fldCharType="end"/>
        </w:r>
        <w:r w:rsidRPr="00377EB7">
          <w:rPr>
            <w:rStyle w:val="aff7"/>
            <w:noProof/>
          </w:rPr>
          <w:fldChar w:fldCharType="end"/>
        </w:r>
      </w:ins>
    </w:p>
    <w:p w14:paraId="49600FF1" w14:textId="77777777" w:rsidR="003F0406" w:rsidRPr="008E2FA9" w:rsidRDefault="003F0406">
      <w:pPr>
        <w:pStyle w:val="2b"/>
        <w:rPr>
          <w:ins w:id="793" w:author="Rev 5 Allen Wirfs-Brock" w:date="2012-01-16T18:05:00Z"/>
          <w:rFonts w:ascii="Calibri" w:eastAsia="Times New Roman" w:hAnsi="Calibri"/>
          <w:b w:val="0"/>
          <w:noProof/>
          <w:sz w:val="22"/>
          <w:szCs w:val="22"/>
          <w:lang w:val="en-US" w:eastAsia="en-US"/>
        </w:rPr>
      </w:pPr>
      <w:ins w:id="79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A.1</w:t>
        </w:r>
        <w:r w:rsidRPr="008E2FA9">
          <w:rPr>
            <w:rFonts w:ascii="Calibri" w:eastAsia="Times New Roman" w:hAnsi="Calibri"/>
            <w:b w:val="0"/>
            <w:noProof/>
            <w:sz w:val="22"/>
            <w:szCs w:val="22"/>
            <w:lang w:val="en-US" w:eastAsia="en-US"/>
          </w:rPr>
          <w:tab/>
        </w:r>
        <w:r w:rsidRPr="00377EB7">
          <w:rPr>
            <w:rStyle w:val="aff7"/>
            <w:noProof/>
          </w:rPr>
          <w:t>Lexical Grammar</w:t>
        </w:r>
        <w:r>
          <w:rPr>
            <w:noProof/>
            <w:webHidden/>
          </w:rPr>
          <w:tab/>
        </w:r>
        <w:r>
          <w:rPr>
            <w:noProof/>
            <w:webHidden/>
          </w:rPr>
          <w:fldChar w:fldCharType="begin"/>
        </w:r>
        <w:r>
          <w:rPr>
            <w:noProof/>
            <w:webHidden/>
          </w:rPr>
          <w:instrText xml:space="preserve"> PAGEREF _Toc314500736 \h </w:instrText>
        </w:r>
        <w:r>
          <w:rPr>
            <w:noProof/>
            <w:webHidden/>
          </w:rPr>
        </w:r>
      </w:ins>
      <w:r>
        <w:rPr>
          <w:noProof/>
          <w:webHidden/>
        </w:rPr>
        <w:fldChar w:fldCharType="separate"/>
      </w:r>
      <w:ins w:id="795" w:author="Rev 5 Allen Wirfs-Brock" w:date="2012-01-16T18:05:00Z">
        <w:r>
          <w:rPr>
            <w:noProof/>
            <w:webHidden/>
          </w:rPr>
          <w:t>246</w:t>
        </w:r>
        <w:r>
          <w:rPr>
            <w:noProof/>
            <w:webHidden/>
          </w:rPr>
          <w:fldChar w:fldCharType="end"/>
        </w:r>
        <w:r w:rsidRPr="00377EB7">
          <w:rPr>
            <w:rStyle w:val="aff7"/>
            <w:noProof/>
          </w:rPr>
          <w:fldChar w:fldCharType="end"/>
        </w:r>
      </w:ins>
    </w:p>
    <w:p w14:paraId="05506FF0" w14:textId="77777777" w:rsidR="003F0406" w:rsidRPr="008E2FA9" w:rsidRDefault="003F0406">
      <w:pPr>
        <w:pStyle w:val="2b"/>
        <w:rPr>
          <w:ins w:id="796" w:author="Rev 5 Allen Wirfs-Brock" w:date="2012-01-16T18:05:00Z"/>
          <w:rFonts w:ascii="Calibri" w:eastAsia="Times New Roman" w:hAnsi="Calibri"/>
          <w:b w:val="0"/>
          <w:noProof/>
          <w:sz w:val="22"/>
          <w:szCs w:val="22"/>
          <w:lang w:val="en-US" w:eastAsia="en-US"/>
        </w:rPr>
      </w:pPr>
      <w:ins w:id="79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A.2</w:t>
        </w:r>
        <w:r w:rsidRPr="008E2FA9">
          <w:rPr>
            <w:rFonts w:ascii="Calibri" w:eastAsia="Times New Roman" w:hAnsi="Calibri"/>
            <w:b w:val="0"/>
            <w:noProof/>
            <w:sz w:val="22"/>
            <w:szCs w:val="22"/>
            <w:lang w:val="en-US" w:eastAsia="en-US"/>
          </w:rPr>
          <w:tab/>
        </w:r>
        <w:r w:rsidRPr="00377EB7">
          <w:rPr>
            <w:rStyle w:val="aff7"/>
            <w:noProof/>
          </w:rPr>
          <w:t>Number Conversions</w:t>
        </w:r>
        <w:r>
          <w:rPr>
            <w:noProof/>
            <w:webHidden/>
          </w:rPr>
          <w:tab/>
        </w:r>
        <w:r>
          <w:rPr>
            <w:noProof/>
            <w:webHidden/>
          </w:rPr>
          <w:fldChar w:fldCharType="begin"/>
        </w:r>
        <w:r>
          <w:rPr>
            <w:noProof/>
            <w:webHidden/>
          </w:rPr>
          <w:instrText xml:space="preserve"> PAGEREF _Toc314500737 \h </w:instrText>
        </w:r>
        <w:r>
          <w:rPr>
            <w:noProof/>
            <w:webHidden/>
          </w:rPr>
        </w:r>
      </w:ins>
      <w:r>
        <w:rPr>
          <w:noProof/>
          <w:webHidden/>
        </w:rPr>
        <w:fldChar w:fldCharType="separate"/>
      </w:r>
      <w:ins w:id="798" w:author="Rev 5 Allen Wirfs-Brock" w:date="2012-01-16T18:05:00Z">
        <w:r>
          <w:rPr>
            <w:noProof/>
            <w:webHidden/>
          </w:rPr>
          <w:t>252</w:t>
        </w:r>
        <w:r>
          <w:rPr>
            <w:noProof/>
            <w:webHidden/>
          </w:rPr>
          <w:fldChar w:fldCharType="end"/>
        </w:r>
        <w:r w:rsidRPr="00377EB7">
          <w:rPr>
            <w:rStyle w:val="aff7"/>
            <w:noProof/>
          </w:rPr>
          <w:fldChar w:fldCharType="end"/>
        </w:r>
      </w:ins>
    </w:p>
    <w:p w14:paraId="79E3066D" w14:textId="77777777" w:rsidR="003F0406" w:rsidRPr="008E2FA9" w:rsidRDefault="003F0406">
      <w:pPr>
        <w:pStyle w:val="2b"/>
        <w:rPr>
          <w:ins w:id="799" w:author="Rev 5 Allen Wirfs-Brock" w:date="2012-01-16T18:05:00Z"/>
          <w:rFonts w:ascii="Calibri" w:eastAsia="Times New Roman" w:hAnsi="Calibri"/>
          <w:b w:val="0"/>
          <w:noProof/>
          <w:sz w:val="22"/>
          <w:szCs w:val="22"/>
          <w:lang w:val="en-US" w:eastAsia="en-US"/>
        </w:rPr>
      </w:pPr>
      <w:ins w:id="80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A.3</w:t>
        </w:r>
        <w:r w:rsidRPr="008E2FA9">
          <w:rPr>
            <w:rFonts w:ascii="Calibri" w:eastAsia="Times New Roman" w:hAnsi="Calibri"/>
            <w:b w:val="0"/>
            <w:noProof/>
            <w:sz w:val="22"/>
            <w:szCs w:val="22"/>
            <w:lang w:val="en-US" w:eastAsia="en-US"/>
          </w:rPr>
          <w:tab/>
        </w:r>
        <w:r w:rsidRPr="00377EB7">
          <w:rPr>
            <w:rStyle w:val="aff7"/>
            <w:noProof/>
          </w:rPr>
          <w:t>Expressions</w:t>
        </w:r>
        <w:r>
          <w:rPr>
            <w:noProof/>
            <w:webHidden/>
          </w:rPr>
          <w:tab/>
        </w:r>
        <w:r>
          <w:rPr>
            <w:noProof/>
            <w:webHidden/>
          </w:rPr>
          <w:fldChar w:fldCharType="begin"/>
        </w:r>
        <w:r>
          <w:rPr>
            <w:noProof/>
            <w:webHidden/>
          </w:rPr>
          <w:instrText xml:space="preserve"> PAGEREF _Toc314500738 \h </w:instrText>
        </w:r>
        <w:r>
          <w:rPr>
            <w:noProof/>
            <w:webHidden/>
          </w:rPr>
        </w:r>
      </w:ins>
      <w:r>
        <w:rPr>
          <w:noProof/>
          <w:webHidden/>
        </w:rPr>
        <w:fldChar w:fldCharType="separate"/>
      </w:r>
      <w:ins w:id="801" w:author="Rev 5 Allen Wirfs-Brock" w:date="2012-01-16T18:05:00Z">
        <w:r>
          <w:rPr>
            <w:noProof/>
            <w:webHidden/>
          </w:rPr>
          <w:t>253</w:t>
        </w:r>
        <w:r>
          <w:rPr>
            <w:noProof/>
            <w:webHidden/>
          </w:rPr>
          <w:fldChar w:fldCharType="end"/>
        </w:r>
        <w:r w:rsidRPr="00377EB7">
          <w:rPr>
            <w:rStyle w:val="aff7"/>
            <w:noProof/>
          </w:rPr>
          <w:fldChar w:fldCharType="end"/>
        </w:r>
      </w:ins>
    </w:p>
    <w:p w14:paraId="157A854D" w14:textId="77777777" w:rsidR="003F0406" w:rsidRPr="008E2FA9" w:rsidRDefault="003F0406">
      <w:pPr>
        <w:pStyle w:val="2b"/>
        <w:rPr>
          <w:ins w:id="802" w:author="Rev 5 Allen Wirfs-Brock" w:date="2012-01-16T18:05:00Z"/>
          <w:rFonts w:ascii="Calibri" w:eastAsia="Times New Roman" w:hAnsi="Calibri"/>
          <w:b w:val="0"/>
          <w:noProof/>
          <w:sz w:val="22"/>
          <w:szCs w:val="22"/>
          <w:lang w:val="en-US" w:eastAsia="en-US"/>
        </w:rPr>
      </w:pPr>
      <w:ins w:id="80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"_Toc314500739"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A.4</w:t>
        </w:r>
        <w:r w:rsidRPr="008E2FA9">
          <w:rPr>
            <w:rFonts w:ascii="Calibri" w:eastAsia="Times New Roman" w:hAnsi="Calibri"/>
            <w:b w:val="0"/>
            <w:noProof/>
            <w:sz w:val="22"/>
            <w:szCs w:val="22"/>
            <w:lang w:val="en-US" w:eastAsia="en-US"/>
          </w:rPr>
          <w:tab/>
        </w:r>
        <w:r w:rsidRPr="00377EB7">
          <w:rPr>
            <w:rStyle w:val="aff7"/>
            <w:noProof/>
          </w:rPr>
          <w:t>Statements</w:t>
        </w:r>
        <w:r>
          <w:rPr>
            <w:noProof/>
            <w:webHidden/>
          </w:rPr>
          <w:tab/>
        </w:r>
        <w:r>
          <w:rPr>
            <w:noProof/>
            <w:webHidden/>
          </w:rPr>
          <w:fldChar w:fldCharType="begin"/>
        </w:r>
        <w:r>
          <w:rPr>
            <w:noProof/>
            <w:webHidden/>
          </w:rPr>
          <w:instrText xml:space="preserve"> PAGEREF _Toc314500739 \h </w:instrText>
        </w:r>
        <w:r>
          <w:rPr>
            <w:noProof/>
            <w:webHidden/>
          </w:rPr>
        </w:r>
      </w:ins>
      <w:r>
        <w:rPr>
          <w:noProof/>
          <w:webHidden/>
        </w:rPr>
        <w:fldChar w:fldCharType="separate"/>
      </w:r>
      <w:ins w:id="804" w:author="Rev 5 Allen Wirfs-Brock" w:date="2012-01-16T18:05:00Z">
        <w:r>
          <w:rPr>
            <w:noProof/>
            <w:webHidden/>
          </w:rPr>
          <w:t>257</w:t>
        </w:r>
        <w:r>
          <w:rPr>
            <w:noProof/>
            <w:webHidden/>
          </w:rPr>
          <w:fldChar w:fldCharType="end"/>
        </w:r>
        <w:r w:rsidRPr="00377EB7">
          <w:rPr>
            <w:rStyle w:val="aff7"/>
            <w:noProof/>
          </w:rPr>
          <w:fldChar w:fldCharType="end"/>
        </w:r>
      </w:ins>
    </w:p>
    <w:p w14:paraId="18589EA3" w14:textId="77777777" w:rsidR="003F0406" w:rsidRPr="008E2FA9" w:rsidRDefault="003F0406">
      <w:pPr>
        <w:pStyle w:val="2b"/>
        <w:rPr>
          <w:ins w:id="805" w:author="Rev 5 Allen Wirfs-Brock" w:date="2012-01-16T18:05:00Z"/>
          <w:rFonts w:ascii="Calibri" w:eastAsia="Times New Roman" w:hAnsi="Calibri"/>
          <w:b w:val="0"/>
          <w:noProof/>
          <w:sz w:val="22"/>
          <w:szCs w:val="22"/>
          <w:lang w:val="en-US" w:eastAsia="en-US"/>
        </w:rPr>
      </w:pPr>
      <w:ins w:id="80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"_Toc314500740"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A.5</w:t>
        </w:r>
        <w:r w:rsidRPr="008E2FA9">
          <w:rPr>
            <w:rFonts w:ascii="Calibri" w:eastAsia="Times New Roman" w:hAnsi="Calibri"/>
            <w:b w:val="0"/>
            <w:noProof/>
            <w:sz w:val="22"/>
            <w:szCs w:val="22"/>
            <w:lang w:val="en-US" w:eastAsia="en-US"/>
          </w:rPr>
          <w:tab/>
        </w:r>
        <w:r w:rsidRPr="00377EB7">
          <w:rPr>
            <w:rStyle w:val="aff7"/>
            <w:noProof/>
          </w:rPr>
          <w:t>Functions and Programs</w:t>
        </w:r>
        <w:r>
          <w:rPr>
            <w:noProof/>
            <w:webHidden/>
          </w:rPr>
          <w:tab/>
        </w:r>
        <w:r>
          <w:rPr>
            <w:noProof/>
            <w:webHidden/>
          </w:rPr>
          <w:fldChar w:fldCharType="begin"/>
        </w:r>
        <w:r>
          <w:rPr>
            <w:noProof/>
            <w:webHidden/>
          </w:rPr>
          <w:instrText xml:space="preserve"> PAGEREF _Toc314500740 \h </w:instrText>
        </w:r>
        <w:r>
          <w:rPr>
            <w:noProof/>
            <w:webHidden/>
          </w:rPr>
        </w:r>
      </w:ins>
      <w:r>
        <w:rPr>
          <w:noProof/>
          <w:webHidden/>
        </w:rPr>
        <w:fldChar w:fldCharType="separate"/>
      </w:r>
      <w:ins w:id="807" w:author="Rev 5 Allen Wirfs-Brock" w:date="2012-01-16T18:05:00Z">
        <w:r>
          <w:rPr>
            <w:noProof/>
            <w:webHidden/>
          </w:rPr>
          <w:t>259</w:t>
        </w:r>
        <w:r>
          <w:rPr>
            <w:noProof/>
            <w:webHidden/>
          </w:rPr>
          <w:fldChar w:fldCharType="end"/>
        </w:r>
        <w:r w:rsidRPr="00377EB7">
          <w:rPr>
            <w:rStyle w:val="aff7"/>
            <w:noProof/>
          </w:rPr>
          <w:fldChar w:fldCharType="end"/>
        </w:r>
      </w:ins>
    </w:p>
    <w:p w14:paraId="1ACA8784" w14:textId="77777777" w:rsidR="003F0406" w:rsidRPr="008E2FA9" w:rsidRDefault="003F0406">
      <w:pPr>
        <w:pStyle w:val="2b"/>
        <w:rPr>
          <w:ins w:id="808" w:author="Rev 5 Allen Wirfs-Brock" w:date="2012-01-16T18:05:00Z"/>
          <w:rFonts w:ascii="Calibri" w:eastAsia="Times New Roman" w:hAnsi="Calibri"/>
          <w:b w:val="0"/>
          <w:noProof/>
          <w:sz w:val="22"/>
          <w:szCs w:val="22"/>
          <w:lang w:val="en-US" w:eastAsia="en-US"/>
        </w:rPr>
      </w:pPr>
      <w:ins w:id="80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"_Toc314500741"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A.6</w:t>
        </w:r>
        <w:r w:rsidRPr="008E2FA9">
          <w:rPr>
            <w:rFonts w:ascii="Calibri" w:eastAsia="Times New Roman" w:hAnsi="Calibri"/>
            <w:b w:val="0"/>
            <w:noProof/>
            <w:sz w:val="22"/>
            <w:szCs w:val="22"/>
            <w:lang w:val="en-US" w:eastAsia="en-US"/>
          </w:rPr>
          <w:tab/>
        </w:r>
        <w:r w:rsidRPr="00377EB7">
          <w:rPr>
            <w:rStyle w:val="aff7"/>
            <w:noProof/>
          </w:rPr>
          <w:t>Universal Resource Identifier Character Classes</w:t>
        </w:r>
        <w:r>
          <w:rPr>
            <w:noProof/>
            <w:webHidden/>
          </w:rPr>
          <w:tab/>
        </w:r>
        <w:r>
          <w:rPr>
            <w:noProof/>
            <w:webHidden/>
          </w:rPr>
          <w:fldChar w:fldCharType="begin"/>
        </w:r>
        <w:r>
          <w:rPr>
            <w:noProof/>
            <w:webHidden/>
          </w:rPr>
          <w:instrText xml:space="preserve"> PAGEREF _Toc314500741 \h </w:instrText>
        </w:r>
        <w:r>
          <w:rPr>
            <w:noProof/>
            <w:webHidden/>
          </w:rPr>
        </w:r>
      </w:ins>
      <w:r>
        <w:rPr>
          <w:noProof/>
          <w:webHidden/>
        </w:rPr>
        <w:fldChar w:fldCharType="separate"/>
      </w:r>
      <w:ins w:id="810" w:author="Rev 5 Allen Wirfs-Brock" w:date="2012-01-16T18:05:00Z">
        <w:r>
          <w:rPr>
            <w:noProof/>
            <w:webHidden/>
          </w:rPr>
          <w:t>260</w:t>
        </w:r>
        <w:r>
          <w:rPr>
            <w:noProof/>
            <w:webHidden/>
          </w:rPr>
          <w:fldChar w:fldCharType="end"/>
        </w:r>
        <w:r w:rsidRPr="00377EB7">
          <w:rPr>
            <w:rStyle w:val="aff7"/>
            <w:noProof/>
          </w:rPr>
          <w:fldChar w:fldCharType="end"/>
        </w:r>
      </w:ins>
    </w:p>
    <w:p w14:paraId="66BDA48C" w14:textId="77777777" w:rsidR="003F0406" w:rsidRPr="008E2FA9" w:rsidRDefault="003F0406">
      <w:pPr>
        <w:pStyle w:val="2b"/>
        <w:rPr>
          <w:ins w:id="811" w:author="Rev 5 Allen Wirfs-Brock" w:date="2012-01-16T18:05:00Z"/>
          <w:rFonts w:ascii="Calibri" w:eastAsia="Times New Roman" w:hAnsi="Calibri"/>
          <w:b w:val="0"/>
          <w:noProof/>
          <w:sz w:val="22"/>
          <w:szCs w:val="22"/>
          <w:lang w:val="en-US" w:eastAsia="en-US"/>
        </w:rPr>
      </w:pPr>
      <w:ins w:id="81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"_Toc314500742"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A.7</w:t>
        </w:r>
        <w:r w:rsidRPr="008E2FA9">
          <w:rPr>
            <w:rFonts w:ascii="Calibri" w:eastAsia="Times New Roman" w:hAnsi="Calibri"/>
            <w:b w:val="0"/>
            <w:noProof/>
            <w:sz w:val="22"/>
            <w:szCs w:val="22"/>
            <w:lang w:val="en-US" w:eastAsia="en-US"/>
          </w:rPr>
          <w:tab/>
        </w:r>
        <w:r w:rsidRPr="00377EB7">
          <w:rPr>
            <w:rStyle w:val="aff7"/>
            <w:noProof/>
          </w:rPr>
          <w:t>Regular Expressions</w:t>
        </w:r>
        <w:r>
          <w:rPr>
            <w:noProof/>
            <w:webHidden/>
          </w:rPr>
          <w:tab/>
        </w:r>
        <w:r>
          <w:rPr>
            <w:noProof/>
            <w:webHidden/>
          </w:rPr>
          <w:fldChar w:fldCharType="begin"/>
        </w:r>
        <w:r>
          <w:rPr>
            <w:noProof/>
            <w:webHidden/>
          </w:rPr>
          <w:instrText xml:space="preserve"> PAGEREF _Toc314500742 \h </w:instrText>
        </w:r>
        <w:r>
          <w:rPr>
            <w:noProof/>
            <w:webHidden/>
          </w:rPr>
        </w:r>
      </w:ins>
      <w:r>
        <w:rPr>
          <w:noProof/>
          <w:webHidden/>
        </w:rPr>
        <w:fldChar w:fldCharType="separate"/>
      </w:r>
      <w:ins w:id="813" w:author="Rev 5 Allen Wirfs-Brock" w:date="2012-01-16T18:05:00Z">
        <w:r>
          <w:rPr>
            <w:noProof/>
            <w:webHidden/>
          </w:rPr>
          <w:t>260</w:t>
        </w:r>
        <w:r>
          <w:rPr>
            <w:noProof/>
            <w:webHidden/>
          </w:rPr>
          <w:fldChar w:fldCharType="end"/>
        </w:r>
        <w:r w:rsidRPr="00377EB7">
          <w:rPr>
            <w:rStyle w:val="aff7"/>
            <w:noProof/>
          </w:rPr>
          <w:fldChar w:fldCharType="end"/>
        </w:r>
      </w:ins>
    </w:p>
    <w:p w14:paraId="145E87A6" w14:textId="77777777" w:rsidR="003F0406" w:rsidRPr="008E2FA9" w:rsidRDefault="003F0406">
      <w:pPr>
        <w:pStyle w:val="2b"/>
        <w:rPr>
          <w:ins w:id="814" w:author="Rev 5 Allen Wirfs-Brock" w:date="2012-01-16T18:05:00Z"/>
          <w:rFonts w:ascii="Calibri" w:eastAsia="Times New Roman" w:hAnsi="Calibri"/>
          <w:b w:val="0"/>
          <w:noProof/>
          <w:sz w:val="22"/>
          <w:szCs w:val="22"/>
          <w:lang w:val="en-US" w:eastAsia="en-US"/>
        </w:rPr>
      </w:pPr>
      <w:ins w:id="81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"_Toc314500743"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A.8</w:t>
        </w:r>
        <w:r w:rsidRPr="008E2FA9">
          <w:rPr>
            <w:rFonts w:ascii="Calibri" w:eastAsia="Times New Roman" w:hAnsi="Calibri"/>
            <w:b w:val="0"/>
            <w:noProof/>
            <w:sz w:val="22"/>
            <w:szCs w:val="22"/>
            <w:lang w:val="en-US" w:eastAsia="en-US"/>
          </w:rPr>
          <w:tab/>
        </w:r>
        <w:r w:rsidRPr="00377EB7">
          <w:rPr>
            <w:rStyle w:val="aff7"/>
            <w:noProof/>
          </w:rPr>
          <w:t>JSON</w:t>
        </w:r>
        <w:r>
          <w:rPr>
            <w:noProof/>
            <w:webHidden/>
          </w:rPr>
          <w:tab/>
        </w:r>
        <w:r>
          <w:rPr>
            <w:noProof/>
            <w:webHidden/>
          </w:rPr>
          <w:fldChar w:fldCharType="begin"/>
        </w:r>
        <w:r>
          <w:rPr>
            <w:noProof/>
            <w:webHidden/>
          </w:rPr>
          <w:instrText xml:space="preserve"> PAGEREF _Toc314500743 \h </w:instrText>
        </w:r>
        <w:r>
          <w:rPr>
            <w:noProof/>
            <w:webHidden/>
          </w:rPr>
        </w:r>
      </w:ins>
      <w:r>
        <w:rPr>
          <w:noProof/>
          <w:webHidden/>
        </w:rPr>
        <w:fldChar w:fldCharType="separate"/>
      </w:r>
      <w:ins w:id="816" w:author="Rev 5 Allen Wirfs-Brock" w:date="2012-01-16T18:05:00Z">
        <w:r>
          <w:rPr>
            <w:noProof/>
            <w:webHidden/>
          </w:rPr>
          <w:t>263</w:t>
        </w:r>
        <w:r>
          <w:rPr>
            <w:noProof/>
            <w:webHidden/>
          </w:rPr>
          <w:fldChar w:fldCharType="end"/>
        </w:r>
        <w:r w:rsidRPr="00377EB7">
          <w:rPr>
            <w:rStyle w:val="aff7"/>
            <w:noProof/>
          </w:rPr>
          <w:fldChar w:fldCharType="end"/>
        </w:r>
      </w:ins>
    </w:p>
    <w:p w14:paraId="0986974B" w14:textId="77777777" w:rsidR="003F0406" w:rsidRPr="008E2FA9" w:rsidRDefault="003F0406">
      <w:pPr>
        <w:pStyle w:val="3a"/>
        <w:rPr>
          <w:ins w:id="817" w:author="Rev 5 Allen Wirfs-Brock" w:date="2012-01-16T18:05:00Z"/>
          <w:rFonts w:ascii="Calibri" w:eastAsia="Times New Roman" w:hAnsi="Calibri"/>
          <w:b w:val="0"/>
          <w:noProof/>
          <w:sz w:val="22"/>
          <w:szCs w:val="22"/>
          <w:lang w:val="en-US" w:eastAsia="en-US"/>
        </w:rPr>
      </w:pPr>
      <w:ins w:id="81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"_Toc314500744"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A.8.1</w:t>
        </w:r>
        <w:r w:rsidRPr="008E2FA9">
          <w:rPr>
            <w:rFonts w:ascii="Calibri" w:eastAsia="Times New Roman" w:hAnsi="Calibri"/>
            <w:b w:val="0"/>
            <w:noProof/>
            <w:sz w:val="22"/>
            <w:szCs w:val="22"/>
            <w:lang w:val="en-US" w:eastAsia="en-US"/>
          </w:rPr>
          <w:tab/>
        </w:r>
        <w:r w:rsidRPr="00377EB7">
          <w:rPr>
            <w:rStyle w:val="aff7"/>
            <w:noProof/>
          </w:rPr>
          <w:t>JSON Lexical Grammar</w:t>
        </w:r>
        <w:r>
          <w:rPr>
            <w:noProof/>
            <w:webHidden/>
          </w:rPr>
          <w:tab/>
        </w:r>
        <w:r>
          <w:rPr>
            <w:noProof/>
            <w:webHidden/>
          </w:rPr>
          <w:fldChar w:fldCharType="begin"/>
        </w:r>
        <w:r>
          <w:rPr>
            <w:noProof/>
            <w:webHidden/>
          </w:rPr>
          <w:instrText xml:space="preserve"> PAGEREF _Toc314500744 \h </w:instrText>
        </w:r>
        <w:r>
          <w:rPr>
            <w:noProof/>
            <w:webHidden/>
          </w:rPr>
        </w:r>
      </w:ins>
      <w:r>
        <w:rPr>
          <w:noProof/>
          <w:webHidden/>
        </w:rPr>
        <w:fldChar w:fldCharType="separate"/>
      </w:r>
      <w:ins w:id="819" w:author="Rev 5 Allen Wirfs-Brock" w:date="2012-01-16T18:05:00Z">
        <w:r>
          <w:rPr>
            <w:noProof/>
            <w:webHidden/>
          </w:rPr>
          <w:t>263</w:t>
        </w:r>
        <w:r>
          <w:rPr>
            <w:noProof/>
            <w:webHidden/>
          </w:rPr>
          <w:fldChar w:fldCharType="end"/>
        </w:r>
        <w:r w:rsidRPr="00377EB7">
          <w:rPr>
            <w:rStyle w:val="aff7"/>
            <w:noProof/>
          </w:rPr>
          <w:fldChar w:fldCharType="end"/>
        </w:r>
      </w:ins>
    </w:p>
    <w:p w14:paraId="0B66BD44" w14:textId="77777777" w:rsidR="003F0406" w:rsidRPr="008E2FA9" w:rsidRDefault="003F0406">
      <w:pPr>
        <w:pStyle w:val="3a"/>
        <w:rPr>
          <w:ins w:id="820" w:author="Rev 5 Allen Wirfs-Brock" w:date="2012-01-16T18:05:00Z"/>
          <w:rFonts w:ascii="Calibri" w:eastAsia="Times New Roman" w:hAnsi="Calibri"/>
          <w:b w:val="0"/>
          <w:noProof/>
          <w:sz w:val="22"/>
          <w:szCs w:val="22"/>
          <w:lang w:val="en-US" w:eastAsia="en-US"/>
        </w:rPr>
      </w:pPr>
      <w:ins w:id="82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"_Toc314500745"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A.8.2</w:t>
        </w:r>
        <w:r w:rsidRPr="008E2FA9">
          <w:rPr>
            <w:rFonts w:ascii="Calibri" w:eastAsia="Times New Roman" w:hAnsi="Calibri"/>
            <w:b w:val="0"/>
            <w:noProof/>
            <w:sz w:val="22"/>
            <w:szCs w:val="22"/>
            <w:lang w:val="en-US" w:eastAsia="en-US"/>
          </w:rPr>
          <w:tab/>
        </w:r>
        <w:r w:rsidRPr="00377EB7">
          <w:rPr>
            <w:rStyle w:val="aff7"/>
            <w:noProof/>
          </w:rPr>
          <w:t>JSON Syntactic Grammar</w:t>
        </w:r>
        <w:r>
          <w:rPr>
            <w:noProof/>
            <w:webHidden/>
          </w:rPr>
          <w:tab/>
        </w:r>
        <w:r>
          <w:rPr>
            <w:noProof/>
            <w:webHidden/>
          </w:rPr>
          <w:fldChar w:fldCharType="begin"/>
        </w:r>
        <w:r>
          <w:rPr>
            <w:noProof/>
            <w:webHidden/>
          </w:rPr>
          <w:instrText xml:space="preserve"> PAGEREF _Toc314500745 \h </w:instrText>
        </w:r>
        <w:r>
          <w:rPr>
            <w:noProof/>
            <w:webHidden/>
          </w:rPr>
        </w:r>
      </w:ins>
      <w:r>
        <w:rPr>
          <w:noProof/>
          <w:webHidden/>
        </w:rPr>
        <w:fldChar w:fldCharType="separate"/>
      </w:r>
      <w:ins w:id="822" w:author="Rev 5 Allen Wirfs-Brock" w:date="2012-01-16T18:05:00Z">
        <w:r>
          <w:rPr>
            <w:noProof/>
            <w:webHidden/>
          </w:rPr>
          <w:t>263</w:t>
        </w:r>
        <w:r>
          <w:rPr>
            <w:noProof/>
            <w:webHidden/>
          </w:rPr>
          <w:fldChar w:fldCharType="end"/>
        </w:r>
        <w:r w:rsidRPr="00377EB7">
          <w:rPr>
            <w:rStyle w:val="aff7"/>
            <w:noProof/>
          </w:rPr>
          <w:fldChar w:fldCharType="end"/>
        </w:r>
      </w:ins>
    </w:p>
    <w:p w14:paraId="7F7782D6" w14:textId="77777777" w:rsidR="003F0406" w:rsidRPr="008E2FA9" w:rsidRDefault="003F0406">
      <w:pPr>
        <w:pStyle w:val="12"/>
        <w:rPr>
          <w:ins w:id="823" w:author="Rev 5 Allen Wirfs-Brock" w:date="2012-01-16T18:05:00Z"/>
          <w:rFonts w:ascii="Calibri" w:eastAsia="Times New Roman" w:hAnsi="Calibri"/>
          <w:b w:val="0"/>
          <w:noProof/>
          <w:sz w:val="22"/>
          <w:szCs w:val="22"/>
          <w:lang w:val="en-US" w:eastAsia="en-US"/>
        </w:rPr>
      </w:pPr>
      <w:ins w:id="82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"_Toc314500746"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Annex B  (normative)  Additional ECMAScript Features for Web Browsers</w:t>
        </w:r>
        <w:r>
          <w:rPr>
            <w:noProof/>
            <w:webHidden/>
          </w:rPr>
          <w:tab/>
        </w:r>
        <w:r>
          <w:rPr>
            <w:noProof/>
            <w:webHidden/>
          </w:rPr>
          <w:fldChar w:fldCharType="begin"/>
        </w:r>
        <w:r>
          <w:rPr>
            <w:noProof/>
            <w:webHidden/>
          </w:rPr>
          <w:instrText xml:space="preserve"> PAGEREF _Toc314500746 \h </w:instrText>
        </w:r>
        <w:r>
          <w:rPr>
            <w:noProof/>
            <w:webHidden/>
          </w:rPr>
        </w:r>
      </w:ins>
      <w:r>
        <w:rPr>
          <w:noProof/>
          <w:webHidden/>
        </w:rPr>
        <w:fldChar w:fldCharType="separate"/>
      </w:r>
      <w:ins w:id="825" w:author="Rev 5 Allen Wirfs-Brock" w:date="2012-01-16T18:05:00Z">
        <w:r>
          <w:rPr>
            <w:noProof/>
            <w:webHidden/>
          </w:rPr>
          <w:t>266</w:t>
        </w:r>
        <w:r>
          <w:rPr>
            <w:noProof/>
            <w:webHidden/>
          </w:rPr>
          <w:fldChar w:fldCharType="end"/>
        </w:r>
        <w:r w:rsidRPr="00377EB7">
          <w:rPr>
            <w:rStyle w:val="aff7"/>
            <w:noProof/>
          </w:rPr>
          <w:fldChar w:fldCharType="end"/>
        </w:r>
      </w:ins>
    </w:p>
    <w:p w14:paraId="26E3413B" w14:textId="77777777" w:rsidR="003F0406" w:rsidRPr="008E2FA9" w:rsidRDefault="003F0406">
      <w:pPr>
        <w:pStyle w:val="2b"/>
        <w:rPr>
          <w:ins w:id="826" w:author="Rev 5 Allen Wirfs-Brock" w:date="2012-01-16T18:05:00Z"/>
          <w:rFonts w:ascii="Calibri" w:eastAsia="Times New Roman" w:hAnsi="Calibri"/>
          <w:b w:val="0"/>
          <w:noProof/>
          <w:sz w:val="22"/>
          <w:szCs w:val="22"/>
          <w:lang w:val="en-US" w:eastAsia="en-US"/>
        </w:rPr>
      </w:pPr>
      <w:ins w:id="82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"_Toc314500747"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B.1</w:t>
        </w:r>
        <w:r w:rsidRPr="008E2FA9">
          <w:rPr>
            <w:rFonts w:ascii="Calibri" w:eastAsia="Times New Roman" w:hAnsi="Calibri"/>
            <w:b w:val="0"/>
            <w:noProof/>
            <w:sz w:val="22"/>
            <w:szCs w:val="22"/>
            <w:lang w:val="en-US" w:eastAsia="en-US"/>
          </w:rPr>
          <w:tab/>
        </w:r>
        <w:r w:rsidRPr="00377EB7">
          <w:rPr>
            <w:rStyle w:val="aff7"/>
            <w:noProof/>
          </w:rPr>
          <w:t>Additional Syntax</w:t>
        </w:r>
        <w:r>
          <w:rPr>
            <w:noProof/>
            <w:webHidden/>
          </w:rPr>
          <w:tab/>
        </w:r>
        <w:r>
          <w:rPr>
            <w:noProof/>
            <w:webHidden/>
          </w:rPr>
          <w:fldChar w:fldCharType="begin"/>
        </w:r>
        <w:r>
          <w:rPr>
            <w:noProof/>
            <w:webHidden/>
          </w:rPr>
          <w:instrText xml:space="preserve"> PAGEREF _Toc314500747 \h </w:instrText>
        </w:r>
        <w:r>
          <w:rPr>
            <w:noProof/>
            <w:webHidden/>
          </w:rPr>
        </w:r>
      </w:ins>
      <w:r>
        <w:rPr>
          <w:noProof/>
          <w:webHidden/>
        </w:rPr>
        <w:fldChar w:fldCharType="separate"/>
      </w:r>
      <w:ins w:id="828" w:author="Rev 5 Allen Wirfs-Brock" w:date="2012-01-16T18:05:00Z">
        <w:r>
          <w:rPr>
            <w:noProof/>
            <w:webHidden/>
          </w:rPr>
          <w:t>266</w:t>
        </w:r>
        <w:r>
          <w:rPr>
            <w:noProof/>
            <w:webHidden/>
          </w:rPr>
          <w:fldChar w:fldCharType="end"/>
        </w:r>
        <w:r w:rsidRPr="00377EB7">
          <w:rPr>
            <w:rStyle w:val="aff7"/>
            <w:noProof/>
          </w:rPr>
          <w:fldChar w:fldCharType="end"/>
        </w:r>
      </w:ins>
    </w:p>
    <w:p w14:paraId="774A4714" w14:textId="77777777" w:rsidR="003F0406" w:rsidRPr="008E2FA9" w:rsidRDefault="003F0406">
      <w:pPr>
        <w:pStyle w:val="3a"/>
        <w:rPr>
          <w:ins w:id="829" w:author="Rev 5 Allen Wirfs-Brock" w:date="2012-01-16T18:05:00Z"/>
          <w:rFonts w:ascii="Calibri" w:eastAsia="Times New Roman" w:hAnsi="Calibri"/>
          <w:b w:val="0"/>
          <w:noProof/>
          <w:sz w:val="22"/>
          <w:szCs w:val="22"/>
          <w:lang w:val="en-US" w:eastAsia="en-US"/>
        </w:rPr>
      </w:pPr>
      <w:ins w:id="83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"_Toc314500749"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B.1.1</w:t>
        </w:r>
        <w:r w:rsidRPr="008E2FA9">
          <w:rPr>
            <w:rFonts w:ascii="Calibri" w:eastAsia="Times New Roman" w:hAnsi="Calibri"/>
            <w:b w:val="0"/>
            <w:noProof/>
            <w:sz w:val="22"/>
            <w:szCs w:val="22"/>
            <w:lang w:val="en-US" w:eastAsia="en-US"/>
          </w:rPr>
          <w:tab/>
        </w:r>
        <w:r w:rsidRPr="00377EB7">
          <w:rPr>
            <w:rStyle w:val="aff7"/>
            <w:noProof/>
          </w:rPr>
          <w:t>Numeric Literals</w:t>
        </w:r>
        <w:r>
          <w:rPr>
            <w:noProof/>
            <w:webHidden/>
          </w:rPr>
          <w:tab/>
        </w:r>
        <w:r>
          <w:rPr>
            <w:noProof/>
            <w:webHidden/>
          </w:rPr>
          <w:fldChar w:fldCharType="begin"/>
        </w:r>
        <w:r>
          <w:rPr>
            <w:noProof/>
            <w:webHidden/>
          </w:rPr>
          <w:instrText xml:space="preserve"> PAGEREF _Toc314500749 \h </w:instrText>
        </w:r>
        <w:r>
          <w:rPr>
            <w:noProof/>
            <w:webHidden/>
          </w:rPr>
        </w:r>
      </w:ins>
      <w:r>
        <w:rPr>
          <w:noProof/>
          <w:webHidden/>
        </w:rPr>
        <w:fldChar w:fldCharType="separate"/>
      </w:r>
      <w:ins w:id="831" w:author="Rev 5 Allen Wirfs-Brock" w:date="2012-01-16T18:05:00Z">
        <w:r>
          <w:rPr>
            <w:noProof/>
            <w:webHidden/>
          </w:rPr>
          <w:t>266</w:t>
        </w:r>
        <w:r>
          <w:rPr>
            <w:noProof/>
            <w:webHidden/>
          </w:rPr>
          <w:fldChar w:fldCharType="end"/>
        </w:r>
        <w:r w:rsidRPr="00377EB7">
          <w:rPr>
            <w:rStyle w:val="aff7"/>
            <w:noProof/>
          </w:rPr>
          <w:fldChar w:fldCharType="end"/>
        </w:r>
      </w:ins>
    </w:p>
    <w:p w14:paraId="7795B184" w14:textId="77777777" w:rsidR="003F0406" w:rsidRPr="008E2FA9" w:rsidRDefault="003F0406">
      <w:pPr>
        <w:pStyle w:val="3a"/>
        <w:rPr>
          <w:ins w:id="832" w:author="Rev 5 Allen Wirfs-Brock" w:date="2012-01-16T18:05:00Z"/>
          <w:rFonts w:ascii="Calibri" w:eastAsia="Times New Roman" w:hAnsi="Calibri"/>
          <w:b w:val="0"/>
          <w:noProof/>
          <w:sz w:val="22"/>
          <w:szCs w:val="22"/>
          <w:lang w:val="en-US" w:eastAsia="en-US"/>
        </w:rPr>
      </w:pPr>
      <w:ins w:id="83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B.1.2</w:t>
        </w:r>
        <w:r w:rsidRPr="008E2FA9">
          <w:rPr>
            <w:rFonts w:ascii="Calibri" w:eastAsia="Times New Roman" w:hAnsi="Calibri"/>
            <w:b w:val="0"/>
            <w:noProof/>
            <w:sz w:val="22"/>
            <w:szCs w:val="22"/>
            <w:lang w:val="en-US" w:eastAsia="en-US"/>
          </w:rPr>
          <w:tab/>
        </w:r>
        <w:r w:rsidRPr="00377EB7">
          <w:rPr>
            <w:rStyle w:val="aff7"/>
            <w:noProof/>
          </w:rPr>
          <w:t>String Literals</w:t>
        </w:r>
        <w:r>
          <w:rPr>
            <w:noProof/>
            <w:webHidden/>
          </w:rPr>
          <w:tab/>
        </w:r>
        <w:r>
          <w:rPr>
            <w:noProof/>
            <w:webHidden/>
          </w:rPr>
          <w:fldChar w:fldCharType="begin"/>
        </w:r>
        <w:r>
          <w:rPr>
            <w:noProof/>
            <w:webHidden/>
          </w:rPr>
          <w:instrText xml:space="preserve"> PAGEREF _Toc314500750 \h </w:instrText>
        </w:r>
        <w:r>
          <w:rPr>
            <w:noProof/>
            <w:webHidden/>
          </w:rPr>
        </w:r>
      </w:ins>
      <w:r>
        <w:rPr>
          <w:noProof/>
          <w:webHidden/>
        </w:rPr>
        <w:fldChar w:fldCharType="separate"/>
      </w:r>
      <w:ins w:id="834" w:author="Rev 5 Allen Wirfs-Brock" w:date="2012-01-16T18:05:00Z">
        <w:r>
          <w:rPr>
            <w:noProof/>
            <w:webHidden/>
          </w:rPr>
          <w:t>266</w:t>
        </w:r>
        <w:r>
          <w:rPr>
            <w:noProof/>
            <w:webHidden/>
          </w:rPr>
          <w:fldChar w:fldCharType="end"/>
        </w:r>
        <w:r w:rsidRPr="00377EB7">
          <w:rPr>
            <w:rStyle w:val="aff7"/>
            <w:noProof/>
          </w:rPr>
          <w:fldChar w:fldCharType="end"/>
        </w:r>
      </w:ins>
    </w:p>
    <w:p w14:paraId="44C7FA7B" w14:textId="77777777" w:rsidR="003F0406" w:rsidRPr="008E2FA9" w:rsidRDefault="003F0406">
      <w:pPr>
        <w:pStyle w:val="2b"/>
        <w:rPr>
          <w:ins w:id="835" w:author="Rev 5 Allen Wirfs-Brock" w:date="2012-01-16T18:05:00Z"/>
          <w:rFonts w:ascii="Calibri" w:eastAsia="Times New Roman" w:hAnsi="Calibri"/>
          <w:b w:val="0"/>
          <w:noProof/>
          <w:sz w:val="22"/>
          <w:szCs w:val="22"/>
          <w:lang w:val="en-US" w:eastAsia="en-US"/>
        </w:rPr>
      </w:pPr>
      <w:ins w:id="83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B.2</w:t>
        </w:r>
        <w:r w:rsidRPr="008E2FA9">
          <w:rPr>
            <w:rFonts w:ascii="Calibri" w:eastAsia="Times New Roman" w:hAnsi="Calibri"/>
            <w:b w:val="0"/>
            <w:noProof/>
            <w:sz w:val="22"/>
            <w:szCs w:val="22"/>
            <w:lang w:val="en-US" w:eastAsia="en-US"/>
          </w:rPr>
          <w:tab/>
        </w:r>
        <w:r w:rsidRPr="00377EB7">
          <w:rPr>
            <w:rStyle w:val="aff7"/>
            <w:noProof/>
          </w:rPr>
          <w:t>Additional Properties</w:t>
        </w:r>
        <w:r>
          <w:rPr>
            <w:noProof/>
            <w:webHidden/>
          </w:rPr>
          <w:tab/>
        </w:r>
        <w:r>
          <w:rPr>
            <w:noProof/>
            <w:webHidden/>
          </w:rPr>
          <w:fldChar w:fldCharType="begin"/>
        </w:r>
        <w:r>
          <w:rPr>
            <w:noProof/>
            <w:webHidden/>
          </w:rPr>
          <w:instrText xml:space="preserve"> PAGEREF _Toc314500751 \h </w:instrText>
        </w:r>
        <w:r>
          <w:rPr>
            <w:noProof/>
            <w:webHidden/>
          </w:rPr>
        </w:r>
      </w:ins>
      <w:r>
        <w:rPr>
          <w:noProof/>
          <w:webHidden/>
        </w:rPr>
        <w:fldChar w:fldCharType="separate"/>
      </w:r>
      <w:ins w:id="837" w:author="Rev 5 Allen Wirfs-Brock" w:date="2012-01-16T18:05:00Z">
        <w:r>
          <w:rPr>
            <w:noProof/>
            <w:webHidden/>
          </w:rPr>
          <w:t>267</w:t>
        </w:r>
        <w:r>
          <w:rPr>
            <w:noProof/>
            <w:webHidden/>
          </w:rPr>
          <w:fldChar w:fldCharType="end"/>
        </w:r>
        <w:r w:rsidRPr="00377EB7">
          <w:rPr>
            <w:rStyle w:val="aff7"/>
            <w:noProof/>
          </w:rPr>
          <w:fldChar w:fldCharType="end"/>
        </w:r>
      </w:ins>
    </w:p>
    <w:p w14:paraId="46E11F51" w14:textId="77777777" w:rsidR="003F0406" w:rsidRPr="008E2FA9" w:rsidRDefault="003F0406">
      <w:pPr>
        <w:pStyle w:val="3a"/>
        <w:rPr>
          <w:ins w:id="838" w:author="Rev 5 Allen Wirfs-Brock" w:date="2012-01-16T18:05:00Z"/>
          <w:rFonts w:ascii="Calibri" w:eastAsia="Times New Roman" w:hAnsi="Calibri"/>
          <w:b w:val="0"/>
          <w:noProof/>
          <w:sz w:val="22"/>
          <w:szCs w:val="22"/>
          <w:lang w:val="en-US" w:eastAsia="en-US"/>
        </w:rPr>
      </w:pPr>
      <w:ins w:id="839"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"_Toc314500752"</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B.2.1</w:t>
        </w:r>
        <w:r w:rsidRPr="008E2FA9">
          <w:rPr>
            <w:rFonts w:ascii="Calibri" w:eastAsia="Times New Roman" w:hAnsi="Calibri"/>
            <w:b w:val="0"/>
            <w:noProof/>
            <w:sz w:val="22"/>
            <w:szCs w:val="22"/>
            <w:lang w:val="en-US" w:eastAsia="en-US"/>
          </w:rPr>
          <w:tab/>
        </w:r>
        <w:r w:rsidRPr="00377EB7">
          <w:rPr>
            <w:rStyle w:val="aff7"/>
            <w:noProof/>
          </w:rPr>
          <w:t>escape (string)</w:t>
        </w:r>
        <w:r>
          <w:rPr>
            <w:noProof/>
            <w:webHidden/>
          </w:rPr>
          <w:tab/>
        </w:r>
        <w:r>
          <w:rPr>
            <w:noProof/>
            <w:webHidden/>
          </w:rPr>
          <w:fldChar w:fldCharType="begin"/>
        </w:r>
        <w:r>
          <w:rPr>
            <w:noProof/>
            <w:webHidden/>
          </w:rPr>
          <w:instrText xml:space="preserve"> PAGEREF _Toc314500752 \h </w:instrText>
        </w:r>
        <w:r>
          <w:rPr>
            <w:noProof/>
            <w:webHidden/>
          </w:rPr>
        </w:r>
      </w:ins>
      <w:r>
        <w:rPr>
          <w:noProof/>
          <w:webHidden/>
        </w:rPr>
        <w:fldChar w:fldCharType="separate"/>
      </w:r>
      <w:ins w:id="840" w:author="Rev 5 Allen Wirfs-Brock" w:date="2012-01-16T18:05:00Z">
        <w:r>
          <w:rPr>
            <w:noProof/>
            <w:webHidden/>
          </w:rPr>
          <w:t>267</w:t>
        </w:r>
        <w:r>
          <w:rPr>
            <w:noProof/>
            <w:webHidden/>
          </w:rPr>
          <w:fldChar w:fldCharType="end"/>
        </w:r>
        <w:r w:rsidRPr="00377EB7">
          <w:rPr>
            <w:rStyle w:val="aff7"/>
            <w:noProof/>
          </w:rPr>
          <w:fldChar w:fldCharType="end"/>
        </w:r>
      </w:ins>
    </w:p>
    <w:p w14:paraId="457B5013" w14:textId="77777777" w:rsidR="003F0406" w:rsidRPr="008E2FA9" w:rsidRDefault="003F0406">
      <w:pPr>
        <w:pStyle w:val="3a"/>
        <w:rPr>
          <w:ins w:id="841" w:author="Rev 5 Allen Wirfs-Brock" w:date="2012-01-16T18:05:00Z"/>
          <w:rFonts w:ascii="Calibri" w:eastAsia="Times New Roman" w:hAnsi="Calibri"/>
          <w:b w:val="0"/>
          <w:noProof/>
          <w:sz w:val="22"/>
          <w:szCs w:val="22"/>
          <w:lang w:val="en-US" w:eastAsia="en-US"/>
        </w:rPr>
      </w:pPr>
      <w:ins w:id="842"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"_Toc314500753"</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B.2.2</w:t>
        </w:r>
        <w:r w:rsidRPr="008E2FA9">
          <w:rPr>
            <w:rFonts w:ascii="Calibri" w:eastAsia="Times New Roman" w:hAnsi="Calibri"/>
            <w:b w:val="0"/>
            <w:noProof/>
            <w:sz w:val="22"/>
            <w:szCs w:val="22"/>
            <w:lang w:val="en-US" w:eastAsia="en-US"/>
          </w:rPr>
          <w:tab/>
        </w:r>
        <w:r w:rsidRPr="00377EB7">
          <w:rPr>
            <w:rStyle w:val="aff7"/>
            <w:noProof/>
          </w:rPr>
          <w:t>unescape (string)</w:t>
        </w:r>
        <w:r>
          <w:rPr>
            <w:noProof/>
            <w:webHidden/>
          </w:rPr>
          <w:tab/>
        </w:r>
        <w:r>
          <w:rPr>
            <w:noProof/>
            <w:webHidden/>
          </w:rPr>
          <w:fldChar w:fldCharType="begin"/>
        </w:r>
        <w:r>
          <w:rPr>
            <w:noProof/>
            <w:webHidden/>
          </w:rPr>
          <w:instrText xml:space="preserve"> PAGEREF _Toc314500753 \h </w:instrText>
        </w:r>
        <w:r>
          <w:rPr>
            <w:noProof/>
            <w:webHidden/>
          </w:rPr>
        </w:r>
      </w:ins>
      <w:r>
        <w:rPr>
          <w:noProof/>
          <w:webHidden/>
        </w:rPr>
        <w:fldChar w:fldCharType="separate"/>
      </w:r>
      <w:ins w:id="843" w:author="Rev 5 Allen Wirfs-Brock" w:date="2012-01-16T18:05:00Z">
        <w:r>
          <w:rPr>
            <w:noProof/>
            <w:webHidden/>
          </w:rPr>
          <w:t>268</w:t>
        </w:r>
        <w:r>
          <w:rPr>
            <w:noProof/>
            <w:webHidden/>
          </w:rPr>
          <w:fldChar w:fldCharType="end"/>
        </w:r>
        <w:r w:rsidRPr="00377EB7">
          <w:rPr>
            <w:rStyle w:val="aff7"/>
            <w:noProof/>
          </w:rPr>
          <w:fldChar w:fldCharType="end"/>
        </w:r>
      </w:ins>
    </w:p>
    <w:p w14:paraId="26BBC717" w14:textId="77777777" w:rsidR="003F0406" w:rsidRPr="008E2FA9" w:rsidRDefault="003F0406">
      <w:pPr>
        <w:pStyle w:val="3a"/>
        <w:rPr>
          <w:ins w:id="844" w:author="Rev 5 Allen Wirfs-Brock" w:date="2012-01-16T18:05:00Z"/>
          <w:rFonts w:ascii="Calibri" w:eastAsia="Times New Roman" w:hAnsi="Calibri"/>
          <w:b w:val="0"/>
          <w:noProof/>
          <w:sz w:val="22"/>
          <w:szCs w:val="22"/>
          <w:lang w:val="en-US" w:eastAsia="en-US"/>
        </w:rPr>
      </w:pPr>
      <w:ins w:id="845"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"_Toc314500754"</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B.2.3</w:t>
        </w:r>
        <w:r w:rsidRPr="008E2FA9">
          <w:rPr>
            <w:rFonts w:ascii="Calibri" w:eastAsia="Times New Roman" w:hAnsi="Calibri"/>
            <w:b w:val="0"/>
            <w:noProof/>
            <w:sz w:val="22"/>
            <w:szCs w:val="22"/>
            <w:lang w:val="en-US" w:eastAsia="en-US"/>
          </w:rPr>
          <w:tab/>
        </w:r>
        <w:r w:rsidRPr="00377EB7">
          <w:rPr>
            <w:rStyle w:val="aff7"/>
            <w:noProof/>
          </w:rPr>
          <w:t>String.prototype.substr (start, length)</w:t>
        </w:r>
        <w:r>
          <w:rPr>
            <w:noProof/>
            <w:webHidden/>
          </w:rPr>
          <w:tab/>
        </w:r>
        <w:r>
          <w:rPr>
            <w:noProof/>
            <w:webHidden/>
          </w:rPr>
          <w:fldChar w:fldCharType="begin"/>
        </w:r>
        <w:r>
          <w:rPr>
            <w:noProof/>
            <w:webHidden/>
          </w:rPr>
          <w:instrText xml:space="preserve"> PAGEREF _Toc314500754 \h </w:instrText>
        </w:r>
        <w:r>
          <w:rPr>
            <w:noProof/>
            <w:webHidden/>
          </w:rPr>
        </w:r>
      </w:ins>
      <w:r>
        <w:rPr>
          <w:noProof/>
          <w:webHidden/>
        </w:rPr>
        <w:fldChar w:fldCharType="separate"/>
      </w:r>
      <w:ins w:id="846" w:author="Rev 5 Allen Wirfs-Brock" w:date="2012-01-16T18:05:00Z">
        <w:r>
          <w:rPr>
            <w:noProof/>
            <w:webHidden/>
          </w:rPr>
          <w:t>269</w:t>
        </w:r>
        <w:r>
          <w:rPr>
            <w:noProof/>
            <w:webHidden/>
          </w:rPr>
          <w:fldChar w:fldCharType="end"/>
        </w:r>
        <w:r w:rsidRPr="00377EB7">
          <w:rPr>
            <w:rStyle w:val="aff7"/>
            <w:noProof/>
          </w:rPr>
          <w:fldChar w:fldCharType="end"/>
        </w:r>
      </w:ins>
    </w:p>
    <w:p w14:paraId="0CD17D33" w14:textId="77777777" w:rsidR="003F0406" w:rsidRPr="008E2FA9" w:rsidRDefault="003F0406">
      <w:pPr>
        <w:pStyle w:val="3a"/>
        <w:rPr>
          <w:ins w:id="847" w:author="Rev 5 Allen Wirfs-Brock" w:date="2012-01-16T18:05:00Z"/>
          <w:rFonts w:ascii="Calibri" w:eastAsia="Times New Roman" w:hAnsi="Calibri"/>
          <w:b w:val="0"/>
          <w:noProof/>
          <w:sz w:val="22"/>
          <w:szCs w:val="22"/>
          <w:lang w:val="en-US" w:eastAsia="en-US"/>
        </w:rPr>
      </w:pPr>
      <w:ins w:id="848"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"_Toc314500755"</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B.2.4</w:t>
        </w:r>
        <w:r w:rsidRPr="008E2FA9">
          <w:rPr>
            <w:rFonts w:ascii="Calibri" w:eastAsia="Times New Roman" w:hAnsi="Calibri"/>
            <w:b w:val="0"/>
            <w:noProof/>
            <w:sz w:val="22"/>
            <w:szCs w:val="22"/>
            <w:lang w:val="en-US" w:eastAsia="en-US"/>
          </w:rPr>
          <w:tab/>
        </w:r>
        <w:r w:rsidRPr="00377EB7">
          <w:rPr>
            <w:rStyle w:val="aff7"/>
            <w:noProof/>
          </w:rPr>
          <w:t>Date.prototype.getYear ( )</w:t>
        </w:r>
        <w:r>
          <w:rPr>
            <w:noProof/>
            <w:webHidden/>
          </w:rPr>
          <w:tab/>
        </w:r>
        <w:r>
          <w:rPr>
            <w:noProof/>
            <w:webHidden/>
          </w:rPr>
          <w:fldChar w:fldCharType="begin"/>
        </w:r>
        <w:r>
          <w:rPr>
            <w:noProof/>
            <w:webHidden/>
          </w:rPr>
          <w:instrText xml:space="preserve"> PAGEREF _Toc314500755 \h </w:instrText>
        </w:r>
        <w:r>
          <w:rPr>
            <w:noProof/>
            <w:webHidden/>
          </w:rPr>
        </w:r>
      </w:ins>
      <w:r>
        <w:rPr>
          <w:noProof/>
          <w:webHidden/>
        </w:rPr>
        <w:fldChar w:fldCharType="separate"/>
      </w:r>
      <w:ins w:id="849" w:author="Rev 5 Allen Wirfs-Brock" w:date="2012-01-16T18:05:00Z">
        <w:r>
          <w:rPr>
            <w:noProof/>
            <w:webHidden/>
          </w:rPr>
          <w:t>269</w:t>
        </w:r>
        <w:r>
          <w:rPr>
            <w:noProof/>
            <w:webHidden/>
          </w:rPr>
          <w:fldChar w:fldCharType="end"/>
        </w:r>
        <w:r w:rsidRPr="00377EB7">
          <w:rPr>
            <w:rStyle w:val="aff7"/>
            <w:noProof/>
          </w:rPr>
          <w:fldChar w:fldCharType="end"/>
        </w:r>
      </w:ins>
    </w:p>
    <w:p w14:paraId="5BBCB7B6" w14:textId="77777777" w:rsidR="003F0406" w:rsidRPr="008E2FA9" w:rsidRDefault="003F0406">
      <w:pPr>
        <w:pStyle w:val="3a"/>
        <w:rPr>
          <w:ins w:id="850" w:author="Rev 5 Allen Wirfs-Brock" w:date="2012-01-16T18:05:00Z"/>
          <w:rFonts w:ascii="Calibri" w:eastAsia="Times New Roman" w:hAnsi="Calibri"/>
          <w:b w:val="0"/>
          <w:noProof/>
          <w:sz w:val="22"/>
          <w:szCs w:val="22"/>
          <w:lang w:val="en-US" w:eastAsia="en-US"/>
        </w:rPr>
      </w:pPr>
      <w:ins w:id="851"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"_Toc314500756"</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B.2.5</w:t>
        </w:r>
        <w:r w:rsidRPr="008E2FA9">
          <w:rPr>
            <w:rFonts w:ascii="Calibri" w:eastAsia="Times New Roman" w:hAnsi="Calibri"/>
            <w:b w:val="0"/>
            <w:noProof/>
            <w:sz w:val="22"/>
            <w:szCs w:val="22"/>
            <w:lang w:val="en-US" w:eastAsia="en-US"/>
          </w:rPr>
          <w:tab/>
        </w:r>
        <w:r w:rsidRPr="00377EB7">
          <w:rPr>
            <w:rStyle w:val="aff7"/>
            <w:noProof/>
          </w:rPr>
          <w:t>Date.prototype.setYear (year)</w:t>
        </w:r>
        <w:r>
          <w:rPr>
            <w:noProof/>
            <w:webHidden/>
          </w:rPr>
          <w:tab/>
        </w:r>
        <w:r>
          <w:rPr>
            <w:noProof/>
            <w:webHidden/>
          </w:rPr>
          <w:fldChar w:fldCharType="begin"/>
        </w:r>
        <w:r>
          <w:rPr>
            <w:noProof/>
            <w:webHidden/>
          </w:rPr>
          <w:instrText xml:space="preserve"> PAGEREF _Toc314500756 \h </w:instrText>
        </w:r>
        <w:r>
          <w:rPr>
            <w:noProof/>
            <w:webHidden/>
          </w:rPr>
        </w:r>
      </w:ins>
      <w:r>
        <w:rPr>
          <w:noProof/>
          <w:webHidden/>
        </w:rPr>
        <w:fldChar w:fldCharType="separate"/>
      </w:r>
      <w:ins w:id="852" w:author="Rev 5 Allen Wirfs-Brock" w:date="2012-01-16T18:05:00Z">
        <w:r>
          <w:rPr>
            <w:noProof/>
            <w:webHidden/>
          </w:rPr>
          <w:t>269</w:t>
        </w:r>
        <w:r>
          <w:rPr>
            <w:noProof/>
            <w:webHidden/>
          </w:rPr>
          <w:fldChar w:fldCharType="end"/>
        </w:r>
        <w:r w:rsidRPr="00377EB7">
          <w:rPr>
            <w:rStyle w:val="aff7"/>
            <w:noProof/>
          </w:rPr>
          <w:fldChar w:fldCharType="end"/>
        </w:r>
      </w:ins>
    </w:p>
    <w:p w14:paraId="71E0A512" w14:textId="77777777" w:rsidR="003F0406" w:rsidRPr="008E2FA9" w:rsidRDefault="003F0406">
      <w:pPr>
        <w:pStyle w:val="3a"/>
        <w:rPr>
          <w:ins w:id="853" w:author="Rev 5 Allen Wirfs-Brock" w:date="2012-01-16T18:05:00Z"/>
          <w:rFonts w:ascii="Calibri" w:eastAsia="Times New Roman" w:hAnsi="Calibri"/>
          <w:b w:val="0"/>
          <w:noProof/>
          <w:sz w:val="22"/>
          <w:szCs w:val="22"/>
          <w:lang w:val="en-US" w:eastAsia="en-US"/>
        </w:rPr>
      </w:pPr>
      <w:ins w:id="854"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"_Toc314500757"</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B.2.6</w:t>
        </w:r>
        <w:r w:rsidRPr="008E2FA9">
          <w:rPr>
            <w:rFonts w:ascii="Calibri" w:eastAsia="Times New Roman" w:hAnsi="Calibri"/>
            <w:b w:val="0"/>
            <w:noProof/>
            <w:sz w:val="22"/>
            <w:szCs w:val="22"/>
            <w:lang w:val="en-US" w:eastAsia="en-US"/>
          </w:rPr>
          <w:tab/>
        </w:r>
        <w:r w:rsidRPr="00377EB7">
          <w:rPr>
            <w:rStyle w:val="aff7"/>
            <w:noProof/>
          </w:rPr>
          <w:t>Date.prototype.toGMTString ( )</w:t>
        </w:r>
        <w:r>
          <w:rPr>
            <w:noProof/>
            <w:webHidden/>
          </w:rPr>
          <w:tab/>
        </w:r>
        <w:r>
          <w:rPr>
            <w:noProof/>
            <w:webHidden/>
          </w:rPr>
          <w:fldChar w:fldCharType="begin"/>
        </w:r>
        <w:r>
          <w:rPr>
            <w:noProof/>
            <w:webHidden/>
          </w:rPr>
          <w:instrText xml:space="preserve"> PAGEREF _Toc314500757 \h </w:instrText>
        </w:r>
        <w:r>
          <w:rPr>
            <w:noProof/>
            <w:webHidden/>
          </w:rPr>
        </w:r>
      </w:ins>
      <w:r>
        <w:rPr>
          <w:noProof/>
          <w:webHidden/>
        </w:rPr>
        <w:fldChar w:fldCharType="separate"/>
      </w:r>
      <w:ins w:id="855" w:author="Rev 5 Allen Wirfs-Brock" w:date="2012-01-16T18:05:00Z">
        <w:r>
          <w:rPr>
            <w:noProof/>
            <w:webHidden/>
          </w:rPr>
          <w:t>269</w:t>
        </w:r>
        <w:r>
          <w:rPr>
            <w:noProof/>
            <w:webHidden/>
          </w:rPr>
          <w:fldChar w:fldCharType="end"/>
        </w:r>
        <w:r w:rsidRPr="00377EB7">
          <w:rPr>
            <w:rStyle w:val="aff7"/>
            <w:noProof/>
          </w:rPr>
          <w:fldChar w:fldCharType="end"/>
        </w:r>
      </w:ins>
    </w:p>
    <w:p w14:paraId="52298937" w14:textId="77777777" w:rsidR="003F0406" w:rsidRPr="008E2FA9" w:rsidRDefault="003F0406">
      <w:pPr>
        <w:pStyle w:val="12"/>
        <w:rPr>
          <w:ins w:id="856" w:author="Rev 5 Allen Wirfs-Brock" w:date="2012-01-16T18:05:00Z"/>
          <w:rFonts w:ascii="Calibri" w:eastAsia="Times New Roman" w:hAnsi="Calibri"/>
          <w:b w:val="0"/>
          <w:noProof/>
          <w:sz w:val="22"/>
          <w:szCs w:val="22"/>
          <w:lang w:val="en-US" w:eastAsia="en-US"/>
        </w:rPr>
      </w:pPr>
      <w:ins w:id="857"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"_Toc314500758"</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Annex C (informative)  The Strict Mode of ECMAScript</w:t>
        </w:r>
        <w:r>
          <w:rPr>
            <w:noProof/>
            <w:webHidden/>
          </w:rPr>
          <w:tab/>
        </w:r>
        <w:r>
          <w:rPr>
            <w:noProof/>
            <w:webHidden/>
          </w:rPr>
          <w:fldChar w:fldCharType="begin"/>
        </w:r>
        <w:r>
          <w:rPr>
            <w:noProof/>
            <w:webHidden/>
          </w:rPr>
          <w:instrText xml:space="preserve"> PAGEREF _Toc314500758 \h </w:instrText>
        </w:r>
        <w:r>
          <w:rPr>
            <w:noProof/>
            <w:webHidden/>
          </w:rPr>
        </w:r>
      </w:ins>
      <w:r>
        <w:rPr>
          <w:noProof/>
          <w:webHidden/>
        </w:rPr>
        <w:fldChar w:fldCharType="separate"/>
      </w:r>
      <w:ins w:id="858" w:author="Rev 5 Allen Wirfs-Brock" w:date="2012-01-16T18:05:00Z">
        <w:r>
          <w:rPr>
            <w:noProof/>
            <w:webHidden/>
          </w:rPr>
          <w:t>270</w:t>
        </w:r>
        <w:r>
          <w:rPr>
            <w:noProof/>
            <w:webHidden/>
          </w:rPr>
          <w:fldChar w:fldCharType="end"/>
        </w:r>
        <w:r w:rsidRPr="00377EB7">
          <w:rPr>
            <w:rStyle w:val="aff7"/>
            <w:noProof/>
          </w:rPr>
          <w:fldChar w:fldCharType="end"/>
        </w:r>
      </w:ins>
    </w:p>
    <w:p w14:paraId="1E81EF8E" w14:textId="77777777" w:rsidR="003F0406" w:rsidRPr="008E2FA9" w:rsidRDefault="003F0406">
      <w:pPr>
        <w:pStyle w:val="12"/>
        <w:rPr>
          <w:ins w:id="859" w:author="Rev 5 Allen Wirfs-Brock" w:date="2012-01-16T18:05:00Z"/>
          <w:rFonts w:ascii="Calibri" w:eastAsia="Times New Roman" w:hAnsi="Calibri"/>
          <w:b w:val="0"/>
          <w:noProof/>
          <w:sz w:val="22"/>
          <w:szCs w:val="22"/>
          <w:lang w:val="en-US" w:eastAsia="en-US"/>
        </w:rPr>
      </w:pPr>
      <w:ins w:id="860"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"_Toc314500759"</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Annex D (informative)  Corrections and Clarifications in the 5</w:t>
        </w:r>
        <w:r w:rsidRPr="00377EB7">
          <w:rPr>
            <w:rStyle w:val="aff7"/>
            <w:noProof/>
            <w:vertAlign w:val="superscript"/>
          </w:rPr>
          <w:t>th</w:t>
        </w:r>
        <w:r w:rsidRPr="00377EB7">
          <w:rPr>
            <w:rStyle w:val="aff7"/>
            <w:noProof/>
          </w:rPr>
          <w:t xml:space="preserve"> Edition with Possible 3</w:t>
        </w:r>
        <w:r w:rsidRPr="00377EB7">
          <w:rPr>
            <w:rStyle w:val="aff7"/>
            <w:noProof/>
            <w:vertAlign w:val="superscript"/>
          </w:rPr>
          <w:t>rd</w:t>
        </w:r>
        <w:r w:rsidRPr="00377EB7">
          <w:rPr>
            <w:rStyle w:val="aff7"/>
            <w:noProof/>
          </w:rPr>
          <w:t xml:space="preserve"> Edition Compatibility Impact</w:t>
        </w:r>
        <w:r>
          <w:rPr>
            <w:noProof/>
            <w:webHidden/>
          </w:rPr>
          <w:tab/>
        </w:r>
        <w:r>
          <w:rPr>
            <w:noProof/>
            <w:webHidden/>
          </w:rPr>
          <w:fldChar w:fldCharType="begin"/>
        </w:r>
        <w:r>
          <w:rPr>
            <w:noProof/>
            <w:webHidden/>
          </w:rPr>
          <w:instrText xml:space="preserve"> PAGEREF _Toc314500759 \h </w:instrText>
        </w:r>
        <w:r>
          <w:rPr>
            <w:noProof/>
            <w:webHidden/>
          </w:rPr>
        </w:r>
      </w:ins>
      <w:r>
        <w:rPr>
          <w:noProof/>
          <w:webHidden/>
        </w:rPr>
        <w:fldChar w:fldCharType="separate"/>
      </w:r>
      <w:ins w:id="861" w:author="Rev 5 Allen Wirfs-Brock" w:date="2012-01-16T18:05:00Z">
        <w:r>
          <w:rPr>
            <w:noProof/>
            <w:webHidden/>
          </w:rPr>
          <w:t>272</w:t>
        </w:r>
        <w:r>
          <w:rPr>
            <w:noProof/>
            <w:webHidden/>
          </w:rPr>
          <w:fldChar w:fldCharType="end"/>
        </w:r>
        <w:r w:rsidRPr="00377EB7">
          <w:rPr>
            <w:rStyle w:val="aff7"/>
            <w:noProof/>
          </w:rPr>
          <w:fldChar w:fldCharType="end"/>
        </w:r>
      </w:ins>
    </w:p>
    <w:p w14:paraId="79CFD5A0" w14:textId="77777777" w:rsidR="003F0406" w:rsidRPr="008E2FA9" w:rsidRDefault="003F0406">
      <w:pPr>
        <w:pStyle w:val="12"/>
        <w:rPr>
          <w:ins w:id="862" w:author="Rev 5 Allen Wirfs-Brock" w:date="2012-01-16T18:05:00Z"/>
          <w:rFonts w:ascii="Calibri" w:eastAsia="Times New Roman" w:hAnsi="Calibri"/>
          <w:b w:val="0"/>
          <w:noProof/>
          <w:sz w:val="22"/>
          <w:szCs w:val="22"/>
          <w:lang w:val="en-US" w:eastAsia="en-US"/>
        </w:rPr>
      </w:pPr>
      <w:ins w:id="863"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"_Toc314500760"</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Annex E (informative)  Additions and Changes in the 5</w:t>
        </w:r>
        <w:r w:rsidRPr="00377EB7">
          <w:rPr>
            <w:rStyle w:val="aff7"/>
            <w:noProof/>
            <w:vertAlign w:val="superscript"/>
          </w:rPr>
          <w:t>th</w:t>
        </w:r>
        <w:r w:rsidRPr="00377EB7">
          <w:rPr>
            <w:rStyle w:val="aff7"/>
            <w:noProof/>
          </w:rPr>
          <w:t xml:space="preserve"> Edition that Introduce Incompatibilities with the 3</w:t>
        </w:r>
        <w:r w:rsidRPr="00377EB7">
          <w:rPr>
            <w:rStyle w:val="aff7"/>
            <w:noProof/>
            <w:vertAlign w:val="superscript"/>
          </w:rPr>
          <w:t>rd</w:t>
        </w:r>
        <w:r w:rsidRPr="00377EB7">
          <w:rPr>
            <w:rStyle w:val="aff7"/>
            <w:noProof/>
          </w:rPr>
          <w:t xml:space="preserve"> Edition</w:t>
        </w:r>
        <w:r>
          <w:rPr>
            <w:noProof/>
            <w:webHidden/>
          </w:rPr>
          <w:tab/>
        </w:r>
        <w:r>
          <w:rPr>
            <w:noProof/>
            <w:webHidden/>
          </w:rPr>
          <w:fldChar w:fldCharType="begin"/>
        </w:r>
        <w:r>
          <w:rPr>
            <w:noProof/>
            <w:webHidden/>
          </w:rPr>
          <w:instrText xml:space="preserve"> PAGEREF _Toc314500760 \h </w:instrText>
        </w:r>
        <w:r>
          <w:rPr>
            <w:noProof/>
            <w:webHidden/>
          </w:rPr>
        </w:r>
      </w:ins>
      <w:r>
        <w:rPr>
          <w:noProof/>
          <w:webHidden/>
        </w:rPr>
        <w:fldChar w:fldCharType="separate"/>
      </w:r>
      <w:ins w:id="864" w:author="Rev 5 Allen Wirfs-Brock" w:date="2012-01-16T18:05:00Z">
        <w:r>
          <w:rPr>
            <w:noProof/>
            <w:webHidden/>
          </w:rPr>
          <w:t>274</w:t>
        </w:r>
        <w:r>
          <w:rPr>
            <w:noProof/>
            <w:webHidden/>
          </w:rPr>
          <w:fldChar w:fldCharType="end"/>
        </w:r>
        <w:r w:rsidRPr="00377EB7">
          <w:rPr>
            <w:rStyle w:val="aff7"/>
            <w:noProof/>
          </w:rPr>
          <w:fldChar w:fldCharType="end"/>
        </w:r>
      </w:ins>
    </w:p>
    <w:p w14:paraId="3543606C" w14:textId="77777777" w:rsidR="003F0406" w:rsidRPr="008E2FA9" w:rsidRDefault="003F0406">
      <w:pPr>
        <w:pStyle w:val="12"/>
        <w:rPr>
          <w:ins w:id="865" w:author="Rev 5 Allen Wirfs-Brock" w:date="2012-01-16T18:05:00Z"/>
          <w:rFonts w:ascii="Calibri" w:eastAsia="Times New Roman" w:hAnsi="Calibri"/>
          <w:b w:val="0"/>
          <w:noProof/>
          <w:sz w:val="22"/>
          <w:szCs w:val="22"/>
          <w:lang w:val="en-US" w:eastAsia="en-US"/>
        </w:rPr>
      </w:pPr>
      <w:ins w:id="866" w:author="Rev 5 Allen Wirfs-Brock" w:date="2012-01-16T18:05:00Z">
        <w:r w:rsidRPr="00377EB7">
          <w:rPr>
            <w:rStyle w:val="aff7"/>
            <w:noProof/>
          </w:rPr>
          <w:fldChar w:fldCharType="begin"/>
        </w:r>
        <w:r w:rsidRPr="00377EB7">
          <w:rPr>
            <w:rStyle w:val="aff7"/>
            <w:noProof/>
          </w:rPr>
          <w:instrText xml:space="preserve"> </w:instrText>
        </w:r>
        <w:r>
          <w:rPr>
            <w:noProof/>
          </w:rPr>
          <w:instrText>HYPERLINK \l "_Toc314500761"</w:instrText>
        </w:r>
        <w:r w:rsidRPr="00377EB7">
          <w:rPr>
            <w:rStyle w:val="aff7"/>
            <w:noProof/>
          </w:rPr>
          <w:instrText xml:space="preserve"> </w:instrText>
        </w:r>
        <w:r w:rsidRPr="00377EB7">
          <w:rPr>
            <w:rStyle w:val="aff7"/>
            <w:noProof/>
          </w:rPr>
        </w:r>
        <w:r w:rsidRPr="00377EB7">
          <w:rPr>
            <w:rStyle w:val="aff7"/>
            <w:noProof/>
          </w:rPr>
          <w:fldChar w:fldCharType="separate"/>
        </w:r>
        <w:r w:rsidRPr="00377EB7">
          <w:rPr>
            <w:rStyle w:val="aff7"/>
            <w:noProof/>
          </w:rPr>
          <w:t>Annex F (informative)  Technically Significant Corrections and Clarifications in the 5</w:t>
        </w:r>
        <w:r w:rsidRPr="00377EB7">
          <w:rPr>
            <w:rStyle w:val="aff7"/>
            <w:bCs/>
            <w:noProof/>
          </w:rPr>
          <w:t>.1</w:t>
        </w:r>
        <w:r w:rsidRPr="00377EB7">
          <w:rPr>
            <w:rStyle w:val="aff7"/>
            <w:noProof/>
          </w:rPr>
          <w:t xml:space="preserve"> Edition</w:t>
        </w:r>
        <w:r>
          <w:rPr>
            <w:noProof/>
            <w:webHidden/>
          </w:rPr>
          <w:tab/>
        </w:r>
        <w:r>
          <w:rPr>
            <w:noProof/>
            <w:webHidden/>
          </w:rPr>
          <w:fldChar w:fldCharType="begin"/>
        </w:r>
        <w:r>
          <w:rPr>
            <w:noProof/>
            <w:webHidden/>
          </w:rPr>
          <w:instrText xml:space="preserve"> PAGEREF _Toc314500761 \h </w:instrText>
        </w:r>
        <w:r>
          <w:rPr>
            <w:noProof/>
            <w:webHidden/>
          </w:rPr>
        </w:r>
      </w:ins>
      <w:r>
        <w:rPr>
          <w:noProof/>
          <w:webHidden/>
        </w:rPr>
        <w:fldChar w:fldCharType="separate"/>
      </w:r>
      <w:ins w:id="867" w:author="Rev 5 Allen Wirfs-Brock" w:date="2012-01-16T18:05:00Z">
        <w:r>
          <w:rPr>
            <w:noProof/>
            <w:webHidden/>
          </w:rPr>
          <w:t>278</w:t>
        </w:r>
        <w:r>
          <w:rPr>
            <w:noProof/>
            <w:webHidden/>
          </w:rPr>
          <w:fldChar w:fldCharType="end"/>
        </w:r>
        <w:r w:rsidRPr="00377EB7">
          <w:rPr>
            <w:rStyle w:val="aff7"/>
            <w:noProof/>
          </w:rPr>
          <w:fldChar w:fldCharType="end"/>
        </w:r>
      </w:ins>
    </w:p>
    <w:p w14:paraId="74D6EE77" w14:textId="77777777" w:rsidR="00887CB2" w:rsidRPr="00E65A34" w:rsidRDefault="00F00556" w:rsidP="00BD219A">
      <w:pPr>
        <w:pStyle w:val="92"/>
        <w:spacing w:before="80" w:line="230" w:lineRule="exact"/>
        <w:ind w:right="499"/>
      </w:pPr>
      <w:r w:rsidRPr="004D1BD1">
        <w:fldChar w:fldCharType="end"/>
      </w:r>
    </w:p>
    <w:p w14:paraId="74874643" w14:textId="77777777" w:rsidR="00990F07" w:rsidRPr="009C202C" w:rsidRDefault="00887CB2" w:rsidP="00887CB2">
      <w:r w:rsidRPr="009C202C">
        <w:br w:type="page"/>
      </w:r>
    </w:p>
    <w:p w14:paraId="049F5C13" w14:textId="77777777" w:rsidR="003E745B" w:rsidRPr="009C202C" w:rsidRDefault="003E745B" w:rsidP="00990F07"/>
    <w:p w14:paraId="709BEF62" w14:textId="77777777" w:rsidR="003E745B" w:rsidRPr="009C202C" w:rsidRDefault="003E745B" w:rsidP="003E745B">
      <w:pPr>
        <w:pStyle w:val="Introduction"/>
      </w:pPr>
      <w:r w:rsidRPr="009C202C">
        <w:t>Introduction</w:t>
      </w:r>
    </w:p>
    <w:p w14:paraId="293B826E"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6B078B4D"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1B7804E8"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6660FC8A"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31C5262E"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2"/>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735689B3"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59ED93CF" w14:textId="77777777" w:rsidR="0040057E" w:rsidRPr="00C7794D" w:rsidRDefault="0040057E" w:rsidP="00990F07">
      <w:r w:rsidRPr="00C7794D">
        <w:t>This present sixth edition of the Standard………</w:t>
      </w:r>
    </w:p>
    <w:p w14:paraId="0A4C48BD"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2B8F3AA7" w14:textId="77777777" w:rsidR="00990F07" w:rsidRPr="00E65A34" w:rsidRDefault="00990F07" w:rsidP="00990F07"/>
    <w:p w14:paraId="30C9D0CA" w14:textId="77777777" w:rsidR="00990F07" w:rsidRPr="009C202C" w:rsidRDefault="00990F07" w:rsidP="00990F07"/>
    <w:p w14:paraId="495BB118" w14:textId="77777777" w:rsidR="00990F07" w:rsidRPr="009C202C" w:rsidRDefault="00990F07" w:rsidP="00990F07"/>
    <w:p w14:paraId="5DA5CC25"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3C958CE5" w14:textId="77777777" w:rsidR="0012311B" w:rsidRPr="00E77497" w:rsidRDefault="0012311B" w:rsidP="00A45072"/>
    <w:p w14:paraId="504B04C8" w14:textId="77777777" w:rsidR="004F385F" w:rsidRPr="00E77497" w:rsidRDefault="004F385F" w:rsidP="00A45072"/>
    <w:p w14:paraId="69035375" w14:textId="77777777" w:rsidR="00E7049F" w:rsidRPr="00E77497" w:rsidRDefault="00E7049F" w:rsidP="00E7049F"/>
    <w:p w14:paraId="3FA5916F"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4DC938AC"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3B900729"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1F6F8038"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1396B365"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176CF55F" w14:textId="77777777" w:rsidR="00E7049F" w:rsidRPr="00E77497" w:rsidRDefault="00E7049F" w:rsidP="00E7049F"/>
    <w:p w14:paraId="4A0E0285" w14:textId="77777777" w:rsidR="000B1504" w:rsidRPr="00E77497" w:rsidRDefault="000B1504" w:rsidP="003E745B"/>
    <w:p w14:paraId="16838D53" w14:textId="77777777" w:rsidR="000B1504" w:rsidRPr="00E77497" w:rsidRDefault="000B1504" w:rsidP="003E745B"/>
    <w:p w14:paraId="4FD156EF" w14:textId="77777777" w:rsidR="003E745B" w:rsidRPr="00E77497" w:rsidRDefault="003E745B">
      <w:pPr>
        <w:sectPr w:rsidR="003E745B" w:rsidRPr="00E77497" w:rsidSect="006E638D">
          <w:headerReference w:type="even" r:id="rId15"/>
          <w:headerReference w:type="default" r:id="rId16"/>
          <w:footerReference w:type="even" r:id="rId17"/>
          <w:footerReference w:type="default" r:id="rId18"/>
          <w:headerReference w:type="first" r:id="rId19"/>
          <w:footerReference w:type="first" r:id="rId20"/>
          <w:pgSz w:w="11906" w:h="16838"/>
          <w:pgMar w:top="1083" w:right="737" w:bottom="567" w:left="850" w:header="851" w:footer="283" w:gutter="567"/>
          <w:pgNumType w:fmt="lowerRoman" w:start="1"/>
          <w:cols w:space="720"/>
          <w:docGrid w:linePitch="272"/>
        </w:sectPr>
      </w:pPr>
    </w:p>
    <w:p w14:paraId="2D00E7FE" w14:textId="77777777" w:rsidR="00990F07" w:rsidRPr="00C7794D" w:rsidRDefault="00990F07" w:rsidP="003E745B">
      <w:pPr>
        <w:pStyle w:val="zzSTDTitle"/>
        <w:rPr>
          <w:noProof/>
          <w:color w:val="auto"/>
        </w:rPr>
      </w:pPr>
      <w:r w:rsidRPr="00C7794D">
        <w:rPr>
          <w:noProof/>
          <w:color w:val="auto"/>
        </w:rPr>
        <w:t>ECMAScript Language Specification</w:t>
      </w:r>
    </w:p>
    <w:p w14:paraId="16D0B499" w14:textId="77777777" w:rsidR="004C02EF" w:rsidRPr="004D1BD1" w:rsidRDefault="004C02EF" w:rsidP="004C02EF">
      <w:pPr>
        <w:pStyle w:val="1"/>
        <w:tabs>
          <w:tab w:val="clear" w:pos="560"/>
        </w:tabs>
        <w:ind w:hanging="11"/>
      </w:pPr>
      <w:bookmarkStart w:id="868" w:name="_Toc276630915"/>
      <w:bookmarkStart w:id="869" w:name="_Toc314500474"/>
      <w:r w:rsidRPr="004D1BD1">
        <w:t>Scope</w:t>
      </w:r>
      <w:bookmarkEnd w:id="868"/>
      <w:bookmarkEnd w:id="869"/>
    </w:p>
    <w:p w14:paraId="5FAD0355" w14:textId="77777777" w:rsidR="004C02EF" w:rsidRPr="009C202C" w:rsidRDefault="004C02EF" w:rsidP="004C02EF">
      <w:r w:rsidRPr="00E65A34">
        <w:rPr>
          <w:rFonts w:eastAsia="Arial Unicode MS"/>
        </w:rPr>
        <w:t>This Standard defines the ECMAScript scripting language.</w:t>
      </w:r>
    </w:p>
    <w:p w14:paraId="0B65C519" w14:textId="77777777" w:rsidR="004C02EF" w:rsidRPr="009C202C" w:rsidRDefault="004C02EF" w:rsidP="004C02EF">
      <w:pPr>
        <w:pStyle w:val="1"/>
        <w:tabs>
          <w:tab w:val="clear" w:pos="560"/>
        </w:tabs>
        <w:ind w:hanging="11"/>
      </w:pPr>
      <w:bookmarkStart w:id="870" w:name="_Toc523562844"/>
      <w:bookmarkStart w:id="871" w:name="_Toc525704996"/>
      <w:bookmarkStart w:id="872" w:name="_Toc213731291"/>
      <w:bookmarkStart w:id="873" w:name="_Toc276630916"/>
      <w:bookmarkStart w:id="874" w:name="_Toc314500475"/>
      <w:r w:rsidRPr="009C202C">
        <w:t>Conformance</w:t>
      </w:r>
      <w:bookmarkEnd w:id="870"/>
      <w:bookmarkEnd w:id="871"/>
      <w:bookmarkEnd w:id="872"/>
      <w:bookmarkEnd w:id="873"/>
      <w:bookmarkEnd w:id="874"/>
    </w:p>
    <w:p w14:paraId="5A47152A"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7403D83A" w14:textId="77777777" w:rsidR="004C02EF" w:rsidRPr="00E77497" w:rsidRDefault="004C02EF" w:rsidP="004C02EF">
      <w:pPr>
        <w:rPr>
          <w:rFonts w:eastAsia="Arial Unicode MS"/>
        </w:rPr>
      </w:pPr>
      <w:r w:rsidRPr="00E77497">
        <w:rPr>
          <w:rFonts w:eastAsia="Arial Unicode MS"/>
        </w:rPr>
        <w:t>A conforming implementation of this Standard shall interpret characters in conformance with the Unicode Standard, Version 3.0 or later and ISO/IEC 10646-1 with either UCS-2 or UTF-16 as the adopted encoding form, implementation level 3. If the adopted ISO/IEC 10646-1 subset is not otherwise specified, it is presumed to be the BMP subset, collection 300. If the adopted encoding form is not otherwise specified, it presumed to be the UTF-16 encoding form.</w:t>
      </w:r>
    </w:p>
    <w:p w14:paraId="528B1F75"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3E42A50B" w14:textId="77777777"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14:paraId="1DC27329" w14:textId="77777777" w:rsidR="004C02EF" w:rsidRPr="00E77497" w:rsidRDefault="004C02EF" w:rsidP="004C02EF">
      <w:pPr>
        <w:pStyle w:val="1"/>
        <w:tabs>
          <w:tab w:val="clear" w:pos="560"/>
        </w:tabs>
        <w:ind w:hanging="11"/>
      </w:pPr>
      <w:bookmarkStart w:id="875" w:name="_Toc276630917"/>
      <w:bookmarkStart w:id="876" w:name="_Toc314500476"/>
      <w:r w:rsidRPr="00E77497">
        <w:t>Normative references</w:t>
      </w:r>
      <w:bookmarkEnd w:id="875"/>
      <w:bookmarkEnd w:id="876"/>
    </w:p>
    <w:p w14:paraId="47C8AF68"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78FDF581" w14:textId="77777777" w:rsidR="004C02EF" w:rsidRPr="00E77497" w:rsidRDefault="004C02EF" w:rsidP="004C02EF">
      <w:pPr>
        <w:pStyle w:val="RefNorm"/>
        <w:spacing w:line="230" w:lineRule="exact"/>
        <w:rPr>
          <w:i/>
        </w:rPr>
      </w:pPr>
      <w:bookmarkStart w:id="877" w:name="_Toc136940934"/>
      <w:bookmarkStart w:id="878" w:name="_Toc136941001"/>
      <w:bookmarkStart w:id="879" w:name="_Toc136941270"/>
      <w:bookmarkStart w:id="880" w:name="_Toc136941398"/>
      <w:bookmarkStart w:id="881" w:name="_Toc136949347"/>
      <w:bookmarkStart w:id="882" w:name="_Toc141029224"/>
      <w:r w:rsidRPr="00E77497">
        <w:t>ISO/IEC 9899:1996</w:t>
      </w:r>
      <w:r w:rsidRPr="00E77497">
        <w:rPr>
          <w:i/>
        </w:rPr>
        <w:t>,</w:t>
      </w:r>
      <w:bookmarkEnd w:id="877"/>
      <w:bookmarkEnd w:id="878"/>
      <w:bookmarkEnd w:id="879"/>
      <w:bookmarkEnd w:id="880"/>
      <w:bookmarkEnd w:id="881"/>
      <w:bookmarkEnd w:id="882"/>
      <w:r w:rsidRPr="00E77497">
        <w:rPr>
          <w:i/>
        </w:rPr>
        <w:t xml:space="preserve"> Programming Languages – C, including amendment 1 and technical corrigenda 1 and 2</w:t>
      </w:r>
    </w:p>
    <w:p w14:paraId="41C05611" w14:textId="77777777" w:rsidR="004C02EF" w:rsidRPr="00E77497" w:rsidRDefault="004C02EF" w:rsidP="004C02EF">
      <w:pPr>
        <w:pStyle w:val="RefNorm"/>
        <w:spacing w:line="230" w:lineRule="exact"/>
        <w:rPr>
          <w:i/>
        </w:rPr>
      </w:pPr>
      <w:r w:rsidRPr="00E77497">
        <w:t>ISO/IEC 10646-1:1993</w:t>
      </w:r>
      <w:r w:rsidRPr="00E77497">
        <w:rPr>
          <w:i/>
        </w:rPr>
        <w:t>, Information Technology – Universal Multiple-Octet Coded Character Set (UCS) plus its amendments and corrigenda</w:t>
      </w:r>
    </w:p>
    <w:p w14:paraId="0AB29BED" w14:textId="77777777" w:rsidR="004C02EF" w:rsidRPr="00E77497" w:rsidRDefault="004C02EF" w:rsidP="004C02EF">
      <w:pPr>
        <w:pStyle w:val="1"/>
        <w:numPr>
          <w:ilvl w:val="0"/>
          <w:numId w:val="0"/>
        </w:numPr>
      </w:pPr>
      <w:bookmarkStart w:id="883" w:name="_Toc276630918"/>
      <w:bookmarkStart w:id="884" w:name="_Toc314500477"/>
      <w:r w:rsidRPr="00E77497">
        <w:t>4</w:t>
      </w:r>
      <w:r w:rsidRPr="00E77497">
        <w:tab/>
        <w:t>Overview</w:t>
      </w:r>
      <w:bookmarkEnd w:id="883"/>
      <w:bookmarkEnd w:id="884"/>
    </w:p>
    <w:p w14:paraId="01148D19" w14:textId="77777777" w:rsidR="004C02EF" w:rsidRPr="00E77497" w:rsidRDefault="004C02EF" w:rsidP="004C02EF">
      <w:r w:rsidRPr="00E77497">
        <w:t>This section contains a non-normative overview of the ECMAScript language.</w:t>
      </w:r>
    </w:p>
    <w:p w14:paraId="0C759BD4" w14:textId="77777777" w:rsidR="004C02EF" w:rsidRPr="00E77497" w:rsidRDefault="004C02EF" w:rsidP="004C02EF">
      <w:r w:rsidRPr="00E77497">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r w:rsidRPr="00E77497">
        <w:rPr>
          <w:i/>
        </w:rPr>
        <w:t xml:space="preserve">host </w:t>
      </w:r>
      <w:r w:rsidRPr="00E77497">
        <w:t>objects, whose description and behaviour are beyond the scope of this specification except to indicate that they may provide certain properties that can be accessed and certain functions that can be called from an ECMAScript program.</w:t>
      </w:r>
    </w:p>
    <w:p w14:paraId="16E7B9C9"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52CF019D" w14:textId="77777777" w:rsidR="004C02EF" w:rsidRPr="00E77497" w:rsidRDefault="004C02EF" w:rsidP="004C02EF">
      <w:r w:rsidRPr="00E77497">
        <w:t xml:space="preserve">ECMAScript was originally designed to be a </w:t>
      </w:r>
      <w:r w:rsidRPr="00E77497">
        <w:rPr>
          <w:b/>
          <w:i/>
        </w:rPr>
        <w:t>Web scripting language</w:t>
      </w:r>
      <w:r w:rsidRPr="00E77497">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6A7DBEF5"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7513BA22"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10D8913B" w14:textId="77777777" w:rsidR="004C02EF" w:rsidRPr="00E77497" w:rsidRDefault="004C02EF" w:rsidP="004C02EF">
      <w:r w:rsidRPr="00E77497">
        <w:t>Ungar, David, and Smith, Randall B. Self: The Power of Simplicity. OOPSLA '87 Conference Proceedings, pp. 227–241, Orlando, FL, October 1987.</w:t>
      </w:r>
    </w:p>
    <w:p w14:paraId="5F48470B" w14:textId="77777777" w:rsidR="004C02EF" w:rsidRPr="00E77497" w:rsidRDefault="004C02EF" w:rsidP="004C02EF">
      <w:r w:rsidRPr="00E77497">
        <w:t>IEEE Standard for the Scheme Programming Language. IEEE Std 1178-1990.</w:t>
      </w:r>
    </w:p>
    <w:p w14:paraId="72DA5D31" w14:textId="77777777" w:rsidR="004C02EF" w:rsidRPr="00E77497" w:rsidRDefault="004C02EF" w:rsidP="004C02EF">
      <w:pPr>
        <w:pStyle w:val="20"/>
        <w:numPr>
          <w:ilvl w:val="0"/>
          <w:numId w:val="0"/>
        </w:numPr>
      </w:pPr>
      <w:bookmarkStart w:id="885" w:name="_Toc276630919"/>
      <w:bookmarkStart w:id="886" w:name="_Toc314500478"/>
      <w:r w:rsidRPr="00E77497">
        <w:t>4.1</w:t>
      </w:r>
      <w:r w:rsidRPr="00E77497">
        <w:tab/>
        <w:t>Web Scripting</w:t>
      </w:r>
      <w:bookmarkEnd w:id="885"/>
      <w:bookmarkEnd w:id="886"/>
    </w:p>
    <w:p w14:paraId="3E3605BB"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3986A42F"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7D558353" w14:textId="77777777" w:rsidR="004C02EF" w:rsidRPr="00E77497" w:rsidRDefault="004C02EF" w:rsidP="004C02EF">
      <w:r w:rsidRPr="00E77497">
        <w:t>Each Web browser and server that supports ECMAScript supplies its own host environment, completing the ECMAScript execution environment.</w:t>
      </w:r>
    </w:p>
    <w:p w14:paraId="549C08B4" w14:textId="77777777" w:rsidR="004C02EF" w:rsidRPr="00E77497" w:rsidRDefault="004C02EF" w:rsidP="004C02EF">
      <w:pPr>
        <w:pStyle w:val="20"/>
        <w:numPr>
          <w:ilvl w:val="0"/>
          <w:numId w:val="0"/>
        </w:numPr>
      </w:pPr>
      <w:bookmarkStart w:id="887" w:name="_Toc276630920"/>
      <w:bookmarkStart w:id="888" w:name="_Toc314500479"/>
      <w:r w:rsidRPr="00E77497">
        <w:t>4.2</w:t>
      </w:r>
      <w:r w:rsidRPr="00E77497">
        <w:tab/>
        <w:t>Language Overview</w:t>
      </w:r>
      <w:bookmarkEnd w:id="887"/>
      <w:bookmarkEnd w:id="888"/>
    </w:p>
    <w:p w14:paraId="0106BD7B" w14:textId="77777777" w:rsidR="004C02EF" w:rsidRPr="00E77497" w:rsidRDefault="004C02EF" w:rsidP="004C02EF">
      <w:r w:rsidRPr="00E77497">
        <w:t>The following is an informal overview of ECMAScript—not all parts of the language are described. This overview is not part of the standard proper.</w:t>
      </w:r>
    </w:p>
    <w:p w14:paraId="7A9FD439"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609D85EB"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16276D74"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019EAFE5"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3FCE92DF" w14:textId="77777777" w:rsidR="004C02EF" w:rsidRPr="009C202C" w:rsidRDefault="004C02EF" w:rsidP="004C02EF">
      <w:pPr>
        <w:pStyle w:val="30"/>
        <w:numPr>
          <w:ilvl w:val="0"/>
          <w:numId w:val="0"/>
        </w:numPr>
      </w:pPr>
      <w:bookmarkStart w:id="889" w:name="_Toc276630921"/>
      <w:bookmarkStart w:id="890" w:name="_Toc314500480"/>
      <w:r w:rsidRPr="009C202C">
        <w:t>4.2.1</w:t>
      </w:r>
      <w:r w:rsidRPr="009C202C">
        <w:tab/>
        <w:t>Objects</w:t>
      </w:r>
      <w:bookmarkEnd w:id="889"/>
      <w:bookmarkEnd w:id="890"/>
    </w:p>
    <w:p w14:paraId="72E55511" w14:textId="77777777" w:rsidR="004C02EF" w:rsidRPr="00E77497" w:rsidRDefault="004C02EF" w:rsidP="004C02EF">
      <w:r w:rsidRPr="009C202C">
        <w:t xml:space="preserve">ECMAScript does not use classes such as those in C++,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62FD7398"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30488954" w14:textId="77777777" w:rsidR="004C02EF" w:rsidRPr="00675B74" w:rsidRDefault="004C02EF"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sidRPr="00675B74">
        <w:rPr>
          <w:noProof/>
        </w:rPr>
        <w:pict w14:anchorId="196FBB6D">
          <v:group id="_x0000_s1114" style="position:absolute;left:0;text-align:left;margin-left:25.45pt;margin-top:10.1pt;width:396.4pt;height:221.2pt;z-index:251657728"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295AEC5A" w14:textId="77777777" w:rsidR="000F21F2" w:rsidRDefault="000F21F2" w:rsidP="004C02EF">
                                      <w:r>
                                        <w:rPr>
                                          <w:b/>
                                        </w:rPr>
                                        <w:t xml:space="preserve"> cf</w:t>
                                      </w:r>
                                      <w:r>
                                        <w:rPr>
                                          <w:b/>
                                          <w:vertAlign w:val="subscript"/>
                                        </w:rPr>
                                        <w:t>5</w:t>
                                      </w:r>
                                    </w:p>
                                    <w:p w14:paraId="202A05B9" w14:textId="77777777" w:rsidR="000F21F2" w:rsidRPr="009F344E" w:rsidRDefault="000F21F2" w:rsidP="004C02EF">
                                      <w:pPr>
                                        <w:contextualSpacing/>
                                        <w:rPr>
                                          <w:rFonts w:ascii="Courier New" w:hAnsi="Courier New" w:cs="Courier New"/>
                                          <w:sz w:val="19"/>
                                        </w:rPr>
                                      </w:pPr>
                                      <w:r w:rsidRPr="009F344E">
                                        <w:rPr>
                                          <w:rFonts w:ascii="Courier New" w:hAnsi="Courier New" w:cs="Courier New"/>
                                          <w:sz w:val="19"/>
                                        </w:rPr>
                                        <w:t xml:space="preserve"> q1</w:t>
                                      </w:r>
                                    </w:p>
                                    <w:p w14:paraId="072A598F" w14:textId="77777777" w:rsidR="000F21F2" w:rsidRPr="009F344E" w:rsidRDefault="000F21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546C0D9A" w14:textId="77777777" w:rsidR="000F21F2" w:rsidRDefault="000F21F2" w:rsidP="004C02EF">
                                                <w:r>
                                                  <w:rPr>
                                                    <w:b/>
                                                  </w:rPr>
                                                  <w:t xml:space="preserve"> cf</w:t>
                                                </w:r>
                                                <w:r>
                                                  <w:rPr>
                                                    <w:b/>
                                                    <w:vertAlign w:val="subscript"/>
                                                  </w:rPr>
                                                  <w:t>4</w:t>
                                                </w:r>
                                              </w:p>
                                              <w:p w14:paraId="5052B385" w14:textId="77777777" w:rsidR="000F21F2" w:rsidRPr="009F344E" w:rsidRDefault="000F21F2" w:rsidP="004C02EF">
                                                <w:pPr>
                                                  <w:contextualSpacing/>
                                                  <w:rPr>
                                                    <w:rFonts w:ascii="Courier New" w:hAnsi="Courier New" w:cs="Courier New"/>
                                                    <w:sz w:val="19"/>
                                                  </w:rPr>
                                                </w:pPr>
                                                <w:r w:rsidRPr="009F344E">
                                                  <w:rPr>
                                                    <w:rFonts w:ascii="Courier New" w:hAnsi="Courier New" w:cs="Courier New"/>
                                                    <w:sz w:val="19"/>
                                                  </w:rPr>
                                                  <w:t xml:space="preserve"> q1</w:t>
                                                </w:r>
                                              </w:p>
                                              <w:p w14:paraId="0FBDE8B6" w14:textId="77777777" w:rsidR="000F21F2" w:rsidRPr="009F344E" w:rsidRDefault="000F21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0E6FC800" w14:textId="77777777" w:rsidR="000F21F2" w:rsidRDefault="000F21F2" w:rsidP="004C02EF">
                                                    <w:r>
                                                      <w:rPr>
                                                        <w:b/>
                                                      </w:rPr>
                                                      <w:t xml:space="preserve"> cf</w:t>
                                                    </w:r>
                                                    <w:r>
                                                      <w:rPr>
                                                        <w:b/>
                                                        <w:vertAlign w:val="subscript"/>
                                                      </w:rPr>
                                                      <w:t>3</w:t>
                                                    </w:r>
                                                  </w:p>
                                                  <w:p w14:paraId="71585C86" w14:textId="77777777" w:rsidR="000F21F2" w:rsidRPr="009F344E" w:rsidRDefault="000F21F2" w:rsidP="004C02EF">
                                                    <w:pPr>
                                                      <w:contextualSpacing/>
                                                      <w:rPr>
                                                        <w:rFonts w:ascii="Courier New" w:hAnsi="Courier New" w:cs="Courier New"/>
                                                        <w:sz w:val="19"/>
                                                      </w:rPr>
                                                    </w:pPr>
                                                    <w:r w:rsidRPr="009F344E">
                                                      <w:rPr>
                                                        <w:rFonts w:ascii="Courier New" w:hAnsi="Courier New" w:cs="Courier New"/>
                                                        <w:sz w:val="19"/>
                                                      </w:rPr>
                                                      <w:t xml:space="preserve"> q1</w:t>
                                                    </w:r>
                                                  </w:p>
                                                  <w:p w14:paraId="65E2672E" w14:textId="77777777" w:rsidR="000F21F2" w:rsidRPr="009F344E" w:rsidRDefault="000F21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6018B7D2" w14:textId="77777777" w:rsidR="000F21F2" w:rsidRDefault="000F21F2" w:rsidP="004C02EF">
                                                                <w:r>
                                                                  <w:rPr>
                                                                    <w:b/>
                                                                  </w:rPr>
                                                                  <w:t xml:space="preserve"> CF</w:t>
                                                                </w:r>
                                                                <w:r>
                                                                  <w:rPr>
                                                                    <w:b/>
                                                                    <w:vertAlign w:val="subscript"/>
                                                                  </w:rPr>
                                                                  <w:t>p</w:t>
                                                                </w:r>
                                                              </w:p>
                                                              <w:p w14:paraId="2F50DA77" w14:textId="77777777" w:rsidR="000F21F2" w:rsidRPr="009F344E" w:rsidRDefault="000F21F2"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014B9954" w14:textId="77777777" w:rsidR="000F21F2" w:rsidRPr="00D436B4" w:rsidRDefault="000F21F2" w:rsidP="004C02EF">
                                                                    <w:pPr>
                                                                      <w:spacing w:after="0" w:line="276" w:lineRule="auto"/>
                                                                      <w:rPr>
                                                                        <w:sz w:val="8"/>
                                                                        <w:szCs w:val="8"/>
                                                                      </w:rPr>
                                                                    </w:pPr>
                                                                    <w:r w:rsidRPr="00D436B4">
                                                                      <w:rPr>
                                                                        <w:sz w:val="8"/>
                                                                        <w:szCs w:val="8"/>
                                                                      </w:rPr>
                                                                      <w:t xml:space="preserve"> </w:t>
                                                                    </w:r>
                                                                    <w:r w:rsidRPr="00FF4073">
                                                                      <w:rPr>
                                                                        <w:b/>
                                                                      </w:rPr>
                                                                      <w:t>CF</w:t>
                                                                    </w:r>
                                                                  </w:p>
                                                                  <w:p w14:paraId="4C45C956" w14:textId="77777777" w:rsidR="000F21F2" w:rsidRPr="00D436B4" w:rsidRDefault="000F21F2"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2C49CD53" w14:textId="77777777" w:rsidR="000F21F2" w:rsidRPr="009F344E" w:rsidRDefault="000F21F2"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2656A95E" w14:textId="77777777" w:rsidR="000F21F2" w:rsidRPr="009F344E" w:rsidRDefault="000F21F2"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1D59B5B3" w14:textId="77777777" w:rsidR="000F21F2" w:rsidRDefault="000F21F2" w:rsidP="004C02EF">
                                                                  <w:pPr>
                                                                    <w:rPr>
                                                                      <w:vertAlign w:val="subscript"/>
                                                                    </w:rPr>
                                                                  </w:pPr>
                                                                  <w:r>
                                                                    <w:rPr>
                                                                      <w:b/>
                                                                    </w:rPr>
                                                                    <w:t xml:space="preserve"> cf</w:t>
                                                                  </w:r>
                                                                  <w:r>
                                                                    <w:rPr>
                                                                      <w:b/>
                                                                      <w:vertAlign w:val="subscript"/>
                                                                    </w:rPr>
                                                                    <w:t>1</w:t>
                                                                  </w:r>
                                                                </w:p>
                                                                <w:p w14:paraId="159C5538" w14:textId="77777777" w:rsidR="000F21F2" w:rsidRPr="009F344E" w:rsidRDefault="000F21F2"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297DF9DF" w14:textId="77777777" w:rsidR="000F21F2" w:rsidRPr="009F344E" w:rsidRDefault="000F21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30F7BE3A" w14:textId="77777777" w:rsidR="000F21F2" w:rsidRDefault="000F21F2" w:rsidP="004C02EF">
                                                              <w:r>
                                                                <w:rPr>
                                                                  <w:b/>
                                                                </w:rPr>
                                                                <w:t xml:space="preserve"> cf</w:t>
                                                              </w:r>
                                                              <w:r>
                                                                <w:rPr>
                                                                  <w:b/>
                                                                  <w:vertAlign w:val="subscript"/>
                                                                </w:rPr>
                                                                <w:t>2</w:t>
                                                              </w:r>
                                                            </w:p>
                                                            <w:p w14:paraId="2B498A8B" w14:textId="77777777" w:rsidR="000F21F2" w:rsidRPr="009F344E" w:rsidRDefault="000F21F2"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3F54B74F" w14:textId="77777777" w:rsidR="000F21F2" w:rsidRPr="009F344E" w:rsidRDefault="000F21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6B8776EA" w14:textId="77777777" w:rsidR="000F21F2" w:rsidRDefault="000F21F2"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144C01D1" w14:textId="77777777" w:rsidR="000F21F2" w:rsidRPr="004E7DC4" w:rsidRDefault="000F21F2" w:rsidP="004C02EF">
                    <w:pPr>
                      <w:jc w:val="left"/>
                      <w:rPr>
                        <w:sz w:val="18"/>
                        <w:szCs w:val="18"/>
                      </w:rPr>
                    </w:pPr>
                    <w:r w:rsidRPr="004E7DC4">
                      <w:rPr>
                        <w:sz w:val="18"/>
                        <w:szCs w:val="18"/>
                      </w:rPr>
                      <w:t>explicit prototype property</w:t>
                    </w:r>
                  </w:p>
                </w:txbxContent>
              </v:textbox>
            </v:rect>
          </v:group>
        </w:pict>
      </w:r>
    </w:p>
    <w:p w14:paraId="69C91FB3" w14:textId="77777777" w:rsidR="004C02EF" w:rsidRPr="00E77497" w:rsidRDefault="004C02EF" w:rsidP="004C02EF">
      <w:pPr>
        <w:pStyle w:val="Figuretitle"/>
        <w:spacing w:before="0" w:after="0" w:line="240" w:lineRule="auto"/>
        <w:rPr>
          <w:rFonts w:eastAsia="Arial Unicode MS" w:cs="Arial"/>
        </w:rPr>
      </w:pPr>
      <w:r w:rsidRPr="00E77497">
        <w:rPr>
          <w:rFonts w:eastAsia="Arial Unicode MS"/>
        </w:rPr>
        <w:t>Figure 1 — Object/Prototype Relationships</w:t>
      </w:r>
    </w:p>
    <w:p w14:paraId="63D1FB1B" w14:textId="77777777" w:rsidR="004C02EF" w:rsidRPr="00E77497" w:rsidRDefault="004C02EF" w:rsidP="00086B3C">
      <w:pPr>
        <w:spacing w:before="240"/>
      </w:pPr>
      <w:r w:rsidRPr="00E77497">
        <w:t>In a class-based object-oriented language, in general, state is carried by instances, methods are carried by classes, and inheritance is only of structure and behaviour. In ECMAScript, the state and methods are carried by objects, and structure, behaviour, and state are all inherited.</w:t>
      </w:r>
    </w:p>
    <w:p w14:paraId="099B15ED" w14:textId="77777777" w:rsidR="004C02EF" w:rsidRPr="00E77497" w:rsidRDefault="004C02EF" w:rsidP="004C02EF">
      <w:r w:rsidRPr="00E77497">
        <w:t>All objects that do not directly contain a particular property that their prototype contains share that property and its value. Figure 1 illustrates this:</w:t>
      </w:r>
    </w:p>
    <w:p w14:paraId="1DA4D3C8"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575D595A"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3339A64A" w14:textId="77777777" w:rsidR="004C02EF" w:rsidRPr="00E77497" w:rsidRDefault="004C02EF" w:rsidP="004C02EF">
      <w:pPr>
        <w:pStyle w:val="30"/>
        <w:numPr>
          <w:ilvl w:val="0"/>
          <w:numId w:val="0"/>
        </w:numPr>
      </w:pPr>
      <w:bookmarkStart w:id="891" w:name="_Toc276630922"/>
      <w:bookmarkStart w:id="892" w:name="_Toc314500481"/>
      <w:r w:rsidRPr="00E77497">
        <w:t>4.2.2</w:t>
      </w:r>
      <w:r w:rsidRPr="00E77497">
        <w:tab/>
        <w:t>The Strict Variant of ECMAScript</w:t>
      </w:r>
      <w:bookmarkEnd w:id="891"/>
      <w:bookmarkEnd w:id="892"/>
    </w:p>
    <w:p w14:paraId="45AD417F"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22B66C19"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4B5DAF15"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641294B7" w14:textId="77777777" w:rsidR="004C02EF" w:rsidRPr="00E77497" w:rsidRDefault="004C02EF" w:rsidP="004C02EF">
      <w:pPr>
        <w:pStyle w:val="20"/>
        <w:numPr>
          <w:ilvl w:val="0"/>
          <w:numId w:val="0"/>
        </w:numPr>
      </w:pPr>
      <w:bookmarkStart w:id="893" w:name="_Toc276630923"/>
      <w:bookmarkStart w:id="894" w:name="_Toc314500482"/>
      <w:r w:rsidRPr="00E77497">
        <w:t>4.3</w:t>
      </w:r>
      <w:r w:rsidRPr="00E77497">
        <w:tab/>
        <w:t>Terms and definitions</w:t>
      </w:r>
      <w:bookmarkEnd w:id="893"/>
      <w:bookmarkEnd w:id="894"/>
    </w:p>
    <w:p w14:paraId="37E01363" w14:textId="77777777" w:rsidR="004C02EF" w:rsidRPr="00E77497" w:rsidRDefault="004C02EF" w:rsidP="004C02EF">
      <w:r w:rsidRPr="00E77497">
        <w:t>For the purposes of this document, the following terms and definitions apply.</w:t>
      </w:r>
    </w:p>
    <w:p w14:paraId="2A548DD0" w14:textId="77777777" w:rsidR="004C02EF" w:rsidRPr="00E77497" w:rsidRDefault="004C02EF" w:rsidP="004C02EF">
      <w:pPr>
        <w:pStyle w:val="TermNum"/>
      </w:pPr>
      <w:bookmarkStart w:id="895" w:name="_Toc472818721"/>
      <w:bookmarkStart w:id="896" w:name="_Toc235503267"/>
      <w:r w:rsidRPr="00E77497">
        <w:t>4.3.1</w:t>
      </w:r>
    </w:p>
    <w:bookmarkEnd w:id="895"/>
    <w:bookmarkEnd w:id="896"/>
    <w:p w14:paraId="08D13E08" w14:textId="77777777" w:rsidR="004C02EF" w:rsidRPr="00E77497" w:rsidRDefault="004C02EF" w:rsidP="004C02EF">
      <w:pPr>
        <w:pStyle w:val="Terms"/>
      </w:pPr>
      <w:r w:rsidRPr="00E77497">
        <w:t>type</w:t>
      </w:r>
    </w:p>
    <w:p w14:paraId="5E4567BC" w14:textId="77777777" w:rsidR="004C02EF" w:rsidRPr="00E77497" w:rsidRDefault="004C02EF" w:rsidP="004C02EF">
      <w:pPr>
        <w:pStyle w:val="Definition"/>
      </w:pPr>
      <w:r w:rsidRPr="00E77497">
        <w:t>set of data values as defined in Clause 8 of this specification</w:t>
      </w:r>
    </w:p>
    <w:p w14:paraId="27A9854B" w14:textId="77777777" w:rsidR="004C02EF" w:rsidRPr="00E77497" w:rsidRDefault="004C02EF" w:rsidP="004C02EF">
      <w:pPr>
        <w:pStyle w:val="TermNum"/>
      </w:pPr>
      <w:bookmarkStart w:id="897" w:name="_Toc385672087"/>
      <w:bookmarkStart w:id="898" w:name="_Toc393690178"/>
      <w:bookmarkStart w:id="899" w:name="_Toc472818722"/>
      <w:bookmarkStart w:id="900" w:name="_Toc235503268"/>
      <w:r w:rsidRPr="00E77497">
        <w:t>4.3.2</w:t>
      </w:r>
    </w:p>
    <w:p w14:paraId="2D6B5A99" w14:textId="77777777" w:rsidR="004C02EF" w:rsidRPr="00E77497" w:rsidRDefault="004C02EF" w:rsidP="004C02EF">
      <w:pPr>
        <w:pStyle w:val="Terms"/>
      </w:pPr>
      <w:r w:rsidRPr="00E77497">
        <w:t xml:space="preserve">primitive </w:t>
      </w:r>
      <w:bookmarkEnd w:id="897"/>
      <w:bookmarkEnd w:id="898"/>
      <w:bookmarkEnd w:id="899"/>
      <w:bookmarkEnd w:id="900"/>
      <w:r w:rsidRPr="00E77497">
        <w:t>value</w:t>
      </w:r>
    </w:p>
    <w:p w14:paraId="0A7F7CF2" w14:textId="77777777" w:rsidR="004C02EF" w:rsidRPr="00E77497" w:rsidRDefault="004C02EF" w:rsidP="004C02EF">
      <w:pPr>
        <w:pStyle w:val="Definition"/>
      </w:pPr>
      <w:r w:rsidRPr="00E77497">
        <w:t>member of one of the types Undefined, Null, Boolean, Number, or String as defined in Clause 8</w:t>
      </w:r>
    </w:p>
    <w:p w14:paraId="57E90FD4"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901" w:name="_Toc385672088"/>
      <w:bookmarkStart w:id="902" w:name="_Toc393690179"/>
    </w:p>
    <w:p w14:paraId="23110F89" w14:textId="77777777" w:rsidR="004C02EF" w:rsidRPr="00E77497" w:rsidRDefault="004C02EF" w:rsidP="004C02EF">
      <w:pPr>
        <w:pStyle w:val="TermNum"/>
      </w:pPr>
      <w:bookmarkStart w:id="903" w:name="_Toc472818723"/>
      <w:bookmarkStart w:id="904" w:name="_Toc235503269"/>
      <w:r w:rsidRPr="00E77497">
        <w:t>4.3.3</w:t>
      </w:r>
    </w:p>
    <w:bookmarkEnd w:id="901"/>
    <w:bookmarkEnd w:id="902"/>
    <w:bookmarkEnd w:id="903"/>
    <w:bookmarkEnd w:id="904"/>
    <w:p w14:paraId="608DB43D" w14:textId="77777777" w:rsidR="004C02EF" w:rsidRPr="00E77497" w:rsidRDefault="004C02EF" w:rsidP="004C02EF">
      <w:pPr>
        <w:pStyle w:val="Terms"/>
      </w:pPr>
      <w:r w:rsidRPr="00E77497">
        <w:t>object</w:t>
      </w:r>
    </w:p>
    <w:p w14:paraId="37486E37" w14:textId="77777777" w:rsidR="004C02EF" w:rsidRPr="00E77497" w:rsidRDefault="004C02EF" w:rsidP="004C02EF">
      <w:pPr>
        <w:pStyle w:val="Definition"/>
      </w:pPr>
      <w:r w:rsidRPr="00E77497">
        <w:t>member of the type Object</w:t>
      </w:r>
    </w:p>
    <w:p w14:paraId="70B8F697" w14:textId="77777777" w:rsidR="004C02EF" w:rsidRPr="00E77497" w:rsidRDefault="004C02EF" w:rsidP="004C02EF">
      <w:pPr>
        <w:pStyle w:val="Note"/>
      </w:pPr>
      <w:r w:rsidRPr="00E77497">
        <w:t>NOTE</w:t>
      </w:r>
      <w:r w:rsidRPr="00E77497">
        <w:tab/>
        <w:t>An object is a collection of properties</w:t>
      </w:r>
      <w:bookmarkStart w:id="905" w:name="_Toc385672089"/>
      <w:bookmarkStart w:id="906" w:name="_Toc393690180"/>
      <w:r w:rsidRPr="00E77497">
        <w:t xml:space="preserve"> and has a single prototype object. The prototype may be the null value.</w:t>
      </w:r>
    </w:p>
    <w:p w14:paraId="02D8EB0E" w14:textId="77777777" w:rsidR="004C02EF" w:rsidRPr="00E77497" w:rsidRDefault="004C02EF" w:rsidP="004C02EF">
      <w:pPr>
        <w:pStyle w:val="TermNum"/>
      </w:pPr>
      <w:bookmarkStart w:id="907" w:name="_Ref457703927"/>
      <w:bookmarkStart w:id="908" w:name="_Toc472818724"/>
      <w:bookmarkStart w:id="909" w:name="_Toc235503270"/>
      <w:r w:rsidRPr="00E77497">
        <w:t>4.3.4</w:t>
      </w:r>
    </w:p>
    <w:bookmarkEnd w:id="905"/>
    <w:bookmarkEnd w:id="906"/>
    <w:bookmarkEnd w:id="907"/>
    <w:bookmarkEnd w:id="908"/>
    <w:bookmarkEnd w:id="909"/>
    <w:p w14:paraId="56BE36A6" w14:textId="77777777" w:rsidR="004C02EF" w:rsidRPr="00E77497" w:rsidRDefault="004C02EF" w:rsidP="004C02EF">
      <w:pPr>
        <w:pStyle w:val="Terms"/>
      </w:pPr>
      <w:r w:rsidRPr="00E77497">
        <w:t>constructor</w:t>
      </w:r>
    </w:p>
    <w:p w14:paraId="5A4371D8" w14:textId="77777777" w:rsidR="004C02EF" w:rsidRPr="00E77497" w:rsidRDefault="004C02EF" w:rsidP="004C02EF">
      <w:pPr>
        <w:pStyle w:val="Definition"/>
      </w:pPr>
      <w:r w:rsidRPr="00E77497">
        <w:t>function object that creates and initialises objects</w:t>
      </w:r>
    </w:p>
    <w:p w14:paraId="68735FC1"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910" w:name="_Toc385672090"/>
      <w:bookmarkStart w:id="911" w:name="_Toc393690181"/>
    </w:p>
    <w:p w14:paraId="2D2D6BB8" w14:textId="77777777" w:rsidR="004C02EF" w:rsidRPr="00E77497" w:rsidRDefault="004C02EF" w:rsidP="004C02EF">
      <w:pPr>
        <w:pStyle w:val="TermNum"/>
      </w:pPr>
      <w:bookmarkStart w:id="912" w:name="_Toc472818725"/>
      <w:bookmarkStart w:id="913" w:name="_Toc235503271"/>
      <w:r w:rsidRPr="00E77497">
        <w:t>4.3.5</w:t>
      </w:r>
    </w:p>
    <w:bookmarkEnd w:id="910"/>
    <w:bookmarkEnd w:id="911"/>
    <w:bookmarkEnd w:id="912"/>
    <w:bookmarkEnd w:id="913"/>
    <w:p w14:paraId="428A4E4E" w14:textId="77777777" w:rsidR="004C02EF" w:rsidRPr="00E77497" w:rsidRDefault="004C02EF" w:rsidP="004C02EF">
      <w:pPr>
        <w:pStyle w:val="Terms"/>
      </w:pPr>
      <w:r w:rsidRPr="00E77497">
        <w:t>prototype</w:t>
      </w:r>
    </w:p>
    <w:p w14:paraId="4EEAE5B8" w14:textId="77777777" w:rsidR="004C02EF" w:rsidRPr="00E77497" w:rsidRDefault="004C02EF" w:rsidP="004C02EF">
      <w:pPr>
        <w:pStyle w:val="Definition"/>
      </w:pPr>
      <w:r w:rsidRPr="00E77497">
        <w:t>object that provides shared properties for other objects</w:t>
      </w:r>
    </w:p>
    <w:p w14:paraId="247BA674"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914" w:name="_Toc385672091"/>
      <w:bookmarkStart w:id="915"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36AD651E" w14:textId="77777777" w:rsidR="004C02EF" w:rsidRPr="00E77497" w:rsidRDefault="004C02EF" w:rsidP="004C02EF">
      <w:pPr>
        <w:pStyle w:val="TermNum"/>
      </w:pPr>
      <w:bookmarkStart w:id="916" w:name="_Toc472818726"/>
      <w:bookmarkStart w:id="917" w:name="_Toc235503272"/>
      <w:r w:rsidRPr="00E77497">
        <w:t>4.3.6</w:t>
      </w:r>
    </w:p>
    <w:p w14:paraId="350CF37C" w14:textId="77777777" w:rsidR="004C02EF" w:rsidRPr="00E77497" w:rsidRDefault="004C02EF" w:rsidP="004C02EF">
      <w:pPr>
        <w:pStyle w:val="Terms"/>
      </w:pPr>
      <w:r w:rsidRPr="00E77497">
        <w:t xml:space="preserve">native </w:t>
      </w:r>
      <w:bookmarkEnd w:id="914"/>
      <w:bookmarkEnd w:id="915"/>
      <w:bookmarkEnd w:id="916"/>
      <w:bookmarkEnd w:id="917"/>
      <w:r w:rsidRPr="00E77497">
        <w:t>object</w:t>
      </w:r>
    </w:p>
    <w:p w14:paraId="4CE5AFBE" w14:textId="77777777" w:rsidR="004C02EF" w:rsidRPr="00E77497" w:rsidRDefault="004C02EF" w:rsidP="004C02EF">
      <w:pPr>
        <w:pStyle w:val="Definition"/>
      </w:pPr>
      <w:r w:rsidRPr="00E77497">
        <w:t>object in an ECMAScript implementation whose semantics are fully defined by this specification rather than by  the host environment</w:t>
      </w:r>
    </w:p>
    <w:p w14:paraId="2293E1BE" w14:textId="77777777" w:rsidR="004C02EF" w:rsidRPr="00E77497" w:rsidRDefault="004C02EF" w:rsidP="004C02EF">
      <w:pPr>
        <w:pStyle w:val="Note"/>
      </w:pPr>
      <w:r w:rsidRPr="00E77497">
        <w:t>NOTE</w:t>
      </w:r>
      <w:r w:rsidRPr="00E77497">
        <w:tab/>
        <w:t>Standard native objects are defined in this specification. Some native objects are built-in; others may be constructed during the course of execution of an ECMAScript program.</w:t>
      </w:r>
      <w:bookmarkStart w:id="918" w:name="_Toc393690183"/>
      <w:bookmarkStart w:id="919" w:name="_Toc385672092"/>
    </w:p>
    <w:p w14:paraId="1E480813" w14:textId="77777777" w:rsidR="004C02EF" w:rsidRPr="00E77497" w:rsidRDefault="004C02EF" w:rsidP="004C02EF">
      <w:pPr>
        <w:pStyle w:val="TermNum"/>
      </w:pPr>
      <w:bookmarkStart w:id="920" w:name="_Toc472818727"/>
      <w:bookmarkStart w:id="921" w:name="_Toc235503273"/>
      <w:r w:rsidRPr="00E77497">
        <w:t>4.3.7</w:t>
      </w:r>
    </w:p>
    <w:p w14:paraId="4C6A7068" w14:textId="77777777" w:rsidR="004C02EF" w:rsidRPr="00E77497" w:rsidRDefault="004C02EF" w:rsidP="004C02EF">
      <w:pPr>
        <w:pStyle w:val="TermNum"/>
      </w:pPr>
      <w:r w:rsidRPr="00E77497">
        <w:t xml:space="preserve">built-in </w:t>
      </w:r>
      <w:bookmarkEnd w:id="918"/>
      <w:bookmarkEnd w:id="920"/>
      <w:bookmarkEnd w:id="921"/>
      <w:r w:rsidRPr="00E77497">
        <w:t>object</w:t>
      </w:r>
    </w:p>
    <w:p w14:paraId="2A6725C4"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52209DD4" w14:textId="77777777" w:rsidR="004C02EF" w:rsidRPr="00E77497" w:rsidRDefault="004C02EF" w:rsidP="004C02EF">
      <w:pPr>
        <w:pStyle w:val="Note"/>
      </w:pPr>
      <w:r w:rsidRPr="00E77497">
        <w:t>NOTE</w:t>
      </w:r>
      <w:r w:rsidRPr="00E77497">
        <w:tab/>
        <w:t>Standard built-in objects are defined in this specification, and an ECMAScript implementation may specify and define others. Every built-in object is a native object.</w:t>
      </w:r>
      <w:bookmarkStart w:id="922" w:name="_Toc393690184"/>
      <w:r w:rsidRPr="00E77497">
        <w:t xml:space="preserve"> A </w:t>
      </w:r>
      <w:r w:rsidRPr="00E77497">
        <w:rPr>
          <w:i/>
        </w:rPr>
        <w:t>built-in constructor</w:t>
      </w:r>
      <w:r w:rsidRPr="00E77497">
        <w:rPr>
          <w:b/>
          <w:i/>
        </w:rPr>
        <w:t xml:space="preserve"> </w:t>
      </w:r>
      <w:r w:rsidRPr="00E77497">
        <w:t>is a built-in object that is also a constructor.</w:t>
      </w:r>
    </w:p>
    <w:p w14:paraId="4853AEBF" w14:textId="77777777" w:rsidR="004C02EF" w:rsidRPr="00E77497" w:rsidRDefault="004C02EF" w:rsidP="004C02EF">
      <w:pPr>
        <w:pStyle w:val="TermNum"/>
      </w:pPr>
      <w:bookmarkStart w:id="923" w:name="_Toc472818728"/>
      <w:bookmarkStart w:id="924" w:name="_Toc235503274"/>
      <w:r w:rsidRPr="00E77497">
        <w:t>4.3.8</w:t>
      </w:r>
    </w:p>
    <w:p w14:paraId="4D63C255" w14:textId="77777777" w:rsidR="004C02EF" w:rsidRPr="00E77497" w:rsidRDefault="004C02EF" w:rsidP="004C02EF">
      <w:pPr>
        <w:pStyle w:val="Terms"/>
      </w:pPr>
      <w:r w:rsidRPr="00E77497">
        <w:t xml:space="preserve">host </w:t>
      </w:r>
      <w:bookmarkEnd w:id="919"/>
      <w:bookmarkEnd w:id="922"/>
      <w:bookmarkEnd w:id="923"/>
      <w:bookmarkEnd w:id="924"/>
      <w:r w:rsidRPr="00E77497">
        <w:t>object</w:t>
      </w:r>
    </w:p>
    <w:p w14:paraId="072314C5" w14:textId="77777777" w:rsidR="004C02EF" w:rsidRPr="00E77497" w:rsidRDefault="004C02EF" w:rsidP="004C02EF">
      <w:pPr>
        <w:pStyle w:val="Definition"/>
      </w:pPr>
      <w:r w:rsidRPr="00E77497">
        <w:t>object supplied by the host environment to complete the execution environment of ECMAScript</w:t>
      </w:r>
    </w:p>
    <w:p w14:paraId="67E06D88" w14:textId="77777777" w:rsidR="004C02EF" w:rsidRPr="00E77497" w:rsidRDefault="004C02EF" w:rsidP="004C02EF">
      <w:pPr>
        <w:pStyle w:val="Note"/>
      </w:pPr>
      <w:r w:rsidRPr="00E77497">
        <w:t>NOTE</w:t>
      </w:r>
      <w:r w:rsidRPr="00E77497">
        <w:tab/>
        <w:t>Any object that is not native is a host object.</w:t>
      </w:r>
      <w:bookmarkStart w:id="925" w:name="_Toc385672093"/>
      <w:bookmarkStart w:id="926" w:name="_Toc393690185"/>
      <w:bookmarkStart w:id="927" w:name="_Toc410465335"/>
      <w:bookmarkStart w:id="928" w:name="_Toc410465807"/>
      <w:bookmarkStart w:id="929" w:name="_Toc410466906"/>
      <w:bookmarkStart w:id="930" w:name="_Toc410533182"/>
    </w:p>
    <w:p w14:paraId="27D6DB71" w14:textId="77777777" w:rsidR="004C02EF" w:rsidRPr="00E77497" w:rsidRDefault="004C02EF" w:rsidP="004C02EF">
      <w:pPr>
        <w:pStyle w:val="TermNum"/>
      </w:pPr>
      <w:bookmarkStart w:id="931" w:name="_Toc472818729"/>
      <w:bookmarkStart w:id="932" w:name="_Toc235503275"/>
      <w:r w:rsidRPr="00E77497">
        <w:t>4.3.9</w:t>
      </w:r>
    </w:p>
    <w:bookmarkEnd w:id="925"/>
    <w:bookmarkEnd w:id="926"/>
    <w:bookmarkEnd w:id="927"/>
    <w:bookmarkEnd w:id="928"/>
    <w:bookmarkEnd w:id="929"/>
    <w:bookmarkEnd w:id="930"/>
    <w:p w14:paraId="78AD3A24" w14:textId="77777777" w:rsidR="004C02EF" w:rsidRPr="00E77497" w:rsidRDefault="004C02EF" w:rsidP="004C02EF">
      <w:pPr>
        <w:pStyle w:val="Terms"/>
      </w:pPr>
      <w:r w:rsidRPr="00E77497">
        <w:t xml:space="preserve">undefined </w:t>
      </w:r>
      <w:bookmarkEnd w:id="931"/>
      <w:bookmarkEnd w:id="932"/>
      <w:r w:rsidRPr="00E77497">
        <w:t>value</w:t>
      </w:r>
    </w:p>
    <w:p w14:paraId="289C6AD8" w14:textId="77777777" w:rsidR="004C02EF" w:rsidRPr="00E77497" w:rsidRDefault="004C02EF" w:rsidP="004C02EF">
      <w:pPr>
        <w:pStyle w:val="Definition"/>
      </w:pPr>
      <w:r w:rsidRPr="00E77497">
        <w:t>primitive value used when a variabl</w:t>
      </w:r>
      <w:bookmarkStart w:id="933" w:name="_Toc385672094"/>
      <w:bookmarkStart w:id="934" w:name="_Toc393690186"/>
      <w:r w:rsidRPr="00E77497">
        <w:t>e has not been assigned a value</w:t>
      </w:r>
    </w:p>
    <w:p w14:paraId="13BBAC60" w14:textId="77777777" w:rsidR="004C02EF" w:rsidRPr="00E77497" w:rsidRDefault="004C02EF" w:rsidP="004C02EF">
      <w:pPr>
        <w:pStyle w:val="TermNum"/>
      </w:pPr>
      <w:bookmarkStart w:id="935" w:name="_Toc472818730"/>
      <w:bookmarkStart w:id="936" w:name="_Toc235503276"/>
      <w:r w:rsidRPr="00E77497">
        <w:t>4.3.10</w:t>
      </w:r>
    </w:p>
    <w:p w14:paraId="21D0926E" w14:textId="77777777" w:rsidR="004C02EF" w:rsidRPr="00E77497" w:rsidRDefault="004C02EF" w:rsidP="004C02EF">
      <w:pPr>
        <w:pStyle w:val="Terms"/>
      </w:pPr>
      <w:r w:rsidRPr="00E77497">
        <w:t xml:space="preserve">Undefined </w:t>
      </w:r>
      <w:bookmarkEnd w:id="933"/>
      <w:bookmarkEnd w:id="934"/>
      <w:bookmarkEnd w:id="935"/>
      <w:bookmarkEnd w:id="936"/>
      <w:r w:rsidRPr="00E77497">
        <w:t>type</w:t>
      </w:r>
    </w:p>
    <w:p w14:paraId="598E383D" w14:textId="77777777" w:rsidR="004C02EF" w:rsidRPr="00E77497" w:rsidRDefault="004C02EF" w:rsidP="004C02EF">
      <w:pPr>
        <w:pStyle w:val="Definition"/>
      </w:pPr>
      <w:r w:rsidRPr="00E77497">
        <w:t>type whose sole val</w:t>
      </w:r>
      <w:bookmarkStart w:id="937" w:name="_Toc385672095"/>
      <w:bookmarkStart w:id="938" w:name="_Toc393690187"/>
      <w:r w:rsidRPr="00E77497">
        <w:t>ue is the undefined value</w:t>
      </w:r>
    </w:p>
    <w:p w14:paraId="4010516E" w14:textId="77777777" w:rsidR="004C02EF" w:rsidRPr="00E77497" w:rsidRDefault="004C02EF" w:rsidP="004C02EF">
      <w:pPr>
        <w:pStyle w:val="TermNum"/>
      </w:pPr>
      <w:bookmarkStart w:id="939" w:name="_Toc472818731"/>
      <w:bookmarkStart w:id="940" w:name="_Toc235503277"/>
      <w:r w:rsidRPr="00E77497">
        <w:t>4.3.11</w:t>
      </w:r>
    </w:p>
    <w:bookmarkEnd w:id="937"/>
    <w:bookmarkEnd w:id="938"/>
    <w:p w14:paraId="4D10B78F" w14:textId="77777777" w:rsidR="004C02EF" w:rsidRPr="00E77497" w:rsidRDefault="004C02EF" w:rsidP="004C02EF">
      <w:pPr>
        <w:pStyle w:val="Terms"/>
      </w:pPr>
      <w:r w:rsidRPr="00E77497">
        <w:t xml:space="preserve">null </w:t>
      </w:r>
      <w:bookmarkEnd w:id="939"/>
      <w:bookmarkEnd w:id="940"/>
      <w:r w:rsidRPr="00E77497">
        <w:t>value</w:t>
      </w:r>
    </w:p>
    <w:p w14:paraId="155ED78C" w14:textId="77777777" w:rsidR="004C02EF" w:rsidRPr="00E77497" w:rsidRDefault="004C02EF" w:rsidP="004C02EF">
      <w:pPr>
        <w:pStyle w:val="Definition"/>
      </w:pPr>
      <w:r w:rsidRPr="00E77497">
        <w:t>primitive value that represents the intentio</w:t>
      </w:r>
      <w:bookmarkStart w:id="941" w:name="_Toc385672096"/>
      <w:bookmarkStart w:id="942" w:name="_Toc393690188"/>
      <w:r w:rsidRPr="00E77497">
        <w:t>nal absence of any object value</w:t>
      </w:r>
    </w:p>
    <w:p w14:paraId="727FCD3B" w14:textId="77777777" w:rsidR="004C02EF" w:rsidRPr="00E77497" w:rsidRDefault="004C02EF" w:rsidP="004C02EF">
      <w:pPr>
        <w:pStyle w:val="TermNum"/>
      </w:pPr>
      <w:bookmarkStart w:id="943" w:name="_Toc472818732"/>
      <w:bookmarkStart w:id="944" w:name="_Toc235503278"/>
      <w:r w:rsidRPr="00E77497">
        <w:t>4.3.12</w:t>
      </w:r>
    </w:p>
    <w:p w14:paraId="2BF13331" w14:textId="77777777" w:rsidR="004C02EF" w:rsidRPr="00E77497" w:rsidRDefault="004C02EF" w:rsidP="004C02EF">
      <w:pPr>
        <w:pStyle w:val="Terms"/>
      </w:pPr>
      <w:r w:rsidRPr="00E77497">
        <w:t xml:space="preserve">Null </w:t>
      </w:r>
      <w:bookmarkEnd w:id="941"/>
      <w:bookmarkEnd w:id="942"/>
      <w:bookmarkEnd w:id="943"/>
      <w:bookmarkEnd w:id="944"/>
      <w:r w:rsidRPr="00E77497">
        <w:t>type</w:t>
      </w:r>
    </w:p>
    <w:p w14:paraId="5F45A1DC" w14:textId="77777777" w:rsidR="004C02EF" w:rsidRPr="00E77497" w:rsidRDefault="004C02EF" w:rsidP="004C02EF">
      <w:pPr>
        <w:pStyle w:val="Definition"/>
      </w:pPr>
      <w:r w:rsidRPr="00E77497">
        <w:t>type who</w:t>
      </w:r>
      <w:bookmarkStart w:id="945" w:name="_Toc385672097"/>
      <w:bookmarkStart w:id="946" w:name="_Toc393690189"/>
      <w:r w:rsidRPr="00E77497">
        <w:t>se sole value is the null value</w:t>
      </w:r>
    </w:p>
    <w:p w14:paraId="0D5F6492" w14:textId="77777777" w:rsidR="004C02EF" w:rsidRPr="00E77497" w:rsidRDefault="004C02EF" w:rsidP="004C02EF">
      <w:pPr>
        <w:pStyle w:val="TermNum"/>
      </w:pPr>
      <w:bookmarkStart w:id="947" w:name="_Toc472818733"/>
      <w:bookmarkStart w:id="948" w:name="_Toc235503279"/>
      <w:r w:rsidRPr="00E77497">
        <w:t>4.3.13</w:t>
      </w:r>
    </w:p>
    <w:p w14:paraId="1FA1DAE1" w14:textId="77777777" w:rsidR="004C02EF" w:rsidRPr="00E77497" w:rsidRDefault="004C02EF" w:rsidP="004C02EF">
      <w:pPr>
        <w:pStyle w:val="Terms"/>
      </w:pPr>
      <w:r w:rsidRPr="00E77497">
        <w:t xml:space="preserve">Boolean </w:t>
      </w:r>
      <w:bookmarkEnd w:id="945"/>
      <w:bookmarkEnd w:id="946"/>
      <w:bookmarkEnd w:id="947"/>
      <w:bookmarkEnd w:id="948"/>
      <w:r w:rsidRPr="00E77497">
        <w:t>value</w:t>
      </w:r>
    </w:p>
    <w:p w14:paraId="1F56B92A" w14:textId="77777777" w:rsidR="004C02EF" w:rsidRPr="00E77497" w:rsidRDefault="004C02EF" w:rsidP="004C02EF">
      <w:pPr>
        <w:pStyle w:val="Definition"/>
      </w:pPr>
      <w:r w:rsidRPr="00E77497">
        <w:t>member of the Boolean type</w:t>
      </w:r>
    </w:p>
    <w:p w14:paraId="5D0A486A"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949" w:name="_Toc385672098"/>
      <w:bookmarkStart w:id="950" w:name="_Toc393690190"/>
    </w:p>
    <w:p w14:paraId="6E88E146" w14:textId="77777777" w:rsidR="004C02EF" w:rsidRPr="00E77497" w:rsidRDefault="004C02EF" w:rsidP="004C02EF">
      <w:pPr>
        <w:pStyle w:val="TermNum"/>
      </w:pPr>
      <w:bookmarkStart w:id="951" w:name="_Toc472818734"/>
      <w:bookmarkStart w:id="952" w:name="_Toc235503280"/>
      <w:r w:rsidRPr="00E77497">
        <w:t>4.3.14</w:t>
      </w:r>
    </w:p>
    <w:p w14:paraId="1437214F" w14:textId="77777777" w:rsidR="004C02EF" w:rsidRPr="00E77497" w:rsidRDefault="004C02EF" w:rsidP="004C02EF">
      <w:pPr>
        <w:pStyle w:val="Terms"/>
      </w:pPr>
      <w:r w:rsidRPr="00E77497">
        <w:t xml:space="preserve">Boolean </w:t>
      </w:r>
      <w:bookmarkEnd w:id="949"/>
      <w:bookmarkEnd w:id="950"/>
      <w:bookmarkEnd w:id="951"/>
      <w:bookmarkEnd w:id="952"/>
      <w:r w:rsidRPr="00E77497">
        <w:t>type</w:t>
      </w:r>
    </w:p>
    <w:p w14:paraId="22059650"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953" w:name="_Toc385672099"/>
      <w:bookmarkStart w:id="954" w:name="_Toc393690191"/>
    </w:p>
    <w:p w14:paraId="4B6440E5" w14:textId="77777777" w:rsidR="004C02EF" w:rsidRPr="00E77497" w:rsidRDefault="004C02EF" w:rsidP="004C02EF">
      <w:pPr>
        <w:pStyle w:val="TermNum"/>
      </w:pPr>
      <w:bookmarkStart w:id="955" w:name="_Toc472818735"/>
      <w:bookmarkStart w:id="956" w:name="_Toc235503281"/>
      <w:r w:rsidRPr="00E77497">
        <w:t>4.3.15</w:t>
      </w:r>
    </w:p>
    <w:p w14:paraId="601A761E" w14:textId="77777777" w:rsidR="004C02EF" w:rsidRPr="00E77497" w:rsidRDefault="004C02EF" w:rsidP="004C02EF">
      <w:pPr>
        <w:pStyle w:val="Terms"/>
      </w:pPr>
      <w:r w:rsidRPr="00E77497">
        <w:t xml:space="preserve">Boolean </w:t>
      </w:r>
      <w:bookmarkEnd w:id="953"/>
      <w:bookmarkEnd w:id="954"/>
      <w:bookmarkEnd w:id="955"/>
      <w:bookmarkEnd w:id="956"/>
      <w:r w:rsidRPr="00E77497">
        <w:t>object</w:t>
      </w:r>
    </w:p>
    <w:p w14:paraId="7232506F"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0F44B5FA"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property whose value is the Boolean value. A Boolean object can be coerced to a Boolean value.</w:t>
      </w:r>
    </w:p>
    <w:p w14:paraId="5A05F0D7" w14:textId="77777777" w:rsidR="004C02EF" w:rsidRPr="00E77497" w:rsidRDefault="004C02EF" w:rsidP="004C02EF">
      <w:pPr>
        <w:pStyle w:val="TermNum"/>
      </w:pPr>
      <w:bookmarkStart w:id="957" w:name="_Toc385672100"/>
      <w:bookmarkStart w:id="958" w:name="_Toc393690192"/>
      <w:bookmarkStart w:id="959" w:name="_Toc472818736"/>
      <w:bookmarkStart w:id="960" w:name="_Toc235503282"/>
      <w:r w:rsidRPr="00E77497">
        <w:t>4.3.16</w:t>
      </w:r>
    </w:p>
    <w:p w14:paraId="30F54AB6" w14:textId="77777777" w:rsidR="004C02EF" w:rsidRPr="00E77497" w:rsidRDefault="004C02EF" w:rsidP="004C02EF">
      <w:pPr>
        <w:pStyle w:val="TermNum"/>
      </w:pPr>
      <w:r w:rsidRPr="00E77497">
        <w:t xml:space="preserve">String </w:t>
      </w:r>
      <w:bookmarkEnd w:id="957"/>
      <w:bookmarkEnd w:id="958"/>
      <w:bookmarkEnd w:id="959"/>
      <w:bookmarkEnd w:id="960"/>
      <w:r w:rsidRPr="00E77497">
        <w:t>value</w:t>
      </w:r>
    </w:p>
    <w:p w14:paraId="4D400374" w14:textId="77777777" w:rsidR="004C02EF" w:rsidRPr="00E77497" w:rsidRDefault="004C02EF" w:rsidP="004C02EF">
      <w:r w:rsidRPr="00E77497">
        <w:t>primitive value that is a finite ordered sequence of zero o</w:t>
      </w:r>
      <w:bookmarkStart w:id="961" w:name="_Toc385672101"/>
      <w:bookmarkStart w:id="962" w:name="_Toc393690193"/>
      <w:r w:rsidRPr="00E77497">
        <w:t>r more 16-bit unsigned integer</w:t>
      </w:r>
    </w:p>
    <w:p w14:paraId="2BD16317"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1AD33D0E" w14:textId="77777777" w:rsidR="004C02EF" w:rsidRPr="00E77497" w:rsidRDefault="004C02EF" w:rsidP="004C02EF">
      <w:pPr>
        <w:pStyle w:val="TermNum"/>
      </w:pPr>
      <w:bookmarkStart w:id="963" w:name="_Toc472818737"/>
      <w:bookmarkStart w:id="964" w:name="_Toc235503283"/>
      <w:r w:rsidRPr="00E77497">
        <w:t>4.3.17</w:t>
      </w:r>
    </w:p>
    <w:p w14:paraId="34D9F171" w14:textId="77777777" w:rsidR="004C02EF" w:rsidRPr="00E77497" w:rsidRDefault="004C02EF" w:rsidP="004C02EF">
      <w:pPr>
        <w:pStyle w:val="Terms"/>
      </w:pPr>
      <w:r w:rsidRPr="00E77497">
        <w:t xml:space="preserve">String </w:t>
      </w:r>
      <w:bookmarkEnd w:id="961"/>
      <w:bookmarkEnd w:id="962"/>
      <w:bookmarkEnd w:id="963"/>
      <w:bookmarkEnd w:id="964"/>
      <w:r w:rsidRPr="00E77497">
        <w:t>type</w:t>
      </w:r>
    </w:p>
    <w:p w14:paraId="28104E19" w14:textId="77777777" w:rsidR="004C02EF" w:rsidRPr="00E77497" w:rsidRDefault="004C02EF" w:rsidP="004C02EF">
      <w:pPr>
        <w:pStyle w:val="Definition"/>
      </w:pPr>
      <w:r w:rsidRPr="00E77497">
        <w:t>se</w:t>
      </w:r>
      <w:bookmarkStart w:id="965" w:name="_Toc385672102"/>
      <w:bookmarkStart w:id="966" w:name="_Toc393690194"/>
      <w:r w:rsidRPr="00E77497">
        <w:t>t of all possible String values</w:t>
      </w:r>
    </w:p>
    <w:p w14:paraId="1490EAF4" w14:textId="77777777" w:rsidR="004C02EF" w:rsidRPr="00E77497" w:rsidRDefault="004C02EF" w:rsidP="004C02EF">
      <w:pPr>
        <w:pStyle w:val="TermNum"/>
      </w:pPr>
      <w:bookmarkStart w:id="967" w:name="_Ref457703934"/>
      <w:bookmarkStart w:id="968" w:name="_Toc472818738"/>
      <w:bookmarkStart w:id="969" w:name="_Toc235503284"/>
      <w:r w:rsidRPr="00E77497">
        <w:t>4.3.18</w:t>
      </w:r>
    </w:p>
    <w:p w14:paraId="16924C43" w14:textId="77777777" w:rsidR="004C02EF" w:rsidRPr="00E77497" w:rsidRDefault="004C02EF" w:rsidP="004C02EF">
      <w:pPr>
        <w:pStyle w:val="Terms"/>
      </w:pPr>
      <w:r w:rsidRPr="00E77497">
        <w:t xml:space="preserve">String </w:t>
      </w:r>
      <w:bookmarkEnd w:id="965"/>
      <w:bookmarkEnd w:id="966"/>
      <w:bookmarkEnd w:id="967"/>
      <w:bookmarkEnd w:id="968"/>
      <w:bookmarkEnd w:id="969"/>
      <w:r w:rsidRPr="00E77497">
        <w:t>object</w:t>
      </w:r>
    </w:p>
    <w:p w14:paraId="058473F8"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4561AB76"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14:paraId="4EFBBAD0" w14:textId="77777777" w:rsidR="004C02EF" w:rsidRPr="00E77497" w:rsidRDefault="004C02EF" w:rsidP="004C02EF">
      <w:pPr>
        <w:pStyle w:val="TermNum"/>
      </w:pPr>
      <w:bookmarkStart w:id="970" w:name="_Toc385672103"/>
      <w:bookmarkStart w:id="971" w:name="_Toc393690195"/>
      <w:bookmarkStart w:id="972" w:name="_Toc472818739"/>
      <w:bookmarkStart w:id="973" w:name="_Toc235503285"/>
      <w:r w:rsidRPr="00E77497">
        <w:t>4.3.19</w:t>
      </w:r>
    </w:p>
    <w:p w14:paraId="2A3A9B73" w14:textId="77777777" w:rsidR="004C02EF" w:rsidRPr="00E77497" w:rsidRDefault="004C02EF" w:rsidP="004C02EF">
      <w:pPr>
        <w:pStyle w:val="Terms"/>
      </w:pPr>
      <w:r w:rsidRPr="00E77497">
        <w:t xml:space="preserve">Number </w:t>
      </w:r>
      <w:bookmarkEnd w:id="970"/>
      <w:bookmarkEnd w:id="971"/>
      <w:bookmarkEnd w:id="972"/>
      <w:bookmarkEnd w:id="973"/>
      <w:r w:rsidRPr="00E77497">
        <w:t>value</w:t>
      </w:r>
    </w:p>
    <w:p w14:paraId="256A551C" w14:textId="77777777" w:rsidR="004C02EF" w:rsidRPr="00E77497" w:rsidRDefault="004C02EF" w:rsidP="004C02EF">
      <w:pPr>
        <w:pStyle w:val="Definition"/>
      </w:pPr>
      <w:r w:rsidRPr="00E77497">
        <w:t>primitive value corresponding to a double-precision 64-bit binary format IEEE 754 value</w:t>
      </w:r>
    </w:p>
    <w:p w14:paraId="7B4FCDD6"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974" w:name="_Toc385672104"/>
      <w:bookmarkStart w:id="975" w:name="_Toc393690196"/>
    </w:p>
    <w:p w14:paraId="3F989390" w14:textId="77777777" w:rsidR="004C02EF" w:rsidRPr="00E77497" w:rsidRDefault="004C02EF" w:rsidP="004C02EF">
      <w:pPr>
        <w:pStyle w:val="TermNum"/>
      </w:pPr>
      <w:bookmarkStart w:id="976" w:name="_Toc472818740"/>
      <w:bookmarkStart w:id="977" w:name="_Toc235503286"/>
      <w:r w:rsidRPr="00E77497">
        <w:t>4.3.20</w:t>
      </w:r>
    </w:p>
    <w:p w14:paraId="5B61C8DD" w14:textId="77777777" w:rsidR="004C02EF" w:rsidRPr="00E77497" w:rsidRDefault="004C02EF" w:rsidP="004C02EF">
      <w:pPr>
        <w:pStyle w:val="Terms"/>
      </w:pPr>
      <w:r w:rsidRPr="00E77497">
        <w:t xml:space="preserve">Number </w:t>
      </w:r>
      <w:bookmarkEnd w:id="974"/>
      <w:bookmarkEnd w:id="975"/>
      <w:bookmarkEnd w:id="976"/>
      <w:bookmarkEnd w:id="977"/>
      <w:r w:rsidRPr="00E77497">
        <w:t>type</w:t>
      </w:r>
    </w:p>
    <w:p w14:paraId="5163A00C" w14:textId="77777777" w:rsidR="004C02EF" w:rsidRPr="00E77497" w:rsidRDefault="004C02EF" w:rsidP="004C02EF">
      <w:pPr>
        <w:pStyle w:val="Definition"/>
      </w:pPr>
      <w:r w:rsidRPr="00E77497">
        <w:t xml:space="preserve">set of all possible Number values including the special “Not-a-Number” (NaN) values, positive </w:t>
      </w:r>
      <w:bookmarkStart w:id="978" w:name="_Toc385672105"/>
      <w:bookmarkStart w:id="979" w:name="_Toc393690197"/>
      <w:r w:rsidRPr="00E77497">
        <w:t>infinity, and negative infinity</w:t>
      </w:r>
    </w:p>
    <w:p w14:paraId="75FFDD6C" w14:textId="77777777" w:rsidR="004C02EF" w:rsidRPr="00E77497" w:rsidRDefault="004C02EF" w:rsidP="004C02EF">
      <w:pPr>
        <w:pStyle w:val="TermNum"/>
      </w:pPr>
      <w:bookmarkStart w:id="980" w:name="_Toc472818741"/>
      <w:bookmarkStart w:id="981" w:name="_Toc235503287"/>
      <w:r w:rsidRPr="00E77497">
        <w:t>4.3.21</w:t>
      </w:r>
    </w:p>
    <w:p w14:paraId="73DE7C1B" w14:textId="77777777" w:rsidR="004C02EF" w:rsidRPr="00E77497" w:rsidRDefault="004C02EF" w:rsidP="004C02EF">
      <w:pPr>
        <w:pStyle w:val="Terms"/>
      </w:pPr>
      <w:r w:rsidRPr="00E77497">
        <w:t xml:space="preserve">Number </w:t>
      </w:r>
      <w:bookmarkEnd w:id="978"/>
      <w:bookmarkEnd w:id="979"/>
      <w:bookmarkEnd w:id="980"/>
      <w:bookmarkEnd w:id="981"/>
      <w:r w:rsidRPr="00E77497">
        <w:t>object</w:t>
      </w:r>
    </w:p>
    <w:p w14:paraId="394C0C06"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35761188"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982" w:name="_Toc385672106"/>
      <w:bookmarkStart w:id="983" w:name="_Toc393690198"/>
      <w:r w:rsidRPr="00E77497">
        <w:t>.</w:t>
      </w:r>
    </w:p>
    <w:p w14:paraId="0D8B4F99" w14:textId="77777777" w:rsidR="004C02EF" w:rsidRPr="00E77497" w:rsidRDefault="004C02EF" w:rsidP="004C02EF">
      <w:pPr>
        <w:pStyle w:val="TermNum"/>
      </w:pPr>
      <w:bookmarkStart w:id="984" w:name="_Toc472818742"/>
      <w:bookmarkStart w:id="985" w:name="_Toc235503288"/>
      <w:r w:rsidRPr="00E77497">
        <w:t>4.3.22</w:t>
      </w:r>
    </w:p>
    <w:p w14:paraId="3479551C" w14:textId="77777777" w:rsidR="004C02EF" w:rsidRPr="00E77497" w:rsidRDefault="004C02EF" w:rsidP="004C02EF">
      <w:pPr>
        <w:pStyle w:val="Terms"/>
      </w:pPr>
      <w:r w:rsidRPr="00E77497">
        <w:t>Infinit</w:t>
      </w:r>
      <w:bookmarkEnd w:id="982"/>
      <w:bookmarkEnd w:id="983"/>
      <w:r w:rsidRPr="00E77497">
        <w:t>y</w:t>
      </w:r>
      <w:bookmarkEnd w:id="984"/>
      <w:bookmarkEnd w:id="985"/>
    </w:p>
    <w:p w14:paraId="2DC2D350"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986" w:name="_Toc385672107"/>
      <w:bookmarkStart w:id="987" w:name="_Toc393690199"/>
      <w:r w:rsidRPr="00E77497">
        <w:t xml:space="preserve"> positive infinite Number value</w:t>
      </w:r>
    </w:p>
    <w:p w14:paraId="26316A1F" w14:textId="77777777" w:rsidR="004C02EF" w:rsidRPr="00E77497" w:rsidRDefault="004C02EF" w:rsidP="004C02EF">
      <w:pPr>
        <w:pStyle w:val="TermNum"/>
      </w:pPr>
      <w:bookmarkStart w:id="988" w:name="_Hlt424497426"/>
      <w:bookmarkStart w:id="989" w:name="_Toc472818743"/>
      <w:bookmarkStart w:id="990" w:name="_Toc235503289"/>
      <w:bookmarkEnd w:id="988"/>
      <w:r w:rsidRPr="00E77497">
        <w:t>4.3.23</w:t>
      </w:r>
    </w:p>
    <w:p w14:paraId="50C0FABB" w14:textId="77777777" w:rsidR="004C02EF" w:rsidRPr="00E77497" w:rsidRDefault="004C02EF" w:rsidP="004C02EF">
      <w:pPr>
        <w:pStyle w:val="Terms"/>
      </w:pPr>
      <w:r w:rsidRPr="00E77497">
        <w:t>Na</w:t>
      </w:r>
      <w:bookmarkEnd w:id="986"/>
      <w:bookmarkEnd w:id="987"/>
      <w:r w:rsidRPr="00E77497">
        <w:t>N</w:t>
      </w:r>
      <w:bookmarkEnd w:id="989"/>
      <w:bookmarkEnd w:id="990"/>
    </w:p>
    <w:p w14:paraId="165FBF1D" w14:textId="77777777" w:rsidR="004C02EF" w:rsidRPr="00E77497" w:rsidRDefault="004C02EF" w:rsidP="004C02EF">
      <w:r w:rsidRPr="00E77497">
        <w:t>number value that is a IEEE 754 “Not-a-Number” value</w:t>
      </w:r>
    </w:p>
    <w:p w14:paraId="72337394" w14:textId="77777777" w:rsidR="004C02EF" w:rsidRPr="00E77497" w:rsidRDefault="004C02EF" w:rsidP="004C02EF">
      <w:pPr>
        <w:pStyle w:val="TermNum"/>
      </w:pPr>
      <w:bookmarkStart w:id="991" w:name="_Toc235503290"/>
      <w:r w:rsidRPr="00E77497">
        <w:t>4.3.24</w:t>
      </w:r>
    </w:p>
    <w:bookmarkEnd w:id="991"/>
    <w:p w14:paraId="3AE5EFE0" w14:textId="77777777" w:rsidR="004C02EF" w:rsidRPr="00E77497" w:rsidRDefault="004C02EF" w:rsidP="004C02EF">
      <w:pPr>
        <w:pStyle w:val="Terms"/>
      </w:pPr>
      <w:r w:rsidRPr="00E77497">
        <w:t>function</w:t>
      </w:r>
    </w:p>
    <w:p w14:paraId="223028A3"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Function</w:t>
      </w:r>
      <w:r w:rsidRPr="00E77497">
        <w:t xml:space="preserve"> constructor and that may be invoked as a subroutine</w:t>
      </w:r>
    </w:p>
    <w:p w14:paraId="2C93BAE6" w14:textId="77777777" w:rsidR="004C02EF" w:rsidRPr="00E77497" w:rsidRDefault="004C02EF" w:rsidP="004C02EF">
      <w:pPr>
        <w:pStyle w:val="Note"/>
      </w:pPr>
      <w:r w:rsidRPr="00E77497">
        <w:t>NOTE</w:t>
      </w:r>
      <w:r w:rsidRPr="00E77497">
        <w:tab/>
        <w:t>In addition to its named properties, a function contains executable code and state that determine how it behaves when invoked. A function’s code may or may not be written in ECMAScript.</w:t>
      </w:r>
    </w:p>
    <w:p w14:paraId="3A75E08C" w14:textId="77777777" w:rsidR="004C02EF" w:rsidRPr="00E77497" w:rsidRDefault="004C02EF" w:rsidP="004C02EF">
      <w:pPr>
        <w:pStyle w:val="TermNum"/>
      </w:pPr>
      <w:bookmarkStart w:id="992" w:name="_Toc235503291"/>
      <w:r w:rsidRPr="00E77497">
        <w:t>4.3.25</w:t>
      </w:r>
    </w:p>
    <w:p w14:paraId="57343047" w14:textId="77777777" w:rsidR="004C02EF" w:rsidRPr="00E77497" w:rsidRDefault="004C02EF" w:rsidP="004C02EF">
      <w:pPr>
        <w:pStyle w:val="Terms"/>
      </w:pPr>
      <w:r w:rsidRPr="00E77497">
        <w:t xml:space="preserve">built-in </w:t>
      </w:r>
      <w:bookmarkEnd w:id="992"/>
      <w:r w:rsidRPr="00E77497">
        <w:t>function</w:t>
      </w:r>
    </w:p>
    <w:p w14:paraId="082CF055" w14:textId="77777777" w:rsidR="004C02EF" w:rsidRPr="00E77497" w:rsidRDefault="004C02EF" w:rsidP="004C02EF">
      <w:r w:rsidRPr="00E77497">
        <w:t>built-in object that is a function</w:t>
      </w:r>
    </w:p>
    <w:p w14:paraId="3F0CACDE"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64509F22" w14:textId="77777777" w:rsidR="004C02EF" w:rsidRPr="004D1BD1" w:rsidRDefault="004C02EF" w:rsidP="004C02EF">
      <w:pPr>
        <w:pStyle w:val="TermNum"/>
      </w:pPr>
      <w:bookmarkStart w:id="993" w:name="_Toc235503292"/>
      <w:r w:rsidRPr="004D1BD1">
        <w:t>4.3.26</w:t>
      </w:r>
    </w:p>
    <w:bookmarkEnd w:id="993"/>
    <w:p w14:paraId="03F5B711" w14:textId="77777777" w:rsidR="004C02EF" w:rsidRPr="00E65A34" w:rsidRDefault="004C02EF" w:rsidP="004C02EF">
      <w:pPr>
        <w:pStyle w:val="Terms"/>
      </w:pPr>
      <w:r w:rsidRPr="00E65A34">
        <w:t>property</w:t>
      </w:r>
    </w:p>
    <w:p w14:paraId="047CC73E" w14:textId="77777777" w:rsidR="004C02EF" w:rsidRPr="009C202C" w:rsidRDefault="004C02EF" w:rsidP="004C02EF">
      <w:r w:rsidRPr="009C202C">
        <w:t>association between a name and a value that is a part of an object</w:t>
      </w:r>
    </w:p>
    <w:p w14:paraId="41F4549D"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555EE2A0" w14:textId="77777777" w:rsidR="004C02EF" w:rsidRPr="00675B74" w:rsidRDefault="004C02EF" w:rsidP="004C02EF">
      <w:pPr>
        <w:pStyle w:val="TermNum"/>
      </w:pPr>
      <w:bookmarkStart w:id="994" w:name="_Toc235503293"/>
      <w:r w:rsidRPr="00675B74">
        <w:t>4.3.27</w:t>
      </w:r>
    </w:p>
    <w:bookmarkEnd w:id="994"/>
    <w:p w14:paraId="3428FAED" w14:textId="77777777" w:rsidR="004C02EF" w:rsidRPr="00E77497" w:rsidRDefault="004C02EF" w:rsidP="004C02EF">
      <w:pPr>
        <w:pStyle w:val="Terms"/>
      </w:pPr>
      <w:r w:rsidRPr="00E77497">
        <w:t>method</w:t>
      </w:r>
    </w:p>
    <w:p w14:paraId="232F3808" w14:textId="77777777" w:rsidR="004C02EF" w:rsidRPr="00E77497" w:rsidRDefault="004C02EF" w:rsidP="004C02EF">
      <w:r w:rsidRPr="00E77497">
        <w:t>function that is the value of a property</w:t>
      </w:r>
    </w:p>
    <w:p w14:paraId="65854DE4"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460A0C81" w14:textId="77777777" w:rsidR="004C02EF" w:rsidRPr="00E77497" w:rsidRDefault="004C02EF" w:rsidP="004C02EF">
      <w:pPr>
        <w:pStyle w:val="TermNum"/>
      </w:pPr>
      <w:bookmarkStart w:id="995" w:name="_Toc235503294"/>
      <w:r w:rsidRPr="00E77497">
        <w:t>4.3.28</w:t>
      </w:r>
    </w:p>
    <w:p w14:paraId="0A8E8131" w14:textId="77777777" w:rsidR="004C02EF" w:rsidRPr="00E77497" w:rsidRDefault="004C02EF" w:rsidP="004C02EF">
      <w:pPr>
        <w:pStyle w:val="Terms"/>
      </w:pPr>
      <w:r w:rsidRPr="00E77497">
        <w:t>built-in method</w:t>
      </w:r>
    </w:p>
    <w:p w14:paraId="17FEDD7D" w14:textId="77777777" w:rsidR="004C02EF" w:rsidRPr="00E77497" w:rsidRDefault="004C02EF" w:rsidP="004C02EF">
      <w:r w:rsidRPr="00E77497">
        <w:t>method that is a built-in function</w:t>
      </w:r>
    </w:p>
    <w:p w14:paraId="2783D017"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06D2C75E" w14:textId="77777777" w:rsidR="004C02EF" w:rsidRPr="00E77497" w:rsidRDefault="004C02EF" w:rsidP="004C02EF">
      <w:pPr>
        <w:pStyle w:val="TermNum"/>
      </w:pPr>
      <w:r w:rsidRPr="00E77497">
        <w:t>4.3.29</w:t>
      </w:r>
    </w:p>
    <w:bookmarkEnd w:id="995"/>
    <w:p w14:paraId="5F371FC9" w14:textId="77777777" w:rsidR="004C02EF" w:rsidRPr="00E77497" w:rsidRDefault="004C02EF" w:rsidP="004C02EF">
      <w:pPr>
        <w:pStyle w:val="Terms"/>
      </w:pPr>
      <w:r w:rsidRPr="00E77497">
        <w:t>attribute</w:t>
      </w:r>
    </w:p>
    <w:p w14:paraId="60CB5C87" w14:textId="77777777" w:rsidR="004C02EF" w:rsidRPr="00E77497" w:rsidRDefault="004C02EF" w:rsidP="004C02EF">
      <w:r w:rsidRPr="00E77497">
        <w:t>internal value that defines some characteristic of a property</w:t>
      </w:r>
    </w:p>
    <w:p w14:paraId="74A98034" w14:textId="77777777" w:rsidR="004C02EF" w:rsidRPr="00E77497" w:rsidRDefault="004C02EF" w:rsidP="004C02EF">
      <w:pPr>
        <w:pStyle w:val="TermNum"/>
      </w:pPr>
      <w:bookmarkStart w:id="996" w:name="_Toc235503295"/>
      <w:r w:rsidRPr="00E77497">
        <w:t>4.3.30</w:t>
      </w:r>
    </w:p>
    <w:p w14:paraId="25A850F0" w14:textId="77777777" w:rsidR="004C02EF" w:rsidRPr="00E77497" w:rsidRDefault="004C02EF" w:rsidP="004C02EF">
      <w:pPr>
        <w:pStyle w:val="Terms"/>
      </w:pPr>
      <w:r w:rsidRPr="00E77497">
        <w:t xml:space="preserve">own </w:t>
      </w:r>
      <w:bookmarkEnd w:id="996"/>
      <w:r w:rsidRPr="00E77497">
        <w:t>property</w:t>
      </w:r>
    </w:p>
    <w:p w14:paraId="4535DF61" w14:textId="77777777" w:rsidR="004C02EF" w:rsidRPr="00E77497" w:rsidRDefault="004C02EF" w:rsidP="004C02EF">
      <w:r w:rsidRPr="00E77497">
        <w:t>property that is directly contained by its object</w:t>
      </w:r>
    </w:p>
    <w:p w14:paraId="3EC75E0F" w14:textId="77777777" w:rsidR="004C02EF" w:rsidRPr="00E77497" w:rsidRDefault="004C02EF" w:rsidP="004C02EF">
      <w:pPr>
        <w:pStyle w:val="TermNum"/>
      </w:pPr>
      <w:bookmarkStart w:id="997" w:name="_Toc235503296"/>
      <w:r w:rsidRPr="00E77497">
        <w:t>4.3.31</w:t>
      </w:r>
    </w:p>
    <w:p w14:paraId="01704CC8" w14:textId="77777777" w:rsidR="004C02EF" w:rsidRPr="00E77497" w:rsidRDefault="004C02EF" w:rsidP="004C02EF">
      <w:pPr>
        <w:pStyle w:val="Terms"/>
      </w:pPr>
      <w:r w:rsidRPr="00E77497">
        <w:t xml:space="preserve">inherited </w:t>
      </w:r>
      <w:bookmarkEnd w:id="997"/>
      <w:r w:rsidRPr="00E77497">
        <w:t>property</w:t>
      </w:r>
    </w:p>
    <w:p w14:paraId="4C3E3447" w14:textId="77777777" w:rsidR="004C02EF" w:rsidRPr="00E77497" w:rsidRDefault="004C02EF" w:rsidP="004C02EF">
      <w:r w:rsidRPr="00E77497">
        <w:t>property of an object that is not an own property but is a property (either own or inherited) of the object’s prototype</w:t>
      </w:r>
    </w:p>
    <w:p w14:paraId="0968544D" w14:textId="77777777" w:rsidR="004C02EF" w:rsidRPr="00E77497" w:rsidRDefault="004C02EF" w:rsidP="004C02EF">
      <w:pPr>
        <w:pStyle w:val="1"/>
        <w:numPr>
          <w:ilvl w:val="0"/>
          <w:numId w:val="0"/>
        </w:numPr>
      </w:pPr>
      <w:bookmarkStart w:id="998" w:name="_Toc472818744"/>
      <w:bookmarkStart w:id="999" w:name="_Toc235503298"/>
      <w:bookmarkStart w:id="1000" w:name="_Toc241509073"/>
      <w:bookmarkStart w:id="1001" w:name="_Toc244416560"/>
      <w:bookmarkStart w:id="1002" w:name="_Toc276630924"/>
      <w:bookmarkStart w:id="1003" w:name="_Toc314500483"/>
      <w:r w:rsidRPr="00E77497">
        <w:t>5</w:t>
      </w:r>
      <w:r w:rsidRPr="00E77497">
        <w:tab/>
        <w:t>Notational Conventions</w:t>
      </w:r>
      <w:bookmarkStart w:id="1004" w:name="_Toc381513606"/>
      <w:bookmarkStart w:id="1005" w:name="_Ref381520185"/>
      <w:bookmarkStart w:id="1006" w:name="_Ref381520193"/>
      <w:bookmarkStart w:id="1007" w:name="_Ref381520231"/>
      <w:bookmarkStart w:id="1008" w:name="_Toc382202747"/>
      <w:bookmarkStart w:id="1009" w:name="_Toc382202967"/>
      <w:bookmarkStart w:id="1010" w:name="_Toc382212128"/>
      <w:bookmarkStart w:id="1011" w:name="_Toc382212307"/>
      <w:bookmarkStart w:id="1012" w:name="_Toc382291473"/>
      <w:bookmarkStart w:id="1013" w:name="_Ref382710935"/>
      <w:bookmarkStart w:id="1014" w:name="_Toc385672110"/>
      <w:bookmarkStart w:id="1015" w:name="_Toc393690201"/>
      <w:bookmarkEnd w:id="998"/>
      <w:bookmarkEnd w:id="999"/>
      <w:bookmarkEnd w:id="1000"/>
      <w:bookmarkEnd w:id="1001"/>
      <w:bookmarkEnd w:id="1002"/>
      <w:bookmarkEnd w:id="1003"/>
    </w:p>
    <w:p w14:paraId="0276B803" w14:textId="77777777" w:rsidR="004C02EF" w:rsidRPr="00E77497" w:rsidRDefault="004C02EF" w:rsidP="004C02EF">
      <w:pPr>
        <w:pStyle w:val="20"/>
        <w:numPr>
          <w:ilvl w:val="0"/>
          <w:numId w:val="0"/>
        </w:numPr>
      </w:pPr>
      <w:bookmarkStart w:id="1016" w:name="_Toc472818745"/>
      <w:bookmarkStart w:id="1017" w:name="_Toc235503299"/>
      <w:bookmarkStart w:id="1018" w:name="_Toc241509074"/>
      <w:bookmarkStart w:id="1019" w:name="_Toc244416561"/>
      <w:bookmarkStart w:id="1020" w:name="_Toc276630925"/>
      <w:bookmarkStart w:id="1021" w:name="_Toc314500484"/>
      <w:r w:rsidRPr="00E77497">
        <w:t>5.1</w:t>
      </w:r>
      <w:r w:rsidRPr="00E77497">
        <w:tab/>
        <w:t>Syntactic and Lexical Grammar</w:t>
      </w:r>
      <w:bookmarkEnd w:id="1004"/>
      <w:bookmarkEnd w:id="1005"/>
      <w:bookmarkEnd w:id="1006"/>
      <w:bookmarkEnd w:id="1007"/>
      <w:bookmarkEnd w:id="1008"/>
      <w:bookmarkEnd w:id="1009"/>
      <w:bookmarkEnd w:id="1010"/>
      <w:bookmarkEnd w:id="1011"/>
      <w:bookmarkEnd w:id="1012"/>
      <w:bookmarkEnd w:id="1013"/>
      <w:bookmarkEnd w:id="1014"/>
      <w:bookmarkEnd w:id="1015"/>
      <w:r w:rsidRPr="00E77497">
        <w:t>s</w:t>
      </w:r>
      <w:bookmarkEnd w:id="1016"/>
      <w:bookmarkEnd w:id="1017"/>
      <w:bookmarkEnd w:id="1018"/>
      <w:bookmarkEnd w:id="1019"/>
      <w:bookmarkEnd w:id="1020"/>
      <w:bookmarkEnd w:id="1021"/>
    </w:p>
    <w:p w14:paraId="1F7DFABF" w14:textId="77777777" w:rsidR="004C02EF" w:rsidRPr="00E77497" w:rsidRDefault="004C02EF" w:rsidP="004C02EF">
      <w:pPr>
        <w:pStyle w:val="30"/>
        <w:numPr>
          <w:ilvl w:val="0"/>
          <w:numId w:val="0"/>
        </w:numPr>
      </w:pPr>
      <w:bookmarkStart w:id="1022" w:name="_Toc381513607"/>
      <w:bookmarkStart w:id="1023" w:name="_Toc382202748"/>
      <w:bookmarkStart w:id="1024" w:name="_Toc382202968"/>
      <w:bookmarkStart w:id="1025" w:name="_Toc382212129"/>
      <w:bookmarkStart w:id="1026" w:name="_Toc382212308"/>
      <w:bookmarkStart w:id="1027" w:name="_Toc382291474"/>
      <w:bookmarkStart w:id="1028" w:name="_Toc385672111"/>
      <w:bookmarkStart w:id="1029" w:name="_Toc393690202"/>
      <w:bookmarkStart w:id="1030" w:name="_Toc472818746"/>
      <w:bookmarkStart w:id="1031" w:name="_Toc235503300"/>
      <w:bookmarkStart w:id="1032" w:name="_Toc241509075"/>
      <w:bookmarkStart w:id="1033" w:name="_Toc244416562"/>
      <w:bookmarkStart w:id="1034" w:name="_Toc276630926"/>
      <w:bookmarkStart w:id="1035" w:name="_Toc314500485"/>
      <w:r w:rsidRPr="00E77497">
        <w:t>5.1.1</w:t>
      </w:r>
      <w:r w:rsidRPr="00E77497">
        <w:tab/>
        <w:t>Context-Free Grammar</w:t>
      </w:r>
      <w:bookmarkEnd w:id="1022"/>
      <w:bookmarkEnd w:id="1023"/>
      <w:bookmarkEnd w:id="1024"/>
      <w:bookmarkEnd w:id="1025"/>
      <w:bookmarkEnd w:id="1026"/>
      <w:bookmarkEnd w:id="1027"/>
      <w:bookmarkEnd w:id="1028"/>
      <w:bookmarkEnd w:id="1029"/>
      <w:r w:rsidRPr="00E77497">
        <w:t>s</w:t>
      </w:r>
      <w:bookmarkEnd w:id="1030"/>
      <w:bookmarkEnd w:id="1031"/>
      <w:bookmarkEnd w:id="1032"/>
      <w:bookmarkEnd w:id="1033"/>
      <w:bookmarkEnd w:id="1034"/>
      <w:bookmarkEnd w:id="1035"/>
    </w:p>
    <w:p w14:paraId="3F0938F2" w14:textId="77777777" w:rsidR="004C02EF" w:rsidRPr="00E77497"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14:paraId="5FDA784D"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1036" w:name="_Toc381513608"/>
      <w:bookmarkStart w:id="1037" w:name="_Toc382202749"/>
      <w:bookmarkStart w:id="1038" w:name="_Toc382202969"/>
      <w:bookmarkStart w:id="1039" w:name="_Toc382212130"/>
      <w:bookmarkStart w:id="1040" w:name="_Toc382212309"/>
      <w:bookmarkStart w:id="1041" w:name="_Toc382291475"/>
      <w:bookmarkStart w:id="1042" w:name="_Ref382648155"/>
      <w:bookmarkStart w:id="1043" w:name="_Ref384022086"/>
      <w:bookmarkStart w:id="1044" w:name="_Toc385672112"/>
      <w:bookmarkStart w:id="1045" w:name="_Toc393690203"/>
      <w:bookmarkStart w:id="1046" w:name="_Ref404492853"/>
    </w:p>
    <w:p w14:paraId="5B45FA63" w14:textId="77777777" w:rsidR="004C02EF" w:rsidRPr="00E77497" w:rsidRDefault="004C02EF" w:rsidP="004C02EF">
      <w:pPr>
        <w:pStyle w:val="30"/>
        <w:numPr>
          <w:ilvl w:val="0"/>
          <w:numId w:val="0"/>
        </w:numPr>
      </w:pPr>
      <w:bookmarkStart w:id="1047" w:name="_Ref424530657"/>
      <w:bookmarkStart w:id="1048" w:name="_Toc472818747"/>
      <w:bookmarkStart w:id="1049" w:name="_Toc235503301"/>
      <w:bookmarkStart w:id="1050" w:name="_Toc241509076"/>
      <w:bookmarkStart w:id="1051" w:name="_Toc244416563"/>
      <w:bookmarkStart w:id="1052" w:name="_Toc276630927"/>
      <w:bookmarkStart w:id="1053" w:name="_Toc314500486"/>
      <w:r w:rsidRPr="00E77497">
        <w:t>5.1.2</w:t>
      </w:r>
      <w:r w:rsidRPr="00E77497">
        <w:tab/>
        <w:t>The Lexical and RegExp Gramma</w:t>
      </w:r>
      <w:bookmarkEnd w:id="1036"/>
      <w:bookmarkEnd w:id="1037"/>
      <w:bookmarkEnd w:id="1038"/>
      <w:bookmarkEnd w:id="1039"/>
      <w:bookmarkEnd w:id="1040"/>
      <w:bookmarkEnd w:id="1041"/>
      <w:bookmarkEnd w:id="1042"/>
      <w:bookmarkEnd w:id="1043"/>
      <w:bookmarkEnd w:id="1044"/>
      <w:bookmarkEnd w:id="1045"/>
      <w:bookmarkEnd w:id="1046"/>
      <w:r w:rsidRPr="00E77497">
        <w:t>r</w:t>
      </w:r>
      <w:bookmarkEnd w:id="1047"/>
      <w:r w:rsidRPr="00E77497">
        <w:t>s</w:t>
      </w:r>
      <w:bookmarkEnd w:id="1048"/>
      <w:bookmarkEnd w:id="1049"/>
      <w:bookmarkEnd w:id="1050"/>
      <w:bookmarkEnd w:id="1051"/>
      <w:bookmarkEnd w:id="1052"/>
      <w:bookmarkEnd w:id="1053"/>
    </w:p>
    <w:p w14:paraId="26A38EB2"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6BA5F743"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590BB2CF" w14:textId="77777777"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30D79793"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1054" w:name="_Toc381513609"/>
      <w:bookmarkStart w:id="1055" w:name="_Toc382202750"/>
      <w:bookmarkStart w:id="1056" w:name="_Toc382202970"/>
      <w:bookmarkStart w:id="1057" w:name="_Toc382212131"/>
      <w:bookmarkStart w:id="1058" w:name="_Toc382212310"/>
      <w:bookmarkStart w:id="1059" w:name="_Toc382291476"/>
      <w:bookmarkStart w:id="1060" w:name="_Toc385672113"/>
      <w:bookmarkStart w:id="1061" w:name="_Toc393690204"/>
      <w:r w:rsidRPr="00E77497">
        <w:t xml:space="preserve"> The lexical and RegExp grammars share some productions.</w:t>
      </w:r>
    </w:p>
    <w:p w14:paraId="59DEBD37" w14:textId="77777777" w:rsidR="004C02EF" w:rsidRPr="00E77497" w:rsidRDefault="004C02EF" w:rsidP="004C02EF">
      <w:pPr>
        <w:pStyle w:val="30"/>
        <w:numPr>
          <w:ilvl w:val="0"/>
          <w:numId w:val="0"/>
        </w:numPr>
      </w:pPr>
      <w:bookmarkStart w:id="1062" w:name="_Toc472818748"/>
      <w:bookmarkStart w:id="1063" w:name="_Toc235503302"/>
      <w:bookmarkStart w:id="1064" w:name="_Toc241509077"/>
      <w:bookmarkStart w:id="1065" w:name="_Toc244416564"/>
      <w:bookmarkStart w:id="1066" w:name="_Toc276630928"/>
      <w:bookmarkStart w:id="1067" w:name="_Toc314500487"/>
      <w:r w:rsidRPr="00E77497">
        <w:t>5.1.3</w:t>
      </w:r>
      <w:r w:rsidRPr="00E77497">
        <w:tab/>
        <w:t>The Numeric String Gramma</w:t>
      </w:r>
      <w:bookmarkEnd w:id="1054"/>
      <w:bookmarkEnd w:id="1055"/>
      <w:bookmarkEnd w:id="1056"/>
      <w:bookmarkEnd w:id="1057"/>
      <w:bookmarkEnd w:id="1058"/>
      <w:bookmarkEnd w:id="1059"/>
      <w:bookmarkEnd w:id="1060"/>
      <w:bookmarkEnd w:id="1061"/>
      <w:r w:rsidRPr="00E77497">
        <w:t>r</w:t>
      </w:r>
      <w:bookmarkEnd w:id="1062"/>
      <w:bookmarkEnd w:id="1063"/>
      <w:bookmarkEnd w:id="1064"/>
      <w:bookmarkEnd w:id="1065"/>
      <w:bookmarkEnd w:id="1066"/>
      <w:bookmarkEnd w:id="1067"/>
    </w:p>
    <w:p w14:paraId="510DC683"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1068" w:name="_Toc381513610"/>
    </w:p>
    <w:p w14:paraId="18858023"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1069" w:name="_Toc382202751"/>
      <w:bookmarkStart w:id="1070" w:name="_Toc382202971"/>
      <w:bookmarkStart w:id="1071" w:name="_Toc382212132"/>
      <w:bookmarkStart w:id="1072" w:name="_Toc382212311"/>
      <w:bookmarkStart w:id="1073" w:name="_Toc382291477"/>
      <w:bookmarkStart w:id="1074" w:name="_Ref384024372"/>
      <w:bookmarkStart w:id="1075" w:name="_Toc385672114"/>
      <w:bookmarkStart w:id="1076" w:name="_Toc393690205"/>
    </w:p>
    <w:p w14:paraId="54916B72" w14:textId="77777777" w:rsidR="004C02EF" w:rsidRPr="00E77497" w:rsidRDefault="004C02EF" w:rsidP="004C02EF">
      <w:pPr>
        <w:pStyle w:val="30"/>
        <w:numPr>
          <w:ilvl w:val="0"/>
          <w:numId w:val="0"/>
        </w:numPr>
      </w:pPr>
      <w:bookmarkStart w:id="1077" w:name="_Toc472818749"/>
      <w:bookmarkStart w:id="1078" w:name="_Toc235503303"/>
      <w:bookmarkStart w:id="1079" w:name="_Toc241509078"/>
      <w:bookmarkStart w:id="1080" w:name="_Toc244416565"/>
      <w:bookmarkStart w:id="1081" w:name="_Toc276630929"/>
      <w:bookmarkStart w:id="1082" w:name="_Toc314500488"/>
      <w:r w:rsidRPr="00E77497">
        <w:t>5.1.4</w:t>
      </w:r>
      <w:r w:rsidRPr="00E77497">
        <w:tab/>
        <w:t>The Syntactic Gramma</w:t>
      </w:r>
      <w:bookmarkEnd w:id="1068"/>
      <w:bookmarkEnd w:id="1069"/>
      <w:bookmarkEnd w:id="1070"/>
      <w:bookmarkEnd w:id="1071"/>
      <w:bookmarkEnd w:id="1072"/>
      <w:bookmarkEnd w:id="1073"/>
      <w:bookmarkEnd w:id="1074"/>
      <w:bookmarkEnd w:id="1075"/>
      <w:bookmarkEnd w:id="1076"/>
      <w:r w:rsidRPr="00E77497">
        <w:t>r</w:t>
      </w:r>
      <w:bookmarkEnd w:id="1077"/>
      <w:bookmarkEnd w:id="1078"/>
      <w:bookmarkEnd w:id="1079"/>
      <w:bookmarkEnd w:id="1080"/>
      <w:bookmarkEnd w:id="1081"/>
      <w:bookmarkEnd w:id="1082"/>
    </w:p>
    <w:p w14:paraId="69D3DF1C" w14:textId="77777777" w:rsidR="004C02EF" w:rsidRPr="00E77497" w:rsidRDefault="004C02EF" w:rsidP="004C02EF">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r w:rsidRPr="00E77497">
        <w:rPr>
          <w:rStyle w:val="bnf"/>
        </w:rPr>
        <w:t>Program</w:t>
      </w:r>
      <w:r w:rsidRPr="00E77497">
        <w:t>, that describe how sequences of tokens can form syntactically correct ECMAScript programs.</w:t>
      </w:r>
    </w:p>
    <w:p w14:paraId="00232831" w14:textId="77777777" w:rsidR="004C02EF" w:rsidRPr="00E77497" w:rsidRDefault="004C02EF" w:rsidP="004C02EF">
      <w:r w:rsidRPr="00E77497">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E77497">
        <w:rPr>
          <w:rStyle w:val="bnf"/>
        </w:rPr>
        <w:t>Program</w:t>
      </w:r>
      <w:r w:rsidRPr="00E77497">
        <w:t>, with no tokens left over.</w:t>
      </w:r>
    </w:p>
    <w:p w14:paraId="5FC98C4E"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5218887E" w14:textId="77777777" w:rsidR="004C02EF" w:rsidRPr="00E77497" w:rsidRDefault="004C02EF" w:rsidP="004C02EF">
      <w:pPr>
        <w:rPr>
          <w:ins w:id="1083" w:author="Allen Wirfs-Brock" w:date="2011-07-02T12:04:00Z"/>
        </w:rPr>
      </w:pPr>
      <w:r w:rsidRPr="00E77497">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1084" w:name="_Toc381513611"/>
      <w:bookmarkStart w:id="1085" w:name="_Toc382202752"/>
      <w:bookmarkStart w:id="1086" w:name="_Toc382202972"/>
      <w:bookmarkStart w:id="1087" w:name="_Toc382212133"/>
      <w:bookmarkStart w:id="1088" w:name="_Toc382212312"/>
      <w:bookmarkStart w:id="1089" w:name="_Toc382291478"/>
      <w:bookmarkStart w:id="1090" w:name="_Ref382711005"/>
      <w:bookmarkStart w:id="1091" w:name="_Toc385672115"/>
      <w:bookmarkStart w:id="1092" w:name="_Toc393690206"/>
    </w:p>
    <w:p w14:paraId="1239312D" w14:textId="77777777" w:rsidR="00DD2A89" w:rsidRPr="00E77497" w:rsidRDefault="00DD2A89" w:rsidP="004C02EF">
      <w:ins w:id="1093" w:author="Allen Wirfs-Brock" w:date="2011-07-02T12:04:00Z">
        <w:r w:rsidRPr="00E77497">
          <w:t xml:space="preserve">In certain cases in order to avoid </w:t>
        </w:r>
      </w:ins>
      <w:ins w:id="1094" w:author="Allen Wirfs-Brock" w:date="2011-07-12T14:37:00Z">
        <w:r w:rsidR="00466989" w:rsidRPr="00E77497">
          <w:t>ambiguities</w:t>
        </w:r>
      </w:ins>
      <w:ins w:id="1095" w:author="Allen Wirfs-Brock" w:date="2011-07-02T12:04:00Z">
        <w:r w:rsidRPr="00E77497">
          <w:t xml:space="preserve"> the syntactic</w:t>
        </w:r>
      </w:ins>
      <w:ins w:id="1096" w:author="Allen Wirfs-Brock" w:date="2011-07-02T12:16:00Z">
        <w:r w:rsidR="008669D1" w:rsidRPr="00E77497">
          <w:t xml:space="preserve"> grammar</w:t>
        </w:r>
      </w:ins>
      <w:ins w:id="1097" w:author="Allen Wirfs-Brock" w:date="2011-07-02T12:04:00Z">
        <w:r w:rsidRPr="00E77497">
          <w:t xml:space="preserve"> </w:t>
        </w:r>
      </w:ins>
      <w:ins w:id="1098" w:author="Allen Wirfs-Brock" w:date="2011-07-02T12:06:00Z">
        <w:r w:rsidRPr="00E77497">
          <w:t xml:space="preserve">uses productions that </w:t>
        </w:r>
      </w:ins>
      <w:ins w:id="1099" w:author="Allen Wirfs-Brock" w:date="2011-07-02T12:07:00Z">
        <w:r w:rsidRPr="00E77497">
          <w:t xml:space="preserve">permit token sequences that are not valid ECMAScript programs.  </w:t>
        </w:r>
      </w:ins>
      <w:ins w:id="1100" w:author="Allen Wirfs-Brock" w:date="2011-07-02T12:17:00Z">
        <w:r w:rsidR="008669D1" w:rsidRPr="00E77497">
          <w:t xml:space="preserve">In such </w:t>
        </w:r>
      </w:ins>
      <w:ins w:id="1101" w:author="Allen Wirfs-Brock" w:date="2011-07-02T12:18:00Z">
        <w:r w:rsidR="008669D1" w:rsidRPr="00E77497">
          <w:t>cases</w:t>
        </w:r>
      </w:ins>
      <w:ins w:id="1102" w:author="Allen Wirfs-Brock" w:date="2011-07-02T12:17:00Z">
        <w:r w:rsidR="008669D1" w:rsidRPr="00E77497">
          <w:t xml:space="preserve"> </w:t>
        </w:r>
      </w:ins>
      <w:ins w:id="1103" w:author="Allen Wirfs-Brock" w:date="2011-07-02T12:18:00Z">
        <w:r w:rsidR="008669D1" w:rsidRPr="00E77497">
          <w:t xml:space="preserve">a </w:t>
        </w:r>
      </w:ins>
      <w:ins w:id="1104" w:author="Allen Wirfs-Brock" w:date="2011-07-02T12:20:00Z">
        <w:r w:rsidR="008669D1" w:rsidRPr="00E77497">
          <w:t xml:space="preserve">more restrictive </w:t>
        </w:r>
      </w:ins>
      <w:ins w:id="1105" w:author="Allen Wirfs-Brock" w:date="2011-07-02T12:18:00Z">
        <w:r w:rsidR="008669D1" w:rsidRPr="00E77497">
          <w:rPr>
            <w:i/>
          </w:rPr>
          <w:t>supplemental</w:t>
        </w:r>
      </w:ins>
      <w:ins w:id="1106" w:author="Allen Wirfs-Brock" w:date="2011-07-02T12:17:00Z">
        <w:r w:rsidR="008669D1" w:rsidRPr="00E77497">
          <w:rPr>
            <w:i/>
          </w:rPr>
          <w:t xml:space="preserve"> </w:t>
        </w:r>
      </w:ins>
      <w:ins w:id="1107" w:author="Allen Wirfs-Brock" w:date="2011-07-02T12:18:00Z">
        <w:r w:rsidR="008669D1" w:rsidRPr="00E77497">
          <w:rPr>
            <w:i/>
          </w:rPr>
          <w:t>grammar</w:t>
        </w:r>
        <w:r w:rsidR="008669D1" w:rsidRPr="00E77497">
          <w:t xml:space="preserve"> is provided that further restricts </w:t>
        </w:r>
      </w:ins>
      <w:ins w:id="1108" w:author="Allen Wirfs-Brock" w:date="2011-07-02T12:20:00Z">
        <w:r w:rsidR="008669D1" w:rsidRPr="00E77497">
          <w:t xml:space="preserve">the acceptable token sequences. </w:t>
        </w:r>
      </w:ins>
      <w:ins w:id="1109" w:author="Allen Wirfs-Brock" w:date="2011-07-02T12:21:00Z">
        <w:r w:rsidR="008669D1" w:rsidRPr="00E77497">
          <w:t>In such situations</w:t>
        </w:r>
      </w:ins>
      <w:ins w:id="1110" w:author="Allen Wirfs-Brock" w:date="2011-07-02T12:22:00Z">
        <w:r w:rsidR="008669D1" w:rsidRPr="00E77497">
          <w:t xml:space="preserve">, </w:t>
        </w:r>
      </w:ins>
      <w:ins w:id="1111" w:author="Allen Wirfs-Brock" w:date="2011-07-02T12:23:00Z">
        <w:r w:rsidR="008669D1" w:rsidRPr="00E77497">
          <w:t>when</w:t>
        </w:r>
      </w:ins>
      <w:ins w:id="1112" w:author="Allen Wirfs-Brock" w:date="2011-07-02T12:22:00Z">
        <w:r w:rsidR="008669D1" w:rsidRPr="00E77497">
          <w:t xml:space="preserve"> explicitly specific</w:t>
        </w:r>
      </w:ins>
      <w:ins w:id="1113" w:author="Allen Wirfs-Brock" w:date="2011-07-12T14:37:00Z">
        <w:r w:rsidR="00466989" w:rsidRPr="00E77497">
          <w:t>, the</w:t>
        </w:r>
      </w:ins>
      <w:ins w:id="1114" w:author="Allen Wirfs-Brock" w:date="2011-07-02T12:23:00Z">
        <w:r w:rsidR="008669D1" w:rsidRPr="00E77497">
          <w:t xml:space="preserve"> </w:t>
        </w:r>
      </w:ins>
      <w:ins w:id="1115" w:author="Allen Wirfs-Brock" w:date="2011-07-02T12:29:00Z">
        <w:r w:rsidR="004571D2" w:rsidRPr="00E77497">
          <w:t>input elements</w:t>
        </w:r>
      </w:ins>
      <w:ins w:id="1116" w:author="Allen Wirfs-Brock" w:date="2011-07-02T12:23:00Z">
        <w:r w:rsidR="008669D1" w:rsidRPr="00E77497">
          <w:t xml:space="preserve"> corresponding to</w:t>
        </w:r>
        <w:r w:rsidR="004571D2" w:rsidRPr="00E77497">
          <w:t xml:space="preserve"> such a production </w:t>
        </w:r>
      </w:ins>
      <w:ins w:id="1117" w:author="Allen Wirfs-Brock" w:date="2011-07-02T12:27:00Z">
        <w:r w:rsidR="004571D2" w:rsidRPr="00E77497">
          <w:t>is</w:t>
        </w:r>
      </w:ins>
      <w:ins w:id="1118" w:author="Allen Wirfs-Brock" w:date="2011-07-02T12:23:00Z">
        <w:r w:rsidR="004571D2" w:rsidRPr="00E77497">
          <w:t xml:space="preserve"> parsed again using </w:t>
        </w:r>
      </w:ins>
      <w:ins w:id="1119" w:author="Allen Wirfs-Brock" w:date="2011-07-02T12:27:00Z">
        <w:r w:rsidR="004571D2" w:rsidRPr="00E77497">
          <w:t>a</w:t>
        </w:r>
      </w:ins>
      <w:ins w:id="1120" w:author="Allen Wirfs-Brock" w:date="2011-07-02T12:23:00Z">
        <w:r w:rsidR="004571D2" w:rsidRPr="00E77497">
          <w:t xml:space="preserve"> goal symbol of a supplemental grammar.  </w:t>
        </w:r>
      </w:ins>
      <w:ins w:id="1121" w:author="Allen Wirfs-Brock" w:date="2011-07-02T12:26:00Z">
        <w:r w:rsidR="004571D2" w:rsidRPr="00E77497">
          <w:t xml:space="preserve">The program is syntactically in error if the tokens in the stream of input elements cannot be parsed as a single instance of the </w:t>
        </w:r>
      </w:ins>
      <w:ins w:id="1122" w:author="Allen Wirfs-Brock" w:date="2011-07-02T12:28:00Z">
        <w:r w:rsidR="004571D2" w:rsidRPr="00E77497">
          <w:t xml:space="preserve">supplemental </w:t>
        </w:r>
      </w:ins>
      <w:ins w:id="1123" w:author="Allen Wirfs-Brock" w:date="2011-07-02T12:26:00Z">
        <w:r w:rsidR="004571D2" w:rsidRPr="00E77497">
          <w:t xml:space="preserve">goal </w:t>
        </w:r>
      </w:ins>
      <w:ins w:id="1124" w:author="Allen Wirfs-Brock" w:date="2011-07-02T12:28:00Z">
        <w:r w:rsidR="004571D2" w:rsidRPr="00E77497">
          <w:t>symbol</w:t>
        </w:r>
      </w:ins>
      <w:ins w:id="1125" w:author="Allen Wirfs-Brock" w:date="2011-07-02T12:26:00Z">
        <w:r w:rsidR="004571D2" w:rsidRPr="00E77497">
          <w:t>, with no tokens left over.</w:t>
        </w:r>
      </w:ins>
    </w:p>
    <w:p w14:paraId="3720584D" w14:textId="77777777" w:rsidR="004C02EF" w:rsidRPr="00E77497" w:rsidRDefault="004C02EF" w:rsidP="004C02EF">
      <w:pPr>
        <w:pStyle w:val="30"/>
        <w:numPr>
          <w:ilvl w:val="0"/>
          <w:numId w:val="0"/>
        </w:numPr>
      </w:pPr>
      <w:bookmarkStart w:id="1126" w:name="_Toc235503304"/>
      <w:bookmarkStart w:id="1127" w:name="_Toc241509079"/>
      <w:bookmarkStart w:id="1128" w:name="_Toc244416566"/>
      <w:bookmarkStart w:id="1129" w:name="_Toc276630930"/>
      <w:bookmarkStart w:id="1130" w:name="_Toc314500489"/>
      <w:r w:rsidRPr="00E77497">
        <w:t>5.1.5</w:t>
      </w:r>
      <w:r w:rsidRPr="00E77497">
        <w:tab/>
        <w:t>The JSON Grammar</w:t>
      </w:r>
      <w:bookmarkEnd w:id="1126"/>
      <w:bookmarkEnd w:id="1127"/>
      <w:bookmarkEnd w:id="1128"/>
      <w:bookmarkEnd w:id="1129"/>
      <w:bookmarkEnd w:id="1130"/>
    </w:p>
    <w:p w14:paraId="6EE84A5A" w14:textId="77777777" w:rsidR="004C02EF" w:rsidRPr="00E77497" w:rsidRDefault="004C02EF" w:rsidP="004C02EF">
      <w:r w:rsidRPr="00E77497">
        <w:t>The JSON grammar is used to translate a String describing a set of ECMAScript objects into actual objects. The JSON grammar is given in 15.12.1.</w:t>
      </w:r>
    </w:p>
    <w:p w14:paraId="60794A5E"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2826D2BD"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746F6749" w14:textId="77777777" w:rsidR="004C02EF" w:rsidRPr="00E77497" w:rsidRDefault="004C02EF" w:rsidP="004C02EF">
      <w:pPr>
        <w:pStyle w:val="30"/>
        <w:numPr>
          <w:ilvl w:val="0"/>
          <w:numId w:val="0"/>
        </w:numPr>
      </w:pPr>
      <w:bookmarkStart w:id="1131" w:name="_Ref456010386"/>
      <w:bookmarkStart w:id="1132" w:name="_Toc472818750"/>
      <w:bookmarkStart w:id="1133" w:name="_Toc235503305"/>
      <w:bookmarkStart w:id="1134" w:name="_Toc241509080"/>
      <w:bookmarkStart w:id="1135" w:name="_Toc244416567"/>
      <w:bookmarkStart w:id="1136" w:name="_Toc276630931"/>
      <w:bookmarkStart w:id="1137" w:name="_Toc314500490"/>
      <w:r w:rsidRPr="00E77497">
        <w:t>5.1.6</w:t>
      </w:r>
      <w:r w:rsidRPr="00E77497">
        <w:tab/>
        <w:t>Grammar Notatio</w:t>
      </w:r>
      <w:bookmarkEnd w:id="1084"/>
      <w:bookmarkEnd w:id="1085"/>
      <w:bookmarkEnd w:id="1086"/>
      <w:bookmarkEnd w:id="1087"/>
      <w:bookmarkEnd w:id="1088"/>
      <w:bookmarkEnd w:id="1089"/>
      <w:bookmarkEnd w:id="1090"/>
      <w:bookmarkEnd w:id="1091"/>
      <w:bookmarkEnd w:id="1092"/>
      <w:r w:rsidRPr="00E77497">
        <w:t>n</w:t>
      </w:r>
      <w:bookmarkEnd w:id="1131"/>
      <w:bookmarkEnd w:id="1132"/>
      <w:bookmarkEnd w:id="1133"/>
      <w:bookmarkEnd w:id="1134"/>
      <w:bookmarkEnd w:id="1135"/>
      <w:bookmarkEnd w:id="1136"/>
      <w:bookmarkEnd w:id="1137"/>
    </w:p>
    <w:p w14:paraId="70DA586C" w14:textId="77777777" w:rsidR="004C02EF" w:rsidRPr="00E77497" w:rsidRDefault="004C02EF" w:rsidP="004C02EF">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037F1FA6"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3EEDD2E2"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44C00F0E"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170E5598"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1BF662F7"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563F60CA"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58711506"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054079C0"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158B63D0"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1F80EAB9"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2FB96B9D" w14:textId="77777777" w:rsidR="004C02EF" w:rsidRPr="00E77497" w:rsidRDefault="004C02EF" w:rsidP="004C02EF">
      <w:r w:rsidRPr="00E77497">
        <w:t>is a convenient abbreviation for:</w:t>
      </w:r>
    </w:p>
    <w:p w14:paraId="7762268C"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0B6DB1C3" w14:textId="77777777" w:rsidR="004C02EF" w:rsidRPr="00E77497" w:rsidRDefault="004C02EF" w:rsidP="004C02EF">
      <w:pPr>
        <w:pStyle w:val="SyntaxDefinition2"/>
      </w:pPr>
      <w:r w:rsidRPr="00E77497">
        <w:t>Identifier</w:t>
      </w:r>
      <w:r w:rsidRPr="00E77497">
        <w:br/>
        <w:t>Identifier Initialiser</w:t>
      </w:r>
    </w:p>
    <w:p w14:paraId="0A4944B5" w14:textId="77777777" w:rsidR="004C02EF" w:rsidRPr="00E77497" w:rsidRDefault="004C02EF" w:rsidP="004C02EF">
      <w:r w:rsidRPr="00E77497">
        <w:t>and that:</w:t>
      </w:r>
    </w:p>
    <w:p w14:paraId="37DD9671"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4AE139DA" w14:textId="77777777" w:rsidR="004C02EF" w:rsidRPr="00E77497" w:rsidRDefault="004C02EF" w:rsidP="004C02EF">
      <w:pPr>
        <w:pStyle w:val="SyntaxDefinition2"/>
      </w:pPr>
      <w:r w:rsidRPr="00E77497">
        <w:rPr>
          <w:rFonts w:ascii="Courier New" w:hAnsi="Courier New"/>
          <w:b/>
          <w:i w:val="0"/>
        </w:rPr>
        <w:t xml:space="preserve">for ( </w:t>
      </w:r>
      <w:r w:rsidRPr="00E77497">
        <w:t>ExpressionNoIn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3D754101" w14:textId="77777777" w:rsidR="004C02EF" w:rsidRPr="00E77497" w:rsidRDefault="004C02EF" w:rsidP="004C02EF">
      <w:r w:rsidRPr="00E77497">
        <w:t>is a convenient abbreviation for:</w:t>
      </w:r>
    </w:p>
    <w:p w14:paraId="564B90EA"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2C033AC6" w14:textId="77777777" w:rsidR="004C02EF" w:rsidRPr="00E77497" w:rsidRDefault="004C02EF" w:rsidP="004C02EF">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12F288A3" w14:textId="77777777" w:rsidR="004C02EF" w:rsidRPr="00E77497" w:rsidRDefault="004C02EF" w:rsidP="004C02EF">
      <w:r w:rsidRPr="00E77497">
        <w:t>which in turn is an abbreviation for:</w:t>
      </w:r>
    </w:p>
    <w:p w14:paraId="7D708C5C"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61C599A2" w14:textId="77777777" w:rsidR="004C02EF" w:rsidRPr="00E77497" w:rsidRDefault="004C02EF" w:rsidP="004C02EF">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74A3D190" w14:textId="77777777" w:rsidR="004C02EF" w:rsidRPr="00E77497" w:rsidRDefault="004C02EF" w:rsidP="004C02EF">
      <w:r w:rsidRPr="00E77497">
        <w:t>which in turn is an abbreviation for:</w:t>
      </w:r>
    </w:p>
    <w:p w14:paraId="4BAB68DD"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09E2C154" w14:textId="77777777" w:rsidR="004C02EF" w:rsidRPr="00E77497" w:rsidRDefault="004C02EF" w:rsidP="004C02EF">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5B1F5B3A"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5CFBA43F"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3CD8FF78"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6BCD7EB9"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45838122" w14:textId="77777777" w:rsidR="004C02EF" w:rsidRPr="00E77497" w:rsidRDefault="004C02EF" w:rsidP="004C02EF">
      <w:r w:rsidRPr="00E77497">
        <w:t>which is merely a convenient abbreviation for:</w:t>
      </w:r>
    </w:p>
    <w:p w14:paraId="60FDCDFD"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03D45E8C"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053BC91A"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619E8C50"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1A79B6CD"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A6692DD"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5C1D118F"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62377CA7" w14:textId="77777777" w:rsidR="004C02EF" w:rsidRPr="00E77497" w:rsidRDefault="004C02EF" w:rsidP="004C02EF">
      <w:pPr>
        <w:pStyle w:val="SyntaxDefinition2"/>
      </w:pPr>
      <w:r w:rsidRPr="00E77497">
        <w:t>DecimalDigit</w:t>
      </w:r>
      <w:r w:rsidRPr="00E77497">
        <w:br/>
        <w:t>DecimalDigits DecimalDigit</w:t>
      </w:r>
    </w:p>
    <w:p w14:paraId="05B60D7B" w14:textId="77777777" w:rsidR="004C02EF" w:rsidRPr="00E77497" w:rsidRDefault="004C02EF" w:rsidP="004C02EF">
      <w:r w:rsidRPr="00E77497">
        <w:t>the definition</w:t>
      </w:r>
    </w:p>
    <w:p w14:paraId="342FCFFF"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294B38D6"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45D0435B"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61B4DD30"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72966030"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0DF504E8"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0BC9E850" w14:textId="77777777" w:rsidR="004C02EF" w:rsidRPr="00E77497" w:rsidRDefault="004C02EF" w:rsidP="004C02EF">
      <w:r w:rsidRPr="00E77497">
        <w:t xml:space="preserve">indicates that the production may not be used if a </w:t>
      </w:r>
      <w:r w:rsidRPr="00E77497">
        <w:rPr>
          <w:rStyle w:val="bnf"/>
        </w:rPr>
        <w:t>LineTerminator</w:t>
      </w:r>
      <w:r w:rsidRPr="00E77497">
        <w:t xml:space="preserve"> occurs in the program 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5BE20919" w14:textId="77777777" w:rsidR="004C02EF" w:rsidRPr="00E77497" w:rsidRDefault="004C02EF" w:rsidP="004C02EF">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program.</w:t>
      </w:r>
    </w:p>
    <w:p w14:paraId="0983DB3A"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227DFD10"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5662231B"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0DE9A9EA"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58282716"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17704FDC"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4AB46EBB"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0708E48A" w14:textId="77777777" w:rsidR="004C02EF" w:rsidRPr="00E77497" w:rsidRDefault="004C02EF" w:rsidP="004C02EF">
      <w:pPr>
        <w:pStyle w:val="SyntaxDefinition2"/>
        <w:rPr>
          <w:rFonts w:ascii="Arial" w:hAnsi="Arial" w:cs="Arial"/>
          <w:i w:val="0"/>
        </w:rPr>
      </w:pPr>
      <w:r w:rsidRPr="00E77497">
        <w:rPr>
          <w:rFonts w:ascii="Arial" w:hAnsi="Arial" w:cs="Arial"/>
          <w:i w:val="0"/>
        </w:rPr>
        <w:t>any Unicode code unit</w:t>
      </w:r>
      <w:bookmarkStart w:id="1138" w:name="_Toc381513612"/>
      <w:bookmarkStart w:id="1139" w:name="_Toc382202753"/>
      <w:bookmarkStart w:id="1140" w:name="_Toc382202973"/>
      <w:bookmarkStart w:id="1141" w:name="_Toc382212134"/>
      <w:bookmarkStart w:id="1142" w:name="_Toc382212313"/>
      <w:bookmarkStart w:id="1143" w:name="_Toc382291479"/>
      <w:bookmarkStart w:id="1144" w:name="_Ref385215256"/>
      <w:bookmarkStart w:id="1145" w:name="_Ref385215268"/>
      <w:bookmarkStart w:id="1146" w:name="_Toc385672116"/>
      <w:bookmarkStart w:id="1147" w:name="_Toc393690207"/>
    </w:p>
    <w:p w14:paraId="7B34251F" w14:textId="77777777" w:rsidR="004C02EF" w:rsidRPr="00E77497" w:rsidRDefault="004C02EF" w:rsidP="004C02EF">
      <w:pPr>
        <w:pStyle w:val="20"/>
        <w:numPr>
          <w:ilvl w:val="0"/>
          <w:numId w:val="0"/>
        </w:numPr>
      </w:pPr>
      <w:bookmarkStart w:id="1148" w:name="_Ref455935214"/>
      <w:bookmarkStart w:id="1149" w:name="_Ref456011133"/>
      <w:bookmarkStart w:id="1150" w:name="_Toc472818751"/>
      <w:bookmarkStart w:id="1151" w:name="_Toc235503306"/>
      <w:bookmarkStart w:id="1152" w:name="_Toc241509081"/>
      <w:bookmarkStart w:id="1153" w:name="_Toc244416568"/>
      <w:bookmarkStart w:id="1154" w:name="_Toc276630932"/>
      <w:bookmarkStart w:id="1155" w:name="_Toc314500491"/>
      <w:r w:rsidRPr="00E77497">
        <w:t>5.2</w:t>
      </w:r>
      <w:r w:rsidRPr="00E77497">
        <w:tab/>
        <w:t>Algorithm Convention</w:t>
      </w:r>
      <w:bookmarkEnd w:id="1138"/>
      <w:bookmarkEnd w:id="1139"/>
      <w:bookmarkEnd w:id="1140"/>
      <w:bookmarkEnd w:id="1141"/>
      <w:bookmarkEnd w:id="1142"/>
      <w:bookmarkEnd w:id="1143"/>
      <w:bookmarkEnd w:id="1144"/>
      <w:bookmarkEnd w:id="1145"/>
      <w:bookmarkEnd w:id="1146"/>
      <w:bookmarkEnd w:id="1147"/>
      <w:r w:rsidRPr="00E77497">
        <w:t>s</w:t>
      </w:r>
      <w:bookmarkEnd w:id="1148"/>
      <w:bookmarkEnd w:id="1149"/>
      <w:bookmarkEnd w:id="1150"/>
      <w:bookmarkEnd w:id="1151"/>
      <w:bookmarkEnd w:id="1152"/>
      <w:bookmarkEnd w:id="1153"/>
      <w:bookmarkEnd w:id="1154"/>
      <w:bookmarkEnd w:id="1155"/>
    </w:p>
    <w:p w14:paraId="1A810FCC"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6447D08F" w14:textId="77777777" w:rsidR="004C02EF" w:rsidRPr="00E77497" w:rsidRDefault="004C02EF" w:rsidP="004C02EF">
      <w:r w:rsidRPr="00E77497">
        <w:t xml:space="preserve">In order to facilitate their use in multiple parts of this specification, some algorithms, called </w:t>
      </w:r>
      <w:r w:rsidRPr="00E77497">
        <w:rPr>
          <w:i/>
        </w:rPr>
        <w:t>abstract</w:t>
      </w:r>
      <w:r w:rsidRPr="00E77497">
        <w:t xml:space="preserve"> </w:t>
      </w:r>
      <w:r w:rsidRPr="00E77497">
        <w:rPr>
          <w:i/>
        </w:rPr>
        <w:t>operations</w:t>
      </w:r>
      <w:r w:rsidRPr="00E77497">
        <w:t>, are named and written in parameterised functional form so that they may be referenced by name from within other algorithms.</w:t>
      </w:r>
    </w:p>
    <w:p w14:paraId="3218FAC8" w14:textId="77777777" w:rsidR="004C02EF" w:rsidRPr="00E77497" w:rsidRDefault="004C02EF" w:rsidP="004C02EF">
      <w:r w:rsidRPr="00E77497">
        <w:t>When an algorithm is to produce a value as a result, the directive “</w:t>
      </w:r>
      <w:r w:rsidRPr="00E77497">
        <w:rPr>
          <w:rFonts w:ascii="Times New Roman" w:hAnsi="Times New Roman"/>
        </w:rPr>
        <w:t xml:space="preserve">return </w:t>
      </w:r>
      <w:r w:rsidRPr="00E77497">
        <w:rPr>
          <w:rFonts w:ascii="Times New Roman" w:hAnsi="Times New Roman"/>
          <w:i/>
        </w:rPr>
        <w:t>x</w:t>
      </w:r>
      <w:r w:rsidRPr="00E77497">
        <w:t xml:space="preserve">” is used to indicate that the result of the algorithm is the value of </w:t>
      </w:r>
      <w:r w:rsidRPr="00E77497">
        <w:rPr>
          <w:rFonts w:ascii="Times New Roman" w:hAnsi="Times New Roman"/>
          <w:i/>
        </w:rPr>
        <w:t>x</w:t>
      </w:r>
      <w:r w:rsidRPr="00E77497">
        <w:t xml:space="preserve"> and that the algorithm should terminate. The notation </w:t>
      </w:r>
      <w:r w:rsidRPr="00E77497">
        <w:rPr>
          <w:rFonts w:ascii="Times New Roman" w:hAnsi="Times New Roman"/>
        </w:rPr>
        <w:t>Result(</w:t>
      </w:r>
      <w:r w:rsidRPr="00E77497">
        <w:rPr>
          <w:rFonts w:ascii="Times New Roman" w:hAnsi="Times New Roman"/>
          <w:i/>
        </w:rPr>
        <w:t>n</w:t>
      </w:r>
      <w:r w:rsidRPr="00E77497">
        <w:rPr>
          <w:rFonts w:ascii="Times New Roman" w:hAnsi="Times New Roman"/>
        </w:rPr>
        <w:t>)</w:t>
      </w:r>
      <w:r w:rsidRPr="00E77497">
        <w:t xml:space="preserve"> is used as shorthand for “the </w:t>
      </w:r>
      <w:r w:rsidRPr="00E77497">
        <w:rPr>
          <w:rFonts w:ascii="Times New Roman" w:hAnsi="Times New Roman"/>
        </w:rPr>
        <w:t xml:space="preserve">result of step </w:t>
      </w:r>
      <w:r w:rsidRPr="00E77497">
        <w:rPr>
          <w:rFonts w:ascii="Times New Roman" w:hAnsi="Times New Roman"/>
          <w:i/>
        </w:rPr>
        <w:t>n</w:t>
      </w:r>
      <w:r w:rsidRPr="00E77497">
        <w:t xml:space="preserve">”. </w:t>
      </w:r>
    </w:p>
    <w:p w14:paraId="035995AA" w14:textId="77777777" w:rsidR="004C02EF" w:rsidRPr="00E77497"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1ECF476B" w14:textId="77777777" w:rsidR="004C02EF" w:rsidRPr="00E77497" w:rsidRDefault="004C02EF" w:rsidP="009A20C6">
      <w:pPr>
        <w:numPr>
          <w:ilvl w:val="0"/>
          <w:numId w:val="390"/>
        </w:numPr>
        <w:contextualSpacing/>
        <w:rPr>
          <w:rFonts w:ascii="Times New Roman" w:hAnsi="Times New Roman"/>
        </w:rPr>
      </w:pPr>
      <w:r w:rsidRPr="00E77497">
        <w:rPr>
          <w:rFonts w:ascii="Times New Roman" w:hAnsi="Times New Roman"/>
        </w:rPr>
        <w:t>Top-level step</w:t>
      </w:r>
    </w:p>
    <w:p w14:paraId="10F3913E"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Substep.</w:t>
      </w:r>
    </w:p>
    <w:p w14:paraId="6B17A1EE"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 xml:space="preserve">Substep </w:t>
      </w:r>
    </w:p>
    <w:p w14:paraId="04AC2053"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5A60C32D"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4D2C89F0" w14:textId="77777777" w:rsidR="004C02EF" w:rsidRPr="00E77497" w:rsidRDefault="004C02EF" w:rsidP="009A20C6">
      <w:pPr>
        <w:numPr>
          <w:ilvl w:val="3"/>
          <w:numId w:val="390"/>
        </w:numPr>
        <w:contextualSpacing/>
        <w:rPr>
          <w:rFonts w:ascii="Times New Roman" w:hAnsi="Times New Roman"/>
        </w:rPr>
      </w:pPr>
      <w:r w:rsidRPr="00E77497">
        <w:rPr>
          <w:rFonts w:ascii="Times New Roman" w:hAnsi="Times New Roman"/>
        </w:rPr>
        <w:t>Subsubsubstep</w:t>
      </w:r>
    </w:p>
    <w:p w14:paraId="40B487F1" w14:textId="77777777" w:rsidR="004C02EF" w:rsidRPr="00E77497" w:rsidRDefault="004C02EF" w:rsidP="009A20C6">
      <w:pPr>
        <w:numPr>
          <w:ilvl w:val="4"/>
          <w:numId w:val="390"/>
        </w:numPr>
        <w:contextualSpacing/>
        <w:rPr>
          <w:rFonts w:ascii="Times New Roman" w:hAnsi="Times New Roman"/>
        </w:rPr>
      </w:pPr>
      <w:r w:rsidRPr="00E77497">
        <w:rPr>
          <w:rFonts w:ascii="Times New Roman" w:hAnsi="Times New Roman"/>
        </w:rPr>
        <w:t>Subsubsubsubstep</w:t>
      </w:r>
    </w:p>
    <w:p w14:paraId="68CFF487"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0CE4BFEE" w14:textId="77777777" w:rsidR="004C02EF" w:rsidRPr="00E77497" w:rsidRDefault="004C02EF" w:rsidP="004C02EF">
      <w:r w:rsidRPr="00E77497">
        <w:t>A step may specify the iterative application of its substeps.</w:t>
      </w:r>
    </w:p>
    <w:p w14:paraId="3EA3BB9E"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2A61720B"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7760DB12" w14:textId="77777777" w:rsidR="004C02EF" w:rsidRPr="00E77497" w:rsidRDefault="004C02EF" w:rsidP="004C02EF">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yields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59C141E4" w14:textId="77777777" w:rsidR="004C02EF" w:rsidRPr="00E77497" w:rsidRDefault="004C02EF" w:rsidP="004C02EF">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yields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6609A782"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1B6C24B5" w14:textId="77777777" w:rsidR="004C02EF" w:rsidRPr="00E77497" w:rsidRDefault="004C02EF" w:rsidP="004C02EF">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yields the largest integer (closest to positive infinity) that is not larger than </w:t>
      </w:r>
      <w:r w:rsidRPr="00E77497">
        <w:rPr>
          <w:rFonts w:ascii="Times New Roman" w:hAnsi="Times New Roman"/>
          <w:i/>
        </w:rPr>
        <w:t>x</w:t>
      </w:r>
      <w:r w:rsidRPr="00E77497">
        <w:t>.</w:t>
      </w:r>
    </w:p>
    <w:p w14:paraId="1EC8FE9C" w14:textId="77777777" w:rsidR="004C02EF" w:rsidRPr="00E77497" w:rsidRDefault="004C02EF" w:rsidP="004C02EF">
      <w:pPr>
        <w:pStyle w:val="Note"/>
      </w:pPr>
      <w:r w:rsidRPr="00E77497">
        <w:t>NOTE</w:t>
      </w:r>
      <w:r w:rsidRPr="00E77497">
        <w:tab/>
      </w:r>
      <w:r w:rsidRPr="00E77497">
        <w:rPr>
          <w:rFonts w:ascii="Times New Roman" w:hAnsi="Times New Roman"/>
        </w:rPr>
        <w:t>floor(</w:t>
      </w:r>
      <w:r w:rsidRPr="00E77497">
        <w:rPr>
          <w:rFonts w:ascii="Times New Roman" w:hAnsi="Times New Roman"/>
          <w:i/>
        </w:rPr>
        <w:t>x</w:t>
      </w:r>
      <w:r w:rsidRPr="00E77497">
        <w:rPr>
          <w:rFonts w:ascii="Times New Roman" w:hAnsi="Times New Roman"/>
        </w:rPr>
        <w:t xml:space="preserve">) = </w:t>
      </w:r>
      <w:r w:rsidRPr="00E77497">
        <w:rPr>
          <w:rFonts w:ascii="Times New Roman" w:hAnsi="Times New Roman"/>
          <w:i/>
        </w:rPr>
        <w:t>x</w:t>
      </w:r>
      <w:r w:rsidRPr="00E77497">
        <w:rPr>
          <w:rFonts w:ascii="Times New Roman" w:hAnsi="Times New Roman"/>
        </w:rPr>
        <w:sym w:font="Symbol" w:char="F02D"/>
      </w:r>
      <w:r w:rsidRPr="00E77497">
        <w:rPr>
          <w:rFonts w:ascii="Times New Roman" w:hAnsi="Times New Roman"/>
        </w:rPr>
        <w:t>(</w:t>
      </w:r>
      <w:r w:rsidRPr="00E77497">
        <w:rPr>
          <w:rFonts w:ascii="Times New Roman" w:hAnsi="Times New Roman"/>
          <w:i/>
        </w:rPr>
        <w:t>x</w:t>
      </w:r>
      <w:r w:rsidRPr="00E77497">
        <w:rPr>
          <w:rFonts w:ascii="Times New Roman" w:hAnsi="Times New Roman"/>
        </w:rPr>
        <w:t xml:space="preserve"> modulo 1)</w:t>
      </w:r>
      <w:r w:rsidRPr="00E77497">
        <w:t>.</w:t>
      </w:r>
    </w:p>
    <w:p w14:paraId="1FDC6BC2" w14:textId="77777777" w:rsidR="00DB2A0E" w:rsidRPr="00E77497" w:rsidRDefault="004C02EF" w:rsidP="004C02EF">
      <w:pPr>
        <w:pStyle w:val="Note"/>
        <w:rPr>
          <w:ins w:id="1156" w:author="Allen Wirfs-Brock" w:date="2011-07-04T19:18:00Z"/>
          <w:sz w:val="20"/>
        </w:rPr>
      </w:pPr>
      <w:r w:rsidRPr="00E77497">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1157" w:name="_Hlt410626652"/>
    </w:p>
    <w:p w14:paraId="661EB715" w14:textId="77777777" w:rsidR="00DB2A0E" w:rsidRPr="00E77497" w:rsidRDefault="00DB2A0E" w:rsidP="00DB2A0E">
      <w:pPr>
        <w:pStyle w:val="20"/>
        <w:numPr>
          <w:ilvl w:val="0"/>
          <w:numId w:val="0"/>
        </w:numPr>
        <w:rPr>
          <w:ins w:id="1158" w:author="Allen Wirfs-Brock" w:date="2011-07-04T19:19:00Z"/>
          <w:highlight w:val="yellow"/>
        </w:rPr>
      </w:pPr>
      <w:bookmarkStart w:id="1159" w:name="_Toc314500492"/>
      <w:ins w:id="1160" w:author="Allen Wirfs-Brock" w:date="2011-07-04T19:19:00Z">
        <w:r w:rsidRPr="00E77497">
          <w:t>5.3 Static Semantic Rules</w:t>
        </w:r>
        <w:bookmarkEnd w:id="1159"/>
      </w:ins>
    </w:p>
    <w:p w14:paraId="43629704" w14:textId="77777777" w:rsidR="004F5297" w:rsidRPr="00E77497" w:rsidRDefault="00DB2A0E" w:rsidP="00DB2A0E">
      <w:pPr>
        <w:rPr>
          <w:ins w:id="1161" w:author="Allen Wirfs-Brock" w:date="2011-07-04T19:41:00Z"/>
        </w:rPr>
      </w:pPr>
      <w:ins w:id="1162" w:author="Allen Wirfs-Brock" w:date="2011-07-04T19:21:00Z">
        <w:r w:rsidRPr="00E77497">
          <w:t>Context-</w:t>
        </w:r>
      </w:ins>
      <w:ins w:id="1163" w:author="Allen Wirfs-Brock" w:date="2011-07-04T19:25:00Z">
        <w:r w:rsidR="002A0666" w:rsidRPr="00E77497">
          <w:t>f</w:t>
        </w:r>
      </w:ins>
      <w:ins w:id="1164" w:author="Allen Wirfs-Brock" w:date="2011-07-04T19:21:00Z">
        <w:r w:rsidRPr="00E77497">
          <w:t xml:space="preserve">ree </w:t>
        </w:r>
      </w:ins>
      <w:ins w:id="1165" w:author="Allen Wirfs-Brock" w:date="2011-07-04T19:25:00Z">
        <w:r w:rsidR="002A0666" w:rsidRPr="00E77497">
          <w:t>g</w:t>
        </w:r>
      </w:ins>
      <w:ins w:id="1166" w:author="Allen Wirfs-Brock" w:date="2011-07-04T19:21:00Z">
        <w:r w:rsidRPr="00E77497">
          <w:t xml:space="preserve">rammars are not </w:t>
        </w:r>
      </w:ins>
      <w:ins w:id="1167" w:author="Allen Wirfs-Brock rev2" w:date="2011-07-20T13:25:00Z">
        <w:r w:rsidR="00CD7A72" w:rsidRPr="00E77497">
          <w:t xml:space="preserve">sufficiently </w:t>
        </w:r>
      </w:ins>
      <w:ins w:id="1168" w:author="Allen Wirfs-Brock" w:date="2011-07-04T19:21:00Z">
        <w:r w:rsidRPr="00E77497">
          <w:t xml:space="preserve">powerful to express all the rules that define </w:t>
        </w:r>
      </w:ins>
      <w:ins w:id="1169" w:author="Allen Wirfs-Brock" w:date="2011-07-04T19:20:00Z">
        <w:r w:rsidR="002A0666" w:rsidRPr="00E77497">
          <w:t>whether a stream of input</w:t>
        </w:r>
      </w:ins>
      <w:ins w:id="1170" w:author="Allen Wirfs-Brock" w:date="2011-07-04T19:24:00Z">
        <w:r w:rsidR="002A0666" w:rsidRPr="00E77497">
          <w:t xml:space="preserve"> elements make up a valid ECMAScript program that may be evaluated. </w:t>
        </w:r>
      </w:ins>
      <w:ins w:id="1171" w:author="Allen Wirfs-Brock" w:date="2011-07-04T19:20:00Z">
        <w:r w:rsidR="002A0666" w:rsidRPr="00E77497">
          <w:t xml:space="preserve"> </w:t>
        </w:r>
      </w:ins>
      <w:ins w:id="1172" w:author="Allen Wirfs-Brock" w:date="2011-07-04T19:25:00Z">
        <w:r w:rsidR="002A0666" w:rsidRPr="00E77497">
          <w:t>In some situations addi</w:t>
        </w:r>
      </w:ins>
      <w:ins w:id="1173" w:author="Allen Wirfs-Brock" w:date="2011-07-04T19:29:00Z">
        <w:r w:rsidR="002A0666" w:rsidRPr="00E77497">
          <w:t>ti</w:t>
        </w:r>
      </w:ins>
      <w:ins w:id="1174" w:author="Allen Wirfs-Brock" w:date="2011-07-04T19:25:00Z">
        <w:r w:rsidR="002A0666" w:rsidRPr="00E77497">
          <w:t xml:space="preserve">onal rules are needed that </w:t>
        </w:r>
      </w:ins>
      <w:ins w:id="1175" w:author="Allen Wirfs-Brock" w:date="2011-07-04T19:29:00Z">
        <w:r w:rsidR="002A0666" w:rsidRPr="00E77497">
          <w:t>may</w:t>
        </w:r>
      </w:ins>
      <w:ins w:id="1176" w:author="Allen Wirfs-Brock" w:date="2011-07-04T19:25:00Z">
        <w:r w:rsidR="002A0666" w:rsidRPr="00E77497">
          <w:t xml:space="preserve"> be expressed using </w:t>
        </w:r>
      </w:ins>
      <w:ins w:id="1177" w:author="Allen Wirfs-Brock" w:date="2011-07-04T19:28:00Z">
        <w:r w:rsidR="002A0666" w:rsidRPr="00E77497">
          <w:t xml:space="preserve">either </w:t>
        </w:r>
      </w:ins>
      <w:ins w:id="1178" w:author="Allen Wirfs-Brock" w:date="2011-07-04T19:25:00Z">
        <w:r w:rsidR="002A0666" w:rsidRPr="00E77497">
          <w:t xml:space="preserve">ECMAScript </w:t>
        </w:r>
      </w:ins>
      <w:ins w:id="1179" w:author="Allen Wirfs-Brock" w:date="2011-07-04T19:27:00Z">
        <w:r w:rsidR="002A0666" w:rsidRPr="00E77497">
          <w:t>algorithm</w:t>
        </w:r>
      </w:ins>
      <w:ins w:id="1180" w:author="Allen Wirfs-Brock" w:date="2011-07-04T19:25:00Z">
        <w:r w:rsidR="002A0666" w:rsidRPr="00E77497">
          <w:t xml:space="preserve"> </w:t>
        </w:r>
      </w:ins>
      <w:ins w:id="1181" w:author="Allen Wirfs-Brock" w:date="2011-07-04T19:27:00Z">
        <w:r w:rsidR="002A0666" w:rsidRPr="00E77497">
          <w:t xml:space="preserve">conventions or </w:t>
        </w:r>
      </w:ins>
      <w:ins w:id="1182" w:author="Allen Wirfs-Brock" w:date="2011-07-04T19:28:00Z">
        <w:r w:rsidR="002A0666" w:rsidRPr="00E77497">
          <w:t xml:space="preserve">prose requirements. </w:t>
        </w:r>
      </w:ins>
      <w:ins w:id="1183" w:author="Allen Wirfs-Brock" w:date="2011-07-04T19:30:00Z">
        <w:r w:rsidR="002A0666" w:rsidRPr="00E77497">
          <w:t>Such rules are always associate</w:t>
        </w:r>
      </w:ins>
      <w:ins w:id="1184" w:author="Allen Wirfs-Brock rev2" w:date="2011-07-20T13:25:00Z">
        <w:r w:rsidR="00CD7A72" w:rsidRPr="00E77497">
          <w:t>d</w:t>
        </w:r>
      </w:ins>
      <w:ins w:id="1185" w:author="Allen Wirfs-Brock" w:date="2011-07-04T19:30:00Z">
        <w:r w:rsidR="002A0666" w:rsidRPr="00E77497">
          <w:t xml:space="preserve"> with a production of a grammar and are called the </w:t>
        </w:r>
        <w:r w:rsidR="002A0666" w:rsidRPr="00E77497">
          <w:rPr>
            <w:i/>
          </w:rPr>
          <w:t>static semantics</w:t>
        </w:r>
        <w:r w:rsidR="002A0666" w:rsidRPr="00E77497">
          <w:t xml:space="preserve"> of the production.</w:t>
        </w:r>
      </w:ins>
    </w:p>
    <w:p w14:paraId="38484DFE" w14:textId="77777777" w:rsidR="004C02EF" w:rsidRPr="00446E53" w:rsidRDefault="004F5297" w:rsidP="00DB2A0E">
      <w:commentRangeStart w:id="1186"/>
      <w:ins w:id="1187" w:author="Allen Wirfs-Brock" w:date="2011-07-04T19:41:00Z">
        <w:r w:rsidRPr="00E77497">
          <w:t xml:space="preserve">An implementation must validate all of the static semantic rules </w:t>
        </w:r>
      </w:ins>
      <w:ins w:id="1188" w:author="Allen Wirfs-Brock" w:date="2011-07-04T19:43:00Z">
        <w:r w:rsidRPr="00E77497">
          <w:t xml:space="preserve">used to parse </w:t>
        </w:r>
      </w:ins>
      <w:ins w:id="1189" w:author="Allen Wirfs-Brock" w:date="2011-07-04T19:41:00Z">
        <w:r w:rsidRPr="00E77497">
          <w:t xml:space="preserve">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w:t>
        </w:r>
      </w:ins>
      <w:ins w:id="1190" w:author="Allen Wirfs-Brock" w:date="2011-07-04T19:43:00Z">
        <w:r w:rsidRPr="00E77497">
          <w:t xml:space="preserve">If any of the static semantic rules are violated the </w:t>
        </w:r>
      </w:ins>
      <w:ins w:id="1191" w:author="Allen Wirfs-Brock" w:date="2011-07-04T19:44:00Z">
        <w:r w:rsidRPr="00E77497">
          <w:rPr>
            <w:rFonts w:ascii="Times New Roman" w:hAnsi="Times New Roman"/>
            <w:i/>
          </w:rPr>
          <w:t>Program</w:t>
        </w:r>
        <w:r w:rsidRPr="00E77497">
          <w:t xml:space="preserve"> is invalid and can not be evaluated.  Static semantic rule violations are </w:t>
        </w:r>
      </w:ins>
      <w:ins w:id="1192" w:author="Allen Wirfs-Brock" w:date="2011-07-04T19:45:00Z">
        <w:r w:rsidRPr="00E77497">
          <w:t>early</w:t>
        </w:r>
      </w:ins>
      <w:ins w:id="1193" w:author="Allen Wirfs-Brock" w:date="2011-07-04T19:44:00Z">
        <w:r w:rsidRPr="00E77497">
          <w:t xml:space="preserve"> errors (</w:t>
        </w:r>
      </w:ins>
      <w:ins w:id="1194" w:author="Allen Wirfs-Brock" w:date="2011-07-04T19:45:00Z">
        <w:r w:rsidRPr="00E77497">
          <w:t>see c</w:t>
        </w:r>
      </w:ins>
      <w:ins w:id="1195" w:author="Allen Wirfs-Brock" w:date="2011-07-04T19:44:00Z">
        <w:r w:rsidRPr="00E77497">
          <w:t xml:space="preserve">lause 16) </w:t>
        </w:r>
      </w:ins>
      <w:ins w:id="1196" w:author="Allen Wirfs-Brock" w:date="2011-07-04T19:47:00Z">
        <w:r w:rsidRPr="00E77497">
          <w:t>and reported in the same manner as syntax errors</w:t>
        </w:r>
      </w:ins>
      <w:ins w:id="1197" w:author="Allen Wirfs-Brock" w:date="2011-07-04T19:45:00Z">
        <w:r w:rsidRPr="00E77497">
          <w:t>.</w:t>
        </w:r>
      </w:ins>
      <w:ins w:id="1198" w:author="Allen Wirfs-Brock" w:date="2011-07-04T19:44:00Z">
        <w:r w:rsidRPr="00E77497">
          <w:t xml:space="preserve"> </w:t>
        </w:r>
      </w:ins>
      <w:r w:rsidR="004C02EF" w:rsidRPr="00446E53">
        <w:rPr>
          <w:highlight w:val="yellow"/>
        </w:rPr>
        <w:fldChar w:fldCharType="begin"/>
      </w:r>
      <w:r w:rsidR="004C02EF" w:rsidRPr="00E77497">
        <w:rPr>
          <w:highlight w:val="yellow"/>
        </w:rPr>
        <w:fldChar w:fldCharType="end"/>
      </w:r>
      <w:bookmarkStart w:id="1199" w:name="_Toc375031117"/>
      <w:bookmarkStart w:id="1200" w:name="_Toc381513613"/>
      <w:bookmarkStart w:id="1201" w:name="_Toc382202754"/>
      <w:bookmarkStart w:id="1202" w:name="_Toc382202974"/>
      <w:bookmarkStart w:id="1203" w:name="_Toc382212135"/>
      <w:bookmarkStart w:id="1204" w:name="_Toc382212314"/>
      <w:bookmarkStart w:id="1205" w:name="_Toc382291480"/>
      <w:bookmarkStart w:id="1206" w:name="_Ref382705463"/>
      <w:bookmarkStart w:id="1207" w:name="_Ref382705468"/>
      <w:bookmarkStart w:id="1208" w:name="_Toc385672117"/>
      <w:bookmarkStart w:id="1209" w:name="_Toc393690208"/>
      <w:bookmarkStart w:id="1210" w:name="_Ref421431579"/>
      <w:bookmarkStart w:id="1211" w:name="_Ref421432870"/>
      <w:bookmarkStart w:id="1212" w:name="_Ref421433084"/>
      <w:bookmarkStart w:id="1213" w:name="_Ref424530778"/>
      <w:bookmarkStart w:id="1214" w:name="_Ref424530884"/>
      <w:bookmarkEnd w:id="1157"/>
      <w:commentRangeEnd w:id="1186"/>
      <w:r w:rsidRPr="00E77497">
        <w:rPr>
          <w:rStyle w:val="af4"/>
          <w:lang w:val="en-GB"/>
        </w:rPr>
        <w:commentReference w:id="1186"/>
      </w:r>
    </w:p>
    <w:p w14:paraId="48E4E56F" w14:textId="77777777" w:rsidR="004C02EF" w:rsidRPr="00E65A34" w:rsidRDefault="004C02EF" w:rsidP="004C02EF">
      <w:pPr>
        <w:pStyle w:val="1"/>
        <w:numPr>
          <w:ilvl w:val="0"/>
          <w:numId w:val="0"/>
        </w:numPr>
      </w:pPr>
      <w:bookmarkStart w:id="1215" w:name="_Ref440449662"/>
      <w:bookmarkStart w:id="1216" w:name="_Ref457437433"/>
      <w:bookmarkStart w:id="1217" w:name="_Ref459624386"/>
      <w:bookmarkStart w:id="1218" w:name="_Ref459624423"/>
      <w:bookmarkStart w:id="1219" w:name="_Ref459647164"/>
      <w:bookmarkStart w:id="1220" w:name="_Toc472818752"/>
      <w:bookmarkStart w:id="1221" w:name="_Toc235503307"/>
      <w:bookmarkStart w:id="1222" w:name="_Toc241509082"/>
      <w:bookmarkStart w:id="1223" w:name="_Toc244416569"/>
      <w:bookmarkStart w:id="1224" w:name="_Toc276630933"/>
      <w:bookmarkStart w:id="1225" w:name="_Toc314500493"/>
      <w:r w:rsidRPr="00E65A34">
        <w:t>6</w:t>
      </w:r>
      <w:r w:rsidRPr="00E65A34">
        <w:tab/>
        <w:t>Source Tex</w:t>
      </w:r>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r w:rsidRPr="00E65A34">
        <w:t>t</w:t>
      </w:r>
      <w:bookmarkStart w:id="1226" w:name="_Toc382202756"/>
      <w:bookmarkStart w:id="1227" w:name="_Toc382202976"/>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1042BD33" w14:textId="77777777" w:rsidR="004C02EF" w:rsidRPr="00E77497" w:rsidRDefault="004C02EF" w:rsidP="004C02EF">
      <w:r w:rsidRPr="009C202C">
        <w:t xml:space="preserve">ECMAScript source text is represented as a sequence of characters in the Unicode character encoding, version 3.0 or later. The text is expected to have been normalised to Unicode Normalization Form C (canonical composition), as described in Unicode Technical Report #15. Conforming ECMAScript implementations are not required to perform any normalisation of text, or behave as though they were performing normalisation of text, themselves.  ECMAScript source text is assumed to be a sequence of 16-bit code units for the purposes of </w:t>
      </w:r>
      <w:r w:rsidRPr="00675B74">
        <w:t>this specification. Such a source text may include sequences of 16-bit code units that are not valid UTF-16 character encodings. If an actual source text is encoded in a form other than 16-bit code units it must be processed as if it was first converted to</w:t>
      </w:r>
      <w:r w:rsidRPr="00E77497">
        <w:t xml:space="preserve"> UTF-16.</w:t>
      </w:r>
    </w:p>
    <w:p w14:paraId="6B611A40" w14:textId="77777777" w:rsidR="004C02EF" w:rsidRPr="00C7794D" w:rsidRDefault="004C02EF" w:rsidP="004C02EF">
      <w:pPr>
        <w:pStyle w:val="Syntax"/>
      </w:pPr>
      <w:r w:rsidRPr="00C7794D">
        <w:t>Syntax</w:t>
      </w:r>
    </w:p>
    <w:p w14:paraId="07390975" w14:textId="77777777" w:rsidR="004C02EF" w:rsidRPr="00C7794D" w:rsidRDefault="004C02EF" w:rsidP="004C02EF">
      <w:pPr>
        <w:pStyle w:val="SyntaxRule2"/>
      </w:pPr>
      <w:r w:rsidRPr="00C7794D">
        <w:t xml:space="preserve">SourceCharacter </w:t>
      </w:r>
      <w:r w:rsidRPr="00C7794D">
        <w:rPr>
          <w:rFonts w:ascii="Arial" w:hAnsi="Arial"/>
          <w:b/>
          <w:i w:val="0"/>
        </w:rPr>
        <w:t>::</w:t>
      </w:r>
    </w:p>
    <w:p w14:paraId="322C78E3" w14:textId="77777777" w:rsidR="004C02EF" w:rsidRPr="00C7794D" w:rsidRDefault="004C02EF" w:rsidP="004C02EF">
      <w:pPr>
        <w:pStyle w:val="SyntaxDefinition2"/>
        <w:rPr>
          <w:rFonts w:ascii="Arial" w:hAnsi="Arial" w:cs="Arial"/>
          <w:i w:val="0"/>
        </w:rPr>
      </w:pPr>
      <w:r w:rsidRPr="00C7794D">
        <w:rPr>
          <w:rFonts w:ascii="Arial" w:hAnsi="Arial" w:cs="Arial"/>
          <w:i w:val="0"/>
        </w:rPr>
        <w:t>any Unicode code unit</w:t>
      </w:r>
    </w:p>
    <w:p w14:paraId="6F267CD2" w14:textId="77777777" w:rsidR="004C02EF" w:rsidRPr="009C202C" w:rsidRDefault="004C02EF" w:rsidP="004C02EF">
      <w:r w:rsidRPr="004D1BD1">
        <w:t>Throughout the rest of this document, the phrase “code unit” and the word “character” will be used to refer to a 16-bit unsigned value used to represent a single 16-bit unit of text. The phrase “Unic</w:t>
      </w:r>
      <w:r w:rsidRPr="00E65A34">
        <w:t xml:space="preserve">ode character” will be used to refer to the abstract linguistic or typographical unit represented by a single Unicode scalar value (which may be longer than 16 bits and thus may be represented by more than one code unit). 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328F74C2" w14:textId="77777777" w:rsidR="004C02EF" w:rsidRPr="00E77497" w:rsidRDefault="004C02EF" w:rsidP="004C02EF">
      <w:r w:rsidRPr="009C202C">
        <w:t xml:space="preserve">In string literals, regular expression literals, and identifiers, any character (code unit) may also be expressed as a Unicode escape sequence consisting of six characters, namely </w:t>
      </w:r>
      <w:r w:rsidRPr="00675B74">
        <w:rPr>
          <w:rFonts w:ascii="Courier New" w:hAnsi="Courier New"/>
          <w:b/>
        </w:rPr>
        <w:t>\u</w:t>
      </w:r>
      <w:r w:rsidRPr="00E77497">
        <w:t xml:space="preserve"> plus four hexadecimal digits. Within a comment, such an escape sequence is effectively ignored as part of the comment. Within a string literal or regular expression literal, the Unicode escape sequence contributes one character to the value of the literal. Within an identifier, the escape sequence contributes one character to the identifier.</w:t>
      </w:r>
    </w:p>
    <w:p w14:paraId="447F02AE" w14:textId="77777777" w:rsidR="004C02EF" w:rsidRPr="00E77497" w:rsidRDefault="004C02EF" w:rsidP="004C02EF">
      <w:pPr>
        <w:pStyle w:val="Note"/>
      </w:pPr>
      <w:r w:rsidRPr="00E77497">
        <w:t>NOTE</w:t>
      </w:r>
      <w:r w:rsidRPr="00E77497">
        <w:tab/>
        <w: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t>
      </w:r>
    </w:p>
    <w:p w14:paraId="57969CA2" w14:textId="77777777" w:rsidR="004C02EF" w:rsidRPr="00E77497" w:rsidRDefault="004C02EF" w:rsidP="004C02EF">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character to the String value of the literal and is never interpreted as a line terminator or as a quote mark that might terminate the string literal.</w:t>
      </w:r>
      <w:bookmarkStart w:id="1228" w:name="_Toc381513616"/>
      <w:bookmarkStart w:id="1229" w:name="_Toc382202758"/>
      <w:bookmarkStart w:id="1230" w:name="_Toc382202978"/>
      <w:bookmarkStart w:id="1231" w:name="_Toc382212138"/>
      <w:bookmarkStart w:id="1232" w:name="_Toc382212317"/>
      <w:bookmarkStart w:id="1233" w:name="_Toc382291483"/>
      <w:bookmarkStart w:id="1234" w:name="_Toc385672118"/>
      <w:bookmarkStart w:id="1235" w:name="_Ref386878476"/>
      <w:bookmarkStart w:id="1236" w:name="_Toc393690209"/>
    </w:p>
    <w:p w14:paraId="4803E15F" w14:textId="77777777" w:rsidR="004C02EF" w:rsidRPr="00E77497" w:rsidRDefault="004C02EF" w:rsidP="004C02EF">
      <w:pPr>
        <w:pStyle w:val="1"/>
        <w:numPr>
          <w:ilvl w:val="0"/>
          <w:numId w:val="0"/>
        </w:numPr>
      </w:pPr>
      <w:bookmarkStart w:id="1237" w:name="_Ref456010393"/>
      <w:bookmarkStart w:id="1238" w:name="_Ref457437434"/>
      <w:bookmarkStart w:id="1239" w:name="_Ref463686584"/>
      <w:bookmarkStart w:id="1240" w:name="_Toc472818753"/>
      <w:bookmarkStart w:id="1241" w:name="_Toc235503308"/>
      <w:bookmarkStart w:id="1242" w:name="_Toc241509083"/>
      <w:bookmarkStart w:id="1243" w:name="_Toc244416570"/>
      <w:bookmarkStart w:id="1244" w:name="_Toc276630934"/>
      <w:bookmarkStart w:id="1245" w:name="_Toc314500494"/>
      <w:r w:rsidRPr="00E77497">
        <w:t>7</w:t>
      </w:r>
      <w:r w:rsidRPr="00E77497">
        <w:tab/>
        <w:t>Lexical Convention</w:t>
      </w:r>
      <w:bookmarkEnd w:id="1228"/>
      <w:bookmarkEnd w:id="1229"/>
      <w:bookmarkEnd w:id="1230"/>
      <w:bookmarkEnd w:id="1231"/>
      <w:bookmarkEnd w:id="1232"/>
      <w:bookmarkEnd w:id="1233"/>
      <w:bookmarkEnd w:id="1234"/>
      <w:bookmarkEnd w:id="1235"/>
      <w:bookmarkEnd w:id="1236"/>
      <w:r w:rsidRPr="00E77497">
        <w:t>s</w:t>
      </w:r>
      <w:bookmarkEnd w:id="1237"/>
      <w:bookmarkEnd w:id="1238"/>
      <w:bookmarkEnd w:id="1239"/>
      <w:bookmarkEnd w:id="1240"/>
      <w:bookmarkEnd w:id="1241"/>
      <w:bookmarkEnd w:id="1242"/>
      <w:bookmarkEnd w:id="1243"/>
      <w:bookmarkEnd w:id="1244"/>
      <w:bookmarkEnd w:id="1245"/>
    </w:p>
    <w:p w14:paraId="57E9D047" w14:textId="77777777" w:rsidR="004C02EF" w:rsidRPr="00E77497" w:rsidRDefault="004C02EF" w:rsidP="004C02EF">
      <w:r w:rsidRPr="00E77497">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3FE81AAB" w14:textId="77777777" w:rsidR="004C02EF" w:rsidRPr="00E77497" w:rsidRDefault="004C02EF" w:rsidP="004C02EF">
      <w:r w:rsidRPr="00E77497">
        <w:t xml:space="preserve">There are two goal symbols for the lexical grammar. The </w:t>
      </w:r>
      <w:r w:rsidRPr="00E77497">
        <w:rPr>
          <w:rStyle w:val="bnf"/>
        </w:rPr>
        <w:t>InputElementDiv</w:t>
      </w:r>
      <w:r w:rsidRPr="00E77497">
        <w:t xml:space="preserve"> symbol is used in those syntactic grammar contexts where a leading division (</w:t>
      </w:r>
      <w:r w:rsidRPr="00E77497">
        <w:rPr>
          <w:rFonts w:ascii="Courier New" w:hAnsi="Courier New"/>
          <w:b/>
        </w:rPr>
        <w:t>/</w:t>
      </w:r>
      <w:r w:rsidRPr="00E77497">
        <w:t>) or division-assignment (</w:t>
      </w:r>
      <w:r w:rsidRPr="00E77497">
        <w:rPr>
          <w:rFonts w:ascii="Courier New" w:hAnsi="Courier New"/>
          <w:b/>
        </w:rPr>
        <w:t>/=</w:t>
      </w:r>
      <w:r w:rsidRPr="00E77497">
        <w:t xml:space="preserve">) operator is permitted. The </w:t>
      </w:r>
      <w:r w:rsidRPr="00E77497">
        <w:rPr>
          <w:rStyle w:val="bnf"/>
        </w:rPr>
        <w:t>InputElementRegExp</w:t>
      </w:r>
      <w:r w:rsidRPr="00E77497">
        <w:t xml:space="preserve"> symbol is used in other syntactic grammar contexts.</w:t>
      </w:r>
    </w:p>
    <w:p w14:paraId="4653FB05" w14:textId="77777777" w:rsidR="004C02EF" w:rsidRPr="00E77497" w:rsidRDefault="004C02EF" w:rsidP="004C02EF">
      <w:pPr>
        <w:pStyle w:val="Note"/>
        <w:rPr>
          <w:i/>
        </w:rPr>
      </w:pPr>
      <w:r w:rsidRPr="00E77497">
        <w:t>NOTE</w:t>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14:paraId="1ED1D40C"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72C0930B"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60D60029"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0CD105C8" w14:textId="77777777" w:rsidR="004C02EF" w:rsidRPr="00E65A34" w:rsidRDefault="004C02EF" w:rsidP="004C02EF">
      <w:pPr>
        <w:pStyle w:val="Syntax"/>
      </w:pPr>
      <w:r w:rsidRPr="004D1BD1">
        <w:t>Syntax</w:t>
      </w:r>
    </w:p>
    <w:p w14:paraId="49D777D0" w14:textId="77777777" w:rsidR="004C02EF" w:rsidRPr="009C202C" w:rsidRDefault="004C02EF" w:rsidP="004C02EF">
      <w:pPr>
        <w:pStyle w:val="SyntaxRule"/>
      </w:pPr>
      <w:bookmarkStart w:id="1246" w:name="_Ref451679175"/>
      <w:bookmarkStart w:id="1247" w:name="_Ref378386056"/>
      <w:bookmarkStart w:id="1248" w:name="_Toc381513617"/>
      <w:bookmarkStart w:id="1249" w:name="_Toc382202759"/>
      <w:bookmarkStart w:id="1250" w:name="_Toc382202979"/>
      <w:bookmarkStart w:id="1251" w:name="_Toc382212139"/>
      <w:bookmarkStart w:id="1252" w:name="_Toc382212318"/>
      <w:bookmarkStart w:id="1253" w:name="_Toc382291484"/>
      <w:bookmarkStart w:id="1254" w:name="_Toc385672119"/>
      <w:bookmarkStart w:id="1255" w:name="_Toc393690210"/>
      <w:bookmarkStart w:id="1256" w:name="_Ref449966391"/>
      <w:r w:rsidRPr="009C202C">
        <w:t xml:space="preserve">InputElementDiv </w:t>
      </w:r>
      <w:r w:rsidRPr="009C202C">
        <w:rPr>
          <w:rFonts w:ascii="Arial" w:hAnsi="Arial" w:cs="Arial"/>
          <w:b/>
          <w:i w:val="0"/>
        </w:rPr>
        <w:t>::</w:t>
      </w:r>
    </w:p>
    <w:p w14:paraId="6A1C3C34"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Pr="00675B74">
        <w:br/>
      </w:r>
    </w:p>
    <w:p w14:paraId="583E8855"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7200FEDD"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t>RegularExpressionLiteral</w:t>
      </w:r>
    </w:p>
    <w:p w14:paraId="2B3E6A42" w14:textId="77777777" w:rsidR="004C02EF" w:rsidRPr="00E77497" w:rsidRDefault="004C02EF" w:rsidP="004C02EF">
      <w:pPr>
        <w:pStyle w:val="20"/>
        <w:numPr>
          <w:ilvl w:val="0"/>
          <w:numId w:val="0"/>
        </w:numPr>
      </w:pPr>
      <w:bookmarkStart w:id="1257" w:name="_Ref456028559"/>
      <w:bookmarkStart w:id="1258" w:name="_Toc472818754"/>
      <w:bookmarkStart w:id="1259" w:name="_Toc235503309"/>
      <w:bookmarkStart w:id="1260" w:name="_Toc241509084"/>
      <w:bookmarkStart w:id="1261" w:name="_Toc244416571"/>
      <w:bookmarkStart w:id="1262" w:name="_Toc276630935"/>
      <w:bookmarkStart w:id="1263" w:name="_Toc314500495"/>
      <w:r w:rsidRPr="00E77497">
        <w:t>7.1</w:t>
      </w:r>
      <w:r w:rsidRPr="00E77497">
        <w:tab/>
        <w:t>Unicode Format-Control Characters</w:t>
      </w:r>
      <w:bookmarkEnd w:id="1246"/>
      <w:bookmarkEnd w:id="1257"/>
      <w:bookmarkEnd w:id="1258"/>
      <w:bookmarkEnd w:id="1259"/>
      <w:bookmarkEnd w:id="1260"/>
      <w:bookmarkEnd w:id="1261"/>
      <w:bookmarkEnd w:id="1262"/>
      <w:bookmarkEnd w:id="1263"/>
    </w:p>
    <w:p w14:paraId="147F3720" w14:textId="77777777" w:rsidR="004C02EF" w:rsidRPr="00E77497" w:rsidRDefault="004C02EF" w:rsidP="004C02EF">
      <w:r w:rsidRPr="00E77497">
        <w:t xml:space="preserve">The Unicode format-control characters (i.e., the characters in category “Cf” in the Unicode Character Database such as </w:t>
      </w:r>
      <w:r w:rsidRPr="00E77497">
        <w:rPr>
          <w:smallCaps/>
        </w:rPr>
        <w:t>left-to-right mark</w:t>
      </w:r>
      <w:r w:rsidRPr="00E77497">
        <w:t xml:space="preserve"> or </w:t>
      </w:r>
      <w:r w:rsidRPr="00E77497">
        <w:rPr>
          <w:smallCaps/>
        </w:rPr>
        <w:t>right-to-left mark</w:t>
      </w:r>
      <w:r w:rsidRPr="00E77497">
        <w:t>) are control codes used to control the formatting of a range of text in the absence of higher-level protocols for this (such as mark-up languages).</w:t>
      </w:r>
    </w:p>
    <w:p w14:paraId="6F729599"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 and regular expression literals.</w:t>
      </w:r>
    </w:p>
    <w:p w14:paraId="19E1F9A8"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0D336B3D"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14:paraId="08A5C866" w14:textId="77777777" w:rsidR="004C02EF" w:rsidRPr="00E77497" w:rsidRDefault="004C02EF" w:rsidP="004C02EF">
      <w:pPr>
        <w:spacing w:after="120"/>
      </w:pPr>
      <w:r w:rsidRPr="00E77497">
        <w:t>The special treatment of certain format-control characters outside of comments, string literals, and regular expression literals is summarised in Table 1.</w:t>
      </w:r>
    </w:p>
    <w:p w14:paraId="5B059E3C" w14:textId="77777777" w:rsidR="004C02EF" w:rsidRPr="00E77497" w:rsidRDefault="004C02EF" w:rsidP="004C02EF">
      <w:pPr>
        <w:pStyle w:val="Tabletitle"/>
        <w:rPr>
          <w:rFonts w:eastAsia="Arial Unicode MS"/>
        </w:rPr>
      </w:pPr>
      <w:r w:rsidRPr="00E77497">
        <w:rPr>
          <w:rFonts w:eastAsia="Arial Unicode MS"/>
        </w:rPr>
        <w:t>Table 1 — Format-Control Character Usage</w:t>
      </w:r>
    </w:p>
    <w:tbl>
      <w:tblPr>
        <w:tblW w:w="0" w:type="auto"/>
        <w:jc w:val="center"/>
        <w:tblInd w:w="-705" w:type="dxa"/>
        <w:tblLayout w:type="fixed"/>
        <w:tblCellMar>
          <w:left w:w="288" w:type="dxa"/>
          <w:right w:w="288" w:type="dxa"/>
        </w:tblCellMar>
        <w:tblLook w:val="0007" w:firstRow="0" w:lastRow="0" w:firstColumn="0" w:lastColumn="0" w:noHBand="0" w:noVBand="0"/>
      </w:tblPr>
      <w:tblGrid>
        <w:gridCol w:w="2245"/>
        <w:gridCol w:w="2610"/>
        <w:gridCol w:w="2112"/>
        <w:gridCol w:w="1890"/>
      </w:tblGrid>
      <w:tr w:rsidR="004C02EF" w:rsidRPr="00E77497" w14:paraId="63046F07" w14:textId="77777777" w:rsidTr="003A4B22">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019451F2"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Code Unit Value</w:t>
            </w:r>
          </w:p>
        </w:tc>
        <w:tc>
          <w:tcPr>
            <w:tcW w:w="2610" w:type="dxa"/>
            <w:tcBorders>
              <w:top w:val="single" w:sz="12" w:space="0" w:color="000000"/>
              <w:bottom w:val="single" w:sz="6" w:space="0" w:color="000000"/>
            </w:tcBorders>
            <w:shd w:val="solid" w:color="C0C0C0" w:fill="FFFFFF"/>
          </w:tcPr>
          <w:p w14:paraId="321864D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6CE16139"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1D5BBA3D"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5292462B" w14:textId="77777777" w:rsidTr="003A4B22">
        <w:trPr>
          <w:jc w:val="center"/>
        </w:trPr>
        <w:tc>
          <w:tcPr>
            <w:tcW w:w="2245" w:type="dxa"/>
            <w:tcBorders>
              <w:left w:val="single" w:sz="6" w:space="0" w:color="000000"/>
            </w:tcBorders>
          </w:tcPr>
          <w:p w14:paraId="3C245A93"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\u200C</w:t>
            </w:r>
          </w:p>
        </w:tc>
        <w:tc>
          <w:tcPr>
            <w:tcW w:w="2610" w:type="dxa"/>
          </w:tcPr>
          <w:p w14:paraId="59B39CFB"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5A9A3262"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688BB456"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6DF16022" w14:textId="77777777" w:rsidTr="003A4B22">
        <w:trPr>
          <w:jc w:val="center"/>
        </w:trPr>
        <w:tc>
          <w:tcPr>
            <w:tcW w:w="2245" w:type="dxa"/>
            <w:tcBorders>
              <w:left w:val="single" w:sz="6" w:space="0" w:color="000000"/>
            </w:tcBorders>
          </w:tcPr>
          <w:p w14:paraId="509AD449"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\u200D</w:t>
            </w:r>
          </w:p>
        </w:tc>
        <w:tc>
          <w:tcPr>
            <w:tcW w:w="2610" w:type="dxa"/>
          </w:tcPr>
          <w:p w14:paraId="5ECEC73D"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3DBE5D61"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4B11337F"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63BAE57D" w14:textId="77777777" w:rsidTr="003A4B22">
        <w:trPr>
          <w:jc w:val="center"/>
        </w:trPr>
        <w:tc>
          <w:tcPr>
            <w:tcW w:w="2245" w:type="dxa"/>
            <w:tcBorders>
              <w:left w:val="single" w:sz="6" w:space="0" w:color="000000"/>
              <w:bottom w:val="single" w:sz="12" w:space="0" w:color="000000"/>
            </w:tcBorders>
          </w:tcPr>
          <w:p w14:paraId="6001DFC0" w14:textId="77777777" w:rsidR="004C02EF" w:rsidRPr="00E77497" w:rsidRDefault="004C02EF" w:rsidP="003A4B22">
            <w:pPr>
              <w:spacing w:after="40"/>
              <w:rPr>
                <w:rFonts w:ascii="Courier New" w:hAnsi="Courier New" w:cs="Courier New"/>
              </w:rPr>
            </w:pPr>
            <w:r w:rsidRPr="00E77497">
              <w:rPr>
                <w:rFonts w:ascii="Courier New" w:hAnsi="Courier New" w:cs="Courier New"/>
                <w:b/>
              </w:rPr>
              <w:t>\uFEFF</w:t>
            </w:r>
          </w:p>
        </w:tc>
        <w:tc>
          <w:tcPr>
            <w:tcW w:w="2610" w:type="dxa"/>
            <w:tcBorders>
              <w:bottom w:val="single" w:sz="12" w:space="0" w:color="000000"/>
            </w:tcBorders>
          </w:tcPr>
          <w:p w14:paraId="42F1BC11"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4EC8A08E"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01C45343"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1402D670" w14:textId="77777777" w:rsidR="004C02EF" w:rsidRPr="00E77497" w:rsidRDefault="004C02EF" w:rsidP="004C02EF">
      <w:pPr>
        <w:pStyle w:val="20"/>
        <w:numPr>
          <w:ilvl w:val="0"/>
          <w:numId w:val="0"/>
        </w:numPr>
        <w:spacing w:before="240"/>
      </w:pPr>
      <w:bookmarkStart w:id="1264" w:name="_Ref451679260"/>
      <w:bookmarkStart w:id="1265" w:name="_Toc472818755"/>
      <w:bookmarkStart w:id="1266" w:name="_Toc235503310"/>
      <w:bookmarkStart w:id="1267" w:name="_Toc241509085"/>
      <w:bookmarkStart w:id="1268" w:name="_Toc244416572"/>
      <w:bookmarkStart w:id="1269" w:name="_Toc276630936"/>
      <w:bookmarkStart w:id="1270" w:name="_Toc314500496"/>
      <w:r w:rsidRPr="00E77497">
        <w:t>7.2</w:t>
      </w:r>
      <w:r w:rsidRPr="00E77497">
        <w:tab/>
        <w:t>White Spac</w:t>
      </w:r>
      <w:bookmarkEnd w:id="1247"/>
      <w:bookmarkEnd w:id="1248"/>
      <w:bookmarkEnd w:id="1249"/>
      <w:bookmarkEnd w:id="1250"/>
      <w:bookmarkEnd w:id="1251"/>
      <w:bookmarkEnd w:id="1252"/>
      <w:bookmarkEnd w:id="1253"/>
      <w:bookmarkEnd w:id="1254"/>
      <w:bookmarkEnd w:id="1255"/>
      <w:r w:rsidRPr="00E77497">
        <w:t>e</w:t>
      </w:r>
      <w:bookmarkEnd w:id="1256"/>
      <w:bookmarkEnd w:id="1264"/>
      <w:bookmarkEnd w:id="1265"/>
      <w:bookmarkEnd w:id="1266"/>
      <w:bookmarkEnd w:id="1267"/>
      <w:bookmarkEnd w:id="1268"/>
      <w:bookmarkEnd w:id="1269"/>
      <w:bookmarkEnd w:id="1270"/>
    </w:p>
    <w:p w14:paraId="4BE951FD"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also occur within a </w:t>
      </w:r>
      <w:r w:rsidRPr="00E77497">
        <w:rPr>
          <w:rFonts w:ascii="Times New Roman" w:hAnsi="Times New Roman"/>
          <w:i/>
        </w:rPr>
        <w:t>StringLiteral</w:t>
      </w:r>
      <w:r w:rsidRPr="00E77497">
        <w:t xml:space="preserve"> or a </w:t>
      </w:r>
      <w:r w:rsidRPr="00E77497">
        <w:rPr>
          <w:rFonts w:ascii="Times New Roman" w:hAnsi="Times New Roman"/>
          <w:i/>
        </w:rPr>
        <w:t>RegularExpressionLiteral</w:t>
      </w:r>
      <w:r w:rsidRPr="00E77497">
        <w:t xml:space="preserve"> (where they are considered significant characters forming part of the literal value) or within a </w:t>
      </w:r>
      <w:r w:rsidRPr="00E77497">
        <w:rPr>
          <w:rFonts w:ascii="Times New Roman" w:hAnsi="Times New Roman"/>
          <w:i/>
        </w:rPr>
        <w:t>Comment</w:t>
      </w:r>
      <w:r w:rsidRPr="00E77497">
        <w:t>, but cannot appear within any other kind of token.</w:t>
      </w:r>
    </w:p>
    <w:p w14:paraId="50FB45CE" w14:textId="77777777" w:rsidR="004C02EF" w:rsidRPr="00E77497" w:rsidRDefault="004C02EF" w:rsidP="004C02EF">
      <w:pPr>
        <w:spacing w:after="120"/>
      </w:pPr>
      <w:r w:rsidRPr="00E77497">
        <w:t>The ECMAScript white space characters are listed in Table 2.</w:t>
      </w:r>
    </w:p>
    <w:p w14:paraId="52B1C315" w14:textId="77777777" w:rsidR="004C02EF" w:rsidRPr="00E77497" w:rsidRDefault="004C02EF" w:rsidP="004C02EF">
      <w:pPr>
        <w:pStyle w:val="Tabletitle"/>
        <w:rPr>
          <w:rFonts w:eastAsia="Arial Unicode MS"/>
        </w:rPr>
      </w:pPr>
      <w:r w:rsidRPr="00E77497">
        <w:rPr>
          <w:rFonts w:eastAsia="Arial Unicode MS"/>
        </w:rPr>
        <w:t>Table 2 — Whitespace Characters</w:t>
      </w:r>
    </w:p>
    <w:tbl>
      <w:tblPr>
        <w:tblW w:w="0" w:type="auto"/>
        <w:jc w:val="center"/>
        <w:tblLayout w:type="fixed"/>
        <w:tblCellMar>
          <w:left w:w="288" w:type="dxa"/>
          <w:right w:w="288" w:type="dxa"/>
        </w:tblCellMar>
        <w:tblLook w:val="0007" w:firstRow="0" w:lastRow="0" w:firstColumn="0" w:lastColumn="0" w:noHBand="0" w:noVBand="0"/>
      </w:tblPr>
      <w:tblGrid>
        <w:gridCol w:w="9"/>
        <w:gridCol w:w="2387"/>
        <w:gridCol w:w="2399"/>
        <w:gridCol w:w="13"/>
        <w:gridCol w:w="1967"/>
        <w:gridCol w:w="13"/>
      </w:tblGrid>
      <w:tr w:rsidR="004C02EF" w:rsidRPr="00E77497" w14:paraId="28748777" w14:textId="77777777" w:rsidTr="003A4B22">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0895CEE7"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399" w:type="dxa"/>
            <w:tcBorders>
              <w:top w:val="single" w:sz="12" w:space="0" w:color="000000"/>
              <w:bottom w:val="single" w:sz="6" w:space="0" w:color="000000"/>
            </w:tcBorders>
            <w:shd w:val="solid" w:color="C0C0C0" w:fill="FFFFFF"/>
          </w:tcPr>
          <w:p w14:paraId="762F3853"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0C90C224"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223A9405" w14:textId="77777777" w:rsidTr="003A4B22">
        <w:trPr>
          <w:gridAfter w:val="1"/>
          <w:wAfter w:w="13" w:type="dxa"/>
          <w:jc w:val="center"/>
        </w:trPr>
        <w:tc>
          <w:tcPr>
            <w:tcW w:w="2396" w:type="dxa"/>
            <w:gridSpan w:val="2"/>
            <w:tcBorders>
              <w:left w:val="single" w:sz="6" w:space="0" w:color="000000"/>
            </w:tcBorders>
          </w:tcPr>
          <w:p w14:paraId="197DB667" w14:textId="77777777" w:rsidR="004C02EF" w:rsidRPr="00C7794D" w:rsidRDefault="004C02EF" w:rsidP="003A4B22">
            <w:pPr>
              <w:keepNext/>
              <w:keepLines/>
              <w:spacing w:after="40"/>
              <w:rPr>
                <w:rFonts w:ascii="Courier New" w:hAnsi="Courier New"/>
                <w:b/>
              </w:rPr>
            </w:pPr>
            <w:r w:rsidRPr="00E77497">
              <w:rPr>
                <w:rFonts w:ascii="Courier New" w:hAnsi="Courier New"/>
                <w:b/>
              </w:rPr>
              <w:t>\u0009</w:t>
            </w:r>
          </w:p>
        </w:tc>
        <w:tc>
          <w:tcPr>
            <w:tcW w:w="2399" w:type="dxa"/>
          </w:tcPr>
          <w:p w14:paraId="06CB3C8D"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3DDEAA5D" w14:textId="77777777" w:rsidR="004C02EF" w:rsidRPr="004D1BD1" w:rsidRDefault="004C02EF" w:rsidP="003A4B22">
            <w:pPr>
              <w:keepNext/>
              <w:keepLines/>
              <w:spacing w:after="40"/>
            </w:pPr>
            <w:r w:rsidRPr="004D1BD1">
              <w:t>&lt;TAB&gt;</w:t>
            </w:r>
          </w:p>
        </w:tc>
      </w:tr>
      <w:tr w:rsidR="004C02EF" w:rsidRPr="00E77497" w14:paraId="4AABE5A6" w14:textId="77777777" w:rsidTr="003A4B22">
        <w:trPr>
          <w:gridAfter w:val="1"/>
          <w:wAfter w:w="13" w:type="dxa"/>
          <w:jc w:val="center"/>
        </w:trPr>
        <w:tc>
          <w:tcPr>
            <w:tcW w:w="2396" w:type="dxa"/>
            <w:gridSpan w:val="2"/>
            <w:tcBorders>
              <w:left w:val="single" w:sz="6" w:space="0" w:color="000000"/>
            </w:tcBorders>
          </w:tcPr>
          <w:p w14:paraId="3C4D3C50" w14:textId="77777777" w:rsidR="004C02EF" w:rsidRPr="00E77497" w:rsidRDefault="004C02EF" w:rsidP="003A4B22">
            <w:pPr>
              <w:keepNext/>
              <w:keepLines/>
              <w:spacing w:after="40"/>
              <w:rPr>
                <w:rFonts w:ascii="Courier New" w:hAnsi="Courier New"/>
                <w:b/>
              </w:rPr>
            </w:pPr>
            <w:r w:rsidRPr="00E77497">
              <w:rPr>
                <w:rFonts w:ascii="Courier New" w:hAnsi="Courier New"/>
                <w:b/>
              </w:rPr>
              <w:t>\u000B</w:t>
            </w:r>
          </w:p>
        </w:tc>
        <w:tc>
          <w:tcPr>
            <w:tcW w:w="2399" w:type="dxa"/>
          </w:tcPr>
          <w:p w14:paraId="7A0FA140"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44AA0C6F" w14:textId="77777777" w:rsidR="004C02EF" w:rsidRPr="00E77497" w:rsidRDefault="004C02EF" w:rsidP="003A4B22">
            <w:pPr>
              <w:keepNext/>
              <w:keepLines/>
              <w:spacing w:after="40"/>
            </w:pPr>
            <w:r w:rsidRPr="00E77497">
              <w:t>&lt;VT&gt;</w:t>
            </w:r>
          </w:p>
        </w:tc>
      </w:tr>
      <w:tr w:rsidR="004C02EF" w:rsidRPr="00E77497" w14:paraId="6DF01D67" w14:textId="77777777" w:rsidTr="003A4B22">
        <w:trPr>
          <w:gridBefore w:val="1"/>
          <w:wBefore w:w="9" w:type="dxa"/>
          <w:jc w:val="center"/>
        </w:trPr>
        <w:tc>
          <w:tcPr>
            <w:tcW w:w="2387" w:type="dxa"/>
            <w:tcBorders>
              <w:left w:val="single" w:sz="6" w:space="0" w:color="000000"/>
            </w:tcBorders>
          </w:tcPr>
          <w:p w14:paraId="3F95FDA7" w14:textId="77777777" w:rsidR="004C02EF" w:rsidRPr="00E77497" w:rsidRDefault="004C02EF" w:rsidP="003A4B22">
            <w:pPr>
              <w:keepNext/>
              <w:keepLines/>
              <w:spacing w:after="40"/>
              <w:rPr>
                <w:rFonts w:ascii="Courier New" w:hAnsi="Courier New"/>
                <w:b/>
              </w:rPr>
            </w:pPr>
            <w:r w:rsidRPr="00E77497">
              <w:rPr>
                <w:rFonts w:ascii="Courier New" w:hAnsi="Courier New"/>
                <w:b/>
              </w:rPr>
              <w:t>\u000C</w:t>
            </w:r>
          </w:p>
        </w:tc>
        <w:tc>
          <w:tcPr>
            <w:tcW w:w="2412" w:type="dxa"/>
            <w:gridSpan w:val="2"/>
          </w:tcPr>
          <w:p w14:paraId="7830BC2B"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00AFA8EC" w14:textId="77777777" w:rsidR="004C02EF" w:rsidRPr="00E77497" w:rsidRDefault="004C02EF" w:rsidP="003A4B22">
            <w:pPr>
              <w:keepNext/>
              <w:keepLines/>
              <w:spacing w:after="40"/>
            </w:pPr>
            <w:r w:rsidRPr="00E77497">
              <w:t>&lt;FF&gt;</w:t>
            </w:r>
          </w:p>
        </w:tc>
      </w:tr>
      <w:tr w:rsidR="004C02EF" w:rsidRPr="00E77497" w14:paraId="16C86D9D" w14:textId="77777777" w:rsidTr="003A4B22">
        <w:trPr>
          <w:gridAfter w:val="1"/>
          <w:wAfter w:w="13" w:type="dxa"/>
          <w:jc w:val="center"/>
        </w:trPr>
        <w:tc>
          <w:tcPr>
            <w:tcW w:w="2396" w:type="dxa"/>
            <w:gridSpan w:val="2"/>
            <w:tcBorders>
              <w:left w:val="single" w:sz="6" w:space="0" w:color="000000"/>
            </w:tcBorders>
          </w:tcPr>
          <w:p w14:paraId="2FA4F70D" w14:textId="77777777" w:rsidR="004C02EF" w:rsidRPr="00E77497" w:rsidRDefault="004C02EF" w:rsidP="003A4B22">
            <w:pPr>
              <w:keepNext/>
              <w:keepLines/>
              <w:spacing w:after="40"/>
              <w:rPr>
                <w:rFonts w:ascii="Courier New" w:hAnsi="Courier New"/>
                <w:b/>
              </w:rPr>
            </w:pPr>
            <w:r w:rsidRPr="00E77497">
              <w:rPr>
                <w:rFonts w:ascii="Courier New" w:hAnsi="Courier New"/>
                <w:b/>
              </w:rPr>
              <w:t>\u0020</w:t>
            </w:r>
          </w:p>
        </w:tc>
        <w:tc>
          <w:tcPr>
            <w:tcW w:w="2399" w:type="dxa"/>
          </w:tcPr>
          <w:p w14:paraId="66A66BB0"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197E2119" w14:textId="77777777" w:rsidR="004C02EF" w:rsidRPr="00E77497" w:rsidRDefault="004C02EF" w:rsidP="003A4B22">
            <w:pPr>
              <w:keepNext/>
              <w:keepLines/>
              <w:spacing w:after="40"/>
            </w:pPr>
            <w:r w:rsidRPr="00E77497">
              <w:t>&lt;SP&gt;</w:t>
            </w:r>
          </w:p>
        </w:tc>
      </w:tr>
      <w:tr w:rsidR="004C02EF" w:rsidRPr="00E77497" w14:paraId="53E40BD9" w14:textId="77777777" w:rsidTr="003A4B22">
        <w:trPr>
          <w:gridAfter w:val="1"/>
          <w:wAfter w:w="13" w:type="dxa"/>
          <w:jc w:val="center"/>
        </w:trPr>
        <w:tc>
          <w:tcPr>
            <w:tcW w:w="2396" w:type="dxa"/>
            <w:gridSpan w:val="2"/>
            <w:tcBorders>
              <w:left w:val="single" w:sz="6" w:space="0" w:color="000000"/>
            </w:tcBorders>
          </w:tcPr>
          <w:p w14:paraId="2221D5FC" w14:textId="77777777" w:rsidR="004C02EF" w:rsidRPr="00E77497" w:rsidRDefault="004C02EF" w:rsidP="003A4B22">
            <w:pPr>
              <w:keepNext/>
              <w:keepLines/>
              <w:spacing w:after="40"/>
              <w:rPr>
                <w:rFonts w:ascii="Courier New" w:hAnsi="Courier New"/>
                <w:b/>
              </w:rPr>
            </w:pPr>
            <w:r w:rsidRPr="00E77497">
              <w:rPr>
                <w:rFonts w:ascii="Courier New" w:hAnsi="Courier New"/>
                <w:b/>
              </w:rPr>
              <w:t>\u00A0</w:t>
            </w:r>
          </w:p>
        </w:tc>
        <w:tc>
          <w:tcPr>
            <w:tcW w:w="2399" w:type="dxa"/>
          </w:tcPr>
          <w:p w14:paraId="071AF5FF"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305BFC1F" w14:textId="77777777" w:rsidR="004C02EF" w:rsidRPr="00E77497" w:rsidRDefault="004C02EF" w:rsidP="003A4B22">
            <w:pPr>
              <w:keepNext/>
              <w:keepLines/>
              <w:spacing w:after="40"/>
            </w:pPr>
            <w:r w:rsidRPr="00E77497">
              <w:t>&lt;NBSP&gt;</w:t>
            </w:r>
          </w:p>
        </w:tc>
      </w:tr>
      <w:tr w:rsidR="004C02EF" w:rsidRPr="00E77497" w14:paraId="599CB8DF" w14:textId="77777777" w:rsidTr="003A4B22">
        <w:trPr>
          <w:gridAfter w:val="1"/>
          <w:wAfter w:w="13" w:type="dxa"/>
          <w:jc w:val="center"/>
        </w:trPr>
        <w:tc>
          <w:tcPr>
            <w:tcW w:w="2396" w:type="dxa"/>
            <w:gridSpan w:val="2"/>
            <w:tcBorders>
              <w:left w:val="single" w:sz="6" w:space="0" w:color="000000"/>
              <w:bottom w:val="single" w:sz="12" w:space="0" w:color="000000"/>
            </w:tcBorders>
          </w:tcPr>
          <w:p w14:paraId="6EA774D2" w14:textId="77777777" w:rsidR="004C02EF" w:rsidRPr="00E77497" w:rsidRDefault="004C02EF" w:rsidP="003A4B22">
            <w:pPr>
              <w:keepLines/>
              <w:spacing w:after="40"/>
              <w:rPr>
                <w:rFonts w:ascii="Courier New" w:hAnsi="Courier New" w:cs="Courier New"/>
                <w:b/>
              </w:rPr>
            </w:pPr>
            <w:r w:rsidRPr="00E77497">
              <w:rPr>
                <w:rFonts w:ascii="Courier New" w:hAnsi="Courier New" w:cs="Courier New"/>
                <w:b/>
              </w:rPr>
              <w:t>\uFEFF</w:t>
            </w:r>
          </w:p>
          <w:p w14:paraId="29399932" w14:textId="77777777" w:rsidR="004C02EF" w:rsidRPr="00E77497" w:rsidRDefault="004C02EF" w:rsidP="003A4B22">
            <w:pPr>
              <w:keepLines/>
              <w:spacing w:after="40"/>
            </w:pPr>
            <w:r w:rsidRPr="00E77497">
              <w:t>Other category “Zs”</w:t>
            </w:r>
          </w:p>
        </w:tc>
        <w:tc>
          <w:tcPr>
            <w:tcW w:w="2399" w:type="dxa"/>
            <w:tcBorders>
              <w:bottom w:val="single" w:sz="12" w:space="0" w:color="000000"/>
            </w:tcBorders>
          </w:tcPr>
          <w:p w14:paraId="21B6E536" w14:textId="77777777" w:rsidR="004C02EF" w:rsidRPr="00E77497" w:rsidRDefault="004C02EF" w:rsidP="003A4B22">
            <w:pPr>
              <w:keepLines/>
              <w:spacing w:after="40"/>
            </w:pPr>
            <w:r w:rsidRPr="00E77497">
              <w:t>Byte Order Mark</w:t>
            </w:r>
          </w:p>
          <w:p w14:paraId="00841E7D" w14:textId="77777777" w:rsidR="004C02EF" w:rsidRPr="00E77497" w:rsidRDefault="004C02EF" w:rsidP="003A4B22">
            <w:pPr>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67925B07" w14:textId="77777777" w:rsidR="004C02EF" w:rsidRPr="00E77497" w:rsidRDefault="004C02EF" w:rsidP="003A4B22">
            <w:pPr>
              <w:keepLines/>
              <w:spacing w:after="40"/>
            </w:pPr>
            <w:r w:rsidRPr="00E77497">
              <w:t>&lt;BOM&gt;</w:t>
            </w:r>
          </w:p>
          <w:p w14:paraId="74BB0F88" w14:textId="77777777" w:rsidR="004C02EF" w:rsidRPr="00E77497" w:rsidRDefault="004C02EF" w:rsidP="003A4B22">
            <w:pPr>
              <w:keepLines/>
              <w:spacing w:after="40"/>
            </w:pPr>
            <w:r w:rsidRPr="00E77497">
              <w:t>&lt;USP&gt;</w:t>
            </w:r>
          </w:p>
          <w:p w14:paraId="474FC09A" w14:textId="77777777" w:rsidR="004C02EF" w:rsidRPr="00E77497" w:rsidRDefault="004C02EF" w:rsidP="003A4B22">
            <w:pPr>
              <w:keepLines/>
              <w:spacing w:after="40"/>
            </w:pPr>
          </w:p>
        </w:tc>
      </w:tr>
    </w:tbl>
    <w:p w14:paraId="6C6D368C" w14:textId="77777777" w:rsidR="004C02EF" w:rsidRPr="00E77497" w:rsidRDefault="004C02EF" w:rsidP="004C02EF">
      <w:pPr>
        <w:spacing w:after="120"/>
      </w:pPr>
    </w:p>
    <w:p w14:paraId="34D29C82" w14:textId="77777777" w:rsidR="004C02EF" w:rsidRPr="00E77497" w:rsidRDefault="004C02EF" w:rsidP="004C02EF">
      <w:r w:rsidRPr="00E77497">
        <w:t>ECMAScript implementations must recognise all of the white space characters defined in Unicode 3.0. Later editions of the Unicode Standard may define other white space characters. ECMAScript implementations may recognise white space characters from later editions of the Unicode Standard.</w:t>
      </w:r>
    </w:p>
    <w:p w14:paraId="0ECB069D" w14:textId="77777777" w:rsidR="004C02EF" w:rsidRPr="00E77497" w:rsidRDefault="004C02EF" w:rsidP="004C02EF">
      <w:pPr>
        <w:pStyle w:val="Syntax"/>
      </w:pPr>
      <w:r w:rsidRPr="00E77497">
        <w:t>Syntax</w:t>
      </w:r>
    </w:p>
    <w:p w14:paraId="1DC97148"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540B8C21"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1271" w:name="_Toc385672120"/>
      <w:bookmarkStart w:id="1272" w:name="_Toc393690211"/>
      <w:r w:rsidRPr="00E77497">
        <w:rPr>
          <w:i w:val="0"/>
        </w:rPr>
        <w:br/>
        <w:t>&lt;NBSP&gt;</w:t>
      </w:r>
      <w:r w:rsidRPr="00E77497">
        <w:rPr>
          <w:i w:val="0"/>
        </w:rPr>
        <w:br/>
        <w:t>&lt;BOM&gt;</w:t>
      </w:r>
      <w:r w:rsidRPr="00E77497">
        <w:rPr>
          <w:i w:val="0"/>
        </w:rPr>
        <w:br/>
        <w:t>&lt;USP&gt;</w:t>
      </w:r>
    </w:p>
    <w:p w14:paraId="5A0BB7F0" w14:textId="77777777" w:rsidR="004C02EF" w:rsidRPr="00E77497" w:rsidRDefault="004C02EF" w:rsidP="004C02EF">
      <w:pPr>
        <w:pStyle w:val="20"/>
        <w:numPr>
          <w:ilvl w:val="0"/>
          <w:numId w:val="0"/>
        </w:numPr>
      </w:pPr>
      <w:bookmarkStart w:id="1273" w:name="_Ref449966403"/>
      <w:bookmarkStart w:id="1274" w:name="_Toc472818756"/>
      <w:bookmarkStart w:id="1275" w:name="_Toc235503311"/>
      <w:bookmarkStart w:id="1276" w:name="_Toc241509086"/>
      <w:bookmarkStart w:id="1277" w:name="_Toc244416573"/>
      <w:bookmarkStart w:id="1278" w:name="_Toc276630937"/>
      <w:bookmarkStart w:id="1279" w:name="_Toc314500497"/>
      <w:r w:rsidRPr="00E77497">
        <w:t>7.3</w:t>
      </w:r>
      <w:r w:rsidRPr="00E77497">
        <w:tab/>
        <w:t>Line Terminator</w:t>
      </w:r>
      <w:bookmarkEnd w:id="1271"/>
      <w:bookmarkEnd w:id="1272"/>
      <w:r w:rsidRPr="00E77497">
        <w:t>s</w:t>
      </w:r>
      <w:bookmarkEnd w:id="1273"/>
      <w:bookmarkEnd w:id="1274"/>
      <w:bookmarkEnd w:id="1275"/>
      <w:bookmarkEnd w:id="1276"/>
      <w:bookmarkEnd w:id="1277"/>
      <w:bookmarkEnd w:id="1278"/>
      <w:bookmarkEnd w:id="1279"/>
    </w:p>
    <w:p w14:paraId="0E9C45E3" w14:textId="77777777"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1C31C4D2"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14:paraId="3C587E56"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29F37F1D" w14:textId="77777777" w:rsidR="004C02EF" w:rsidRPr="00E77497" w:rsidRDefault="004C02EF" w:rsidP="004C02EF">
      <w:pPr>
        <w:spacing w:after="120"/>
      </w:pPr>
      <w:r w:rsidRPr="00E77497">
        <w:t>The ECMAScript line terminator characters are listed in Table 3.</w:t>
      </w:r>
    </w:p>
    <w:p w14:paraId="7D603527" w14:textId="77777777" w:rsidR="004C02EF" w:rsidRPr="00E77497" w:rsidRDefault="004C02EF" w:rsidP="004C02EF">
      <w:pPr>
        <w:pStyle w:val="Tabletitle"/>
        <w:rPr>
          <w:rFonts w:eastAsia="Arial Unicode MS"/>
        </w:rPr>
      </w:pPr>
      <w:r w:rsidRPr="00E77497">
        <w:rPr>
          <w:rFonts w:eastAsia="Arial Unicode MS"/>
        </w:rPr>
        <w:t>Table 3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8" w:type="dxa"/>
          <w:right w:w="288" w:type="dxa"/>
        </w:tblCellMar>
        <w:tblLook w:val="0007" w:firstRow="0" w:lastRow="0" w:firstColumn="0" w:lastColumn="0" w:noHBand="0" w:noVBand="0"/>
      </w:tblPr>
      <w:tblGrid>
        <w:gridCol w:w="2292"/>
        <w:gridCol w:w="2520"/>
        <w:gridCol w:w="2449"/>
      </w:tblGrid>
      <w:tr w:rsidR="004C02EF" w:rsidRPr="00E77497" w14:paraId="782CC146" w14:textId="77777777" w:rsidTr="003A4B22">
        <w:trPr>
          <w:trHeight w:val="317"/>
          <w:jc w:val="center"/>
        </w:trPr>
        <w:tc>
          <w:tcPr>
            <w:tcW w:w="2292" w:type="dxa"/>
            <w:shd w:val="solid" w:color="C0C0C0" w:fill="FFFFFF"/>
          </w:tcPr>
          <w:p w14:paraId="6EE40D28"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520" w:type="dxa"/>
            <w:shd w:val="solid" w:color="C0C0C0" w:fill="FFFFFF"/>
          </w:tcPr>
          <w:p w14:paraId="3DD99844"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5FB32F5C"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28AC2588" w14:textId="77777777" w:rsidTr="003A4B22">
        <w:trPr>
          <w:jc w:val="center"/>
        </w:trPr>
        <w:tc>
          <w:tcPr>
            <w:tcW w:w="2292" w:type="dxa"/>
          </w:tcPr>
          <w:p w14:paraId="67FF8700" w14:textId="77777777" w:rsidR="004C02EF" w:rsidRPr="00E77497" w:rsidRDefault="004C02EF" w:rsidP="003A4B22">
            <w:pPr>
              <w:keepNext/>
              <w:keepLines/>
              <w:spacing w:after="60"/>
              <w:rPr>
                <w:rFonts w:ascii="Courier New" w:hAnsi="Courier New"/>
                <w:b/>
              </w:rPr>
            </w:pPr>
            <w:r w:rsidRPr="00E77497">
              <w:rPr>
                <w:rFonts w:ascii="Courier New" w:hAnsi="Courier New"/>
                <w:b/>
              </w:rPr>
              <w:t>\u000A</w:t>
            </w:r>
          </w:p>
        </w:tc>
        <w:tc>
          <w:tcPr>
            <w:tcW w:w="2520" w:type="dxa"/>
          </w:tcPr>
          <w:p w14:paraId="50EAEC7B" w14:textId="77777777" w:rsidR="004C02EF" w:rsidRPr="00E77497" w:rsidRDefault="004C02EF" w:rsidP="003A4B22">
            <w:pPr>
              <w:keepNext/>
              <w:keepLines/>
              <w:spacing w:after="60"/>
            </w:pPr>
            <w:r w:rsidRPr="00E77497">
              <w:t>Line Feed</w:t>
            </w:r>
          </w:p>
        </w:tc>
        <w:tc>
          <w:tcPr>
            <w:tcW w:w="2449" w:type="dxa"/>
          </w:tcPr>
          <w:p w14:paraId="5F7F1096" w14:textId="77777777" w:rsidR="004C02EF" w:rsidRPr="00E77497" w:rsidRDefault="004C02EF" w:rsidP="003A4B22">
            <w:pPr>
              <w:keepNext/>
              <w:keepLines/>
              <w:spacing w:after="60"/>
            </w:pPr>
            <w:r w:rsidRPr="00E77497">
              <w:t>&lt;LF&gt;</w:t>
            </w:r>
          </w:p>
        </w:tc>
      </w:tr>
      <w:tr w:rsidR="004C02EF" w:rsidRPr="00E77497" w14:paraId="2EAC80DE" w14:textId="77777777" w:rsidTr="003A4B22">
        <w:trPr>
          <w:jc w:val="center"/>
        </w:trPr>
        <w:tc>
          <w:tcPr>
            <w:tcW w:w="2292" w:type="dxa"/>
          </w:tcPr>
          <w:p w14:paraId="6F28A07B" w14:textId="77777777" w:rsidR="004C02EF" w:rsidRPr="00E77497" w:rsidRDefault="004C02EF" w:rsidP="003A4B22">
            <w:pPr>
              <w:keepNext/>
              <w:keepLines/>
              <w:spacing w:after="60"/>
              <w:rPr>
                <w:b/>
              </w:rPr>
            </w:pPr>
            <w:r w:rsidRPr="00E77497">
              <w:rPr>
                <w:rFonts w:ascii="Courier New" w:hAnsi="Courier New"/>
                <w:b/>
              </w:rPr>
              <w:t>\u000D</w:t>
            </w:r>
          </w:p>
        </w:tc>
        <w:tc>
          <w:tcPr>
            <w:tcW w:w="2520" w:type="dxa"/>
          </w:tcPr>
          <w:p w14:paraId="04A172DE" w14:textId="77777777" w:rsidR="004C02EF" w:rsidRPr="00E77497" w:rsidRDefault="004C02EF" w:rsidP="003A4B22">
            <w:pPr>
              <w:keepNext/>
              <w:keepLines/>
              <w:spacing w:after="60"/>
            </w:pPr>
            <w:r w:rsidRPr="00E77497">
              <w:t xml:space="preserve">Carriage Return </w:t>
            </w:r>
          </w:p>
        </w:tc>
        <w:tc>
          <w:tcPr>
            <w:tcW w:w="2449" w:type="dxa"/>
          </w:tcPr>
          <w:p w14:paraId="40C05C94" w14:textId="77777777" w:rsidR="004C02EF" w:rsidRPr="00E77497" w:rsidRDefault="004C02EF" w:rsidP="003A4B22">
            <w:pPr>
              <w:keepNext/>
              <w:keepLines/>
              <w:spacing w:after="60"/>
            </w:pPr>
            <w:r w:rsidRPr="00E77497">
              <w:t>&lt;CR&gt;</w:t>
            </w:r>
          </w:p>
        </w:tc>
      </w:tr>
      <w:tr w:rsidR="004C02EF" w:rsidRPr="00E77497" w14:paraId="7BB6F58D" w14:textId="77777777" w:rsidTr="003A4B22">
        <w:trPr>
          <w:jc w:val="center"/>
        </w:trPr>
        <w:tc>
          <w:tcPr>
            <w:tcW w:w="2292" w:type="dxa"/>
          </w:tcPr>
          <w:p w14:paraId="2AD89C17" w14:textId="77777777" w:rsidR="004C02EF" w:rsidRPr="00E77497" w:rsidRDefault="004C02EF" w:rsidP="003A4B22">
            <w:pPr>
              <w:keepNext/>
              <w:keepLines/>
              <w:spacing w:after="60"/>
              <w:rPr>
                <w:rFonts w:ascii="Courier New" w:hAnsi="Courier New"/>
                <w:b/>
              </w:rPr>
            </w:pPr>
            <w:r w:rsidRPr="00E77497">
              <w:rPr>
                <w:rFonts w:ascii="Courier New" w:hAnsi="Courier New"/>
                <w:b/>
              </w:rPr>
              <w:t>\u2028</w:t>
            </w:r>
          </w:p>
        </w:tc>
        <w:tc>
          <w:tcPr>
            <w:tcW w:w="2520" w:type="dxa"/>
          </w:tcPr>
          <w:p w14:paraId="52E8F738" w14:textId="77777777" w:rsidR="004C02EF" w:rsidRPr="00E77497" w:rsidRDefault="004C02EF" w:rsidP="003A4B22">
            <w:pPr>
              <w:keepNext/>
              <w:keepLines/>
              <w:spacing w:after="60"/>
            </w:pPr>
            <w:r w:rsidRPr="00E77497">
              <w:t>Line separator</w:t>
            </w:r>
          </w:p>
        </w:tc>
        <w:tc>
          <w:tcPr>
            <w:tcW w:w="2449" w:type="dxa"/>
          </w:tcPr>
          <w:p w14:paraId="4E610984" w14:textId="77777777" w:rsidR="004C02EF" w:rsidRPr="00E77497" w:rsidRDefault="004C02EF" w:rsidP="003A4B22">
            <w:pPr>
              <w:keepNext/>
              <w:keepLines/>
              <w:spacing w:after="60"/>
            </w:pPr>
            <w:r w:rsidRPr="00E77497">
              <w:t>&lt;LS&gt;</w:t>
            </w:r>
          </w:p>
        </w:tc>
      </w:tr>
      <w:tr w:rsidR="004C02EF" w:rsidRPr="00E77497" w14:paraId="066E8D04" w14:textId="77777777" w:rsidTr="003A4B22">
        <w:trPr>
          <w:jc w:val="center"/>
        </w:trPr>
        <w:tc>
          <w:tcPr>
            <w:tcW w:w="2292" w:type="dxa"/>
          </w:tcPr>
          <w:p w14:paraId="34F711F1" w14:textId="77777777" w:rsidR="004C02EF" w:rsidRPr="00E77497" w:rsidRDefault="004C02EF" w:rsidP="003A4B22">
            <w:pPr>
              <w:keepLines/>
              <w:spacing w:after="60"/>
              <w:rPr>
                <w:rFonts w:ascii="Courier New" w:hAnsi="Courier New"/>
                <w:b/>
              </w:rPr>
            </w:pPr>
            <w:r w:rsidRPr="00E77497">
              <w:rPr>
                <w:rFonts w:ascii="Courier New" w:hAnsi="Courier New"/>
                <w:b/>
              </w:rPr>
              <w:t>\u2029</w:t>
            </w:r>
          </w:p>
        </w:tc>
        <w:tc>
          <w:tcPr>
            <w:tcW w:w="2520" w:type="dxa"/>
          </w:tcPr>
          <w:p w14:paraId="05781DCD" w14:textId="77777777" w:rsidR="004C02EF" w:rsidRPr="00E77497" w:rsidRDefault="004C02EF" w:rsidP="003A4B22">
            <w:pPr>
              <w:keepLines/>
              <w:spacing w:after="60"/>
            </w:pPr>
            <w:r w:rsidRPr="00E77497">
              <w:t>Paragraph separator</w:t>
            </w:r>
          </w:p>
        </w:tc>
        <w:tc>
          <w:tcPr>
            <w:tcW w:w="2449" w:type="dxa"/>
          </w:tcPr>
          <w:p w14:paraId="6C1BED61" w14:textId="77777777" w:rsidR="004C02EF" w:rsidRPr="00E77497" w:rsidRDefault="004C02EF" w:rsidP="003A4B22">
            <w:pPr>
              <w:keepLines/>
              <w:spacing w:after="60"/>
            </w:pPr>
            <w:r w:rsidRPr="00E77497">
              <w:t>&lt;PS&gt;</w:t>
            </w:r>
          </w:p>
        </w:tc>
      </w:tr>
    </w:tbl>
    <w:p w14:paraId="5A247FC9" w14:textId="77777777" w:rsidR="004C02EF" w:rsidRPr="00E77497" w:rsidRDefault="004C02EF" w:rsidP="004C02EF">
      <w:r w:rsidRPr="00E77497">
        <w:t>Only the characters in Table 3 are treated as line terminators. Other new line or line breaking characters are treated as white space but not as line terminators. The character sequence &lt;CR&gt;&lt;LF&gt; is commonly used as a line terminator. It should be considered a single character for the purpose of reporting line numbers.</w:t>
      </w:r>
    </w:p>
    <w:p w14:paraId="454717BD" w14:textId="77777777" w:rsidR="004C02EF" w:rsidRPr="00E77497" w:rsidRDefault="004C02EF" w:rsidP="004C02EF">
      <w:pPr>
        <w:pStyle w:val="Syntax"/>
      </w:pPr>
      <w:r w:rsidRPr="00E77497">
        <w:t>Syntax</w:t>
      </w:r>
    </w:p>
    <w:p w14:paraId="53667FB5"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1E3E18A0" w14:textId="77777777" w:rsidR="004C02EF" w:rsidRPr="00E77497" w:rsidRDefault="004C02EF" w:rsidP="004C02EF">
      <w:pPr>
        <w:pStyle w:val="SyntaxDefinition"/>
        <w:rPr>
          <w:i w:val="0"/>
        </w:rPr>
      </w:pPr>
      <w:r w:rsidRPr="00E77497">
        <w:rPr>
          <w:i w:val="0"/>
        </w:rPr>
        <w:t>&lt;LF&gt;</w:t>
      </w:r>
      <w:r w:rsidRPr="00E77497">
        <w:rPr>
          <w:i w:val="0"/>
        </w:rPr>
        <w:br/>
        <w:t>&lt;CR&gt;</w:t>
      </w:r>
      <w:bookmarkStart w:id="1280" w:name="_Ref379871138"/>
      <w:bookmarkStart w:id="1281" w:name="_Toc381513618"/>
      <w:bookmarkStart w:id="1282" w:name="_Toc382202760"/>
      <w:bookmarkStart w:id="1283" w:name="_Toc382202980"/>
      <w:bookmarkStart w:id="1284" w:name="_Toc382212140"/>
      <w:bookmarkStart w:id="1285" w:name="_Toc382212319"/>
      <w:bookmarkStart w:id="1286" w:name="_Toc382291485"/>
      <w:bookmarkStart w:id="1287" w:name="_Toc385672121"/>
      <w:bookmarkStart w:id="1288" w:name="_Toc393690212"/>
      <w:r w:rsidRPr="00E77497">
        <w:rPr>
          <w:i w:val="0"/>
        </w:rPr>
        <w:br/>
        <w:t>&lt;LS&gt;</w:t>
      </w:r>
      <w:r w:rsidRPr="00E77497">
        <w:rPr>
          <w:i w:val="0"/>
        </w:rPr>
        <w:br/>
        <w:t>&lt;PS&gt;</w:t>
      </w:r>
    </w:p>
    <w:p w14:paraId="4F436BBF"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68894C03"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7635EFD2" w14:textId="77777777" w:rsidR="004C02EF" w:rsidRPr="00E77497" w:rsidRDefault="004C02EF" w:rsidP="004C02EF">
      <w:pPr>
        <w:pStyle w:val="20"/>
        <w:numPr>
          <w:ilvl w:val="0"/>
          <w:numId w:val="0"/>
        </w:numPr>
      </w:pPr>
      <w:bookmarkStart w:id="1289" w:name="_Ref457437441"/>
      <w:bookmarkStart w:id="1290" w:name="_Ref457437442"/>
      <w:bookmarkStart w:id="1291" w:name="_Ref457437443"/>
      <w:bookmarkStart w:id="1292" w:name="_Ref457437444"/>
      <w:bookmarkStart w:id="1293" w:name="_Ref457437448"/>
      <w:bookmarkStart w:id="1294" w:name="_Ref457437449"/>
      <w:bookmarkStart w:id="1295" w:name="_Ref457437450"/>
      <w:bookmarkStart w:id="1296" w:name="_Ref457437451"/>
      <w:bookmarkStart w:id="1297" w:name="_Ref457437452"/>
      <w:bookmarkStart w:id="1298" w:name="_Toc472818757"/>
      <w:bookmarkStart w:id="1299" w:name="_Toc235503312"/>
      <w:bookmarkStart w:id="1300" w:name="_Toc241509087"/>
      <w:bookmarkStart w:id="1301" w:name="_Toc244416574"/>
      <w:bookmarkStart w:id="1302" w:name="_Toc276630938"/>
      <w:bookmarkStart w:id="1303" w:name="_Toc314500498"/>
      <w:r w:rsidRPr="00E77497">
        <w:t>7.4</w:t>
      </w:r>
      <w:r w:rsidRPr="00E77497">
        <w:tab/>
        <w:t>Comment</w:t>
      </w:r>
      <w:bookmarkEnd w:id="1280"/>
      <w:bookmarkEnd w:id="1281"/>
      <w:bookmarkEnd w:id="1282"/>
      <w:bookmarkEnd w:id="1283"/>
      <w:bookmarkEnd w:id="1284"/>
      <w:bookmarkEnd w:id="1285"/>
      <w:bookmarkEnd w:id="1286"/>
      <w:bookmarkEnd w:id="1287"/>
      <w:bookmarkEnd w:id="1288"/>
      <w:r w:rsidRPr="00E77497">
        <w:t>s</w:t>
      </w:r>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0E3E383D" w14:textId="77777777" w:rsidR="004C02EF" w:rsidRPr="00E77497" w:rsidRDefault="004C02EF" w:rsidP="004C02EF">
      <w:r w:rsidRPr="00E77497">
        <w:t>Comments can be either single or multi-line. Multi-line comments cannot nest.</w:t>
      </w:r>
    </w:p>
    <w:p w14:paraId="040033D6" w14:textId="77777777" w:rsidR="004C02EF" w:rsidRPr="00E77497" w:rsidRDefault="004C02EF" w:rsidP="004C02EF">
      <w:r w:rsidRPr="00E77497">
        <w:t xml:space="preserve">Because a single-line comment can contain any 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16D14AA6"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762974BA" w14:textId="77777777" w:rsidR="004C02EF" w:rsidRPr="00E77497" w:rsidRDefault="004C02EF" w:rsidP="004C02EF">
      <w:pPr>
        <w:pStyle w:val="Syntax"/>
      </w:pPr>
      <w:r w:rsidRPr="00E77497">
        <w:t>Syntax</w:t>
      </w:r>
    </w:p>
    <w:p w14:paraId="2F700D24"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78B4E46F" w14:textId="77777777" w:rsidR="004C02EF" w:rsidRPr="00E77497" w:rsidRDefault="004C02EF" w:rsidP="004C02EF">
      <w:pPr>
        <w:pStyle w:val="SyntaxDefinition"/>
      </w:pPr>
      <w:r w:rsidRPr="00E77497">
        <w:t>MultiLineComment</w:t>
      </w:r>
      <w:r w:rsidRPr="00E77497">
        <w:br/>
        <w:t>SingleLineComment</w:t>
      </w:r>
    </w:p>
    <w:p w14:paraId="4EAC65AB"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46C527F7"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149AF637"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17E45A66"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2E6CBA4C"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1C33B4C7"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06AAEE7E"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668C1417"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26EB98AA"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374C7139"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0AA06BC8"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4753837D"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69E83636"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0C74B3BA"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741F8E94"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79ADC3D1"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304" w:name="_Toc381513619"/>
      <w:bookmarkStart w:id="1305" w:name="_Toc382202761"/>
      <w:bookmarkStart w:id="1306" w:name="_Toc382202981"/>
      <w:bookmarkStart w:id="1307" w:name="_Toc382212141"/>
      <w:bookmarkStart w:id="1308" w:name="_Toc382212320"/>
      <w:bookmarkStart w:id="1309" w:name="_Toc382291486"/>
      <w:bookmarkStart w:id="1310" w:name="_Toc385672122"/>
      <w:bookmarkStart w:id="1311" w:name="_Toc393690213"/>
    </w:p>
    <w:p w14:paraId="1A3E131A" w14:textId="77777777" w:rsidR="004C02EF" w:rsidRPr="00E77497" w:rsidRDefault="004C02EF" w:rsidP="004C02EF">
      <w:pPr>
        <w:pStyle w:val="20"/>
        <w:numPr>
          <w:ilvl w:val="0"/>
          <w:numId w:val="0"/>
        </w:numPr>
      </w:pPr>
      <w:bookmarkStart w:id="1312" w:name="_Ref457437455"/>
      <w:bookmarkStart w:id="1313" w:name="_Toc472818758"/>
      <w:bookmarkStart w:id="1314" w:name="_Toc235503313"/>
      <w:bookmarkStart w:id="1315" w:name="_Toc241509088"/>
      <w:bookmarkStart w:id="1316" w:name="_Toc244416575"/>
      <w:bookmarkStart w:id="1317" w:name="_Toc276630939"/>
      <w:bookmarkStart w:id="1318" w:name="_Toc314500499"/>
      <w:r w:rsidRPr="00E77497">
        <w:t>7.5</w:t>
      </w:r>
      <w:r w:rsidRPr="00E77497">
        <w:tab/>
        <w:t>Token</w:t>
      </w:r>
      <w:bookmarkEnd w:id="1304"/>
      <w:bookmarkEnd w:id="1305"/>
      <w:bookmarkEnd w:id="1306"/>
      <w:bookmarkEnd w:id="1307"/>
      <w:bookmarkEnd w:id="1308"/>
      <w:bookmarkEnd w:id="1309"/>
      <w:bookmarkEnd w:id="1310"/>
      <w:bookmarkEnd w:id="1311"/>
      <w:r w:rsidRPr="00E77497">
        <w:t>s</w:t>
      </w:r>
      <w:bookmarkEnd w:id="1312"/>
      <w:bookmarkEnd w:id="1313"/>
      <w:bookmarkEnd w:id="1314"/>
      <w:bookmarkEnd w:id="1315"/>
      <w:bookmarkEnd w:id="1316"/>
      <w:bookmarkEnd w:id="1317"/>
      <w:bookmarkEnd w:id="1318"/>
    </w:p>
    <w:p w14:paraId="5A6F8EC1" w14:textId="77777777" w:rsidR="004C02EF" w:rsidRPr="00E77497" w:rsidRDefault="004C02EF" w:rsidP="004C02EF">
      <w:pPr>
        <w:pStyle w:val="Syntax"/>
      </w:pPr>
      <w:r w:rsidRPr="00E77497">
        <w:t>Syntax</w:t>
      </w:r>
    </w:p>
    <w:p w14:paraId="04C478CE" w14:textId="77777777" w:rsidR="004C02EF" w:rsidRPr="00E77497" w:rsidRDefault="004C02EF" w:rsidP="004C02EF">
      <w:pPr>
        <w:pStyle w:val="SyntaxRule"/>
      </w:pPr>
      <w:r w:rsidRPr="00E77497">
        <w:t xml:space="preserve">Token </w:t>
      </w:r>
      <w:r w:rsidRPr="00E77497">
        <w:rPr>
          <w:rFonts w:ascii="Arial" w:hAnsi="Arial" w:cs="Arial"/>
          <w:b/>
          <w:i w:val="0"/>
        </w:rPr>
        <w:t>::</w:t>
      </w:r>
    </w:p>
    <w:p w14:paraId="005B1F87"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1319" w:name="_Toc381513620"/>
      <w:bookmarkStart w:id="1320" w:name="_Toc382202762"/>
      <w:bookmarkStart w:id="1321" w:name="_Toc382202982"/>
      <w:bookmarkStart w:id="1322" w:name="_Toc382212142"/>
      <w:bookmarkStart w:id="1323" w:name="_Toc382212321"/>
      <w:bookmarkStart w:id="1324" w:name="_Toc382291487"/>
      <w:bookmarkStart w:id="1325" w:name="_Toc385672123"/>
      <w:bookmarkStart w:id="1326" w:name="_Toc393690214"/>
    </w:p>
    <w:p w14:paraId="42D5235B"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Pr="00E77497">
        <w:t xml:space="preserve"> and </w:t>
      </w:r>
      <w:r w:rsidRPr="00E77497">
        <w:rPr>
          <w:rFonts w:ascii="Times New Roman" w:hAnsi="Times New Roman"/>
          <w:i/>
        </w:rPr>
        <w:t>RegularExpressionLiteral</w:t>
      </w:r>
      <w:r w:rsidRPr="00E77497">
        <w:t xml:space="preserve"> productions define tokens, but are not included in the </w:t>
      </w:r>
      <w:r w:rsidRPr="00E77497">
        <w:rPr>
          <w:rFonts w:ascii="Times New Roman" w:hAnsi="Times New Roman"/>
          <w:i/>
        </w:rPr>
        <w:t>Token</w:t>
      </w:r>
      <w:r w:rsidRPr="00E77497">
        <w:t xml:space="preserve"> production.</w:t>
      </w:r>
      <w:bookmarkStart w:id="1327" w:name="_Toc381513623"/>
      <w:bookmarkStart w:id="1328" w:name="_Toc382202765"/>
      <w:bookmarkStart w:id="1329" w:name="_Toc382202985"/>
      <w:bookmarkStart w:id="1330" w:name="_Toc382212145"/>
      <w:bookmarkStart w:id="1331" w:name="_Toc382212324"/>
      <w:bookmarkStart w:id="1332" w:name="_Toc382291490"/>
      <w:bookmarkStart w:id="1333" w:name="_Ref382709859"/>
      <w:bookmarkStart w:id="1334" w:name="_Toc385672126"/>
      <w:bookmarkStart w:id="1335" w:name="_Toc393690217"/>
      <w:bookmarkEnd w:id="1319"/>
      <w:bookmarkEnd w:id="1320"/>
      <w:bookmarkEnd w:id="1321"/>
      <w:bookmarkEnd w:id="1322"/>
      <w:bookmarkEnd w:id="1323"/>
      <w:bookmarkEnd w:id="1324"/>
      <w:bookmarkEnd w:id="1325"/>
      <w:bookmarkEnd w:id="1326"/>
    </w:p>
    <w:p w14:paraId="05BA4570" w14:textId="77777777" w:rsidR="004C02EF" w:rsidRPr="004D1BD1" w:rsidRDefault="004C02EF" w:rsidP="004C02EF">
      <w:pPr>
        <w:pStyle w:val="20"/>
        <w:numPr>
          <w:ilvl w:val="0"/>
          <w:numId w:val="0"/>
        </w:numPr>
      </w:pPr>
      <w:bookmarkStart w:id="1336" w:name="_Ref451679320"/>
      <w:bookmarkStart w:id="1337" w:name="_Toc472818762"/>
      <w:bookmarkStart w:id="1338" w:name="_Toc235503314"/>
      <w:bookmarkStart w:id="1339" w:name="_Toc241509089"/>
      <w:bookmarkStart w:id="1340" w:name="_Toc244416576"/>
      <w:bookmarkStart w:id="1341" w:name="_Toc276630940"/>
      <w:bookmarkStart w:id="1342" w:name="_Toc314500500"/>
      <w:r w:rsidRPr="004D1BD1">
        <w:t>7.6</w:t>
      </w:r>
      <w:r w:rsidRPr="004D1BD1">
        <w:tab/>
        <w:t>Identifier Names and Identifier</w:t>
      </w:r>
      <w:bookmarkEnd w:id="1327"/>
      <w:bookmarkEnd w:id="1328"/>
      <w:bookmarkEnd w:id="1329"/>
      <w:bookmarkEnd w:id="1330"/>
      <w:bookmarkEnd w:id="1331"/>
      <w:bookmarkEnd w:id="1332"/>
      <w:bookmarkEnd w:id="1333"/>
      <w:bookmarkEnd w:id="1334"/>
      <w:bookmarkEnd w:id="1335"/>
      <w:r w:rsidRPr="004D1BD1">
        <w:t>s</w:t>
      </w:r>
      <w:bookmarkEnd w:id="1336"/>
      <w:bookmarkEnd w:id="1337"/>
      <w:bookmarkEnd w:id="1338"/>
      <w:bookmarkEnd w:id="1339"/>
      <w:bookmarkEnd w:id="1340"/>
      <w:bookmarkEnd w:id="1341"/>
      <w:bookmarkEnd w:id="1342"/>
    </w:p>
    <w:p w14:paraId="56068059" w14:textId="77777777" w:rsidR="004C02EF" w:rsidRPr="00E77497" w:rsidRDefault="004C02EF" w:rsidP="004C02EF">
      <w:r w:rsidRPr="00E65A34">
        <w:t>Identifier Names are tokens that are interpreted according to the grammar given in the “Identifiers” section of chapter 5 of the Unicode standard, with some small mod</w:t>
      </w:r>
      <w:r w:rsidRPr="009C202C">
        <w:t xml:space="preserve">ifications. An </w:t>
      </w:r>
      <w:r w:rsidRPr="009C202C">
        <w:rPr>
          <w:rFonts w:ascii="Times New Roman" w:hAnsi="Times New Roman"/>
          <w:i/>
        </w:rPr>
        <w:t>Identifier</w:t>
      </w:r>
      <w:r w:rsidRPr="009C202C">
        <w:t xml:space="preserve"> is an </w:t>
      </w:r>
      <w:r w:rsidRPr="00675B74">
        <w:rPr>
          <w:rFonts w:ascii="Times New Roman" w:hAnsi="Times New Roman"/>
          <w:i/>
        </w:rPr>
        <w:t>IdentifierName</w:t>
      </w:r>
      <w:r w:rsidRPr="00E77497">
        <w:t xml:space="preserve"> that is not a </w:t>
      </w:r>
      <w:r w:rsidRPr="00E77497">
        <w:rPr>
          <w:rFonts w:ascii="Times New Roman" w:hAnsi="Times New Roman"/>
          <w:i/>
        </w:rPr>
        <w:t>ReservedWord</w:t>
      </w:r>
      <w:r w:rsidRPr="00E77497">
        <w:t xml:space="preserve"> (see 7.6.1). The Unicode identifier grammar is based on both normative and informative character categories specified by the Unicode Standard. The characters in the specified categories in version 3.0 of the Unicode standard must be treated as in those categories by all conforming ECMAScript implementations.</w:t>
      </w:r>
    </w:p>
    <w:p w14:paraId="5276CC0B" w14:textId="77777777" w:rsidR="004C02EF" w:rsidRPr="00E77497" w:rsidRDefault="004C02EF" w:rsidP="004C02EF">
      <w:r w:rsidRPr="00E77497">
        <w:t>This standard specifies specific character additions: The dollar sign (</w:t>
      </w:r>
      <w:r w:rsidRPr="00E77497">
        <w:rPr>
          <w:rFonts w:ascii="Courier New" w:hAnsi="Courier New" w:cs="Courier New"/>
          <w:b/>
        </w:rPr>
        <w:t>$</w:t>
      </w:r>
      <w:r w:rsidRPr="00E77497">
        <w:t>) and the underscore (</w:t>
      </w:r>
      <w:r w:rsidRPr="00E77497">
        <w:rPr>
          <w:rFonts w:ascii="Courier New" w:hAnsi="Courier New" w:cs="Courier New"/>
          <w:b/>
        </w:rPr>
        <w:t>_</w:t>
      </w:r>
      <w:r w:rsidRPr="00E77497">
        <w:t xml:space="preserve">) are permitted anywhere in an </w:t>
      </w:r>
      <w:r w:rsidRPr="00E77497">
        <w:rPr>
          <w:rFonts w:ascii="Times New Roman" w:hAnsi="Times New Roman"/>
          <w:i/>
        </w:rPr>
        <w:t>IdentifierName</w:t>
      </w:r>
      <w:r w:rsidRPr="00E77497">
        <w:t>.</w:t>
      </w:r>
    </w:p>
    <w:p w14:paraId="327EA98C" w14:textId="77777777" w:rsidR="004C02EF" w:rsidRPr="00E77497" w:rsidRDefault="004C02EF" w:rsidP="004C02EF">
      <w:r w:rsidRPr="00E77497">
        <w:t xml:space="preserve">Unicode escape sequences are also permitted in an </w:t>
      </w:r>
      <w:r w:rsidRPr="00E77497">
        <w:rPr>
          <w:rFonts w:ascii="Times New Roman" w:hAnsi="Times New Roman"/>
          <w:i/>
        </w:rPr>
        <w:t>IdentifierName</w:t>
      </w:r>
      <w:r w:rsidRPr="00E77497">
        <w:t xml:space="preserve">, where they contribute a single character to the </w:t>
      </w:r>
      <w:r w:rsidRPr="00E77497">
        <w:rPr>
          <w:rFonts w:ascii="Times New Roman" w:hAnsi="Times New Roman"/>
          <w:i/>
        </w:rPr>
        <w:t>IdentifierName</w:t>
      </w:r>
      <w:r w:rsidRPr="00E77497">
        <w:t xml:space="preserve">, as computed by the CV of the </w:t>
      </w:r>
      <w:r w:rsidRPr="00E77497">
        <w:rPr>
          <w:rFonts w:ascii="Times New Roman" w:hAnsi="Times New Roman"/>
          <w:i/>
        </w:rPr>
        <w:t>UnicodeEscapeSequence</w:t>
      </w:r>
      <w:r w:rsidRPr="00E77497">
        <w:t xml:space="preserve"> (see 7.8.4).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does not contribute a character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its </w:t>
      </w:r>
      <w:r w:rsidRPr="00E77497">
        <w:rPr>
          <w:rFonts w:ascii="Times New Roman" w:hAnsi="Times New Roman"/>
          <w:i/>
        </w:rPr>
        <w:t>UnicodeEscapeSequence</w:t>
      </w:r>
      <w:r w:rsidRPr="00E77497">
        <w:t xml:space="preserve">'s CV,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All interpretations of identifiers within this specification are based upon their actual characters regardless of whether or not an escape sequence was used to contribute any particular characters.</w:t>
      </w:r>
    </w:p>
    <w:p w14:paraId="403B3ABF"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The intent is that the incoming source text has been converted to normalised form C before it reaches the compiler.</w:t>
      </w:r>
    </w:p>
    <w:p w14:paraId="3B4997E4" w14:textId="77777777" w:rsidR="004C02EF" w:rsidRPr="00E77497" w:rsidRDefault="004C02EF" w:rsidP="004C02EF">
      <w:r w:rsidRPr="00E77497">
        <w:t>ECMAScript implementations may recognise identifier characters defined in later editions of the Unicode Standard. If portability is a concern, programmers should only employ identifier characters defined in Unicode 3.0.</w:t>
      </w:r>
    </w:p>
    <w:p w14:paraId="1154CBE4" w14:textId="77777777" w:rsidR="004C02EF" w:rsidRPr="00E77497" w:rsidRDefault="004C02EF" w:rsidP="004C02EF">
      <w:pPr>
        <w:pStyle w:val="Syntax"/>
      </w:pPr>
      <w:r w:rsidRPr="00E77497">
        <w:t>Syntax</w:t>
      </w:r>
    </w:p>
    <w:p w14:paraId="7D1E96EE"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19913601"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72D17C7B"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69A17CC2" w14:textId="77777777" w:rsidR="004C02EF" w:rsidRPr="00E77497" w:rsidRDefault="004C02EF" w:rsidP="004C02EF">
      <w:pPr>
        <w:pStyle w:val="SyntaxDefinition"/>
      </w:pPr>
      <w:r w:rsidRPr="00E77497">
        <w:t>IdentifierStart</w:t>
      </w:r>
      <w:r w:rsidRPr="00E77497">
        <w:br/>
        <w:t>IdentifierName IdentifierPart</w:t>
      </w:r>
    </w:p>
    <w:p w14:paraId="733C04E7" w14:textId="77777777" w:rsidR="004C02EF" w:rsidRPr="00E77497" w:rsidRDefault="004C02EF" w:rsidP="004C02EF">
      <w:pPr>
        <w:pStyle w:val="SyntaxRule"/>
      </w:pPr>
      <w:bookmarkStart w:id="1343" w:name="_Toc381513624"/>
      <w:bookmarkStart w:id="1344" w:name="_Toc382202766"/>
      <w:bookmarkStart w:id="1345" w:name="_Toc382202986"/>
      <w:bookmarkStart w:id="1346" w:name="_Toc382212146"/>
      <w:bookmarkStart w:id="1347" w:name="_Toc382212325"/>
      <w:bookmarkStart w:id="1348" w:name="_Toc382291491"/>
      <w:bookmarkStart w:id="1349" w:name="_Ref382710006"/>
      <w:bookmarkStart w:id="1350" w:name="_Toc385672127"/>
      <w:bookmarkStart w:id="1351" w:name="_Toc393690218"/>
      <w:r w:rsidRPr="00E77497">
        <w:t xml:space="preserve">IdentifierStart </w:t>
      </w:r>
      <w:r w:rsidRPr="00E77497">
        <w:rPr>
          <w:rFonts w:ascii="Arial" w:hAnsi="Arial" w:cs="Arial"/>
          <w:b/>
          <w:i w:val="0"/>
        </w:rPr>
        <w:t>::</w:t>
      </w:r>
    </w:p>
    <w:p w14:paraId="6094F75F" w14:textId="77777777" w:rsidR="004C02EF" w:rsidRPr="00E77497" w:rsidRDefault="004C02EF" w:rsidP="004C02EF">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4DE2CF41"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1135BEFE" w14:textId="77777777" w:rsidR="004C02EF" w:rsidRPr="00E77497" w:rsidRDefault="004C02EF" w:rsidP="004C02EF">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55ECC999" w14:textId="77777777" w:rsidR="004C02EF" w:rsidRPr="00E77497" w:rsidRDefault="004C02EF" w:rsidP="004C02EF">
      <w:pPr>
        <w:pStyle w:val="SyntaxRule"/>
      </w:pPr>
      <w:r w:rsidRPr="00E77497">
        <w:t xml:space="preserve">UnicodeLetter </w:t>
      </w:r>
      <w:r w:rsidRPr="00E77497">
        <w:rPr>
          <w:rFonts w:ascii="Arial" w:hAnsi="Arial" w:cs="Arial"/>
          <w:b/>
          <w:i w:val="0"/>
        </w:rPr>
        <w:t>::</w:t>
      </w:r>
    </w:p>
    <w:p w14:paraId="77FEDCAD"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“Uppercase letter (Lu)”, “Lowercase letter (Ll)”, “Titlecase letter (Lt)”, “Modifier letter (Lm)”, “Other letter (Lo)”, or “Letter number (Nl)”.</w:t>
      </w:r>
    </w:p>
    <w:p w14:paraId="0764E0D9" w14:textId="77777777" w:rsidR="004C02EF" w:rsidRPr="00E77497" w:rsidRDefault="004C02EF" w:rsidP="004C02EF">
      <w:pPr>
        <w:pStyle w:val="SyntaxRule"/>
      </w:pPr>
      <w:r w:rsidRPr="00E77497">
        <w:t xml:space="preserve">UnicodeCombiningMark </w:t>
      </w:r>
      <w:r w:rsidRPr="00E77497">
        <w:rPr>
          <w:rFonts w:ascii="Arial" w:hAnsi="Arial" w:cs="Arial"/>
          <w:b/>
          <w:i w:val="0"/>
        </w:rPr>
        <w:t>::</w:t>
      </w:r>
    </w:p>
    <w:p w14:paraId="44128C05"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“Non-spacing mark (Mn)” or “Combining spacing mark (Mc)”</w:t>
      </w:r>
    </w:p>
    <w:p w14:paraId="16927595" w14:textId="77777777" w:rsidR="004C02EF" w:rsidRPr="00E77497" w:rsidRDefault="004C02EF" w:rsidP="004C02EF">
      <w:pPr>
        <w:pStyle w:val="SyntaxRule"/>
      </w:pPr>
      <w:r w:rsidRPr="00E77497">
        <w:t xml:space="preserve">UnicodeDigit </w:t>
      </w:r>
      <w:r w:rsidRPr="00E77497">
        <w:rPr>
          <w:rFonts w:ascii="Arial" w:hAnsi="Arial" w:cs="Arial"/>
          <w:b/>
          <w:i w:val="0"/>
        </w:rPr>
        <w:t>::</w:t>
      </w:r>
    </w:p>
    <w:p w14:paraId="0BB59FD6"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“Decimal number (Nd)”</w:t>
      </w:r>
    </w:p>
    <w:p w14:paraId="51C18BE3" w14:textId="77777777" w:rsidR="004C02EF" w:rsidRPr="00E77497" w:rsidRDefault="004C02EF" w:rsidP="004C02EF">
      <w:pPr>
        <w:pStyle w:val="SyntaxRule"/>
      </w:pPr>
      <w:r w:rsidRPr="00E77497">
        <w:t xml:space="preserve">UnicodeConnectorPunctuation </w:t>
      </w:r>
      <w:r w:rsidRPr="00E77497">
        <w:rPr>
          <w:rFonts w:ascii="Arial" w:hAnsi="Arial" w:cs="Arial"/>
          <w:b/>
          <w:i w:val="0"/>
        </w:rPr>
        <w:t>::</w:t>
      </w:r>
    </w:p>
    <w:p w14:paraId="092077AF"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“Connector punctuation (Pc)”</w:t>
      </w:r>
    </w:p>
    <w:p w14:paraId="3D9C1D7C" w14:textId="77777777" w:rsidR="004C02EF" w:rsidRPr="00E77497" w:rsidRDefault="004C02EF" w:rsidP="004C02EF">
      <w:r w:rsidRPr="00E77497">
        <w:t xml:space="preserve">The definitions of the nonterminal </w:t>
      </w:r>
      <w:r w:rsidRPr="00E77497">
        <w:rPr>
          <w:rFonts w:ascii="Times New Roman" w:hAnsi="Times New Roman"/>
          <w:i/>
        </w:rPr>
        <w:t>UnicodeEscapeSequence</w:t>
      </w:r>
      <w:r w:rsidRPr="00E77497">
        <w:t xml:space="preserve"> is given in 7.8.4</w:t>
      </w:r>
    </w:p>
    <w:p w14:paraId="2923FEA2" w14:textId="77777777" w:rsidR="00A2366F" w:rsidRPr="00E77497" w:rsidRDefault="00A2366F" w:rsidP="00A2366F">
      <w:pPr>
        <w:rPr>
          <w:ins w:id="1352" w:author="Rev 4 Allen Wirfs-Brock" w:date="2011-10-19T12:33:00Z"/>
          <w:rFonts w:ascii="Helvetica" w:hAnsi="Helvetica"/>
          <w:b/>
        </w:rPr>
      </w:pPr>
      <w:bookmarkStart w:id="1353" w:name="_Toc235503315"/>
      <w:bookmarkStart w:id="1354" w:name="_Toc241509090"/>
      <w:bookmarkStart w:id="1355" w:name="_Toc244416577"/>
      <w:bookmarkStart w:id="1356" w:name="_Toc276630941"/>
      <w:ins w:id="1357" w:author="Rev 4 Allen Wirfs-Brock" w:date="2011-10-19T12:33:00Z">
        <w:r w:rsidRPr="00E77497">
          <w:rPr>
            <w:rFonts w:ascii="Helvetica" w:hAnsi="Helvetica"/>
            <w:b/>
          </w:rPr>
          <w:t xml:space="preserve">Static Semantics:  </w:t>
        </w:r>
        <w:r w:rsidRPr="00E77497">
          <w:rPr>
            <w:rStyle w:val="bnf"/>
            <w:rFonts w:ascii="Helvetica" w:hAnsi="Helvetica"/>
            <w:b/>
            <w:i w:val="0"/>
          </w:rPr>
          <w:t>String Value</w:t>
        </w:r>
      </w:ins>
    </w:p>
    <w:p w14:paraId="64EC457F" w14:textId="77777777" w:rsidR="009D6071" w:rsidRPr="00E77497" w:rsidDel="00A2366F" w:rsidRDefault="009D6071" w:rsidP="009D6071">
      <w:pPr>
        <w:pStyle w:val="Syntax"/>
        <w:rPr>
          <w:ins w:id="1358" w:author="Rev 3 Allen Wirfs-Brock" w:date="2011-09-22T13:54:00Z"/>
          <w:del w:id="1359" w:author="Rev 4 Allen Wirfs-Brock" w:date="2011-10-19T12:33:00Z"/>
        </w:rPr>
      </w:pPr>
      <w:ins w:id="1360" w:author="Rev 3 Allen Wirfs-Brock" w:date="2011-09-22T13:54:00Z">
        <w:del w:id="1361" w:author="Rev 4 Allen Wirfs-Brock" w:date="2011-10-19T12:33:00Z">
          <w:r w:rsidRPr="00E77497" w:rsidDel="00A2366F">
            <w:delText>Semantics</w:delText>
          </w:r>
        </w:del>
      </w:ins>
    </w:p>
    <w:p w14:paraId="5732FF43" w14:textId="77777777" w:rsidR="009D6071" w:rsidRPr="00E77497" w:rsidRDefault="009D6071" w:rsidP="009D6071">
      <w:pPr>
        <w:rPr>
          <w:ins w:id="1362" w:author="Rev 3 Allen Wirfs-Brock" w:date="2011-09-22T13:54:00Z"/>
        </w:rPr>
      </w:pPr>
      <w:ins w:id="1363" w:author="Rev 3 Allen Wirfs-Brock" w:date="2011-09-22T13:54:00Z">
        <w:del w:id="1364" w:author="Rev 4 Allen Wirfs-Brock" w:date="2011-10-19T12:33:00Z">
          <w:r w:rsidRPr="00E77497" w:rsidDel="00A2366F">
            <w:delText xml:space="preserve">The </w:delText>
          </w:r>
          <w:r w:rsidRPr="00E77497" w:rsidDel="00A2366F">
            <w:rPr>
              <w:rFonts w:ascii="Times New Roman" w:eastAsia="Times New Roman" w:hAnsi="Times New Roman"/>
              <w:spacing w:val="6"/>
              <w:lang w:eastAsia="en-US"/>
            </w:rPr>
            <w:delText xml:space="preserve">String </w:delText>
          </w:r>
        </w:del>
        <w:del w:id="1365" w:author="Rev 4 Allen Wirfs-Brock" w:date="2011-10-19T12:31:00Z">
          <w:r w:rsidRPr="00E77497" w:rsidDel="00A2366F">
            <w:rPr>
              <w:rFonts w:ascii="Times New Roman" w:eastAsia="Times New Roman" w:hAnsi="Times New Roman"/>
              <w:spacing w:val="6"/>
              <w:lang w:eastAsia="en-US"/>
            </w:rPr>
            <w:delText>v</w:delText>
          </w:r>
        </w:del>
        <w:del w:id="1366" w:author="Rev 4 Allen Wirfs-Brock" w:date="2011-10-19T12:33:00Z">
          <w:r w:rsidRPr="00E77497" w:rsidDel="00A2366F">
            <w:rPr>
              <w:rFonts w:ascii="Times New Roman" w:eastAsia="Times New Roman" w:hAnsi="Times New Roman"/>
              <w:spacing w:val="6"/>
              <w:lang w:eastAsia="en-US"/>
            </w:rPr>
            <w:delText xml:space="preserve">alue </w:delText>
          </w:r>
          <w:r w:rsidRPr="00E77497" w:rsidDel="00A2366F">
            <w:delText xml:space="preserve">of </w:delText>
          </w:r>
        </w:del>
      </w:ins>
      <w:ins w:id="1367" w:author="Rev 3 Allen Wirfs-Brock" w:date="2011-09-22T13:55:00Z">
        <w:del w:id="1368" w:author="Rev 4 Allen Wirfs-Brock" w:date="2011-10-19T12:33:00Z">
          <w:r w:rsidRPr="00E77497" w:rsidDel="00A2366F">
            <w:delText>the production</w:delText>
          </w:r>
        </w:del>
      </w:ins>
      <w:ins w:id="1369" w:author="Rev 3 Allen Wirfs-Brock" w:date="2011-09-22T13:54:00Z">
        <w:del w:id="1370" w:author="Rev 4 Allen Wirfs-Brock" w:date="2011-10-19T12:33:00Z">
          <w:r w:rsidRPr="00E77497" w:rsidDel="00A2366F">
            <w:delText xml:space="preserve"> </w:delText>
          </w:r>
        </w:del>
        <w:r w:rsidRPr="00E77497">
          <w:rPr>
            <w:rStyle w:val="bnf"/>
          </w:rPr>
          <w:t>Identifier</w:t>
        </w:r>
        <w:r w:rsidRPr="00E77497">
          <w:t xml:space="preserve"> </w:t>
        </w:r>
      </w:ins>
      <w:ins w:id="1371" w:author="Rev 3 Allen Wirfs-Brock" w:date="2011-09-22T13:56:00Z">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ins>
      <w:ins w:id="1372" w:author="Rev 3 Allen Wirfs-Brock" w:date="2011-09-22T13:54:00Z">
        <w:del w:id="1373" w:author="Rev 4 Allen Wirfs-Brock" w:date="2011-10-19T12:33:00Z">
          <w:r w:rsidRPr="00E77497" w:rsidDel="00A2366F">
            <w:delText>is determined as follows:</w:delText>
          </w:r>
        </w:del>
      </w:ins>
    </w:p>
    <w:p w14:paraId="5A779D48" w14:textId="77777777" w:rsidR="009D6071" w:rsidRPr="00E77497" w:rsidRDefault="009D6071" w:rsidP="009A20C6">
      <w:pPr>
        <w:pStyle w:val="Alg4"/>
        <w:numPr>
          <w:ilvl w:val="0"/>
          <w:numId w:val="452"/>
        </w:numPr>
        <w:spacing w:after="220"/>
        <w:contextualSpacing/>
        <w:rPr>
          <w:ins w:id="1374" w:author="Rev 3 Allen Wirfs-Brock" w:date="2011-09-22T13:54:00Z"/>
        </w:rPr>
      </w:pPr>
      <w:ins w:id="1375" w:author="Rev 3 Allen Wirfs-Brock" w:date="2011-09-22T13:54:00Z">
        <w:r w:rsidRPr="00E77497">
          <w:t xml:space="preserve">Return </w:t>
        </w:r>
      </w:ins>
      <w:ins w:id="1376" w:author="Rev 3 Allen Wirfs-Brock" w:date="2011-09-22T13:57:00Z">
        <w:r w:rsidR="006B058A" w:rsidRPr="00E77497">
          <w:t>the</w:t>
        </w:r>
      </w:ins>
      <w:ins w:id="1377" w:author="Rev 3 Allen Wirfs-Brock" w:date="2011-09-22T13:54:00Z">
        <w:r w:rsidRPr="00E77497">
          <w:t xml:space="preserve"> String </w:t>
        </w:r>
        <w:del w:id="1378" w:author="Rev 4 Allen Wirfs-Brock" w:date="2011-10-19T12:33:00Z">
          <w:r w:rsidRPr="00E77497" w:rsidDel="00A2366F">
            <w:delText>v</w:delText>
          </w:r>
        </w:del>
      </w:ins>
      <w:ins w:id="1379" w:author="Rev 4 Allen Wirfs-Brock" w:date="2011-10-19T12:33:00Z">
        <w:r w:rsidR="00A2366F" w:rsidRPr="00E77497">
          <w:t>V</w:t>
        </w:r>
      </w:ins>
      <w:ins w:id="1380" w:author="Rev 3 Allen Wirfs-Brock" w:date="2011-09-22T13:54:00Z">
        <w:r w:rsidRPr="00E77497">
          <w:t xml:space="preserve">alue </w:t>
        </w:r>
        <w:del w:id="1381" w:author="Rev 4 Allen Wirfs-Brock" w:date="2011-10-20T13:01:00Z">
          <w:r w:rsidRPr="00E77497" w:rsidDel="00877847">
            <w:delText xml:space="preserve">consisting </w:delText>
          </w:r>
        </w:del>
        <w:r w:rsidRPr="00E77497">
          <w:t xml:space="preserve">of </w:t>
        </w:r>
        <w:r w:rsidRPr="00E77497">
          <w:rPr>
            <w:rStyle w:val="bnf"/>
          </w:rPr>
          <w:t>IdentifierName</w:t>
        </w:r>
        <w:r w:rsidRPr="00E77497">
          <w:t>.</w:t>
        </w:r>
      </w:ins>
    </w:p>
    <w:p w14:paraId="39D9BB3B" w14:textId="77777777" w:rsidR="00CB32E0" w:rsidRPr="00E77497" w:rsidRDefault="00CB32E0" w:rsidP="00CB32E0">
      <w:pPr>
        <w:pStyle w:val="SyntaxRule"/>
        <w:rPr>
          <w:ins w:id="1382" w:author="Rev 4 Allen Wirfs-Brock" w:date="2011-10-19T12:35:00Z"/>
        </w:rPr>
      </w:pPr>
      <w:ins w:id="1383" w:author="Rev 4 Allen Wirfs-Brock" w:date="2011-10-19T12:35:00Z">
        <w:r w:rsidRPr="00E77497">
          <w:t>IdentifierName</w:t>
        </w:r>
        <w:r w:rsidRPr="00E77497">
          <w:rPr>
            <w:rFonts w:ascii="Arial" w:hAnsi="Arial" w:cs="Arial"/>
            <w:b/>
          </w:rPr>
          <w:t xml:space="preserve"> </w:t>
        </w:r>
        <w:r w:rsidRPr="00E77497">
          <w:rPr>
            <w:rFonts w:ascii="Arial" w:hAnsi="Arial" w:cs="Arial"/>
            <w:b/>
            <w:i w:val="0"/>
          </w:rPr>
          <w:t>::</w:t>
        </w:r>
      </w:ins>
    </w:p>
    <w:p w14:paraId="70F0ABBC" w14:textId="77777777" w:rsidR="006B058A" w:rsidRPr="00E77497" w:rsidRDefault="00CB32E0" w:rsidP="00C7794D">
      <w:pPr>
        <w:pStyle w:val="SyntaxDefinition"/>
        <w:rPr>
          <w:ins w:id="1384" w:author="Rev 3 Allen Wirfs-Brock" w:date="2011-09-22T13:58:00Z"/>
        </w:rPr>
      </w:pPr>
      <w:ins w:id="1385" w:author="Rev 4 Allen Wirfs-Brock" w:date="2011-10-19T12:35:00Z">
        <w:r w:rsidRPr="00E77497">
          <w:t>IdentifierStart</w:t>
        </w:r>
        <w:r w:rsidRPr="00E77497">
          <w:br/>
          <w:t>IdentifierName IdentifierPart</w:t>
        </w:r>
      </w:ins>
      <w:ins w:id="1386" w:author="Rev 3 Allen Wirfs-Brock" w:date="2011-09-22T13:58:00Z">
        <w:del w:id="1387" w:author="Rev 4 Allen Wirfs-Brock" w:date="2011-10-19T12:34:00Z">
          <w:r w:rsidR="006B058A" w:rsidRPr="00E77497" w:rsidDel="00A2366F">
            <w:delText xml:space="preserve">The </w:delText>
          </w:r>
          <w:r w:rsidR="006B058A" w:rsidRPr="00E77497" w:rsidDel="00A2366F">
            <w:rPr>
              <w:spacing w:val="6"/>
            </w:rPr>
            <w:delText xml:space="preserve">String value </w:delText>
          </w:r>
          <w:r w:rsidR="006B058A" w:rsidRPr="00E77497" w:rsidDel="00A2366F">
            <w:delText xml:space="preserve">of </w:delText>
          </w:r>
        </w:del>
        <w:del w:id="1388" w:author="Rev 4 Allen Wirfs-Brock" w:date="2011-10-19T12:35:00Z">
          <w:r w:rsidR="006B058A" w:rsidRPr="00E77497" w:rsidDel="00CB32E0">
            <w:rPr>
              <w:rStyle w:val="bnf"/>
            </w:rPr>
            <w:delText>IdentifierName</w:delText>
          </w:r>
          <w:r w:rsidR="006B058A" w:rsidRPr="00E77497" w:rsidDel="00CB32E0">
            <w:delText xml:space="preserve"> </w:delText>
          </w:r>
        </w:del>
        <w:del w:id="1389" w:author="Rev 4 Allen Wirfs-Brock" w:date="2011-10-19T12:34:00Z">
          <w:r w:rsidR="006B058A" w:rsidRPr="00E77497" w:rsidDel="00A2366F">
            <w:delText>is determined as follows:</w:delText>
          </w:r>
        </w:del>
      </w:ins>
    </w:p>
    <w:p w14:paraId="5BF93B50" w14:textId="77777777" w:rsidR="006B058A" w:rsidRPr="00E77497" w:rsidRDefault="006B058A" w:rsidP="009A20C6">
      <w:pPr>
        <w:pStyle w:val="Alg4"/>
        <w:numPr>
          <w:ilvl w:val="0"/>
          <w:numId w:val="560"/>
        </w:numPr>
        <w:spacing w:after="220"/>
        <w:contextualSpacing/>
        <w:rPr>
          <w:ins w:id="1390" w:author="Rev 3 Allen Wirfs-Brock" w:date="2011-09-22T13:58:00Z"/>
        </w:rPr>
      </w:pPr>
      <w:ins w:id="1391" w:author="Rev 3 Allen Wirfs-Brock" w:date="2011-09-22T13:58:00Z">
        <w:r w:rsidRPr="00E77497">
          <w:t>Return the String value consisting of</w:t>
        </w:r>
      </w:ins>
      <w:ins w:id="1392" w:author="Rev 3 Allen Wirfs-Brock" w:date="2011-09-22T13:59:00Z">
        <w:r w:rsidRPr="00E77497">
          <w:t xml:space="preserve"> the sequence of characters corresponding to</w:t>
        </w:r>
      </w:ins>
      <w:ins w:id="1393" w:author="Rev 3 Allen Wirfs-Brock" w:date="2011-09-22T13:58:00Z">
        <w:r w:rsidRPr="00E77497">
          <w:t xml:space="preserve"> </w:t>
        </w:r>
        <w:r w:rsidRPr="00E77497">
          <w:rPr>
            <w:rStyle w:val="bnf"/>
          </w:rPr>
          <w:t>IdentifierName</w:t>
        </w:r>
        <w:r w:rsidRPr="00E77497">
          <w:t>.</w:t>
        </w:r>
      </w:ins>
    </w:p>
    <w:p w14:paraId="03655B2F" w14:textId="77777777" w:rsidR="004C02EF" w:rsidRPr="00E77497" w:rsidRDefault="004C02EF" w:rsidP="004C02EF">
      <w:pPr>
        <w:pStyle w:val="30"/>
        <w:numPr>
          <w:ilvl w:val="0"/>
          <w:numId w:val="0"/>
        </w:numPr>
      </w:pPr>
      <w:bookmarkStart w:id="1394" w:name="_Toc314500501"/>
      <w:r w:rsidRPr="00E77497">
        <w:t>7.6.1</w:t>
      </w:r>
      <w:r w:rsidRPr="00E77497">
        <w:tab/>
        <w:t>Reserved Words</w:t>
      </w:r>
      <w:bookmarkEnd w:id="1353"/>
      <w:bookmarkEnd w:id="1354"/>
      <w:bookmarkEnd w:id="1355"/>
      <w:bookmarkEnd w:id="1356"/>
      <w:bookmarkEnd w:id="1394"/>
    </w:p>
    <w:p w14:paraId="6267DBDC"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456A7331" w14:textId="77777777" w:rsidR="004C02EF" w:rsidRPr="00E77497" w:rsidRDefault="004C02EF" w:rsidP="004C02EF">
      <w:pPr>
        <w:pStyle w:val="Syntax"/>
      </w:pPr>
      <w:r w:rsidRPr="00E77497">
        <w:t>Syntax</w:t>
      </w:r>
    </w:p>
    <w:p w14:paraId="1FD20AB3"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57F13E15" w14:textId="77777777" w:rsidR="004C02EF" w:rsidRPr="00E77497" w:rsidRDefault="004C02EF" w:rsidP="004C02EF">
      <w:pPr>
        <w:pStyle w:val="SyntaxDefinition"/>
      </w:pPr>
      <w:r w:rsidRPr="00E77497">
        <w:t>Keyword</w:t>
      </w:r>
      <w:r w:rsidRPr="00E77497">
        <w:br/>
        <w:t>FutureReservedWord</w:t>
      </w:r>
      <w:r w:rsidRPr="00E77497">
        <w:br/>
        <w:t>NullLiteral</w:t>
      </w:r>
      <w:r w:rsidRPr="00E77497">
        <w:br/>
        <w:t>BooleanLiteral</w:t>
      </w:r>
    </w:p>
    <w:p w14:paraId="5CE7894A" w14:textId="77777777" w:rsidR="004C02EF" w:rsidRPr="00E77497" w:rsidRDefault="004C02EF" w:rsidP="004C02EF">
      <w:pPr>
        <w:pStyle w:val="40"/>
        <w:numPr>
          <w:ilvl w:val="0"/>
          <w:numId w:val="0"/>
        </w:numPr>
      </w:pPr>
      <w:r w:rsidRPr="00E77497">
        <w:t>7.6.1.1</w:t>
      </w:r>
      <w:r w:rsidRPr="00E77497">
        <w:tab/>
        <w:t>Keywords</w:t>
      </w:r>
    </w:p>
    <w:p w14:paraId="398AB7AC"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19B50885" w14:textId="77777777" w:rsidR="004C02EF" w:rsidRPr="00E77497" w:rsidRDefault="004C02EF" w:rsidP="004C02EF">
      <w:pPr>
        <w:pStyle w:val="Syntax"/>
      </w:pPr>
      <w:r w:rsidRPr="00E77497">
        <w:t>Syntax</w:t>
      </w:r>
    </w:p>
    <w:p w14:paraId="51149149"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14:paraId="7D7CC80B" w14:textId="77777777" w:rsidTr="003A4B22">
        <w:trPr>
          <w:trHeight w:hRule="exact" w:val="240"/>
        </w:trPr>
        <w:tc>
          <w:tcPr>
            <w:tcW w:w="1895" w:type="dxa"/>
          </w:tcPr>
          <w:p w14:paraId="1D16757D" w14:textId="77777777" w:rsidR="004C02EF" w:rsidRPr="00E77497" w:rsidRDefault="004C02EF" w:rsidP="003A4B22">
            <w:pPr>
              <w:pStyle w:val="SyntaxOneOf"/>
              <w:keepNext/>
            </w:pPr>
            <w:r w:rsidRPr="00E77497">
              <w:t>break</w:t>
            </w:r>
          </w:p>
        </w:tc>
        <w:tc>
          <w:tcPr>
            <w:tcW w:w="1895" w:type="dxa"/>
          </w:tcPr>
          <w:p w14:paraId="01A5F955" w14:textId="77777777" w:rsidR="004C02EF" w:rsidRPr="00E77497" w:rsidRDefault="004C02EF" w:rsidP="003A4B22">
            <w:pPr>
              <w:pStyle w:val="SyntaxOneOf"/>
              <w:keepNext/>
            </w:pPr>
            <w:r w:rsidRPr="00E77497">
              <w:t>do</w:t>
            </w:r>
            <w:r w:rsidRPr="00E77497" w:rsidDel="00777190">
              <w:t xml:space="preserve"> </w:t>
            </w:r>
          </w:p>
        </w:tc>
        <w:tc>
          <w:tcPr>
            <w:tcW w:w="1895" w:type="dxa"/>
          </w:tcPr>
          <w:p w14:paraId="575AD8D7" w14:textId="77777777" w:rsidR="004C02EF" w:rsidRPr="00E77497" w:rsidRDefault="004C02EF" w:rsidP="003A4B22">
            <w:pPr>
              <w:pStyle w:val="SyntaxOneOf"/>
              <w:keepNext/>
            </w:pPr>
            <w:r w:rsidRPr="00E77497">
              <w:t>instanceof</w:t>
            </w:r>
            <w:r w:rsidRPr="00E77497" w:rsidDel="00777190">
              <w:t xml:space="preserve"> </w:t>
            </w:r>
          </w:p>
        </w:tc>
        <w:tc>
          <w:tcPr>
            <w:tcW w:w="1895" w:type="dxa"/>
          </w:tcPr>
          <w:p w14:paraId="533D9B54" w14:textId="77777777" w:rsidR="004C02EF" w:rsidRPr="00E77497" w:rsidRDefault="004C02EF" w:rsidP="003A4B22">
            <w:pPr>
              <w:pStyle w:val="SyntaxOneOf"/>
              <w:keepNext/>
            </w:pPr>
            <w:r w:rsidRPr="00E77497">
              <w:t>typeof</w:t>
            </w:r>
            <w:r w:rsidRPr="00E77497" w:rsidDel="00777190">
              <w:t xml:space="preserve"> </w:t>
            </w:r>
          </w:p>
        </w:tc>
      </w:tr>
      <w:tr w:rsidR="004C02EF" w:rsidRPr="00E77497" w14:paraId="262EA18C" w14:textId="77777777" w:rsidTr="003A4B22">
        <w:trPr>
          <w:trHeight w:hRule="exact" w:val="240"/>
        </w:trPr>
        <w:tc>
          <w:tcPr>
            <w:tcW w:w="1895" w:type="dxa"/>
          </w:tcPr>
          <w:p w14:paraId="371348BB" w14:textId="77777777" w:rsidR="004C02EF" w:rsidRPr="00E77497" w:rsidRDefault="004C02EF" w:rsidP="003A4B22">
            <w:pPr>
              <w:pStyle w:val="SyntaxOneOf"/>
              <w:keepNext/>
            </w:pPr>
            <w:r w:rsidRPr="00E77497">
              <w:t>case</w:t>
            </w:r>
          </w:p>
        </w:tc>
        <w:tc>
          <w:tcPr>
            <w:tcW w:w="1895" w:type="dxa"/>
          </w:tcPr>
          <w:p w14:paraId="79D9F5C9" w14:textId="77777777" w:rsidR="004C02EF" w:rsidRPr="00E77497" w:rsidRDefault="004C02EF" w:rsidP="003A4B22">
            <w:pPr>
              <w:pStyle w:val="SyntaxOneOf"/>
              <w:keepNext/>
            </w:pPr>
            <w:r w:rsidRPr="00E77497">
              <w:t>else</w:t>
            </w:r>
          </w:p>
        </w:tc>
        <w:tc>
          <w:tcPr>
            <w:tcW w:w="1895" w:type="dxa"/>
          </w:tcPr>
          <w:p w14:paraId="39B727A4" w14:textId="77777777" w:rsidR="004C02EF" w:rsidRPr="00E77497" w:rsidRDefault="004C02EF" w:rsidP="003A4B22">
            <w:pPr>
              <w:pStyle w:val="SyntaxOneOf"/>
              <w:keepNext/>
            </w:pPr>
            <w:r w:rsidRPr="00E77497">
              <w:t>new</w:t>
            </w:r>
          </w:p>
        </w:tc>
        <w:tc>
          <w:tcPr>
            <w:tcW w:w="1895" w:type="dxa"/>
          </w:tcPr>
          <w:p w14:paraId="42788FBA" w14:textId="77777777" w:rsidR="004C02EF" w:rsidRPr="00E77497" w:rsidRDefault="004C02EF" w:rsidP="003A4B22">
            <w:pPr>
              <w:pStyle w:val="SyntaxOneOf"/>
              <w:keepNext/>
            </w:pPr>
            <w:r w:rsidRPr="00E77497">
              <w:t>var</w:t>
            </w:r>
          </w:p>
        </w:tc>
      </w:tr>
      <w:tr w:rsidR="004C02EF" w:rsidRPr="00E77497" w14:paraId="53A3A8A6" w14:textId="77777777" w:rsidTr="003A4B22">
        <w:trPr>
          <w:trHeight w:hRule="exact" w:val="240"/>
        </w:trPr>
        <w:tc>
          <w:tcPr>
            <w:tcW w:w="1895" w:type="dxa"/>
          </w:tcPr>
          <w:p w14:paraId="65F83C91" w14:textId="77777777" w:rsidR="004C02EF" w:rsidRPr="00E77497" w:rsidRDefault="004C02EF" w:rsidP="003A4B22">
            <w:pPr>
              <w:pStyle w:val="SyntaxOneOf"/>
              <w:keepNext/>
            </w:pPr>
            <w:r w:rsidRPr="00E77497">
              <w:t>catch</w:t>
            </w:r>
          </w:p>
        </w:tc>
        <w:tc>
          <w:tcPr>
            <w:tcW w:w="1895" w:type="dxa"/>
          </w:tcPr>
          <w:p w14:paraId="7F38762A" w14:textId="77777777" w:rsidR="004C02EF" w:rsidRPr="00E77497" w:rsidRDefault="004C02EF" w:rsidP="003A4B22">
            <w:pPr>
              <w:pStyle w:val="SyntaxOneOf"/>
              <w:keepNext/>
            </w:pPr>
            <w:r w:rsidRPr="00E77497">
              <w:t>finally</w:t>
            </w:r>
          </w:p>
        </w:tc>
        <w:tc>
          <w:tcPr>
            <w:tcW w:w="1895" w:type="dxa"/>
          </w:tcPr>
          <w:p w14:paraId="341A3440" w14:textId="77777777" w:rsidR="004C02EF" w:rsidRPr="00E77497" w:rsidRDefault="004C02EF" w:rsidP="003A4B22">
            <w:pPr>
              <w:pStyle w:val="SyntaxOneOf"/>
              <w:keepNext/>
            </w:pPr>
            <w:r w:rsidRPr="00E77497">
              <w:t>return</w:t>
            </w:r>
          </w:p>
        </w:tc>
        <w:tc>
          <w:tcPr>
            <w:tcW w:w="1895" w:type="dxa"/>
          </w:tcPr>
          <w:p w14:paraId="6C5352FD" w14:textId="77777777" w:rsidR="004C02EF" w:rsidRPr="00E77497" w:rsidRDefault="004C02EF" w:rsidP="003A4B22">
            <w:pPr>
              <w:pStyle w:val="SyntaxOneOf"/>
              <w:keepNext/>
            </w:pPr>
            <w:r w:rsidRPr="00E77497">
              <w:t>void</w:t>
            </w:r>
          </w:p>
        </w:tc>
      </w:tr>
      <w:tr w:rsidR="004C02EF" w:rsidRPr="00E77497" w14:paraId="1508B1E8" w14:textId="77777777" w:rsidTr="003A4B22">
        <w:trPr>
          <w:trHeight w:hRule="exact" w:val="240"/>
        </w:trPr>
        <w:tc>
          <w:tcPr>
            <w:tcW w:w="1895" w:type="dxa"/>
          </w:tcPr>
          <w:p w14:paraId="4889C225" w14:textId="77777777" w:rsidR="004C02EF" w:rsidRPr="00E77497" w:rsidRDefault="004C02EF" w:rsidP="003A4B22">
            <w:pPr>
              <w:pStyle w:val="SyntaxOneOf"/>
              <w:keepNext/>
            </w:pPr>
            <w:r w:rsidRPr="00E77497">
              <w:t>continue</w:t>
            </w:r>
          </w:p>
        </w:tc>
        <w:tc>
          <w:tcPr>
            <w:tcW w:w="1895" w:type="dxa"/>
          </w:tcPr>
          <w:p w14:paraId="67E9D71C" w14:textId="77777777" w:rsidR="004C02EF" w:rsidRPr="00E77497" w:rsidRDefault="004C02EF" w:rsidP="003A4B22">
            <w:pPr>
              <w:pStyle w:val="SyntaxOneOf"/>
              <w:keepNext/>
            </w:pPr>
            <w:r w:rsidRPr="00E77497">
              <w:t>for</w:t>
            </w:r>
          </w:p>
        </w:tc>
        <w:tc>
          <w:tcPr>
            <w:tcW w:w="1895" w:type="dxa"/>
          </w:tcPr>
          <w:p w14:paraId="10EE4CEE" w14:textId="77777777" w:rsidR="004C02EF" w:rsidRPr="00E77497" w:rsidRDefault="004C02EF" w:rsidP="003A4B22">
            <w:pPr>
              <w:pStyle w:val="SyntaxOneOf"/>
              <w:keepNext/>
            </w:pPr>
            <w:r w:rsidRPr="00E77497">
              <w:t>switch</w:t>
            </w:r>
          </w:p>
        </w:tc>
        <w:tc>
          <w:tcPr>
            <w:tcW w:w="1895" w:type="dxa"/>
          </w:tcPr>
          <w:p w14:paraId="2109EE53" w14:textId="77777777" w:rsidR="004C02EF" w:rsidRPr="00E77497" w:rsidRDefault="004C02EF" w:rsidP="003A4B22">
            <w:pPr>
              <w:pStyle w:val="SyntaxOneOf"/>
              <w:keepNext/>
            </w:pPr>
            <w:r w:rsidRPr="00E77497">
              <w:t>while</w:t>
            </w:r>
          </w:p>
        </w:tc>
      </w:tr>
      <w:tr w:rsidR="004C02EF" w:rsidRPr="00E77497" w14:paraId="14FF18BF" w14:textId="77777777" w:rsidTr="003A4B22">
        <w:trPr>
          <w:trHeight w:hRule="exact" w:val="240"/>
        </w:trPr>
        <w:tc>
          <w:tcPr>
            <w:tcW w:w="1895" w:type="dxa"/>
          </w:tcPr>
          <w:p w14:paraId="099DDD43" w14:textId="77777777" w:rsidR="004C02EF" w:rsidRPr="00E77497" w:rsidRDefault="004C02EF" w:rsidP="003A4B22">
            <w:pPr>
              <w:pStyle w:val="SyntaxOneOf"/>
            </w:pPr>
            <w:r w:rsidRPr="00E77497">
              <w:t>debugger</w:t>
            </w:r>
            <w:r w:rsidRPr="00E77497" w:rsidDel="00777190">
              <w:t xml:space="preserve"> </w:t>
            </w:r>
          </w:p>
        </w:tc>
        <w:tc>
          <w:tcPr>
            <w:tcW w:w="1895" w:type="dxa"/>
          </w:tcPr>
          <w:p w14:paraId="083E0DDD" w14:textId="77777777" w:rsidR="004C02EF" w:rsidRPr="00E77497" w:rsidRDefault="004C02EF" w:rsidP="003A4B22">
            <w:pPr>
              <w:pStyle w:val="SyntaxOneOf"/>
            </w:pPr>
            <w:r w:rsidRPr="00E77497">
              <w:t>function</w:t>
            </w:r>
          </w:p>
        </w:tc>
        <w:tc>
          <w:tcPr>
            <w:tcW w:w="1895" w:type="dxa"/>
          </w:tcPr>
          <w:p w14:paraId="4FA68571" w14:textId="77777777" w:rsidR="004C02EF" w:rsidRPr="00E77497" w:rsidRDefault="004C02EF" w:rsidP="003A4B22">
            <w:pPr>
              <w:pStyle w:val="SyntaxOneOf"/>
            </w:pPr>
            <w:r w:rsidRPr="00E77497">
              <w:t>this</w:t>
            </w:r>
          </w:p>
        </w:tc>
        <w:tc>
          <w:tcPr>
            <w:tcW w:w="1895" w:type="dxa"/>
          </w:tcPr>
          <w:p w14:paraId="425A15B2" w14:textId="77777777" w:rsidR="004C02EF" w:rsidRPr="00E77497" w:rsidRDefault="004C02EF" w:rsidP="003A4B22">
            <w:pPr>
              <w:pStyle w:val="SyntaxOneOf"/>
            </w:pPr>
            <w:r w:rsidRPr="00E77497">
              <w:t>with</w:t>
            </w:r>
          </w:p>
        </w:tc>
      </w:tr>
      <w:tr w:rsidR="004C02EF" w:rsidRPr="00E77497" w14:paraId="1292C6DD" w14:textId="77777777" w:rsidTr="003A4B22">
        <w:trPr>
          <w:trHeight w:hRule="exact" w:val="240"/>
        </w:trPr>
        <w:tc>
          <w:tcPr>
            <w:tcW w:w="1895" w:type="dxa"/>
          </w:tcPr>
          <w:p w14:paraId="19650B04" w14:textId="77777777" w:rsidR="004C02EF" w:rsidRPr="00E77497" w:rsidRDefault="004C02EF" w:rsidP="003A4B22">
            <w:pPr>
              <w:pStyle w:val="SyntaxOneOf"/>
            </w:pPr>
            <w:r w:rsidRPr="00E77497">
              <w:t>default</w:t>
            </w:r>
          </w:p>
        </w:tc>
        <w:tc>
          <w:tcPr>
            <w:tcW w:w="1895" w:type="dxa"/>
          </w:tcPr>
          <w:p w14:paraId="546451B3" w14:textId="77777777" w:rsidR="004C02EF" w:rsidRPr="00E77497" w:rsidRDefault="004C02EF" w:rsidP="003A4B22">
            <w:pPr>
              <w:pStyle w:val="SyntaxOneOf"/>
            </w:pPr>
            <w:r w:rsidRPr="00E77497">
              <w:t>if</w:t>
            </w:r>
          </w:p>
        </w:tc>
        <w:tc>
          <w:tcPr>
            <w:tcW w:w="1895" w:type="dxa"/>
          </w:tcPr>
          <w:p w14:paraId="279F112D" w14:textId="77777777" w:rsidR="004C02EF" w:rsidRPr="00E77497" w:rsidRDefault="004C02EF" w:rsidP="003A4B22">
            <w:pPr>
              <w:pStyle w:val="SyntaxOneOf"/>
            </w:pPr>
            <w:r w:rsidRPr="00E77497">
              <w:t>throw</w:t>
            </w:r>
          </w:p>
        </w:tc>
        <w:tc>
          <w:tcPr>
            <w:tcW w:w="1895" w:type="dxa"/>
          </w:tcPr>
          <w:p w14:paraId="1C62BA53" w14:textId="77777777" w:rsidR="004C02EF" w:rsidRPr="00E77497" w:rsidRDefault="004C02EF" w:rsidP="003A4B22">
            <w:pPr>
              <w:pStyle w:val="SyntaxOneOf"/>
            </w:pPr>
          </w:p>
        </w:tc>
      </w:tr>
      <w:tr w:rsidR="004C02EF" w:rsidRPr="00E77497" w14:paraId="2CE43348" w14:textId="77777777" w:rsidTr="003A4B22">
        <w:trPr>
          <w:trHeight w:hRule="exact" w:val="240"/>
        </w:trPr>
        <w:tc>
          <w:tcPr>
            <w:tcW w:w="1895" w:type="dxa"/>
          </w:tcPr>
          <w:p w14:paraId="23E3D56B" w14:textId="77777777" w:rsidR="004C02EF" w:rsidRPr="00E77497" w:rsidRDefault="004C02EF" w:rsidP="003A4B22">
            <w:pPr>
              <w:pStyle w:val="SyntaxOneOf"/>
            </w:pPr>
            <w:r w:rsidRPr="00E77497">
              <w:t>delete</w:t>
            </w:r>
          </w:p>
        </w:tc>
        <w:tc>
          <w:tcPr>
            <w:tcW w:w="1895" w:type="dxa"/>
          </w:tcPr>
          <w:p w14:paraId="767F2822" w14:textId="77777777" w:rsidR="004C02EF" w:rsidRPr="00E77497" w:rsidRDefault="004C02EF" w:rsidP="003A4B22">
            <w:pPr>
              <w:pStyle w:val="SyntaxOneOf"/>
            </w:pPr>
            <w:r w:rsidRPr="00E77497">
              <w:t>in</w:t>
            </w:r>
          </w:p>
        </w:tc>
        <w:tc>
          <w:tcPr>
            <w:tcW w:w="1895" w:type="dxa"/>
          </w:tcPr>
          <w:p w14:paraId="07339E62" w14:textId="77777777" w:rsidR="004C02EF" w:rsidRPr="00E77497" w:rsidRDefault="004C02EF" w:rsidP="003A4B22">
            <w:pPr>
              <w:pStyle w:val="SyntaxOneOf"/>
            </w:pPr>
            <w:r w:rsidRPr="00E77497">
              <w:t>try</w:t>
            </w:r>
          </w:p>
        </w:tc>
        <w:tc>
          <w:tcPr>
            <w:tcW w:w="1895" w:type="dxa"/>
          </w:tcPr>
          <w:p w14:paraId="624FDD28" w14:textId="77777777" w:rsidR="004C02EF" w:rsidRPr="00E77497" w:rsidRDefault="004C02EF" w:rsidP="003A4B22">
            <w:pPr>
              <w:pStyle w:val="SyntaxOneOf"/>
            </w:pPr>
          </w:p>
        </w:tc>
      </w:tr>
    </w:tbl>
    <w:p w14:paraId="49900C46" w14:textId="77777777" w:rsidR="004C02EF" w:rsidRPr="00E77497" w:rsidRDefault="004C02EF" w:rsidP="004C02EF">
      <w:pPr>
        <w:pStyle w:val="40"/>
        <w:numPr>
          <w:ilvl w:val="0"/>
          <w:numId w:val="0"/>
        </w:numPr>
      </w:pPr>
      <w:r w:rsidRPr="00E77497">
        <w:t>7.6.1.2</w:t>
      </w:r>
      <w:r w:rsidRPr="00E77497">
        <w:tab/>
        <w:t>Future Reserved Words</w:t>
      </w:r>
    </w:p>
    <w:p w14:paraId="3633BF55"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7A3FFAEA" w14:textId="77777777" w:rsidR="004C02EF" w:rsidRPr="00E77497" w:rsidRDefault="004C02EF" w:rsidP="004C02EF">
      <w:pPr>
        <w:pStyle w:val="Syntax"/>
      </w:pPr>
      <w:r w:rsidRPr="00E77497">
        <w:t>Syntax</w:t>
      </w:r>
    </w:p>
    <w:p w14:paraId="0389D773"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14:paraId="321D9C6D" w14:textId="77777777" w:rsidTr="003A4B22">
        <w:trPr>
          <w:trHeight w:hRule="exact" w:val="240"/>
        </w:trPr>
        <w:tc>
          <w:tcPr>
            <w:tcW w:w="1895" w:type="dxa"/>
          </w:tcPr>
          <w:p w14:paraId="5A1B14BE" w14:textId="77777777" w:rsidR="004C02EF" w:rsidRPr="00E77497" w:rsidRDefault="004C02EF" w:rsidP="003A4B22">
            <w:pPr>
              <w:pStyle w:val="SyntaxOneOf"/>
            </w:pPr>
            <w:r w:rsidRPr="00E77497">
              <w:t>class</w:t>
            </w:r>
          </w:p>
        </w:tc>
        <w:tc>
          <w:tcPr>
            <w:tcW w:w="1895" w:type="dxa"/>
          </w:tcPr>
          <w:p w14:paraId="5BF79F2E" w14:textId="77777777" w:rsidR="004C02EF" w:rsidRPr="00E77497" w:rsidRDefault="004C02EF" w:rsidP="003A4B22">
            <w:pPr>
              <w:pStyle w:val="SyntaxOneOf"/>
            </w:pPr>
            <w:r w:rsidRPr="00E77497">
              <w:t>enum</w:t>
            </w:r>
          </w:p>
        </w:tc>
        <w:tc>
          <w:tcPr>
            <w:tcW w:w="1895" w:type="dxa"/>
          </w:tcPr>
          <w:p w14:paraId="45A27F9A" w14:textId="77777777" w:rsidR="004C02EF" w:rsidRPr="00E77497" w:rsidRDefault="004C02EF" w:rsidP="003A4B22">
            <w:pPr>
              <w:pStyle w:val="SyntaxOneOf"/>
            </w:pPr>
            <w:r w:rsidRPr="00E77497">
              <w:t>extends</w:t>
            </w:r>
          </w:p>
        </w:tc>
        <w:tc>
          <w:tcPr>
            <w:tcW w:w="1895" w:type="dxa"/>
          </w:tcPr>
          <w:p w14:paraId="06061343" w14:textId="77777777" w:rsidR="004C02EF" w:rsidRPr="00E77497" w:rsidRDefault="004C02EF" w:rsidP="003A4B22">
            <w:pPr>
              <w:pStyle w:val="SyntaxOneOf"/>
            </w:pPr>
            <w:r w:rsidRPr="00E77497">
              <w:t>super</w:t>
            </w:r>
          </w:p>
        </w:tc>
      </w:tr>
      <w:tr w:rsidR="004C02EF" w:rsidRPr="00E77497" w14:paraId="7227C0F8" w14:textId="77777777" w:rsidTr="003A4B22">
        <w:trPr>
          <w:trHeight w:hRule="exact" w:val="240"/>
        </w:trPr>
        <w:tc>
          <w:tcPr>
            <w:tcW w:w="1895" w:type="dxa"/>
          </w:tcPr>
          <w:p w14:paraId="3506C615" w14:textId="77777777" w:rsidR="004C02EF" w:rsidRPr="00E77497" w:rsidRDefault="004C02EF" w:rsidP="003A4B22">
            <w:pPr>
              <w:pStyle w:val="SyntaxOneOf"/>
            </w:pPr>
            <w:r w:rsidRPr="00E77497">
              <w:t>const</w:t>
            </w:r>
          </w:p>
        </w:tc>
        <w:tc>
          <w:tcPr>
            <w:tcW w:w="1895" w:type="dxa"/>
          </w:tcPr>
          <w:p w14:paraId="5FE9EE37" w14:textId="77777777" w:rsidR="004C02EF" w:rsidRPr="00E77497" w:rsidRDefault="004C02EF" w:rsidP="003A4B22">
            <w:pPr>
              <w:pStyle w:val="SyntaxOneOf"/>
            </w:pPr>
            <w:r w:rsidRPr="00E77497">
              <w:t>export</w:t>
            </w:r>
          </w:p>
        </w:tc>
        <w:tc>
          <w:tcPr>
            <w:tcW w:w="1895" w:type="dxa"/>
          </w:tcPr>
          <w:p w14:paraId="2C64A4F9" w14:textId="77777777" w:rsidR="004C02EF" w:rsidRPr="00E77497" w:rsidRDefault="004C02EF" w:rsidP="003A4B22">
            <w:pPr>
              <w:pStyle w:val="SyntaxOneOf"/>
            </w:pPr>
            <w:r w:rsidRPr="00E77497">
              <w:t>import</w:t>
            </w:r>
          </w:p>
        </w:tc>
        <w:tc>
          <w:tcPr>
            <w:tcW w:w="1895" w:type="dxa"/>
          </w:tcPr>
          <w:p w14:paraId="2C19BB00" w14:textId="77777777" w:rsidR="004C02EF" w:rsidRPr="00E77497" w:rsidRDefault="004C02EF" w:rsidP="003A4B22">
            <w:pPr>
              <w:pStyle w:val="SyntaxOneOf"/>
            </w:pPr>
          </w:p>
        </w:tc>
      </w:tr>
    </w:tbl>
    <w:p w14:paraId="7A22DF5A" w14:textId="77777777" w:rsidR="004C02EF" w:rsidRPr="00E77497" w:rsidRDefault="004C02EF" w:rsidP="004C02EF"/>
    <w:p w14:paraId="26DF8A3D"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14:paraId="6BA53DED" w14:textId="77777777" w:rsidTr="003A4B22">
        <w:trPr>
          <w:trHeight w:hRule="exact" w:val="240"/>
        </w:trPr>
        <w:tc>
          <w:tcPr>
            <w:tcW w:w="1895" w:type="dxa"/>
          </w:tcPr>
          <w:p w14:paraId="68C71A74" w14:textId="77777777" w:rsidR="004C02EF" w:rsidRPr="00E65A34" w:rsidRDefault="004C02EF" w:rsidP="003A4B22">
            <w:pPr>
              <w:pStyle w:val="SyntaxOneOf"/>
            </w:pPr>
            <w:r w:rsidRPr="004D1BD1">
              <w:t>imp</w:t>
            </w:r>
            <w:r w:rsidRPr="00E65A34">
              <w:t>lements</w:t>
            </w:r>
          </w:p>
        </w:tc>
        <w:tc>
          <w:tcPr>
            <w:tcW w:w="1895" w:type="dxa"/>
          </w:tcPr>
          <w:p w14:paraId="394EBB3E" w14:textId="77777777" w:rsidR="004C02EF" w:rsidRPr="009C202C" w:rsidRDefault="004C02EF" w:rsidP="003A4B22">
            <w:pPr>
              <w:pStyle w:val="SyntaxOneOf"/>
            </w:pPr>
            <w:r w:rsidRPr="009C202C">
              <w:t>let</w:t>
            </w:r>
          </w:p>
        </w:tc>
        <w:tc>
          <w:tcPr>
            <w:tcW w:w="1895" w:type="dxa"/>
          </w:tcPr>
          <w:p w14:paraId="1C7210F8" w14:textId="77777777" w:rsidR="004C02EF" w:rsidRPr="009C202C" w:rsidRDefault="004C02EF" w:rsidP="003A4B22">
            <w:pPr>
              <w:pStyle w:val="SyntaxOneOf"/>
            </w:pPr>
            <w:r w:rsidRPr="009C202C">
              <w:t>private</w:t>
            </w:r>
          </w:p>
        </w:tc>
        <w:tc>
          <w:tcPr>
            <w:tcW w:w="1895" w:type="dxa"/>
          </w:tcPr>
          <w:p w14:paraId="5F01AC98" w14:textId="77777777" w:rsidR="004C02EF" w:rsidRPr="009C202C" w:rsidRDefault="004C02EF" w:rsidP="003A4B22">
            <w:pPr>
              <w:pStyle w:val="SyntaxOneOf"/>
            </w:pPr>
            <w:r w:rsidRPr="009C202C">
              <w:t>public</w:t>
            </w:r>
          </w:p>
        </w:tc>
        <w:tc>
          <w:tcPr>
            <w:tcW w:w="1895" w:type="dxa"/>
          </w:tcPr>
          <w:p w14:paraId="5E472D64" w14:textId="77777777" w:rsidR="004C02EF" w:rsidRPr="00675B74" w:rsidRDefault="004C02EF" w:rsidP="003A4B22">
            <w:pPr>
              <w:pStyle w:val="SyntaxOneOf"/>
            </w:pPr>
            <w:r w:rsidRPr="00675B74">
              <w:t>yield</w:t>
            </w:r>
          </w:p>
        </w:tc>
      </w:tr>
      <w:tr w:rsidR="004C02EF" w:rsidRPr="00E77497" w14:paraId="683A291D" w14:textId="77777777" w:rsidTr="003A4B22">
        <w:trPr>
          <w:trHeight w:hRule="exact" w:val="240"/>
        </w:trPr>
        <w:tc>
          <w:tcPr>
            <w:tcW w:w="1895" w:type="dxa"/>
          </w:tcPr>
          <w:p w14:paraId="3D459CD1" w14:textId="77777777" w:rsidR="004C02EF" w:rsidRPr="00E77497" w:rsidRDefault="004C02EF" w:rsidP="003A4B22">
            <w:pPr>
              <w:pStyle w:val="SyntaxOneOf"/>
            </w:pPr>
            <w:r w:rsidRPr="00E77497">
              <w:t>interface</w:t>
            </w:r>
          </w:p>
        </w:tc>
        <w:tc>
          <w:tcPr>
            <w:tcW w:w="1895" w:type="dxa"/>
          </w:tcPr>
          <w:p w14:paraId="329DD12C" w14:textId="77777777" w:rsidR="004C02EF" w:rsidRPr="00E77497" w:rsidRDefault="004C02EF" w:rsidP="003A4B22">
            <w:pPr>
              <w:pStyle w:val="SyntaxOneOf"/>
            </w:pPr>
            <w:r w:rsidRPr="00E77497">
              <w:t>package</w:t>
            </w:r>
          </w:p>
        </w:tc>
        <w:tc>
          <w:tcPr>
            <w:tcW w:w="1895" w:type="dxa"/>
          </w:tcPr>
          <w:p w14:paraId="6B6E5741" w14:textId="77777777" w:rsidR="004C02EF" w:rsidRPr="00E77497" w:rsidRDefault="004C02EF" w:rsidP="003A4B22">
            <w:pPr>
              <w:pStyle w:val="SyntaxOneOf"/>
            </w:pPr>
            <w:r w:rsidRPr="00E77497">
              <w:t>protected</w:t>
            </w:r>
          </w:p>
        </w:tc>
        <w:tc>
          <w:tcPr>
            <w:tcW w:w="1895" w:type="dxa"/>
          </w:tcPr>
          <w:p w14:paraId="03164364" w14:textId="77777777" w:rsidR="004C02EF" w:rsidRPr="00E77497" w:rsidRDefault="004C02EF" w:rsidP="003A4B22">
            <w:pPr>
              <w:pStyle w:val="SyntaxOneOf"/>
            </w:pPr>
            <w:r w:rsidRPr="00E77497">
              <w:t>static</w:t>
            </w:r>
          </w:p>
        </w:tc>
        <w:tc>
          <w:tcPr>
            <w:tcW w:w="1895" w:type="dxa"/>
          </w:tcPr>
          <w:p w14:paraId="082400AA" w14:textId="77777777" w:rsidR="004C02EF" w:rsidRPr="00E77497" w:rsidRDefault="004C02EF" w:rsidP="003A4B22">
            <w:pPr>
              <w:pStyle w:val="SyntaxOneOf"/>
            </w:pPr>
          </w:p>
        </w:tc>
      </w:tr>
    </w:tbl>
    <w:p w14:paraId="1A482694" w14:textId="77777777" w:rsidR="004C02EF" w:rsidRPr="00E77497" w:rsidRDefault="004C02EF" w:rsidP="004C02EF">
      <w:pPr>
        <w:pStyle w:val="SyntaxDefinition"/>
      </w:pPr>
    </w:p>
    <w:p w14:paraId="5CFCB948" w14:textId="77777777" w:rsidR="004C02EF" w:rsidRPr="00E77497" w:rsidRDefault="004C02EF" w:rsidP="004C02EF">
      <w:pPr>
        <w:pStyle w:val="20"/>
        <w:numPr>
          <w:ilvl w:val="0"/>
          <w:numId w:val="0"/>
        </w:numPr>
      </w:pPr>
      <w:bookmarkStart w:id="1395" w:name="_Ref456010399"/>
      <w:bookmarkStart w:id="1396" w:name="_Toc472818763"/>
      <w:bookmarkStart w:id="1397" w:name="_Toc235503316"/>
      <w:bookmarkStart w:id="1398" w:name="_Toc241509091"/>
      <w:bookmarkStart w:id="1399" w:name="_Toc244416578"/>
      <w:bookmarkStart w:id="1400" w:name="_Toc276630942"/>
      <w:bookmarkStart w:id="1401" w:name="_Toc314500502"/>
      <w:r w:rsidRPr="00E77497">
        <w:t>7.7</w:t>
      </w:r>
      <w:r w:rsidRPr="00E77497">
        <w:tab/>
        <w:t>Punctuator</w:t>
      </w:r>
      <w:bookmarkEnd w:id="1343"/>
      <w:bookmarkEnd w:id="1344"/>
      <w:bookmarkEnd w:id="1345"/>
      <w:bookmarkEnd w:id="1346"/>
      <w:bookmarkEnd w:id="1347"/>
      <w:bookmarkEnd w:id="1348"/>
      <w:bookmarkEnd w:id="1349"/>
      <w:bookmarkEnd w:id="1350"/>
      <w:bookmarkEnd w:id="1351"/>
      <w:r w:rsidRPr="00E77497">
        <w:t>s</w:t>
      </w:r>
      <w:bookmarkEnd w:id="1395"/>
      <w:bookmarkEnd w:id="1396"/>
      <w:bookmarkEnd w:id="1397"/>
      <w:bookmarkEnd w:id="1398"/>
      <w:bookmarkEnd w:id="1399"/>
      <w:bookmarkEnd w:id="1400"/>
      <w:bookmarkEnd w:id="1401"/>
    </w:p>
    <w:p w14:paraId="665CDDDD" w14:textId="77777777" w:rsidR="004C02EF" w:rsidRPr="00E77497" w:rsidRDefault="004C02EF" w:rsidP="004C02EF">
      <w:pPr>
        <w:pStyle w:val="Syntax"/>
      </w:pPr>
      <w:bookmarkStart w:id="1402" w:name="_Ref377322467"/>
      <w:bookmarkStart w:id="1403" w:name="_Ref377322512"/>
      <w:bookmarkStart w:id="1404" w:name="_Toc381513625"/>
      <w:bookmarkStart w:id="1405" w:name="_Toc382202767"/>
      <w:bookmarkStart w:id="1406" w:name="_Toc382202987"/>
      <w:bookmarkStart w:id="1407" w:name="_Toc382212147"/>
      <w:bookmarkStart w:id="1408" w:name="_Toc382212326"/>
      <w:bookmarkStart w:id="1409" w:name="_Toc382291492"/>
      <w:bookmarkStart w:id="1410" w:name="_Toc385672128"/>
      <w:bookmarkStart w:id="1411" w:name="_Toc393690219"/>
      <w:r w:rsidRPr="00E77497">
        <w:t>Syntax</w:t>
      </w:r>
    </w:p>
    <w:p w14:paraId="13B857E8"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26C97D66" w14:textId="77777777" w:rsidTr="003A4B22">
        <w:tc>
          <w:tcPr>
            <w:tcW w:w="1263" w:type="dxa"/>
          </w:tcPr>
          <w:p w14:paraId="221112FC" w14:textId="77777777" w:rsidR="004C02EF" w:rsidRPr="00E77497" w:rsidRDefault="004C02EF" w:rsidP="003A4B22">
            <w:pPr>
              <w:pStyle w:val="SyntaxOneOf"/>
              <w:keepNext/>
            </w:pPr>
            <w:r w:rsidRPr="00E77497">
              <w:t>{</w:t>
            </w:r>
          </w:p>
        </w:tc>
        <w:tc>
          <w:tcPr>
            <w:tcW w:w="1263" w:type="dxa"/>
          </w:tcPr>
          <w:p w14:paraId="04120DC4" w14:textId="77777777" w:rsidR="004C02EF" w:rsidRPr="00E77497" w:rsidRDefault="004C02EF" w:rsidP="003A4B22">
            <w:pPr>
              <w:pStyle w:val="SyntaxOneOf"/>
              <w:keepNext/>
            </w:pPr>
            <w:r w:rsidRPr="00E77497">
              <w:t>}</w:t>
            </w:r>
          </w:p>
        </w:tc>
        <w:tc>
          <w:tcPr>
            <w:tcW w:w="1263" w:type="dxa"/>
          </w:tcPr>
          <w:p w14:paraId="43A6BEDE" w14:textId="77777777" w:rsidR="004C02EF" w:rsidRPr="00E77497" w:rsidRDefault="004C02EF" w:rsidP="003A4B22">
            <w:pPr>
              <w:pStyle w:val="SyntaxOneOf"/>
              <w:keepNext/>
            </w:pPr>
            <w:r w:rsidRPr="00E77497">
              <w:t>(</w:t>
            </w:r>
          </w:p>
        </w:tc>
        <w:tc>
          <w:tcPr>
            <w:tcW w:w="1263" w:type="dxa"/>
          </w:tcPr>
          <w:p w14:paraId="6EF519FF" w14:textId="77777777" w:rsidR="004C02EF" w:rsidRPr="00E77497" w:rsidRDefault="004C02EF" w:rsidP="003A4B22">
            <w:pPr>
              <w:pStyle w:val="SyntaxOneOf"/>
              <w:keepNext/>
            </w:pPr>
            <w:r w:rsidRPr="00E77497">
              <w:t>)</w:t>
            </w:r>
          </w:p>
        </w:tc>
        <w:tc>
          <w:tcPr>
            <w:tcW w:w="1263" w:type="dxa"/>
          </w:tcPr>
          <w:p w14:paraId="4BF33330" w14:textId="77777777" w:rsidR="004C02EF" w:rsidRPr="00E77497" w:rsidRDefault="004C02EF" w:rsidP="003A4B22">
            <w:pPr>
              <w:pStyle w:val="SyntaxOneOf"/>
              <w:keepNext/>
            </w:pPr>
            <w:r w:rsidRPr="00E77497">
              <w:t>[</w:t>
            </w:r>
          </w:p>
        </w:tc>
        <w:tc>
          <w:tcPr>
            <w:tcW w:w="1263" w:type="dxa"/>
          </w:tcPr>
          <w:p w14:paraId="4BFF937A" w14:textId="77777777" w:rsidR="004C02EF" w:rsidRPr="00E77497" w:rsidRDefault="004C02EF" w:rsidP="003A4B22">
            <w:pPr>
              <w:pStyle w:val="SyntaxOneOf"/>
              <w:keepNext/>
            </w:pPr>
            <w:r w:rsidRPr="00E77497">
              <w:t>]</w:t>
            </w:r>
          </w:p>
        </w:tc>
      </w:tr>
      <w:tr w:rsidR="004C02EF" w:rsidRPr="00E77497" w14:paraId="333BDBA0" w14:textId="77777777" w:rsidTr="003A4B22">
        <w:tc>
          <w:tcPr>
            <w:tcW w:w="1263" w:type="dxa"/>
          </w:tcPr>
          <w:p w14:paraId="1ADC6FE0" w14:textId="77777777" w:rsidR="004C02EF" w:rsidRPr="00E77497" w:rsidRDefault="004C02EF" w:rsidP="003A4B22">
            <w:pPr>
              <w:pStyle w:val="SyntaxOneOf"/>
              <w:keepNext/>
            </w:pPr>
            <w:r w:rsidRPr="00E77497">
              <w:t>.</w:t>
            </w:r>
          </w:p>
        </w:tc>
        <w:tc>
          <w:tcPr>
            <w:tcW w:w="1263" w:type="dxa"/>
          </w:tcPr>
          <w:p w14:paraId="15BC923C" w14:textId="77777777" w:rsidR="004C02EF" w:rsidRPr="00E77497" w:rsidRDefault="004C02EF" w:rsidP="003A4B22">
            <w:pPr>
              <w:pStyle w:val="SyntaxOneOf"/>
              <w:keepNext/>
            </w:pPr>
            <w:r w:rsidRPr="00E77497">
              <w:t>;</w:t>
            </w:r>
          </w:p>
        </w:tc>
        <w:tc>
          <w:tcPr>
            <w:tcW w:w="1263" w:type="dxa"/>
          </w:tcPr>
          <w:p w14:paraId="7E42C190" w14:textId="77777777" w:rsidR="004C02EF" w:rsidRPr="00E77497" w:rsidRDefault="004C02EF" w:rsidP="003A4B22">
            <w:pPr>
              <w:pStyle w:val="SyntaxOneOf"/>
              <w:keepNext/>
            </w:pPr>
            <w:r w:rsidRPr="00E77497">
              <w:t>,</w:t>
            </w:r>
          </w:p>
        </w:tc>
        <w:tc>
          <w:tcPr>
            <w:tcW w:w="1263" w:type="dxa"/>
          </w:tcPr>
          <w:p w14:paraId="6208B33D" w14:textId="77777777" w:rsidR="004C02EF" w:rsidRPr="00E77497" w:rsidRDefault="004C02EF" w:rsidP="003A4B22">
            <w:pPr>
              <w:pStyle w:val="SyntaxOneOf"/>
              <w:keepNext/>
            </w:pPr>
            <w:r w:rsidRPr="00E77497">
              <w:t>&lt;</w:t>
            </w:r>
          </w:p>
        </w:tc>
        <w:tc>
          <w:tcPr>
            <w:tcW w:w="1263" w:type="dxa"/>
          </w:tcPr>
          <w:p w14:paraId="02D103CE" w14:textId="77777777" w:rsidR="004C02EF" w:rsidRPr="00E77497" w:rsidRDefault="004C02EF" w:rsidP="003A4B22">
            <w:pPr>
              <w:pStyle w:val="SyntaxOneOf"/>
              <w:keepNext/>
            </w:pPr>
            <w:r w:rsidRPr="00E77497">
              <w:t>&gt;</w:t>
            </w:r>
          </w:p>
        </w:tc>
        <w:tc>
          <w:tcPr>
            <w:tcW w:w="1263" w:type="dxa"/>
          </w:tcPr>
          <w:p w14:paraId="278BA4BE" w14:textId="77777777" w:rsidR="004C02EF" w:rsidRPr="00E77497" w:rsidRDefault="004C02EF" w:rsidP="003A4B22">
            <w:pPr>
              <w:pStyle w:val="SyntaxOneOf"/>
              <w:keepNext/>
            </w:pPr>
            <w:r w:rsidRPr="00E77497">
              <w:t>&lt;=</w:t>
            </w:r>
          </w:p>
        </w:tc>
      </w:tr>
      <w:tr w:rsidR="004C02EF" w:rsidRPr="00E77497" w14:paraId="7C4B6D7C" w14:textId="77777777" w:rsidTr="003A4B22">
        <w:tc>
          <w:tcPr>
            <w:tcW w:w="1263" w:type="dxa"/>
          </w:tcPr>
          <w:p w14:paraId="1A65685D" w14:textId="77777777" w:rsidR="004C02EF" w:rsidRPr="00E77497" w:rsidRDefault="004C02EF" w:rsidP="003A4B22">
            <w:pPr>
              <w:pStyle w:val="SyntaxOneOf"/>
              <w:keepNext/>
            </w:pPr>
            <w:r w:rsidRPr="00E77497">
              <w:t>&gt;=</w:t>
            </w:r>
          </w:p>
        </w:tc>
        <w:tc>
          <w:tcPr>
            <w:tcW w:w="1263" w:type="dxa"/>
          </w:tcPr>
          <w:p w14:paraId="3F616617" w14:textId="77777777" w:rsidR="004C02EF" w:rsidRPr="00E77497" w:rsidRDefault="004C02EF" w:rsidP="003A4B22">
            <w:pPr>
              <w:pStyle w:val="SyntaxOneOf"/>
              <w:keepNext/>
            </w:pPr>
            <w:r w:rsidRPr="00E77497">
              <w:t>==</w:t>
            </w:r>
          </w:p>
        </w:tc>
        <w:tc>
          <w:tcPr>
            <w:tcW w:w="1263" w:type="dxa"/>
          </w:tcPr>
          <w:p w14:paraId="169663F0" w14:textId="77777777" w:rsidR="004C02EF" w:rsidRPr="00E77497" w:rsidRDefault="004C02EF" w:rsidP="003A4B22">
            <w:pPr>
              <w:pStyle w:val="SyntaxOneOf"/>
              <w:keepNext/>
            </w:pPr>
            <w:r w:rsidRPr="00E77497">
              <w:t>!=</w:t>
            </w:r>
          </w:p>
        </w:tc>
        <w:tc>
          <w:tcPr>
            <w:tcW w:w="1263" w:type="dxa"/>
          </w:tcPr>
          <w:p w14:paraId="2284B107" w14:textId="77777777" w:rsidR="004C02EF" w:rsidRPr="00E77497" w:rsidRDefault="004C02EF" w:rsidP="003A4B22">
            <w:pPr>
              <w:pStyle w:val="SyntaxOneOf"/>
              <w:keepNext/>
            </w:pPr>
            <w:r w:rsidRPr="00E77497">
              <w:t>===</w:t>
            </w:r>
          </w:p>
        </w:tc>
        <w:tc>
          <w:tcPr>
            <w:tcW w:w="1263" w:type="dxa"/>
          </w:tcPr>
          <w:p w14:paraId="57880DEB" w14:textId="77777777" w:rsidR="004C02EF" w:rsidRPr="00E77497" w:rsidRDefault="004C02EF" w:rsidP="003A4B22">
            <w:pPr>
              <w:pStyle w:val="SyntaxOneOf"/>
              <w:keepNext/>
            </w:pPr>
            <w:r w:rsidRPr="00E77497">
              <w:t>!==</w:t>
            </w:r>
          </w:p>
        </w:tc>
        <w:tc>
          <w:tcPr>
            <w:tcW w:w="1263" w:type="dxa"/>
          </w:tcPr>
          <w:p w14:paraId="198AC8F0" w14:textId="77777777" w:rsidR="004C02EF" w:rsidRPr="00E77497" w:rsidRDefault="004C02EF" w:rsidP="003A4B22">
            <w:pPr>
              <w:pStyle w:val="SyntaxOneOf"/>
              <w:keepNext/>
            </w:pPr>
          </w:p>
        </w:tc>
      </w:tr>
      <w:tr w:rsidR="004C02EF" w:rsidRPr="00E77497" w14:paraId="582D1531" w14:textId="77777777" w:rsidTr="003A4B22">
        <w:tc>
          <w:tcPr>
            <w:tcW w:w="1263" w:type="dxa"/>
          </w:tcPr>
          <w:p w14:paraId="74B42721" w14:textId="77777777" w:rsidR="004C02EF" w:rsidRPr="00E77497" w:rsidRDefault="004C02EF" w:rsidP="003A4B22">
            <w:pPr>
              <w:pStyle w:val="SyntaxOneOf"/>
              <w:keepNext/>
            </w:pPr>
            <w:r w:rsidRPr="00E77497">
              <w:t>+</w:t>
            </w:r>
          </w:p>
        </w:tc>
        <w:tc>
          <w:tcPr>
            <w:tcW w:w="1263" w:type="dxa"/>
          </w:tcPr>
          <w:p w14:paraId="3E4E0B35" w14:textId="77777777" w:rsidR="004C02EF" w:rsidRPr="00E77497" w:rsidRDefault="004C02EF" w:rsidP="003A4B22">
            <w:pPr>
              <w:pStyle w:val="SyntaxOneOf"/>
              <w:keepNext/>
            </w:pPr>
            <w:r w:rsidRPr="00E77497">
              <w:t>-</w:t>
            </w:r>
          </w:p>
        </w:tc>
        <w:tc>
          <w:tcPr>
            <w:tcW w:w="1263" w:type="dxa"/>
          </w:tcPr>
          <w:p w14:paraId="5310D196" w14:textId="77777777" w:rsidR="004C02EF" w:rsidRPr="00E77497" w:rsidRDefault="004C02EF" w:rsidP="003A4B22">
            <w:pPr>
              <w:pStyle w:val="SyntaxOneOf"/>
              <w:keepNext/>
            </w:pPr>
            <w:r w:rsidRPr="00E77497">
              <w:t>*</w:t>
            </w:r>
          </w:p>
        </w:tc>
        <w:tc>
          <w:tcPr>
            <w:tcW w:w="1263" w:type="dxa"/>
          </w:tcPr>
          <w:p w14:paraId="47453F75" w14:textId="77777777" w:rsidR="004C02EF" w:rsidRPr="00E77497" w:rsidRDefault="004C02EF" w:rsidP="003A4B22">
            <w:pPr>
              <w:pStyle w:val="SyntaxOneOf"/>
              <w:keepNext/>
            </w:pPr>
            <w:r w:rsidRPr="00E77497">
              <w:t>%</w:t>
            </w:r>
          </w:p>
        </w:tc>
        <w:tc>
          <w:tcPr>
            <w:tcW w:w="1263" w:type="dxa"/>
          </w:tcPr>
          <w:p w14:paraId="46A04EC9" w14:textId="77777777" w:rsidR="004C02EF" w:rsidRPr="00E77497" w:rsidRDefault="004C02EF" w:rsidP="003A4B22">
            <w:pPr>
              <w:pStyle w:val="SyntaxOneOf"/>
              <w:keepNext/>
            </w:pPr>
            <w:r w:rsidRPr="00E77497">
              <w:t>++</w:t>
            </w:r>
          </w:p>
        </w:tc>
        <w:tc>
          <w:tcPr>
            <w:tcW w:w="1263" w:type="dxa"/>
          </w:tcPr>
          <w:p w14:paraId="0EFB4259" w14:textId="77777777" w:rsidR="004C02EF" w:rsidRPr="00E77497" w:rsidRDefault="004C02EF" w:rsidP="003A4B22">
            <w:pPr>
              <w:pStyle w:val="SyntaxOneOf"/>
              <w:keepNext/>
            </w:pPr>
            <w:r w:rsidRPr="00E77497">
              <w:t>--</w:t>
            </w:r>
          </w:p>
        </w:tc>
      </w:tr>
      <w:tr w:rsidR="004C02EF" w:rsidRPr="00E77497" w14:paraId="0E83148D" w14:textId="77777777" w:rsidTr="003A4B22">
        <w:tc>
          <w:tcPr>
            <w:tcW w:w="1263" w:type="dxa"/>
          </w:tcPr>
          <w:p w14:paraId="5492CFDE" w14:textId="77777777" w:rsidR="004C02EF" w:rsidRPr="00E77497" w:rsidRDefault="004C02EF" w:rsidP="003A4B22">
            <w:pPr>
              <w:pStyle w:val="SyntaxOneOf"/>
              <w:keepNext/>
            </w:pPr>
            <w:r w:rsidRPr="00E77497">
              <w:t>&lt;&lt;</w:t>
            </w:r>
          </w:p>
        </w:tc>
        <w:tc>
          <w:tcPr>
            <w:tcW w:w="1263" w:type="dxa"/>
          </w:tcPr>
          <w:p w14:paraId="1F3D540A" w14:textId="77777777" w:rsidR="004C02EF" w:rsidRPr="00E77497" w:rsidRDefault="004C02EF" w:rsidP="003A4B22">
            <w:pPr>
              <w:pStyle w:val="SyntaxOneOf"/>
              <w:keepNext/>
            </w:pPr>
            <w:r w:rsidRPr="00E77497">
              <w:t>&gt;&gt;</w:t>
            </w:r>
          </w:p>
        </w:tc>
        <w:tc>
          <w:tcPr>
            <w:tcW w:w="1263" w:type="dxa"/>
          </w:tcPr>
          <w:p w14:paraId="0ECDB5B0" w14:textId="77777777" w:rsidR="004C02EF" w:rsidRPr="00E77497" w:rsidRDefault="004C02EF" w:rsidP="003A4B22">
            <w:pPr>
              <w:pStyle w:val="SyntaxOneOf"/>
              <w:keepNext/>
            </w:pPr>
            <w:r w:rsidRPr="00E77497">
              <w:t>&gt;&gt;&gt;</w:t>
            </w:r>
          </w:p>
        </w:tc>
        <w:tc>
          <w:tcPr>
            <w:tcW w:w="1263" w:type="dxa"/>
          </w:tcPr>
          <w:p w14:paraId="04BFE14E" w14:textId="77777777" w:rsidR="004C02EF" w:rsidRPr="00E77497" w:rsidRDefault="004C02EF" w:rsidP="003A4B22">
            <w:pPr>
              <w:pStyle w:val="SyntaxOneOf"/>
              <w:keepNext/>
            </w:pPr>
            <w:r w:rsidRPr="00E77497">
              <w:t>&amp;</w:t>
            </w:r>
          </w:p>
        </w:tc>
        <w:tc>
          <w:tcPr>
            <w:tcW w:w="1263" w:type="dxa"/>
          </w:tcPr>
          <w:p w14:paraId="503321EF" w14:textId="77777777" w:rsidR="004C02EF" w:rsidRPr="00E77497" w:rsidRDefault="004C02EF" w:rsidP="003A4B22">
            <w:pPr>
              <w:pStyle w:val="SyntaxOneOf"/>
              <w:keepNext/>
            </w:pPr>
            <w:r w:rsidRPr="00E77497">
              <w:t>|</w:t>
            </w:r>
          </w:p>
        </w:tc>
        <w:tc>
          <w:tcPr>
            <w:tcW w:w="1263" w:type="dxa"/>
          </w:tcPr>
          <w:p w14:paraId="54A9BB4B" w14:textId="77777777" w:rsidR="004C02EF" w:rsidRPr="00E77497" w:rsidRDefault="004C02EF" w:rsidP="003A4B22">
            <w:pPr>
              <w:pStyle w:val="SyntaxOneOf"/>
              <w:keepNext/>
            </w:pPr>
            <w:r w:rsidRPr="00E77497">
              <w:t>^</w:t>
            </w:r>
          </w:p>
        </w:tc>
      </w:tr>
      <w:tr w:rsidR="004C02EF" w:rsidRPr="00E77497" w14:paraId="2161D55F" w14:textId="77777777" w:rsidTr="003A4B22">
        <w:tc>
          <w:tcPr>
            <w:tcW w:w="1263" w:type="dxa"/>
          </w:tcPr>
          <w:p w14:paraId="55B812B4" w14:textId="77777777" w:rsidR="004C02EF" w:rsidRPr="00E77497" w:rsidRDefault="004C02EF" w:rsidP="003A4B22">
            <w:pPr>
              <w:pStyle w:val="SyntaxOneOf"/>
              <w:keepNext/>
            </w:pPr>
            <w:r w:rsidRPr="00E77497">
              <w:t>!</w:t>
            </w:r>
          </w:p>
        </w:tc>
        <w:tc>
          <w:tcPr>
            <w:tcW w:w="1263" w:type="dxa"/>
          </w:tcPr>
          <w:p w14:paraId="11B2670C" w14:textId="77777777" w:rsidR="004C02EF" w:rsidRPr="00E77497" w:rsidRDefault="004C02EF" w:rsidP="003A4B22">
            <w:pPr>
              <w:pStyle w:val="SyntaxOneOf"/>
              <w:keepNext/>
            </w:pPr>
            <w:r w:rsidRPr="00E77497">
              <w:t>~</w:t>
            </w:r>
          </w:p>
        </w:tc>
        <w:tc>
          <w:tcPr>
            <w:tcW w:w="1263" w:type="dxa"/>
          </w:tcPr>
          <w:p w14:paraId="0428012B" w14:textId="77777777" w:rsidR="004C02EF" w:rsidRPr="00E77497" w:rsidRDefault="004C02EF" w:rsidP="003A4B22">
            <w:pPr>
              <w:pStyle w:val="SyntaxOneOf"/>
              <w:keepNext/>
            </w:pPr>
            <w:r w:rsidRPr="00E77497">
              <w:t>&amp;&amp;</w:t>
            </w:r>
          </w:p>
        </w:tc>
        <w:tc>
          <w:tcPr>
            <w:tcW w:w="1263" w:type="dxa"/>
          </w:tcPr>
          <w:p w14:paraId="0DC17EE1" w14:textId="77777777" w:rsidR="004C02EF" w:rsidRPr="00E77497" w:rsidRDefault="004C02EF" w:rsidP="003A4B22">
            <w:pPr>
              <w:pStyle w:val="SyntaxOneOf"/>
              <w:keepNext/>
            </w:pPr>
            <w:r w:rsidRPr="00E77497">
              <w:t>||</w:t>
            </w:r>
          </w:p>
        </w:tc>
        <w:tc>
          <w:tcPr>
            <w:tcW w:w="1263" w:type="dxa"/>
          </w:tcPr>
          <w:p w14:paraId="532D3050" w14:textId="77777777" w:rsidR="004C02EF" w:rsidRPr="00E77497" w:rsidRDefault="004C02EF" w:rsidP="003A4B22">
            <w:pPr>
              <w:pStyle w:val="SyntaxOneOf"/>
              <w:keepNext/>
            </w:pPr>
            <w:r w:rsidRPr="00E77497">
              <w:t>?</w:t>
            </w:r>
          </w:p>
        </w:tc>
        <w:tc>
          <w:tcPr>
            <w:tcW w:w="1263" w:type="dxa"/>
          </w:tcPr>
          <w:p w14:paraId="07A35E35" w14:textId="77777777" w:rsidR="004C02EF" w:rsidRPr="00E77497" w:rsidRDefault="004C02EF" w:rsidP="003A4B22">
            <w:pPr>
              <w:pStyle w:val="SyntaxOneOf"/>
              <w:keepNext/>
            </w:pPr>
            <w:r w:rsidRPr="00E77497">
              <w:t>:</w:t>
            </w:r>
          </w:p>
        </w:tc>
      </w:tr>
      <w:tr w:rsidR="004C02EF" w:rsidRPr="00E77497" w14:paraId="37B76ED4" w14:textId="77777777" w:rsidTr="003A4B22">
        <w:tc>
          <w:tcPr>
            <w:tcW w:w="1263" w:type="dxa"/>
          </w:tcPr>
          <w:p w14:paraId="4143673E" w14:textId="77777777" w:rsidR="004C02EF" w:rsidRPr="00E77497" w:rsidRDefault="004C02EF" w:rsidP="003A4B22">
            <w:pPr>
              <w:pStyle w:val="SyntaxOneOf"/>
              <w:keepNext/>
            </w:pPr>
            <w:r w:rsidRPr="00E77497">
              <w:t>=</w:t>
            </w:r>
          </w:p>
        </w:tc>
        <w:tc>
          <w:tcPr>
            <w:tcW w:w="1263" w:type="dxa"/>
          </w:tcPr>
          <w:p w14:paraId="51DC852C" w14:textId="77777777" w:rsidR="004C02EF" w:rsidRPr="00E77497" w:rsidRDefault="004C02EF" w:rsidP="003A4B22">
            <w:pPr>
              <w:pStyle w:val="SyntaxOneOf"/>
              <w:keepNext/>
            </w:pPr>
            <w:r w:rsidRPr="00E77497">
              <w:t>+=</w:t>
            </w:r>
          </w:p>
        </w:tc>
        <w:tc>
          <w:tcPr>
            <w:tcW w:w="1263" w:type="dxa"/>
          </w:tcPr>
          <w:p w14:paraId="13EDC60C" w14:textId="77777777" w:rsidR="004C02EF" w:rsidRPr="00E77497" w:rsidRDefault="004C02EF" w:rsidP="003A4B22">
            <w:pPr>
              <w:pStyle w:val="SyntaxOneOf"/>
              <w:keepNext/>
            </w:pPr>
            <w:r w:rsidRPr="00E77497">
              <w:t>-=</w:t>
            </w:r>
          </w:p>
        </w:tc>
        <w:tc>
          <w:tcPr>
            <w:tcW w:w="1263" w:type="dxa"/>
          </w:tcPr>
          <w:p w14:paraId="23D384C4" w14:textId="77777777" w:rsidR="004C02EF" w:rsidRPr="00E77497" w:rsidRDefault="004C02EF" w:rsidP="003A4B22">
            <w:pPr>
              <w:pStyle w:val="SyntaxOneOf"/>
              <w:keepNext/>
            </w:pPr>
            <w:r w:rsidRPr="00E77497">
              <w:t>*=</w:t>
            </w:r>
          </w:p>
        </w:tc>
        <w:tc>
          <w:tcPr>
            <w:tcW w:w="1263" w:type="dxa"/>
          </w:tcPr>
          <w:p w14:paraId="049914D8" w14:textId="77777777" w:rsidR="004C02EF" w:rsidRPr="00E77497" w:rsidRDefault="004C02EF" w:rsidP="003A4B22">
            <w:pPr>
              <w:pStyle w:val="SyntaxOneOf"/>
              <w:keepNext/>
            </w:pPr>
            <w:r w:rsidRPr="00E77497">
              <w:t>%=</w:t>
            </w:r>
          </w:p>
        </w:tc>
        <w:tc>
          <w:tcPr>
            <w:tcW w:w="1263" w:type="dxa"/>
          </w:tcPr>
          <w:p w14:paraId="7FC15A70" w14:textId="77777777" w:rsidR="004C02EF" w:rsidRPr="00E77497" w:rsidRDefault="004C02EF" w:rsidP="003A4B22">
            <w:pPr>
              <w:pStyle w:val="SyntaxOneOf"/>
              <w:keepNext/>
            </w:pPr>
            <w:r w:rsidRPr="00E77497">
              <w:t>&lt;&lt;=</w:t>
            </w:r>
          </w:p>
        </w:tc>
      </w:tr>
      <w:tr w:rsidR="004C02EF" w:rsidRPr="00E77497" w14:paraId="423A3DAB" w14:textId="77777777" w:rsidTr="003A4B22">
        <w:tc>
          <w:tcPr>
            <w:tcW w:w="1263" w:type="dxa"/>
          </w:tcPr>
          <w:p w14:paraId="13238379" w14:textId="77777777" w:rsidR="004C02EF" w:rsidRPr="00E77497" w:rsidRDefault="004C02EF" w:rsidP="003A4B22">
            <w:pPr>
              <w:pStyle w:val="SyntaxOneOf"/>
            </w:pPr>
            <w:r w:rsidRPr="00E77497">
              <w:t>&gt;&gt;=</w:t>
            </w:r>
          </w:p>
        </w:tc>
        <w:tc>
          <w:tcPr>
            <w:tcW w:w="1263" w:type="dxa"/>
          </w:tcPr>
          <w:p w14:paraId="5477853C" w14:textId="77777777" w:rsidR="004C02EF" w:rsidRPr="00E77497" w:rsidRDefault="004C02EF" w:rsidP="003A4B22">
            <w:pPr>
              <w:pStyle w:val="SyntaxOneOf"/>
            </w:pPr>
            <w:r w:rsidRPr="00E77497">
              <w:t>&gt;&gt;&gt;=</w:t>
            </w:r>
          </w:p>
        </w:tc>
        <w:tc>
          <w:tcPr>
            <w:tcW w:w="1263" w:type="dxa"/>
          </w:tcPr>
          <w:p w14:paraId="083F2531" w14:textId="77777777" w:rsidR="004C02EF" w:rsidRPr="00E77497" w:rsidRDefault="004C02EF" w:rsidP="003A4B22">
            <w:pPr>
              <w:pStyle w:val="SyntaxOneOf"/>
            </w:pPr>
            <w:r w:rsidRPr="00E77497">
              <w:t>&amp;=</w:t>
            </w:r>
          </w:p>
        </w:tc>
        <w:tc>
          <w:tcPr>
            <w:tcW w:w="1263" w:type="dxa"/>
          </w:tcPr>
          <w:p w14:paraId="79828CD5" w14:textId="77777777" w:rsidR="004C02EF" w:rsidRPr="00E77497" w:rsidRDefault="004C02EF" w:rsidP="003A4B22">
            <w:pPr>
              <w:pStyle w:val="SyntaxOneOf"/>
            </w:pPr>
            <w:r w:rsidRPr="00E77497">
              <w:t>|=</w:t>
            </w:r>
          </w:p>
        </w:tc>
        <w:tc>
          <w:tcPr>
            <w:tcW w:w="1263" w:type="dxa"/>
          </w:tcPr>
          <w:p w14:paraId="2061C4E3" w14:textId="77777777" w:rsidR="004C02EF" w:rsidRPr="00E77497" w:rsidRDefault="004C02EF" w:rsidP="003A4B22">
            <w:pPr>
              <w:pStyle w:val="SyntaxOneOf"/>
            </w:pPr>
            <w:r w:rsidRPr="00E77497">
              <w:t>^=</w:t>
            </w:r>
          </w:p>
        </w:tc>
        <w:tc>
          <w:tcPr>
            <w:tcW w:w="1263" w:type="dxa"/>
          </w:tcPr>
          <w:p w14:paraId="61CAF588" w14:textId="77777777" w:rsidR="004C02EF" w:rsidRPr="00E77497" w:rsidRDefault="00B23154" w:rsidP="003A4B22">
            <w:pPr>
              <w:pStyle w:val="SyntaxOneOf"/>
            </w:pPr>
            <w:ins w:id="1412" w:author="Rev 4 Allen Wirfs-Brock" w:date="2011-10-18T17:50:00Z">
              <w:r w:rsidRPr="00E77497">
                <w:t>&lt;|</w:t>
              </w:r>
            </w:ins>
          </w:p>
        </w:tc>
      </w:tr>
    </w:tbl>
    <w:p w14:paraId="4F5CAC1A"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1FE47E9D" w14:textId="77777777" w:rsidTr="003A4B22">
        <w:tc>
          <w:tcPr>
            <w:tcW w:w="1263" w:type="dxa"/>
          </w:tcPr>
          <w:p w14:paraId="31433943" w14:textId="77777777" w:rsidR="004C02EF" w:rsidRPr="00E77497" w:rsidRDefault="004C02EF" w:rsidP="003A4B22">
            <w:pPr>
              <w:pStyle w:val="SyntaxOneOf"/>
            </w:pPr>
            <w:r w:rsidRPr="00E77497">
              <w:t>/</w:t>
            </w:r>
          </w:p>
        </w:tc>
        <w:tc>
          <w:tcPr>
            <w:tcW w:w="1263" w:type="dxa"/>
          </w:tcPr>
          <w:p w14:paraId="7AF894AE" w14:textId="77777777" w:rsidR="004C02EF" w:rsidRPr="00E77497" w:rsidRDefault="004C02EF" w:rsidP="003A4B22">
            <w:pPr>
              <w:pStyle w:val="SyntaxOneOf"/>
            </w:pPr>
            <w:r w:rsidRPr="00E77497">
              <w:t>/=</w:t>
            </w:r>
          </w:p>
        </w:tc>
        <w:tc>
          <w:tcPr>
            <w:tcW w:w="1263" w:type="dxa"/>
          </w:tcPr>
          <w:p w14:paraId="2D6CD325" w14:textId="77777777" w:rsidR="004C02EF" w:rsidRPr="00E77497" w:rsidRDefault="004C02EF" w:rsidP="003A4B22">
            <w:pPr>
              <w:pStyle w:val="SyntaxOneOf"/>
            </w:pPr>
          </w:p>
        </w:tc>
        <w:tc>
          <w:tcPr>
            <w:tcW w:w="1263" w:type="dxa"/>
          </w:tcPr>
          <w:p w14:paraId="42ECF6B4" w14:textId="77777777" w:rsidR="004C02EF" w:rsidRPr="00E77497" w:rsidRDefault="004C02EF" w:rsidP="003A4B22">
            <w:pPr>
              <w:pStyle w:val="SyntaxOneOf"/>
            </w:pPr>
          </w:p>
        </w:tc>
        <w:tc>
          <w:tcPr>
            <w:tcW w:w="1263" w:type="dxa"/>
          </w:tcPr>
          <w:p w14:paraId="17C11D14" w14:textId="77777777" w:rsidR="004C02EF" w:rsidRPr="00E77497" w:rsidRDefault="004C02EF" w:rsidP="003A4B22">
            <w:pPr>
              <w:pStyle w:val="SyntaxOneOf"/>
            </w:pPr>
          </w:p>
        </w:tc>
        <w:tc>
          <w:tcPr>
            <w:tcW w:w="1263" w:type="dxa"/>
          </w:tcPr>
          <w:p w14:paraId="668538E4" w14:textId="77777777" w:rsidR="004C02EF" w:rsidRPr="00E77497" w:rsidRDefault="004C02EF" w:rsidP="003A4B22">
            <w:pPr>
              <w:pStyle w:val="SyntaxOneOf"/>
            </w:pPr>
          </w:p>
        </w:tc>
      </w:tr>
    </w:tbl>
    <w:p w14:paraId="1BDA0336" w14:textId="77777777" w:rsidR="004C02EF" w:rsidRPr="00E77497" w:rsidRDefault="004C02EF" w:rsidP="004C02EF">
      <w:pPr>
        <w:pStyle w:val="20"/>
        <w:numPr>
          <w:ilvl w:val="0"/>
          <w:numId w:val="0"/>
        </w:numPr>
      </w:pPr>
      <w:bookmarkStart w:id="1413" w:name="_Ref431982634"/>
      <w:bookmarkStart w:id="1414" w:name="_Toc472818764"/>
      <w:bookmarkStart w:id="1415" w:name="_Toc235503317"/>
      <w:bookmarkStart w:id="1416" w:name="_Toc241509092"/>
      <w:bookmarkStart w:id="1417" w:name="_Toc244416579"/>
      <w:bookmarkStart w:id="1418" w:name="_Toc276630943"/>
      <w:bookmarkStart w:id="1419" w:name="_Toc314500503"/>
      <w:r w:rsidRPr="00E77497">
        <w:t>7.8</w:t>
      </w:r>
      <w:r w:rsidRPr="00E77497">
        <w:tab/>
        <w:t>Literal</w:t>
      </w:r>
      <w:bookmarkEnd w:id="1402"/>
      <w:bookmarkEnd w:id="1403"/>
      <w:bookmarkEnd w:id="1404"/>
      <w:bookmarkEnd w:id="1405"/>
      <w:bookmarkEnd w:id="1406"/>
      <w:bookmarkEnd w:id="1407"/>
      <w:bookmarkEnd w:id="1408"/>
      <w:bookmarkEnd w:id="1409"/>
      <w:bookmarkEnd w:id="1410"/>
      <w:bookmarkEnd w:id="1411"/>
      <w:r w:rsidRPr="00E77497">
        <w:t>s</w:t>
      </w:r>
      <w:bookmarkEnd w:id="1413"/>
      <w:bookmarkEnd w:id="1414"/>
      <w:bookmarkEnd w:id="1415"/>
      <w:bookmarkEnd w:id="1416"/>
      <w:bookmarkEnd w:id="1417"/>
      <w:bookmarkEnd w:id="1418"/>
      <w:bookmarkEnd w:id="1419"/>
    </w:p>
    <w:p w14:paraId="15B9EE9C" w14:textId="77777777" w:rsidR="004C02EF" w:rsidRPr="00E77497" w:rsidRDefault="004C02EF" w:rsidP="004C02EF">
      <w:pPr>
        <w:pStyle w:val="Syntax"/>
      </w:pPr>
      <w:r w:rsidRPr="00E77497">
        <w:t>Syntax</w:t>
      </w:r>
    </w:p>
    <w:p w14:paraId="19038ECC" w14:textId="77777777" w:rsidR="004C02EF" w:rsidRPr="00E77497" w:rsidRDefault="004C02EF" w:rsidP="004C02EF">
      <w:pPr>
        <w:pStyle w:val="SyntaxRule"/>
      </w:pPr>
      <w:r w:rsidRPr="00E77497">
        <w:t xml:space="preserve">Literal </w:t>
      </w:r>
      <w:r w:rsidRPr="00E77497">
        <w:rPr>
          <w:rFonts w:ascii="Arial" w:hAnsi="Arial" w:cs="Arial"/>
          <w:b/>
          <w:i w:val="0"/>
        </w:rPr>
        <w:t>::</w:t>
      </w:r>
    </w:p>
    <w:p w14:paraId="3889DD76" w14:textId="77777777" w:rsidR="00B23154" w:rsidRPr="00E77497" w:rsidRDefault="004C02EF" w:rsidP="004C02EF">
      <w:pPr>
        <w:pStyle w:val="SyntaxDefinition"/>
        <w:rPr>
          <w:ins w:id="1420" w:author="Rev 4 Allen Wirfs-Brock" w:date="2011-10-18T17:51:00Z"/>
        </w:rPr>
      </w:pPr>
      <w:r w:rsidRPr="00E77497">
        <w:t>NullLiteral</w:t>
      </w:r>
      <w:ins w:id="1421" w:author="Rev 4 Allen Wirfs-Brock" w:date="2011-10-18T17:52:00Z">
        <w:r w:rsidR="00B23154" w:rsidRPr="00E77497">
          <w:br/>
          <w:t>ValueLiteral</w:t>
        </w:r>
      </w:ins>
      <w:del w:id="1422" w:author="Rev 4 Allen Wirfs-Brock" w:date="2011-10-18T17:51:00Z">
        <w:r w:rsidRPr="00E77497" w:rsidDel="00B23154">
          <w:br/>
        </w:r>
      </w:del>
    </w:p>
    <w:p w14:paraId="1C01B7EF" w14:textId="77777777" w:rsidR="00B23154" w:rsidRPr="00E77497" w:rsidRDefault="00B23154" w:rsidP="00B23154">
      <w:pPr>
        <w:pStyle w:val="SyntaxRule"/>
        <w:rPr>
          <w:ins w:id="1423" w:author="Rev 4 Allen Wirfs-Brock" w:date="2011-10-18T17:51:00Z"/>
        </w:rPr>
      </w:pPr>
      <w:ins w:id="1424" w:author="Rev 4 Allen Wirfs-Brock" w:date="2011-10-18T17:51:00Z">
        <w:r w:rsidRPr="00E77497">
          <w:t xml:space="preserve">ValueLiteral </w:t>
        </w:r>
        <w:r w:rsidRPr="00E77497">
          <w:rPr>
            <w:rFonts w:ascii="Arial" w:hAnsi="Arial" w:cs="Arial"/>
            <w:b/>
            <w:i w:val="0"/>
          </w:rPr>
          <w:t>::</w:t>
        </w:r>
      </w:ins>
    </w:p>
    <w:p w14:paraId="08FA0AEB" w14:textId="77777777" w:rsidR="004C02EF" w:rsidRPr="00E77497" w:rsidRDefault="004C02EF" w:rsidP="004C02EF">
      <w:pPr>
        <w:pStyle w:val="SyntaxDefinition"/>
      </w:pPr>
      <w:r w:rsidRPr="00E77497">
        <w:t>BooleanLiteral</w:t>
      </w:r>
      <w:r w:rsidRPr="00E77497">
        <w:br/>
        <w:t>NumericLiteral</w:t>
      </w:r>
      <w:r w:rsidRPr="00E77497">
        <w:br/>
        <w:t>StringLiteral</w:t>
      </w:r>
      <w:bookmarkStart w:id="1425" w:name="_Toc381513626"/>
      <w:bookmarkStart w:id="1426" w:name="_Ref381608289"/>
      <w:bookmarkStart w:id="1427" w:name="_Toc382202768"/>
      <w:bookmarkStart w:id="1428" w:name="_Toc382202988"/>
      <w:bookmarkStart w:id="1429" w:name="_Toc382212148"/>
      <w:bookmarkStart w:id="1430" w:name="_Toc382212327"/>
      <w:bookmarkStart w:id="1431" w:name="_Toc382291493"/>
      <w:bookmarkStart w:id="1432" w:name="_Toc385672129"/>
      <w:bookmarkStart w:id="1433" w:name="_Toc393690220"/>
      <w:r w:rsidRPr="00E77497">
        <w:t xml:space="preserve"> </w:t>
      </w:r>
      <w:r w:rsidRPr="00E77497">
        <w:br/>
        <w:t>RegularExpressionLiteral</w:t>
      </w:r>
    </w:p>
    <w:p w14:paraId="7B818A98" w14:textId="77777777" w:rsidR="004C02EF" w:rsidRPr="00E77497" w:rsidRDefault="004C02EF" w:rsidP="004C02EF">
      <w:pPr>
        <w:pStyle w:val="30"/>
        <w:numPr>
          <w:ilvl w:val="0"/>
          <w:numId w:val="0"/>
        </w:numPr>
      </w:pPr>
      <w:bookmarkStart w:id="1434" w:name="_Ref457437478"/>
      <w:bookmarkStart w:id="1435" w:name="_Toc472818765"/>
      <w:bookmarkStart w:id="1436" w:name="_Toc235503318"/>
      <w:bookmarkStart w:id="1437" w:name="_Toc241509093"/>
      <w:bookmarkStart w:id="1438" w:name="_Toc244416580"/>
      <w:bookmarkStart w:id="1439" w:name="_Toc276630944"/>
      <w:bookmarkStart w:id="1440" w:name="_Toc314500504"/>
      <w:r w:rsidRPr="00E77497">
        <w:t>7.8.1</w:t>
      </w:r>
      <w:r w:rsidRPr="00E77497">
        <w:tab/>
        <w:t>Null Literal</w:t>
      </w:r>
      <w:bookmarkEnd w:id="1425"/>
      <w:bookmarkEnd w:id="1426"/>
      <w:bookmarkEnd w:id="1427"/>
      <w:bookmarkEnd w:id="1428"/>
      <w:bookmarkEnd w:id="1429"/>
      <w:bookmarkEnd w:id="1430"/>
      <w:bookmarkEnd w:id="1431"/>
      <w:bookmarkEnd w:id="1432"/>
      <w:bookmarkEnd w:id="1433"/>
      <w:r w:rsidRPr="00E77497">
        <w:t>s</w:t>
      </w:r>
      <w:bookmarkEnd w:id="1434"/>
      <w:bookmarkEnd w:id="1435"/>
      <w:bookmarkEnd w:id="1436"/>
      <w:bookmarkEnd w:id="1437"/>
      <w:bookmarkEnd w:id="1438"/>
      <w:bookmarkEnd w:id="1439"/>
      <w:bookmarkEnd w:id="1440"/>
    </w:p>
    <w:p w14:paraId="33AEF662" w14:textId="77777777" w:rsidR="004C02EF" w:rsidRPr="00E77497" w:rsidRDefault="004C02EF" w:rsidP="004C02EF">
      <w:pPr>
        <w:pStyle w:val="Syntax"/>
      </w:pPr>
      <w:r w:rsidRPr="00E77497">
        <w:t>Syntax</w:t>
      </w:r>
    </w:p>
    <w:p w14:paraId="5A2EEF88"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55A81DC1"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2D8A5DCA" w14:textId="77777777" w:rsidR="004C02EF" w:rsidRPr="00E77497" w:rsidRDefault="004C02EF" w:rsidP="004C02EF">
      <w:pPr>
        <w:pStyle w:val="Syntax"/>
      </w:pPr>
      <w:bookmarkStart w:id="1441" w:name="_Toc381513627"/>
      <w:bookmarkStart w:id="1442" w:name="_Ref381607899"/>
      <w:r w:rsidRPr="00E77497">
        <w:t>Semantics</w:t>
      </w:r>
    </w:p>
    <w:p w14:paraId="303CDEB5" w14:textId="77777777" w:rsidR="004C02EF" w:rsidRPr="00E77497" w:rsidRDefault="004C02EF" w:rsidP="004C02EF">
      <w:r w:rsidRPr="00E77497">
        <w:t xml:space="preserve">The value of the null literal </w:t>
      </w:r>
      <w:r w:rsidRPr="00E77497">
        <w:rPr>
          <w:rFonts w:ascii="Courier New" w:hAnsi="Courier New"/>
          <w:b/>
        </w:rPr>
        <w:t>null</w:t>
      </w:r>
      <w:r w:rsidRPr="00E77497">
        <w:t xml:space="preserve"> is the sole value of the Null type, namely </w:t>
      </w:r>
      <w:r w:rsidRPr="00E77497">
        <w:rPr>
          <w:b/>
        </w:rPr>
        <w:t>null</w:t>
      </w:r>
      <w:r w:rsidRPr="00E77497">
        <w:t>.</w:t>
      </w:r>
      <w:bookmarkStart w:id="1443" w:name="_Toc382202769"/>
      <w:bookmarkStart w:id="1444" w:name="_Toc382202989"/>
      <w:bookmarkStart w:id="1445" w:name="_Toc382212149"/>
      <w:bookmarkStart w:id="1446" w:name="_Toc382212328"/>
      <w:bookmarkStart w:id="1447" w:name="_Toc382291494"/>
      <w:bookmarkStart w:id="1448" w:name="_Toc385672130"/>
      <w:bookmarkStart w:id="1449" w:name="_Toc393690221"/>
    </w:p>
    <w:p w14:paraId="2A3894CE" w14:textId="77777777" w:rsidR="004C02EF" w:rsidRPr="00E77497" w:rsidRDefault="004C02EF" w:rsidP="004C02EF">
      <w:pPr>
        <w:pStyle w:val="30"/>
        <w:numPr>
          <w:ilvl w:val="0"/>
          <w:numId w:val="0"/>
        </w:numPr>
      </w:pPr>
      <w:bookmarkStart w:id="1450" w:name="_Ref457437479"/>
      <w:bookmarkStart w:id="1451" w:name="_Toc472818766"/>
      <w:bookmarkStart w:id="1452" w:name="_Toc235503319"/>
      <w:bookmarkStart w:id="1453" w:name="_Toc241509094"/>
      <w:bookmarkStart w:id="1454" w:name="_Toc244416581"/>
      <w:bookmarkStart w:id="1455" w:name="_Toc276630945"/>
      <w:bookmarkStart w:id="1456" w:name="_Toc314500505"/>
      <w:r w:rsidRPr="00E77497">
        <w:t>7.8.2</w:t>
      </w:r>
      <w:r w:rsidRPr="00E77497">
        <w:tab/>
        <w:t>Boolean Literal</w:t>
      </w:r>
      <w:bookmarkEnd w:id="1441"/>
      <w:bookmarkEnd w:id="1442"/>
      <w:bookmarkEnd w:id="1443"/>
      <w:bookmarkEnd w:id="1444"/>
      <w:bookmarkEnd w:id="1445"/>
      <w:bookmarkEnd w:id="1446"/>
      <w:bookmarkEnd w:id="1447"/>
      <w:bookmarkEnd w:id="1448"/>
      <w:bookmarkEnd w:id="1449"/>
      <w:r w:rsidRPr="00E77497">
        <w:t>s</w:t>
      </w:r>
      <w:bookmarkEnd w:id="1450"/>
      <w:bookmarkEnd w:id="1451"/>
      <w:bookmarkEnd w:id="1452"/>
      <w:bookmarkEnd w:id="1453"/>
      <w:bookmarkEnd w:id="1454"/>
      <w:bookmarkEnd w:id="1455"/>
      <w:bookmarkEnd w:id="1456"/>
    </w:p>
    <w:p w14:paraId="57B16E83" w14:textId="77777777" w:rsidR="004C02EF" w:rsidRPr="00E77497" w:rsidRDefault="004C02EF" w:rsidP="004C02EF">
      <w:pPr>
        <w:pStyle w:val="Syntax"/>
      </w:pPr>
      <w:r w:rsidRPr="00E77497">
        <w:t>Syntax</w:t>
      </w:r>
    </w:p>
    <w:p w14:paraId="4CE982F6" w14:textId="77777777" w:rsidR="004C02EF" w:rsidRPr="00E77497" w:rsidRDefault="004C02EF" w:rsidP="004C02EF">
      <w:pPr>
        <w:pStyle w:val="SyntaxRule"/>
      </w:pPr>
      <w:r w:rsidRPr="00E77497">
        <w:t xml:space="preserve">BooleanLiteral </w:t>
      </w:r>
      <w:r w:rsidRPr="00E77497">
        <w:rPr>
          <w:rFonts w:ascii="Arial" w:hAnsi="Arial" w:cs="Arial"/>
          <w:b/>
          <w:i w:val="0"/>
        </w:rPr>
        <w:t>::</w:t>
      </w:r>
    </w:p>
    <w:p w14:paraId="3551FC5F"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254B9CA8" w14:textId="77777777" w:rsidR="004C02EF" w:rsidRPr="00E77497" w:rsidRDefault="004C02EF" w:rsidP="004C02EF">
      <w:pPr>
        <w:pStyle w:val="Syntax"/>
      </w:pPr>
      <w:r w:rsidRPr="00E77497">
        <w:t>Semantics</w:t>
      </w:r>
    </w:p>
    <w:p w14:paraId="60C5B232" w14:textId="77777777" w:rsidR="004C02EF" w:rsidRPr="00E77497" w:rsidRDefault="004C02EF" w:rsidP="004C02EF">
      <w:r w:rsidRPr="00E77497">
        <w:t xml:space="preserve">The value of the Boolean literal </w:t>
      </w:r>
      <w:r w:rsidRPr="00E77497">
        <w:rPr>
          <w:rFonts w:ascii="Courier New" w:hAnsi="Courier New"/>
          <w:b/>
        </w:rPr>
        <w:t>true</w:t>
      </w:r>
      <w:r w:rsidRPr="00E77497">
        <w:t xml:space="preserve"> is a value of the Boolean type, namely </w:t>
      </w:r>
      <w:r w:rsidRPr="00E77497">
        <w:rPr>
          <w:b/>
        </w:rPr>
        <w:t>true</w:t>
      </w:r>
      <w:r w:rsidRPr="00E77497">
        <w:t>.</w:t>
      </w:r>
    </w:p>
    <w:p w14:paraId="1B5207DA" w14:textId="77777777" w:rsidR="004C02EF" w:rsidRPr="00E77497" w:rsidRDefault="004C02EF" w:rsidP="004C02EF">
      <w:r w:rsidRPr="00E77497">
        <w:t xml:space="preserve">The value of the Boolean literal </w:t>
      </w:r>
      <w:r w:rsidRPr="00E77497">
        <w:rPr>
          <w:rFonts w:ascii="Courier New" w:hAnsi="Courier New"/>
          <w:b/>
        </w:rPr>
        <w:t>false</w:t>
      </w:r>
      <w:r w:rsidRPr="00E77497">
        <w:t xml:space="preserve"> is a value of the Boolean type, namely </w:t>
      </w:r>
      <w:r w:rsidRPr="00E77497">
        <w:rPr>
          <w:b/>
        </w:rPr>
        <w:t>false</w:t>
      </w:r>
      <w:bookmarkStart w:id="1457" w:name="_Ref379263013"/>
      <w:bookmarkStart w:id="1458" w:name="_Toc381513628"/>
      <w:r w:rsidRPr="00E77497">
        <w:t>.</w:t>
      </w:r>
      <w:bookmarkStart w:id="1459" w:name="_Toc382202770"/>
      <w:bookmarkStart w:id="1460" w:name="_Toc382202990"/>
      <w:bookmarkStart w:id="1461" w:name="_Toc382212150"/>
      <w:bookmarkStart w:id="1462" w:name="_Toc382212329"/>
      <w:bookmarkStart w:id="1463" w:name="_Toc382291495"/>
      <w:bookmarkStart w:id="1464" w:name="_Ref382706882"/>
      <w:bookmarkStart w:id="1465" w:name="_Ref382707062"/>
      <w:bookmarkStart w:id="1466" w:name="_Ref383597354"/>
      <w:bookmarkStart w:id="1467" w:name="_Toc385672131"/>
      <w:bookmarkStart w:id="1468" w:name="_Toc393690222"/>
      <w:bookmarkStart w:id="1469" w:name="_Ref404492947"/>
      <w:bookmarkStart w:id="1470" w:name="_Ref404492964"/>
      <w:bookmarkStart w:id="1471" w:name="_Ref404493248"/>
      <w:bookmarkStart w:id="1472" w:name="_Ref404493273"/>
    </w:p>
    <w:p w14:paraId="3503E7F3" w14:textId="77777777" w:rsidR="004C02EF" w:rsidRPr="00E77497" w:rsidRDefault="004C02EF" w:rsidP="004C02EF">
      <w:pPr>
        <w:pStyle w:val="30"/>
        <w:numPr>
          <w:ilvl w:val="0"/>
          <w:numId w:val="0"/>
        </w:numPr>
      </w:pPr>
      <w:bookmarkStart w:id="1473" w:name="_Hlt424531226"/>
      <w:bookmarkStart w:id="1474" w:name="_Ref424530746"/>
      <w:bookmarkStart w:id="1475" w:name="_Ref424530811"/>
      <w:bookmarkStart w:id="1476" w:name="_Ref424531213"/>
      <w:bookmarkStart w:id="1477" w:name="_Ref424531238"/>
      <w:bookmarkStart w:id="1478" w:name="_Toc472818767"/>
      <w:bookmarkStart w:id="1479" w:name="_Toc235503320"/>
      <w:bookmarkStart w:id="1480" w:name="_Toc241509095"/>
      <w:bookmarkStart w:id="1481" w:name="_Toc244416582"/>
      <w:bookmarkStart w:id="1482" w:name="_Toc276630946"/>
      <w:bookmarkStart w:id="1483" w:name="_Toc314500506"/>
      <w:bookmarkEnd w:id="1473"/>
      <w:r w:rsidRPr="00E77497">
        <w:t>7.8.3</w:t>
      </w:r>
      <w:r w:rsidRPr="00E77497">
        <w:tab/>
        <w:t>Numeric Literal</w:t>
      </w:r>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r w:rsidRPr="00E77497">
        <w:t>s</w:t>
      </w:r>
      <w:bookmarkEnd w:id="1474"/>
      <w:bookmarkEnd w:id="1475"/>
      <w:bookmarkEnd w:id="1476"/>
      <w:bookmarkEnd w:id="1477"/>
      <w:bookmarkEnd w:id="1478"/>
      <w:bookmarkEnd w:id="1479"/>
      <w:bookmarkEnd w:id="1480"/>
      <w:bookmarkEnd w:id="1481"/>
      <w:bookmarkEnd w:id="1482"/>
      <w:bookmarkEnd w:id="1483"/>
    </w:p>
    <w:p w14:paraId="71E62021" w14:textId="77777777" w:rsidR="004C02EF" w:rsidRPr="00E77497" w:rsidRDefault="004C02EF" w:rsidP="004C02EF">
      <w:pPr>
        <w:pStyle w:val="Syntax"/>
      </w:pPr>
      <w:r w:rsidRPr="00E77497">
        <w:t>Syntax</w:t>
      </w:r>
    </w:p>
    <w:p w14:paraId="246B7D70"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4AB7F772" w14:textId="77777777" w:rsidR="004C02EF" w:rsidRPr="00E77497" w:rsidRDefault="004C02EF" w:rsidP="004C02EF">
      <w:pPr>
        <w:pStyle w:val="SyntaxDefinition"/>
      </w:pPr>
      <w:r w:rsidRPr="00E77497">
        <w:t>DecimalLiteral</w:t>
      </w:r>
      <w:r w:rsidRPr="00E77497">
        <w:br/>
        <w:t>HexIntegerLiteral</w:t>
      </w:r>
    </w:p>
    <w:p w14:paraId="0E9CAE61"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2BDA6A2C"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7527F6E4"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19379206"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03E9BA23"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38968EE8" w14:textId="77777777" w:rsidR="004C02EF" w:rsidRPr="00E77497" w:rsidRDefault="004C02EF" w:rsidP="004C02EF">
      <w:pPr>
        <w:pStyle w:val="SyntaxDefinition"/>
      </w:pPr>
      <w:r w:rsidRPr="00E77497">
        <w:t>DecimalDigit</w:t>
      </w:r>
      <w:r w:rsidRPr="00E77497">
        <w:br/>
        <w:t>DecimalDigits DecimalDigit</w:t>
      </w:r>
    </w:p>
    <w:p w14:paraId="02F52AFC" w14:textId="77777777" w:rsidR="004C02EF" w:rsidRPr="00E77497" w:rsidRDefault="004C02EF" w:rsidP="004C02EF">
      <w:pPr>
        <w:pStyle w:val="SyntaxRule"/>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127EAAB7"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2067E58F"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CDE567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08A82A4A"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366B138D" w14:textId="77777777" w:rsidR="004C02EF" w:rsidRPr="00E77497" w:rsidRDefault="004C02EF" w:rsidP="004C02EF">
      <w:pPr>
        <w:pStyle w:val="SyntaxDefinition"/>
      </w:pPr>
      <w:r w:rsidRPr="00E77497">
        <w:t>ExponentIndicator SignedInteger</w:t>
      </w:r>
    </w:p>
    <w:p w14:paraId="44D9EAAE"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70CE29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445E6CDD"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75832D3A"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446B0D32"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59E60C35"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696F2D4F" w14:textId="77777777" w:rsidR="004C02EF" w:rsidRPr="00E77497" w:rsidRDefault="004C02EF" w:rsidP="004C02EF">
      <w:pPr>
        <w:pStyle w:val="SyntaxRule"/>
      </w:pPr>
      <w:r w:rsidRPr="00E77497">
        <w:t xml:space="preserve">HexDigit </w:t>
      </w:r>
      <w:r w:rsidRPr="00E77497">
        <w:rPr>
          <w:rFonts w:ascii="Arial" w:hAnsi="Arial" w:cs="Arial"/>
          <w:i w:val="0"/>
        </w:rPr>
        <w:t>::</w:t>
      </w:r>
      <w:r w:rsidRPr="00E77497">
        <w:rPr>
          <w:rFonts w:ascii="Arial" w:hAnsi="Arial" w:cs="Arial"/>
        </w:rPr>
        <w:t xml:space="preserve"> </w:t>
      </w:r>
      <w:r w:rsidRPr="00E77497">
        <w:rPr>
          <w:rFonts w:ascii="Arial" w:hAnsi="Arial" w:cs="Arial"/>
          <w:i w:val="0"/>
        </w:rPr>
        <w:t>one of</w:t>
      </w:r>
      <w:r w:rsidRPr="00E77497">
        <w:tab/>
      </w:r>
    </w:p>
    <w:p w14:paraId="692A2AA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11B34BA5" w14:textId="77777777" w:rsidR="004C02EF" w:rsidRPr="00E77497" w:rsidRDefault="004C02EF" w:rsidP="004C02EF">
      <w:r w:rsidRPr="00E77497">
        <w:t xml:space="preserve">The source character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2669BFE6" w14:textId="77777777" w:rsidR="004C02EF" w:rsidRPr="00E77497" w:rsidRDefault="004C02EF" w:rsidP="004C02EF">
      <w:pPr>
        <w:pStyle w:val="Note"/>
        <w:keepNext/>
        <w:spacing w:after="60"/>
      </w:pPr>
      <w:r w:rsidRPr="00E77497">
        <w:t>NOTE</w:t>
      </w:r>
      <w:r w:rsidRPr="00E77497">
        <w:tab/>
        <w:t>For example:</w:t>
      </w:r>
    </w:p>
    <w:p w14:paraId="41F3B4EB" w14:textId="77777777" w:rsidR="004C02EF" w:rsidRPr="00E77497" w:rsidRDefault="004C02EF" w:rsidP="004C02EF">
      <w:pPr>
        <w:pStyle w:val="CodeSample3"/>
        <w:keepNext/>
        <w:spacing w:after="60"/>
        <w:ind w:left="1440"/>
        <w:rPr>
          <w:sz w:val="18"/>
          <w:szCs w:val="18"/>
        </w:rPr>
      </w:pPr>
      <w:r w:rsidRPr="00E77497">
        <w:rPr>
          <w:sz w:val="18"/>
          <w:szCs w:val="18"/>
        </w:rPr>
        <w:t>3in</w:t>
      </w:r>
    </w:p>
    <w:p w14:paraId="3D707775"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1EA3A669" w14:textId="77777777" w:rsidR="004C02EF" w:rsidRPr="00E77497" w:rsidRDefault="004C02EF" w:rsidP="004C02EF">
      <w:pPr>
        <w:pStyle w:val="Syntax"/>
      </w:pPr>
      <w:r w:rsidRPr="00E77497">
        <w:t>Semantics</w:t>
      </w:r>
    </w:p>
    <w:p w14:paraId="0733DAFF"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6B651BBC" w14:textId="77777777" w:rsidR="004C02EF" w:rsidRPr="00E77497" w:rsidRDefault="004C02EF" w:rsidP="004C02EF">
      <w:pPr>
        <w:pStyle w:val="MathSpecialCase3"/>
        <w:numPr>
          <w:ilvl w:val="2"/>
          <w:numId w:val="31"/>
        </w:numPr>
        <w:tabs>
          <w:tab w:val="left" w:pos="450"/>
        </w:tabs>
        <w:spacing w:after="0"/>
        <w:ind w:left="446" w:hanging="446"/>
      </w:pPr>
      <w:bookmarkStart w:id="1484" w:name="_Ref378386289"/>
      <w:bookmarkStart w:id="1485"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20E5F6D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313BF74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6489BF0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s.</w:t>
      </w:r>
    </w:p>
    <w:p w14:paraId="1372226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1C9F498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times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 xml:space="preserve">s </w:t>
      </w:r>
      <w:r w:rsidRPr="00E77497">
        <w:rPr>
          <w:rFonts w:ascii="Courier New" w:hAnsi="Courier New" w:cs="Courier New"/>
        </w:rPr>
        <w:t>and e</w:t>
      </w:r>
      <w:r w:rsidRPr="00E77497">
        <w:t xml:space="preserve"> </w:t>
      </w:r>
      <w:r w:rsidRPr="00E77497">
        <w:rPr>
          <w:rFonts w:ascii="Arial" w:hAnsi="Arial"/>
        </w:rPr>
        <w:t xml:space="preserve">is the MV of </w:t>
      </w:r>
      <w:r w:rsidRPr="00E77497">
        <w:rPr>
          <w:i/>
        </w:rPr>
        <w:t>ExponentPart</w:t>
      </w:r>
      <w:r w:rsidRPr="00E77497">
        <w:t>.</w:t>
      </w:r>
    </w:p>
    <w:p w14:paraId="25D46DA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E77497">
        <w:t>s.</w:t>
      </w:r>
    </w:p>
    <w:p w14:paraId="6180511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E77497">
        <w:t xml:space="preserve">s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12B32DD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7EF1F56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235F828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221E308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7B37B40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Pr="00E77497">
        <w:rPr>
          <w:rFonts w:ascii="Arial" w:hAnsi="Arial" w:cs="Arial"/>
        </w:rPr>
        <w:t xml:space="preserve">times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23036C3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555AEF1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Pr="00E77497">
        <w:rPr>
          <w:rFonts w:ascii="Arial" w:hAnsi="Arial" w:cs="Arial"/>
        </w:rPr>
        <w:t>times 10) plus the MV of</w:t>
      </w:r>
      <w:r w:rsidRPr="00E77497">
        <w:t xml:space="preserve"> </w:t>
      </w:r>
      <w:r w:rsidRPr="00E77497">
        <w:rPr>
          <w:i/>
        </w:rPr>
        <w:t>DecimalDigit</w:t>
      </w:r>
      <w:r w:rsidRPr="00E77497">
        <w:t>.</w:t>
      </w:r>
    </w:p>
    <w:p w14:paraId="1C941EC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796D79B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77E2DE2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55728B3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2653843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 xml:space="preserve">is </w:t>
      </w:r>
      <w:r w:rsidRPr="00E77497">
        <w:t>0</w:t>
      </w:r>
      <w:r w:rsidRPr="00E77497">
        <w:rPr>
          <w:rFonts w:ascii="Arial" w:hAnsi="Arial" w:cs="Arial"/>
        </w:rPr>
        <w:t>.</w:t>
      </w:r>
    </w:p>
    <w:p w14:paraId="6D04E80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cs="Arial"/>
        </w:rPr>
        <w:t xml:space="preserve">is </w:t>
      </w:r>
      <w:r w:rsidRPr="00E77497">
        <w:t>1</w:t>
      </w:r>
      <w:r w:rsidRPr="00E77497">
        <w:rPr>
          <w:rFonts w:ascii="Arial" w:hAnsi="Arial" w:cs="Arial"/>
        </w:rPr>
        <w:t>.</w:t>
      </w:r>
    </w:p>
    <w:p w14:paraId="70466CD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cs="Arial"/>
        </w:rPr>
        <w:t xml:space="preserve">is </w:t>
      </w:r>
      <w:r w:rsidRPr="00E77497">
        <w:t>2</w:t>
      </w:r>
      <w:r w:rsidRPr="00E77497">
        <w:rPr>
          <w:rFonts w:ascii="Arial" w:hAnsi="Arial" w:cs="Arial"/>
        </w:rPr>
        <w:t>.</w:t>
      </w:r>
    </w:p>
    <w:p w14:paraId="58CB8B7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cs="Arial"/>
        </w:rPr>
        <w:t xml:space="preserve">is </w:t>
      </w:r>
      <w:r w:rsidRPr="00E77497">
        <w:t>3</w:t>
      </w:r>
      <w:r w:rsidRPr="00E77497">
        <w:rPr>
          <w:rFonts w:ascii="Arial" w:hAnsi="Arial" w:cs="Arial"/>
        </w:rPr>
        <w:t>.</w:t>
      </w:r>
    </w:p>
    <w:p w14:paraId="13B32A9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cs="Arial"/>
        </w:rPr>
        <w:t xml:space="preserve">is </w:t>
      </w:r>
      <w:r w:rsidRPr="00E77497">
        <w:t>4</w:t>
      </w:r>
      <w:r w:rsidRPr="00E77497">
        <w:rPr>
          <w:rFonts w:ascii="Arial" w:hAnsi="Arial" w:cs="Arial"/>
        </w:rPr>
        <w:t>.</w:t>
      </w:r>
    </w:p>
    <w:p w14:paraId="5B75466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cs="Arial"/>
        </w:rPr>
        <w:t xml:space="preserve">is </w:t>
      </w:r>
      <w:r w:rsidRPr="00E77497">
        <w:t>5</w:t>
      </w:r>
      <w:r w:rsidRPr="00E77497">
        <w:rPr>
          <w:rFonts w:ascii="Arial" w:hAnsi="Arial" w:cs="Arial"/>
        </w:rPr>
        <w:t>.</w:t>
      </w:r>
    </w:p>
    <w:p w14:paraId="3D19F68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cs="Arial"/>
        </w:rPr>
        <w:t xml:space="preserve">is </w:t>
      </w:r>
      <w:r w:rsidRPr="00E77497">
        <w:t>6</w:t>
      </w:r>
      <w:r w:rsidRPr="00E77497">
        <w:rPr>
          <w:rFonts w:ascii="Arial" w:hAnsi="Arial" w:cs="Arial"/>
        </w:rPr>
        <w:t>.</w:t>
      </w:r>
    </w:p>
    <w:p w14:paraId="2813FD4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cs="Arial"/>
        </w:rPr>
        <w:t>is 7.</w:t>
      </w:r>
    </w:p>
    <w:p w14:paraId="21E84AE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678E965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642BB08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7B1FE1B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1124006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2D313DA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5517D4C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0E4B130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71262F5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60F1F13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3CC0C7FE" w14:textId="77777777" w:rsidR="004C02EF" w:rsidRPr="00E77497" w:rsidRDefault="004C02EF" w:rsidP="004C02E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i/>
        </w:rPr>
        <w:t>HexIntegerLiteral</w:t>
      </w:r>
      <w:r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Pr="00E77497">
        <w:rPr>
          <w:i/>
        </w:rPr>
        <w:t>HexIntegerLiteral</w:t>
      </w:r>
      <w:r w:rsidRPr="00E77497">
        <w:t xml:space="preserve"> </w:t>
      </w:r>
      <w:r w:rsidRPr="00E77497">
        <w:rPr>
          <w:rFonts w:ascii="Arial" w:hAnsi="Arial" w:cs="Arial"/>
        </w:rPr>
        <w:t xml:space="preserve">times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4AC52766"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088562E1"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002EF7A8"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486" w:name="_Toc382202771"/>
      <w:bookmarkStart w:id="1487" w:name="_Toc382202991"/>
      <w:bookmarkStart w:id="1488" w:name="_Toc382212151"/>
      <w:bookmarkStart w:id="1489" w:name="_Toc382212330"/>
      <w:bookmarkStart w:id="1490" w:name="_Toc382291496"/>
      <w:bookmarkStart w:id="1491" w:name="_Ref382709603"/>
      <w:bookmarkStart w:id="1492" w:name="_Ref382709689"/>
      <w:bookmarkStart w:id="1493" w:name="_Toc385672132"/>
      <w:bookmarkStart w:id="1494" w:name="_Toc393690223"/>
    </w:p>
    <w:p w14:paraId="24DF9810" w14:textId="77777777" w:rsidR="004C02EF" w:rsidRPr="00E77497" w:rsidRDefault="004C02EF" w:rsidP="004C02EF">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Pr="00E77497">
        <w:rPr>
          <w:rFonts w:ascii="Times New Roman" w:hAnsi="Times New Roman"/>
          <w:i/>
        </w:rPr>
        <w:t>OctalIntegerLiteral</w:t>
      </w:r>
      <w:r w:rsidRPr="00E77497">
        <w:t xml:space="preserve"> as described in B.1.1.</w:t>
      </w:r>
    </w:p>
    <w:p w14:paraId="30D961DA" w14:textId="77777777" w:rsidR="004C02EF" w:rsidRPr="00E77497" w:rsidRDefault="004C02EF" w:rsidP="004C02EF">
      <w:pPr>
        <w:pStyle w:val="30"/>
        <w:numPr>
          <w:ilvl w:val="0"/>
          <w:numId w:val="0"/>
        </w:numPr>
      </w:pPr>
      <w:bookmarkStart w:id="1495" w:name="_Hlt463778258"/>
      <w:bookmarkStart w:id="1496" w:name="_Ref440437891"/>
      <w:bookmarkStart w:id="1497" w:name="_Toc472818768"/>
      <w:bookmarkStart w:id="1498" w:name="_Toc235503321"/>
      <w:bookmarkStart w:id="1499" w:name="_Toc241509096"/>
      <w:bookmarkStart w:id="1500" w:name="_Toc244416583"/>
      <w:bookmarkStart w:id="1501" w:name="_Toc276630947"/>
      <w:bookmarkStart w:id="1502" w:name="_Toc314500507"/>
      <w:bookmarkEnd w:id="1495"/>
      <w:r w:rsidRPr="00E77497">
        <w:t>7.8.4</w:t>
      </w:r>
      <w:r w:rsidRPr="00E77497">
        <w:tab/>
        <w:t>String Literal</w:t>
      </w:r>
      <w:bookmarkEnd w:id="1484"/>
      <w:bookmarkEnd w:id="1485"/>
      <w:bookmarkEnd w:id="1486"/>
      <w:bookmarkEnd w:id="1487"/>
      <w:bookmarkEnd w:id="1488"/>
      <w:bookmarkEnd w:id="1489"/>
      <w:bookmarkEnd w:id="1490"/>
      <w:bookmarkEnd w:id="1491"/>
      <w:bookmarkEnd w:id="1492"/>
      <w:bookmarkEnd w:id="1493"/>
      <w:bookmarkEnd w:id="1494"/>
      <w:r w:rsidRPr="00E77497">
        <w:t>s</w:t>
      </w:r>
      <w:bookmarkEnd w:id="1496"/>
      <w:bookmarkEnd w:id="1497"/>
      <w:bookmarkEnd w:id="1498"/>
      <w:bookmarkEnd w:id="1499"/>
      <w:bookmarkEnd w:id="1500"/>
      <w:bookmarkEnd w:id="1501"/>
      <w:bookmarkEnd w:id="1502"/>
    </w:p>
    <w:p w14:paraId="1E8BA75D" w14:textId="77777777" w:rsidR="004C02EF" w:rsidRPr="00E77497" w:rsidRDefault="004C02EF" w:rsidP="004C02EF">
      <w:r w:rsidRPr="00E77497">
        <w:t>A string literal is zero or more characters enclosed in single or double quotes. Each character may be represented by an escape sequence. All characters may appear literally in a string literal except for the closing quote character, backslash, carriage return, line separator, paragraph separator, and line feed. Any character may appear in the form of an escape sequence.</w:t>
      </w:r>
    </w:p>
    <w:p w14:paraId="6EA052FB" w14:textId="77777777" w:rsidR="004C02EF" w:rsidRPr="00E77497" w:rsidRDefault="004C02EF" w:rsidP="004C02EF">
      <w:pPr>
        <w:pStyle w:val="Syntax"/>
      </w:pPr>
      <w:r w:rsidRPr="00E77497">
        <w:t>Syntax</w:t>
      </w:r>
    </w:p>
    <w:p w14:paraId="179C49DE" w14:textId="77777777" w:rsidR="004C02EF" w:rsidRPr="00E77497" w:rsidRDefault="004C02EF" w:rsidP="004C02EF">
      <w:pPr>
        <w:pStyle w:val="SyntaxRule"/>
      </w:pPr>
      <w:r w:rsidRPr="00E77497">
        <w:t xml:space="preserve">StringLiteral </w:t>
      </w:r>
      <w:r w:rsidRPr="00E77497">
        <w:rPr>
          <w:rFonts w:ascii="Arial" w:hAnsi="Arial" w:cs="Arial"/>
          <w:b/>
          <w:i w:val="0"/>
        </w:rPr>
        <w:t>::</w:t>
      </w:r>
    </w:p>
    <w:p w14:paraId="61CA85AA" w14:textId="77777777" w:rsidR="004C02EF" w:rsidRPr="00E77497" w:rsidRDefault="004C02EF" w:rsidP="004C02EF">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3176B78E" w14:textId="77777777" w:rsidR="004C02EF" w:rsidRPr="00E77497" w:rsidRDefault="004C02EF" w:rsidP="004C02EF">
      <w:pPr>
        <w:pStyle w:val="SyntaxRule"/>
      </w:pPr>
      <w:r w:rsidRPr="00E77497">
        <w:t xml:space="preserve">DoubleStringCharacters </w:t>
      </w:r>
      <w:r w:rsidRPr="00E77497">
        <w:rPr>
          <w:rFonts w:ascii="Arial" w:hAnsi="Arial" w:cs="Arial"/>
          <w:b/>
          <w:i w:val="0"/>
        </w:rPr>
        <w:t>::</w:t>
      </w:r>
    </w:p>
    <w:p w14:paraId="326C9289" w14:textId="77777777" w:rsidR="004C02EF" w:rsidRPr="00E77497" w:rsidRDefault="004C02EF" w:rsidP="004C02EF">
      <w:pPr>
        <w:pStyle w:val="SyntaxDefinition"/>
        <w:rPr>
          <w:vertAlign w:val="subscript"/>
        </w:rPr>
      </w:pPr>
      <w:r w:rsidRPr="00E77497">
        <w:t>DoubleStringCharacter DoubleStringCharacters</w:t>
      </w:r>
      <w:r w:rsidRPr="00E77497">
        <w:rPr>
          <w:rFonts w:ascii="Arial" w:hAnsi="Arial"/>
          <w:i w:val="0"/>
          <w:vertAlign w:val="subscript"/>
        </w:rPr>
        <w:t>opt</w:t>
      </w:r>
    </w:p>
    <w:p w14:paraId="0A3E6458" w14:textId="77777777" w:rsidR="004C02EF" w:rsidRPr="00E77497" w:rsidRDefault="004C02EF" w:rsidP="004C02EF">
      <w:pPr>
        <w:pStyle w:val="SyntaxRule"/>
      </w:pPr>
      <w:r w:rsidRPr="00E77497">
        <w:t xml:space="preserve">SingleStringCharacters </w:t>
      </w:r>
      <w:r w:rsidRPr="00E77497">
        <w:rPr>
          <w:rFonts w:ascii="Arial" w:hAnsi="Arial" w:cs="Arial"/>
          <w:b/>
          <w:i w:val="0"/>
        </w:rPr>
        <w:t>::</w:t>
      </w:r>
    </w:p>
    <w:p w14:paraId="169C3DE4" w14:textId="77777777" w:rsidR="004C02EF" w:rsidRPr="00E77497" w:rsidRDefault="004C02EF" w:rsidP="004C02EF">
      <w:pPr>
        <w:pStyle w:val="SyntaxDefinition"/>
        <w:rPr>
          <w:vertAlign w:val="subscript"/>
        </w:rPr>
      </w:pPr>
      <w:r w:rsidRPr="00E77497">
        <w:t>SingleStringCharacter SingleStringCharacters</w:t>
      </w:r>
      <w:r w:rsidRPr="00E77497">
        <w:rPr>
          <w:rFonts w:ascii="Arial" w:hAnsi="Arial"/>
          <w:i w:val="0"/>
          <w:vertAlign w:val="subscript"/>
        </w:rPr>
        <w:t>opt</w:t>
      </w:r>
    </w:p>
    <w:p w14:paraId="02FF16F8" w14:textId="77777777" w:rsidR="004C02EF" w:rsidRPr="00E77497" w:rsidRDefault="004C02EF" w:rsidP="004C02EF">
      <w:pPr>
        <w:pStyle w:val="SyntaxRule"/>
      </w:pPr>
      <w:r w:rsidRPr="00E77497">
        <w:t xml:space="preserve">DoubleStringCharacter </w:t>
      </w:r>
      <w:r w:rsidRPr="00E77497">
        <w:rPr>
          <w:rFonts w:ascii="Arial" w:hAnsi="Arial" w:cs="Arial"/>
          <w:b/>
          <w:i w:val="0"/>
        </w:rPr>
        <w:t>::</w:t>
      </w:r>
    </w:p>
    <w:p w14:paraId="0F20D1FB"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79245244" w14:textId="77777777" w:rsidR="004C02EF" w:rsidRPr="00E77497" w:rsidRDefault="004C02EF" w:rsidP="004C02EF">
      <w:pPr>
        <w:pStyle w:val="SyntaxRule"/>
      </w:pPr>
      <w:r w:rsidRPr="00E77497">
        <w:t xml:space="preserve">SingleStringCharacter </w:t>
      </w:r>
      <w:r w:rsidRPr="00E77497">
        <w:rPr>
          <w:rFonts w:ascii="Arial" w:hAnsi="Arial" w:cs="Arial"/>
          <w:b/>
          <w:i w:val="0"/>
        </w:rPr>
        <w:t>::</w:t>
      </w:r>
    </w:p>
    <w:p w14:paraId="0174E182"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7BFBF3CB" w14:textId="77777777" w:rsidR="004C02EF" w:rsidRPr="00E77497" w:rsidRDefault="004C02EF" w:rsidP="004C02EF">
      <w:pPr>
        <w:pStyle w:val="SyntaxRule"/>
        <w:rPr>
          <w:b/>
        </w:rPr>
      </w:pPr>
      <w:r w:rsidRPr="00E77497">
        <w:t xml:space="preserve">LineContinuation </w:t>
      </w:r>
      <w:r w:rsidRPr="00E77497">
        <w:rPr>
          <w:rFonts w:ascii="Arial" w:hAnsi="Arial" w:cs="Arial"/>
          <w:b/>
          <w:i w:val="0"/>
        </w:rPr>
        <w:t>::</w:t>
      </w:r>
    </w:p>
    <w:p w14:paraId="0BC49C1A" w14:textId="77777777" w:rsidR="004C02EF" w:rsidRPr="00E77497" w:rsidRDefault="004C02EF" w:rsidP="004C02EF">
      <w:pPr>
        <w:pStyle w:val="SyntaxDefinition"/>
      </w:pPr>
      <w:r w:rsidRPr="00E77497">
        <w:rPr>
          <w:rFonts w:ascii="Courier New" w:hAnsi="Courier New" w:cs="Courier New"/>
          <w:b/>
          <w:i w:val="0"/>
        </w:rPr>
        <w:t xml:space="preserve">\ </w:t>
      </w:r>
      <w:r w:rsidRPr="00E77497">
        <w:t>LineTerminatorSequence</w:t>
      </w:r>
    </w:p>
    <w:p w14:paraId="10A538F0" w14:textId="77777777" w:rsidR="004C02EF" w:rsidRPr="00E77497" w:rsidRDefault="004C02EF" w:rsidP="004C02EF">
      <w:pPr>
        <w:pStyle w:val="SyntaxRule"/>
      </w:pPr>
      <w:r w:rsidRPr="00E77497">
        <w:t xml:space="preserve">EscapeSequence </w:t>
      </w:r>
      <w:r w:rsidRPr="00E77497">
        <w:rPr>
          <w:rFonts w:ascii="Arial" w:hAnsi="Arial" w:cs="Arial"/>
          <w:b/>
          <w:i w:val="0"/>
        </w:rPr>
        <w:t>::</w:t>
      </w:r>
    </w:p>
    <w:p w14:paraId="2D85F81A" w14:textId="77777777" w:rsidR="004C02EF" w:rsidRPr="00E77497" w:rsidRDefault="004C02EF" w:rsidP="004C02EF">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078BB7AB" w14:textId="77777777" w:rsidR="004C02EF" w:rsidRPr="00E77497" w:rsidRDefault="004C02EF" w:rsidP="004C02EF">
      <w:pPr>
        <w:pStyle w:val="SyntaxRule"/>
      </w:pPr>
      <w:r w:rsidRPr="00E77497">
        <w:t xml:space="preserve">CharacterEscapeSequence </w:t>
      </w:r>
      <w:r w:rsidRPr="00E77497">
        <w:rPr>
          <w:rFonts w:ascii="Arial" w:hAnsi="Arial" w:cs="Arial"/>
          <w:b/>
          <w:i w:val="0"/>
        </w:rPr>
        <w:t>::</w:t>
      </w:r>
    </w:p>
    <w:p w14:paraId="1611D3C5" w14:textId="77777777" w:rsidR="004C02EF" w:rsidRPr="00E77497" w:rsidRDefault="004C02EF" w:rsidP="004C02EF">
      <w:pPr>
        <w:pStyle w:val="SyntaxDefinition"/>
      </w:pPr>
      <w:r w:rsidRPr="00E77497">
        <w:t>SingleEscapeCharacter</w:t>
      </w:r>
      <w:r w:rsidRPr="00E77497">
        <w:br/>
        <w:t>NonEscapeCharacter</w:t>
      </w:r>
    </w:p>
    <w:p w14:paraId="44F5EC55" w14:textId="77777777" w:rsidR="004C02EF" w:rsidRPr="00E77497" w:rsidRDefault="004C02EF" w:rsidP="004C02EF">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29784276" w14:textId="77777777" w:rsidR="004C02EF" w:rsidRPr="00C7794D" w:rsidRDefault="004C02EF" w:rsidP="004C02EF">
      <w:pPr>
        <w:pStyle w:val="SyntaxDefinition"/>
        <w:rPr>
          <w:rFonts w:ascii="Courier New" w:hAnsi="Courier New" w:cs="Courier New"/>
          <w:b/>
          <w:i w:val="0"/>
        </w:rPr>
      </w:pPr>
      <w:r w:rsidRPr="00C7794D">
        <w:rPr>
          <w:rFonts w:ascii="Courier New" w:hAnsi="Courier New" w:cs="Courier New"/>
          <w:b/>
          <w:i w:val="0"/>
        </w:rPr>
        <w:t>'  "  \  b  f  n  r  t  v</w:t>
      </w:r>
    </w:p>
    <w:p w14:paraId="059A6A95" w14:textId="77777777" w:rsidR="004C02EF" w:rsidRPr="009C202C" w:rsidRDefault="004C02EF" w:rsidP="004C02EF">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0FF79512" w14:textId="77777777" w:rsidR="004C02EF" w:rsidRPr="00E77497" w:rsidRDefault="004C02EF" w:rsidP="004C02EF">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281E9D32" w14:textId="77777777" w:rsidR="004C02EF" w:rsidRPr="00E77497" w:rsidRDefault="004C02EF" w:rsidP="004C02EF">
      <w:pPr>
        <w:pStyle w:val="SyntaxRule"/>
      </w:pPr>
      <w:r w:rsidRPr="00E77497">
        <w:t xml:space="preserve">EscapeCharacter </w:t>
      </w:r>
      <w:r w:rsidRPr="00E77497">
        <w:rPr>
          <w:rFonts w:ascii="Arial" w:hAnsi="Arial" w:cs="Arial"/>
          <w:b/>
          <w:i w:val="0"/>
        </w:rPr>
        <w:t>::</w:t>
      </w:r>
    </w:p>
    <w:p w14:paraId="39814FD8" w14:textId="77777777" w:rsidR="004C02EF" w:rsidRPr="00E77497" w:rsidRDefault="004C02EF" w:rsidP="004C02EF">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30E0F2A7" w14:textId="77777777" w:rsidR="004C02EF" w:rsidRPr="00E77497" w:rsidRDefault="004C02EF" w:rsidP="004C02EF">
      <w:pPr>
        <w:pStyle w:val="SyntaxRule"/>
      </w:pPr>
      <w:r w:rsidRPr="00E77497">
        <w:t xml:space="preserve">HexEscapeSequence </w:t>
      </w:r>
      <w:r w:rsidRPr="00E77497">
        <w:rPr>
          <w:rFonts w:ascii="Arial" w:hAnsi="Arial" w:cs="Arial"/>
          <w:b/>
          <w:i w:val="0"/>
        </w:rPr>
        <w:t>::</w:t>
      </w:r>
    </w:p>
    <w:p w14:paraId="40C9BAB3" w14:textId="77777777" w:rsidR="004C02EF" w:rsidRPr="00E77497" w:rsidRDefault="004C02EF" w:rsidP="004C02EF">
      <w:pPr>
        <w:pStyle w:val="SyntaxDefinition"/>
      </w:pPr>
      <w:r w:rsidRPr="00E77497">
        <w:rPr>
          <w:rFonts w:ascii="Courier New" w:hAnsi="Courier New"/>
          <w:b/>
          <w:i w:val="0"/>
        </w:rPr>
        <w:t xml:space="preserve">x </w:t>
      </w:r>
      <w:r w:rsidRPr="00E77497">
        <w:t>HexDigit HexDigit</w:t>
      </w:r>
    </w:p>
    <w:p w14:paraId="160C2A30" w14:textId="77777777" w:rsidR="004C02EF" w:rsidRPr="00E77497" w:rsidRDefault="004C02EF" w:rsidP="004C02EF">
      <w:pPr>
        <w:pStyle w:val="SyntaxRule"/>
      </w:pPr>
      <w:r w:rsidRPr="00E77497">
        <w:t xml:space="preserve">UnicodeEscapeSequence </w:t>
      </w:r>
      <w:r w:rsidRPr="00E77497">
        <w:rPr>
          <w:rFonts w:ascii="Arial" w:hAnsi="Arial" w:cs="Arial"/>
          <w:b/>
          <w:i w:val="0"/>
        </w:rPr>
        <w:t>::</w:t>
      </w:r>
    </w:p>
    <w:p w14:paraId="6BBB4003" w14:textId="77777777" w:rsidR="004C02EF" w:rsidRPr="00E77497" w:rsidRDefault="004C02EF" w:rsidP="004C02EF">
      <w:pPr>
        <w:pStyle w:val="SyntaxDefinition"/>
      </w:pPr>
      <w:r w:rsidRPr="00E77497">
        <w:rPr>
          <w:rFonts w:ascii="Courier New" w:hAnsi="Courier New"/>
          <w:b/>
          <w:i w:val="0"/>
        </w:rPr>
        <w:t>u</w:t>
      </w:r>
      <w:r w:rsidRPr="00E77497">
        <w:t xml:space="preserve"> HexDigit HexDigit HexDigit HexDigit</w:t>
      </w:r>
    </w:p>
    <w:p w14:paraId="0993A55C" w14:textId="77777777" w:rsidR="004C02EF" w:rsidRPr="00E77497" w:rsidRDefault="004C02EF" w:rsidP="004C02EF">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14:paraId="003B6E0D" w14:textId="77777777" w:rsidR="004C02EF" w:rsidRPr="00E77497" w:rsidRDefault="004C02EF" w:rsidP="004C02EF">
      <w:pPr>
        <w:pStyle w:val="Syntax"/>
      </w:pPr>
      <w:r w:rsidRPr="00E77497">
        <w:t>Semantics</w:t>
      </w:r>
    </w:p>
    <w:p w14:paraId="02F9A1F9" w14:textId="77777777" w:rsidR="004C02EF" w:rsidRPr="00E77497" w:rsidRDefault="004C02EF" w:rsidP="004C02EF">
      <w:r w:rsidRPr="00E77497">
        <w:t>A string literal stands for a value of the String type. The String value (SV) of the literal is described in terms of character values (CV) contributed by the various parts of the string literal. As part of this process, some characters within the string literal are interpreted as having a mathematical value (MV), as described below or in 7.8.3.</w:t>
      </w:r>
    </w:p>
    <w:p w14:paraId="3DC7783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285CBFE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0939B45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05C9324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129A5CC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 xml:space="preserve">is a sequence of one character, the CV of </w:t>
      </w:r>
      <w:r w:rsidRPr="00E77497">
        <w:rPr>
          <w:i/>
        </w:rPr>
        <w:t>DoubleStringCharacter</w:t>
      </w:r>
      <w:r w:rsidRPr="00E77497">
        <w:t>.</w:t>
      </w:r>
    </w:p>
    <w:p w14:paraId="46E624B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the CV of</w:t>
      </w:r>
      <w:r w:rsidRPr="00E77497">
        <w:t xml:space="preserve"> </w:t>
      </w:r>
      <w:r w:rsidRPr="00E77497">
        <w:rPr>
          <w:i/>
        </w:rPr>
        <w:t>DoubleStringCharacter</w:t>
      </w:r>
      <w:r w:rsidRPr="00E77497">
        <w:t xml:space="preserve"> followed </w:t>
      </w:r>
      <w:r w:rsidRPr="00E77497">
        <w:rPr>
          <w:rFonts w:ascii="Arial" w:hAnsi="Arial" w:cs="Arial"/>
        </w:rPr>
        <w:t xml:space="preserve">by all the characters in the SV of </w:t>
      </w:r>
      <w:r w:rsidRPr="00E77497">
        <w:rPr>
          <w:i/>
        </w:rPr>
        <w:t>DoubleStringCharacters</w:t>
      </w:r>
      <w:r w:rsidRPr="00E77497">
        <w:rPr>
          <w:rFonts w:ascii="Arial" w:hAnsi="Arial" w:cs="Arial"/>
        </w:rPr>
        <w:t xml:space="preserve"> in order.</w:t>
      </w:r>
    </w:p>
    <w:p w14:paraId="061B8C4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is a sequence of one character, the CV of</w:t>
      </w:r>
      <w:r w:rsidRPr="00E77497">
        <w:t xml:space="preserve"> </w:t>
      </w:r>
      <w:r w:rsidRPr="00E77497">
        <w:rPr>
          <w:i/>
        </w:rPr>
        <w:t>SingleStringCharacter</w:t>
      </w:r>
      <w:r w:rsidRPr="00E77497">
        <w:t>.</w:t>
      </w:r>
    </w:p>
    <w:p w14:paraId="69E2173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 the CV of</w:t>
      </w:r>
      <w:r w:rsidRPr="009C202C">
        <w:t xml:space="preserve"> </w:t>
      </w:r>
      <w:r w:rsidRPr="009C202C">
        <w:rPr>
          <w:i/>
        </w:rPr>
        <w:t>SingleStringCharacter</w:t>
      </w:r>
      <w:r w:rsidRPr="009C202C">
        <w:t xml:space="preserve"> </w:t>
      </w:r>
      <w:r w:rsidRPr="00675B74">
        <w:rPr>
          <w:rFonts w:ascii="Arial" w:hAnsi="Arial" w:cs="Arial"/>
        </w:rPr>
        <w:t>followed by all the characters in the SV of</w:t>
      </w:r>
      <w:r w:rsidRPr="00E77497">
        <w:t xml:space="preserve"> </w:t>
      </w:r>
      <w:r w:rsidRPr="00E77497">
        <w:rPr>
          <w:i/>
        </w:rPr>
        <w:t>SingleStringCharacters</w:t>
      </w:r>
      <w:r w:rsidRPr="00E77497">
        <w:t xml:space="preserve"> </w:t>
      </w:r>
      <w:r w:rsidRPr="00E77497">
        <w:rPr>
          <w:rFonts w:ascii="Arial" w:hAnsi="Arial" w:cs="Arial"/>
        </w:rPr>
        <w:t>in order.</w:t>
      </w:r>
    </w:p>
    <w:p w14:paraId="21A0E65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is the empty character sequence.</w:t>
      </w:r>
    </w:p>
    <w:p w14:paraId="34B1067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06512CC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732F1D8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718C214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27E56FD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28007D3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35D0BFA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24567D7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is a &lt;NUL&gt; character (Unicode value 0000).</w:t>
      </w:r>
    </w:p>
    <w:p w14:paraId="2517C60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1C14A9D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5FC3CEBB" w14:textId="77777777" w:rsidR="004C02EF" w:rsidRPr="00E77497" w:rsidRDefault="004C02EF" w:rsidP="004C02EF">
      <w:pPr>
        <w:pStyle w:val="MathSpecialCase3"/>
        <w:numPr>
          <w:ilvl w:val="2"/>
          <w:numId w:val="31"/>
        </w:numPr>
        <w:tabs>
          <w:tab w:val="left" w:pos="450"/>
        </w:tabs>
        <w:spacing w:after="60"/>
        <w:ind w:left="446" w:hanging="446"/>
        <w:rPr>
          <w:rFonts w:ascii="Arial" w:hAnsi="Arial" w:cs="Arial"/>
          <w:i/>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 to Table 4:</w:t>
      </w:r>
    </w:p>
    <w:p w14:paraId="75DEB5EB" w14:textId="77777777" w:rsidR="004C02EF" w:rsidRPr="00E77497" w:rsidRDefault="004C02EF" w:rsidP="004C02EF">
      <w:pPr>
        <w:pStyle w:val="Tabletitle"/>
        <w:keepNext w:val="0"/>
        <w:widowControl w:val="0"/>
        <w:rPr>
          <w:rFonts w:eastAsia="Arial Unicode MS"/>
        </w:rPr>
      </w:pPr>
      <w:r w:rsidRPr="00E77497">
        <w:rPr>
          <w:rFonts w:eastAsia="Arial Unicode MS"/>
        </w:rPr>
        <w:t>Table 4 — String Single Character Escape Sequences</w:t>
      </w:r>
    </w:p>
    <w:tbl>
      <w:tblPr>
        <w:tblW w:w="0" w:type="auto"/>
        <w:jc w:val="center"/>
        <w:tblLayout w:type="fixed"/>
        <w:tblCellMar>
          <w:left w:w="216" w:type="dxa"/>
          <w:right w:w="216" w:type="dxa"/>
        </w:tblCellMar>
        <w:tblLook w:val="0007" w:firstRow="0" w:lastRow="0" w:firstColumn="0" w:lastColumn="0" w:noHBand="0" w:noVBand="0"/>
      </w:tblPr>
      <w:tblGrid>
        <w:gridCol w:w="2198"/>
        <w:gridCol w:w="2160"/>
        <w:gridCol w:w="2148"/>
        <w:gridCol w:w="1264"/>
      </w:tblGrid>
      <w:tr w:rsidR="004C02EF" w:rsidRPr="00E77497" w14:paraId="5BAE9503" w14:textId="77777777" w:rsidTr="003A4B22">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7BF5FE5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272B471E"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425418F3"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2F4DEDF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4C02EF" w:rsidRPr="00E77497" w14:paraId="2C92E9BA" w14:textId="77777777" w:rsidTr="003A4B22">
        <w:trPr>
          <w:jc w:val="center"/>
        </w:trPr>
        <w:tc>
          <w:tcPr>
            <w:tcW w:w="2198" w:type="dxa"/>
            <w:tcBorders>
              <w:left w:val="single" w:sz="6" w:space="0" w:color="000000"/>
            </w:tcBorders>
          </w:tcPr>
          <w:p w14:paraId="53977918" w14:textId="77777777" w:rsidR="004C02EF" w:rsidRPr="00E77497" w:rsidRDefault="004C02EF" w:rsidP="003A4B22">
            <w:pPr>
              <w:keepNext/>
              <w:spacing w:after="60"/>
              <w:jc w:val="center"/>
            </w:pPr>
            <w:r w:rsidRPr="00E77497">
              <w:rPr>
                <w:rFonts w:ascii="Courier New" w:hAnsi="Courier New"/>
                <w:b/>
              </w:rPr>
              <w:t>\b</w:t>
            </w:r>
          </w:p>
        </w:tc>
        <w:tc>
          <w:tcPr>
            <w:tcW w:w="2160" w:type="dxa"/>
          </w:tcPr>
          <w:p w14:paraId="750D61DC" w14:textId="77777777" w:rsidR="004C02EF" w:rsidRPr="00E77497" w:rsidRDefault="004C02EF" w:rsidP="003A4B22">
            <w:pPr>
              <w:keepNext/>
              <w:spacing w:after="60"/>
            </w:pPr>
            <w:r w:rsidRPr="00E77497">
              <w:rPr>
                <w:rFonts w:ascii="Courier New" w:hAnsi="Courier New"/>
                <w:b/>
              </w:rPr>
              <w:t>\u0008</w:t>
            </w:r>
          </w:p>
        </w:tc>
        <w:tc>
          <w:tcPr>
            <w:tcW w:w="2148" w:type="dxa"/>
          </w:tcPr>
          <w:p w14:paraId="1D703474" w14:textId="77777777" w:rsidR="004C02EF" w:rsidRPr="00E77497" w:rsidRDefault="004C02EF" w:rsidP="003A4B22">
            <w:pPr>
              <w:keepNext/>
              <w:spacing w:after="60"/>
            </w:pPr>
            <w:r w:rsidRPr="00E77497">
              <w:t>backspace</w:t>
            </w:r>
          </w:p>
        </w:tc>
        <w:tc>
          <w:tcPr>
            <w:tcW w:w="1264" w:type="dxa"/>
            <w:tcBorders>
              <w:right w:val="single" w:sz="6" w:space="0" w:color="000000"/>
            </w:tcBorders>
          </w:tcPr>
          <w:p w14:paraId="7498FF9C" w14:textId="77777777" w:rsidR="004C02EF" w:rsidRPr="00E77497" w:rsidRDefault="004C02EF" w:rsidP="003A4B22">
            <w:pPr>
              <w:keepNext/>
              <w:spacing w:after="60"/>
            </w:pPr>
            <w:r w:rsidRPr="00E77497">
              <w:t>&lt;BS&gt;</w:t>
            </w:r>
          </w:p>
        </w:tc>
      </w:tr>
      <w:tr w:rsidR="004C02EF" w:rsidRPr="00E77497" w14:paraId="746783C4" w14:textId="77777777" w:rsidTr="003A4B22">
        <w:trPr>
          <w:jc w:val="center"/>
        </w:trPr>
        <w:tc>
          <w:tcPr>
            <w:tcW w:w="2198" w:type="dxa"/>
            <w:tcBorders>
              <w:left w:val="single" w:sz="6" w:space="0" w:color="000000"/>
            </w:tcBorders>
          </w:tcPr>
          <w:p w14:paraId="1B1D4756" w14:textId="77777777" w:rsidR="004C02EF" w:rsidRPr="00E77497" w:rsidRDefault="004C02EF" w:rsidP="003A4B22">
            <w:pPr>
              <w:keepNext/>
              <w:spacing w:after="60"/>
              <w:jc w:val="center"/>
              <w:rPr>
                <w:rFonts w:ascii="Courier" w:hAnsi="Courier"/>
                <w:b/>
              </w:rPr>
            </w:pPr>
            <w:r w:rsidRPr="00E77497">
              <w:rPr>
                <w:rFonts w:ascii="Courier New" w:hAnsi="Courier New"/>
                <w:b/>
              </w:rPr>
              <w:t>\t</w:t>
            </w:r>
          </w:p>
        </w:tc>
        <w:tc>
          <w:tcPr>
            <w:tcW w:w="2160" w:type="dxa"/>
          </w:tcPr>
          <w:p w14:paraId="4D465BA6" w14:textId="77777777" w:rsidR="004C02EF" w:rsidRPr="00E77497" w:rsidRDefault="004C02EF" w:rsidP="003A4B22">
            <w:pPr>
              <w:keepNext/>
              <w:spacing w:after="60"/>
              <w:rPr>
                <w:rFonts w:ascii="Courier" w:hAnsi="Courier"/>
                <w:b/>
              </w:rPr>
            </w:pPr>
            <w:r w:rsidRPr="00E77497">
              <w:rPr>
                <w:rFonts w:ascii="Courier New" w:hAnsi="Courier New"/>
                <w:b/>
              </w:rPr>
              <w:t>\u0009</w:t>
            </w:r>
          </w:p>
        </w:tc>
        <w:tc>
          <w:tcPr>
            <w:tcW w:w="2148" w:type="dxa"/>
          </w:tcPr>
          <w:p w14:paraId="1F36CBFE" w14:textId="77777777" w:rsidR="004C02EF" w:rsidRPr="00E77497" w:rsidRDefault="004C02EF" w:rsidP="003A4B22">
            <w:pPr>
              <w:keepNext/>
              <w:spacing w:after="60"/>
            </w:pPr>
            <w:r w:rsidRPr="00E77497">
              <w:t>horizontal tab</w:t>
            </w:r>
          </w:p>
        </w:tc>
        <w:tc>
          <w:tcPr>
            <w:tcW w:w="1264" w:type="dxa"/>
            <w:tcBorders>
              <w:right w:val="single" w:sz="6" w:space="0" w:color="000000"/>
            </w:tcBorders>
          </w:tcPr>
          <w:p w14:paraId="143C9D34" w14:textId="77777777" w:rsidR="004C02EF" w:rsidRPr="00E77497" w:rsidRDefault="004C02EF" w:rsidP="003A4B22">
            <w:pPr>
              <w:keepNext/>
              <w:spacing w:after="60"/>
            </w:pPr>
            <w:r w:rsidRPr="00E77497">
              <w:t>&lt;HT&gt;</w:t>
            </w:r>
          </w:p>
        </w:tc>
      </w:tr>
      <w:tr w:rsidR="004C02EF" w:rsidRPr="00E77497" w14:paraId="7BED63EC" w14:textId="77777777" w:rsidTr="003A4B22">
        <w:trPr>
          <w:jc w:val="center"/>
        </w:trPr>
        <w:tc>
          <w:tcPr>
            <w:tcW w:w="2198" w:type="dxa"/>
            <w:tcBorders>
              <w:left w:val="single" w:sz="6" w:space="0" w:color="000000"/>
            </w:tcBorders>
          </w:tcPr>
          <w:p w14:paraId="4236F907" w14:textId="77777777" w:rsidR="004C02EF" w:rsidRPr="00E77497" w:rsidRDefault="004C02EF" w:rsidP="003A4B22">
            <w:pPr>
              <w:keepNext/>
              <w:spacing w:after="60"/>
              <w:jc w:val="center"/>
              <w:rPr>
                <w:rFonts w:ascii="Courier" w:hAnsi="Courier"/>
                <w:b/>
              </w:rPr>
            </w:pPr>
            <w:r w:rsidRPr="00E77497">
              <w:rPr>
                <w:rFonts w:ascii="Courier New" w:hAnsi="Courier New"/>
                <w:b/>
              </w:rPr>
              <w:t>\n</w:t>
            </w:r>
          </w:p>
        </w:tc>
        <w:tc>
          <w:tcPr>
            <w:tcW w:w="2160" w:type="dxa"/>
          </w:tcPr>
          <w:p w14:paraId="51FC6113" w14:textId="77777777" w:rsidR="004C02EF" w:rsidRPr="00E77497" w:rsidRDefault="004C02EF" w:rsidP="003A4B22">
            <w:pPr>
              <w:keepNext/>
              <w:spacing w:after="60"/>
            </w:pPr>
            <w:r w:rsidRPr="00E77497">
              <w:rPr>
                <w:rFonts w:ascii="Courier New" w:hAnsi="Courier New"/>
                <w:b/>
              </w:rPr>
              <w:t>\u000A</w:t>
            </w:r>
          </w:p>
        </w:tc>
        <w:tc>
          <w:tcPr>
            <w:tcW w:w="2148" w:type="dxa"/>
          </w:tcPr>
          <w:p w14:paraId="5A250672" w14:textId="77777777" w:rsidR="004C02EF" w:rsidRPr="00E77497" w:rsidRDefault="004C02EF" w:rsidP="003A4B22">
            <w:pPr>
              <w:keepNext/>
              <w:spacing w:after="60"/>
            </w:pPr>
            <w:r w:rsidRPr="00E77497">
              <w:t>line feed (new line)</w:t>
            </w:r>
          </w:p>
        </w:tc>
        <w:tc>
          <w:tcPr>
            <w:tcW w:w="1264" w:type="dxa"/>
            <w:tcBorders>
              <w:right w:val="single" w:sz="6" w:space="0" w:color="000000"/>
            </w:tcBorders>
          </w:tcPr>
          <w:p w14:paraId="59751682" w14:textId="77777777" w:rsidR="004C02EF" w:rsidRPr="00E77497" w:rsidRDefault="004C02EF" w:rsidP="003A4B22">
            <w:pPr>
              <w:keepNext/>
              <w:spacing w:after="60"/>
            </w:pPr>
            <w:r w:rsidRPr="00E77497">
              <w:t>&lt;LF&gt;</w:t>
            </w:r>
          </w:p>
        </w:tc>
      </w:tr>
      <w:tr w:rsidR="004C02EF" w:rsidRPr="00E77497" w14:paraId="4CCD75E5" w14:textId="77777777" w:rsidTr="003A4B22">
        <w:tblPrEx>
          <w:tblLook w:val="0000" w:firstRow="0" w:lastRow="0" w:firstColumn="0" w:lastColumn="0" w:noHBand="0" w:noVBand="0"/>
        </w:tblPrEx>
        <w:trPr>
          <w:jc w:val="center"/>
        </w:trPr>
        <w:tc>
          <w:tcPr>
            <w:tcW w:w="2198" w:type="dxa"/>
            <w:tcBorders>
              <w:left w:val="single" w:sz="6" w:space="0" w:color="000000"/>
            </w:tcBorders>
          </w:tcPr>
          <w:p w14:paraId="5D1F47BF" w14:textId="77777777" w:rsidR="004C02EF" w:rsidRPr="00E77497" w:rsidRDefault="004C02EF" w:rsidP="003A4B22">
            <w:pPr>
              <w:keepNext/>
              <w:spacing w:after="60"/>
              <w:jc w:val="center"/>
              <w:rPr>
                <w:rFonts w:ascii="Courier New" w:hAnsi="Courier New"/>
                <w:b/>
              </w:rPr>
            </w:pPr>
            <w:r w:rsidRPr="00E77497">
              <w:rPr>
                <w:rFonts w:ascii="Courier New" w:hAnsi="Courier New"/>
                <w:b/>
              </w:rPr>
              <w:t>\v</w:t>
            </w:r>
          </w:p>
        </w:tc>
        <w:tc>
          <w:tcPr>
            <w:tcW w:w="2160" w:type="dxa"/>
          </w:tcPr>
          <w:p w14:paraId="141063B3" w14:textId="77777777" w:rsidR="004C02EF" w:rsidRPr="00E77497" w:rsidRDefault="004C02EF" w:rsidP="003A4B22">
            <w:pPr>
              <w:keepNext/>
              <w:spacing w:after="60"/>
              <w:rPr>
                <w:rFonts w:ascii="Courier New" w:hAnsi="Courier New"/>
                <w:b/>
              </w:rPr>
            </w:pPr>
            <w:r w:rsidRPr="00E77497">
              <w:rPr>
                <w:rFonts w:ascii="Courier New" w:hAnsi="Courier New"/>
                <w:b/>
              </w:rPr>
              <w:t>\u000B</w:t>
            </w:r>
          </w:p>
        </w:tc>
        <w:tc>
          <w:tcPr>
            <w:tcW w:w="2148" w:type="dxa"/>
          </w:tcPr>
          <w:p w14:paraId="53CD806D" w14:textId="77777777" w:rsidR="004C02EF" w:rsidRPr="00E77497" w:rsidRDefault="004C02EF" w:rsidP="003A4B22">
            <w:pPr>
              <w:keepNext/>
              <w:spacing w:after="60"/>
            </w:pPr>
            <w:r w:rsidRPr="00E77497">
              <w:t>vertical tab</w:t>
            </w:r>
          </w:p>
        </w:tc>
        <w:tc>
          <w:tcPr>
            <w:tcW w:w="1264" w:type="dxa"/>
            <w:tcBorders>
              <w:right w:val="single" w:sz="6" w:space="0" w:color="000000"/>
            </w:tcBorders>
          </w:tcPr>
          <w:p w14:paraId="0DC4AA7F" w14:textId="77777777" w:rsidR="004C02EF" w:rsidRPr="00E77497" w:rsidRDefault="004C02EF" w:rsidP="003A4B22">
            <w:pPr>
              <w:keepNext/>
              <w:spacing w:after="60"/>
            </w:pPr>
            <w:r w:rsidRPr="00E77497">
              <w:t>&lt;VT&gt;</w:t>
            </w:r>
          </w:p>
        </w:tc>
      </w:tr>
      <w:tr w:rsidR="004C02EF" w:rsidRPr="00E77497" w14:paraId="7E216C46" w14:textId="77777777" w:rsidTr="003A4B22">
        <w:trPr>
          <w:jc w:val="center"/>
        </w:trPr>
        <w:tc>
          <w:tcPr>
            <w:tcW w:w="2198" w:type="dxa"/>
            <w:tcBorders>
              <w:left w:val="single" w:sz="6" w:space="0" w:color="000000"/>
            </w:tcBorders>
          </w:tcPr>
          <w:p w14:paraId="0130AF08" w14:textId="77777777" w:rsidR="004C02EF" w:rsidRPr="00C7794D" w:rsidRDefault="004C02EF" w:rsidP="003A4B22">
            <w:pPr>
              <w:keepNext/>
              <w:spacing w:after="60"/>
              <w:jc w:val="center"/>
              <w:rPr>
                <w:rFonts w:ascii="Courier" w:hAnsi="Courier"/>
                <w:b/>
              </w:rPr>
            </w:pPr>
            <w:r w:rsidRPr="00E77497">
              <w:rPr>
                <w:rFonts w:ascii="Courier New" w:hAnsi="Courier New"/>
                <w:b/>
              </w:rPr>
              <w:t>\f</w:t>
            </w:r>
          </w:p>
        </w:tc>
        <w:tc>
          <w:tcPr>
            <w:tcW w:w="2160" w:type="dxa"/>
          </w:tcPr>
          <w:p w14:paraId="43B77B68" w14:textId="77777777" w:rsidR="004C02EF" w:rsidRPr="00E65A34" w:rsidRDefault="004C02EF" w:rsidP="003A4B22">
            <w:pPr>
              <w:keepNext/>
              <w:spacing w:after="60"/>
            </w:pPr>
            <w:r w:rsidRPr="004D1BD1">
              <w:rPr>
                <w:rFonts w:ascii="Courier New" w:hAnsi="Courier New"/>
                <w:b/>
              </w:rPr>
              <w:t>\u000C</w:t>
            </w:r>
          </w:p>
        </w:tc>
        <w:tc>
          <w:tcPr>
            <w:tcW w:w="2148" w:type="dxa"/>
          </w:tcPr>
          <w:p w14:paraId="710612C8" w14:textId="77777777" w:rsidR="004C02EF" w:rsidRPr="009C202C" w:rsidRDefault="004C02EF" w:rsidP="003A4B22">
            <w:pPr>
              <w:keepNext/>
              <w:spacing w:after="60"/>
            </w:pPr>
            <w:r w:rsidRPr="009C202C">
              <w:t>form feed</w:t>
            </w:r>
          </w:p>
        </w:tc>
        <w:tc>
          <w:tcPr>
            <w:tcW w:w="1264" w:type="dxa"/>
            <w:tcBorders>
              <w:right w:val="single" w:sz="6" w:space="0" w:color="000000"/>
            </w:tcBorders>
          </w:tcPr>
          <w:p w14:paraId="110B6B56" w14:textId="77777777" w:rsidR="004C02EF" w:rsidRPr="009C202C" w:rsidRDefault="004C02EF" w:rsidP="003A4B22">
            <w:pPr>
              <w:keepNext/>
              <w:spacing w:after="60"/>
            </w:pPr>
            <w:r w:rsidRPr="009C202C">
              <w:t>&lt;FF&gt;</w:t>
            </w:r>
          </w:p>
        </w:tc>
      </w:tr>
      <w:tr w:rsidR="004C02EF" w:rsidRPr="00E77497" w14:paraId="4D842236" w14:textId="77777777" w:rsidTr="003A4B22">
        <w:trPr>
          <w:jc w:val="center"/>
        </w:trPr>
        <w:tc>
          <w:tcPr>
            <w:tcW w:w="2198" w:type="dxa"/>
            <w:tcBorders>
              <w:left w:val="single" w:sz="6" w:space="0" w:color="000000"/>
            </w:tcBorders>
          </w:tcPr>
          <w:p w14:paraId="6343B5CF" w14:textId="77777777" w:rsidR="004C02EF" w:rsidRPr="00E77497" w:rsidRDefault="004C02EF" w:rsidP="003A4B22">
            <w:pPr>
              <w:keepNext/>
              <w:spacing w:after="60"/>
              <w:jc w:val="center"/>
            </w:pPr>
            <w:r w:rsidRPr="00E77497">
              <w:rPr>
                <w:rFonts w:ascii="Courier New" w:hAnsi="Courier New"/>
                <w:b/>
              </w:rPr>
              <w:t>\r</w:t>
            </w:r>
          </w:p>
        </w:tc>
        <w:tc>
          <w:tcPr>
            <w:tcW w:w="2160" w:type="dxa"/>
          </w:tcPr>
          <w:p w14:paraId="37A2B41F" w14:textId="77777777" w:rsidR="004C02EF" w:rsidRPr="00E77497" w:rsidRDefault="004C02EF" w:rsidP="003A4B22">
            <w:pPr>
              <w:keepNext/>
              <w:spacing w:after="60"/>
            </w:pPr>
            <w:r w:rsidRPr="00E77497">
              <w:rPr>
                <w:rFonts w:ascii="Courier New" w:hAnsi="Courier New"/>
                <w:b/>
              </w:rPr>
              <w:t>\u000D</w:t>
            </w:r>
          </w:p>
        </w:tc>
        <w:tc>
          <w:tcPr>
            <w:tcW w:w="2148" w:type="dxa"/>
          </w:tcPr>
          <w:p w14:paraId="77E4CEA4" w14:textId="77777777" w:rsidR="004C02EF" w:rsidRPr="00E77497" w:rsidRDefault="004C02EF" w:rsidP="003A4B22">
            <w:pPr>
              <w:keepNext/>
              <w:spacing w:after="60"/>
            </w:pPr>
            <w:r w:rsidRPr="00E77497">
              <w:t>carriage return</w:t>
            </w:r>
          </w:p>
        </w:tc>
        <w:tc>
          <w:tcPr>
            <w:tcW w:w="1264" w:type="dxa"/>
            <w:tcBorders>
              <w:right w:val="single" w:sz="6" w:space="0" w:color="000000"/>
            </w:tcBorders>
          </w:tcPr>
          <w:p w14:paraId="1FD8716D" w14:textId="77777777" w:rsidR="004C02EF" w:rsidRPr="00E77497" w:rsidRDefault="004C02EF" w:rsidP="003A4B22">
            <w:pPr>
              <w:keepNext/>
              <w:spacing w:after="60"/>
            </w:pPr>
            <w:r w:rsidRPr="00E77497">
              <w:t>&lt;CR&gt;</w:t>
            </w:r>
          </w:p>
        </w:tc>
      </w:tr>
      <w:tr w:rsidR="004C02EF" w:rsidRPr="00E77497" w14:paraId="457AAF70" w14:textId="77777777" w:rsidTr="003A4B22">
        <w:trPr>
          <w:jc w:val="center"/>
        </w:trPr>
        <w:tc>
          <w:tcPr>
            <w:tcW w:w="2198" w:type="dxa"/>
            <w:tcBorders>
              <w:left w:val="single" w:sz="6" w:space="0" w:color="000000"/>
            </w:tcBorders>
          </w:tcPr>
          <w:p w14:paraId="6121539F" w14:textId="77777777" w:rsidR="004C02EF" w:rsidRPr="00C7794D" w:rsidRDefault="004C02EF" w:rsidP="003A4B22">
            <w:pPr>
              <w:keepNext/>
              <w:spacing w:after="60"/>
              <w:jc w:val="center"/>
            </w:pPr>
            <w:r w:rsidRPr="00E77497">
              <w:rPr>
                <w:rFonts w:ascii="Courier New" w:hAnsi="Courier New"/>
                <w:b/>
              </w:rPr>
              <w:t>\"</w:t>
            </w:r>
          </w:p>
        </w:tc>
        <w:tc>
          <w:tcPr>
            <w:tcW w:w="2160" w:type="dxa"/>
          </w:tcPr>
          <w:p w14:paraId="5691EB14" w14:textId="77777777" w:rsidR="004C02EF" w:rsidRPr="00C7794D" w:rsidRDefault="004C02EF" w:rsidP="003A4B22">
            <w:pPr>
              <w:keepNext/>
              <w:spacing w:after="60"/>
            </w:pPr>
            <w:r w:rsidRPr="004D1BD1">
              <w:rPr>
                <w:rFonts w:ascii="Courier New" w:hAnsi="Courier New"/>
                <w:b/>
              </w:rPr>
              <w:t>\u0022</w:t>
            </w:r>
          </w:p>
        </w:tc>
        <w:tc>
          <w:tcPr>
            <w:tcW w:w="2148" w:type="dxa"/>
          </w:tcPr>
          <w:p w14:paraId="36F442D2" w14:textId="77777777" w:rsidR="004C02EF" w:rsidRPr="00E65A34" w:rsidRDefault="004C02EF" w:rsidP="003A4B22">
            <w:pPr>
              <w:keepNext/>
              <w:spacing w:after="60"/>
            </w:pPr>
            <w:r w:rsidRPr="004D1BD1">
              <w:t>double</w:t>
            </w:r>
            <w:r w:rsidRPr="00E65A34">
              <w:t xml:space="preserve"> quote</w:t>
            </w:r>
          </w:p>
        </w:tc>
        <w:tc>
          <w:tcPr>
            <w:tcW w:w="1264" w:type="dxa"/>
            <w:tcBorders>
              <w:right w:val="single" w:sz="6" w:space="0" w:color="000000"/>
            </w:tcBorders>
          </w:tcPr>
          <w:p w14:paraId="53B442FC" w14:textId="77777777" w:rsidR="004C02EF" w:rsidRPr="009C202C" w:rsidRDefault="004C02EF" w:rsidP="003A4B22">
            <w:pPr>
              <w:keepNext/>
              <w:spacing w:after="60"/>
              <w:rPr>
                <w:rFonts w:ascii="Courier New" w:hAnsi="Courier New"/>
              </w:rPr>
            </w:pPr>
            <w:r w:rsidRPr="009C202C">
              <w:rPr>
                <w:rFonts w:ascii="Courier New" w:hAnsi="Courier New"/>
                <w:b/>
              </w:rPr>
              <w:t>"</w:t>
            </w:r>
          </w:p>
        </w:tc>
      </w:tr>
      <w:tr w:rsidR="004C02EF" w:rsidRPr="00E77497" w14:paraId="078AB4A1" w14:textId="77777777" w:rsidTr="003A4B22">
        <w:trPr>
          <w:jc w:val="center"/>
        </w:trPr>
        <w:tc>
          <w:tcPr>
            <w:tcW w:w="2198" w:type="dxa"/>
            <w:tcBorders>
              <w:left w:val="single" w:sz="6" w:space="0" w:color="000000"/>
            </w:tcBorders>
          </w:tcPr>
          <w:p w14:paraId="0EA93920"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Pr>
          <w:p w14:paraId="0D014783" w14:textId="77777777" w:rsidR="004C02EF" w:rsidRPr="00E77497" w:rsidRDefault="004C02EF" w:rsidP="003A4B22">
            <w:pPr>
              <w:keepNext/>
              <w:spacing w:after="60"/>
            </w:pPr>
            <w:r w:rsidRPr="00E77497">
              <w:rPr>
                <w:rFonts w:ascii="Courier New" w:hAnsi="Courier New"/>
                <w:b/>
              </w:rPr>
              <w:t>\u0027</w:t>
            </w:r>
          </w:p>
        </w:tc>
        <w:tc>
          <w:tcPr>
            <w:tcW w:w="2148" w:type="dxa"/>
          </w:tcPr>
          <w:p w14:paraId="052119A0" w14:textId="77777777" w:rsidR="004C02EF" w:rsidRPr="00E77497" w:rsidRDefault="004C02EF" w:rsidP="003A4B22">
            <w:pPr>
              <w:keepNext/>
              <w:spacing w:after="60"/>
            </w:pPr>
            <w:r w:rsidRPr="00E77497">
              <w:t>single quote</w:t>
            </w:r>
          </w:p>
        </w:tc>
        <w:tc>
          <w:tcPr>
            <w:tcW w:w="1264" w:type="dxa"/>
            <w:tcBorders>
              <w:right w:val="single" w:sz="6" w:space="0" w:color="000000"/>
            </w:tcBorders>
          </w:tcPr>
          <w:p w14:paraId="61E0C8F8" w14:textId="77777777" w:rsidR="004C02EF" w:rsidRPr="00E77497" w:rsidRDefault="004C02EF" w:rsidP="003A4B22">
            <w:pPr>
              <w:keepNext/>
              <w:spacing w:after="60"/>
            </w:pPr>
            <w:r w:rsidRPr="00E77497">
              <w:rPr>
                <w:rFonts w:ascii="Courier New" w:hAnsi="Courier New"/>
                <w:b/>
              </w:rPr>
              <w:t>'</w:t>
            </w:r>
          </w:p>
        </w:tc>
      </w:tr>
      <w:tr w:rsidR="004C02EF" w:rsidRPr="00E77497" w14:paraId="770F604D" w14:textId="77777777" w:rsidTr="003A4B22">
        <w:trPr>
          <w:jc w:val="center"/>
        </w:trPr>
        <w:tc>
          <w:tcPr>
            <w:tcW w:w="2198" w:type="dxa"/>
            <w:tcBorders>
              <w:left w:val="single" w:sz="6" w:space="0" w:color="000000"/>
              <w:bottom w:val="single" w:sz="12" w:space="0" w:color="000000"/>
            </w:tcBorders>
          </w:tcPr>
          <w:p w14:paraId="6F40327E"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14:paraId="0CDDF9D9" w14:textId="77777777" w:rsidR="004C02EF" w:rsidRPr="00E77497" w:rsidRDefault="004C02EF" w:rsidP="003A4B22">
            <w:pPr>
              <w:keepNext/>
              <w:spacing w:after="60"/>
              <w:rPr>
                <w:rFonts w:ascii="Courier" w:hAnsi="Courier"/>
                <w:b/>
              </w:rPr>
            </w:pPr>
            <w:r w:rsidRPr="00E77497">
              <w:rPr>
                <w:rFonts w:ascii="Courier New" w:hAnsi="Courier New"/>
                <w:b/>
              </w:rPr>
              <w:t>\u005C</w:t>
            </w:r>
          </w:p>
        </w:tc>
        <w:tc>
          <w:tcPr>
            <w:tcW w:w="2148" w:type="dxa"/>
            <w:tcBorders>
              <w:bottom w:val="single" w:sz="12" w:space="0" w:color="000000"/>
            </w:tcBorders>
          </w:tcPr>
          <w:p w14:paraId="3AC6A6DD" w14:textId="77777777" w:rsidR="004C02EF" w:rsidRPr="00E77497" w:rsidRDefault="004C02EF" w:rsidP="003A4B22">
            <w:pPr>
              <w:keepNext/>
              <w:spacing w:after="60"/>
            </w:pPr>
            <w:r w:rsidRPr="00E77497">
              <w:t>backslash</w:t>
            </w:r>
          </w:p>
        </w:tc>
        <w:tc>
          <w:tcPr>
            <w:tcW w:w="1264" w:type="dxa"/>
            <w:tcBorders>
              <w:bottom w:val="single" w:sz="12" w:space="0" w:color="000000"/>
              <w:right w:val="single" w:sz="6" w:space="0" w:color="000000"/>
            </w:tcBorders>
          </w:tcPr>
          <w:p w14:paraId="71FC4C7E" w14:textId="77777777" w:rsidR="004C02EF" w:rsidRPr="00E77497" w:rsidRDefault="004C02EF" w:rsidP="003A4B22">
            <w:pPr>
              <w:keepNext/>
              <w:spacing w:after="60"/>
              <w:rPr>
                <w:rFonts w:ascii="Courier" w:hAnsi="Courier"/>
                <w:b/>
              </w:rPr>
            </w:pPr>
            <w:r w:rsidRPr="00E77497">
              <w:rPr>
                <w:rFonts w:ascii="Courier New" w:hAnsi="Courier New"/>
                <w:b/>
              </w:rPr>
              <w:t>\</w:t>
            </w:r>
          </w:p>
        </w:tc>
      </w:tr>
    </w:tbl>
    <w:p w14:paraId="23EE64C8" w14:textId="77777777" w:rsidR="004C02EF" w:rsidRPr="00E77497" w:rsidRDefault="004C02EF" w:rsidP="004C02EF">
      <w:bookmarkStart w:id="1503" w:name="_Toc375031153"/>
      <w:bookmarkStart w:id="1504" w:name="_Ref378393823"/>
      <w:bookmarkStart w:id="1505" w:name="_Ref379172559"/>
      <w:bookmarkStart w:id="1506" w:name="_Ref379873477"/>
      <w:bookmarkStart w:id="1507" w:name="_Ref381174987"/>
      <w:bookmarkStart w:id="1508" w:name="_Ref381506868"/>
      <w:bookmarkStart w:id="1509" w:name="_Toc381513630"/>
      <w:bookmarkStart w:id="1510" w:name="_Toc382202772"/>
      <w:bookmarkStart w:id="1511" w:name="_Toc382202992"/>
      <w:bookmarkStart w:id="1512" w:name="_Toc382212152"/>
      <w:bookmarkStart w:id="1513" w:name="_Toc382212331"/>
      <w:bookmarkStart w:id="1514" w:name="_Toc382291497"/>
      <w:bookmarkStart w:id="1515" w:name="_Ref382649260"/>
      <w:bookmarkStart w:id="1516" w:name="_Ref382649794"/>
    </w:p>
    <w:p w14:paraId="0B9D1B6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25313AF3"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 xml:space="preserve">is the </w:t>
      </w:r>
      <w:r w:rsidRPr="00E77497">
        <w:rPr>
          <w:i/>
        </w:rPr>
        <w:t>SourceCharacter</w:t>
      </w:r>
      <w:r w:rsidRPr="00E77497">
        <w:t xml:space="preserve"> </w:t>
      </w:r>
      <w:r w:rsidRPr="00E77497">
        <w:rPr>
          <w:rFonts w:ascii="Arial" w:hAnsi="Arial" w:cs="Arial"/>
        </w:rPr>
        <w:t>character itself.</w:t>
      </w:r>
    </w:p>
    <w:p w14:paraId="6CAF51C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is the character whose code unit value 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1CE0D613" w14:textId="77777777" w:rsidR="004C02EF" w:rsidRPr="00E77497" w:rsidRDefault="004C02EF" w:rsidP="004C02EF">
      <w:pPr>
        <w:pStyle w:val="MathSpecialCase3"/>
        <w:numPr>
          <w:ilvl w:val="2"/>
          <w:numId w:val="31"/>
        </w:numPr>
        <w:tabs>
          <w:tab w:val="left" w:pos="450"/>
        </w:tabs>
        <w:spacing w:after="240"/>
        <w:ind w:left="450" w:hanging="450"/>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is </w:t>
      </w:r>
      <w:r w:rsidRPr="00E77497">
        <w:rPr>
          <w:rFonts w:ascii="Arial" w:hAnsi="Arial" w:cs="Arial"/>
        </w:rPr>
        <w:t>the character whose code unit value 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788152C4" w14:textId="77777777" w:rsidR="004C02EF" w:rsidRPr="00E77497" w:rsidRDefault="004C02EF" w:rsidP="004C02EF">
      <w:r w:rsidRPr="00E77497">
        <w:t xml:space="preserve">A conforming implementation, when processing strict mode code (see 10.1.1), may not extend the syntax of </w:t>
      </w:r>
      <w:r w:rsidRPr="00E77497">
        <w:rPr>
          <w:rFonts w:ascii="Times New Roman" w:hAnsi="Times New Roman"/>
          <w:i/>
        </w:rPr>
        <w:t>EscapeSequence</w:t>
      </w:r>
      <w:r w:rsidRPr="00E77497">
        <w:t xml:space="preserve"> to include </w:t>
      </w:r>
      <w:r w:rsidRPr="00E77497">
        <w:rPr>
          <w:rFonts w:ascii="Times New Roman" w:hAnsi="Times New Roman"/>
          <w:i/>
        </w:rPr>
        <w:t>OctalEscapeSequence</w:t>
      </w:r>
      <w:r w:rsidRPr="00E77497">
        <w:t xml:space="preserve"> as described in B.1.2.</w:t>
      </w:r>
    </w:p>
    <w:p w14:paraId="14512E6E" w14:textId="77777777" w:rsidR="004C02EF" w:rsidRPr="00E77497" w:rsidRDefault="004C02EF" w:rsidP="004C02EF">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bookmarkStart w:id="1517" w:name="_Ref383594745"/>
      <w:bookmarkStart w:id="1518" w:name="_Toc385672133"/>
      <w:bookmarkStart w:id="1519" w:name="_Toc393690224"/>
    </w:p>
    <w:p w14:paraId="096EE3F1" w14:textId="77777777" w:rsidR="004C02EF" w:rsidRPr="00E77497" w:rsidRDefault="004C02EF" w:rsidP="004C02EF">
      <w:pPr>
        <w:pStyle w:val="30"/>
        <w:numPr>
          <w:ilvl w:val="0"/>
          <w:numId w:val="0"/>
        </w:numPr>
      </w:pPr>
      <w:bookmarkStart w:id="1520" w:name="_Toc432237481"/>
      <w:bookmarkStart w:id="1521" w:name="_Toc432984690"/>
      <w:bookmarkStart w:id="1522" w:name="_Ref456010409"/>
      <w:bookmarkStart w:id="1523" w:name="_Ref457437516"/>
      <w:bookmarkStart w:id="1524" w:name="_Ref457437517"/>
      <w:bookmarkStart w:id="1525" w:name="_Ref457437518"/>
      <w:bookmarkStart w:id="1526" w:name="_Ref457437523"/>
      <w:bookmarkStart w:id="1527" w:name="_Ref457437524"/>
      <w:bookmarkStart w:id="1528" w:name="_Ref457437525"/>
      <w:bookmarkStart w:id="1529" w:name="_Ref457437526"/>
      <w:bookmarkStart w:id="1530" w:name="_Ref457437527"/>
      <w:bookmarkStart w:id="1531" w:name="_Ref457705277"/>
      <w:bookmarkStart w:id="1532" w:name="_Ref457705317"/>
      <w:bookmarkStart w:id="1533" w:name="_Ref457792658"/>
      <w:bookmarkStart w:id="1534" w:name="_Ref457792662"/>
      <w:bookmarkStart w:id="1535" w:name="_Toc472818769"/>
      <w:bookmarkStart w:id="1536" w:name="_Ref424530589"/>
      <w:bookmarkStart w:id="1537" w:name="_Ref424535009"/>
      <w:bookmarkStart w:id="1538" w:name="_Toc235503322"/>
      <w:bookmarkStart w:id="1539" w:name="_Toc241509097"/>
      <w:bookmarkStart w:id="1540" w:name="_Toc244416584"/>
      <w:bookmarkStart w:id="1541" w:name="_Toc276630948"/>
      <w:bookmarkStart w:id="1542" w:name="_Toc314500508"/>
      <w:r w:rsidRPr="00E77497">
        <w:t>7.8.5</w:t>
      </w:r>
      <w:r w:rsidRPr="00E77497">
        <w:tab/>
        <w:t>Regular Expression Literals</w:t>
      </w:r>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8"/>
      <w:bookmarkEnd w:id="1539"/>
      <w:bookmarkEnd w:id="1540"/>
      <w:bookmarkEnd w:id="1541"/>
      <w:bookmarkEnd w:id="1542"/>
    </w:p>
    <w:p w14:paraId="7E2B4DF1" w14:textId="77777777" w:rsidR="004C02EF" w:rsidRPr="00E77497" w:rsidRDefault="004C02EF" w:rsidP="004C02EF">
      <w:r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Pr="00E77497">
        <w:rPr>
          <w:rFonts w:ascii="Courier New" w:hAnsi="Courier New"/>
          <w:b/>
        </w:rPr>
        <w:t>===</w:t>
      </w:r>
      <w:r w:rsidRPr="00E77497">
        <w:t xml:space="preserve"> to each other even if the two literals' contents are identical. A RegExp</w:t>
      </w:r>
      <w:r w:rsidRPr="00E77497">
        <w:rPr>
          <w:b/>
        </w:rPr>
        <w:t xml:space="preserve"> </w:t>
      </w:r>
      <w:r w:rsidRPr="00E77497">
        <w:t xml:space="preserve">object may also be created at runtime by </w:t>
      </w:r>
      <w:r w:rsidRPr="00E77497">
        <w:rPr>
          <w:rFonts w:ascii="Courier New" w:hAnsi="Courier New"/>
          <w:b/>
        </w:rPr>
        <w:t>new RegExp</w:t>
      </w:r>
      <w:r w:rsidRPr="00E77497">
        <w:t xml:space="preserve"> (see 15.10.4) or calling the </w:t>
      </w:r>
      <w:r w:rsidRPr="00E77497">
        <w:rPr>
          <w:rFonts w:ascii="Courier New" w:hAnsi="Courier New"/>
          <w:b/>
        </w:rPr>
        <w:t>RegExp</w:t>
      </w:r>
      <w:r w:rsidRPr="00E77497">
        <w:t xml:space="preserve"> constructor as a function (15.10.3).</w:t>
      </w:r>
    </w:p>
    <w:p w14:paraId="5E5A1BFF" w14:textId="77777777" w:rsidR="004C02EF" w:rsidRPr="00E77497" w:rsidRDefault="004C02EF" w:rsidP="004C02EF">
      <w:r w:rsidRPr="00E77497">
        <w:t xml:space="preserve">The productions below describe the syntax for a regular expression literal and are used by the input element scanner to find the end of the regular expression literal. The Strings of characters comprising the </w:t>
      </w:r>
      <w:r w:rsidRPr="00E77497">
        <w:rPr>
          <w:rStyle w:val="bnf"/>
        </w:rPr>
        <w:t>RegularExpressionBody</w:t>
      </w:r>
      <w:r w:rsidRPr="00E77497">
        <w:t xml:space="preserve"> and the </w:t>
      </w:r>
      <w:r w:rsidRPr="00E77497">
        <w:rPr>
          <w:rStyle w:val="bnf"/>
        </w:rPr>
        <w:t>RegularExpressionFlags</w:t>
      </w:r>
      <w:r w:rsidRPr="00E77497">
        <w:t xml:space="preserve"> are passed uninterpreted to the regular expression constructor, which interprets them according to its own, more stringent grammar. An implementation may extend the regular expression constructor's grammar,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or the productions used by these productions.</w:t>
      </w:r>
    </w:p>
    <w:p w14:paraId="41F0F2CF" w14:textId="77777777" w:rsidR="004C02EF" w:rsidRPr="00E77497" w:rsidRDefault="004C02EF" w:rsidP="004C02EF">
      <w:pPr>
        <w:pStyle w:val="Syntax"/>
      </w:pPr>
      <w:r w:rsidRPr="00E77497">
        <w:t>Syntax</w:t>
      </w:r>
    </w:p>
    <w:p w14:paraId="539FBBA0"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31EDCD75"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0AEFBD4D"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2A3DE480" w14:textId="77777777" w:rsidR="004C02EF" w:rsidRPr="00E77497" w:rsidRDefault="004C02EF" w:rsidP="004C02EF">
      <w:pPr>
        <w:pStyle w:val="SyntaxDefinition"/>
      </w:pPr>
      <w:r w:rsidRPr="00E77497">
        <w:t>RegularExpressionFirstChar RegularExpressionChars</w:t>
      </w:r>
    </w:p>
    <w:p w14:paraId="2373DED0"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2F37A303"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04756E94"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281FD7FE"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68ADF5E6"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74BF7575"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700A01D6"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4AF56428"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43101E49"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5C66A27F"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6874C304"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626A6B55"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27A497E3"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7063AA8A"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3A92707C"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1EF224BC"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4A77F20D"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768DA793"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33629DDA"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694E79F4" w14:textId="77777777" w:rsidR="004C02EF" w:rsidRPr="00E77497" w:rsidRDefault="004C02EF" w:rsidP="004C02EF">
      <w:pPr>
        <w:pStyle w:val="Syntax"/>
      </w:pPr>
      <w:r w:rsidRPr="00E77497">
        <w:t>Semantics</w:t>
      </w:r>
    </w:p>
    <w:p w14:paraId="02A9639B" w14:textId="77777777" w:rsidR="004C02EF" w:rsidRPr="00E77497" w:rsidRDefault="004C02EF" w:rsidP="004C02EF">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 xml:space="preserve">. If the call to </w:t>
      </w:r>
      <w:r w:rsidRPr="00E77497">
        <w:rPr>
          <w:rFonts w:ascii="Courier New" w:hAnsi="Courier New"/>
          <w:b/>
        </w:rPr>
        <w:t>new RegExp</w:t>
      </w:r>
      <w:r w:rsidRPr="00E77497">
        <w:t xml:space="preserve"> would generate an error as specified in 15.10.4.1, the error must be treated as an early error (Clause 16).</w:t>
      </w:r>
    </w:p>
    <w:p w14:paraId="375EDC3E" w14:textId="77777777" w:rsidR="004C02EF" w:rsidRPr="00E77497" w:rsidRDefault="004C02EF" w:rsidP="004C02EF">
      <w:pPr>
        <w:pStyle w:val="20"/>
        <w:numPr>
          <w:ilvl w:val="0"/>
          <w:numId w:val="0"/>
        </w:numPr>
      </w:pPr>
      <w:bookmarkStart w:id="1543" w:name="_Ref463859562"/>
      <w:bookmarkStart w:id="1544" w:name="_Toc472818770"/>
      <w:bookmarkStart w:id="1545" w:name="_Toc235503323"/>
      <w:bookmarkStart w:id="1546" w:name="_Toc241509098"/>
      <w:bookmarkStart w:id="1547" w:name="_Toc244416585"/>
      <w:bookmarkStart w:id="1548" w:name="_Toc276630949"/>
      <w:bookmarkStart w:id="1549" w:name="_Toc314500509"/>
      <w:r w:rsidRPr="00E77497">
        <w:t>7.9</w:t>
      </w:r>
      <w:r w:rsidRPr="00E77497">
        <w:tab/>
        <w:t>Automatic Semicolon Insertio</w:t>
      </w:r>
      <w:bookmarkStart w:id="1550" w:name="_Toc382202773"/>
      <w:bookmarkStart w:id="1551" w:name="_Toc382202993"/>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50"/>
      <w:bookmarkEnd w:id="1551"/>
      <w:r w:rsidRPr="00E77497">
        <w:t>n</w:t>
      </w:r>
      <w:bookmarkEnd w:id="1536"/>
      <w:bookmarkEnd w:id="1537"/>
      <w:bookmarkEnd w:id="1543"/>
      <w:bookmarkEnd w:id="1544"/>
      <w:bookmarkEnd w:id="1545"/>
      <w:bookmarkEnd w:id="1546"/>
      <w:bookmarkEnd w:id="1547"/>
      <w:bookmarkEnd w:id="1548"/>
      <w:bookmarkEnd w:id="1549"/>
    </w:p>
    <w:p w14:paraId="4D341370" w14:textId="77777777" w:rsidR="004C02EF" w:rsidRPr="00E77497" w:rsidRDefault="004C02EF" w:rsidP="004C02EF">
      <w:r w:rsidRPr="00E77497">
        <w:t xml:space="preserve">Certain ECMAScript statements (empty statement, variable statement, expression statement, </w:t>
      </w:r>
      <w:r w:rsidRPr="00E77497">
        <w:rPr>
          <w:rFonts w:ascii="Courier New" w:hAnsi="Courier New"/>
          <w:b/>
        </w:rPr>
        <w:t>do</w:t>
      </w:r>
      <w:r w:rsidRPr="00E77497">
        <w:t>-</w:t>
      </w:r>
      <w:r w:rsidRPr="00E77497">
        <w:rPr>
          <w:rFonts w:ascii="Courier New" w:hAnsi="Courier New"/>
          <w:b/>
        </w:rPr>
        <w:t>while</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552" w:name="_Toc393690225"/>
    </w:p>
    <w:p w14:paraId="61DA8328" w14:textId="77777777" w:rsidR="004C02EF" w:rsidRPr="00E77497" w:rsidRDefault="004C02EF" w:rsidP="004C02EF">
      <w:pPr>
        <w:pStyle w:val="30"/>
        <w:numPr>
          <w:ilvl w:val="0"/>
          <w:numId w:val="0"/>
        </w:numPr>
      </w:pPr>
      <w:bookmarkStart w:id="1553" w:name="_Ref456011139"/>
      <w:bookmarkStart w:id="1554" w:name="_Toc472818771"/>
      <w:bookmarkStart w:id="1555" w:name="_Toc235503324"/>
      <w:bookmarkStart w:id="1556" w:name="_Toc241509099"/>
      <w:bookmarkStart w:id="1557" w:name="_Toc244416586"/>
      <w:bookmarkStart w:id="1558" w:name="_Toc276630950"/>
      <w:bookmarkStart w:id="1559" w:name="_Toc314500510"/>
      <w:r w:rsidRPr="00E77497">
        <w:t>7.9.1</w:t>
      </w:r>
      <w:r w:rsidRPr="00E77497">
        <w:tab/>
        <w:t>Rules of Automatic Semicolon Insertio</w:t>
      </w:r>
      <w:bookmarkEnd w:id="1552"/>
      <w:r w:rsidRPr="00E77497">
        <w:t>n</w:t>
      </w:r>
      <w:bookmarkEnd w:id="1553"/>
      <w:bookmarkEnd w:id="1554"/>
      <w:bookmarkEnd w:id="1555"/>
      <w:bookmarkEnd w:id="1556"/>
      <w:bookmarkEnd w:id="1557"/>
      <w:bookmarkEnd w:id="1558"/>
      <w:bookmarkEnd w:id="1559"/>
    </w:p>
    <w:p w14:paraId="16E67CB6" w14:textId="77777777" w:rsidR="004C02EF" w:rsidRPr="00E77497" w:rsidRDefault="004C02EF" w:rsidP="004C02EF">
      <w:r w:rsidRPr="00E77497">
        <w:t>There are three basic rules of semicolon insertion:</w:t>
      </w:r>
    </w:p>
    <w:p w14:paraId="234B0A2A" w14:textId="77777777" w:rsidR="004C02EF" w:rsidRPr="00E77497" w:rsidRDefault="004C02EF" w:rsidP="004C02EF">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program 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10D1C201"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5A0C648C"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287A33F0"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E77497">
        <w:rPr>
          <w:rStyle w:val="bnf"/>
        </w:rPr>
        <w:t>Program</w:t>
      </w:r>
      <w:r w:rsidRPr="00E77497">
        <w:rPr>
          <w:rFonts w:ascii="Arial" w:hAnsi="Arial" w:cs="Arial"/>
        </w:rPr>
        <w:t>, then a semicolon is automatically inserted at the end of the input stream.</w:t>
      </w:r>
    </w:p>
    <w:p w14:paraId="7327594C"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4799B404"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14:paraId="6E9BDD95" w14:textId="77777777" w:rsidR="004C02EF" w:rsidRPr="00E77497" w:rsidRDefault="004C02EF" w:rsidP="004C02EF">
      <w:pPr>
        <w:pStyle w:val="Note"/>
        <w:spacing w:after="120"/>
      </w:pPr>
      <w:bookmarkStart w:id="1560" w:name="_Toc393690226"/>
      <w:bookmarkStart w:id="1561" w:name="_Ref404492883"/>
      <w:bookmarkStart w:id="1562" w:name="_Ref404492911"/>
      <w:r w:rsidRPr="00E77497">
        <w:t>NOTE</w:t>
      </w:r>
      <w:r w:rsidRPr="00E77497">
        <w:tab/>
        <w:t>The following are the only restricted productions in the grammar:</w:t>
      </w:r>
    </w:p>
    <w:p w14:paraId="6C909F0D"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0332B4BB"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4B4C18EA"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41649E94"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4C246EE1"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2CBE82C9"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23AC12B7"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1B56CB14"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6BB97483"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44B7B2E9"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56576F15" w14:textId="77777777" w:rsidR="004C02EF" w:rsidRPr="00E77497" w:rsidRDefault="004C02EF" w:rsidP="004C02EF">
      <w:pPr>
        <w:rPr>
          <w:sz w:val="18"/>
        </w:rPr>
      </w:pPr>
      <w:bookmarkStart w:id="1563" w:name="_Ref424532635"/>
      <w:bookmarkStart w:id="1564" w:name="_Ref424532665"/>
      <w:r w:rsidRPr="00E77497">
        <w:rPr>
          <w:sz w:val="18"/>
        </w:rPr>
        <w:t>The practical effect of these restricted productions is as follows:</w:t>
      </w:r>
    </w:p>
    <w:p w14:paraId="734D5BAE"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79C3275B"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4EC9C5B8" w14:textId="77777777" w:rsidR="004C02EF" w:rsidRPr="00E77497" w:rsidRDefault="004C02EF" w:rsidP="004C02EF">
      <w:pPr>
        <w:spacing w:after="220"/>
        <w:ind w:left="400"/>
        <w:rPr>
          <w:sz w:val="18"/>
        </w:rPr>
      </w:pPr>
      <w:r w:rsidRPr="00E77497">
        <w:rPr>
          <w:sz w:val="18"/>
        </w:rPr>
        <w:t>The resulting practical advice to ECMAScript programmers is:</w:t>
      </w:r>
    </w:p>
    <w:p w14:paraId="2DB300D5"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4733AED0"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24C64DB0"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669F1088" w14:textId="77777777" w:rsidR="004C02EF" w:rsidRPr="00E77497" w:rsidRDefault="004C02EF" w:rsidP="004C02EF">
      <w:pPr>
        <w:pStyle w:val="30"/>
        <w:numPr>
          <w:ilvl w:val="0"/>
          <w:numId w:val="0"/>
        </w:numPr>
      </w:pPr>
      <w:bookmarkStart w:id="1565" w:name="_Toc472818772"/>
      <w:bookmarkStart w:id="1566" w:name="_Toc235503325"/>
      <w:bookmarkStart w:id="1567" w:name="_Toc241509100"/>
      <w:bookmarkStart w:id="1568" w:name="_Toc244416587"/>
      <w:bookmarkStart w:id="1569" w:name="_Toc276630951"/>
      <w:bookmarkStart w:id="1570" w:name="_Toc314500511"/>
      <w:r w:rsidRPr="00E77497">
        <w:t>7.9.2</w:t>
      </w:r>
      <w:r w:rsidRPr="00E77497">
        <w:tab/>
        <w:t>Examples of Automatic Semicolon Insertio</w:t>
      </w:r>
      <w:bookmarkEnd w:id="1560"/>
      <w:bookmarkEnd w:id="1561"/>
      <w:bookmarkEnd w:id="1562"/>
      <w:r w:rsidRPr="00E77497">
        <w:t>n</w:t>
      </w:r>
      <w:bookmarkEnd w:id="1563"/>
      <w:bookmarkEnd w:id="1564"/>
      <w:bookmarkEnd w:id="1565"/>
      <w:bookmarkEnd w:id="1566"/>
      <w:bookmarkEnd w:id="1567"/>
      <w:bookmarkEnd w:id="1568"/>
      <w:bookmarkEnd w:id="1569"/>
      <w:bookmarkEnd w:id="1570"/>
    </w:p>
    <w:p w14:paraId="7F4A2910" w14:textId="77777777" w:rsidR="004C02EF" w:rsidRPr="00E77497" w:rsidRDefault="004C02EF" w:rsidP="004C02EF">
      <w:pPr>
        <w:keepNext/>
        <w:spacing w:after="60"/>
      </w:pPr>
      <w:r w:rsidRPr="00E77497">
        <w:t>The source</w:t>
      </w:r>
    </w:p>
    <w:p w14:paraId="5B164E16" w14:textId="77777777" w:rsidR="004C02EF" w:rsidRPr="00E77497" w:rsidRDefault="004C02EF" w:rsidP="004C02EF">
      <w:pPr>
        <w:pStyle w:val="CodeSample3"/>
        <w:spacing w:after="60"/>
        <w:ind w:left="1440"/>
        <w:jc w:val="left"/>
      </w:pPr>
      <w:r w:rsidRPr="00E77497">
        <w:t>{ 1 2 } 3</w:t>
      </w:r>
    </w:p>
    <w:p w14:paraId="01BE84D4"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04FA5C89" w14:textId="77777777" w:rsidR="004C02EF" w:rsidRPr="00E77497" w:rsidRDefault="004C02EF" w:rsidP="004C02EF">
      <w:pPr>
        <w:pStyle w:val="CodeSample3"/>
        <w:ind w:left="1440"/>
        <w:jc w:val="left"/>
      </w:pPr>
      <w:r w:rsidRPr="00E77497">
        <w:t>{ 1</w:t>
      </w:r>
      <w:r w:rsidRPr="00E77497">
        <w:br/>
        <w:t>2 } 3</w:t>
      </w:r>
    </w:p>
    <w:p w14:paraId="13BCAAFF" w14:textId="77777777" w:rsidR="004C02EF" w:rsidRPr="00E77497" w:rsidRDefault="004C02EF" w:rsidP="004C02EF">
      <w:pPr>
        <w:spacing w:after="60"/>
      </w:pPr>
      <w:r w:rsidRPr="00E77497">
        <w:t>is also not a valid ECMAScript sentence, but is transformed by automatic semicolon insertion into the following:</w:t>
      </w:r>
    </w:p>
    <w:p w14:paraId="47F8BE16" w14:textId="77777777" w:rsidR="004C02EF" w:rsidRPr="00E77497" w:rsidRDefault="004C02EF" w:rsidP="004C02EF">
      <w:pPr>
        <w:pStyle w:val="CodeSample3"/>
        <w:spacing w:after="60"/>
        <w:ind w:left="1440"/>
        <w:jc w:val="left"/>
      </w:pPr>
      <w:r w:rsidRPr="00E77497">
        <w:t>{ 1</w:t>
      </w:r>
      <w:r w:rsidRPr="00E77497">
        <w:br/>
        <w:t>;2 ;} 3;</w:t>
      </w:r>
    </w:p>
    <w:p w14:paraId="2CA12B32" w14:textId="77777777" w:rsidR="004C02EF" w:rsidRPr="00E77497" w:rsidRDefault="004C02EF" w:rsidP="004C02EF">
      <w:r w:rsidRPr="00E77497">
        <w:t>which is a valid ECMAScript sentence.</w:t>
      </w:r>
    </w:p>
    <w:p w14:paraId="3E02ED30" w14:textId="77777777" w:rsidR="004C02EF" w:rsidRPr="00E77497" w:rsidRDefault="004C02EF" w:rsidP="004C02EF">
      <w:pPr>
        <w:spacing w:after="60"/>
      </w:pPr>
      <w:r w:rsidRPr="00E77497">
        <w:t>The source</w:t>
      </w:r>
    </w:p>
    <w:p w14:paraId="115223FB" w14:textId="77777777" w:rsidR="004C02EF" w:rsidRPr="00E77497" w:rsidRDefault="004C02EF" w:rsidP="004C02EF">
      <w:pPr>
        <w:pStyle w:val="CodeSample3"/>
        <w:spacing w:after="60"/>
        <w:ind w:left="1440"/>
        <w:jc w:val="left"/>
      </w:pPr>
      <w:r w:rsidRPr="00E77497">
        <w:t>for (a; b</w:t>
      </w:r>
      <w:r w:rsidRPr="00E77497">
        <w:br/>
        <w:t>)</w:t>
      </w:r>
    </w:p>
    <w:p w14:paraId="173B09FC"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4EFACC0F" w14:textId="77777777" w:rsidR="004C02EF" w:rsidRPr="00E77497" w:rsidRDefault="004C02EF" w:rsidP="004C02EF">
      <w:pPr>
        <w:spacing w:after="60"/>
      </w:pPr>
      <w:r w:rsidRPr="00E77497">
        <w:t>The source</w:t>
      </w:r>
    </w:p>
    <w:p w14:paraId="0673282E" w14:textId="77777777" w:rsidR="004C02EF" w:rsidRPr="00E77497" w:rsidRDefault="004C02EF" w:rsidP="004C02EF">
      <w:pPr>
        <w:pStyle w:val="CodeSample3"/>
        <w:spacing w:after="60"/>
        <w:ind w:left="1440"/>
      </w:pPr>
      <w:r w:rsidRPr="00E77497">
        <w:t>return</w:t>
      </w:r>
      <w:r w:rsidRPr="00E77497">
        <w:br/>
        <w:t>a + b</w:t>
      </w:r>
    </w:p>
    <w:p w14:paraId="0AD92031" w14:textId="77777777" w:rsidR="004C02EF" w:rsidRPr="00E77497" w:rsidRDefault="004C02EF" w:rsidP="004C02EF">
      <w:pPr>
        <w:spacing w:after="60"/>
      </w:pPr>
      <w:r w:rsidRPr="00E77497">
        <w:t>is transformed by automatic semicolon insertion into the following:</w:t>
      </w:r>
    </w:p>
    <w:p w14:paraId="46B4A31C" w14:textId="77777777" w:rsidR="004C02EF" w:rsidRPr="00E77497" w:rsidRDefault="004C02EF" w:rsidP="004C02EF">
      <w:pPr>
        <w:pStyle w:val="CodeSample3"/>
        <w:ind w:left="1440"/>
      </w:pPr>
      <w:r w:rsidRPr="00E77497">
        <w:t>return;</w:t>
      </w:r>
      <w:r w:rsidRPr="00E77497">
        <w:br/>
        <w:t>a + b;</w:t>
      </w:r>
    </w:p>
    <w:p w14:paraId="1AE24290"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75205C89" w14:textId="77777777" w:rsidR="004C02EF" w:rsidRPr="00E77497" w:rsidRDefault="004C02EF" w:rsidP="004C02EF">
      <w:pPr>
        <w:spacing w:after="60"/>
      </w:pPr>
      <w:r w:rsidRPr="00E77497">
        <w:t>The source</w:t>
      </w:r>
    </w:p>
    <w:p w14:paraId="758AE5E2" w14:textId="77777777" w:rsidR="004C02EF" w:rsidRPr="00E77497" w:rsidRDefault="004C02EF" w:rsidP="004C02EF">
      <w:pPr>
        <w:pStyle w:val="CodeSample3"/>
        <w:spacing w:after="60"/>
        <w:ind w:left="1440"/>
        <w:jc w:val="left"/>
      </w:pPr>
      <w:r w:rsidRPr="00E77497">
        <w:t>a = b</w:t>
      </w:r>
      <w:r w:rsidRPr="00E77497">
        <w:br/>
        <w:t>++c</w:t>
      </w:r>
    </w:p>
    <w:p w14:paraId="6CA20184" w14:textId="77777777" w:rsidR="004C02EF" w:rsidRPr="00E77497" w:rsidRDefault="004C02EF" w:rsidP="004C02EF">
      <w:pPr>
        <w:spacing w:after="60"/>
      </w:pPr>
      <w:r w:rsidRPr="00E77497">
        <w:t>is transformed by automatic semicolon insertion into the following:</w:t>
      </w:r>
    </w:p>
    <w:p w14:paraId="1E210CE2" w14:textId="77777777" w:rsidR="004C02EF" w:rsidRPr="00E77497" w:rsidRDefault="004C02EF" w:rsidP="004C02EF">
      <w:pPr>
        <w:pStyle w:val="CodeSample3"/>
        <w:ind w:left="1440"/>
        <w:jc w:val="left"/>
      </w:pPr>
      <w:r w:rsidRPr="00E77497">
        <w:t>a = b;</w:t>
      </w:r>
      <w:r w:rsidRPr="00E77497">
        <w:br/>
        <w:t>++c;</w:t>
      </w:r>
    </w:p>
    <w:p w14:paraId="74F7EB2D"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66061C93" w14:textId="77777777" w:rsidR="004C02EF" w:rsidRPr="00E77497" w:rsidRDefault="004C02EF" w:rsidP="004C02EF">
      <w:pPr>
        <w:spacing w:after="60"/>
      </w:pPr>
      <w:r w:rsidRPr="00E77497">
        <w:t>The source</w:t>
      </w:r>
    </w:p>
    <w:p w14:paraId="13831DBB" w14:textId="77777777" w:rsidR="004C02EF" w:rsidRPr="00E77497" w:rsidRDefault="004C02EF" w:rsidP="004C02EF">
      <w:pPr>
        <w:pStyle w:val="CodeSample3"/>
        <w:spacing w:after="60"/>
        <w:ind w:left="1440"/>
        <w:jc w:val="left"/>
      </w:pPr>
      <w:r w:rsidRPr="00E77497">
        <w:t>if (a &gt; b)</w:t>
      </w:r>
      <w:r w:rsidRPr="00E77497">
        <w:br/>
        <w:t>else c = d</w:t>
      </w:r>
    </w:p>
    <w:p w14:paraId="281838BF"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1571" w:name="_Toc381513631"/>
      <w:bookmarkStart w:id="1572" w:name="_Toc382202774"/>
      <w:bookmarkStart w:id="1573" w:name="_Toc382202994"/>
      <w:bookmarkStart w:id="1574" w:name="_Toc382212153"/>
      <w:bookmarkStart w:id="1575" w:name="_Toc382212332"/>
      <w:bookmarkStart w:id="1576" w:name="_Toc382291498"/>
      <w:bookmarkStart w:id="1577" w:name="_Toc385672134"/>
    </w:p>
    <w:p w14:paraId="4445B880" w14:textId="77777777" w:rsidR="004C02EF" w:rsidRPr="00E77497" w:rsidRDefault="004C02EF" w:rsidP="004C02EF">
      <w:pPr>
        <w:spacing w:after="60"/>
      </w:pPr>
      <w:r w:rsidRPr="00E77497">
        <w:t>The source</w:t>
      </w:r>
    </w:p>
    <w:p w14:paraId="41C3DA6B" w14:textId="77777777" w:rsidR="004C02EF" w:rsidRPr="00E77497" w:rsidRDefault="004C02EF" w:rsidP="004C02EF">
      <w:pPr>
        <w:pStyle w:val="CodeSample3"/>
        <w:spacing w:after="60"/>
        <w:ind w:left="1440"/>
        <w:jc w:val="left"/>
      </w:pPr>
      <w:r w:rsidRPr="00E77497">
        <w:t>a = b + c</w:t>
      </w:r>
      <w:r w:rsidRPr="00E77497">
        <w:br/>
        <w:t>(d + e).print()</w:t>
      </w:r>
    </w:p>
    <w:p w14:paraId="119F257F"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216E3ED2" w14:textId="77777777" w:rsidR="004C02EF" w:rsidRPr="00E77497" w:rsidRDefault="004C02EF" w:rsidP="004C02EF">
      <w:pPr>
        <w:pStyle w:val="CodeSample3"/>
        <w:ind w:firstLine="720"/>
      </w:pPr>
      <w:r w:rsidRPr="00E77497">
        <w:t>a = b + c(d + e).print()</w:t>
      </w:r>
    </w:p>
    <w:p w14:paraId="1D6CD549"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1578" w:name="_Toc393690227"/>
    </w:p>
    <w:p w14:paraId="733F0092" w14:textId="77777777" w:rsidR="004C02EF" w:rsidRPr="00E77497" w:rsidRDefault="004C02EF" w:rsidP="004C02EF">
      <w:pPr>
        <w:pStyle w:val="1"/>
        <w:numPr>
          <w:ilvl w:val="0"/>
          <w:numId w:val="0"/>
        </w:numPr>
        <w:spacing w:after="120"/>
      </w:pPr>
      <w:bookmarkStart w:id="1579" w:name="_Toc472818773"/>
      <w:bookmarkStart w:id="1580" w:name="_Toc235503326"/>
      <w:bookmarkStart w:id="1581" w:name="_Toc241509101"/>
      <w:bookmarkStart w:id="1582" w:name="_Toc244416588"/>
      <w:bookmarkStart w:id="1583" w:name="_Toc276630952"/>
      <w:bookmarkStart w:id="1584" w:name="_Toc314500512"/>
      <w:r w:rsidRPr="00E77497">
        <w:t>8</w:t>
      </w:r>
      <w:r w:rsidRPr="00E77497">
        <w:tab/>
        <w:t>Type</w:t>
      </w:r>
      <w:bookmarkEnd w:id="1571"/>
      <w:bookmarkEnd w:id="1572"/>
      <w:bookmarkEnd w:id="1573"/>
      <w:bookmarkEnd w:id="1574"/>
      <w:bookmarkEnd w:id="1575"/>
      <w:bookmarkEnd w:id="1576"/>
      <w:bookmarkEnd w:id="1577"/>
      <w:bookmarkEnd w:id="1578"/>
      <w:r w:rsidRPr="00E77497">
        <w:t>s</w:t>
      </w:r>
      <w:bookmarkEnd w:id="1579"/>
      <w:bookmarkEnd w:id="1580"/>
      <w:bookmarkEnd w:id="1581"/>
      <w:bookmarkEnd w:id="1582"/>
      <w:bookmarkEnd w:id="1583"/>
      <w:bookmarkEnd w:id="1584"/>
    </w:p>
    <w:p w14:paraId="5305E3F0" w14:textId="77777777"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2406549E" w14:textId="77777777" w:rsidR="004C02EF" w:rsidRPr="00E77497" w:rsidRDefault="004C02EF" w:rsidP="004C02EF">
      <w:r w:rsidRPr="00E77497">
        <w:t>An ECMAScript language type corresponds to values that are directly manipulated by an ECMAScript programmer using the ECMAScript language. The ECMAScript language types are Undefined, Null, Boolean, String, Number, and Object.</w:t>
      </w:r>
    </w:p>
    <w:p w14:paraId="21E8F07D" w14:textId="77777777" w:rsidR="004C02EF" w:rsidRPr="00E77497" w:rsidRDefault="004C02EF" w:rsidP="004C02EF">
      <w:r w:rsidRPr="00E77497">
        <w:t>A specification type corresponds to meta-values that are used within algorithms to describe the semantics of ECMAScript language constructs and ECMAScript language types. The specification types are Reference, List, Completion, Property Descriptor, Property Identifier, Lexical Environment, and Environment Record.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005EC301" w14:textId="77777777"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1585" w:name="_Toc381513632"/>
      <w:bookmarkStart w:id="1586" w:name="_Toc382202775"/>
      <w:bookmarkStart w:id="1587" w:name="_Toc382202995"/>
      <w:bookmarkStart w:id="1588" w:name="_Toc382212154"/>
      <w:bookmarkStart w:id="1589" w:name="_Toc382212333"/>
      <w:bookmarkStart w:id="1590" w:name="_Toc382291499"/>
      <w:bookmarkStart w:id="1591" w:name="_Toc385672135"/>
      <w:bookmarkStart w:id="1592" w:name="_Toc393690228"/>
    </w:p>
    <w:p w14:paraId="4E6BBDCD" w14:textId="77777777" w:rsidR="004C02EF" w:rsidRPr="00E77497" w:rsidRDefault="004C02EF" w:rsidP="004C02EF">
      <w:pPr>
        <w:pStyle w:val="20"/>
        <w:numPr>
          <w:ilvl w:val="0"/>
          <w:numId w:val="0"/>
        </w:numPr>
      </w:pPr>
      <w:bookmarkStart w:id="1593" w:name="_Ref449763253"/>
      <w:bookmarkStart w:id="1594" w:name="_Toc472818774"/>
      <w:bookmarkStart w:id="1595" w:name="_Toc235503327"/>
      <w:bookmarkStart w:id="1596" w:name="_Toc241509102"/>
      <w:bookmarkStart w:id="1597" w:name="_Toc244416589"/>
      <w:bookmarkStart w:id="1598" w:name="_Toc276630953"/>
      <w:bookmarkStart w:id="1599" w:name="_Toc314500513"/>
      <w:r w:rsidRPr="00E77497">
        <w:t>8.1</w:t>
      </w:r>
      <w:r w:rsidRPr="00E77497">
        <w:tab/>
        <w:t>The Undefined Typ</w:t>
      </w:r>
      <w:bookmarkEnd w:id="1585"/>
      <w:bookmarkEnd w:id="1586"/>
      <w:bookmarkEnd w:id="1587"/>
      <w:bookmarkEnd w:id="1588"/>
      <w:bookmarkEnd w:id="1589"/>
      <w:bookmarkEnd w:id="1590"/>
      <w:bookmarkEnd w:id="1591"/>
      <w:bookmarkEnd w:id="1592"/>
      <w:r w:rsidRPr="00E77497">
        <w:t>e</w:t>
      </w:r>
      <w:bookmarkEnd w:id="1593"/>
      <w:bookmarkEnd w:id="1594"/>
      <w:bookmarkEnd w:id="1595"/>
      <w:bookmarkEnd w:id="1596"/>
      <w:bookmarkEnd w:id="1597"/>
      <w:bookmarkEnd w:id="1598"/>
      <w:bookmarkEnd w:id="1599"/>
    </w:p>
    <w:p w14:paraId="165D4369" w14:textId="77777777"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1600" w:name="_Toc381513633"/>
      <w:bookmarkStart w:id="1601" w:name="_Toc382202776"/>
      <w:bookmarkStart w:id="1602" w:name="_Toc382202996"/>
      <w:bookmarkStart w:id="1603" w:name="_Toc382212155"/>
      <w:bookmarkStart w:id="1604" w:name="_Toc382212334"/>
      <w:bookmarkStart w:id="1605" w:name="_Toc382291500"/>
      <w:bookmarkStart w:id="1606" w:name="_Toc385672136"/>
      <w:bookmarkStart w:id="1607" w:name="_Toc393690229"/>
    </w:p>
    <w:p w14:paraId="12EFBE28" w14:textId="77777777" w:rsidR="004C02EF" w:rsidRPr="00E77497" w:rsidRDefault="004C02EF" w:rsidP="004C02EF">
      <w:pPr>
        <w:pStyle w:val="20"/>
        <w:numPr>
          <w:ilvl w:val="0"/>
          <w:numId w:val="0"/>
        </w:numPr>
      </w:pPr>
      <w:bookmarkStart w:id="1608" w:name="_Toc472818775"/>
      <w:bookmarkStart w:id="1609" w:name="_Toc235503328"/>
      <w:bookmarkStart w:id="1610" w:name="_Toc241509103"/>
      <w:bookmarkStart w:id="1611" w:name="_Toc244416590"/>
      <w:bookmarkStart w:id="1612" w:name="_Toc276630954"/>
      <w:bookmarkStart w:id="1613" w:name="_Toc314500514"/>
      <w:r w:rsidRPr="00E77497">
        <w:t>8.2</w:t>
      </w:r>
      <w:r w:rsidRPr="00E77497">
        <w:tab/>
        <w:t>The Null Typ</w:t>
      </w:r>
      <w:bookmarkEnd w:id="1600"/>
      <w:bookmarkEnd w:id="1601"/>
      <w:bookmarkEnd w:id="1602"/>
      <w:bookmarkEnd w:id="1603"/>
      <w:bookmarkEnd w:id="1604"/>
      <w:bookmarkEnd w:id="1605"/>
      <w:bookmarkEnd w:id="1606"/>
      <w:bookmarkEnd w:id="1607"/>
      <w:r w:rsidRPr="00E77497">
        <w:t>e</w:t>
      </w:r>
      <w:bookmarkEnd w:id="1608"/>
      <w:bookmarkEnd w:id="1609"/>
      <w:bookmarkEnd w:id="1610"/>
      <w:bookmarkEnd w:id="1611"/>
      <w:bookmarkEnd w:id="1612"/>
      <w:bookmarkEnd w:id="1613"/>
    </w:p>
    <w:p w14:paraId="125EC20D" w14:textId="77777777" w:rsidR="004C02EF" w:rsidRPr="00E77497" w:rsidRDefault="004C02EF" w:rsidP="004C02EF">
      <w:r w:rsidRPr="00E77497">
        <w:t xml:space="preserve">The Null type has exactly one value, called </w:t>
      </w:r>
      <w:r w:rsidRPr="00E77497">
        <w:rPr>
          <w:b/>
        </w:rPr>
        <w:t>null</w:t>
      </w:r>
      <w:r w:rsidRPr="00E77497">
        <w:t>.</w:t>
      </w:r>
      <w:bookmarkStart w:id="1614" w:name="_Toc381513634"/>
      <w:bookmarkStart w:id="1615" w:name="_Toc382202777"/>
      <w:bookmarkStart w:id="1616" w:name="_Toc382202997"/>
      <w:bookmarkStart w:id="1617" w:name="_Toc382212156"/>
      <w:bookmarkStart w:id="1618" w:name="_Toc382212335"/>
      <w:bookmarkStart w:id="1619" w:name="_Toc382291501"/>
      <w:bookmarkStart w:id="1620" w:name="_Toc385672137"/>
      <w:bookmarkStart w:id="1621" w:name="_Toc393690230"/>
    </w:p>
    <w:p w14:paraId="58472511" w14:textId="77777777" w:rsidR="004C02EF" w:rsidRPr="00E77497" w:rsidRDefault="004C02EF" w:rsidP="004C02EF">
      <w:pPr>
        <w:pStyle w:val="20"/>
        <w:numPr>
          <w:ilvl w:val="0"/>
          <w:numId w:val="0"/>
        </w:numPr>
      </w:pPr>
      <w:bookmarkStart w:id="1622" w:name="_Toc472818776"/>
      <w:bookmarkStart w:id="1623" w:name="_Toc235503329"/>
      <w:bookmarkStart w:id="1624" w:name="_Toc241509104"/>
      <w:bookmarkStart w:id="1625" w:name="_Toc244416591"/>
      <w:bookmarkStart w:id="1626" w:name="_Toc276630955"/>
      <w:bookmarkStart w:id="1627" w:name="_Toc314500515"/>
      <w:r w:rsidRPr="00E77497">
        <w:t>8.3</w:t>
      </w:r>
      <w:r w:rsidRPr="00E77497">
        <w:tab/>
        <w:t>The Boolean Typ</w:t>
      </w:r>
      <w:bookmarkEnd w:id="1614"/>
      <w:bookmarkEnd w:id="1615"/>
      <w:bookmarkEnd w:id="1616"/>
      <w:bookmarkEnd w:id="1617"/>
      <w:bookmarkEnd w:id="1618"/>
      <w:bookmarkEnd w:id="1619"/>
      <w:bookmarkEnd w:id="1620"/>
      <w:bookmarkEnd w:id="1621"/>
      <w:r w:rsidRPr="00E77497">
        <w:t>e</w:t>
      </w:r>
      <w:bookmarkEnd w:id="1622"/>
      <w:bookmarkEnd w:id="1623"/>
      <w:bookmarkEnd w:id="1624"/>
      <w:bookmarkEnd w:id="1625"/>
      <w:bookmarkEnd w:id="1626"/>
      <w:bookmarkEnd w:id="1627"/>
    </w:p>
    <w:p w14:paraId="3C65EDCB" w14:textId="77777777"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1628" w:name="_Ref384033349"/>
      <w:bookmarkStart w:id="1629" w:name="_Toc385672138"/>
      <w:bookmarkStart w:id="1630" w:name="_Toc393690231"/>
      <w:bookmarkStart w:id="1631" w:name="_Ref379873913"/>
      <w:bookmarkStart w:id="1632" w:name="_Ref379873915"/>
      <w:bookmarkStart w:id="1633" w:name="_Toc381513635"/>
      <w:bookmarkStart w:id="1634" w:name="_Toc382202778"/>
      <w:bookmarkStart w:id="1635" w:name="_Toc382202998"/>
      <w:bookmarkStart w:id="1636" w:name="_Toc382212157"/>
      <w:bookmarkStart w:id="1637" w:name="_Toc382212336"/>
      <w:bookmarkStart w:id="1638" w:name="_Toc382291502"/>
    </w:p>
    <w:p w14:paraId="2D605ED0" w14:textId="77777777" w:rsidR="004C02EF" w:rsidRPr="00E77497" w:rsidRDefault="004C02EF" w:rsidP="004C02EF">
      <w:pPr>
        <w:pStyle w:val="20"/>
        <w:numPr>
          <w:ilvl w:val="0"/>
          <w:numId w:val="0"/>
        </w:numPr>
      </w:pPr>
      <w:bookmarkStart w:id="1639" w:name="_Ref451679925"/>
      <w:bookmarkStart w:id="1640" w:name="_Toc472818777"/>
      <w:bookmarkStart w:id="1641" w:name="_Toc235503330"/>
      <w:bookmarkStart w:id="1642" w:name="_Toc241509105"/>
      <w:bookmarkStart w:id="1643" w:name="_Toc244416592"/>
      <w:bookmarkStart w:id="1644" w:name="_Toc276630956"/>
      <w:bookmarkStart w:id="1645" w:name="_Toc314500516"/>
      <w:r w:rsidRPr="00E77497">
        <w:t>8.4</w:t>
      </w:r>
      <w:r w:rsidRPr="00E77497">
        <w:tab/>
        <w:t xml:space="preserve">The String </w:t>
      </w:r>
      <w:bookmarkEnd w:id="1628"/>
      <w:bookmarkEnd w:id="1629"/>
      <w:bookmarkEnd w:id="1630"/>
      <w:r w:rsidRPr="00E77497">
        <w:t>Type</w:t>
      </w:r>
      <w:bookmarkEnd w:id="1639"/>
      <w:bookmarkEnd w:id="1640"/>
      <w:bookmarkEnd w:id="1641"/>
      <w:bookmarkEnd w:id="1642"/>
      <w:bookmarkEnd w:id="1643"/>
      <w:bookmarkEnd w:id="1644"/>
      <w:bookmarkEnd w:id="1645"/>
    </w:p>
    <w:p w14:paraId="652211C6" w14:textId="77777777" w:rsidR="004C02EF" w:rsidRPr="00E77497" w:rsidRDefault="004C02EF" w:rsidP="004C02EF">
      <w:r w:rsidRPr="00E77497">
        <w:t>The String type is the set of all finite ordered sequences of zero or more 16-bit unsigned integer values (“elements”). The String type is generally used to represent textual data in a running ECMAScript program, in which case each element in the String is treated as a code unit value (see Clause 6).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1646" w:name="_Toc385672139"/>
      <w:bookmarkStart w:id="1647" w:name="_Ref393616595"/>
      <w:bookmarkStart w:id="1648" w:name="_Toc393690232"/>
      <w:bookmarkStart w:id="1649" w:name="_Ref404492926"/>
      <w:bookmarkStart w:id="1650" w:name="_Ref404493293"/>
      <w:bookmarkStart w:id="1651" w:name="_Ref404504794"/>
    </w:p>
    <w:p w14:paraId="6710CC51" w14:textId="77777777" w:rsidR="004C02EF" w:rsidRPr="00E77497" w:rsidRDefault="004C02EF" w:rsidP="004C02EF">
      <w:r w:rsidRPr="00E77497">
        <w:t>When a String contains actual textual data, each element is considered to be a single UTF-16 code unit. Whether or not this is the actual storage format of a String, the characters 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t>
      </w:r>
    </w:p>
    <w:p w14:paraId="0A7B3524" w14:textId="77777777" w:rsidR="004C02EF" w:rsidRPr="00E77497" w:rsidRDefault="004C02EF" w:rsidP="004C02EF">
      <w:pPr>
        <w:pStyle w:val="Note"/>
      </w:pPr>
      <w:r w:rsidRPr="00E77497">
        <w:t>NOTE</w:t>
      </w:r>
      <w:r w:rsidRPr="00E77497">
        <w:tab/>
        <w:t>The rationale behind this design was to keep the implementation of Strings as simple and high-performing as possible. 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Since it is recommended that ECMAScript source code be in Normalised Form C, string literals are guaranteed to be normalised (if source text is guaranteed to be normalised), as long as they do not contain any Unicode escape sequences.</w:t>
      </w:r>
    </w:p>
    <w:p w14:paraId="33B26744" w14:textId="77777777" w:rsidR="004C02EF" w:rsidRPr="00E77497" w:rsidRDefault="004C02EF" w:rsidP="004C02EF">
      <w:pPr>
        <w:pStyle w:val="20"/>
        <w:numPr>
          <w:ilvl w:val="0"/>
          <w:numId w:val="0"/>
        </w:numPr>
      </w:pPr>
      <w:bookmarkStart w:id="1652" w:name="_Ref424530687"/>
      <w:bookmarkStart w:id="1653" w:name="_Ref424531262"/>
      <w:bookmarkStart w:id="1654" w:name="_Ref424532158"/>
      <w:bookmarkStart w:id="1655" w:name="_Toc472818778"/>
      <w:bookmarkStart w:id="1656" w:name="_Toc235503331"/>
      <w:bookmarkStart w:id="1657" w:name="_Toc241509106"/>
      <w:bookmarkStart w:id="1658" w:name="_Toc244416593"/>
      <w:bookmarkStart w:id="1659" w:name="_Toc276630957"/>
      <w:bookmarkStart w:id="1660" w:name="_Toc314500517"/>
      <w:r w:rsidRPr="00E77497">
        <w:t>8.5</w:t>
      </w:r>
      <w:r w:rsidRPr="00E77497">
        <w:tab/>
        <w:t>The Number Typ</w:t>
      </w:r>
      <w:bookmarkEnd w:id="1631"/>
      <w:bookmarkEnd w:id="1632"/>
      <w:bookmarkEnd w:id="1633"/>
      <w:bookmarkEnd w:id="1634"/>
      <w:bookmarkEnd w:id="1635"/>
      <w:bookmarkEnd w:id="1636"/>
      <w:bookmarkEnd w:id="1637"/>
      <w:bookmarkEnd w:id="1638"/>
      <w:bookmarkEnd w:id="1646"/>
      <w:bookmarkEnd w:id="1647"/>
      <w:bookmarkEnd w:id="1648"/>
      <w:bookmarkEnd w:id="1649"/>
      <w:bookmarkEnd w:id="1650"/>
      <w:bookmarkEnd w:id="1651"/>
      <w:r w:rsidRPr="00E77497">
        <w:t>e</w:t>
      </w:r>
      <w:bookmarkEnd w:id="1652"/>
      <w:bookmarkEnd w:id="1653"/>
      <w:bookmarkEnd w:id="1654"/>
      <w:bookmarkEnd w:id="1655"/>
      <w:bookmarkEnd w:id="1656"/>
      <w:bookmarkEnd w:id="1657"/>
      <w:bookmarkEnd w:id="1658"/>
      <w:bookmarkEnd w:id="1659"/>
      <w:bookmarkEnd w:id="1660"/>
    </w:p>
    <w:p w14:paraId="5E307697" w14:textId="77777777"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0442655D" w14:textId="77777777"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0237407C" w14:textId="77777777"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1CB18228" w14:textId="77777777"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60DAF958" w14:textId="77777777"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4B9C9A62" w14:textId="77777777"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51DB6D47" w14:textId="77777777"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69FC282A" w14:textId="77777777"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099DB844" w14:textId="77777777"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02B2B67D" w14:textId="77777777"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1D0F8C37" w14:textId="77777777"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7882D34D" w14:textId="77777777"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4DF12017" w14:textId="77777777"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3668FA95" w14:textId="77777777"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7461F301" w14:textId="77777777"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1661" w:name="_Toc381513636"/>
      <w:bookmarkStart w:id="1662" w:name="_Toc382202779"/>
      <w:bookmarkStart w:id="1663" w:name="_Toc382202999"/>
      <w:bookmarkStart w:id="1664" w:name="_Toc382212158"/>
      <w:bookmarkStart w:id="1665" w:name="_Toc382212337"/>
      <w:bookmarkStart w:id="1666" w:name="_Toc382291503"/>
      <w:bookmarkStart w:id="1667" w:name="_Toc385672140"/>
      <w:bookmarkStart w:id="1668" w:name="_Toc393690233"/>
    </w:p>
    <w:p w14:paraId="6CB45523" w14:textId="77777777" w:rsidR="004C02EF" w:rsidRPr="00675B74" w:rsidRDefault="004C02EF" w:rsidP="004C02EF">
      <w:pPr>
        <w:pStyle w:val="20"/>
        <w:numPr>
          <w:ilvl w:val="0"/>
          <w:numId w:val="0"/>
        </w:numPr>
      </w:pPr>
      <w:bookmarkStart w:id="1669" w:name="_Toc472818779"/>
      <w:bookmarkStart w:id="1670" w:name="_Toc235503332"/>
      <w:bookmarkStart w:id="1671" w:name="_Toc241509107"/>
      <w:bookmarkStart w:id="1672" w:name="_Toc244416594"/>
      <w:bookmarkStart w:id="1673" w:name="_Toc276630958"/>
      <w:bookmarkStart w:id="1674" w:name="_Toc314500518"/>
      <w:r w:rsidRPr="00675B74">
        <w:t>8.6</w:t>
      </w:r>
      <w:r w:rsidRPr="00675B74">
        <w:tab/>
        <w:t>The Object Typ</w:t>
      </w:r>
      <w:bookmarkEnd w:id="1661"/>
      <w:bookmarkEnd w:id="1662"/>
      <w:bookmarkEnd w:id="1663"/>
      <w:bookmarkEnd w:id="1664"/>
      <w:bookmarkEnd w:id="1665"/>
      <w:bookmarkEnd w:id="1666"/>
      <w:bookmarkEnd w:id="1667"/>
      <w:bookmarkEnd w:id="1668"/>
      <w:r w:rsidRPr="00675B74">
        <w:t>e</w:t>
      </w:r>
      <w:bookmarkEnd w:id="1669"/>
      <w:bookmarkEnd w:id="1670"/>
      <w:bookmarkEnd w:id="1671"/>
      <w:bookmarkEnd w:id="1672"/>
      <w:bookmarkEnd w:id="1673"/>
      <w:bookmarkEnd w:id="1674"/>
    </w:p>
    <w:p w14:paraId="5D330F95" w14:textId="77777777" w:rsidR="004C02EF" w:rsidRPr="00E77497" w:rsidRDefault="004C02EF" w:rsidP="004C02EF">
      <w:r w:rsidRPr="00E77497">
        <w:t>An Object is a collection of properties.</w:t>
      </w:r>
      <w:r w:rsidRPr="00E77497">
        <w:rPr>
          <w:i/>
        </w:rPr>
        <w:t xml:space="preserve"> </w:t>
      </w:r>
      <w:r w:rsidRPr="00E77497">
        <w:t>Each property is either a named data property, a named accessor property, or an internal property:</w:t>
      </w:r>
    </w:p>
    <w:p w14:paraId="0AE9A851" w14:textId="77777777" w:rsidR="004C02EF" w:rsidRPr="00E77497" w:rsidRDefault="004C02EF" w:rsidP="004C02EF">
      <w:pPr>
        <w:numPr>
          <w:ilvl w:val="0"/>
          <w:numId w:val="34"/>
        </w:numPr>
      </w:pPr>
      <w:r w:rsidRPr="00E77497">
        <w:t xml:space="preserve">A </w:t>
      </w:r>
      <w:r w:rsidRPr="00E77497">
        <w:rPr>
          <w:i/>
        </w:rPr>
        <w:t>named data property</w:t>
      </w:r>
      <w:r w:rsidRPr="00E77497">
        <w:t xml:space="preserve"> associates a name with an ECMAScript language value and a set of Boolean attributes.</w:t>
      </w:r>
    </w:p>
    <w:p w14:paraId="40EACF18" w14:textId="77777777" w:rsidR="004C02EF" w:rsidRPr="00E77497" w:rsidRDefault="004C02EF" w:rsidP="004C02EF">
      <w:pPr>
        <w:numPr>
          <w:ilvl w:val="0"/>
          <w:numId w:val="34"/>
        </w:numPr>
      </w:pPr>
      <w:r w:rsidRPr="00E77497">
        <w:t xml:space="preserve">A </w:t>
      </w:r>
      <w:r w:rsidRPr="00E77497">
        <w:rPr>
          <w:i/>
        </w:rPr>
        <w:t>named accessor property</w:t>
      </w:r>
      <w:r w:rsidRPr="00E77497">
        <w:t xml:space="preserve"> associates a name with one or two accessor functions, and a set of Boolean attributes. The accessor functions are used to store or retrieve an ECMAScript language value that is associated with the property. </w:t>
      </w:r>
    </w:p>
    <w:p w14:paraId="0B1790E2" w14:textId="77777777" w:rsidR="004C02EF" w:rsidRPr="00E77497" w:rsidRDefault="004C02EF" w:rsidP="004C02EF">
      <w:pPr>
        <w:numPr>
          <w:ilvl w:val="0"/>
          <w:numId w:val="34"/>
        </w:numPr>
      </w:pPr>
      <w:r w:rsidRPr="00E77497">
        <w:t xml:space="preserve">An </w:t>
      </w:r>
      <w:r w:rsidRPr="00E77497">
        <w:rPr>
          <w:i/>
        </w:rPr>
        <w:t>internal property</w:t>
      </w:r>
      <w:r w:rsidRPr="00E77497">
        <w:t xml:space="preserve"> has no name and is not directly accessible via ECMAScript language operators. Internal properties exist purely for specification purposes. </w:t>
      </w:r>
    </w:p>
    <w:p w14:paraId="221DD451" w14:textId="77777777" w:rsidR="004C02EF" w:rsidRPr="00E77497" w:rsidRDefault="004C02EF" w:rsidP="004C02EF">
      <w:r w:rsidRPr="00E77497">
        <w:t xml:space="preserve">There are two kinds of access for named (non-internal) properties: </w:t>
      </w:r>
      <w:r w:rsidRPr="00E77497">
        <w:rPr>
          <w:i/>
        </w:rPr>
        <w:t xml:space="preserve">get </w:t>
      </w:r>
      <w:r w:rsidRPr="00E77497">
        <w:t xml:space="preserve">and </w:t>
      </w:r>
      <w:r w:rsidRPr="00E77497">
        <w:rPr>
          <w:i/>
        </w:rPr>
        <w:t>put</w:t>
      </w:r>
      <w:r w:rsidRPr="00E77497">
        <w:t>, corresponding to retrieval and assignment, respectively.</w:t>
      </w:r>
    </w:p>
    <w:p w14:paraId="6D66F353" w14:textId="77777777" w:rsidR="004C02EF" w:rsidRPr="00E77497" w:rsidRDefault="004C02EF" w:rsidP="004C02EF">
      <w:pPr>
        <w:pStyle w:val="30"/>
        <w:numPr>
          <w:ilvl w:val="0"/>
          <w:numId w:val="0"/>
        </w:numPr>
      </w:pPr>
      <w:bookmarkStart w:id="1675" w:name="_Ref379172771"/>
      <w:bookmarkStart w:id="1676" w:name="_Toc381513637"/>
      <w:bookmarkStart w:id="1677" w:name="_Toc382202780"/>
      <w:bookmarkStart w:id="1678" w:name="_Toc382203000"/>
      <w:bookmarkStart w:id="1679" w:name="_Toc382212159"/>
      <w:bookmarkStart w:id="1680" w:name="_Toc382212338"/>
      <w:bookmarkStart w:id="1681" w:name="_Toc382291504"/>
      <w:bookmarkStart w:id="1682" w:name="_Toc385672141"/>
      <w:bookmarkStart w:id="1683" w:name="_Toc393690234"/>
      <w:bookmarkStart w:id="1684" w:name="_Ref457707512"/>
      <w:bookmarkStart w:id="1685" w:name="_Toc472818780"/>
      <w:bookmarkStart w:id="1686" w:name="_Toc235503333"/>
      <w:bookmarkStart w:id="1687" w:name="_Toc241509108"/>
      <w:bookmarkStart w:id="1688" w:name="_Toc244416595"/>
      <w:bookmarkStart w:id="1689" w:name="_Toc276630959"/>
      <w:bookmarkStart w:id="1690" w:name="_Toc314500519"/>
      <w:r w:rsidRPr="00E77497">
        <w:t>8.6.1</w:t>
      </w:r>
      <w:r w:rsidRPr="00E77497">
        <w:tab/>
        <w:t>Property Attribute</w:t>
      </w:r>
      <w:bookmarkEnd w:id="1675"/>
      <w:bookmarkEnd w:id="1676"/>
      <w:bookmarkEnd w:id="1677"/>
      <w:bookmarkEnd w:id="1678"/>
      <w:bookmarkEnd w:id="1679"/>
      <w:bookmarkEnd w:id="1680"/>
      <w:bookmarkEnd w:id="1681"/>
      <w:bookmarkEnd w:id="1682"/>
      <w:bookmarkEnd w:id="1683"/>
      <w:r w:rsidRPr="00E77497">
        <w:t>s</w:t>
      </w:r>
      <w:bookmarkEnd w:id="1684"/>
      <w:bookmarkEnd w:id="1685"/>
      <w:bookmarkEnd w:id="1686"/>
      <w:bookmarkEnd w:id="1687"/>
      <w:bookmarkEnd w:id="1688"/>
      <w:bookmarkEnd w:id="1689"/>
      <w:bookmarkEnd w:id="1690"/>
    </w:p>
    <w:p w14:paraId="2191B76F" w14:textId="77777777" w:rsidR="004C02EF" w:rsidRPr="00E77497" w:rsidRDefault="004C02EF" w:rsidP="004C02EF">
      <w:r w:rsidRPr="00E77497">
        <w:t>Attributes are used in this specification to define and explain the state of named properties. A named data property associates a name with the attributes listed in Table 5</w:t>
      </w:r>
    </w:p>
    <w:p w14:paraId="6E36CF99" w14:textId="77777777" w:rsidR="004C02EF" w:rsidRPr="00E77497" w:rsidRDefault="004C02EF" w:rsidP="004C02EF">
      <w:pPr>
        <w:pStyle w:val="Tabletitle"/>
        <w:keepLines/>
        <w:widowControl w:val="0"/>
        <w:rPr>
          <w:rFonts w:eastAsia="Arial Unicode MS"/>
        </w:rPr>
      </w:pPr>
      <w:r w:rsidRPr="00E77497">
        <w:rPr>
          <w:rFonts w:eastAsia="Arial Unicode MS"/>
        </w:rPr>
        <w:t xml:space="preserve">Table 5 — </w:t>
      </w:r>
      <w:r w:rsidRPr="00E77497">
        <w:t>Attributes of a Named Data Property</w:t>
      </w:r>
    </w:p>
    <w:tbl>
      <w:tblPr>
        <w:tblW w:w="9090" w:type="dxa"/>
        <w:tblInd w:w="648" w:type="dxa"/>
        <w:tblLook w:val="04A0" w:firstRow="1" w:lastRow="0" w:firstColumn="1" w:lastColumn="0" w:noHBand="0" w:noVBand="1"/>
      </w:tblPr>
      <w:tblGrid>
        <w:gridCol w:w="1710"/>
        <w:gridCol w:w="1925"/>
        <w:gridCol w:w="5455"/>
      </w:tblGrid>
      <w:tr w:rsidR="004C02EF" w:rsidRPr="00E77497" w14:paraId="53B69EF0"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47C71C37" w14:textId="77777777"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3C9238BB" w14:textId="77777777"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5097341A" w14:textId="77777777" w:rsidR="004C02EF" w:rsidRPr="00E77497" w:rsidRDefault="004C02EF" w:rsidP="003A4B22">
            <w:pPr>
              <w:keepNext/>
              <w:keepLines/>
              <w:spacing w:after="0"/>
              <w:jc w:val="center"/>
              <w:rPr>
                <w:b/>
                <w:i/>
              </w:rPr>
            </w:pPr>
            <w:r w:rsidRPr="00E77497">
              <w:rPr>
                <w:b/>
                <w:i/>
              </w:rPr>
              <w:t>Description</w:t>
            </w:r>
          </w:p>
        </w:tc>
      </w:tr>
      <w:tr w:rsidR="004C02EF" w:rsidRPr="00E77497" w14:paraId="595130E4"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1FFC40B2" w14:textId="77777777"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2B4AA889" w14:textId="77777777"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6A304843" w14:textId="77777777" w:rsidR="004C02EF" w:rsidRPr="00E77497" w:rsidRDefault="004C02EF" w:rsidP="003A4B22">
            <w:pPr>
              <w:keepNext/>
              <w:keepLines/>
              <w:spacing w:after="0"/>
              <w:jc w:val="left"/>
            </w:pPr>
            <w:r w:rsidRPr="00E77497">
              <w:t>The value retrieved by reading the property.</w:t>
            </w:r>
          </w:p>
        </w:tc>
      </w:tr>
      <w:tr w:rsidR="004C02EF" w:rsidRPr="00E77497" w14:paraId="4401FD0F"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1ACD9304" w14:textId="77777777"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5B8DC16A"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6841EBDA" w14:textId="77777777" w:rsidR="004C02EF" w:rsidRPr="00E77497" w:rsidRDefault="004C02EF" w:rsidP="003A4B22">
            <w:pPr>
              <w:keepNext/>
              <w:keepLines/>
              <w:spacing w:after="0"/>
              <w:jc w:val="left"/>
            </w:pPr>
            <w:r w:rsidRPr="00E77497">
              <w:t xml:space="preserve">If </w:t>
            </w:r>
            <w:r w:rsidRPr="00E77497">
              <w:rPr>
                <w:b/>
              </w:rPr>
              <w:t>false</w:t>
            </w:r>
            <w:r w:rsidRPr="00E77497">
              <w:t>, attempts by ECMAScript code to change the property’s [[Value]] attribute using [[Put]] will not succeed.</w:t>
            </w:r>
          </w:p>
        </w:tc>
      </w:tr>
      <w:tr w:rsidR="004C02EF" w:rsidRPr="00E77497" w14:paraId="6C18164A"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1B5613C0" w14:textId="77777777"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5040646C"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51595B80" w14:textId="77777777"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14:paraId="72FA766D"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731BF816" w14:textId="77777777"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130950B7"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676A4589" w14:textId="77777777" w:rsidR="004C02EF" w:rsidRPr="00E77497" w:rsidRDefault="004C02EF" w:rsidP="003A4B22">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 will fail.</w:t>
            </w:r>
          </w:p>
        </w:tc>
      </w:tr>
    </w:tbl>
    <w:p w14:paraId="0D9E35C0" w14:textId="77777777" w:rsidR="004C02EF" w:rsidRPr="00E77497" w:rsidRDefault="004C02EF" w:rsidP="004C02EF">
      <w:pPr>
        <w:spacing w:after="0"/>
      </w:pPr>
    </w:p>
    <w:p w14:paraId="0980CDDC" w14:textId="77777777" w:rsidR="004C02EF" w:rsidRPr="00E77497" w:rsidRDefault="004C02EF" w:rsidP="004C02EF">
      <w:pPr>
        <w:spacing w:after="120"/>
      </w:pPr>
      <w:r w:rsidRPr="00E77497">
        <w:t>A named accessor property associates a name with the attributes listed in Table 6.</w:t>
      </w:r>
    </w:p>
    <w:p w14:paraId="2D6632DC" w14:textId="77777777" w:rsidR="004C02EF" w:rsidRPr="00E77497" w:rsidRDefault="004C02EF" w:rsidP="004C02EF">
      <w:pPr>
        <w:pStyle w:val="Tabletitle"/>
        <w:widowControl w:val="0"/>
      </w:pPr>
      <w:r w:rsidRPr="00E77497">
        <w:rPr>
          <w:rFonts w:eastAsia="Arial Unicode MS"/>
        </w:rPr>
        <w:t xml:space="preserve">Table 6 — </w:t>
      </w:r>
      <w:r w:rsidRPr="00E77497">
        <w:t>Attributes of a Named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14:paraId="185F6E31"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44B9F5C4" w14:textId="77777777"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2D1643DC" w14:textId="77777777"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4A3618BA" w14:textId="77777777" w:rsidR="004C02EF" w:rsidRPr="00E77497" w:rsidRDefault="004C02EF" w:rsidP="003A4B22">
            <w:pPr>
              <w:keepNext/>
              <w:spacing w:after="0"/>
              <w:contextualSpacing/>
              <w:jc w:val="center"/>
              <w:rPr>
                <w:b/>
                <w:i/>
              </w:rPr>
            </w:pPr>
            <w:r w:rsidRPr="00E77497">
              <w:rPr>
                <w:b/>
                <w:i/>
              </w:rPr>
              <w:t>Description</w:t>
            </w:r>
          </w:p>
        </w:tc>
      </w:tr>
      <w:tr w:rsidR="004C02EF" w:rsidRPr="00E77497" w14:paraId="097CF78F"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20130061" w14:textId="77777777"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14025405"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385E01EF"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empty arguments list to return the property value each time a get access of the property is performed.</w:t>
            </w:r>
          </w:p>
        </w:tc>
      </w:tr>
      <w:tr w:rsidR="004C02EF" w:rsidRPr="00E77497" w14:paraId="56A81627"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1A31D23D" w14:textId="77777777"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045B24DD"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37A1D654"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14:paraId="2E3907CE"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0966B482" w14:textId="77777777"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442786A4" w14:textId="77777777"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3B6509E2" w14:textId="77777777"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14:paraId="3A59C2F5"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5CED4878" w14:textId="77777777"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16020D3F" w14:textId="77777777"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67C2E1B5" w14:textId="77777777"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2099018E" w14:textId="77777777" w:rsidR="004C02EF" w:rsidRPr="00E77497" w:rsidRDefault="004C02EF" w:rsidP="004C02EF">
      <w:pPr>
        <w:spacing w:after="120"/>
      </w:pPr>
      <w:bookmarkStart w:id="1691" w:name="_Toc381513638"/>
      <w:bookmarkStart w:id="1692" w:name="_Toc382202781"/>
      <w:bookmarkStart w:id="1693" w:name="_Toc382203001"/>
      <w:bookmarkStart w:id="1694" w:name="_Toc382212160"/>
      <w:bookmarkStart w:id="1695" w:name="_Toc382212339"/>
      <w:bookmarkStart w:id="1696" w:name="_Toc382291505"/>
      <w:bookmarkStart w:id="1697" w:name="_Ref382731829"/>
      <w:bookmarkStart w:id="1698" w:name="_Toc385672142"/>
      <w:bookmarkStart w:id="1699" w:name="_Toc393690235"/>
      <w:bookmarkStart w:id="1700" w:name="_Ref440438264"/>
      <w:bookmarkStart w:id="1701" w:name="_Toc472818781"/>
    </w:p>
    <w:p w14:paraId="28DD622E" w14:textId="77777777" w:rsidR="004C02EF" w:rsidRPr="00E77497" w:rsidRDefault="004C02EF" w:rsidP="004C02EF">
      <w:r w:rsidRPr="00E77497">
        <w:t>If the value of an attribute is not explicitly specified by this specification for a named property, the default value defined in Table 7 is used.</w:t>
      </w:r>
    </w:p>
    <w:p w14:paraId="500C3E06" w14:textId="77777777" w:rsidR="004C02EF" w:rsidRPr="00E77497" w:rsidRDefault="004C02EF" w:rsidP="004C02EF">
      <w:pPr>
        <w:pStyle w:val="Tabletitle"/>
        <w:widowControl w:val="0"/>
        <w:rPr>
          <w:rFonts w:eastAsia="Arial Unicode MS"/>
        </w:rPr>
      </w:pPr>
      <w:r w:rsidRPr="00E77497">
        <w:rPr>
          <w:rFonts w:eastAsia="Arial Unicode MS"/>
        </w:rPr>
        <w:t xml:space="preserve">Table 7 — </w:t>
      </w:r>
      <w:r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14:paraId="14493694"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00B458AE" w14:textId="77777777"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21BABF4A" w14:textId="77777777" w:rsidR="004C02EF" w:rsidRPr="00E77497" w:rsidRDefault="004C02EF" w:rsidP="003A4B22">
            <w:pPr>
              <w:keepNext/>
              <w:spacing w:after="0"/>
              <w:jc w:val="center"/>
              <w:rPr>
                <w:b/>
              </w:rPr>
            </w:pPr>
            <w:r w:rsidRPr="00E77497">
              <w:rPr>
                <w:b/>
              </w:rPr>
              <w:t>Default Value</w:t>
            </w:r>
          </w:p>
        </w:tc>
      </w:tr>
      <w:tr w:rsidR="004C02EF" w:rsidRPr="00E77497" w14:paraId="4EC20584"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57BF8FB0" w14:textId="77777777"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6AF832CE" w14:textId="77777777" w:rsidR="004C02EF" w:rsidRPr="00E77497" w:rsidRDefault="004C02EF" w:rsidP="003A4B22">
            <w:pPr>
              <w:keepNext/>
              <w:spacing w:after="0"/>
              <w:jc w:val="left"/>
              <w:rPr>
                <w:b/>
              </w:rPr>
            </w:pPr>
            <w:r w:rsidRPr="00E77497">
              <w:rPr>
                <w:b/>
              </w:rPr>
              <w:t>undefined</w:t>
            </w:r>
          </w:p>
        </w:tc>
      </w:tr>
      <w:tr w:rsidR="004C02EF" w:rsidRPr="00E77497" w14:paraId="47427F44"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045A7C63" w14:textId="77777777"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1E6296DE" w14:textId="77777777" w:rsidR="004C02EF" w:rsidRPr="00E77497" w:rsidRDefault="004C02EF" w:rsidP="003A4B22">
            <w:pPr>
              <w:keepNext/>
              <w:spacing w:after="0"/>
              <w:jc w:val="left"/>
              <w:rPr>
                <w:b/>
              </w:rPr>
            </w:pPr>
            <w:r w:rsidRPr="00E77497">
              <w:rPr>
                <w:b/>
              </w:rPr>
              <w:t>undefined</w:t>
            </w:r>
          </w:p>
        </w:tc>
      </w:tr>
      <w:tr w:rsidR="004C02EF" w:rsidRPr="00E77497" w14:paraId="1580C2F7"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D192B85" w14:textId="77777777"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29A762A9" w14:textId="77777777" w:rsidR="004C02EF" w:rsidRPr="00E77497" w:rsidRDefault="004C02EF" w:rsidP="003A4B22">
            <w:pPr>
              <w:keepNext/>
              <w:spacing w:after="0"/>
              <w:jc w:val="left"/>
              <w:rPr>
                <w:b/>
              </w:rPr>
            </w:pPr>
            <w:r w:rsidRPr="00E77497">
              <w:rPr>
                <w:b/>
              </w:rPr>
              <w:t>undefined</w:t>
            </w:r>
          </w:p>
        </w:tc>
      </w:tr>
      <w:tr w:rsidR="004C02EF" w:rsidRPr="00E77497" w14:paraId="27CE2437"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7C441D8" w14:textId="77777777"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0F1EB338" w14:textId="77777777" w:rsidR="004C02EF" w:rsidRPr="00E77497" w:rsidRDefault="004C02EF" w:rsidP="003A4B22">
            <w:pPr>
              <w:keepNext/>
              <w:spacing w:after="0"/>
              <w:jc w:val="left"/>
              <w:rPr>
                <w:b/>
              </w:rPr>
            </w:pPr>
            <w:r w:rsidRPr="00E77497">
              <w:rPr>
                <w:b/>
              </w:rPr>
              <w:t>false</w:t>
            </w:r>
          </w:p>
        </w:tc>
      </w:tr>
      <w:tr w:rsidR="004C02EF" w:rsidRPr="00E77497" w14:paraId="51D4744D"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2A5026A7" w14:textId="77777777"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5FE791E2" w14:textId="77777777" w:rsidR="004C02EF" w:rsidRPr="00E77497" w:rsidRDefault="004C02EF" w:rsidP="003A4B22">
            <w:pPr>
              <w:keepNext/>
              <w:spacing w:after="0"/>
              <w:jc w:val="left"/>
              <w:rPr>
                <w:b/>
              </w:rPr>
            </w:pPr>
            <w:r w:rsidRPr="00E77497">
              <w:rPr>
                <w:b/>
              </w:rPr>
              <w:t>false</w:t>
            </w:r>
          </w:p>
        </w:tc>
      </w:tr>
      <w:tr w:rsidR="004C02EF" w:rsidRPr="00E77497" w14:paraId="00EEB5E1"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E7E88B6" w14:textId="77777777"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374F86AF" w14:textId="77777777" w:rsidR="004C02EF" w:rsidRPr="00E77497" w:rsidRDefault="004C02EF" w:rsidP="003A4B22">
            <w:pPr>
              <w:spacing w:after="0"/>
              <w:jc w:val="left"/>
              <w:rPr>
                <w:b/>
              </w:rPr>
            </w:pPr>
            <w:r w:rsidRPr="00E77497">
              <w:rPr>
                <w:b/>
              </w:rPr>
              <w:t>false</w:t>
            </w:r>
          </w:p>
        </w:tc>
      </w:tr>
    </w:tbl>
    <w:p w14:paraId="60C42518" w14:textId="77777777" w:rsidR="004C02EF" w:rsidRPr="00E77497" w:rsidRDefault="004C02EF" w:rsidP="004C02EF">
      <w:bookmarkStart w:id="1702" w:name="_Toc235503334"/>
    </w:p>
    <w:p w14:paraId="5FCFF7F0" w14:textId="77777777" w:rsidR="004C02EF" w:rsidRPr="00E77497" w:rsidRDefault="004C02EF" w:rsidP="004C02EF">
      <w:pPr>
        <w:pStyle w:val="30"/>
        <w:numPr>
          <w:ilvl w:val="0"/>
          <w:numId w:val="0"/>
        </w:numPr>
      </w:pPr>
      <w:bookmarkStart w:id="1703" w:name="_Toc241509109"/>
      <w:bookmarkStart w:id="1704" w:name="_Toc244416596"/>
      <w:bookmarkStart w:id="1705" w:name="_Toc276630960"/>
      <w:bookmarkStart w:id="1706" w:name="_Toc314500520"/>
      <w:r w:rsidRPr="00E77497">
        <w:t>8.6.2</w:t>
      </w:r>
      <w:r w:rsidRPr="00E77497">
        <w:tab/>
        <w:t>Object Internal Properties and Method</w:t>
      </w:r>
      <w:bookmarkEnd w:id="1691"/>
      <w:bookmarkEnd w:id="1692"/>
      <w:bookmarkEnd w:id="1693"/>
      <w:bookmarkEnd w:id="1694"/>
      <w:bookmarkEnd w:id="1695"/>
      <w:bookmarkEnd w:id="1696"/>
      <w:bookmarkEnd w:id="1697"/>
      <w:bookmarkEnd w:id="1698"/>
      <w:bookmarkEnd w:id="1699"/>
      <w:r w:rsidRPr="00E77497">
        <w:t>s</w:t>
      </w:r>
      <w:bookmarkEnd w:id="1700"/>
      <w:bookmarkEnd w:id="1701"/>
      <w:bookmarkEnd w:id="1702"/>
      <w:bookmarkEnd w:id="1703"/>
      <w:bookmarkEnd w:id="1704"/>
      <w:bookmarkEnd w:id="1705"/>
      <w:bookmarkEnd w:id="1706"/>
    </w:p>
    <w:p w14:paraId="48679EE9" w14:textId="77777777" w:rsidR="004C02EF" w:rsidRPr="00E77497" w:rsidRDefault="004C02EF" w:rsidP="004C02EF">
      <w:r w:rsidRPr="00E77497">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sidRPr="00E77497">
        <w:rPr>
          <w:b/>
        </w:rPr>
        <w:t>TypeError</w:t>
      </w:r>
      <w:r w:rsidRPr="00E77497">
        <w:t xml:space="preserve"> exception is thrown.</w:t>
      </w:r>
    </w:p>
    <w:p w14:paraId="4A4819A0" w14:textId="77777777" w:rsidR="004C02EF" w:rsidRPr="00E77497" w:rsidRDefault="004C02EF" w:rsidP="004C02EF">
      <w:pPr>
        <w:rPr>
          <w:ins w:id="1707" w:author="Allen Wirfs-Brock" w:date="2011-07-02T12:59:00Z"/>
        </w:rPr>
      </w:pPr>
      <w:r w:rsidRPr="00E77497">
        <w:t>The Table 8 summarises the internal properties used by this specification that are applicable to all ECMAScript objects. The Table 9 summarises the internal properties used by this specification that are only applicable to some ECMAScript objects. The descriptions in these tables indicate their behaviour for native ECMAScript objects, unless stated otherwise in this document for particular kinds of native ECMAScript objects. Host objects may support these internal properties with any implementation-dependent behaviour as long as it is consistent with the specific host object restrictions stated in this document.</w:t>
      </w:r>
    </w:p>
    <w:p w14:paraId="4B0BE5D1" w14:textId="77777777" w:rsidR="004C02EF" w:rsidRPr="00E77497" w:rsidRDefault="004C02EF" w:rsidP="004C02EF">
      <w:r w:rsidRPr="00E77497">
        <w:t>The “Value Type Domain” columns of the following tables define the types of values associated with internal properties. The type names refer to the types defined in Clause 8 augmented by the following additional names. “</w:t>
      </w:r>
      <w:r w:rsidRPr="00E77497">
        <w:rPr>
          <w:i/>
        </w:rPr>
        <w:t>any</w:t>
      </w:r>
      <w:r w:rsidRPr="00E77497">
        <w:t>” means the value may be any ECMAScript language type. “</w:t>
      </w:r>
      <w:r w:rsidRPr="00E77497">
        <w:rPr>
          <w:i/>
        </w:rPr>
        <w:t>primitive</w:t>
      </w:r>
      <w:r w:rsidRPr="00E77497">
        <w:t>” means Undefined, Null, Boolean, String, or Number. “</w:t>
      </w:r>
      <w:r w:rsidRPr="00E77497">
        <w:rPr>
          <w:i/>
        </w:rPr>
        <w:t>SpecOp</w:t>
      </w:r>
      <w:r w:rsidRPr="00E77497">
        <w:t>” means the internal property is an internal method, an implementation provided procedure defined by an abstract operation specification. “SpecOp” is followed by a list of descriptive parameter names. If a parameter name is the same as a type name then the name describes the type of the parameter. If a “SpecOp” returns a value, its parameter list is followed by the symbol “→” and the type of the returned value.</w:t>
      </w:r>
    </w:p>
    <w:p w14:paraId="227C62D6" w14:textId="77777777" w:rsidR="004C02EF" w:rsidRPr="00E77497" w:rsidRDefault="004C02EF" w:rsidP="004C02EF">
      <w:pPr>
        <w:pStyle w:val="Tabletitle"/>
        <w:widowControl w:val="0"/>
      </w:pPr>
      <w:r w:rsidRPr="00E77497">
        <w:rPr>
          <w:rFonts w:eastAsia="Arial Unicode MS"/>
        </w:rPr>
        <w:t xml:space="preserve">Table 8 — </w:t>
      </w:r>
      <w:r w:rsidRPr="00E77497">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4C02EF" w:rsidRPr="00E77497" w14:paraId="44930B9A" w14:textId="77777777" w:rsidTr="003A4B22">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18E8726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
          <w:p w14:paraId="287997E9"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
          <w:p w14:paraId="5BC58BDA"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4C02EF" w:rsidRPr="00E77497" w14:paraId="3E0F3151" w14:textId="77777777" w:rsidTr="003A4B22">
        <w:trPr>
          <w:jc w:val="right"/>
        </w:trPr>
        <w:tc>
          <w:tcPr>
            <w:tcW w:w="2245" w:type="dxa"/>
            <w:tcBorders>
              <w:top w:val="nil"/>
            </w:tcBorders>
          </w:tcPr>
          <w:p w14:paraId="5830F1E1" w14:textId="77777777" w:rsidR="004C02EF" w:rsidRPr="00E77497" w:rsidRDefault="004C02EF" w:rsidP="003A4B22">
            <w:pPr>
              <w:keepNext/>
              <w:spacing w:after="0"/>
            </w:pPr>
            <w:r w:rsidRPr="00E77497">
              <w:t>[[Prototype]]</w:t>
            </w:r>
          </w:p>
        </w:tc>
        <w:tc>
          <w:tcPr>
            <w:tcW w:w="2697" w:type="dxa"/>
            <w:tcBorders>
              <w:top w:val="nil"/>
            </w:tcBorders>
          </w:tcPr>
          <w:p w14:paraId="68BC23E5" w14:textId="77777777" w:rsidR="004C02EF" w:rsidRPr="00E77497" w:rsidRDefault="004C02EF" w:rsidP="003A4B22">
            <w:pPr>
              <w:keepNext/>
              <w:spacing w:after="0"/>
              <w:jc w:val="left"/>
            </w:pPr>
            <w:r w:rsidRPr="00E77497">
              <w:t xml:space="preserve">Object </w:t>
            </w:r>
            <w:r w:rsidRPr="00E77497">
              <w:rPr>
                <w:i/>
              </w:rPr>
              <w:t xml:space="preserve">or </w:t>
            </w:r>
            <w:r w:rsidRPr="00E77497">
              <w:t>Null</w:t>
            </w:r>
          </w:p>
        </w:tc>
        <w:tc>
          <w:tcPr>
            <w:tcW w:w="4553" w:type="dxa"/>
            <w:tcBorders>
              <w:top w:val="nil"/>
            </w:tcBorders>
          </w:tcPr>
          <w:p w14:paraId="14B9FC42" w14:textId="77777777" w:rsidR="004C02EF" w:rsidRPr="00E77497" w:rsidRDefault="004C02EF" w:rsidP="003A4B22">
            <w:pPr>
              <w:keepNext/>
              <w:spacing w:after="0"/>
            </w:pPr>
            <w:r w:rsidRPr="00E77497">
              <w:t>The prototype of this object.</w:t>
            </w:r>
          </w:p>
        </w:tc>
      </w:tr>
      <w:tr w:rsidR="004C02EF" w:rsidRPr="00E77497" w:rsidDel="000011A1" w14:paraId="34AF8FAB" w14:textId="77777777" w:rsidTr="003A4B22">
        <w:trPr>
          <w:jc w:val="right"/>
          <w:del w:id="1708" w:author="Allen Wirfs-Brock" w:date="2011-07-02T13:14:00Z"/>
        </w:trPr>
        <w:tc>
          <w:tcPr>
            <w:tcW w:w="2245" w:type="dxa"/>
          </w:tcPr>
          <w:p w14:paraId="67E3B2E3" w14:textId="77777777" w:rsidR="004C02EF" w:rsidRPr="00E77497" w:rsidDel="000011A1" w:rsidRDefault="004C02EF" w:rsidP="003A4B22">
            <w:pPr>
              <w:keepNext/>
              <w:spacing w:after="0"/>
              <w:rPr>
                <w:del w:id="1709" w:author="Allen Wirfs-Brock" w:date="2011-07-02T13:14:00Z"/>
              </w:rPr>
            </w:pPr>
            <w:del w:id="1710" w:author="Allen Wirfs-Brock" w:date="2011-07-02T13:14:00Z">
              <w:r w:rsidRPr="00E77497" w:rsidDel="000011A1">
                <w:delText>[[Class]]</w:delText>
              </w:r>
            </w:del>
          </w:p>
        </w:tc>
        <w:tc>
          <w:tcPr>
            <w:tcW w:w="2697" w:type="dxa"/>
          </w:tcPr>
          <w:p w14:paraId="25528CBA" w14:textId="77777777" w:rsidR="004C02EF" w:rsidRPr="00E77497" w:rsidDel="000011A1" w:rsidRDefault="004C02EF" w:rsidP="003A4B22">
            <w:pPr>
              <w:keepNext/>
              <w:spacing w:after="0"/>
              <w:jc w:val="left"/>
              <w:rPr>
                <w:del w:id="1711" w:author="Allen Wirfs-Brock" w:date="2011-07-02T13:14:00Z"/>
              </w:rPr>
            </w:pPr>
            <w:del w:id="1712" w:author="Allen Wirfs-Brock" w:date="2011-07-02T13:14:00Z">
              <w:r w:rsidRPr="00E77497" w:rsidDel="000011A1">
                <w:delText>String</w:delText>
              </w:r>
            </w:del>
          </w:p>
        </w:tc>
        <w:tc>
          <w:tcPr>
            <w:tcW w:w="4553" w:type="dxa"/>
          </w:tcPr>
          <w:p w14:paraId="6AED8260" w14:textId="77777777" w:rsidR="004C02EF" w:rsidRPr="00E77497" w:rsidDel="000011A1" w:rsidRDefault="004C02EF" w:rsidP="003A4B22">
            <w:pPr>
              <w:keepNext/>
              <w:spacing w:after="0"/>
              <w:rPr>
                <w:del w:id="1713" w:author="Allen Wirfs-Brock" w:date="2011-07-02T13:14:00Z"/>
              </w:rPr>
            </w:pPr>
            <w:del w:id="1714" w:author="Allen Wirfs-Brock" w:date="2011-07-02T13:14:00Z">
              <w:r w:rsidRPr="00E77497" w:rsidDel="000011A1">
                <w:delText>A String value indicating a specification defined classification of objects.</w:delText>
              </w:r>
            </w:del>
          </w:p>
        </w:tc>
      </w:tr>
      <w:tr w:rsidR="004C02EF" w:rsidRPr="00E77497" w14:paraId="35F000FA" w14:textId="77777777" w:rsidTr="003A4B22">
        <w:trPr>
          <w:jc w:val="right"/>
        </w:trPr>
        <w:tc>
          <w:tcPr>
            <w:tcW w:w="2245" w:type="dxa"/>
          </w:tcPr>
          <w:p w14:paraId="4E275116" w14:textId="77777777" w:rsidR="004C02EF" w:rsidRPr="00E77497" w:rsidRDefault="004C02EF" w:rsidP="003A4B22">
            <w:pPr>
              <w:keepNext/>
              <w:spacing w:after="0"/>
            </w:pPr>
            <w:r w:rsidRPr="00E77497">
              <w:t>[[Extensible]]</w:t>
            </w:r>
          </w:p>
        </w:tc>
        <w:tc>
          <w:tcPr>
            <w:tcW w:w="2697" w:type="dxa"/>
          </w:tcPr>
          <w:p w14:paraId="555E9B26" w14:textId="77777777" w:rsidR="004C02EF" w:rsidRPr="00E77497" w:rsidRDefault="004C02EF" w:rsidP="003A4B22">
            <w:pPr>
              <w:keepNext/>
              <w:spacing w:after="0"/>
              <w:jc w:val="left"/>
            </w:pPr>
            <w:r w:rsidRPr="00E77497">
              <w:t>Boolean</w:t>
            </w:r>
          </w:p>
        </w:tc>
        <w:tc>
          <w:tcPr>
            <w:tcW w:w="4553" w:type="dxa"/>
          </w:tcPr>
          <w:p w14:paraId="2972D8B3" w14:textId="77777777" w:rsidR="004C02EF" w:rsidRPr="00E77497" w:rsidRDefault="004C02EF" w:rsidP="003A4B22">
            <w:pPr>
              <w:keepNext/>
              <w:spacing w:after="0"/>
            </w:pPr>
            <w:r w:rsidRPr="00E77497">
              <w:t xml:space="preserve">If </w:t>
            </w:r>
            <w:r w:rsidRPr="00E77497">
              <w:rPr>
                <w:b/>
              </w:rPr>
              <w:t>true</w:t>
            </w:r>
            <w:r w:rsidRPr="00E77497">
              <w:t>, own properties may be added to the object.</w:t>
            </w:r>
          </w:p>
        </w:tc>
      </w:tr>
      <w:tr w:rsidR="004C02EF" w:rsidRPr="00E77497" w14:paraId="3C04C044" w14:textId="77777777" w:rsidTr="003A4B22">
        <w:trPr>
          <w:jc w:val="right"/>
        </w:trPr>
        <w:tc>
          <w:tcPr>
            <w:tcW w:w="2245" w:type="dxa"/>
          </w:tcPr>
          <w:p w14:paraId="53624844" w14:textId="77777777" w:rsidR="004C02EF" w:rsidRPr="00E77497" w:rsidRDefault="004C02EF" w:rsidP="003A4B22">
            <w:pPr>
              <w:keepNext/>
              <w:spacing w:after="0"/>
            </w:pPr>
            <w:r w:rsidRPr="00E77497">
              <w:t>[[Get]]</w:t>
            </w:r>
          </w:p>
        </w:tc>
        <w:tc>
          <w:tcPr>
            <w:tcW w:w="2697" w:type="dxa"/>
          </w:tcPr>
          <w:p w14:paraId="7C7B438C" w14:textId="77777777" w:rsidR="004C02EF" w:rsidRPr="00E77497" w:rsidRDefault="004C02EF" w:rsidP="003A4B22">
            <w:pPr>
              <w:keepNext/>
              <w:spacing w:after="0"/>
              <w:jc w:val="left"/>
            </w:pPr>
            <w:r w:rsidRPr="00E77497">
              <w:t>SpecOp(</w:t>
            </w:r>
            <w:r w:rsidRPr="00E77497">
              <w:rPr>
                <w:i/>
              </w:rPr>
              <w:t>propertyName</w:t>
            </w:r>
            <w:r w:rsidRPr="00E77497">
              <w:t xml:space="preserve">) </w:t>
            </w:r>
            <w:r w:rsidRPr="00E77497">
              <w:rPr>
                <w:b/>
                <w:i/>
                <w:color w:val="000000"/>
              </w:rPr>
              <w:t>→</w:t>
            </w:r>
            <w:r w:rsidRPr="00E77497">
              <w:t xml:space="preserve"> any</w:t>
            </w:r>
          </w:p>
        </w:tc>
        <w:tc>
          <w:tcPr>
            <w:tcW w:w="4553" w:type="dxa"/>
          </w:tcPr>
          <w:p w14:paraId="1FDB52D0" w14:textId="77777777" w:rsidR="004C02EF" w:rsidRPr="00E77497" w:rsidRDefault="004C02EF" w:rsidP="003A4B22">
            <w:pPr>
              <w:keepNext/>
              <w:spacing w:after="0"/>
            </w:pPr>
            <w:r w:rsidRPr="00E77497">
              <w:t>Returns the value of the named property.</w:t>
            </w:r>
          </w:p>
        </w:tc>
      </w:tr>
      <w:tr w:rsidR="004C02EF" w:rsidRPr="00E77497" w14:paraId="7470D055" w14:textId="77777777" w:rsidTr="003A4B22">
        <w:trPr>
          <w:jc w:val="right"/>
        </w:trPr>
        <w:tc>
          <w:tcPr>
            <w:tcW w:w="2245" w:type="dxa"/>
          </w:tcPr>
          <w:p w14:paraId="1D50CE37" w14:textId="77777777" w:rsidR="004C02EF" w:rsidRPr="00E77497" w:rsidRDefault="004C02EF" w:rsidP="003A4B22">
            <w:pPr>
              <w:keepNext/>
              <w:spacing w:after="0"/>
            </w:pPr>
            <w:r w:rsidRPr="00E77497">
              <w:t>[[GetOwnProperty]]</w:t>
            </w:r>
          </w:p>
        </w:tc>
        <w:tc>
          <w:tcPr>
            <w:tcW w:w="2697" w:type="dxa"/>
          </w:tcPr>
          <w:p w14:paraId="4003E1D5"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6FFB77A7"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
          <w:p w14:paraId="1D2A2241" w14:textId="77777777" w:rsidR="004C02EF" w:rsidRPr="00E77497" w:rsidRDefault="004C02EF" w:rsidP="003A4B22">
            <w:pPr>
              <w:keepNext/>
              <w:spacing w:after="0"/>
            </w:pPr>
            <w:r w:rsidRPr="00E77497">
              <w:t xml:space="preserve">Returns the Property Descriptor of the named own property of this object, or </w:t>
            </w:r>
            <w:r w:rsidRPr="00E77497">
              <w:rPr>
                <w:b/>
              </w:rPr>
              <w:t xml:space="preserve">undefined </w:t>
            </w:r>
            <w:r w:rsidRPr="00E77497">
              <w:t>if absent.</w:t>
            </w:r>
          </w:p>
        </w:tc>
      </w:tr>
      <w:tr w:rsidR="004C02EF" w:rsidRPr="00E77497" w14:paraId="2B8528C0" w14:textId="77777777" w:rsidTr="003A4B22">
        <w:trPr>
          <w:jc w:val="right"/>
        </w:trPr>
        <w:tc>
          <w:tcPr>
            <w:tcW w:w="2245" w:type="dxa"/>
          </w:tcPr>
          <w:p w14:paraId="26F539FA" w14:textId="77777777" w:rsidR="004C02EF" w:rsidRPr="00E77497" w:rsidRDefault="004C02EF" w:rsidP="003A4B22">
            <w:pPr>
              <w:keepNext/>
              <w:spacing w:after="0"/>
            </w:pPr>
            <w:r w:rsidRPr="00E77497">
              <w:t>[[GetProperty]]</w:t>
            </w:r>
          </w:p>
        </w:tc>
        <w:tc>
          <w:tcPr>
            <w:tcW w:w="2697" w:type="dxa"/>
          </w:tcPr>
          <w:p w14:paraId="28BDF148"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19DE193F"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
          <w:p w14:paraId="787B414D" w14:textId="77777777" w:rsidR="004C02EF" w:rsidRPr="00E77497" w:rsidRDefault="004C02EF" w:rsidP="003A4B22">
            <w:pPr>
              <w:keepNext/>
              <w:spacing w:after="0"/>
            </w:pPr>
            <w:r w:rsidRPr="00E77497">
              <w:t xml:space="preserve">Returns the fully populated Property Descriptor of the named property of this object, or </w:t>
            </w:r>
            <w:r w:rsidRPr="00E77497">
              <w:rPr>
                <w:b/>
              </w:rPr>
              <w:t xml:space="preserve">undefined </w:t>
            </w:r>
            <w:r w:rsidRPr="00E77497">
              <w:t>if absent.</w:t>
            </w:r>
          </w:p>
        </w:tc>
      </w:tr>
      <w:tr w:rsidR="004C02EF" w:rsidRPr="00E77497" w14:paraId="7A1E1042" w14:textId="77777777" w:rsidTr="003A4B22">
        <w:trPr>
          <w:jc w:val="right"/>
        </w:trPr>
        <w:tc>
          <w:tcPr>
            <w:tcW w:w="2245" w:type="dxa"/>
            <w:tcBorders>
              <w:bottom w:val="nil"/>
            </w:tcBorders>
          </w:tcPr>
          <w:p w14:paraId="2E79184E" w14:textId="77777777" w:rsidR="004C02EF" w:rsidRPr="00E77497" w:rsidRDefault="004C02EF" w:rsidP="003A4B22">
            <w:pPr>
              <w:keepNext/>
              <w:spacing w:after="0"/>
            </w:pPr>
            <w:r w:rsidRPr="00E77497">
              <w:t>[[Put]]</w:t>
            </w:r>
          </w:p>
        </w:tc>
        <w:tc>
          <w:tcPr>
            <w:tcW w:w="2697" w:type="dxa"/>
          </w:tcPr>
          <w:p w14:paraId="76A637E8"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i/>
              </w:rPr>
              <w:t>any, Boolean</w:t>
            </w:r>
            <w:r w:rsidRPr="00E77497">
              <w:t>)</w:t>
            </w:r>
          </w:p>
        </w:tc>
        <w:tc>
          <w:tcPr>
            <w:tcW w:w="4553" w:type="dxa"/>
          </w:tcPr>
          <w:p w14:paraId="61BBBBBC" w14:textId="77777777" w:rsidR="004C02EF" w:rsidRPr="00E77497" w:rsidRDefault="004C02EF" w:rsidP="003A4B22">
            <w:pPr>
              <w:keepNext/>
              <w:spacing w:after="0"/>
            </w:pPr>
            <w:r w:rsidRPr="00E77497">
              <w:t>Sets the specified named property to the value of the second parameter. The flag controls failure handling.</w:t>
            </w:r>
          </w:p>
        </w:tc>
      </w:tr>
      <w:tr w:rsidR="004C02EF" w:rsidRPr="00E77497" w14:paraId="3DBDF0B8" w14:textId="77777777" w:rsidTr="003A4B22">
        <w:trPr>
          <w:jc w:val="right"/>
        </w:trPr>
        <w:tc>
          <w:tcPr>
            <w:tcW w:w="2245" w:type="dxa"/>
          </w:tcPr>
          <w:p w14:paraId="6E62A291" w14:textId="77777777" w:rsidR="004C02EF" w:rsidRPr="00E77497" w:rsidRDefault="004C02EF" w:rsidP="003A4B22">
            <w:pPr>
              <w:keepNext/>
              <w:spacing w:after="0"/>
            </w:pPr>
            <w:r w:rsidRPr="00E77497">
              <w:t>[[CanPut]]</w:t>
            </w:r>
          </w:p>
        </w:tc>
        <w:tc>
          <w:tcPr>
            <w:tcW w:w="2697" w:type="dxa"/>
          </w:tcPr>
          <w:p w14:paraId="590398C6"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Boolean</w:t>
            </w:r>
          </w:p>
        </w:tc>
        <w:tc>
          <w:tcPr>
            <w:tcW w:w="4553" w:type="dxa"/>
          </w:tcPr>
          <w:p w14:paraId="7A08C6C2" w14:textId="77777777" w:rsidR="004C02EF" w:rsidRPr="00E77497" w:rsidRDefault="004C02EF" w:rsidP="003A4B22">
            <w:pPr>
              <w:keepNext/>
              <w:spacing w:after="0"/>
            </w:pPr>
            <w:r w:rsidRPr="00E77497">
              <w:t xml:space="preserve">Returns a Boolean value indicating whether a [[Put]] operation with </w:t>
            </w:r>
            <w:r w:rsidRPr="00E77497">
              <w:rPr>
                <w:i/>
              </w:rPr>
              <w:t>PropertyName</w:t>
            </w:r>
            <w:r w:rsidRPr="00E77497">
              <w:t xml:space="preserve"> can be performed.</w:t>
            </w:r>
          </w:p>
        </w:tc>
      </w:tr>
      <w:tr w:rsidR="004C02EF" w:rsidRPr="00E77497" w14:paraId="3A3E4D90" w14:textId="77777777" w:rsidTr="003A4B22">
        <w:trPr>
          <w:jc w:val="right"/>
        </w:trPr>
        <w:tc>
          <w:tcPr>
            <w:tcW w:w="2245" w:type="dxa"/>
          </w:tcPr>
          <w:p w14:paraId="3AC8A094" w14:textId="77777777" w:rsidR="004C02EF" w:rsidRPr="00E77497" w:rsidRDefault="004C02EF" w:rsidP="003A4B22">
            <w:pPr>
              <w:keepNext/>
              <w:spacing w:after="0"/>
            </w:pPr>
            <w:r w:rsidRPr="00E77497">
              <w:t>[[HasProperty]]</w:t>
            </w:r>
          </w:p>
        </w:tc>
        <w:tc>
          <w:tcPr>
            <w:tcW w:w="2697" w:type="dxa"/>
          </w:tcPr>
          <w:p w14:paraId="3DC53086"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w:t>
            </w:r>
            <w:r w:rsidRPr="00E77497">
              <w:rPr>
                <w:i/>
              </w:rPr>
              <w:t>Boolean</w:t>
            </w:r>
          </w:p>
        </w:tc>
        <w:tc>
          <w:tcPr>
            <w:tcW w:w="4553" w:type="dxa"/>
          </w:tcPr>
          <w:p w14:paraId="50E34797" w14:textId="77777777" w:rsidR="004C02EF" w:rsidRPr="00E77497" w:rsidRDefault="004C02EF" w:rsidP="003A4B22">
            <w:pPr>
              <w:keepNext/>
              <w:spacing w:after="0"/>
            </w:pPr>
            <w:r w:rsidRPr="00E77497">
              <w:t>Returns a Boolean value indicating whether the object already has a property with the given name.</w:t>
            </w:r>
          </w:p>
        </w:tc>
      </w:tr>
      <w:tr w:rsidR="004C02EF" w:rsidRPr="00E77497" w14:paraId="326E3FC4" w14:textId="77777777" w:rsidTr="003A4B22">
        <w:trPr>
          <w:jc w:val="right"/>
        </w:trPr>
        <w:tc>
          <w:tcPr>
            <w:tcW w:w="2245" w:type="dxa"/>
          </w:tcPr>
          <w:p w14:paraId="033261C3" w14:textId="77777777" w:rsidR="004C02EF" w:rsidRPr="00E77497" w:rsidRDefault="004C02EF" w:rsidP="003A4B22">
            <w:pPr>
              <w:keepNext/>
              <w:spacing w:after="0"/>
            </w:pPr>
            <w:r w:rsidRPr="00E77497">
              <w:t>[[Delete]]</w:t>
            </w:r>
          </w:p>
        </w:tc>
        <w:tc>
          <w:tcPr>
            <w:tcW w:w="2697" w:type="dxa"/>
          </w:tcPr>
          <w:p w14:paraId="3EDD1E27" w14:textId="77777777" w:rsidR="004C02EF" w:rsidRPr="00E77497" w:rsidRDefault="004C02EF" w:rsidP="003A4B22">
            <w:pPr>
              <w:keepNext/>
              <w:spacing w:after="0"/>
              <w:jc w:val="left"/>
            </w:pPr>
            <w:r w:rsidRPr="00E77497">
              <w:t>SpecOp (</w:t>
            </w:r>
            <w:r w:rsidRPr="00E77497">
              <w:rPr>
                <w:i/>
              </w:rPr>
              <w:t>propertyName, Boolean</w:t>
            </w:r>
            <w:r w:rsidRPr="00E77497">
              <w:t xml:space="preserve">) </w:t>
            </w:r>
            <w:r w:rsidRPr="00E77497">
              <w:rPr>
                <w:b/>
                <w:i/>
                <w:color w:val="000000"/>
              </w:rPr>
              <w:t>→</w:t>
            </w:r>
            <w:r w:rsidRPr="00E77497">
              <w:t xml:space="preserve"> Boolean</w:t>
            </w:r>
          </w:p>
        </w:tc>
        <w:tc>
          <w:tcPr>
            <w:tcW w:w="4553" w:type="dxa"/>
          </w:tcPr>
          <w:p w14:paraId="43DA8D5F" w14:textId="77777777" w:rsidR="004C02EF" w:rsidRPr="00E77497" w:rsidRDefault="004C02EF" w:rsidP="003A4B22">
            <w:pPr>
              <w:keepNext/>
              <w:spacing w:after="0"/>
            </w:pPr>
            <w:r w:rsidRPr="00E77497">
              <w:t>Removes the specified named own property from the object. The flag controls failure handling.</w:t>
            </w:r>
          </w:p>
        </w:tc>
      </w:tr>
      <w:tr w:rsidR="004C02EF" w:rsidRPr="00E77497" w14:paraId="53E1506C" w14:textId="77777777" w:rsidTr="003A4B22">
        <w:trPr>
          <w:jc w:val="right"/>
        </w:trPr>
        <w:tc>
          <w:tcPr>
            <w:tcW w:w="2245" w:type="dxa"/>
          </w:tcPr>
          <w:p w14:paraId="4A911C44" w14:textId="77777777" w:rsidR="004C02EF" w:rsidRPr="00E77497" w:rsidRDefault="004C02EF" w:rsidP="003A4B22">
            <w:pPr>
              <w:keepNext/>
              <w:spacing w:after="0"/>
            </w:pPr>
            <w:r w:rsidRPr="00E77497">
              <w:t>[[DefaultValue]]</w:t>
            </w:r>
          </w:p>
        </w:tc>
        <w:tc>
          <w:tcPr>
            <w:tcW w:w="2697" w:type="dxa"/>
          </w:tcPr>
          <w:p w14:paraId="3BF64348" w14:textId="77777777" w:rsidR="004C02EF" w:rsidRPr="00E77497" w:rsidRDefault="004C02EF" w:rsidP="003A4B22">
            <w:pPr>
              <w:keepNext/>
              <w:spacing w:after="0"/>
              <w:jc w:val="left"/>
            </w:pPr>
            <w:r w:rsidRPr="00E77497">
              <w:t>SpecOp (</w:t>
            </w:r>
            <w:r w:rsidRPr="00E77497">
              <w:rPr>
                <w:i/>
              </w:rPr>
              <w:t>Hint</w:t>
            </w:r>
            <w:r w:rsidRPr="00E77497">
              <w:t xml:space="preserve">) </w:t>
            </w:r>
            <w:r w:rsidRPr="00E77497">
              <w:rPr>
                <w:b/>
                <w:i/>
                <w:color w:val="000000"/>
              </w:rPr>
              <w:t>→</w:t>
            </w:r>
            <w:r w:rsidRPr="00E77497">
              <w:t xml:space="preserve"> </w:t>
            </w:r>
            <w:r w:rsidRPr="00E77497">
              <w:rPr>
                <w:i/>
              </w:rPr>
              <w:t>primitive</w:t>
            </w:r>
          </w:p>
        </w:tc>
        <w:tc>
          <w:tcPr>
            <w:tcW w:w="4553" w:type="dxa"/>
          </w:tcPr>
          <w:p w14:paraId="717FEE2E" w14:textId="77777777" w:rsidR="004C02EF" w:rsidRPr="00E77497" w:rsidRDefault="004C02EF" w:rsidP="003A4B22">
            <w:pPr>
              <w:keepNext/>
              <w:spacing w:after="0"/>
            </w:pPr>
            <w:r w:rsidRPr="00E77497">
              <w:t>Hint is a String. Returns a default value for the object.</w:t>
            </w:r>
          </w:p>
        </w:tc>
      </w:tr>
      <w:tr w:rsidR="004C02EF" w:rsidRPr="00E77497" w14:paraId="6C7A3647" w14:textId="77777777" w:rsidTr="003A4B22">
        <w:trPr>
          <w:jc w:val="right"/>
        </w:trPr>
        <w:tc>
          <w:tcPr>
            <w:tcW w:w="2245" w:type="dxa"/>
          </w:tcPr>
          <w:p w14:paraId="05D726DD" w14:textId="77777777" w:rsidR="004C02EF" w:rsidRPr="00E77497" w:rsidRDefault="004C02EF" w:rsidP="003A4B22">
            <w:pPr>
              <w:keepNext/>
              <w:spacing w:after="0"/>
            </w:pPr>
            <w:r w:rsidRPr="00E77497">
              <w:t>[[DefineOwnProperty]]</w:t>
            </w:r>
          </w:p>
        </w:tc>
        <w:tc>
          <w:tcPr>
            <w:tcW w:w="2697" w:type="dxa"/>
          </w:tcPr>
          <w:p w14:paraId="29FAA7C8" w14:textId="77777777" w:rsidR="004C02EF" w:rsidRPr="00E77497" w:rsidRDefault="004C02EF" w:rsidP="003A4B22">
            <w:pPr>
              <w:keepNext/>
              <w:spacing w:after="0"/>
              <w:jc w:val="left"/>
            </w:pPr>
            <w:r w:rsidRPr="00E77497">
              <w:t>SpecOp (</w:t>
            </w:r>
            <w:r w:rsidRPr="00E77497">
              <w:rPr>
                <w:i/>
              </w:rPr>
              <w:t>propertyName, PropertyDescriptor, Boolean</w:t>
            </w:r>
            <w:r w:rsidRPr="00E77497">
              <w:t>)</w:t>
            </w:r>
            <w:r w:rsidRPr="00E77497">
              <w:rPr>
                <w:b/>
                <w:i/>
                <w:color w:val="000000"/>
              </w:rPr>
              <w:t xml:space="preserve"> →</w:t>
            </w:r>
            <w:r w:rsidRPr="00E77497">
              <w:t xml:space="preserve"> Boolean</w:t>
            </w:r>
          </w:p>
        </w:tc>
        <w:tc>
          <w:tcPr>
            <w:tcW w:w="4553" w:type="dxa"/>
          </w:tcPr>
          <w:p w14:paraId="10035FAD" w14:textId="77777777" w:rsidR="004C02EF" w:rsidRPr="00E77497" w:rsidRDefault="004C02EF" w:rsidP="003A4B22">
            <w:pPr>
              <w:keepNext/>
              <w:spacing w:after="0"/>
            </w:pPr>
            <w:r w:rsidRPr="00E77497">
              <w:t>Creates or alters the named own property to have the state described by a Property Descriptor. The flag controls failure handling.</w:t>
            </w:r>
          </w:p>
        </w:tc>
      </w:tr>
    </w:tbl>
    <w:p w14:paraId="2781381B" w14:textId="77777777" w:rsidR="004C02EF" w:rsidRPr="00E77497" w:rsidRDefault="004C02EF" w:rsidP="004C02EF">
      <w:pPr>
        <w:spacing w:after="120"/>
      </w:pPr>
    </w:p>
    <w:p w14:paraId="23523675" w14:textId="77777777" w:rsidR="004C02EF" w:rsidRPr="00E77497" w:rsidRDefault="004C02EF" w:rsidP="004C02EF">
      <w:r w:rsidRPr="00E77497">
        <w:t xml:space="preserve">Every object (including host objects) must implement all of the internal properties listed in Table 8. However, the [[DefaultValue]] internal method may, for some objects, simply throw a </w:t>
      </w:r>
      <w:r w:rsidRPr="00E77497">
        <w:rPr>
          <w:b/>
        </w:rPr>
        <w:t>TypeError</w:t>
      </w:r>
      <w:r w:rsidRPr="00E77497">
        <w:t xml:space="preserve"> exception.</w:t>
      </w:r>
    </w:p>
    <w:p w14:paraId="23FFE765" w14:textId="77777777" w:rsidR="004C02EF" w:rsidRPr="00E77497" w:rsidRDefault="004C02EF" w:rsidP="004C02EF">
      <w:r w:rsidRPr="00E77497">
        <w:t xml:space="preserve">All objects have an internal property called [[Prototype]]. The value of this property is either </w:t>
      </w:r>
      <w:r w:rsidRPr="00E77497">
        <w:rPr>
          <w:b/>
        </w:rPr>
        <w:t>null</w:t>
      </w:r>
      <w:r w:rsidRPr="00E77497">
        <w:t xml:space="preserve"> or an object and is used for implementing inheritance. Whether or not a native object can have a host object as its [[Prototype]] depends on the implementation. Every [[Prototype]] chain must have finite length (that is, starting from any object, recursively accessing the [[Prototype]] internal property must eventually lead to a </w:t>
      </w:r>
      <w:r w:rsidRPr="00E77497">
        <w:rPr>
          <w:b/>
        </w:rPr>
        <w:t>null</w:t>
      </w:r>
      <w:r w:rsidRPr="00E77497">
        <w:t xml:space="preserve"> value). Named data properties of the [[Prototype]] object are inherited (are visible as properties of the child object) for the purposes of get access, but not for put access. Named accessor properties are inherited for both get access and put access.</w:t>
      </w:r>
    </w:p>
    <w:p w14:paraId="2B5CCCB5" w14:textId="77777777" w:rsidR="004C02EF" w:rsidRPr="00E77497" w:rsidRDefault="004C02EF" w:rsidP="004C02EF">
      <w:r w:rsidRPr="00E77497">
        <w:t xml:space="preserve">Every ECMAScript object has a Boolean-valued [[Extensible]] internal property that controls whether or not named properties may be added to the object. If the value of the [[Extensible]] internal property is </w:t>
      </w:r>
      <w:r w:rsidRPr="00E77497">
        <w:rPr>
          <w:b/>
        </w:rPr>
        <w:t>false</w:t>
      </w:r>
      <w:r w:rsidRPr="00E77497">
        <w:t xml:space="preserve"> then additional named properties may not be added to the object.  In addition, if [[Extensible]] is </w:t>
      </w:r>
      <w:r w:rsidRPr="00E77497">
        <w:rPr>
          <w:b/>
        </w:rPr>
        <w:t>false</w:t>
      </w:r>
      <w:r w:rsidRPr="00E77497">
        <w:t xml:space="preserve"> the value of </w:t>
      </w:r>
      <w:del w:id="1715" w:author="Allen Wirfs-Brock" w:date="2011-07-02T13:16:00Z">
        <w:r w:rsidRPr="00E77497" w:rsidDel="000011A1">
          <w:delText xml:space="preserve">the [[Class]] and </w:delText>
        </w:r>
      </w:del>
      <w:r w:rsidRPr="00E77497">
        <w:t xml:space="preserve">[[Prototype]] internal properties of the object may not be modified.  Once the value of an [[Extensible]] internal property has been set to </w:t>
      </w:r>
      <w:r w:rsidRPr="00E77497">
        <w:rPr>
          <w:b/>
        </w:rPr>
        <w:t>false</w:t>
      </w:r>
      <w:r w:rsidRPr="00E77497">
        <w:t xml:space="preserve"> it may not be subsequently changed to </w:t>
      </w:r>
      <w:r w:rsidRPr="00E77497">
        <w:rPr>
          <w:b/>
        </w:rPr>
        <w:t>true</w:t>
      </w:r>
      <w:r w:rsidRPr="00E77497">
        <w:t>.</w:t>
      </w:r>
    </w:p>
    <w:p w14:paraId="22260C61" w14:textId="77777777" w:rsidR="004C02EF" w:rsidRPr="00E77497" w:rsidRDefault="004C02EF" w:rsidP="004C02EF">
      <w:pPr>
        <w:pStyle w:val="Note"/>
      </w:pPr>
      <w:r w:rsidRPr="00E77497">
        <w:t>NOTE</w:t>
      </w:r>
      <w:r w:rsidRPr="00E77497">
        <w:tab/>
        <w:t xml:space="preserve">This specification defines no ECMAScript language operators or built-in functions that permit a program to modify an object’s </w:t>
      </w:r>
      <w:del w:id="1716" w:author="Allen Wirfs-Brock" w:date="2011-07-02T13:16:00Z">
        <w:r w:rsidRPr="00E77497" w:rsidDel="000011A1">
          <w:delText xml:space="preserve">[[Class]] or </w:delText>
        </w:r>
      </w:del>
      <w:r w:rsidRPr="00E77497">
        <w:t xml:space="preserve">[[Prototype]] internal properties or to change the value of [[Extensible]] from </w:t>
      </w:r>
      <w:r w:rsidRPr="00E77497">
        <w:rPr>
          <w:b/>
        </w:rPr>
        <w:t>false</w:t>
      </w:r>
      <w:r w:rsidRPr="00E77497">
        <w:t xml:space="preserve"> to </w:t>
      </w:r>
      <w:r w:rsidRPr="00E77497">
        <w:rPr>
          <w:b/>
        </w:rPr>
        <w:t>true</w:t>
      </w:r>
      <w:r w:rsidRPr="00E77497">
        <w:t xml:space="preserve">. Implementation specific extensions that modify </w:t>
      </w:r>
      <w:del w:id="1717" w:author="Allen Wirfs-Brock" w:date="2011-07-02T13:16:00Z">
        <w:r w:rsidRPr="00E77497" w:rsidDel="000011A1">
          <w:delText xml:space="preserve">[[Class]], </w:delText>
        </w:r>
      </w:del>
      <w:r w:rsidRPr="00E77497">
        <w:t>[[Prototype]] or [[Extensible]] must not violate the invariants defined in the preceding paragraph.</w:t>
      </w:r>
    </w:p>
    <w:p w14:paraId="28B5A9CD" w14:textId="77777777" w:rsidR="004C02EF" w:rsidRPr="00E77497" w:rsidDel="000011A1" w:rsidRDefault="004C02EF" w:rsidP="004C02EF">
      <w:pPr>
        <w:rPr>
          <w:del w:id="1718" w:author="Allen Wirfs-Brock" w:date="2011-07-02T13:17:00Z"/>
        </w:rPr>
      </w:pPr>
      <w:del w:id="1719" w:author="Allen Wirfs-Brock" w:date="2011-07-02T13:17:00Z">
        <w:r w:rsidRPr="00E77497" w:rsidDel="000011A1">
          <w:delText xml:space="preserve">The value of the [[Class]] internal property is defined by this specification for every kind of built-in object. The value of the [[Class]] internal property of a host object may be any String value except one of </w:delText>
        </w:r>
        <w:r w:rsidRPr="00E77497" w:rsidDel="000011A1">
          <w:rPr>
            <w:rFonts w:ascii="Courier New" w:hAnsi="Courier New" w:cs="Courier New"/>
            <w:b/>
          </w:rPr>
          <w:delText>"Arguments"</w:delText>
        </w:r>
        <w:r w:rsidRPr="00E77497" w:rsidDel="000011A1">
          <w:delText xml:space="preserve">, </w:delText>
        </w:r>
        <w:r w:rsidRPr="00E77497" w:rsidDel="000011A1">
          <w:rPr>
            <w:rFonts w:ascii="Courier New" w:hAnsi="Courier New" w:cs="Courier New"/>
            <w:b/>
          </w:rPr>
          <w:delText>"Array"</w:delText>
        </w:r>
        <w:r w:rsidRPr="00E77497" w:rsidDel="000011A1">
          <w:delText xml:space="preserve">, </w:delText>
        </w:r>
        <w:r w:rsidRPr="00E77497" w:rsidDel="000011A1">
          <w:rPr>
            <w:rFonts w:ascii="Courier New" w:hAnsi="Courier New" w:cs="Courier New"/>
            <w:b/>
          </w:rPr>
          <w:delText>"Boolean"</w:delText>
        </w:r>
        <w:r w:rsidRPr="00E77497" w:rsidDel="000011A1">
          <w:delText xml:space="preserve">, </w:delText>
        </w:r>
        <w:r w:rsidRPr="00E77497" w:rsidDel="000011A1">
          <w:rPr>
            <w:rFonts w:ascii="Courier New" w:hAnsi="Courier New" w:cs="Courier New"/>
            <w:b/>
          </w:rPr>
          <w:delText>"Date"</w:delText>
        </w:r>
        <w:r w:rsidRPr="00E77497" w:rsidDel="000011A1">
          <w:delText xml:space="preserve">, </w:delText>
        </w:r>
        <w:r w:rsidRPr="00E77497" w:rsidDel="000011A1">
          <w:rPr>
            <w:rFonts w:ascii="Courier New" w:hAnsi="Courier New" w:cs="Courier New"/>
            <w:b/>
          </w:rPr>
          <w:delText>"Error"</w:delText>
        </w:r>
        <w:r w:rsidRPr="00E77497" w:rsidDel="000011A1">
          <w:delText xml:space="preserve">, </w:delText>
        </w:r>
        <w:r w:rsidRPr="00E77497" w:rsidDel="000011A1">
          <w:rPr>
            <w:rFonts w:ascii="Courier New" w:hAnsi="Courier New" w:cs="Courier New"/>
            <w:b/>
          </w:rPr>
          <w:delText>"Function"</w:delText>
        </w:r>
        <w:r w:rsidRPr="00E77497" w:rsidDel="000011A1">
          <w:delText xml:space="preserve">, </w:delText>
        </w:r>
        <w:r w:rsidRPr="00E77497" w:rsidDel="000011A1">
          <w:rPr>
            <w:rFonts w:ascii="Courier New" w:hAnsi="Courier New" w:cs="Courier New"/>
            <w:b/>
          </w:rPr>
          <w:delText>"JSON"</w:delText>
        </w:r>
        <w:r w:rsidRPr="00E77497" w:rsidDel="000011A1">
          <w:delText xml:space="preserve">, </w:delText>
        </w:r>
        <w:r w:rsidRPr="00E77497" w:rsidDel="000011A1">
          <w:rPr>
            <w:rFonts w:ascii="Courier New" w:hAnsi="Courier New" w:cs="Courier New"/>
            <w:b/>
          </w:rPr>
          <w:delText>"Math"</w:delText>
        </w:r>
        <w:r w:rsidRPr="00E77497" w:rsidDel="000011A1">
          <w:delText xml:space="preserve">, </w:delText>
        </w:r>
        <w:r w:rsidRPr="00E77497" w:rsidDel="000011A1">
          <w:rPr>
            <w:rFonts w:ascii="Courier New" w:hAnsi="Courier New" w:cs="Courier New"/>
            <w:b/>
          </w:rPr>
          <w:delText>"Number"</w:delText>
        </w:r>
        <w:r w:rsidRPr="00E77497" w:rsidDel="000011A1">
          <w:delText xml:space="preserve">, </w:delText>
        </w:r>
        <w:r w:rsidRPr="00E77497" w:rsidDel="000011A1">
          <w:rPr>
            <w:rFonts w:ascii="Courier New" w:hAnsi="Courier New" w:cs="Courier New"/>
            <w:b/>
          </w:rPr>
          <w:delText>"Object"</w:delText>
        </w:r>
        <w:r w:rsidRPr="00E77497" w:rsidDel="000011A1">
          <w:delText xml:space="preserve">, </w:delText>
        </w:r>
        <w:r w:rsidRPr="00E77497" w:rsidDel="000011A1">
          <w:rPr>
            <w:rFonts w:ascii="Courier New" w:hAnsi="Courier New" w:cs="Courier New"/>
            <w:b/>
          </w:rPr>
          <w:delText>"RegExp"</w:delText>
        </w:r>
        <w:r w:rsidRPr="00E77497" w:rsidDel="000011A1">
          <w:delText xml:space="preserve">, and </w:delText>
        </w:r>
        <w:r w:rsidRPr="00E77497" w:rsidDel="000011A1">
          <w:rPr>
            <w:rFonts w:ascii="Courier New" w:hAnsi="Courier New" w:cs="Courier New"/>
            <w:b/>
          </w:rPr>
          <w:delText>"String"</w:delText>
        </w:r>
        <w:r w:rsidRPr="00E77497" w:rsidDel="000011A1">
          <w:delText xml:space="preserve">. The value of a [[Class]] internal property is used internally to distinguish different kinds of objects. Note that this specification does not provide any means for a program to access that value except through </w:delText>
        </w:r>
        <w:r w:rsidRPr="00E77497" w:rsidDel="000011A1">
          <w:rPr>
            <w:rFonts w:ascii="Courier New" w:hAnsi="Courier New"/>
            <w:b/>
          </w:rPr>
          <w:delText>Object.prototype.toString</w:delText>
        </w:r>
        <w:r w:rsidRPr="00E77497" w:rsidDel="000011A1">
          <w:delText xml:space="preserve"> (see 15.2.4.2).</w:delText>
        </w:r>
      </w:del>
    </w:p>
    <w:p w14:paraId="5C3FD8AA" w14:textId="77777777" w:rsidR="004C02EF" w:rsidRPr="00E77497" w:rsidRDefault="004C02EF" w:rsidP="004C02EF">
      <w:r w:rsidRPr="00E77497">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1867DEA2" w14:textId="77777777" w:rsidR="004C02EF" w:rsidRPr="00E77497" w:rsidRDefault="004C02EF" w:rsidP="004C02EF">
      <w:r w:rsidRPr="00E77497">
        <w:t xml:space="preserve">Host objects may implement these internal methods in any manner unless specified otherwise; for example, one possibility is that [[Get]] and [[Put]] for a particular host object indeed fetch and store property values but [[HasProperty]] always generates </w:t>
      </w:r>
      <w:r w:rsidRPr="00E77497">
        <w:rPr>
          <w:b/>
        </w:rPr>
        <w:t>false</w:t>
      </w:r>
      <w:r w:rsidRPr="00E77497">
        <w:t xml:space="preserve">. However, if any specified manipulation of a host object's internal properties is not supported by an implementation, that manipulation must throw a </w:t>
      </w:r>
      <w:r w:rsidRPr="00E77497">
        <w:rPr>
          <w:b/>
        </w:rPr>
        <w:t>TypeError</w:t>
      </w:r>
      <w:r w:rsidRPr="00E77497">
        <w:t xml:space="preserve"> exception when attempted.</w:t>
      </w:r>
    </w:p>
    <w:p w14:paraId="63D49D67" w14:textId="77777777" w:rsidR="004C02EF" w:rsidRPr="00E77497" w:rsidRDefault="004C02EF" w:rsidP="004C02EF">
      <w:pPr>
        <w:spacing w:after="120"/>
      </w:pPr>
      <w:r w:rsidRPr="00E77497">
        <w:t>The [[GetOwnProperty]] internal method of a host object must conform to the following invariants for each property of the host object:</w:t>
      </w:r>
    </w:p>
    <w:p w14:paraId="6EA76D3B" w14:textId="77777777"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28165118" w14:textId="77777777"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14:paraId="7B31C57B" w14:textId="77777777"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3F71EFA0" w14:textId="77777777"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1102B55A" w14:textId="77777777" w:rsidR="004C02EF" w:rsidRPr="00E77497" w:rsidRDefault="004C02EF" w:rsidP="004C02EF">
      <w:pPr>
        <w:numPr>
          <w:ilvl w:val="0"/>
          <w:numId w:val="35"/>
        </w:numPr>
      </w:pPr>
      <w:r w:rsidRPr="00E77497">
        <w:t xml:space="preserve">If the value of the host object’s [[Extensible]] internal property has been observed by ECMAScript code to be </w:t>
      </w:r>
      <w:r w:rsidRPr="00E77497">
        <w:rPr>
          <w:b/>
        </w:rPr>
        <w:t>false</w:t>
      </w:r>
      <w:r w:rsidRPr="00E77497">
        <w:t>, then if a call to [[GetOwnProperty]] describes a property as non-existent all subsequent calls must also describe that property as non-existent.</w:t>
      </w:r>
    </w:p>
    <w:p w14:paraId="2FF40A93" w14:textId="77777777" w:rsidR="004C02EF" w:rsidRPr="00E77497" w:rsidRDefault="004C02EF" w:rsidP="004C02EF">
      <w:r w:rsidRPr="00E77497">
        <w:t xml:space="preserve">The [[DefineOwnProperty]] internal method of a host object must not permit the addition of a new property to a host object if the [[Extensible]] internal property of that host object has been observed by ECMAScript code to be </w:t>
      </w:r>
      <w:r w:rsidRPr="00E77497">
        <w:rPr>
          <w:b/>
        </w:rPr>
        <w:t>false</w:t>
      </w:r>
      <w:r w:rsidRPr="00E77497">
        <w:t xml:space="preserve">. </w:t>
      </w:r>
    </w:p>
    <w:p w14:paraId="40466AD1" w14:textId="77777777" w:rsidR="004C02EF" w:rsidRPr="00E77497" w:rsidRDefault="004C02EF" w:rsidP="004C02EF">
      <w:r w:rsidRPr="00E77497">
        <w:t xml:space="preserve">If the [[Extensible]] internal property of that host object has been observed by ECMAScript code to be </w:t>
      </w:r>
      <w:r w:rsidRPr="00E77497">
        <w:rPr>
          <w:b/>
        </w:rPr>
        <w:t>false</w:t>
      </w:r>
      <w:r w:rsidRPr="00E77497">
        <w:t xml:space="preserve"> then it must not subsequently become </w:t>
      </w:r>
      <w:r w:rsidRPr="00E77497">
        <w:rPr>
          <w:b/>
        </w:rPr>
        <w:t>true</w:t>
      </w:r>
      <w:r w:rsidRPr="00E77497">
        <w:t>.</w:t>
      </w:r>
    </w:p>
    <w:p w14:paraId="687C9D5A" w14:textId="77777777" w:rsidR="004C02EF" w:rsidRPr="00E77497" w:rsidRDefault="00787AF9" w:rsidP="004C02EF">
      <w:pPr>
        <w:pStyle w:val="Tabletitle"/>
        <w:keepNext w:val="0"/>
        <w:widowControl w:val="0"/>
      </w:pPr>
      <w:bookmarkStart w:id="1720" w:name="_Toc381513640"/>
      <w:bookmarkStart w:id="1721" w:name="_Toc382202783"/>
      <w:bookmarkStart w:id="1722" w:name="_Toc382203003"/>
      <w:bookmarkStart w:id="1723" w:name="_Toc382212162"/>
      <w:bookmarkStart w:id="1724" w:name="_Toc382212345"/>
      <w:bookmarkStart w:id="1725" w:name="_Toc382291507"/>
      <w:bookmarkStart w:id="1726" w:name="_Ref382730731"/>
      <w:bookmarkStart w:id="1727" w:name="_Ref382730741"/>
      <w:bookmarkStart w:id="1728" w:name="_Toc385672143"/>
      <w:bookmarkStart w:id="1729" w:name="_Ref393616854"/>
      <w:bookmarkStart w:id="1730" w:name="_Toc393690236"/>
      <w:bookmarkStart w:id="1731" w:name="_Ref404493061"/>
      <w:r w:rsidRPr="00E77497">
        <w:rPr>
          <w:rFonts w:eastAsia="Arial Unicode MS"/>
        </w:rPr>
        <w:br w:type="page"/>
      </w:r>
      <w:r w:rsidR="004C02EF" w:rsidRPr="00E77497">
        <w:rPr>
          <w:rFonts w:eastAsia="Arial Unicode MS"/>
        </w:rPr>
        <w:t xml:space="preserve">Table 9 — </w:t>
      </w:r>
      <w:r w:rsidR="004C02EF"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192"/>
        <w:gridCol w:w="2043"/>
        <w:gridCol w:w="5580"/>
      </w:tblGrid>
      <w:tr w:rsidR="004C02EF" w:rsidRPr="00E77497" w14:paraId="66EFC9E7" w14:textId="77777777" w:rsidTr="003A4B22">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0FAD8633"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
          <w:p w14:paraId="0F0219B6"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14:paraId="5EA1240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6558F" w:rsidRPr="00E77497" w14:paraId="24BCD6F8" w14:textId="77777777" w:rsidTr="003A4B22">
        <w:trPr>
          <w:jc w:val="center"/>
          <w:ins w:id="1732" w:author="Rev 3 Allen Wirfs-Brock" w:date="2011-09-07T15:03:00Z"/>
        </w:trPr>
        <w:tc>
          <w:tcPr>
            <w:tcW w:w="2192" w:type="dxa"/>
          </w:tcPr>
          <w:p w14:paraId="182186F3" w14:textId="77777777" w:rsidR="0066558F" w:rsidRPr="00E77497" w:rsidRDefault="0066558F" w:rsidP="003A4B22">
            <w:pPr>
              <w:keepNext/>
              <w:spacing w:after="0"/>
              <w:rPr>
                <w:ins w:id="1733" w:author="Rev 3 Allen Wirfs-Brock" w:date="2011-09-07T15:03:00Z"/>
              </w:rPr>
            </w:pPr>
            <w:ins w:id="1734" w:author="Rev 3 Allen Wirfs-Brock" w:date="2011-09-07T15:03:00Z">
              <w:r w:rsidRPr="00E77497">
                <w:t>[[Native</w:t>
              </w:r>
            </w:ins>
            <w:ins w:id="1735" w:author="Rev 3 Allen Wirfs-Brock" w:date="2011-09-07T15:04:00Z">
              <w:r w:rsidRPr="00E77497">
                <w:t>Brand]]</w:t>
              </w:r>
            </w:ins>
          </w:p>
        </w:tc>
        <w:tc>
          <w:tcPr>
            <w:tcW w:w="2043" w:type="dxa"/>
          </w:tcPr>
          <w:p w14:paraId="5942DE8F" w14:textId="77777777" w:rsidR="0066558F" w:rsidRPr="00E77497" w:rsidRDefault="0066558F" w:rsidP="003A4B22">
            <w:pPr>
              <w:keepNext/>
              <w:spacing w:after="0"/>
              <w:jc w:val="left"/>
              <w:rPr>
                <w:ins w:id="1736" w:author="Rev 3 Allen Wirfs-Brock" w:date="2011-09-07T15:03:00Z"/>
                <w:i/>
              </w:rPr>
            </w:pPr>
            <w:ins w:id="1737" w:author="Rev 3 Allen Wirfs-Brock" w:date="2011-09-07T15:06:00Z">
              <w:r w:rsidRPr="00E77497">
                <w:t>Members of the NativeBrand enumeration.</w:t>
              </w:r>
            </w:ins>
          </w:p>
        </w:tc>
        <w:tc>
          <w:tcPr>
            <w:tcW w:w="5580" w:type="dxa"/>
          </w:tcPr>
          <w:p w14:paraId="7560FC52" w14:textId="77777777" w:rsidR="0066558F" w:rsidRPr="00E77497" w:rsidRDefault="0066558F" w:rsidP="003A4B22">
            <w:pPr>
              <w:keepNext/>
              <w:spacing w:after="0"/>
              <w:rPr>
                <w:ins w:id="1738" w:author="Rev 3 Allen Wirfs-Brock" w:date="2011-09-07T15:03:00Z"/>
              </w:rPr>
            </w:pPr>
            <w:ins w:id="1739" w:author="Rev 3 Allen Wirfs-Brock" w:date="2011-09-07T15:05:00Z">
              <w:r w:rsidRPr="00E77497">
                <w:t>A tag value used by this specification to categorize various kinds of native ECMAScript objects defined in this specification.</w:t>
              </w:r>
            </w:ins>
            <w:ins w:id="1740" w:author="Rev 3 Allen Wirfs-Brock" w:date="2011-09-07T15:07:00Z">
              <w:r w:rsidRPr="00E77497">
                <w:t xml:space="preserve"> Host objects do not have this internal property.</w:t>
              </w:r>
            </w:ins>
          </w:p>
        </w:tc>
      </w:tr>
      <w:tr w:rsidR="004C02EF" w:rsidRPr="00E77497" w14:paraId="7D88E49A" w14:textId="77777777" w:rsidTr="003A4B22">
        <w:trPr>
          <w:jc w:val="center"/>
        </w:trPr>
        <w:tc>
          <w:tcPr>
            <w:tcW w:w="2192" w:type="dxa"/>
          </w:tcPr>
          <w:p w14:paraId="7B8FA143" w14:textId="77777777" w:rsidR="004C02EF" w:rsidRPr="00E77497" w:rsidRDefault="004C02EF" w:rsidP="003A4B22">
            <w:pPr>
              <w:keepNext/>
              <w:spacing w:after="0"/>
            </w:pPr>
            <w:r w:rsidRPr="00E77497">
              <w:t>[[PrimitiveValue]]</w:t>
            </w:r>
          </w:p>
        </w:tc>
        <w:tc>
          <w:tcPr>
            <w:tcW w:w="2043" w:type="dxa"/>
          </w:tcPr>
          <w:p w14:paraId="502A77E2" w14:textId="77777777" w:rsidR="004C02EF" w:rsidRPr="00E77497" w:rsidRDefault="004C02EF" w:rsidP="003A4B22">
            <w:pPr>
              <w:keepNext/>
              <w:spacing w:after="0"/>
              <w:jc w:val="left"/>
            </w:pPr>
            <w:r w:rsidRPr="00E77497">
              <w:rPr>
                <w:i/>
              </w:rPr>
              <w:t>primitive</w:t>
            </w:r>
          </w:p>
        </w:tc>
        <w:tc>
          <w:tcPr>
            <w:tcW w:w="5580" w:type="dxa"/>
          </w:tcPr>
          <w:p w14:paraId="0845EC5A" w14:textId="77777777" w:rsidR="004C02EF" w:rsidRPr="00E77497" w:rsidRDefault="004C02EF" w:rsidP="003A4B22">
            <w:pPr>
              <w:keepNext/>
              <w:spacing w:after="0"/>
            </w:pPr>
            <w:r w:rsidRPr="00E77497">
              <w:t>Internal state information associated with this object. Of the standard built-in ECMAScript objects, only Boolean, Date, Number, and String objects implement [[PrimitiveValue]].</w:t>
            </w:r>
          </w:p>
        </w:tc>
      </w:tr>
      <w:tr w:rsidR="004C02EF" w:rsidRPr="00E77497" w14:paraId="4074443E" w14:textId="77777777" w:rsidTr="003A4B22">
        <w:trPr>
          <w:jc w:val="center"/>
        </w:trPr>
        <w:tc>
          <w:tcPr>
            <w:tcW w:w="2192" w:type="dxa"/>
          </w:tcPr>
          <w:p w14:paraId="07B6D2B9" w14:textId="77777777" w:rsidR="004C02EF" w:rsidRPr="00E77497" w:rsidRDefault="004C02EF" w:rsidP="003A4B22">
            <w:pPr>
              <w:keepNext/>
              <w:spacing w:after="0"/>
            </w:pPr>
            <w:r w:rsidRPr="00E77497">
              <w:t>[[Construct]]</w:t>
            </w:r>
          </w:p>
        </w:tc>
        <w:tc>
          <w:tcPr>
            <w:tcW w:w="2043" w:type="dxa"/>
          </w:tcPr>
          <w:p w14:paraId="0BBEB08B" w14:textId="77777777" w:rsidR="004C02EF" w:rsidRPr="00E77497" w:rsidRDefault="004C02EF" w:rsidP="003A4B22">
            <w:pPr>
              <w:keepNext/>
              <w:spacing w:after="0"/>
              <w:jc w:val="left"/>
            </w:pPr>
            <w:r w:rsidRPr="00E77497">
              <w:t xml:space="preserve">SpecOp(a List of </w:t>
            </w:r>
            <w:r w:rsidRPr="00E77497">
              <w:rPr>
                <w:i/>
              </w:rPr>
              <w:t>any</w:t>
            </w:r>
            <w:r w:rsidRPr="00E77497">
              <w:t xml:space="preserve">) </w:t>
            </w:r>
            <w:r w:rsidRPr="00E77497">
              <w:rPr>
                <w:rFonts w:ascii="Times New Roman" w:hAnsi="Times New Roman"/>
                <w:b/>
                <w:i/>
                <w:color w:val="000000"/>
              </w:rPr>
              <w:t>→</w:t>
            </w:r>
            <w:r w:rsidRPr="00E77497">
              <w:t xml:space="preserve"> Object</w:t>
            </w:r>
          </w:p>
        </w:tc>
        <w:tc>
          <w:tcPr>
            <w:tcW w:w="5580" w:type="dxa"/>
          </w:tcPr>
          <w:p w14:paraId="2D8773DA" w14:textId="77777777" w:rsidR="004C02EF" w:rsidRPr="00E77497" w:rsidRDefault="004C02EF" w:rsidP="003A4B22">
            <w:pPr>
              <w:keepNext/>
              <w:spacing w:after="0"/>
            </w:pPr>
            <w:r w:rsidRPr="00E77497">
              <w:t xml:space="preserve">Creates an object. Invoked via the </w:t>
            </w:r>
            <w:r w:rsidRPr="00E77497">
              <w:rPr>
                <w:rFonts w:ascii="Courier New" w:hAnsi="Courier New"/>
                <w:b/>
              </w:rPr>
              <w:t>new</w:t>
            </w:r>
            <w:r w:rsidRPr="00E77497">
              <w:t xml:space="preserve"> operator. The arguments to the SpecOp are the arguments passed to the </w:t>
            </w:r>
            <w:r w:rsidRPr="00E77497">
              <w:rPr>
                <w:b/>
              </w:rPr>
              <w:t>new</w:t>
            </w:r>
            <w:r w:rsidRPr="00E77497">
              <w:t xml:space="preserve"> operator. Objects that implement this internal method are called </w:t>
            </w:r>
            <w:r w:rsidRPr="00E77497">
              <w:rPr>
                <w:i/>
              </w:rPr>
              <w:t>constructors</w:t>
            </w:r>
            <w:r w:rsidRPr="00E77497">
              <w:t>.</w:t>
            </w:r>
          </w:p>
        </w:tc>
      </w:tr>
      <w:tr w:rsidR="004C02EF" w:rsidRPr="00E77497" w14:paraId="362682AC" w14:textId="77777777" w:rsidTr="003A4B22">
        <w:trPr>
          <w:jc w:val="center"/>
        </w:trPr>
        <w:tc>
          <w:tcPr>
            <w:tcW w:w="2192" w:type="dxa"/>
          </w:tcPr>
          <w:p w14:paraId="476AD464" w14:textId="77777777" w:rsidR="004C02EF" w:rsidRPr="00E77497" w:rsidRDefault="004C02EF" w:rsidP="003A4B22">
            <w:pPr>
              <w:keepNext/>
              <w:spacing w:after="0"/>
            </w:pPr>
            <w:r w:rsidRPr="00E77497">
              <w:t>[[Call]]</w:t>
            </w:r>
          </w:p>
        </w:tc>
        <w:tc>
          <w:tcPr>
            <w:tcW w:w="2043" w:type="dxa"/>
          </w:tcPr>
          <w:p w14:paraId="6862E04F" w14:textId="77777777" w:rsidR="004C02EF" w:rsidRPr="00E77497" w:rsidRDefault="004C02EF" w:rsidP="003A4B22">
            <w:pPr>
              <w:keepNext/>
              <w:spacing w:after="0"/>
              <w:jc w:val="left"/>
            </w:pPr>
            <w:r w:rsidRPr="00E77497">
              <w:t>SpecOp(</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 xml:space="preserve">any </w:t>
            </w:r>
            <w:r w:rsidRPr="00E77497">
              <w:t>or Reference</w:t>
            </w:r>
          </w:p>
        </w:tc>
        <w:tc>
          <w:tcPr>
            <w:tcW w:w="5580" w:type="dxa"/>
          </w:tcPr>
          <w:p w14:paraId="34442AB0" w14:textId="77777777" w:rsidR="004C02EF" w:rsidRPr="00E77497" w:rsidRDefault="004C02EF" w:rsidP="003A4B22">
            <w:pPr>
              <w:keepNext/>
              <w:spacing w:after="0"/>
            </w:pPr>
            <w:r w:rsidRPr="00E77497">
              <w:t xml:space="preserve">Executes code associated with the object. Invoked via a function call expression. The arguments to the SpecOp are this object and a list containing the arguments passed to the function call expression. Objects that implement this internal method are </w:t>
            </w:r>
            <w:r w:rsidRPr="00E77497">
              <w:rPr>
                <w:i/>
              </w:rPr>
              <w:t>callable</w:t>
            </w:r>
            <w:r w:rsidRPr="00E77497">
              <w:t>. Only callable objects that are host objects may return Reference values.</w:t>
            </w:r>
          </w:p>
        </w:tc>
      </w:tr>
      <w:tr w:rsidR="004C02EF" w:rsidRPr="00E77497" w14:paraId="37BCB2FB" w14:textId="77777777" w:rsidTr="003A4B22">
        <w:trPr>
          <w:jc w:val="center"/>
        </w:trPr>
        <w:tc>
          <w:tcPr>
            <w:tcW w:w="2192" w:type="dxa"/>
          </w:tcPr>
          <w:p w14:paraId="7E6FC710" w14:textId="77777777" w:rsidR="004C02EF" w:rsidRPr="00E77497" w:rsidRDefault="004C02EF" w:rsidP="003A4B22">
            <w:pPr>
              <w:keepNext/>
              <w:spacing w:after="0"/>
            </w:pPr>
            <w:r w:rsidRPr="00E77497">
              <w:t>[[HasInstance]]</w:t>
            </w:r>
          </w:p>
        </w:tc>
        <w:tc>
          <w:tcPr>
            <w:tcW w:w="2043" w:type="dxa"/>
          </w:tcPr>
          <w:p w14:paraId="2134B510" w14:textId="77777777" w:rsidR="004C02EF" w:rsidRPr="00E77497" w:rsidRDefault="004C02EF" w:rsidP="003A4B22">
            <w:pPr>
              <w:keepNext/>
              <w:spacing w:after="0"/>
              <w:jc w:val="left"/>
            </w:pPr>
            <w:r w:rsidRPr="00E77497">
              <w:t>SpecOp(</w:t>
            </w:r>
            <w:r w:rsidRPr="00E77497">
              <w:rPr>
                <w:i/>
              </w:rPr>
              <w:t>any</w:t>
            </w:r>
            <w:r w:rsidRPr="00E77497">
              <w:t xml:space="preserve">) </w:t>
            </w:r>
            <w:r w:rsidRPr="00E77497">
              <w:rPr>
                <w:rFonts w:ascii="Times New Roman" w:hAnsi="Times New Roman"/>
                <w:b/>
                <w:i/>
                <w:color w:val="000000"/>
              </w:rPr>
              <w:t>→</w:t>
            </w:r>
            <w:r w:rsidRPr="00E77497">
              <w:t xml:space="preserve"> Boolean</w:t>
            </w:r>
          </w:p>
        </w:tc>
        <w:tc>
          <w:tcPr>
            <w:tcW w:w="5580" w:type="dxa"/>
          </w:tcPr>
          <w:p w14:paraId="7E12F136" w14:textId="77777777" w:rsidR="004C02EF" w:rsidRPr="00E77497" w:rsidRDefault="004C02EF" w:rsidP="003A4B22">
            <w:pPr>
              <w:keepNext/>
              <w:spacing w:after="0"/>
            </w:pPr>
            <w:r w:rsidRPr="00E77497">
              <w:t>Returns a Boolean value indicating whether the argument is likely an Object that was constructed by this object. Of the standard built-in ECMAScript objects, only Function objects implement [[HasInstance]].</w:t>
            </w:r>
          </w:p>
        </w:tc>
      </w:tr>
      <w:tr w:rsidR="004C02EF" w:rsidRPr="00E77497" w14:paraId="1FA65CE3" w14:textId="77777777" w:rsidTr="003A4B22">
        <w:trPr>
          <w:jc w:val="center"/>
        </w:trPr>
        <w:tc>
          <w:tcPr>
            <w:tcW w:w="2192" w:type="dxa"/>
          </w:tcPr>
          <w:p w14:paraId="5D2B2584" w14:textId="77777777" w:rsidR="004C02EF" w:rsidRPr="00E77497" w:rsidRDefault="004C02EF" w:rsidP="003A4B22">
            <w:pPr>
              <w:keepNext/>
              <w:spacing w:after="0"/>
            </w:pPr>
            <w:r w:rsidRPr="00E77497">
              <w:t>[[Scope]]</w:t>
            </w:r>
          </w:p>
        </w:tc>
        <w:tc>
          <w:tcPr>
            <w:tcW w:w="2043" w:type="dxa"/>
          </w:tcPr>
          <w:p w14:paraId="5B4B2D17" w14:textId="77777777" w:rsidR="004C02EF" w:rsidRPr="00E77497" w:rsidRDefault="004C02EF" w:rsidP="003A4B22">
            <w:pPr>
              <w:keepNext/>
              <w:spacing w:after="0"/>
              <w:jc w:val="left"/>
            </w:pPr>
            <w:r w:rsidRPr="00E77497">
              <w:t>Lexical Environment</w:t>
            </w:r>
          </w:p>
        </w:tc>
        <w:tc>
          <w:tcPr>
            <w:tcW w:w="5580" w:type="dxa"/>
          </w:tcPr>
          <w:p w14:paraId="6E0DBA06" w14:textId="77777777" w:rsidR="004C02EF" w:rsidRPr="00E77497" w:rsidRDefault="004C02EF" w:rsidP="001F03D6">
            <w:pPr>
              <w:keepNext/>
              <w:spacing w:after="0"/>
            </w:pPr>
            <w:r w:rsidRPr="00E77497">
              <w:t xml:space="preserve">A lexical environment that </w:t>
            </w:r>
            <w:del w:id="1741" w:author="Rev 4 Allen Wirfs-Brock" w:date="2011-10-18T12:18:00Z">
              <w:r w:rsidRPr="00E77497" w:rsidDel="001F03D6">
                <w:delText xml:space="preserve">defines </w:delText>
              </w:r>
            </w:del>
            <w:ins w:id="1742" w:author="Rev 4 Allen Wirfs-Brock" w:date="2011-10-18T12:18:00Z">
              <w:r w:rsidR="001F03D6" w:rsidRPr="00E77497">
                <w:t xml:space="preserve">is </w:t>
              </w:r>
            </w:ins>
            <w:r w:rsidRPr="00E77497">
              <w:t>the environment in which a Function object is executed. Of the standard built-in ECMAScript objects, only Function objects implement [[Scope]].</w:t>
            </w:r>
          </w:p>
        </w:tc>
      </w:tr>
      <w:tr w:rsidR="004C02EF" w:rsidRPr="00E77497" w14:paraId="5E574448" w14:textId="77777777" w:rsidTr="003A4B22">
        <w:trPr>
          <w:jc w:val="center"/>
        </w:trPr>
        <w:tc>
          <w:tcPr>
            <w:tcW w:w="2192" w:type="dxa"/>
          </w:tcPr>
          <w:p w14:paraId="4C4628BC" w14:textId="77777777" w:rsidR="004C02EF" w:rsidRPr="00E77497" w:rsidRDefault="004C02EF" w:rsidP="003A4B22">
            <w:pPr>
              <w:keepNext/>
              <w:spacing w:after="0"/>
            </w:pPr>
            <w:r w:rsidRPr="00E77497">
              <w:t>[[FormalParameters]]</w:t>
            </w:r>
          </w:p>
        </w:tc>
        <w:tc>
          <w:tcPr>
            <w:tcW w:w="2043" w:type="dxa"/>
          </w:tcPr>
          <w:p w14:paraId="3A959DF2" w14:textId="77777777" w:rsidR="004C02EF" w:rsidRPr="00E77497" w:rsidRDefault="004C02EF" w:rsidP="003A4B22">
            <w:pPr>
              <w:keepNext/>
              <w:spacing w:after="0"/>
              <w:jc w:val="left"/>
            </w:pPr>
            <w:del w:id="1743" w:author="Rev 4 Allen Wirfs-Brock" w:date="2011-10-18T11:54:00Z">
              <w:r w:rsidRPr="00E77497" w:rsidDel="00E33CF9">
                <w:delText>List of Strings</w:delText>
              </w:r>
            </w:del>
            <w:ins w:id="1744" w:author="Rev 4 Allen Wirfs-Brock" w:date="2011-10-18T11:54:00Z">
              <w:r w:rsidR="00E33CF9" w:rsidRPr="00E77497">
                <w:t>Parse Tree</w:t>
              </w:r>
            </w:ins>
          </w:p>
        </w:tc>
        <w:tc>
          <w:tcPr>
            <w:tcW w:w="5580" w:type="dxa"/>
          </w:tcPr>
          <w:p w14:paraId="18D92B1A" w14:textId="77777777" w:rsidR="004C02EF" w:rsidRPr="009C202C" w:rsidRDefault="004C02EF" w:rsidP="006F049D">
            <w:pPr>
              <w:keepNext/>
              <w:spacing w:after="0"/>
            </w:pPr>
            <w:del w:id="1745" w:author="Rev 4 Allen Wirfs-Brock" w:date="2011-10-18T11:56:00Z">
              <w:r w:rsidRPr="00E77497" w:rsidDel="00E33CF9">
                <w:delText>A possibly empty List containing the identifier Strings of a Function’s</w:delText>
              </w:r>
            </w:del>
            <w:ins w:id="1746" w:author="Rev 4 Allen Wirfs-Brock" w:date="2011-10-18T11:56:00Z">
              <w:r w:rsidR="00E33CF9" w:rsidRPr="00E77497">
                <w:t xml:space="preserve">A parse tree for ECMAScript code </w:t>
              </w:r>
            </w:ins>
            <w:ins w:id="1747" w:author="Rev 4 Allen Wirfs-Brock" w:date="2011-10-18T11:58:00Z">
              <w:r w:rsidR="005F1687" w:rsidRPr="00E77497">
                <w:t>parsed</w:t>
              </w:r>
            </w:ins>
            <w:ins w:id="1748" w:author="Rev 4 Allen Wirfs-Brock" w:date="2011-10-18T11:56:00Z">
              <w:r w:rsidR="00E33CF9" w:rsidRPr="00E77497">
                <w:t xml:space="preserve"> </w:t>
              </w:r>
            </w:ins>
            <w:ins w:id="1749" w:author="Rev 4 Allen Wirfs-Brock" w:date="2011-10-18T12:18:00Z">
              <w:r w:rsidR="006F049D" w:rsidRPr="00E77497">
                <w:t>with</w:t>
              </w:r>
            </w:ins>
            <w:r w:rsidRPr="00E77497">
              <w:t xml:space="preserve"> </w:t>
            </w:r>
            <w:r w:rsidRPr="004D1BD1">
              <w:rPr>
                <w:rStyle w:val="bnf"/>
              </w:rPr>
              <w:t>FormalParameterList</w:t>
            </w:r>
            <w:ins w:id="1750" w:author="Rev 4 Allen Wirfs-Brock" w:date="2011-10-18T11:57:00Z">
              <w:r w:rsidR="00E33CF9" w:rsidRPr="00E65A34">
                <w:rPr>
                  <w:rStyle w:val="bnf"/>
                </w:rPr>
                <w:t xml:space="preserve"> </w:t>
              </w:r>
              <w:r w:rsidR="00E33CF9" w:rsidRPr="00C7794D">
                <w:t>as the goal symbol</w:t>
              </w:r>
            </w:ins>
            <w:r w:rsidRPr="004D1BD1">
              <w:t xml:space="preserve">. Of the standard built-in ECMAScript objects, only </w:t>
            </w:r>
            <w:r w:rsidRPr="00E65A34">
              <w:t>Function objects implement [[</w:t>
            </w:r>
            <w:del w:id="1751" w:author="Rev 4 Allen Wirfs-Brock" w:date="2011-10-18T11:56:00Z">
              <w:r w:rsidRPr="009C202C" w:rsidDel="00E33CF9">
                <w:delText>FormalParameterList</w:delText>
              </w:r>
            </w:del>
            <w:ins w:id="1752" w:author="Rev 4 Allen Wirfs-Brock" w:date="2011-10-18T11:56:00Z">
              <w:r w:rsidR="00E33CF9" w:rsidRPr="009C202C">
                <w:t>FormalParameters</w:t>
              </w:r>
            </w:ins>
            <w:r w:rsidRPr="009C202C">
              <w:t>]].</w:t>
            </w:r>
          </w:p>
        </w:tc>
      </w:tr>
      <w:tr w:rsidR="004C02EF" w:rsidRPr="00E77497" w14:paraId="1633BA42" w14:textId="77777777" w:rsidTr="003A4B22">
        <w:trPr>
          <w:jc w:val="center"/>
        </w:trPr>
        <w:tc>
          <w:tcPr>
            <w:tcW w:w="2192" w:type="dxa"/>
          </w:tcPr>
          <w:p w14:paraId="54E37511" w14:textId="77777777" w:rsidR="004C02EF" w:rsidRPr="00E77497" w:rsidRDefault="004C02EF" w:rsidP="003A4B22">
            <w:pPr>
              <w:keepNext/>
              <w:spacing w:after="0"/>
            </w:pPr>
            <w:r w:rsidRPr="00E77497">
              <w:t>[[Code]]</w:t>
            </w:r>
          </w:p>
        </w:tc>
        <w:tc>
          <w:tcPr>
            <w:tcW w:w="2043" w:type="dxa"/>
          </w:tcPr>
          <w:p w14:paraId="350EF122" w14:textId="77777777" w:rsidR="004C02EF" w:rsidRPr="00E77497" w:rsidRDefault="004C02EF" w:rsidP="003A4B22">
            <w:pPr>
              <w:keepNext/>
              <w:spacing w:after="0"/>
              <w:jc w:val="left"/>
            </w:pPr>
            <w:del w:id="1753" w:author="Rev 4 Allen Wirfs-Brock" w:date="2011-10-18T11:55:00Z">
              <w:r w:rsidRPr="00E77497" w:rsidDel="00E33CF9">
                <w:delText>ECMAScript code</w:delText>
              </w:r>
            </w:del>
            <w:ins w:id="1754" w:author="Rev 4 Allen Wirfs-Brock" w:date="2011-10-18T11:55:00Z">
              <w:r w:rsidR="00E33CF9" w:rsidRPr="00E77497">
                <w:t>Parse Tree</w:t>
              </w:r>
            </w:ins>
          </w:p>
        </w:tc>
        <w:tc>
          <w:tcPr>
            <w:tcW w:w="5580" w:type="dxa"/>
          </w:tcPr>
          <w:p w14:paraId="194564AB" w14:textId="77777777" w:rsidR="004C02EF" w:rsidRPr="00E77497" w:rsidRDefault="005F1687" w:rsidP="006F049D">
            <w:pPr>
              <w:keepNext/>
              <w:spacing w:after="0"/>
            </w:pPr>
            <w:ins w:id="1755" w:author="Rev 4 Allen Wirfs-Brock" w:date="2011-10-18T11:58:00Z">
              <w:r w:rsidRPr="00E77497">
                <w:t xml:space="preserve">A parse tree for ECMAScript code parsed </w:t>
              </w:r>
            </w:ins>
            <w:ins w:id="1756" w:author="Rev 4 Allen Wirfs-Brock" w:date="2011-10-18T12:17:00Z">
              <w:r w:rsidR="006F049D" w:rsidRPr="00E77497">
                <w:t>with</w:t>
              </w:r>
            </w:ins>
            <w:ins w:id="1757" w:author="Rev 4 Allen Wirfs-Brock" w:date="2011-10-18T11:58:00Z">
              <w:r w:rsidRPr="00E77497">
                <w:t xml:space="preserve"> </w:t>
              </w:r>
              <w:r w:rsidRPr="00E77497">
                <w:rPr>
                  <w:rStyle w:val="bnf"/>
                </w:rPr>
                <w:t xml:space="preserve">FunctionBody </w:t>
              </w:r>
              <w:r w:rsidRPr="00E77497">
                <w:t xml:space="preserve">as the goal symbol. </w:t>
              </w:r>
            </w:ins>
            <w:del w:id="1758" w:author="Rev 4 Allen Wirfs-Brock" w:date="2011-10-18T11:58:00Z">
              <w:r w:rsidR="004C02EF" w:rsidRPr="00E77497" w:rsidDel="005F1687">
                <w:delText>The ECMAScript code of a function.</w:delText>
              </w:r>
            </w:del>
            <w:r w:rsidR="004C02EF" w:rsidRPr="00E77497">
              <w:t xml:space="preserve"> Of the standard built-in ECMAScript objects, only Function objects implement [[Code]].</w:t>
            </w:r>
          </w:p>
        </w:tc>
      </w:tr>
      <w:tr w:rsidR="006F049D" w:rsidRPr="00E77497" w14:paraId="13002C7E" w14:textId="77777777" w:rsidTr="003A4B22">
        <w:trPr>
          <w:jc w:val="center"/>
          <w:ins w:id="1759" w:author="Rev 4 Allen Wirfs-Brock" w:date="2011-10-18T12:13:00Z"/>
        </w:trPr>
        <w:tc>
          <w:tcPr>
            <w:tcW w:w="2192" w:type="dxa"/>
          </w:tcPr>
          <w:p w14:paraId="597D2A0D" w14:textId="77777777" w:rsidR="006F049D" w:rsidRPr="00E77497" w:rsidRDefault="006F049D" w:rsidP="003A4B22">
            <w:pPr>
              <w:keepNext/>
              <w:spacing w:after="0"/>
              <w:rPr>
                <w:ins w:id="1760" w:author="Rev 4 Allen Wirfs-Brock" w:date="2011-10-18T12:13:00Z"/>
              </w:rPr>
            </w:pPr>
            <w:ins w:id="1761" w:author="Rev 4 Allen Wirfs-Brock" w:date="2011-10-18T12:13:00Z">
              <w:r w:rsidRPr="00E77497">
                <w:t>[[Strict]]</w:t>
              </w:r>
            </w:ins>
          </w:p>
        </w:tc>
        <w:tc>
          <w:tcPr>
            <w:tcW w:w="2043" w:type="dxa"/>
          </w:tcPr>
          <w:p w14:paraId="31C317C7" w14:textId="77777777" w:rsidR="006F049D" w:rsidRPr="00E77497" w:rsidRDefault="006F049D" w:rsidP="003A4B22">
            <w:pPr>
              <w:keepNext/>
              <w:spacing w:after="0"/>
              <w:jc w:val="left"/>
              <w:rPr>
                <w:ins w:id="1762" w:author="Rev 4 Allen Wirfs-Brock" w:date="2011-10-18T12:13:00Z"/>
              </w:rPr>
            </w:pPr>
            <w:ins w:id="1763" w:author="Rev 4 Allen Wirfs-Brock" w:date="2011-10-18T12:13:00Z">
              <w:r w:rsidRPr="00E77497">
                <w:t>Boolean</w:t>
              </w:r>
            </w:ins>
          </w:p>
        </w:tc>
        <w:tc>
          <w:tcPr>
            <w:tcW w:w="5580" w:type="dxa"/>
          </w:tcPr>
          <w:p w14:paraId="24740C14" w14:textId="77777777" w:rsidR="006F049D" w:rsidRPr="00E77497" w:rsidRDefault="006F049D" w:rsidP="006F049D">
            <w:pPr>
              <w:keepNext/>
              <w:spacing w:after="0"/>
              <w:rPr>
                <w:ins w:id="1764" w:author="Rev 4 Allen Wirfs-Brock" w:date="2011-10-18T12:13:00Z"/>
              </w:rPr>
            </w:pPr>
            <w:ins w:id="1765" w:author="Rev 4 Allen Wirfs-Brock" w:date="2011-10-18T12:14:00Z">
              <w:r w:rsidRPr="00E77497">
                <w:t>True if a Function object is a strict mode function.</w:t>
              </w:r>
            </w:ins>
            <w:ins w:id="1766" w:author="Rev 4 Allen Wirfs-Brock" w:date="2011-10-18T12:15:00Z">
              <w:r w:rsidRPr="00E77497">
                <w:t xml:space="preserve"> Of the standard built-in ECMAScript objects, only Function objects implement [[Strict]].</w:t>
              </w:r>
            </w:ins>
          </w:p>
        </w:tc>
      </w:tr>
      <w:tr w:rsidR="004C02EF" w:rsidRPr="00E77497" w14:paraId="777CC74E" w14:textId="77777777" w:rsidTr="003A4B22">
        <w:trPr>
          <w:jc w:val="center"/>
        </w:trPr>
        <w:tc>
          <w:tcPr>
            <w:tcW w:w="2192" w:type="dxa"/>
          </w:tcPr>
          <w:p w14:paraId="08B78D5B" w14:textId="77777777" w:rsidR="004C02EF" w:rsidRPr="00E77497" w:rsidRDefault="004C02EF" w:rsidP="003A4B22">
            <w:pPr>
              <w:keepNext/>
              <w:spacing w:after="0"/>
            </w:pPr>
            <w:r w:rsidRPr="00E77497">
              <w:t>[[TargetFunction]]</w:t>
            </w:r>
          </w:p>
        </w:tc>
        <w:tc>
          <w:tcPr>
            <w:tcW w:w="2043" w:type="dxa"/>
          </w:tcPr>
          <w:p w14:paraId="04B69CA7" w14:textId="77777777" w:rsidR="004C02EF" w:rsidRPr="00E77497" w:rsidRDefault="004C02EF" w:rsidP="003A4B22">
            <w:pPr>
              <w:keepNext/>
              <w:spacing w:after="0"/>
              <w:jc w:val="left"/>
            </w:pPr>
            <w:r w:rsidRPr="00E77497">
              <w:t>Object</w:t>
            </w:r>
          </w:p>
        </w:tc>
        <w:tc>
          <w:tcPr>
            <w:tcW w:w="5580" w:type="dxa"/>
          </w:tcPr>
          <w:p w14:paraId="6CA455CF" w14:textId="77777777" w:rsidR="004C02EF" w:rsidRPr="00E77497" w:rsidRDefault="004C02EF" w:rsidP="003A4B22">
            <w:pPr>
              <w:keepNext/>
              <w:spacing w:after="0"/>
            </w:pPr>
            <w:r w:rsidRPr="00E77497">
              <w:t>The target function of a function object created using the standard built-in Function.prototype.bind method. Only ECMAScript objects created using Function.prototype.bind have a [[TargetFunction]] internal property.</w:t>
            </w:r>
          </w:p>
        </w:tc>
      </w:tr>
      <w:tr w:rsidR="004C02EF" w:rsidRPr="00E77497" w14:paraId="45E9218C" w14:textId="77777777" w:rsidTr="003A4B22">
        <w:trPr>
          <w:jc w:val="center"/>
        </w:trPr>
        <w:tc>
          <w:tcPr>
            <w:tcW w:w="2192" w:type="dxa"/>
          </w:tcPr>
          <w:p w14:paraId="08F6E4C4" w14:textId="77777777" w:rsidR="004C02EF" w:rsidRPr="00E77497" w:rsidRDefault="004C02EF" w:rsidP="003A4B22">
            <w:pPr>
              <w:keepNext/>
              <w:spacing w:after="0"/>
            </w:pPr>
            <w:r w:rsidRPr="00E77497">
              <w:t>[[BoundThis]]</w:t>
            </w:r>
          </w:p>
        </w:tc>
        <w:tc>
          <w:tcPr>
            <w:tcW w:w="2043" w:type="dxa"/>
          </w:tcPr>
          <w:p w14:paraId="02B2D633" w14:textId="77777777" w:rsidR="004C02EF" w:rsidRPr="00E77497" w:rsidRDefault="004C02EF" w:rsidP="003A4B22">
            <w:pPr>
              <w:keepNext/>
              <w:spacing w:after="0"/>
              <w:jc w:val="left"/>
              <w:rPr>
                <w:i/>
              </w:rPr>
            </w:pPr>
            <w:r w:rsidRPr="00E77497">
              <w:rPr>
                <w:i/>
              </w:rPr>
              <w:t>any</w:t>
            </w:r>
          </w:p>
        </w:tc>
        <w:tc>
          <w:tcPr>
            <w:tcW w:w="5580" w:type="dxa"/>
          </w:tcPr>
          <w:p w14:paraId="21D00F56" w14:textId="77777777" w:rsidR="004C02EF" w:rsidRPr="00E77497" w:rsidRDefault="004C02EF" w:rsidP="003A4B22">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4C02EF" w:rsidRPr="00E77497" w14:paraId="79CDFB81" w14:textId="77777777" w:rsidTr="003A4B22">
        <w:trPr>
          <w:jc w:val="center"/>
        </w:trPr>
        <w:tc>
          <w:tcPr>
            <w:tcW w:w="2192" w:type="dxa"/>
          </w:tcPr>
          <w:p w14:paraId="1BB8D765" w14:textId="77777777" w:rsidR="004C02EF" w:rsidRPr="00E77497" w:rsidRDefault="004C02EF" w:rsidP="003A4B22">
            <w:pPr>
              <w:keepNext/>
              <w:keepLines/>
              <w:spacing w:after="0"/>
            </w:pPr>
            <w:r w:rsidRPr="00E77497">
              <w:t>[[BoundArguments]]</w:t>
            </w:r>
          </w:p>
        </w:tc>
        <w:tc>
          <w:tcPr>
            <w:tcW w:w="2043" w:type="dxa"/>
          </w:tcPr>
          <w:p w14:paraId="1D2C07DF" w14:textId="77777777" w:rsidR="004C02EF" w:rsidRPr="00E77497" w:rsidRDefault="004C02EF" w:rsidP="003A4B22">
            <w:pPr>
              <w:keepNext/>
              <w:keepLines/>
              <w:spacing w:after="0"/>
              <w:jc w:val="left"/>
              <w:rPr>
                <w:i/>
              </w:rPr>
            </w:pPr>
            <w:r w:rsidRPr="00E77497">
              <w:t xml:space="preserve">List of </w:t>
            </w:r>
            <w:r w:rsidRPr="00E77497">
              <w:rPr>
                <w:i/>
              </w:rPr>
              <w:t>any</w:t>
            </w:r>
          </w:p>
        </w:tc>
        <w:tc>
          <w:tcPr>
            <w:tcW w:w="5580" w:type="dxa"/>
          </w:tcPr>
          <w:p w14:paraId="3D36C91C" w14:textId="77777777" w:rsidR="004C02EF" w:rsidRPr="00E77497" w:rsidRDefault="004C02EF" w:rsidP="001F03D6">
            <w:pPr>
              <w:keepNext/>
              <w:keepLines/>
              <w:spacing w:after="0"/>
            </w:pPr>
            <w:r w:rsidRPr="00E77497">
              <w:t xml:space="preserve">The pre-bound argument values of a function Object created </w:t>
            </w:r>
            <w:del w:id="1767" w:author="Rev 4 Allen Wirfs-Brock" w:date="2011-10-18T12:22:00Z">
              <w:r w:rsidRPr="00E77497" w:rsidDel="001F03D6">
                <w:delText xml:space="preserve">using </w:delText>
              </w:r>
            </w:del>
            <w:ins w:id="1768" w:author="Rev 4 Allen Wirfs-Brock" w:date="2011-10-18T12:22:00Z">
              <w:r w:rsidR="001F03D6" w:rsidRPr="00E77497">
                <w:t xml:space="preserve">by </w:t>
              </w:r>
            </w:ins>
            <w:r w:rsidRPr="00E77497">
              <w:t xml:space="preserve">the standard built-in Function.prototype.bind method. Only </w:t>
            </w:r>
            <w:del w:id="1769" w:author="Rev 4 Allen Wirfs-Brock" w:date="2011-10-18T12:23:00Z">
              <w:r w:rsidRPr="00E77497" w:rsidDel="001F03D6">
                <w:delText xml:space="preserve">ECMAScript </w:delText>
              </w:r>
            </w:del>
            <w:r w:rsidRPr="00E77497">
              <w:t xml:space="preserve">objects created </w:t>
            </w:r>
            <w:del w:id="1770" w:author="Rev 4 Allen Wirfs-Brock" w:date="2011-10-18T12:22:00Z">
              <w:r w:rsidRPr="00E77497" w:rsidDel="001F03D6">
                <w:delText xml:space="preserve">using </w:delText>
              </w:r>
            </w:del>
            <w:ins w:id="1771" w:author="Rev 4 Allen Wirfs-Brock" w:date="2011-10-18T12:22:00Z">
              <w:r w:rsidR="001F03D6" w:rsidRPr="00E77497">
                <w:t xml:space="preserve">by </w:t>
              </w:r>
            </w:ins>
            <w:r w:rsidRPr="00E77497">
              <w:t>Function.prototype.bind have a [[BoundArguments]] internal property.</w:t>
            </w:r>
          </w:p>
        </w:tc>
      </w:tr>
      <w:tr w:rsidR="004C02EF" w:rsidRPr="00E77497" w14:paraId="64403E01" w14:textId="77777777" w:rsidTr="003A4B22">
        <w:trPr>
          <w:jc w:val="center"/>
        </w:trPr>
        <w:tc>
          <w:tcPr>
            <w:tcW w:w="2192" w:type="dxa"/>
          </w:tcPr>
          <w:p w14:paraId="6E3676E0" w14:textId="77777777" w:rsidR="004C02EF" w:rsidRPr="00E77497" w:rsidRDefault="004C02EF" w:rsidP="003A4B22">
            <w:pPr>
              <w:keepNext/>
              <w:spacing w:after="0"/>
            </w:pPr>
            <w:r w:rsidRPr="00E77497">
              <w:t>[[Match]]</w:t>
            </w:r>
          </w:p>
        </w:tc>
        <w:tc>
          <w:tcPr>
            <w:tcW w:w="2043" w:type="dxa"/>
          </w:tcPr>
          <w:p w14:paraId="3A7B68AF" w14:textId="77777777" w:rsidR="004C02EF" w:rsidRPr="00E77497" w:rsidRDefault="004C02EF" w:rsidP="003A4B22">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14:paraId="2B6BDE69" w14:textId="77777777" w:rsidR="004C02EF" w:rsidRPr="00E77497" w:rsidRDefault="004C02EF" w:rsidP="003A4B22">
            <w:pPr>
              <w:keepNext/>
              <w:spacing w:after="0"/>
            </w:pPr>
            <w:r w:rsidRPr="00E77497">
              <w:t>Tests for a regular expression match and returns a MatchResult value (see 15.10.2.1). Of the standard built-in ECMAScript objects, only RegExp objects implement [[Match]].</w:t>
            </w:r>
          </w:p>
        </w:tc>
      </w:tr>
      <w:tr w:rsidR="004C02EF" w:rsidRPr="00E77497" w14:paraId="215E6266" w14:textId="77777777" w:rsidTr="003A4B22">
        <w:trPr>
          <w:jc w:val="center"/>
        </w:trPr>
        <w:tc>
          <w:tcPr>
            <w:tcW w:w="2192" w:type="dxa"/>
          </w:tcPr>
          <w:p w14:paraId="0F97A0BB" w14:textId="77777777" w:rsidR="004C02EF" w:rsidRPr="00E77497" w:rsidRDefault="004C02EF" w:rsidP="003A4B22">
            <w:pPr>
              <w:keepNext/>
              <w:spacing w:after="0"/>
            </w:pPr>
            <w:r w:rsidRPr="00E77497">
              <w:t>[[ParameterMap]]</w:t>
            </w:r>
          </w:p>
        </w:tc>
        <w:tc>
          <w:tcPr>
            <w:tcW w:w="2043" w:type="dxa"/>
          </w:tcPr>
          <w:p w14:paraId="46FDDCC8" w14:textId="77777777" w:rsidR="004C02EF" w:rsidRPr="00E77497" w:rsidRDefault="004C02EF" w:rsidP="003A4B22">
            <w:pPr>
              <w:keepNext/>
              <w:spacing w:after="0"/>
              <w:jc w:val="left"/>
            </w:pPr>
            <w:r w:rsidRPr="00E77497">
              <w:t>Object</w:t>
            </w:r>
          </w:p>
        </w:tc>
        <w:tc>
          <w:tcPr>
            <w:tcW w:w="5580" w:type="dxa"/>
          </w:tcPr>
          <w:p w14:paraId="140BBD00" w14:textId="77777777" w:rsidR="004C02EF" w:rsidRPr="00E77497" w:rsidRDefault="004C02EF" w:rsidP="001F03D6">
            <w:pPr>
              <w:keepNext/>
              <w:spacing w:after="0"/>
            </w:pPr>
            <w:r w:rsidRPr="00E77497">
              <w:t xml:space="preserve">Provides a mapping between the properties of an arguments object (see 10.6) and the formal parameters of the associated function. Only </w:t>
            </w:r>
            <w:del w:id="1772" w:author="Rev 4 Allen Wirfs-Brock" w:date="2011-10-18T12:23:00Z">
              <w:r w:rsidRPr="00E77497" w:rsidDel="001F03D6">
                <w:delText xml:space="preserve">ECMAScript </w:delText>
              </w:r>
            </w:del>
            <w:r w:rsidRPr="00E77497">
              <w:t>objects that are arguments objects have a [[ParameterMap]] internal property.</w:t>
            </w:r>
          </w:p>
        </w:tc>
      </w:tr>
    </w:tbl>
    <w:p w14:paraId="3CF19BC7" w14:textId="77777777" w:rsidR="00FC56FA" w:rsidRPr="00E77497" w:rsidRDefault="00FC56FA" w:rsidP="00FC56FA">
      <w:pPr>
        <w:rPr>
          <w:ins w:id="1773" w:author="Allen Wirfs-Brock" w:date="2011-07-02T13:05:00Z"/>
        </w:rPr>
      </w:pPr>
    </w:p>
    <w:p w14:paraId="1BF1E807" w14:textId="77777777" w:rsidR="00FC56FA" w:rsidRPr="00E77497" w:rsidRDefault="007526C2" w:rsidP="00FE434F">
      <w:pPr>
        <w:rPr>
          <w:ins w:id="1774" w:author="Allen Wirfs-Brock" w:date="2011-07-02T13:05:00Z"/>
        </w:rPr>
      </w:pPr>
      <w:ins w:id="1775" w:author="Rev 3 Allen Wirfs-Brock" w:date="2011-09-07T15:09:00Z">
        <w:r w:rsidRPr="00E77497">
          <w:t xml:space="preserve">The [[NativeBrand]] internal property is used to identify native ECMASCript objects as objects that conform to specific parts of this </w:t>
        </w:r>
      </w:ins>
      <w:ins w:id="1776" w:author="Rev 3 Allen Wirfs-Brock" w:date="2011-09-07T15:11:00Z">
        <w:r w:rsidRPr="00E77497">
          <w:t>specification</w:t>
        </w:r>
      </w:ins>
      <w:ins w:id="1777" w:author="Rev 3 Allen Wirfs-Brock" w:date="2011-09-07T15:09:00Z">
        <w:r w:rsidRPr="00E77497">
          <w:t>.</w:t>
        </w:r>
      </w:ins>
      <w:ins w:id="1778" w:author="Rev 3 Allen Wirfs-Brock" w:date="2011-09-07T15:11:00Z">
        <w:r w:rsidRPr="00E77497">
          <w:t xml:space="preserve"> The value of a [[NativeBrand]] property is a single member of this set of enumerated values: NativeFunction</w:t>
        </w:r>
      </w:ins>
      <w:ins w:id="1779" w:author="Rev 3 Allen Wirfs-Brock" w:date="2011-09-07T15:13:00Z">
        <w:r w:rsidRPr="00E77497">
          <w:t>, NativeArray, String</w:t>
        </w:r>
      </w:ins>
      <w:ins w:id="1780" w:author="Rev 3 Allen Wirfs-Brock" w:date="2011-09-07T15:14:00Z">
        <w:r w:rsidRPr="00E77497">
          <w:t>Wrapper</w:t>
        </w:r>
      </w:ins>
      <w:ins w:id="1781" w:author="Rev 3 Allen Wirfs-Brock" w:date="2011-09-07T15:13:00Z">
        <w:r w:rsidRPr="00E77497">
          <w:t>, Boolean</w:t>
        </w:r>
      </w:ins>
      <w:ins w:id="1782" w:author="Rev 3 Allen Wirfs-Brock" w:date="2011-09-07T15:14:00Z">
        <w:r w:rsidRPr="00E77497">
          <w:t>Wrapper</w:t>
        </w:r>
      </w:ins>
      <w:ins w:id="1783" w:author="Rev 3 Allen Wirfs-Brock" w:date="2011-09-07T15:13:00Z">
        <w:r w:rsidRPr="00E77497">
          <w:t>,</w:t>
        </w:r>
      </w:ins>
      <w:ins w:id="1784" w:author="Rev 3 Allen Wirfs-Brock" w:date="2011-09-07T15:14:00Z">
        <w:r w:rsidRPr="00E77497">
          <w:t xml:space="preserve"> NumberWrapper, NativeMath, NativeDate, NativeRegExp, NativeError, NativeJSON, NativeArguments.</w:t>
        </w:r>
      </w:ins>
      <w:ins w:id="1785" w:author="Rev 3 Allen Wirfs-Brock" w:date="2011-09-07T15:13:00Z">
        <w:r w:rsidRPr="00E77497">
          <w:t xml:space="preserve"> </w:t>
        </w:r>
      </w:ins>
      <w:ins w:id="1786" w:author="Allen Wirfs-Brock" w:date="2011-07-02T13:05:00Z">
        <w:del w:id="1787" w:author="Rev 3 Allen Wirfs-Brock" w:date="2011-09-07T15:17:00Z">
          <w:r w:rsidR="00FC56FA" w:rsidRPr="00E77497"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1788" w:author="Allen Wirfs-Brock" w:date="2011-07-02T13:06:00Z">
        <w:r w:rsidR="00FC56FA" w:rsidRPr="00E77497">
          <w:t xml:space="preserve">The actual value of </w:t>
        </w:r>
        <w:del w:id="1789" w:author="Rev 3 Allen Wirfs-Brock" w:date="2011-09-07T15:18:00Z">
          <w:r w:rsidR="00FC56FA" w:rsidRPr="00E77497" w:rsidDel="007526C2">
            <w:delText>these</w:delText>
          </w:r>
        </w:del>
      </w:ins>
      <w:ins w:id="1790" w:author="Rev 3 Allen Wirfs-Brock" w:date="2011-09-07T15:18:00Z">
        <w:r w:rsidRPr="00E77497">
          <w:t>the [[NativeBrand]] internal</w:t>
        </w:r>
      </w:ins>
      <w:ins w:id="1791" w:author="Allen Wirfs-Brock" w:date="2011-07-02T13:06:00Z">
        <w:r w:rsidR="00FC56FA" w:rsidRPr="00E77497">
          <w:t xml:space="preserve"> propert</w:t>
        </w:r>
        <w:del w:id="1792" w:author="Rev 3 Allen Wirfs-Brock" w:date="2011-09-07T15:18:00Z">
          <w:r w:rsidR="00FC56FA" w:rsidRPr="00E77497" w:rsidDel="007526C2">
            <w:delText>ies</w:delText>
          </w:r>
        </w:del>
      </w:ins>
      <w:ins w:id="1793" w:author="Rev 3 Allen Wirfs-Brock" w:date="2011-09-07T15:18:00Z">
        <w:r w:rsidRPr="00E77497">
          <w:t>y</w:t>
        </w:r>
      </w:ins>
      <w:ins w:id="1794" w:author="Allen Wirfs-Brock" w:date="2011-07-02T13:06:00Z">
        <w:r w:rsidR="00FC56FA" w:rsidRPr="00E77497">
          <w:t xml:space="preserve"> </w:t>
        </w:r>
        <w:del w:id="1795" w:author="Rev 3 Allen Wirfs-Brock" w:date="2011-09-07T15:18:00Z">
          <w:r w:rsidR="00FC56FA" w:rsidRPr="00E77497" w:rsidDel="007526C2">
            <w:delText>are not</w:delText>
          </w:r>
        </w:del>
      </w:ins>
      <w:ins w:id="1796" w:author="Rev 3 Allen Wirfs-Brock" w:date="2011-09-07T15:18:00Z">
        <w:r w:rsidRPr="00E77497">
          <w:t>is only used</w:t>
        </w:r>
      </w:ins>
      <w:ins w:id="1797" w:author="Allen Wirfs-Brock" w:date="2011-07-02T13:06:00Z">
        <w:r w:rsidR="00FC56FA" w:rsidRPr="00E77497">
          <w:t xml:space="preserve"> </w:t>
        </w:r>
        <w:del w:id="1798" w:author="Rev 3 Allen Wirfs-Brock" w:date="2011-09-09T11:33:00Z">
          <w:r w:rsidR="00FC56FA" w:rsidRPr="00E77497" w:rsidDel="00FB6304">
            <w:delText>used</w:delText>
          </w:r>
        </w:del>
      </w:ins>
      <w:ins w:id="1799" w:author="Rev 3 Allen Wirfs-Brock" w:date="2011-09-09T11:33:00Z">
        <w:r w:rsidR="00FB6304" w:rsidRPr="00E77497">
          <w:t>to</w:t>
        </w:r>
      </w:ins>
      <w:ins w:id="1800" w:author="Rev 3 Allen Wirfs-Brock" w:date="2011-09-07T15:18:00Z">
        <w:r w:rsidRPr="00E77497">
          <w:t xml:space="preserve"> identify specific kinds of native ECMAScript</w:t>
        </w:r>
      </w:ins>
      <w:ins w:id="1801" w:author="Rev 3 Allen Wirfs-Brock" w:date="2011-09-07T15:19:00Z">
        <w:r w:rsidRPr="00E77497">
          <w:t xml:space="preserve"> objects</w:t>
        </w:r>
      </w:ins>
      <w:ins w:id="1802" w:author="Allen Wirfs-Brock" w:date="2011-07-02T13:06:00Z">
        <w:r w:rsidR="00FC56FA" w:rsidRPr="00E77497">
          <w:t>.</w:t>
        </w:r>
      </w:ins>
      <w:ins w:id="1803" w:author="Allen Wirfs-Brock" w:date="2011-07-02T13:05:00Z">
        <w:r w:rsidR="00FC56FA" w:rsidRPr="00E77497">
          <w:t xml:space="preserve"> Host objects </w:t>
        </w:r>
        <w:del w:id="1804" w:author="Rev 3 Allen Wirfs-Brock" w:date="2011-09-07T15:19:00Z">
          <w:r w:rsidR="00FC56FA" w:rsidRPr="00E77497" w:rsidDel="00FE434F">
            <w:delText>may</w:delText>
          </w:r>
        </w:del>
      </w:ins>
      <w:ins w:id="1805" w:author="Rev 3 Allen Wirfs-Brock" w:date="2011-09-07T15:19:00Z">
        <w:r w:rsidR="00FE434F" w:rsidRPr="00E77497">
          <w:t>do</w:t>
        </w:r>
      </w:ins>
      <w:ins w:id="1806" w:author="Allen Wirfs-Brock" w:date="2011-07-02T13:05:00Z">
        <w:r w:rsidR="00FC56FA" w:rsidRPr="00E77497">
          <w:t xml:space="preserve"> not have </w:t>
        </w:r>
        <w:del w:id="1807" w:author="Rev 3 Allen Wirfs-Brock" w:date="2011-09-07T15:19:00Z">
          <w:r w:rsidR="00FC56FA" w:rsidRPr="00E77497" w:rsidDel="00FE434F">
            <w:delText xml:space="preserve">any of these </w:delText>
          </w:r>
        </w:del>
      </w:ins>
      <w:ins w:id="1808" w:author="Rev 3 Allen Wirfs-Brock" w:date="2011-09-07T15:19:00Z">
        <w:r w:rsidR="00FE434F" w:rsidRPr="00E77497">
          <w:t xml:space="preserve">this </w:t>
        </w:r>
      </w:ins>
      <w:ins w:id="1809" w:author="Allen Wirfs-Brock" w:date="2011-07-02T13:05:00Z">
        <w:r w:rsidR="00FC56FA" w:rsidRPr="00E77497">
          <w:t>internal propert</w:t>
        </w:r>
        <w:del w:id="1810" w:author="Rev 3 Allen Wirfs-Brock" w:date="2011-09-07T15:19:00Z">
          <w:r w:rsidR="00FC56FA" w:rsidRPr="00E77497" w:rsidDel="00FE434F">
            <w:delText>ies</w:delText>
          </w:r>
        </w:del>
      </w:ins>
      <w:ins w:id="1811" w:author="Rev 3 Allen Wirfs-Brock" w:date="2011-09-07T15:19:00Z">
        <w:r w:rsidR="00FE434F" w:rsidRPr="00E77497">
          <w:t>y</w:t>
        </w:r>
      </w:ins>
      <w:ins w:id="1812" w:author="Allen Wirfs-Brock" w:date="2011-07-02T13:05:00Z">
        <w:r w:rsidR="00FC56FA" w:rsidRPr="00E77497">
          <w:t>,</w:t>
        </w:r>
      </w:ins>
    </w:p>
    <w:p w14:paraId="2A5F1A01" w14:textId="77777777" w:rsidR="00134E95" w:rsidRPr="00E77497" w:rsidRDefault="00134E95" w:rsidP="00134E95">
      <w:pPr>
        <w:pStyle w:val="Tabletitle"/>
        <w:widowControl w:val="0"/>
        <w:rPr>
          <w:ins w:id="1813" w:author="Allen Wirfs-Brock" w:date="2011-07-02T13:04:00Z"/>
        </w:rPr>
      </w:pPr>
      <w:ins w:id="1814" w:author="Allen Wirfs-Brock" w:date="2011-07-02T13:04:00Z">
        <w:r w:rsidRPr="00E77497">
          <w:rPr>
            <w:rFonts w:eastAsia="Arial Unicode MS"/>
          </w:rPr>
          <w:t>Table </w:t>
        </w:r>
        <w:r w:rsidR="00FC56FA" w:rsidRPr="00E77497">
          <w:rPr>
            <w:rFonts w:eastAsia="Arial Unicode MS"/>
          </w:rPr>
          <w:t>10</w:t>
        </w:r>
        <w:r w:rsidRPr="00E77497">
          <w:rPr>
            <w:rFonts w:eastAsia="Arial Unicode MS"/>
          </w:rPr>
          <w:t xml:space="preserve"> — </w:t>
        </w:r>
        <w:del w:id="1815" w:author="Rev 3 Allen Wirfs-Brock" w:date="2011-09-07T15:20:00Z">
          <w:r w:rsidRPr="00E77497" w:rsidDel="00FE434F">
            <w:delText xml:space="preserve">Internal </w:delText>
          </w:r>
          <w:r w:rsidR="00FC56FA" w:rsidRPr="00E77497" w:rsidDel="00FE434F">
            <w:delText>Properties</w:delText>
          </w:r>
        </w:del>
      </w:ins>
      <w:ins w:id="1816" w:author="Rev 3 Allen Wirfs-Brock" w:date="2011-09-07T15:20:00Z">
        <w:r w:rsidR="00FE434F" w:rsidRPr="00E77497">
          <w:t xml:space="preserve">Values of the [[NativeBrand]] </w:t>
        </w:r>
      </w:ins>
      <w:ins w:id="1817" w:author="Allen Wirfs-Brock" w:date="2011-07-02T13:04:00Z">
        <w:r w:rsidR="00FC56FA" w:rsidRPr="00E77497">
          <w:t xml:space="preserve"> </w:t>
        </w:r>
        <w:del w:id="1818" w:author="Rev 3 Allen Wirfs-Brock" w:date="2011-09-07T15:20:00Z">
          <w:r w:rsidR="00FC56FA" w:rsidRPr="00E77497" w:rsidDel="00FE434F">
            <w:delText>that Categorize Native Object</w:delText>
          </w:r>
        </w:del>
      </w:ins>
      <w:ins w:id="1819" w:author="Rev 3 Allen Wirfs-Brock" w:date="2011-09-07T15:20:00Z">
        <w:r w:rsidR="00FE434F" w:rsidRPr="00E77497">
          <w:t>Internal Property</w:t>
        </w:r>
      </w:ins>
      <w:ins w:id="1820" w:author="Allen Wirfs-Brock" w:date="2011-07-02T13:04:00Z">
        <w:del w:id="1821" w:author="Rev 3 Allen Wirfs-Brock" w:date="2011-09-07T15:20:00Z">
          <w:r w:rsidR="00FC56FA" w:rsidRPr="00E77497" w:rsidDel="00FE434F">
            <w:delText>s</w:delText>
          </w:r>
        </w:del>
      </w:ins>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134E95" w:rsidRPr="00E77497" w14:paraId="260DC657" w14:textId="77777777" w:rsidTr="00134E95">
        <w:trPr>
          <w:jc w:val="right"/>
          <w:ins w:id="1822" w:author="Allen Wirfs-Brock" w:date="2011-07-02T13:04:00Z"/>
        </w:trPr>
        <w:tc>
          <w:tcPr>
            <w:tcW w:w="2245" w:type="dxa"/>
            <w:tcBorders>
              <w:top w:val="single" w:sz="12" w:space="0" w:color="000000"/>
              <w:left w:val="single" w:sz="6" w:space="0" w:color="000000"/>
              <w:bottom w:val="single" w:sz="6" w:space="0" w:color="000000"/>
              <w:right w:val="nil"/>
            </w:tcBorders>
            <w:shd w:val="solid" w:color="C0C0C0" w:fill="FFFFFF"/>
          </w:tcPr>
          <w:p w14:paraId="1D755A74" w14:textId="77777777" w:rsidR="00134E95" w:rsidRPr="00E77497" w:rsidRDefault="00134E95" w:rsidP="00134E95">
            <w:pPr>
              <w:keepNext/>
              <w:shd w:val="solid" w:color="C0C0C0" w:fill="FFFFFF"/>
              <w:spacing w:after="0"/>
              <w:rPr>
                <w:ins w:id="1823" w:author="Allen Wirfs-Brock" w:date="2011-07-02T13:04:00Z"/>
                <w:b/>
                <w:i/>
                <w:color w:val="000000"/>
                <w:shd w:val="solid" w:color="C0C0C0" w:fill="FFFFFF"/>
              </w:rPr>
            </w:pPr>
            <w:ins w:id="1824" w:author="Allen Wirfs-Brock" w:date="2011-07-02T13:04:00Z">
              <w:r w:rsidRPr="00E77497">
                <w:rPr>
                  <w:b/>
                  <w:i/>
                  <w:color w:val="000000"/>
                  <w:shd w:val="solid" w:color="C0C0C0" w:fill="FFFFFF"/>
                </w:rPr>
                <w:t>Internal Property</w:t>
              </w:r>
            </w:ins>
          </w:p>
        </w:tc>
        <w:tc>
          <w:tcPr>
            <w:tcW w:w="2697" w:type="dxa"/>
            <w:tcBorders>
              <w:top w:val="single" w:sz="12" w:space="0" w:color="000000"/>
              <w:left w:val="nil"/>
              <w:bottom w:val="single" w:sz="6" w:space="0" w:color="000000"/>
              <w:right w:val="nil"/>
            </w:tcBorders>
            <w:shd w:val="solid" w:color="C0C0C0" w:fill="FFFFFF"/>
          </w:tcPr>
          <w:p w14:paraId="3A1BCF8F" w14:textId="77777777" w:rsidR="00134E95" w:rsidRPr="00E77497" w:rsidRDefault="00FC56FA" w:rsidP="00134E95">
            <w:pPr>
              <w:keepNext/>
              <w:shd w:val="solid" w:color="C0C0C0" w:fill="FFFFFF"/>
              <w:spacing w:after="0"/>
              <w:jc w:val="left"/>
              <w:rPr>
                <w:ins w:id="1825" w:author="Allen Wirfs-Brock" w:date="2011-07-02T13:04:00Z"/>
                <w:b/>
                <w:i/>
                <w:color w:val="000000"/>
                <w:shd w:val="solid" w:color="C0C0C0" w:fill="FFFFFF"/>
              </w:rPr>
            </w:pPr>
            <w:ins w:id="1826" w:author="Allen Wirfs-Brock" w:date="2011-07-02T13:07:00Z">
              <w:r w:rsidRPr="00E77497">
                <w:rPr>
                  <w:b/>
                  <w:i/>
                  <w:color w:val="000000"/>
                  <w:shd w:val="solid" w:color="C0C0C0" w:fill="FFFFFF"/>
                </w:rPr>
                <w:t>Category</w:t>
              </w:r>
            </w:ins>
          </w:p>
        </w:tc>
        <w:tc>
          <w:tcPr>
            <w:tcW w:w="4553" w:type="dxa"/>
            <w:tcBorders>
              <w:top w:val="single" w:sz="12" w:space="0" w:color="000000"/>
              <w:left w:val="nil"/>
              <w:bottom w:val="single" w:sz="6" w:space="0" w:color="000000"/>
              <w:right w:val="single" w:sz="6" w:space="0" w:color="000000"/>
            </w:tcBorders>
            <w:shd w:val="solid" w:color="C0C0C0" w:fill="FFFFFF"/>
          </w:tcPr>
          <w:p w14:paraId="57F67C5C" w14:textId="77777777" w:rsidR="00134E95" w:rsidRPr="00E77497" w:rsidRDefault="00134E95" w:rsidP="00134E95">
            <w:pPr>
              <w:keepNext/>
              <w:shd w:val="solid" w:color="C0C0C0" w:fill="FFFFFF"/>
              <w:spacing w:after="0"/>
              <w:rPr>
                <w:ins w:id="1827" w:author="Allen Wirfs-Brock" w:date="2011-07-02T13:04:00Z"/>
                <w:b/>
                <w:i/>
                <w:color w:val="000000"/>
                <w:shd w:val="solid" w:color="C0C0C0" w:fill="FFFFFF"/>
              </w:rPr>
            </w:pPr>
            <w:ins w:id="1828" w:author="Allen Wirfs-Brock" w:date="2011-07-02T13:04:00Z">
              <w:r w:rsidRPr="00E77497">
                <w:rPr>
                  <w:b/>
                  <w:i/>
                  <w:color w:val="000000"/>
                  <w:shd w:val="solid" w:color="C0C0C0" w:fill="FFFFFF"/>
                </w:rPr>
                <w:t>Description</w:t>
              </w:r>
            </w:ins>
          </w:p>
        </w:tc>
      </w:tr>
      <w:tr w:rsidR="00134E95" w:rsidRPr="00E77497" w14:paraId="7E6A56EA" w14:textId="77777777" w:rsidTr="00134E95">
        <w:trPr>
          <w:jc w:val="right"/>
          <w:ins w:id="1829" w:author="Allen Wirfs-Brock" w:date="2011-07-02T13:04:00Z"/>
        </w:trPr>
        <w:tc>
          <w:tcPr>
            <w:tcW w:w="2245" w:type="dxa"/>
            <w:tcBorders>
              <w:top w:val="nil"/>
            </w:tcBorders>
          </w:tcPr>
          <w:p w14:paraId="797EC72D" w14:textId="77777777" w:rsidR="00134E95" w:rsidRPr="00E77497" w:rsidRDefault="00FC56FA" w:rsidP="007516CC">
            <w:pPr>
              <w:keepNext/>
              <w:spacing w:after="0"/>
              <w:rPr>
                <w:ins w:id="1830" w:author="Allen Wirfs-Brock" w:date="2011-07-02T13:04:00Z"/>
              </w:rPr>
            </w:pPr>
            <w:ins w:id="1831" w:author="Allen Wirfs-Brock" w:date="2011-07-02T13:07:00Z">
              <w:del w:id="1832" w:author="Rev 3 Allen Wirfs-Brock" w:date="2011-09-07T15:35:00Z">
                <w:r w:rsidRPr="00E77497" w:rsidDel="007516CC">
                  <w:delText>[[</w:delText>
                </w:r>
              </w:del>
              <w:del w:id="1833" w:author="Rev 3 Allen Wirfs-Brock" w:date="2011-09-07T15:34:00Z">
                <w:r w:rsidRPr="00E77497" w:rsidDel="007516CC">
                  <w:delText>IsFunction</w:delText>
                </w:r>
              </w:del>
            </w:ins>
            <w:ins w:id="1834" w:author="Rev 3 Allen Wirfs-Brock" w:date="2011-09-07T15:34:00Z">
              <w:r w:rsidR="007516CC" w:rsidRPr="00E77497">
                <w:t>NativeFunction</w:t>
              </w:r>
            </w:ins>
            <w:ins w:id="1835" w:author="Allen Wirfs-Brock" w:date="2011-07-02T13:07:00Z">
              <w:del w:id="1836" w:author="Rev 3 Allen Wirfs-Brock" w:date="2011-09-07T15:35:00Z">
                <w:r w:rsidRPr="00E77497" w:rsidDel="007516CC">
                  <w:delText>]]</w:delText>
                </w:r>
              </w:del>
            </w:ins>
          </w:p>
        </w:tc>
        <w:tc>
          <w:tcPr>
            <w:tcW w:w="2697" w:type="dxa"/>
            <w:tcBorders>
              <w:top w:val="nil"/>
            </w:tcBorders>
          </w:tcPr>
          <w:p w14:paraId="0FAC05CF" w14:textId="77777777" w:rsidR="00134E95" w:rsidRPr="00E77497" w:rsidRDefault="00FC56FA" w:rsidP="00134E95">
            <w:pPr>
              <w:keepNext/>
              <w:spacing w:after="0"/>
              <w:jc w:val="left"/>
              <w:rPr>
                <w:ins w:id="1837" w:author="Allen Wirfs-Brock" w:date="2011-07-02T13:04:00Z"/>
              </w:rPr>
            </w:pPr>
            <w:ins w:id="1838" w:author="Allen Wirfs-Brock" w:date="2011-07-02T13:08:00Z">
              <w:r w:rsidRPr="00E77497">
                <w:t>Function objects</w:t>
              </w:r>
            </w:ins>
          </w:p>
        </w:tc>
        <w:tc>
          <w:tcPr>
            <w:tcW w:w="4553" w:type="dxa"/>
            <w:tcBorders>
              <w:top w:val="nil"/>
            </w:tcBorders>
          </w:tcPr>
          <w:p w14:paraId="55677E6F" w14:textId="77777777" w:rsidR="00134E95" w:rsidRPr="00E77497" w:rsidRDefault="00134E95" w:rsidP="00134E95">
            <w:pPr>
              <w:keepNext/>
              <w:spacing w:after="0"/>
              <w:rPr>
                <w:ins w:id="1839" w:author="Allen Wirfs-Brock" w:date="2011-07-02T13:04:00Z"/>
              </w:rPr>
            </w:pPr>
          </w:p>
        </w:tc>
      </w:tr>
      <w:tr w:rsidR="00134E95" w:rsidRPr="00E77497" w14:paraId="7A42AC16" w14:textId="77777777" w:rsidTr="00134E95">
        <w:trPr>
          <w:jc w:val="right"/>
          <w:ins w:id="1840" w:author="Allen Wirfs-Brock" w:date="2011-07-02T13:04:00Z"/>
        </w:trPr>
        <w:tc>
          <w:tcPr>
            <w:tcW w:w="2245" w:type="dxa"/>
          </w:tcPr>
          <w:p w14:paraId="5095531B" w14:textId="77777777" w:rsidR="00134E95" w:rsidRPr="00E77497" w:rsidRDefault="00FC56FA" w:rsidP="00134E95">
            <w:pPr>
              <w:keepNext/>
              <w:spacing w:after="0"/>
              <w:rPr>
                <w:ins w:id="1841" w:author="Allen Wirfs-Brock" w:date="2011-07-02T13:04:00Z"/>
              </w:rPr>
            </w:pPr>
            <w:ins w:id="1842" w:author="Allen Wirfs-Brock" w:date="2011-07-02T13:08:00Z">
              <w:del w:id="1843" w:author="Rev 3 Allen Wirfs-Brock" w:date="2011-09-07T15:44:00Z">
                <w:r w:rsidRPr="00E77497" w:rsidDel="009D141F">
                  <w:delText>[[IsArray]]</w:delText>
                </w:r>
              </w:del>
            </w:ins>
            <w:ins w:id="1844" w:author="Rev 3 Allen Wirfs-Brock" w:date="2011-09-07T15:44:00Z">
              <w:r w:rsidR="009D141F" w:rsidRPr="00E77497">
                <w:t>NativeArray</w:t>
              </w:r>
            </w:ins>
          </w:p>
        </w:tc>
        <w:tc>
          <w:tcPr>
            <w:tcW w:w="2697" w:type="dxa"/>
          </w:tcPr>
          <w:p w14:paraId="0BA215A4" w14:textId="77777777" w:rsidR="00FC56FA" w:rsidRPr="00E77497" w:rsidRDefault="00FC56FA" w:rsidP="00FC56FA">
            <w:pPr>
              <w:keepNext/>
              <w:spacing w:after="0"/>
              <w:jc w:val="left"/>
              <w:rPr>
                <w:ins w:id="1845" w:author="Allen Wirfs-Brock" w:date="2011-07-02T13:04:00Z"/>
              </w:rPr>
            </w:pPr>
            <w:ins w:id="1846" w:author="Allen Wirfs-Brock" w:date="2011-07-02T13:08:00Z">
              <w:r w:rsidRPr="00E77497">
                <w:t xml:space="preserve">Array </w:t>
              </w:r>
            </w:ins>
            <w:ins w:id="1847" w:author="Allen Wirfs-Brock" w:date="2011-07-02T13:12:00Z">
              <w:r w:rsidRPr="00E77497">
                <w:t>o</w:t>
              </w:r>
            </w:ins>
            <w:ins w:id="1848" w:author="Allen Wirfs-Brock" w:date="2011-07-02T13:08:00Z">
              <w:r w:rsidRPr="00E77497">
                <w:t>bjects</w:t>
              </w:r>
            </w:ins>
          </w:p>
        </w:tc>
        <w:tc>
          <w:tcPr>
            <w:tcW w:w="4553" w:type="dxa"/>
          </w:tcPr>
          <w:p w14:paraId="6424FE75" w14:textId="77777777" w:rsidR="00134E95" w:rsidRPr="00E77497" w:rsidRDefault="00134E95" w:rsidP="00134E95">
            <w:pPr>
              <w:keepNext/>
              <w:spacing w:after="0"/>
              <w:rPr>
                <w:ins w:id="1849" w:author="Allen Wirfs-Brock" w:date="2011-07-02T13:04:00Z"/>
              </w:rPr>
            </w:pPr>
          </w:p>
        </w:tc>
      </w:tr>
      <w:tr w:rsidR="00134E95" w:rsidRPr="00E77497" w14:paraId="04E816DE" w14:textId="77777777" w:rsidTr="00134E95">
        <w:trPr>
          <w:jc w:val="right"/>
          <w:ins w:id="1850" w:author="Allen Wirfs-Brock" w:date="2011-07-02T13:04:00Z"/>
        </w:trPr>
        <w:tc>
          <w:tcPr>
            <w:tcW w:w="2245" w:type="dxa"/>
          </w:tcPr>
          <w:p w14:paraId="6AD0C32C" w14:textId="77777777" w:rsidR="00134E95" w:rsidRPr="00E77497" w:rsidRDefault="00134E95" w:rsidP="00FC56FA">
            <w:pPr>
              <w:keepNext/>
              <w:spacing w:after="0"/>
              <w:rPr>
                <w:ins w:id="1851" w:author="Allen Wirfs-Brock" w:date="2011-07-02T13:04:00Z"/>
              </w:rPr>
            </w:pPr>
            <w:ins w:id="1852" w:author="Allen Wirfs-Brock" w:date="2011-07-02T13:04:00Z">
              <w:del w:id="1853" w:author="Rev 3 Allen Wirfs-Brock" w:date="2011-09-07T17:58:00Z">
                <w:r w:rsidRPr="00E77497" w:rsidDel="00065D08">
                  <w:delText>[[</w:delText>
                </w:r>
              </w:del>
            </w:ins>
            <w:ins w:id="1854" w:author="Allen Wirfs-Brock" w:date="2011-07-02T13:09:00Z">
              <w:del w:id="1855" w:author="Rev 3 Allen Wirfs-Brock" w:date="2011-09-07T17:58:00Z">
                <w:r w:rsidR="00FC56FA" w:rsidRPr="00E77497" w:rsidDel="00065D08">
                  <w:delText>IsString</w:delText>
                </w:r>
              </w:del>
            </w:ins>
            <w:ins w:id="1856" w:author="Allen Wirfs-Brock" w:date="2011-07-02T13:04:00Z">
              <w:del w:id="1857" w:author="Rev 3 Allen Wirfs-Brock" w:date="2011-09-07T17:58:00Z">
                <w:r w:rsidRPr="00E77497" w:rsidDel="00065D08">
                  <w:delText>]]</w:delText>
                </w:r>
              </w:del>
            </w:ins>
            <w:ins w:id="1858" w:author="Rev 3 Allen Wirfs-Brock" w:date="2011-09-07T17:58:00Z">
              <w:r w:rsidR="00065D08" w:rsidRPr="00E77497">
                <w:t>StringWrapper</w:t>
              </w:r>
            </w:ins>
          </w:p>
        </w:tc>
        <w:tc>
          <w:tcPr>
            <w:tcW w:w="2697" w:type="dxa"/>
          </w:tcPr>
          <w:p w14:paraId="65DC6080" w14:textId="77777777" w:rsidR="00134E95" w:rsidRPr="00E77497" w:rsidRDefault="00FC56FA" w:rsidP="00FC56FA">
            <w:pPr>
              <w:keepNext/>
              <w:spacing w:after="0"/>
              <w:jc w:val="left"/>
              <w:rPr>
                <w:ins w:id="1859" w:author="Allen Wirfs-Brock" w:date="2011-07-02T13:04:00Z"/>
              </w:rPr>
            </w:pPr>
            <w:ins w:id="1860" w:author="Allen Wirfs-Brock" w:date="2011-07-02T13:09:00Z">
              <w:r w:rsidRPr="00E77497">
                <w:t xml:space="preserve">String </w:t>
              </w:r>
            </w:ins>
            <w:ins w:id="1861" w:author="Allen Wirfs-Brock" w:date="2011-07-02T13:12:00Z">
              <w:r w:rsidRPr="00E77497">
                <w:t>o</w:t>
              </w:r>
            </w:ins>
            <w:ins w:id="1862" w:author="Allen Wirfs-Brock" w:date="2011-07-02T13:09:00Z">
              <w:r w:rsidRPr="00E77497">
                <w:t>bjects</w:t>
              </w:r>
            </w:ins>
          </w:p>
        </w:tc>
        <w:tc>
          <w:tcPr>
            <w:tcW w:w="4553" w:type="dxa"/>
          </w:tcPr>
          <w:p w14:paraId="526EEF88" w14:textId="77777777" w:rsidR="00134E95" w:rsidRPr="00E77497" w:rsidRDefault="00134E95" w:rsidP="00134E95">
            <w:pPr>
              <w:keepNext/>
              <w:spacing w:after="0"/>
              <w:rPr>
                <w:ins w:id="1863" w:author="Allen Wirfs-Brock" w:date="2011-07-02T13:04:00Z"/>
              </w:rPr>
            </w:pPr>
          </w:p>
        </w:tc>
      </w:tr>
      <w:tr w:rsidR="00134E95" w:rsidRPr="00E77497" w14:paraId="49240891" w14:textId="77777777" w:rsidTr="00134E95">
        <w:trPr>
          <w:jc w:val="right"/>
          <w:ins w:id="1864" w:author="Allen Wirfs-Brock" w:date="2011-07-02T13:04:00Z"/>
        </w:trPr>
        <w:tc>
          <w:tcPr>
            <w:tcW w:w="2245" w:type="dxa"/>
          </w:tcPr>
          <w:p w14:paraId="56C1E9AF" w14:textId="77777777" w:rsidR="00134E95" w:rsidRPr="00E77497" w:rsidRDefault="00134E95" w:rsidP="00FC56FA">
            <w:pPr>
              <w:keepNext/>
              <w:spacing w:after="0"/>
              <w:rPr>
                <w:ins w:id="1865" w:author="Allen Wirfs-Brock" w:date="2011-07-02T13:04:00Z"/>
              </w:rPr>
            </w:pPr>
            <w:ins w:id="1866" w:author="Allen Wirfs-Brock" w:date="2011-07-02T13:04:00Z">
              <w:del w:id="1867" w:author="Rev 3 Allen Wirfs-Brock" w:date="2011-09-07T18:02:00Z">
                <w:r w:rsidRPr="00E77497" w:rsidDel="00187187">
                  <w:delText>[[</w:delText>
                </w:r>
              </w:del>
            </w:ins>
            <w:ins w:id="1868" w:author="Allen Wirfs-Brock" w:date="2011-07-02T13:09:00Z">
              <w:del w:id="1869" w:author="Rev 3 Allen Wirfs-Brock" w:date="2011-09-07T17:59:00Z">
                <w:r w:rsidR="00FC56FA" w:rsidRPr="00E77497" w:rsidDel="00065D08">
                  <w:delText>IsBoolean</w:delText>
                </w:r>
              </w:del>
            </w:ins>
            <w:ins w:id="1870" w:author="Allen Wirfs-Brock" w:date="2011-07-02T13:04:00Z">
              <w:del w:id="1871" w:author="Rev 3 Allen Wirfs-Brock" w:date="2011-09-07T18:02:00Z">
                <w:r w:rsidRPr="00E77497" w:rsidDel="00187187">
                  <w:delText>]]</w:delText>
                </w:r>
              </w:del>
            </w:ins>
            <w:ins w:id="1872" w:author="Rev 3 Allen Wirfs-Brock" w:date="2011-09-07T18:02:00Z">
              <w:r w:rsidR="00187187" w:rsidRPr="00E77497">
                <w:t>BooleanWrapper</w:t>
              </w:r>
            </w:ins>
          </w:p>
        </w:tc>
        <w:tc>
          <w:tcPr>
            <w:tcW w:w="2697" w:type="dxa"/>
          </w:tcPr>
          <w:p w14:paraId="682ED0C3" w14:textId="77777777" w:rsidR="00134E95" w:rsidRPr="00E77497" w:rsidRDefault="00FC56FA" w:rsidP="00134E95">
            <w:pPr>
              <w:keepNext/>
              <w:spacing w:after="0"/>
              <w:jc w:val="left"/>
              <w:rPr>
                <w:ins w:id="1873" w:author="Allen Wirfs-Brock" w:date="2011-07-02T13:04:00Z"/>
              </w:rPr>
            </w:pPr>
            <w:ins w:id="1874" w:author="Allen Wirfs-Brock" w:date="2011-07-02T13:12:00Z">
              <w:r w:rsidRPr="00E77497">
                <w:t>Boolean objects</w:t>
              </w:r>
            </w:ins>
          </w:p>
        </w:tc>
        <w:tc>
          <w:tcPr>
            <w:tcW w:w="4553" w:type="dxa"/>
          </w:tcPr>
          <w:p w14:paraId="670BC226" w14:textId="77777777" w:rsidR="00134E95" w:rsidRPr="00E77497" w:rsidRDefault="00134E95" w:rsidP="00134E95">
            <w:pPr>
              <w:keepNext/>
              <w:spacing w:after="0"/>
              <w:rPr>
                <w:ins w:id="1875" w:author="Allen Wirfs-Brock" w:date="2011-07-02T13:04:00Z"/>
              </w:rPr>
            </w:pPr>
          </w:p>
        </w:tc>
      </w:tr>
      <w:tr w:rsidR="00134E95" w:rsidRPr="00E77497" w14:paraId="56A31CCB" w14:textId="77777777" w:rsidTr="00134E95">
        <w:trPr>
          <w:jc w:val="right"/>
          <w:ins w:id="1876" w:author="Allen Wirfs-Brock" w:date="2011-07-02T13:04:00Z"/>
        </w:trPr>
        <w:tc>
          <w:tcPr>
            <w:tcW w:w="2245" w:type="dxa"/>
          </w:tcPr>
          <w:p w14:paraId="06697793" w14:textId="77777777" w:rsidR="00134E95" w:rsidRPr="00E77497" w:rsidRDefault="00134E95" w:rsidP="00FC56FA">
            <w:pPr>
              <w:keepNext/>
              <w:spacing w:after="0"/>
              <w:rPr>
                <w:ins w:id="1877" w:author="Allen Wirfs-Brock" w:date="2011-07-02T13:04:00Z"/>
              </w:rPr>
            </w:pPr>
            <w:ins w:id="1878" w:author="Allen Wirfs-Brock" w:date="2011-07-02T13:04:00Z">
              <w:del w:id="1879" w:author="Rev 3 Allen Wirfs-Brock" w:date="2011-09-07T18:06:00Z">
                <w:r w:rsidRPr="00E77497" w:rsidDel="00187187">
                  <w:delText>[[</w:delText>
                </w:r>
              </w:del>
            </w:ins>
            <w:ins w:id="1880" w:author="Allen Wirfs-Brock" w:date="2011-07-02T13:10:00Z">
              <w:del w:id="1881" w:author="Rev 3 Allen Wirfs-Brock" w:date="2011-09-07T18:06:00Z">
                <w:r w:rsidR="00FC56FA" w:rsidRPr="00E77497" w:rsidDel="00187187">
                  <w:delText>IsNumber</w:delText>
                </w:r>
              </w:del>
            </w:ins>
            <w:ins w:id="1882" w:author="Allen Wirfs-Brock" w:date="2011-07-02T13:04:00Z">
              <w:del w:id="1883" w:author="Rev 3 Allen Wirfs-Brock" w:date="2011-09-07T18:06:00Z">
                <w:r w:rsidRPr="00E77497" w:rsidDel="00187187">
                  <w:delText>]]</w:delText>
                </w:r>
              </w:del>
            </w:ins>
            <w:ins w:id="1884" w:author="Rev 3 Allen Wirfs-Brock" w:date="2011-09-07T18:06:00Z">
              <w:r w:rsidR="00187187" w:rsidRPr="00E77497">
                <w:t>NumberWrapper</w:t>
              </w:r>
            </w:ins>
          </w:p>
        </w:tc>
        <w:tc>
          <w:tcPr>
            <w:tcW w:w="2697" w:type="dxa"/>
          </w:tcPr>
          <w:p w14:paraId="171CEE2A" w14:textId="77777777" w:rsidR="00134E95" w:rsidRPr="00E77497" w:rsidRDefault="00FC56FA" w:rsidP="00134E95">
            <w:pPr>
              <w:keepNext/>
              <w:spacing w:after="0"/>
              <w:jc w:val="left"/>
              <w:rPr>
                <w:ins w:id="1885" w:author="Allen Wirfs-Brock" w:date="2011-07-02T13:04:00Z"/>
                <w:i/>
              </w:rPr>
            </w:pPr>
            <w:ins w:id="1886" w:author="Allen Wirfs-Brock" w:date="2011-07-02T13:12:00Z">
              <w:r w:rsidRPr="00E77497">
                <w:t>Number objects</w:t>
              </w:r>
            </w:ins>
          </w:p>
        </w:tc>
        <w:tc>
          <w:tcPr>
            <w:tcW w:w="4553" w:type="dxa"/>
          </w:tcPr>
          <w:p w14:paraId="4BE977BB" w14:textId="77777777" w:rsidR="00134E95" w:rsidRPr="00E77497" w:rsidRDefault="00134E95" w:rsidP="00134E95">
            <w:pPr>
              <w:keepNext/>
              <w:spacing w:after="0"/>
              <w:rPr>
                <w:ins w:id="1887" w:author="Allen Wirfs-Brock" w:date="2011-07-02T13:04:00Z"/>
              </w:rPr>
            </w:pPr>
          </w:p>
        </w:tc>
      </w:tr>
      <w:tr w:rsidR="00134E95" w:rsidRPr="00E77497" w14:paraId="79F98B4E" w14:textId="77777777" w:rsidTr="00134E95">
        <w:trPr>
          <w:jc w:val="right"/>
          <w:ins w:id="1888" w:author="Allen Wirfs-Brock" w:date="2011-07-02T13:04:00Z"/>
        </w:trPr>
        <w:tc>
          <w:tcPr>
            <w:tcW w:w="2245" w:type="dxa"/>
          </w:tcPr>
          <w:p w14:paraId="4A948C1C" w14:textId="77777777" w:rsidR="00134E95" w:rsidRPr="00E77497" w:rsidRDefault="00134E95" w:rsidP="00FC56FA">
            <w:pPr>
              <w:keepNext/>
              <w:spacing w:after="0"/>
              <w:rPr>
                <w:ins w:id="1889" w:author="Allen Wirfs-Brock" w:date="2011-07-02T13:04:00Z"/>
              </w:rPr>
            </w:pPr>
            <w:ins w:id="1890" w:author="Allen Wirfs-Brock" w:date="2011-07-02T13:04:00Z">
              <w:del w:id="1891" w:author="Rev 3 Allen Wirfs-Brock" w:date="2011-09-07T18:07:00Z">
                <w:r w:rsidRPr="00E77497" w:rsidDel="00187187">
                  <w:delText>[[</w:delText>
                </w:r>
              </w:del>
            </w:ins>
            <w:ins w:id="1892" w:author="Allen Wirfs-Brock" w:date="2011-07-02T13:10:00Z">
              <w:del w:id="1893" w:author="Rev 3 Allen Wirfs-Brock" w:date="2011-09-07T18:07:00Z">
                <w:r w:rsidR="00FC56FA" w:rsidRPr="00E77497" w:rsidDel="00187187">
                  <w:delText>IsMath</w:delText>
                </w:r>
              </w:del>
            </w:ins>
            <w:ins w:id="1894" w:author="Allen Wirfs-Brock" w:date="2011-07-02T13:04:00Z">
              <w:del w:id="1895" w:author="Rev 3 Allen Wirfs-Brock" w:date="2011-09-07T18:07:00Z">
                <w:r w:rsidRPr="00E77497" w:rsidDel="00187187">
                  <w:delText>]]</w:delText>
                </w:r>
              </w:del>
            </w:ins>
            <w:ins w:id="1896" w:author="Rev 3 Allen Wirfs-Brock" w:date="2011-09-07T18:07:00Z">
              <w:r w:rsidR="00187187" w:rsidRPr="00E77497">
                <w:t>NativeMath</w:t>
              </w:r>
            </w:ins>
          </w:p>
        </w:tc>
        <w:tc>
          <w:tcPr>
            <w:tcW w:w="2697" w:type="dxa"/>
          </w:tcPr>
          <w:p w14:paraId="3FCFEB62" w14:textId="77777777" w:rsidR="00134E95" w:rsidRPr="00E77497" w:rsidRDefault="00FC56FA" w:rsidP="007526C2">
            <w:pPr>
              <w:keepNext/>
              <w:spacing w:after="0"/>
              <w:jc w:val="left"/>
              <w:rPr>
                <w:ins w:id="1897" w:author="Allen Wirfs-Brock" w:date="2011-07-02T13:04:00Z"/>
                <w:i/>
              </w:rPr>
            </w:pPr>
            <w:ins w:id="1898" w:author="Allen Wirfs-Brock" w:date="2011-07-02T13:12:00Z">
              <w:r w:rsidRPr="00E77497">
                <w:t>The Mat</w:t>
              </w:r>
              <w:del w:id="1899" w:author="Rev 3 Allen Wirfs-Brock" w:date="2011-09-07T15:16:00Z">
                <w:r w:rsidRPr="00E77497" w:rsidDel="007526C2">
                  <w:delText>c</w:delText>
                </w:r>
              </w:del>
              <w:r w:rsidRPr="00E77497">
                <w:t>h object</w:t>
              </w:r>
            </w:ins>
          </w:p>
        </w:tc>
        <w:tc>
          <w:tcPr>
            <w:tcW w:w="4553" w:type="dxa"/>
          </w:tcPr>
          <w:p w14:paraId="2685E6F2" w14:textId="77777777" w:rsidR="00134E95" w:rsidRPr="00E77497" w:rsidRDefault="00134E95" w:rsidP="00134E95">
            <w:pPr>
              <w:keepNext/>
              <w:spacing w:after="0"/>
              <w:rPr>
                <w:ins w:id="1900" w:author="Allen Wirfs-Brock" w:date="2011-07-02T13:04:00Z"/>
              </w:rPr>
            </w:pPr>
          </w:p>
        </w:tc>
      </w:tr>
      <w:tr w:rsidR="00134E95" w:rsidRPr="00E77497" w14:paraId="52213140" w14:textId="77777777" w:rsidTr="00134E95">
        <w:trPr>
          <w:jc w:val="right"/>
          <w:ins w:id="1901" w:author="Allen Wirfs-Brock" w:date="2011-07-02T13:04:00Z"/>
        </w:trPr>
        <w:tc>
          <w:tcPr>
            <w:tcW w:w="2245" w:type="dxa"/>
            <w:tcBorders>
              <w:bottom w:val="nil"/>
            </w:tcBorders>
          </w:tcPr>
          <w:p w14:paraId="756234C8" w14:textId="77777777" w:rsidR="00134E95" w:rsidRPr="00E77497" w:rsidRDefault="00134E95" w:rsidP="00FA2A04">
            <w:pPr>
              <w:keepNext/>
              <w:spacing w:after="0"/>
              <w:rPr>
                <w:ins w:id="1902" w:author="Allen Wirfs-Brock" w:date="2011-07-02T13:04:00Z"/>
              </w:rPr>
            </w:pPr>
            <w:ins w:id="1903" w:author="Allen Wirfs-Brock" w:date="2011-07-02T13:04:00Z">
              <w:del w:id="1904" w:author="Rev 3 Allen Wirfs-Brock" w:date="2011-09-08T14:47:00Z">
                <w:r w:rsidRPr="00E77497" w:rsidDel="00FA2A04">
                  <w:delText>[[</w:delText>
                </w:r>
              </w:del>
            </w:ins>
            <w:ins w:id="1905" w:author="Allen Wirfs-Brock" w:date="2011-07-02T13:10:00Z">
              <w:del w:id="1906" w:author="Rev 3 Allen Wirfs-Brock" w:date="2011-09-08T14:47:00Z">
                <w:r w:rsidR="00FC56FA" w:rsidRPr="00E77497" w:rsidDel="00FA2A04">
                  <w:delText>IsDate</w:delText>
                </w:r>
              </w:del>
            </w:ins>
            <w:ins w:id="1907" w:author="Rev 3 Allen Wirfs-Brock" w:date="2011-09-08T14:47:00Z">
              <w:r w:rsidR="00FA2A04" w:rsidRPr="00E77497">
                <w:t>NativeDat</w:t>
              </w:r>
            </w:ins>
            <w:ins w:id="1908" w:author="Allen Wirfs-Brock" w:date="2011-07-02T13:04:00Z">
              <w:del w:id="1909" w:author="Rev 3 Allen Wirfs-Brock" w:date="2011-09-08T14:47:00Z">
                <w:r w:rsidRPr="00E77497" w:rsidDel="00FA2A04">
                  <w:delText>]</w:delText>
                </w:r>
              </w:del>
            </w:ins>
            <w:ins w:id="1910" w:author="Rev 3 Allen Wirfs-Brock" w:date="2011-09-08T14:47:00Z">
              <w:r w:rsidR="00FA2A04" w:rsidRPr="00E77497">
                <w:t>e</w:t>
              </w:r>
            </w:ins>
            <w:ins w:id="1911" w:author="Allen Wirfs-Brock" w:date="2011-07-02T13:04:00Z">
              <w:del w:id="1912" w:author="Rev 3 Allen Wirfs-Brock" w:date="2011-09-08T14:47:00Z">
                <w:r w:rsidRPr="00E77497" w:rsidDel="00FA2A04">
                  <w:delText>]</w:delText>
                </w:r>
              </w:del>
            </w:ins>
          </w:p>
        </w:tc>
        <w:tc>
          <w:tcPr>
            <w:tcW w:w="2697" w:type="dxa"/>
          </w:tcPr>
          <w:p w14:paraId="538FC9D3" w14:textId="77777777" w:rsidR="00134E95" w:rsidRPr="00E77497" w:rsidRDefault="00FC56FA" w:rsidP="00134E95">
            <w:pPr>
              <w:keepNext/>
              <w:spacing w:after="0"/>
              <w:jc w:val="left"/>
              <w:rPr>
                <w:ins w:id="1913" w:author="Allen Wirfs-Brock" w:date="2011-07-02T13:04:00Z"/>
              </w:rPr>
            </w:pPr>
            <w:ins w:id="1914" w:author="Allen Wirfs-Brock" w:date="2011-07-02T13:12:00Z">
              <w:r w:rsidRPr="00E77497">
                <w:t>Date objects</w:t>
              </w:r>
            </w:ins>
          </w:p>
        </w:tc>
        <w:tc>
          <w:tcPr>
            <w:tcW w:w="4553" w:type="dxa"/>
          </w:tcPr>
          <w:p w14:paraId="4E3E9684" w14:textId="77777777" w:rsidR="00134E95" w:rsidRPr="00E77497" w:rsidRDefault="00134E95" w:rsidP="00134E95">
            <w:pPr>
              <w:keepNext/>
              <w:spacing w:after="0"/>
              <w:rPr>
                <w:ins w:id="1915" w:author="Allen Wirfs-Brock" w:date="2011-07-02T13:04:00Z"/>
              </w:rPr>
            </w:pPr>
          </w:p>
        </w:tc>
      </w:tr>
      <w:tr w:rsidR="00134E95" w:rsidRPr="00E77497" w14:paraId="706DF567" w14:textId="77777777" w:rsidTr="00134E95">
        <w:trPr>
          <w:jc w:val="right"/>
          <w:ins w:id="1916" w:author="Allen Wirfs-Brock" w:date="2011-07-02T13:04:00Z"/>
        </w:trPr>
        <w:tc>
          <w:tcPr>
            <w:tcW w:w="2245" w:type="dxa"/>
          </w:tcPr>
          <w:p w14:paraId="5E6B4249" w14:textId="77777777" w:rsidR="00134E95" w:rsidRPr="00E77497" w:rsidRDefault="00134E95" w:rsidP="00FC56FA">
            <w:pPr>
              <w:keepNext/>
              <w:spacing w:after="0"/>
              <w:rPr>
                <w:ins w:id="1917" w:author="Allen Wirfs-Brock" w:date="2011-07-02T13:04:00Z"/>
              </w:rPr>
            </w:pPr>
            <w:ins w:id="1918" w:author="Allen Wirfs-Brock" w:date="2011-07-02T13:04:00Z">
              <w:del w:id="1919" w:author="Rev 3 Allen Wirfs-Brock" w:date="2011-09-08T14:57:00Z">
                <w:r w:rsidRPr="00E77497" w:rsidDel="00BA3B3B">
                  <w:delText>[[</w:delText>
                </w:r>
              </w:del>
            </w:ins>
            <w:ins w:id="1920" w:author="Allen Wirfs-Brock" w:date="2011-07-02T13:10:00Z">
              <w:del w:id="1921" w:author="Rev 3 Allen Wirfs-Brock" w:date="2011-09-08T14:57:00Z">
                <w:r w:rsidR="00FC56FA" w:rsidRPr="00E77497" w:rsidDel="00BA3B3B">
                  <w:delText>IsRegExp</w:delText>
                </w:r>
              </w:del>
            </w:ins>
            <w:ins w:id="1922" w:author="Allen Wirfs-Brock" w:date="2011-07-02T13:04:00Z">
              <w:del w:id="1923" w:author="Rev 3 Allen Wirfs-Brock" w:date="2011-09-08T14:57:00Z">
                <w:r w:rsidRPr="00E77497" w:rsidDel="00BA3B3B">
                  <w:delText>]]</w:delText>
                </w:r>
              </w:del>
            </w:ins>
            <w:ins w:id="1924" w:author="Rev 3 Allen Wirfs-Brock" w:date="2011-09-08T14:57:00Z">
              <w:r w:rsidR="00BA3B3B" w:rsidRPr="00E77497">
                <w:t>NativeRegExp</w:t>
              </w:r>
            </w:ins>
          </w:p>
        </w:tc>
        <w:tc>
          <w:tcPr>
            <w:tcW w:w="2697" w:type="dxa"/>
          </w:tcPr>
          <w:p w14:paraId="53DAC2C9" w14:textId="77777777" w:rsidR="00134E95" w:rsidRPr="00E77497" w:rsidRDefault="00FC56FA" w:rsidP="00134E95">
            <w:pPr>
              <w:keepNext/>
              <w:spacing w:after="0"/>
              <w:jc w:val="left"/>
              <w:rPr>
                <w:ins w:id="1925" w:author="Allen Wirfs-Brock" w:date="2011-07-02T13:04:00Z"/>
              </w:rPr>
            </w:pPr>
            <w:ins w:id="1926" w:author="Allen Wirfs-Brock" w:date="2011-07-02T13:13:00Z">
              <w:r w:rsidRPr="00E77497">
                <w:t>RegExp objects</w:t>
              </w:r>
            </w:ins>
          </w:p>
        </w:tc>
        <w:tc>
          <w:tcPr>
            <w:tcW w:w="4553" w:type="dxa"/>
          </w:tcPr>
          <w:p w14:paraId="0A6F71D0" w14:textId="77777777" w:rsidR="00134E95" w:rsidRPr="00E77497" w:rsidRDefault="00134E95" w:rsidP="00134E95">
            <w:pPr>
              <w:keepNext/>
              <w:spacing w:after="0"/>
              <w:rPr>
                <w:ins w:id="1927" w:author="Allen Wirfs-Brock" w:date="2011-07-02T13:04:00Z"/>
              </w:rPr>
            </w:pPr>
          </w:p>
        </w:tc>
      </w:tr>
      <w:tr w:rsidR="00134E95" w:rsidRPr="00E77497" w14:paraId="45199BE1" w14:textId="77777777" w:rsidTr="00134E95">
        <w:trPr>
          <w:jc w:val="right"/>
          <w:ins w:id="1928" w:author="Allen Wirfs-Brock" w:date="2011-07-02T13:04:00Z"/>
        </w:trPr>
        <w:tc>
          <w:tcPr>
            <w:tcW w:w="2245" w:type="dxa"/>
          </w:tcPr>
          <w:p w14:paraId="456C5D24" w14:textId="77777777" w:rsidR="00134E95" w:rsidRPr="00E77497" w:rsidRDefault="00134E95" w:rsidP="00FC56FA">
            <w:pPr>
              <w:keepNext/>
              <w:spacing w:after="0"/>
              <w:rPr>
                <w:ins w:id="1929" w:author="Allen Wirfs-Brock" w:date="2011-07-02T13:04:00Z"/>
              </w:rPr>
            </w:pPr>
            <w:ins w:id="1930" w:author="Allen Wirfs-Brock" w:date="2011-07-02T13:04:00Z">
              <w:del w:id="1931" w:author="Rev 3 Allen Wirfs-Brock" w:date="2011-09-08T15:01:00Z">
                <w:r w:rsidRPr="00E77497" w:rsidDel="004B7D01">
                  <w:delText>[[</w:delText>
                </w:r>
              </w:del>
            </w:ins>
            <w:ins w:id="1932" w:author="Allen Wirfs-Brock" w:date="2011-07-02T13:10:00Z">
              <w:del w:id="1933" w:author="Rev 3 Allen Wirfs-Brock" w:date="2011-09-08T15:01:00Z">
                <w:r w:rsidR="00FC56FA" w:rsidRPr="00E77497" w:rsidDel="004B7D01">
                  <w:delText>IsError</w:delText>
                </w:r>
              </w:del>
            </w:ins>
            <w:ins w:id="1934" w:author="Allen Wirfs-Brock" w:date="2011-07-02T13:04:00Z">
              <w:del w:id="1935" w:author="Rev 3 Allen Wirfs-Brock" w:date="2011-09-08T15:01:00Z">
                <w:r w:rsidRPr="00E77497" w:rsidDel="004B7D01">
                  <w:delText>]]</w:delText>
                </w:r>
              </w:del>
            </w:ins>
            <w:ins w:id="1936" w:author="Rev 3 Allen Wirfs-Brock" w:date="2011-09-08T15:01:00Z">
              <w:r w:rsidR="004B7D01" w:rsidRPr="00E77497">
                <w:t>NativeError</w:t>
              </w:r>
            </w:ins>
          </w:p>
        </w:tc>
        <w:tc>
          <w:tcPr>
            <w:tcW w:w="2697" w:type="dxa"/>
          </w:tcPr>
          <w:p w14:paraId="693DF722" w14:textId="77777777" w:rsidR="00134E95" w:rsidRPr="00E77497" w:rsidRDefault="00FC56FA" w:rsidP="00FC56FA">
            <w:pPr>
              <w:keepNext/>
              <w:spacing w:after="0"/>
              <w:jc w:val="left"/>
              <w:rPr>
                <w:ins w:id="1937" w:author="Allen Wirfs-Brock" w:date="2011-07-02T13:04:00Z"/>
              </w:rPr>
            </w:pPr>
            <w:ins w:id="1938" w:author="Allen Wirfs-Brock" w:date="2011-07-02T13:04:00Z">
              <w:r w:rsidRPr="00E77497">
                <w:t>Error objects</w:t>
              </w:r>
            </w:ins>
          </w:p>
        </w:tc>
        <w:tc>
          <w:tcPr>
            <w:tcW w:w="4553" w:type="dxa"/>
          </w:tcPr>
          <w:p w14:paraId="093EB104" w14:textId="77777777" w:rsidR="00134E95" w:rsidRPr="00E77497" w:rsidRDefault="00134E95" w:rsidP="00134E95">
            <w:pPr>
              <w:keepNext/>
              <w:spacing w:after="0"/>
              <w:rPr>
                <w:ins w:id="1939" w:author="Allen Wirfs-Brock" w:date="2011-07-02T13:04:00Z"/>
              </w:rPr>
            </w:pPr>
          </w:p>
        </w:tc>
      </w:tr>
      <w:tr w:rsidR="00134E95" w:rsidRPr="00E77497" w14:paraId="083FB29A" w14:textId="77777777" w:rsidTr="00134E95">
        <w:trPr>
          <w:jc w:val="right"/>
          <w:ins w:id="1940" w:author="Allen Wirfs-Brock" w:date="2011-07-02T13:04:00Z"/>
        </w:trPr>
        <w:tc>
          <w:tcPr>
            <w:tcW w:w="2245" w:type="dxa"/>
          </w:tcPr>
          <w:p w14:paraId="027DCDC6" w14:textId="77777777" w:rsidR="00134E95" w:rsidRPr="00E77497" w:rsidRDefault="00134E95" w:rsidP="00FC56FA">
            <w:pPr>
              <w:keepNext/>
              <w:spacing w:after="0"/>
              <w:rPr>
                <w:ins w:id="1941" w:author="Allen Wirfs-Brock" w:date="2011-07-02T13:04:00Z"/>
              </w:rPr>
            </w:pPr>
            <w:ins w:id="1942" w:author="Allen Wirfs-Brock" w:date="2011-07-02T13:04:00Z">
              <w:del w:id="1943" w:author="Rev 3 Allen Wirfs-Brock" w:date="2011-09-08T15:03:00Z">
                <w:r w:rsidRPr="00E77497" w:rsidDel="00883E25">
                  <w:delText>[[</w:delText>
                </w:r>
              </w:del>
            </w:ins>
            <w:ins w:id="1944" w:author="Allen Wirfs-Brock" w:date="2011-07-02T13:11:00Z">
              <w:del w:id="1945" w:author="Rev 3 Allen Wirfs-Brock" w:date="2011-09-08T15:03:00Z">
                <w:r w:rsidR="00FC56FA" w:rsidRPr="00E77497" w:rsidDel="00883E25">
                  <w:delText>IsJSON</w:delText>
                </w:r>
              </w:del>
            </w:ins>
            <w:ins w:id="1946" w:author="Allen Wirfs-Brock" w:date="2011-07-02T13:04:00Z">
              <w:del w:id="1947" w:author="Rev 3 Allen Wirfs-Brock" w:date="2011-09-08T15:03:00Z">
                <w:r w:rsidRPr="00E77497" w:rsidDel="00883E25">
                  <w:delText>]]</w:delText>
                </w:r>
              </w:del>
            </w:ins>
            <w:ins w:id="1948" w:author="Rev 3 Allen Wirfs-Brock" w:date="2011-09-08T15:03:00Z">
              <w:r w:rsidR="00883E25" w:rsidRPr="00E77497">
                <w:t>NativeJSON</w:t>
              </w:r>
            </w:ins>
          </w:p>
        </w:tc>
        <w:tc>
          <w:tcPr>
            <w:tcW w:w="2697" w:type="dxa"/>
          </w:tcPr>
          <w:p w14:paraId="2F4BDFE6" w14:textId="77777777" w:rsidR="00134E95" w:rsidRPr="00E77497" w:rsidRDefault="00FC56FA" w:rsidP="00134E95">
            <w:pPr>
              <w:keepNext/>
              <w:spacing w:after="0"/>
              <w:jc w:val="left"/>
              <w:rPr>
                <w:ins w:id="1949" w:author="Allen Wirfs-Brock" w:date="2011-07-02T13:04:00Z"/>
              </w:rPr>
            </w:pPr>
            <w:ins w:id="1950" w:author="Allen Wirfs-Brock" w:date="2011-07-02T13:13:00Z">
              <w:r w:rsidRPr="00E77497">
                <w:t>The JSON object</w:t>
              </w:r>
            </w:ins>
          </w:p>
        </w:tc>
        <w:tc>
          <w:tcPr>
            <w:tcW w:w="4553" w:type="dxa"/>
          </w:tcPr>
          <w:p w14:paraId="0CD95287" w14:textId="77777777" w:rsidR="00134E95" w:rsidRPr="00E77497" w:rsidRDefault="00134E95" w:rsidP="00134E95">
            <w:pPr>
              <w:keepNext/>
              <w:spacing w:after="0"/>
              <w:rPr>
                <w:ins w:id="1951" w:author="Allen Wirfs-Brock" w:date="2011-07-02T13:04:00Z"/>
              </w:rPr>
            </w:pPr>
          </w:p>
        </w:tc>
      </w:tr>
      <w:tr w:rsidR="00134E95" w:rsidRPr="00E77497" w14:paraId="3F150021" w14:textId="77777777" w:rsidTr="00134E95">
        <w:trPr>
          <w:jc w:val="right"/>
          <w:ins w:id="1952" w:author="Allen Wirfs-Brock" w:date="2011-07-02T13:04:00Z"/>
        </w:trPr>
        <w:tc>
          <w:tcPr>
            <w:tcW w:w="2245" w:type="dxa"/>
          </w:tcPr>
          <w:p w14:paraId="0EB38235" w14:textId="77777777" w:rsidR="00134E95" w:rsidRPr="00E77497" w:rsidRDefault="00134E95" w:rsidP="00FC56FA">
            <w:pPr>
              <w:keepNext/>
              <w:spacing w:after="0"/>
              <w:rPr>
                <w:ins w:id="1953" w:author="Allen Wirfs-Brock" w:date="2011-07-02T13:04:00Z"/>
              </w:rPr>
            </w:pPr>
            <w:ins w:id="1954" w:author="Allen Wirfs-Brock" w:date="2011-07-02T13:04:00Z">
              <w:del w:id="1955" w:author="Rev 3 Allen Wirfs-Brock" w:date="2011-09-08T15:06:00Z">
                <w:r w:rsidRPr="00E77497" w:rsidDel="00883E25">
                  <w:delText>[[</w:delText>
                </w:r>
              </w:del>
            </w:ins>
            <w:ins w:id="1956" w:author="Allen Wirfs-Brock" w:date="2011-07-02T13:11:00Z">
              <w:del w:id="1957" w:author="Rev 3 Allen Wirfs-Brock" w:date="2011-09-08T15:06:00Z">
                <w:r w:rsidR="00FC56FA" w:rsidRPr="00E77497" w:rsidDel="00883E25">
                  <w:delText>IsArguments</w:delText>
                </w:r>
              </w:del>
            </w:ins>
            <w:ins w:id="1958" w:author="Allen Wirfs-Brock" w:date="2011-07-02T13:04:00Z">
              <w:del w:id="1959" w:author="Rev 3 Allen Wirfs-Brock" w:date="2011-09-08T15:06:00Z">
                <w:r w:rsidRPr="00E77497" w:rsidDel="00883E25">
                  <w:delText>]]</w:delText>
                </w:r>
              </w:del>
            </w:ins>
            <w:ins w:id="1960" w:author="Rev 3 Allen Wirfs-Brock" w:date="2011-09-08T15:06:00Z">
              <w:r w:rsidR="00883E25" w:rsidRPr="00E77497">
                <w:t>NativeArguments</w:t>
              </w:r>
            </w:ins>
          </w:p>
        </w:tc>
        <w:tc>
          <w:tcPr>
            <w:tcW w:w="2697" w:type="dxa"/>
          </w:tcPr>
          <w:p w14:paraId="1796F0F1" w14:textId="77777777" w:rsidR="00134E95" w:rsidRPr="00E77497" w:rsidRDefault="00FC56FA" w:rsidP="00134E95">
            <w:pPr>
              <w:keepNext/>
              <w:spacing w:after="0"/>
              <w:jc w:val="left"/>
              <w:rPr>
                <w:ins w:id="1961" w:author="Allen Wirfs-Brock" w:date="2011-07-02T13:04:00Z"/>
              </w:rPr>
            </w:pPr>
            <w:ins w:id="1962" w:author="Allen Wirfs-Brock" w:date="2011-07-02T13:13:00Z">
              <w:r w:rsidRPr="00E77497">
                <w:t>Arguments objects</w:t>
              </w:r>
            </w:ins>
          </w:p>
        </w:tc>
        <w:tc>
          <w:tcPr>
            <w:tcW w:w="4553" w:type="dxa"/>
          </w:tcPr>
          <w:p w14:paraId="14A5FE2F" w14:textId="77777777" w:rsidR="00134E95" w:rsidRPr="00E77497" w:rsidRDefault="00134E95" w:rsidP="00134E95">
            <w:pPr>
              <w:keepNext/>
              <w:spacing w:after="0"/>
              <w:rPr>
                <w:ins w:id="1963" w:author="Allen Wirfs-Brock" w:date="2011-07-02T13:04:00Z"/>
              </w:rPr>
            </w:pPr>
          </w:p>
        </w:tc>
      </w:tr>
      <w:tr w:rsidR="00134E95" w:rsidRPr="00E77497" w:rsidDel="00883E25" w14:paraId="1E601E0B" w14:textId="77777777" w:rsidTr="00134E95">
        <w:trPr>
          <w:jc w:val="right"/>
          <w:ins w:id="1964" w:author="Allen Wirfs-Brock" w:date="2011-07-02T13:04:00Z"/>
          <w:del w:id="1965" w:author="Rev 3 Allen Wirfs-Brock" w:date="2011-09-08T15:06:00Z"/>
        </w:trPr>
        <w:tc>
          <w:tcPr>
            <w:tcW w:w="2245" w:type="dxa"/>
          </w:tcPr>
          <w:p w14:paraId="23B2CE87" w14:textId="77777777" w:rsidR="00134E95" w:rsidRPr="00E77497" w:rsidDel="00883E25" w:rsidRDefault="00134E95" w:rsidP="00FC56FA">
            <w:pPr>
              <w:keepNext/>
              <w:spacing w:after="0"/>
              <w:rPr>
                <w:ins w:id="1966" w:author="Allen Wirfs-Brock" w:date="2011-07-02T13:04:00Z"/>
                <w:del w:id="1967" w:author="Rev 3 Allen Wirfs-Brock" w:date="2011-09-08T15:06:00Z"/>
              </w:rPr>
            </w:pPr>
            <w:ins w:id="1968" w:author="Allen Wirfs-Brock" w:date="2011-07-02T13:04:00Z">
              <w:del w:id="1969" w:author="Rev 3 Allen Wirfs-Brock" w:date="2011-09-08T15:06:00Z">
                <w:r w:rsidRPr="00E77497" w:rsidDel="00883E25">
                  <w:delText>[[]]</w:delText>
                </w:r>
              </w:del>
            </w:ins>
          </w:p>
        </w:tc>
        <w:tc>
          <w:tcPr>
            <w:tcW w:w="2697" w:type="dxa"/>
          </w:tcPr>
          <w:p w14:paraId="1DA9D109" w14:textId="77777777" w:rsidR="00134E95" w:rsidRPr="00E77497" w:rsidDel="00883E25" w:rsidRDefault="00134E95" w:rsidP="00134E95">
            <w:pPr>
              <w:keepNext/>
              <w:spacing w:after="0"/>
              <w:jc w:val="left"/>
              <w:rPr>
                <w:ins w:id="1970" w:author="Allen Wirfs-Brock" w:date="2011-07-02T13:04:00Z"/>
                <w:del w:id="1971" w:author="Rev 3 Allen Wirfs-Brock" w:date="2011-09-08T15:06:00Z"/>
              </w:rPr>
            </w:pPr>
          </w:p>
        </w:tc>
        <w:tc>
          <w:tcPr>
            <w:tcW w:w="4553" w:type="dxa"/>
          </w:tcPr>
          <w:p w14:paraId="16C4FE65" w14:textId="77777777" w:rsidR="00134E95" w:rsidRPr="00E77497" w:rsidDel="00883E25" w:rsidRDefault="00134E95" w:rsidP="00134E95">
            <w:pPr>
              <w:keepNext/>
              <w:spacing w:after="0"/>
              <w:rPr>
                <w:ins w:id="1972" w:author="Allen Wirfs-Brock" w:date="2011-07-02T13:04:00Z"/>
                <w:del w:id="1973" w:author="Rev 3 Allen Wirfs-Brock" w:date="2011-09-08T15:06:00Z"/>
              </w:rPr>
            </w:pPr>
          </w:p>
        </w:tc>
      </w:tr>
    </w:tbl>
    <w:p w14:paraId="686D4C0F" w14:textId="77777777" w:rsidR="004C02EF" w:rsidRPr="00E77497" w:rsidRDefault="004C02EF" w:rsidP="004C02EF"/>
    <w:p w14:paraId="440BC0E7" w14:textId="77777777" w:rsidR="004C02EF" w:rsidRPr="00E77497" w:rsidRDefault="004C02EF" w:rsidP="004C02EF">
      <w:pPr>
        <w:pStyle w:val="20"/>
        <w:numPr>
          <w:ilvl w:val="0"/>
          <w:numId w:val="0"/>
        </w:numPr>
        <w:spacing w:before="240"/>
      </w:pPr>
      <w:bookmarkStart w:id="1974" w:name="_Hlt458484268"/>
      <w:bookmarkStart w:id="1975" w:name="_Toc381513643"/>
      <w:bookmarkStart w:id="1976" w:name="_Toc382202786"/>
      <w:bookmarkStart w:id="1977" w:name="_Toc382203006"/>
      <w:bookmarkStart w:id="1978" w:name="_Toc382212165"/>
      <w:bookmarkStart w:id="1979" w:name="_Toc382212367"/>
      <w:bookmarkStart w:id="1980" w:name="_Toc382291510"/>
      <w:bookmarkStart w:id="1981" w:name="_Ref383596004"/>
      <w:bookmarkStart w:id="1982" w:name="_Toc385672147"/>
      <w:bookmarkStart w:id="1983" w:name="_Hlt455971670"/>
      <w:bookmarkStart w:id="1984" w:name="_Toc393690242"/>
      <w:bookmarkStart w:id="1985" w:name="_Toc472818782"/>
      <w:bookmarkStart w:id="1986" w:name="_Toc235503335"/>
      <w:bookmarkStart w:id="1987" w:name="_Toc241509110"/>
      <w:bookmarkStart w:id="1988" w:name="_Toc244416597"/>
      <w:bookmarkStart w:id="1989" w:name="_Toc276630961"/>
      <w:bookmarkStart w:id="1990" w:name="_Toc314500521"/>
      <w:bookmarkEnd w:id="1720"/>
      <w:bookmarkEnd w:id="1721"/>
      <w:bookmarkEnd w:id="1722"/>
      <w:bookmarkEnd w:id="1723"/>
      <w:bookmarkEnd w:id="1724"/>
      <w:bookmarkEnd w:id="1725"/>
      <w:bookmarkEnd w:id="1726"/>
      <w:bookmarkEnd w:id="1727"/>
      <w:bookmarkEnd w:id="1728"/>
      <w:bookmarkEnd w:id="1729"/>
      <w:bookmarkEnd w:id="1730"/>
      <w:bookmarkEnd w:id="1731"/>
      <w:bookmarkEnd w:id="1974"/>
      <w:bookmarkEnd w:id="1983"/>
      <w:r w:rsidRPr="00E77497">
        <w:t>8.7</w:t>
      </w:r>
      <w:r w:rsidRPr="00E77497">
        <w:tab/>
        <w:t>The Reference Specification Typ</w:t>
      </w:r>
      <w:bookmarkEnd w:id="1975"/>
      <w:bookmarkEnd w:id="1976"/>
      <w:bookmarkEnd w:id="1977"/>
      <w:bookmarkEnd w:id="1978"/>
      <w:bookmarkEnd w:id="1979"/>
      <w:bookmarkEnd w:id="1980"/>
      <w:bookmarkEnd w:id="1981"/>
      <w:bookmarkEnd w:id="1982"/>
      <w:bookmarkEnd w:id="1984"/>
      <w:r w:rsidRPr="00E77497">
        <w:t>e</w:t>
      </w:r>
      <w:bookmarkEnd w:id="1985"/>
      <w:bookmarkEnd w:id="1986"/>
      <w:bookmarkEnd w:id="1987"/>
      <w:bookmarkEnd w:id="1988"/>
      <w:bookmarkEnd w:id="1989"/>
      <w:bookmarkEnd w:id="1990"/>
    </w:p>
    <w:p w14:paraId="11F43583" w14:textId="77777777" w:rsidR="004C02EF" w:rsidRPr="008D16CB" w:rsidRDefault="008D16CB" w:rsidP="004C02EF">
      <w:pPr>
        <w:rPr>
          <w:sz w:val="18"/>
          <w:szCs w:val="18"/>
          <w:rPrChange w:id="1991" w:author="Rev 5 Allen Wirfs-Brock" w:date="2012-01-11T13:59:00Z">
            <w:rPr/>
          </w:rPrChange>
        </w:rPr>
      </w:pPr>
      <w:ins w:id="1992" w:author="Rev 5 Allen Wirfs-Brock" w:date="2012-01-11T13:58:00Z">
        <w:r w:rsidRPr="008D16CB">
          <w:rPr>
            <w:sz w:val="18"/>
            <w:szCs w:val="18"/>
            <w:rPrChange w:id="1993" w:author="Rev 5 Allen Wirfs-Brock" w:date="2012-01-11T13:59:00Z">
              <w:rPr/>
            </w:rPrChange>
          </w:rPr>
          <w:t>NOTE</w:t>
        </w:r>
        <w:r w:rsidRPr="008D16CB">
          <w:rPr>
            <w:sz w:val="18"/>
            <w:szCs w:val="18"/>
            <w:rPrChange w:id="1994" w:author="Rev 5 Allen Wirfs-Brock" w:date="2012-01-11T13:59:00Z">
              <w:rPr/>
            </w:rPrChange>
          </w:rPr>
          <w:tab/>
        </w:r>
      </w:ins>
      <w:r w:rsidR="004C02EF" w:rsidRPr="008D16CB">
        <w:rPr>
          <w:sz w:val="18"/>
          <w:szCs w:val="18"/>
          <w:rPrChange w:id="1995" w:author="Rev 5 Allen Wirfs-Brock" w:date="2012-01-11T13:59:00Z">
            <w:rPr/>
          </w:rPrChange>
        </w:rPr>
        <w:t xml:space="preserve">The Reference type is used to explain the behaviour of such operators as </w:t>
      </w:r>
      <w:r w:rsidR="004C02EF" w:rsidRPr="008D16CB">
        <w:rPr>
          <w:rFonts w:ascii="Courier New" w:hAnsi="Courier New"/>
          <w:b/>
          <w:sz w:val="18"/>
          <w:szCs w:val="18"/>
          <w:rPrChange w:id="1996" w:author="Rev 5 Allen Wirfs-Brock" w:date="2012-01-11T13:59:00Z">
            <w:rPr>
              <w:rFonts w:ascii="Courier New" w:hAnsi="Courier New"/>
              <w:b/>
            </w:rPr>
          </w:rPrChange>
        </w:rPr>
        <w:t>delete</w:t>
      </w:r>
      <w:r w:rsidR="004C02EF" w:rsidRPr="008D16CB">
        <w:rPr>
          <w:sz w:val="18"/>
          <w:szCs w:val="18"/>
          <w:rPrChange w:id="1997" w:author="Rev 5 Allen Wirfs-Brock" w:date="2012-01-11T13:59:00Z">
            <w:rPr/>
          </w:rPrChange>
        </w:rPr>
        <w:t xml:space="preserve">, </w:t>
      </w:r>
      <w:r w:rsidR="004C02EF" w:rsidRPr="008D16CB">
        <w:rPr>
          <w:rFonts w:ascii="Courier New" w:hAnsi="Courier New"/>
          <w:b/>
          <w:sz w:val="18"/>
          <w:szCs w:val="18"/>
          <w:rPrChange w:id="1998" w:author="Rev 5 Allen Wirfs-Brock" w:date="2012-01-11T13:59:00Z">
            <w:rPr>
              <w:rFonts w:ascii="Courier New" w:hAnsi="Courier New"/>
              <w:b/>
            </w:rPr>
          </w:rPrChange>
        </w:rPr>
        <w:t>typeof</w:t>
      </w:r>
      <w:r w:rsidR="004C02EF" w:rsidRPr="008D16CB">
        <w:rPr>
          <w:sz w:val="18"/>
          <w:szCs w:val="18"/>
          <w:rPrChange w:id="1999" w:author="Rev 5 Allen Wirfs-Brock" w:date="2012-01-11T13:59:00Z">
            <w:rPr/>
          </w:rPrChange>
        </w:rPr>
        <w:t>, and the assignment operators. For example, the left-hand operand of an assignment is expected to produce a reference. 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t>
      </w:r>
    </w:p>
    <w:p w14:paraId="60B5A307" w14:textId="77777777" w:rsidR="004C02EF" w:rsidRDefault="004C02EF" w:rsidP="004C02EF">
      <w:pPr>
        <w:rPr>
          <w:ins w:id="2000" w:author="Rev 5 Allen Wirfs-Brock" w:date="2012-01-11T13:59:00Z"/>
        </w:rPr>
      </w:pPr>
      <w:r w:rsidRPr="00E77497">
        <w:t xml:space="preserve">A </w:t>
      </w:r>
      <w:r w:rsidRPr="00E77497">
        <w:rPr>
          <w:b/>
        </w:rPr>
        <w:t xml:space="preserve">Reference </w:t>
      </w:r>
      <w:r w:rsidRPr="00E77497">
        <w:t xml:space="preserve">is a resolved name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8D16CB">
        <w:rPr>
          <w:rFonts w:ascii="Times New Roman" w:hAnsi="Times New Roman"/>
          <w:i/>
          <w:rPrChange w:id="2001" w:author="Rev 5 Allen Wirfs-Brock" w:date="2012-01-11T14:05:00Z">
            <w:rPr/>
          </w:rPrChange>
        </w:rPr>
        <w:t>base</w:t>
      </w:r>
      <w:r w:rsidRPr="00E77497">
        <w:t xml:space="preserve"> value is either </w:t>
      </w:r>
      <w:r w:rsidRPr="00E77497">
        <w:rPr>
          <w:b/>
        </w:rPr>
        <w:t>undefined</w:t>
      </w:r>
      <w:r w:rsidRPr="00E77497">
        <w:t xml:space="preserve">, an Object, a Boolean, a String, a Number, or an environment record (10.2.1). A </w:t>
      </w:r>
      <w:r w:rsidRPr="008D16CB">
        <w:rPr>
          <w:rFonts w:ascii="Times New Roman" w:hAnsi="Times New Roman"/>
          <w:i/>
          <w:rPrChange w:id="2002" w:author="Rev 5 Allen Wirfs-Brock" w:date="2012-01-11T14:05:00Z">
            <w:rPr/>
          </w:rPrChange>
        </w:rPr>
        <w:t>base</w:t>
      </w:r>
      <w:r w:rsidRPr="00E77497">
        <w:t xml:space="preserve"> value of </w:t>
      </w:r>
      <w:r w:rsidRPr="00E77497">
        <w:rPr>
          <w:b/>
        </w:rPr>
        <w:t>undefined</w:t>
      </w:r>
      <w:r w:rsidRPr="00E77497">
        <w:t xml:space="preserve"> indicates that the </w:t>
      </w:r>
      <w:del w:id="2003" w:author="Rev 5 Allen Wirfs-Brock" w:date="2012-01-11T14:05:00Z">
        <w:r w:rsidRPr="00E77497" w:rsidDel="008D16CB">
          <w:delText xml:space="preserve">reference </w:delText>
        </w:r>
      </w:del>
      <w:ins w:id="2004" w:author="Rev 5 Allen Wirfs-Brock" w:date="2012-01-11T14:05:00Z">
        <w:r w:rsidR="008D16CB">
          <w:t>R</w:t>
        </w:r>
        <w:r w:rsidR="008D16CB" w:rsidRPr="00E77497">
          <w:t xml:space="preserve">eference </w:t>
        </w:r>
      </w:ins>
      <w:r w:rsidRPr="00E77497">
        <w:t xml:space="preserve">could not be resolved to a binding. The </w:t>
      </w:r>
      <w:r w:rsidRPr="008D16CB">
        <w:rPr>
          <w:rFonts w:ascii="Times New Roman" w:hAnsi="Times New Roman"/>
          <w:i/>
          <w:rPrChange w:id="2005" w:author="Rev 5 Allen Wirfs-Brock" w:date="2012-01-11T14:06:00Z">
            <w:rPr/>
          </w:rPrChange>
        </w:rPr>
        <w:t>referenced name</w:t>
      </w:r>
      <w:r w:rsidRPr="00E77497">
        <w:t xml:space="preserve"> is a String.</w:t>
      </w:r>
    </w:p>
    <w:p w14:paraId="333C257A" w14:textId="77777777" w:rsidR="008D16CB" w:rsidRPr="00E77497" w:rsidRDefault="008D16CB" w:rsidP="004C02EF">
      <w:ins w:id="2006" w:author="Rev 5 Allen Wirfs-Brock" w:date="2012-01-11T13:59:00Z">
        <w:r>
          <w:t xml:space="preserve">A Super Reference is a Reference that is used to represents a </w:t>
        </w:r>
      </w:ins>
      <w:ins w:id="2007" w:author="Rev 5 Allen Wirfs-Brock" w:date="2012-01-11T14:01:00Z">
        <w:r>
          <w:t xml:space="preserve">name </w:t>
        </w:r>
      </w:ins>
      <w:ins w:id="2008" w:author="Rev 5 Allen Wirfs-Brock" w:date="2012-01-11T13:59:00Z">
        <w:r>
          <w:t xml:space="preserve">binding that </w:t>
        </w:r>
      </w:ins>
      <w:ins w:id="2009" w:author="Rev 5 Allen Wirfs-Brock" w:date="2012-01-11T14:01:00Z">
        <w:r>
          <w:t xml:space="preserve">was expressed using the </w:t>
        </w:r>
        <w:r w:rsidRPr="008D16CB">
          <w:rPr>
            <w:rFonts w:ascii="Courier New" w:hAnsi="Courier New" w:cs="Courier New"/>
            <w:b/>
            <w:rPrChange w:id="2010" w:author="Rev 5 Allen Wirfs-Brock" w:date="2012-01-11T14:02:00Z">
              <w:rPr/>
            </w:rPrChange>
          </w:rPr>
          <w:t>super</w:t>
        </w:r>
        <w:r>
          <w:t xml:space="preserve"> keyword. </w:t>
        </w:r>
      </w:ins>
      <w:ins w:id="2011" w:author="Rev 5 Allen Wirfs-Brock" w:date="2012-01-11T14:02:00Z">
        <w:r>
          <w:t xml:space="preserve"> A Super Reference has an additional </w:t>
        </w:r>
        <w:r w:rsidRPr="008D16CB">
          <w:rPr>
            <w:rFonts w:ascii="Times New Roman" w:hAnsi="Times New Roman"/>
            <w:i/>
            <w:rPrChange w:id="2012" w:author="Rev 5 Allen Wirfs-Brock" w:date="2012-01-11T14:03:00Z">
              <w:rPr/>
            </w:rPrChange>
          </w:rPr>
          <w:t>thisValue</w:t>
        </w:r>
        <w:r>
          <w:t xml:space="preserve"> component</w:t>
        </w:r>
      </w:ins>
      <w:ins w:id="2013" w:author="Rev 5 Allen Wirfs-Brock" w:date="2012-01-11T14:06:00Z">
        <w:r>
          <w:t xml:space="preserve"> and its </w:t>
        </w:r>
        <w:r w:rsidRPr="004349F5">
          <w:rPr>
            <w:rFonts w:ascii="Times New Roman" w:hAnsi="Times New Roman"/>
            <w:i/>
            <w:rPrChange w:id="2014" w:author="Rev 5 Allen Wirfs-Brock" w:date="2012-01-11T14:09:00Z">
              <w:rPr/>
            </w:rPrChange>
          </w:rPr>
          <w:t>base</w:t>
        </w:r>
        <w:r>
          <w:t xml:space="preserve"> value will </w:t>
        </w:r>
        <w:r w:rsidR="004349F5">
          <w:t>never be an environment record</w:t>
        </w:r>
      </w:ins>
      <w:ins w:id="2015" w:author="Rev 5 Allen Wirfs-Brock" w:date="2012-01-11T14:02:00Z">
        <w:r>
          <w:t xml:space="preserve">. </w:t>
        </w:r>
      </w:ins>
    </w:p>
    <w:p w14:paraId="25767C4F" w14:textId="77777777" w:rsidR="004C02EF" w:rsidRPr="00E77497" w:rsidRDefault="004C02EF" w:rsidP="004C02EF">
      <w:r w:rsidRPr="00E77497">
        <w:t>The following abstract operations are used in this specification to access the components of references:</w:t>
      </w:r>
    </w:p>
    <w:p w14:paraId="4D8BA503" w14:textId="77777777" w:rsidR="004C02EF" w:rsidRPr="00E77497" w:rsidRDefault="004C02EF" w:rsidP="004349F5">
      <w:pPr>
        <w:numPr>
          <w:ilvl w:val="0"/>
          <w:numId w:val="36"/>
        </w:numPr>
        <w:spacing w:after="60"/>
        <w:contextualSpacing/>
        <w:pPrChange w:id="2016" w:author="Rev 5 Allen Wirfs-Brock" w:date="2012-01-11T14:12:00Z">
          <w:pPr>
            <w:numPr>
              <w:numId w:val="36"/>
            </w:numPr>
            <w:tabs>
              <w:tab w:val="num" w:pos="360"/>
            </w:tabs>
            <w:spacing w:after="60"/>
            <w:ind w:left="360" w:hanging="360"/>
          </w:pPr>
        </w:pPrChange>
      </w:pPr>
      <w:r w:rsidRPr="00E77497">
        <w:t>GetBase(V). Returns the base value component of the reference V.</w:t>
      </w:r>
    </w:p>
    <w:p w14:paraId="0146346B" w14:textId="77777777" w:rsidR="004C02EF" w:rsidRPr="00E77497" w:rsidRDefault="004C02EF" w:rsidP="004349F5">
      <w:pPr>
        <w:numPr>
          <w:ilvl w:val="0"/>
          <w:numId w:val="36"/>
        </w:numPr>
        <w:spacing w:after="60"/>
        <w:contextualSpacing/>
        <w:pPrChange w:id="2017" w:author="Rev 5 Allen Wirfs-Brock" w:date="2012-01-11T14:12:00Z">
          <w:pPr>
            <w:numPr>
              <w:numId w:val="36"/>
            </w:numPr>
            <w:tabs>
              <w:tab w:val="num" w:pos="360"/>
            </w:tabs>
            <w:spacing w:after="60"/>
            <w:ind w:left="360" w:hanging="360"/>
          </w:pPr>
        </w:pPrChange>
      </w:pPr>
      <w:r w:rsidRPr="00E77497">
        <w:t>GetReferencedName(V). Returns the referenced name component of the reference V.</w:t>
      </w:r>
    </w:p>
    <w:p w14:paraId="7D55958E" w14:textId="77777777" w:rsidR="004C02EF" w:rsidRPr="00E77497" w:rsidRDefault="004C02EF" w:rsidP="004349F5">
      <w:pPr>
        <w:numPr>
          <w:ilvl w:val="0"/>
          <w:numId w:val="36"/>
        </w:numPr>
        <w:spacing w:after="60"/>
        <w:contextualSpacing/>
        <w:pPrChange w:id="2018" w:author="Rev 5 Allen Wirfs-Brock" w:date="2012-01-11T14:12:00Z">
          <w:pPr>
            <w:numPr>
              <w:numId w:val="36"/>
            </w:numPr>
            <w:tabs>
              <w:tab w:val="num" w:pos="360"/>
            </w:tabs>
            <w:spacing w:after="60"/>
            <w:ind w:left="360" w:hanging="360"/>
          </w:pPr>
        </w:pPrChange>
      </w:pPr>
      <w:r w:rsidRPr="00E77497">
        <w:t>IsStrictReference(V). Returns the strict reference component of the reference V.</w:t>
      </w:r>
    </w:p>
    <w:p w14:paraId="57575AA0" w14:textId="77777777" w:rsidR="004C02EF" w:rsidRPr="00E77497" w:rsidRDefault="004C02EF" w:rsidP="004349F5">
      <w:pPr>
        <w:numPr>
          <w:ilvl w:val="0"/>
          <w:numId w:val="36"/>
        </w:numPr>
        <w:spacing w:after="60"/>
        <w:contextualSpacing/>
        <w:pPrChange w:id="2019" w:author="Rev 5 Allen Wirfs-Brock" w:date="2012-01-11T14:12:00Z">
          <w:pPr>
            <w:numPr>
              <w:numId w:val="36"/>
            </w:numPr>
            <w:tabs>
              <w:tab w:val="num" w:pos="360"/>
            </w:tabs>
            <w:spacing w:after="60"/>
            <w:ind w:left="360" w:hanging="360"/>
          </w:pPr>
        </w:pPrChange>
      </w:pPr>
      <w:r w:rsidRPr="00E77497">
        <w:t xml:space="preserve">HasPrimitiveBase(V). Returns </w:t>
      </w:r>
      <w:r w:rsidRPr="004349F5">
        <w:rPr>
          <w:rFonts w:ascii="Times New Roman" w:hAnsi="Times New Roman"/>
          <w:b/>
          <w:rPrChange w:id="2020" w:author="Rev 5 Allen Wirfs-Brock" w:date="2012-01-11T14:11:00Z">
            <w:rPr>
              <w:b/>
            </w:rPr>
          </w:rPrChange>
        </w:rPr>
        <w:t>true</w:t>
      </w:r>
      <w:r w:rsidRPr="00E77497">
        <w:rPr>
          <w:b/>
        </w:rPr>
        <w:t xml:space="preserve"> </w:t>
      </w:r>
      <w:r w:rsidRPr="00E77497">
        <w:t>if the base value is a Boolean, String, or Number.</w:t>
      </w:r>
    </w:p>
    <w:p w14:paraId="4D3CA309" w14:textId="77777777" w:rsidR="004C02EF" w:rsidRPr="00E77497" w:rsidRDefault="004C02EF" w:rsidP="004349F5">
      <w:pPr>
        <w:numPr>
          <w:ilvl w:val="0"/>
          <w:numId w:val="36"/>
        </w:numPr>
        <w:spacing w:after="60"/>
        <w:contextualSpacing/>
        <w:pPrChange w:id="2021" w:author="Rev 5 Allen Wirfs-Brock" w:date="2012-01-11T14:12:00Z">
          <w:pPr>
            <w:numPr>
              <w:numId w:val="36"/>
            </w:numPr>
            <w:tabs>
              <w:tab w:val="num" w:pos="360"/>
            </w:tabs>
            <w:spacing w:after="60"/>
            <w:ind w:left="360" w:hanging="360"/>
          </w:pPr>
        </w:pPrChange>
      </w:pPr>
      <w:r w:rsidRPr="00E77497">
        <w:t xml:space="preserve">IsPropertyReference(V). Returns </w:t>
      </w:r>
      <w:r w:rsidRPr="004349F5">
        <w:rPr>
          <w:rFonts w:ascii="Times New Roman" w:hAnsi="Times New Roman"/>
          <w:b/>
          <w:rPrChange w:id="2022" w:author="Rev 5 Allen Wirfs-Brock" w:date="2012-01-11T14:11:00Z">
            <w:rPr>
              <w:b/>
            </w:rPr>
          </w:rPrChange>
        </w:rPr>
        <w:t>true</w:t>
      </w:r>
      <w:r w:rsidRPr="00E77497">
        <w:t xml:space="preserve"> if either the base value is an object or HasPrimitiveBase(V) is </w:t>
      </w:r>
      <w:r w:rsidRPr="00E77497">
        <w:rPr>
          <w:b/>
        </w:rPr>
        <w:t>true</w:t>
      </w:r>
      <w:r w:rsidRPr="00E77497">
        <w:t xml:space="preserve">; otherwise returns </w:t>
      </w:r>
      <w:r w:rsidRPr="004349F5">
        <w:rPr>
          <w:rFonts w:ascii="Times New Roman" w:hAnsi="Times New Roman"/>
          <w:b/>
          <w:rPrChange w:id="2023" w:author="Rev 5 Allen Wirfs-Brock" w:date="2012-01-11T14:11:00Z">
            <w:rPr>
              <w:b/>
            </w:rPr>
          </w:rPrChange>
        </w:rPr>
        <w:t>false</w:t>
      </w:r>
      <w:r w:rsidRPr="00E77497">
        <w:t xml:space="preserve">. </w:t>
      </w:r>
    </w:p>
    <w:p w14:paraId="2A47743A" w14:textId="77777777" w:rsidR="004C02EF" w:rsidRDefault="004C02EF" w:rsidP="004349F5">
      <w:pPr>
        <w:numPr>
          <w:ilvl w:val="0"/>
          <w:numId w:val="36"/>
        </w:numPr>
        <w:contextualSpacing/>
        <w:rPr>
          <w:ins w:id="2024" w:author="Rev 5 Allen Wirfs-Brock" w:date="2012-01-11T14:10:00Z"/>
        </w:rPr>
        <w:pPrChange w:id="2025" w:author="Rev 5 Allen Wirfs-Brock" w:date="2012-01-11T14:11:00Z">
          <w:pPr>
            <w:numPr>
              <w:numId w:val="36"/>
            </w:numPr>
            <w:tabs>
              <w:tab w:val="num" w:pos="360"/>
            </w:tabs>
            <w:ind w:left="360" w:hanging="360"/>
          </w:pPr>
        </w:pPrChange>
      </w:pPr>
      <w:r w:rsidRPr="00E77497">
        <w:t xml:space="preserve">IsUnresolvableReference(V). Returns </w:t>
      </w:r>
      <w:r w:rsidRPr="004349F5">
        <w:rPr>
          <w:rFonts w:ascii="Times New Roman" w:hAnsi="Times New Roman"/>
          <w:b/>
          <w:rPrChange w:id="2026" w:author="Rev 5 Allen Wirfs-Brock" w:date="2012-01-11T14:11:00Z">
            <w:rPr>
              <w:b/>
            </w:rPr>
          </w:rPrChange>
        </w:rPr>
        <w:t>true</w:t>
      </w:r>
      <w:r w:rsidRPr="00E77497">
        <w:t xml:space="preserve"> if the base value is </w:t>
      </w:r>
      <w:r w:rsidRPr="00E77497">
        <w:rPr>
          <w:b/>
        </w:rPr>
        <w:t>undefined</w:t>
      </w:r>
      <w:r w:rsidRPr="00E77497">
        <w:t xml:space="preserve"> and </w:t>
      </w:r>
      <w:r w:rsidRPr="00E77497">
        <w:rPr>
          <w:b/>
        </w:rPr>
        <w:t>false</w:t>
      </w:r>
      <w:r w:rsidRPr="00E77497">
        <w:t xml:space="preserve"> otherwise.</w:t>
      </w:r>
    </w:p>
    <w:p w14:paraId="12429463" w14:textId="77777777" w:rsidR="004349F5" w:rsidRPr="00E77497" w:rsidRDefault="004349F5" w:rsidP="004C02EF">
      <w:pPr>
        <w:numPr>
          <w:ilvl w:val="0"/>
          <w:numId w:val="36"/>
        </w:numPr>
      </w:pPr>
      <w:ins w:id="2027" w:author="Rev 5 Allen Wirfs-Brock" w:date="2012-01-11T14:10:00Z">
        <w:r>
          <w:t xml:space="preserve">IsSuperReference(V).  Returns </w:t>
        </w:r>
        <w:r w:rsidRPr="004349F5">
          <w:rPr>
            <w:rFonts w:ascii="Times New Roman" w:hAnsi="Times New Roman"/>
            <w:b/>
            <w:rPrChange w:id="2028" w:author="Rev 5 Allen Wirfs-Brock" w:date="2012-01-11T14:11:00Z">
              <w:rPr/>
            </w:rPrChange>
          </w:rPr>
          <w:t>true</w:t>
        </w:r>
        <w:r>
          <w:t xml:space="preserve"> if this reference has a </w:t>
        </w:r>
        <w:r w:rsidRPr="004349F5">
          <w:rPr>
            <w:rFonts w:ascii="Times New Roman" w:hAnsi="Times New Roman"/>
            <w:i/>
            <w:rPrChange w:id="2029" w:author="Rev 5 Allen Wirfs-Brock" w:date="2012-01-11T14:10:00Z">
              <w:rPr/>
            </w:rPrChange>
          </w:rPr>
          <w:t>thisValue</w:t>
        </w:r>
        <w:r>
          <w:t xml:space="preserve"> component.</w:t>
        </w:r>
      </w:ins>
    </w:p>
    <w:p w14:paraId="1F43601A" w14:textId="77777777" w:rsidR="004C02EF" w:rsidRPr="00E77497" w:rsidRDefault="004C02EF" w:rsidP="004C02EF">
      <w:bookmarkStart w:id="2030" w:name="_Toc381513644"/>
      <w:bookmarkStart w:id="2031" w:name="_Toc382202787"/>
      <w:bookmarkStart w:id="2032" w:name="_Toc382203007"/>
      <w:bookmarkStart w:id="2033" w:name="_Toc382212166"/>
      <w:bookmarkStart w:id="2034" w:name="_Toc382212368"/>
      <w:bookmarkStart w:id="2035" w:name="_Toc382291511"/>
      <w:bookmarkStart w:id="2036" w:name="_Toc385672148"/>
      <w:bookmarkStart w:id="2037" w:name="_Toc393690243"/>
      <w:bookmarkStart w:id="2038" w:name="_Ref455971374"/>
      <w:bookmarkStart w:id="2039" w:name="_Ref456011162"/>
      <w:r w:rsidRPr="00E77497">
        <w:t>The following abstract operations are used in this specification to operate on references:</w:t>
      </w:r>
    </w:p>
    <w:p w14:paraId="76CA7984" w14:textId="77777777" w:rsidR="004C02EF" w:rsidRPr="00E77497" w:rsidRDefault="004C02EF" w:rsidP="004C02EF">
      <w:pPr>
        <w:pStyle w:val="30"/>
        <w:numPr>
          <w:ilvl w:val="0"/>
          <w:numId w:val="0"/>
        </w:numPr>
      </w:pPr>
      <w:bookmarkStart w:id="2040" w:name="_Toc381513646"/>
      <w:bookmarkStart w:id="2041" w:name="_Toc382202789"/>
      <w:bookmarkStart w:id="2042" w:name="_Toc382203009"/>
      <w:bookmarkStart w:id="2043" w:name="_Toc382212168"/>
      <w:bookmarkStart w:id="2044" w:name="_Toc382212374"/>
      <w:bookmarkStart w:id="2045" w:name="_Toc382291513"/>
      <w:bookmarkStart w:id="2046" w:name="_Toc385672150"/>
      <w:bookmarkStart w:id="2047" w:name="_Toc393690245"/>
      <w:bookmarkStart w:id="2048" w:name="_Ref455971379"/>
      <w:bookmarkStart w:id="2049" w:name="_Ref456011174"/>
      <w:bookmarkStart w:id="2050" w:name="_Toc472818783"/>
      <w:bookmarkStart w:id="2051" w:name="_Toc235503336"/>
      <w:bookmarkStart w:id="2052" w:name="_Toc241509111"/>
      <w:bookmarkStart w:id="2053" w:name="_Toc244416598"/>
      <w:bookmarkStart w:id="2054" w:name="_Toc276630962"/>
      <w:bookmarkStart w:id="2055" w:name="_Toc314500522"/>
      <w:bookmarkEnd w:id="2030"/>
      <w:bookmarkEnd w:id="2031"/>
      <w:bookmarkEnd w:id="2032"/>
      <w:bookmarkEnd w:id="2033"/>
      <w:bookmarkEnd w:id="2034"/>
      <w:bookmarkEnd w:id="2035"/>
      <w:bookmarkEnd w:id="2036"/>
      <w:bookmarkEnd w:id="2037"/>
      <w:bookmarkEnd w:id="2038"/>
      <w:bookmarkEnd w:id="2039"/>
      <w:r w:rsidRPr="00E77497">
        <w:t>8.7.1</w:t>
      </w:r>
      <w:r w:rsidRPr="00E77497">
        <w:tab/>
        <w:t>GetValu</w:t>
      </w:r>
      <w:bookmarkEnd w:id="2040"/>
      <w:bookmarkEnd w:id="2041"/>
      <w:bookmarkEnd w:id="2042"/>
      <w:bookmarkEnd w:id="2043"/>
      <w:bookmarkEnd w:id="2044"/>
      <w:bookmarkEnd w:id="2045"/>
      <w:r w:rsidRPr="00E77497">
        <w:t>e (V</w:t>
      </w:r>
      <w:bookmarkEnd w:id="2046"/>
      <w:bookmarkEnd w:id="2047"/>
      <w:r w:rsidRPr="00E77497">
        <w:t>)</w:t>
      </w:r>
      <w:bookmarkStart w:id="2056" w:name="_Toc382212375"/>
      <w:bookmarkEnd w:id="2048"/>
      <w:bookmarkEnd w:id="2049"/>
      <w:bookmarkEnd w:id="2050"/>
      <w:bookmarkEnd w:id="2051"/>
      <w:bookmarkEnd w:id="2052"/>
      <w:bookmarkEnd w:id="2053"/>
      <w:bookmarkEnd w:id="2054"/>
      <w:bookmarkEnd w:id="2055"/>
    </w:p>
    <w:p w14:paraId="50A4C65F" w14:textId="77777777"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2056"/>
      <w:r w:rsidRPr="00E77497">
        <w:t>.</w:t>
      </w:r>
      <w:bookmarkStart w:id="2057" w:name="_Toc382212376"/>
    </w:p>
    <w:p w14:paraId="5C5B0972" w14:textId="77777777"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2057"/>
      <w:r w:rsidRPr="00E77497">
        <w:t>.</w:t>
      </w:r>
      <w:bookmarkStart w:id="2058" w:name="_Toc382212377"/>
    </w:p>
    <w:p w14:paraId="2B863993" w14:textId="77777777"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2058"/>
      <w:r w:rsidRPr="00E77497">
        <w:t xml:space="preserve">throw a </w:t>
      </w:r>
      <w:r w:rsidRPr="00E77497">
        <w:rPr>
          <w:b/>
        </w:rPr>
        <w:t>ReferenceError</w:t>
      </w:r>
      <w:r w:rsidRPr="00E77497">
        <w:t xml:space="preserve"> exception.</w:t>
      </w:r>
      <w:bookmarkStart w:id="2059" w:name="_Toc382212378"/>
    </w:p>
    <w:p w14:paraId="575B8A1A" w14:textId="77777777" w:rsidR="004C02EF" w:rsidRPr="00E77497" w:rsidRDefault="004C02EF" w:rsidP="00471CAA">
      <w:pPr>
        <w:pStyle w:val="Alg4"/>
        <w:numPr>
          <w:ilvl w:val="0"/>
          <w:numId w:val="332"/>
        </w:numPr>
      </w:pPr>
      <w:r w:rsidRPr="00E77497">
        <w:t>If IsPropertyReference(</w:t>
      </w:r>
      <w:r w:rsidRPr="00E77497">
        <w:rPr>
          <w:i/>
        </w:rPr>
        <w:t>V</w:t>
      </w:r>
      <w:r w:rsidRPr="00E77497">
        <w:t>), then</w:t>
      </w:r>
    </w:p>
    <w:p w14:paraId="6DCDEF25" w14:textId="77777777" w:rsidR="004C02EF" w:rsidRPr="00E77497" w:rsidRDefault="004C02EF" w:rsidP="00471CAA">
      <w:pPr>
        <w:pStyle w:val="Alg4"/>
        <w:numPr>
          <w:ilvl w:val="1"/>
          <w:numId w:val="332"/>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get</w:t>
      </w:r>
      <w:r w:rsidRPr="00E77497">
        <w:t xml:space="preserve"> be the [[Get]] internal method of </w:t>
      </w:r>
      <w:r w:rsidRPr="00E77497">
        <w:rPr>
          <w:i/>
        </w:rPr>
        <w:t>base</w:t>
      </w:r>
      <w:r w:rsidRPr="00E77497">
        <w:t xml:space="preserve">, otherwise let </w:t>
      </w:r>
      <w:r w:rsidRPr="00E77497">
        <w:rPr>
          <w:i/>
        </w:rPr>
        <w:t>get</w:t>
      </w:r>
      <w:r w:rsidRPr="00E77497">
        <w:t xml:space="preserve"> be the special [[Get]] internal method defined below.</w:t>
      </w:r>
    </w:p>
    <w:p w14:paraId="105C4745" w14:textId="77777777" w:rsidR="004C02EF" w:rsidRPr="00E77497" w:rsidRDefault="004C02EF" w:rsidP="00471CAA">
      <w:pPr>
        <w:pStyle w:val="Alg4"/>
        <w:numPr>
          <w:ilvl w:val="1"/>
          <w:numId w:val="332"/>
        </w:numPr>
      </w:pPr>
      <w:r w:rsidRPr="00E77497">
        <w:t xml:space="preserve">Return the result of calling </w:t>
      </w:r>
      <w:del w:id="2060" w:author="Rev 5 Allen Wirfs-Brock" w:date="2012-01-12T12:36:00Z">
        <w:r w:rsidRPr="00E77497" w:rsidDel="00AE79C3">
          <w:delText xml:space="preserve">the </w:delText>
        </w:r>
      </w:del>
      <w:r w:rsidRPr="00E77497">
        <w:rPr>
          <w:i/>
        </w:rPr>
        <w:t>get</w:t>
      </w:r>
      <w:r w:rsidRPr="00E77497">
        <w:t xml:space="preserve"> </w:t>
      </w:r>
      <w:ins w:id="2061" w:author="Rev 5 Allen Wirfs-Brock" w:date="2012-01-12T12:36:00Z">
        <w:r w:rsidR="00AE79C3">
          <w:t>a</w:t>
        </w:r>
      </w:ins>
      <w:ins w:id="2062" w:author="Rev 5 Allen Wirfs-Brock" w:date="2012-01-12T12:37:00Z">
        <w:r w:rsidR="00AE79C3">
          <w:t>s</w:t>
        </w:r>
      </w:ins>
      <w:ins w:id="2063" w:author="Rev 5 Allen Wirfs-Brock" w:date="2012-01-12T12:36:00Z">
        <w:r w:rsidR="00AE79C3">
          <w:t xml:space="preserve"> an </w:t>
        </w:r>
      </w:ins>
      <w:r w:rsidRPr="00E77497">
        <w:t xml:space="preserve">internal method </w:t>
      </w:r>
      <w:del w:id="2064" w:author="Rev 5 Allen Wirfs-Brock" w:date="2012-01-12T12:37:00Z">
        <w:r w:rsidRPr="00E77497" w:rsidDel="00AE79C3">
          <w:delText xml:space="preserve">using </w:delText>
        </w:r>
      </w:del>
      <w:ins w:id="2065" w:author="Rev 5 Allen Wirfs-Brock" w:date="2012-01-12T12:37:00Z">
        <w:r w:rsidR="00AE79C3">
          <w:t>of</w:t>
        </w:r>
        <w:r w:rsidR="00AE79C3" w:rsidRPr="00E77497">
          <w:t xml:space="preserve"> </w:t>
        </w:r>
      </w:ins>
      <w:r w:rsidRPr="00E77497">
        <w:rPr>
          <w:i/>
        </w:rPr>
        <w:t xml:space="preserve">base </w:t>
      </w:r>
      <w:del w:id="2066" w:author="Rev 5 Allen Wirfs-Brock" w:date="2012-01-12T12:37:00Z">
        <w:r w:rsidRPr="00E77497" w:rsidDel="00AE79C3">
          <w:delText xml:space="preserve">as its </w:delText>
        </w:r>
        <w:r w:rsidRPr="00E77497" w:rsidDel="00AE79C3">
          <w:rPr>
            <w:b/>
          </w:rPr>
          <w:delText xml:space="preserve">this </w:delText>
        </w:r>
        <w:r w:rsidRPr="00E77497" w:rsidDel="00AE79C3">
          <w:delText xml:space="preserve">value, and </w:delText>
        </w:r>
      </w:del>
      <w:r w:rsidRPr="00E77497">
        <w:t>passing GetReferencedName(</w:t>
      </w:r>
      <w:r w:rsidRPr="00E77497">
        <w:rPr>
          <w:i/>
        </w:rPr>
        <w:t>V</w:t>
      </w:r>
      <w:r w:rsidRPr="00E77497">
        <w:t xml:space="preserve">) for the </w:t>
      </w:r>
      <w:bookmarkEnd w:id="2059"/>
      <w:r w:rsidRPr="00E77497">
        <w:t>argument.</w:t>
      </w:r>
      <w:bookmarkStart w:id="2067" w:name="_Toc382212379"/>
    </w:p>
    <w:p w14:paraId="3F26DA0A" w14:textId="77777777" w:rsidR="004C02EF" w:rsidRPr="00E77497" w:rsidRDefault="004C02EF" w:rsidP="00471CAA">
      <w:pPr>
        <w:pStyle w:val="Alg4"/>
        <w:numPr>
          <w:ilvl w:val="0"/>
          <w:numId w:val="332"/>
        </w:numPr>
      </w:pPr>
      <w:r w:rsidRPr="00E77497">
        <w:t xml:space="preserve">Else, </w:t>
      </w:r>
      <w:r w:rsidRPr="00E77497">
        <w:rPr>
          <w:i/>
        </w:rPr>
        <w:t>base</w:t>
      </w:r>
      <w:r w:rsidRPr="00E77497">
        <w:t xml:space="preserve"> must be an environment record.</w:t>
      </w:r>
    </w:p>
    <w:p w14:paraId="50877F68" w14:textId="77777777"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2068" w:name="_Toc381513647"/>
      <w:bookmarkStart w:id="2069" w:name="_Toc382202790"/>
      <w:bookmarkStart w:id="2070" w:name="_Toc382203010"/>
      <w:bookmarkStart w:id="2071" w:name="_Toc382212169"/>
      <w:bookmarkStart w:id="2072" w:name="_Toc382212380"/>
      <w:bookmarkStart w:id="2073" w:name="_Toc382291514"/>
      <w:bookmarkStart w:id="2074" w:name="_Toc385672151"/>
      <w:bookmarkStart w:id="2075" w:name="_Toc393690246"/>
      <w:bookmarkEnd w:id="2067"/>
    </w:p>
    <w:p w14:paraId="792FA772" w14:textId="77777777" w:rsidR="004C02EF" w:rsidRPr="00E77497" w:rsidRDefault="004C02EF" w:rsidP="004C02EF">
      <w:r w:rsidRPr="00E77497">
        <w:t xml:space="preserve">The following [[Get]] internal method is used by GetValue when </w:t>
      </w:r>
      <w:r w:rsidRPr="00E77497">
        <w:rPr>
          <w:rFonts w:ascii="Times New Roman" w:hAnsi="Times New Roman"/>
          <w:i/>
        </w:rPr>
        <w:t>V</w:t>
      </w:r>
      <w:r w:rsidRPr="00E77497">
        <w:t xml:space="preserve"> is a property reference with a primitive base value. </w:t>
      </w:r>
      <w:del w:id="2076" w:author="Rev 5 Allen Wirfs-Brock" w:date="2012-01-12T12:43:00Z">
        <w:r w:rsidRPr="00E77497" w:rsidDel="00AE79C3">
          <w:delText xml:space="preserve">It is called using </w:delText>
        </w:r>
      </w:del>
      <w:r w:rsidRPr="00E77497">
        <w:rPr>
          <w:rFonts w:ascii="Times New Roman" w:hAnsi="Times New Roman"/>
          <w:i/>
        </w:rPr>
        <w:t>base</w:t>
      </w:r>
      <w:r w:rsidRPr="00E77497">
        <w:t xml:space="preserve"> </w:t>
      </w:r>
      <w:del w:id="2077" w:author="Rev 5 Allen Wirfs-Brock" w:date="2012-01-12T12:42:00Z">
        <w:r w:rsidRPr="00E77497" w:rsidDel="00AE79C3">
          <w:delText xml:space="preserve">as </w:delText>
        </w:r>
      </w:del>
      <w:ins w:id="2078" w:author="Rev 5 Allen Wirfs-Brock" w:date="2012-01-12T12:42:00Z">
        <w:r w:rsidR="00AE79C3">
          <w:t xml:space="preserve">is the value the internal method is called upon </w:t>
        </w:r>
      </w:ins>
      <w:del w:id="2079" w:author="Rev 5 Allen Wirfs-Brock" w:date="2012-01-12T12:42:00Z">
        <w:r w:rsidRPr="00E77497" w:rsidDel="00AE79C3">
          <w:delText xml:space="preserve">its </w:delText>
        </w:r>
        <w:r w:rsidRPr="00E77497" w:rsidDel="00AE79C3">
          <w:rPr>
            <w:b/>
          </w:rPr>
          <w:delText>this</w:delText>
        </w:r>
        <w:r w:rsidRPr="00E77497" w:rsidDel="00AE79C3">
          <w:delText xml:space="preserve"> value and </w:delText>
        </w:r>
      </w:del>
      <w:r w:rsidRPr="00E77497">
        <w:t>with property</w:t>
      </w:r>
      <w:ins w:id="2080" w:author="Rev 5 Allen Wirfs-Brock" w:date="2012-01-12T12:43:00Z">
        <w:r w:rsidR="00AE79C3">
          <w:t xml:space="preserve"> name</w:t>
        </w:r>
      </w:ins>
      <w:r w:rsidRPr="00E77497">
        <w:t xml:space="preserve"> </w:t>
      </w:r>
      <w:r w:rsidRPr="00E77497">
        <w:rPr>
          <w:rFonts w:ascii="Times New Roman" w:hAnsi="Times New Roman"/>
          <w:i/>
        </w:rPr>
        <w:t>P</w:t>
      </w:r>
      <w:r w:rsidRPr="00E77497">
        <w:t xml:space="preserve"> as its argument. The following steps are taken:</w:t>
      </w:r>
    </w:p>
    <w:p w14:paraId="3437CB7B" w14:textId="77777777" w:rsidR="004C02EF" w:rsidRPr="00E77497" w:rsidRDefault="004C02EF" w:rsidP="00471CAA">
      <w:pPr>
        <w:pStyle w:val="Alg4"/>
        <w:numPr>
          <w:ilvl w:val="0"/>
          <w:numId w:val="342"/>
        </w:numPr>
      </w:pPr>
      <w:r w:rsidRPr="00E77497">
        <w:t xml:space="preserve">Let </w:t>
      </w:r>
      <w:r w:rsidRPr="00E77497">
        <w:rPr>
          <w:i/>
        </w:rPr>
        <w:t>O</w:t>
      </w:r>
      <w:r w:rsidRPr="00E77497">
        <w:t xml:space="preserve"> be ToObject(</w:t>
      </w:r>
      <w:r w:rsidRPr="00E77497">
        <w:rPr>
          <w:i/>
        </w:rPr>
        <w:t>base</w:t>
      </w:r>
      <w:r w:rsidRPr="00E77497">
        <w:t>).</w:t>
      </w:r>
    </w:p>
    <w:p w14:paraId="5B860C51" w14:textId="77777777" w:rsidR="004C02EF" w:rsidRPr="00E77497" w:rsidRDefault="004C02EF" w:rsidP="00471CAA">
      <w:pPr>
        <w:pStyle w:val="Alg4"/>
        <w:numPr>
          <w:ilvl w:val="0"/>
          <w:numId w:val="342"/>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40936913" w14:textId="77777777" w:rsidR="004C02EF" w:rsidRPr="00E77497" w:rsidRDefault="004C02EF" w:rsidP="00471CAA">
      <w:pPr>
        <w:pStyle w:val="Alg4"/>
        <w:numPr>
          <w:ilvl w:val="0"/>
          <w:numId w:val="342"/>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7232DC16" w14:textId="77777777" w:rsidR="004C02EF" w:rsidRPr="00E77497" w:rsidRDefault="004C02EF" w:rsidP="00471CAA">
      <w:pPr>
        <w:pStyle w:val="Alg4"/>
        <w:numPr>
          <w:ilvl w:val="0"/>
          <w:numId w:val="342"/>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24321E32" w14:textId="77777777" w:rsidR="004C02EF" w:rsidRPr="00E77497" w:rsidRDefault="004C02EF" w:rsidP="00471CAA">
      <w:pPr>
        <w:pStyle w:val="Alg4"/>
        <w:numPr>
          <w:ilvl w:val="0"/>
          <w:numId w:val="342"/>
        </w:numPr>
      </w:pPr>
      <w:r w:rsidRPr="00E77497">
        <w:t>Otherwise, IsAccessorDescriptor(</w:t>
      </w:r>
      <w:r w:rsidRPr="00E77497">
        <w:rPr>
          <w:i/>
        </w:rPr>
        <w:t>desc</w:t>
      </w:r>
      <w:r w:rsidRPr="00E77497">
        <w:t xml:space="preserve">) must be </w:t>
      </w:r>
      <w:r w:rsidRPr="00E77497">
        <w:rPr>
          <w:b/>
        </w:rPr>
        <w:t>true</w:t>
      </w:r>
      <w:r w:rsidRPr="00E77497">
        <w:t xml:space="preserve"> so, let </w:t>
      </w:r>
      <w:r w:rsidRPr="00E77497">
        <w:rPr>
          <w:i/>
        </w:rPr>
        <w:t>getter</w:t>
      </w:r>
      <w:r w:rsidRPr="00E77497">
        <w:t xml:space="preserve"> be </w:t>
      </w:r>
      <w:r w:rsidRPr="00E77497">
        <w:rPr>
          <w:i/>
        </w:rPr>
        <w:t>desc</w:t>
      </w:r>
      <w:r w:rsidRPr="00E77497">
        <w:t>.[[Get]] (see 8.10).</w:t>
      </w:r>
    </w:p>
    <w:p w14:paraId="31BD34B7" w14:textId="77777777" w:rsidR="004C02EF" w:rsidRPr="00E77497" w:rsidRDefault="004C02EF" w:rsidP="00471CAA">
      <w:pPr>
        <w:pStyle w:val="Alg4"/>
        <w:numPr>
          <w:ilvl w:val="0"/>
          <w:numId w:val="342"/>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429C0E12" w14:textId="77777777" w:rsidR="004C02EF" w:rsidRPr="00E77497" w:rsidRDefault="004C02EF" w:rsidP="00471CAA">
      <w:pPr>
        <w:pStyle w:val="Alg4"/>
        <w:numPr>
          <w:ilvl w:val="0"/>
          <w:numId w:val="342"/>
        </w:numPr>
        <w:spacing w:after="120"/>
      </w:pPr>
      <w:r w:rsidRPr="00E77497">
        <w:t xml:space="preserve">Return the result calling the [[Call]] internal method of </w:t>
      </w:r>
      <w:r w:rsidRPr="00E77497">
        <w:rPr>
          <w:i/>
        </w:rPr>
        <w:t xml:space="preserve">getter </w:t>
      </w:r>
      <w:r w:rsidRPr="00E77497">
        <w:t xml:space="preserve">providing </w:t>
      </w:r>
      <w:r w:rsidRPr="00E77497">
        <w:rPr>
          <w:i/>
        </w:rPr>
        <w:t xml:space="preserve">base </w:t>
      </w:r>
      <w:r w:rsidRPr="00E77497">
        <w:t xml:space="preserve">as the </w:t>
      </w:r>
      <w:r w:rsidRPr="00E77497">
        <w:rPr>
          <w:b/>
        </w:rPr>
        <w:t>this</w:t>
      </w:r>
      <w:r w:rsidRPr="00E77497">
        <w:t xml:space="preserve"> value and providing no arguments.</w:t>
      </w:r>
    </w:p>
    <w:p w14:paraId="77D4AE37" w14:textId="77777777" w:rsidR="004C02EF" w:rsidRPr="00E77497" w:rsidRDefault="004C02EF" w:rsidP="004C02EF">
      <w:pPr>
        <w:pStyle w:val="Note"/>
      </w:pPr>
      <w:r w:rsidRPr="00E77497">
        <w:t>NOTE</w:t>
      </w:r>
      <w:r w:rsidRPr="00E77497">
        <w:tab/>
        <w:t>The object that may be created in step 1 is not accessible outside of the above method. An implementation might choose to avoid the actual creation of the object. The only situation where such an actual property access that uses this internal method can have visible effect is when it invokes an accessor function.</w:t>
      </w:r>
    </w:p>
    <w:p w14:paraId="352C607A" w14:textId="77777777" w:rsidR="004C02EF" w:rsidRPr="00E77497" w:rsidRDefault="004C02EF" w:rsidP="004C02EF">
      <w:pPr>
        <w:pStyle w:val="30"/>
        <w:numPr>
          <w:ilvl w:val="0"/>
          <w:numId w:val="0"/>
        </w:numPr>
      </w:pPr>
      <w:bookmarkStart w:id="2081" w:name="_Ref455971381"/>
      <w:bookmarkStart w:id="2082" w:name="_Ref456011179"/>
      <w:bookmarkStart w:id="2083" w:name="_Toc472818784"/>
      <w:bookmarkStart w:id="2084" w:name="_Toc235503337"/>
      <w:bookmarkStart w:id="2085" w:name="_Toc241509112"/>
      <w:bookmarkStart w:id="2086" w:name="_Toc244416599"/>
      <w:bookmarkStart w:id="2087" w:name="_Toc276630963"/>
      <w:bookmarkStart w:id="2088" w:name="_Toc314500523"/>
      <w:r w:rsidRPr="00E77497">
        <w:t>8.7.2</w:t>
      </w:r>
      <w:r w:rsidRPr="00E77497">
        <w:tab/>
        <w:t>PutValu</w:t>
      </w:r>
      <w:bookmarkEnd w:id="2068"/>
      <w:bookmarkEnd w:id="2069"/>
      <w:bookmarkEnd w:id="2070"/>
      <w:bookmarkEnd w:id="2071"/>
      <w:bookmarkEnd w:id="2072"/>
      <w:bookmarkEnd w:id="2073"/>
      <w:r w:rsidRPr="00E77497">
        <w:t>e (V, W</w:t>
      </w:r>
      <w:bookmarkEnd w:id="2074"/>
      <w:bookmarkEnd w:id="2075"/>
      <w:r w:rsidRPr="00E77497">
        <w:t>)</w:t>
      </w:r>
      <w:bookmarkStart w:id="2089" w:name="_Toc382212381"/>
      <w:bookmarkEnd w:id="2081"/>
      <w:bookmarkEnd w:id="2082"/>
      <w:bookmarkEnd w:id="2083"/>
      <w:bookmarkEnd w:id="2084"/>
      <w:bookmarkEnd w:id="2085"/>
      <w:bookmarkEnd w:id="2086"/>
      <w:bookmarkEnd w:id="2087"/>
      <w:bookmarkEnd w:id="2088"/>
    </w:p>
    <w:p w14:paraId="027E02C3" w14:textId="77777777"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14:paraId="373CAF88" w14:textId="77777777"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14:paraId="2E26D332" w14:textId="77777777" w:rsidR="004C02EF" w:rsidRPr="00E77497" w:rsidRDefault="004C02EF" w:rsidP="00471CAA">
      <w:pPr>
        <w:pStyle w:val="Alg4"/>
        <w:numPr>
          <w:ilvl w:val="0"/>
          <w:numId w:val="333"/>
        </w:numPr>
      </w:pPr>
      <w:r w:rsidRPr="00E77497">
        <w:t>If IsUnresolvableReference(</w:t>
      </w:r>
      <w:r w:rsidRPr="00E77497">
        <w:rPr>
          <w:i/>
        </w:rPr>
        <w:t>V</w:t>
      </w:r>
      <w:r w:rsidRPr="00E77497">
        <w:t>), then</w:t>
      </w:r>
    </w:p>
    <w:p w14:paraId="2280E707" w14:textId="77777777"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14:paraId="462BC46B" w14:textId="77777777"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14:paraId="181B24A6" w14:textId="77777777" w:rsidR="004C02EF" w:rsidRPr="00E77497" w:rsidRDefault="004C02EF" w:rsidP="00471CAA">
      <w:pPr>
        <w:pStyle w:val="Alg4"/>
        <w:numPr>
          <w:ilvl w:val="1"/>
          <w:numId w:val="333"/>
        </w:numPr>
      </w:pPr>
      <w:r w:rsidRPr="00E77497">
        <w:t>Call the [[Put]] internal method of the global object, passing GetReferencedName(</w:t>
      </w:r>
      <w:r w:rsidRPr="00E77497">
        <w:rPr>
          <w:i/>
        </w:rPr>
        <w:t>V</w:t>
      </w:r>
      <w:r w:rsidRPr="00E77497">
        <w:t xml:space="preserve">) for the property name, </w:t>
      </w:r>
      <w:r w:rsidRPr="00E77497">
        <w:rPr>
          <w:i/>
        </w:rPr>
        <w:t>W</w:t>
      </w:r>
      <w:r w:rsidRPr="00E77497">
        <w:t xml:space="preserve"> for the value, and </w:t>
      </w:r>
      <w:r w:rsidRPr="00E77497">
        <w:rPr>
          <w:b/>
        </w:rPr>
        <w:t>false</w:t>
      </w:r>
      <w:r w:rsidRPr="00E77497">
        <w:t xml:space="preserve"> for the </w:t>
      </w:r>
      <w:r w:rsidRPr="00E77497">
        <w:rPr>
          <w:i/>
        </w:rPr>
        <w:t>Throw</w:t>
      </w:r>
      <w:r w:rsidRPr="00E77497">
        <w:t xml:space="preserve"> flag.</w:t>
      </w:r>
    </w:p>
    <w:p w14:paraId="6459BDBC" w14:textId="77777777" w:rsidR="004C02EF" w:rsidRPr="00E77497" w:rsidRDefault="004C02EF" w:rsidP="00471CAA">
      <w:pPr>
        <w:pStyle w:val="Alg4"/>
        <w:numPr>
          <w:ilvl w:val="0"/>
          <w:numId w:val="333"/>
        </w:numPr>
      </w:pPr>
      <w:r w:rsidRPr="00E77497">
        <w:t>Else if IsPropertyReference(</w:t>
      </w:r>
      <w:r w:rsidRPr="00E77497">
        <w:rPr>
          <w:i/>
        </w:rPr>
        <w:t>V</w:t>
      </w:r>
      <w:r w:rsidRPr="00E77497">
        <w:t>), then</w:t>
      </w:r>
    </w:p>
    <w:p w14:paraId="61D0AF6F" w14:textId="77777777" w:rsidR="004C02EF" w:rsidRPr="00E77497" w:rsidRDefault="004C02EF" w:rsidP="00471CAA">
      <w:pPr>
        <w:pStyle w:val="Alg4"/>
        <w:numPr>
          <w:ilvl w:val="1"/>
          <w:numId w:val="333"/>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put</w:t>
      </w:r>
      <w:r w:rsidRPr="00E77497">
        <w:t xml:space="preserve"> be the [[Put]] internal method of </w:t>
      </w:r>
      <w:r w:rsidRPr="00E77497">
        <w:rPr>
          <w:i/>
        </w:rPr>
        <w:t>base</w:t>
      </w:r>
      <w:r w:rsidRPr="00E77497">
        <w:t xml:space="preserve">, otherwise let </w:t>
      </w:r>
      <w:r w:rsidRPr="00E77497">
        <w:rPr>
          <w:i/>
        </w:rPr>
        <w:t>put</w:t>
      </w:r>
      <w:r w:rsidRPr="00E77497">
        <w:t xml:space="preserve"> be the special [[Put]] internal method defined below.</w:t>
      </w:r>
    </w:p>
    <w:p w14:paraId="1DE722DF" w14:textId="77777777" w:rsidR="004C02EF" w:rsidRPr="00E77497" w:rsidRDefault="004C02EF" w:rsidP="00471CAA">
      <w:pPr>
        <w:pStyle w:val="Alg4"/>
        <w:numPr>
          <w:ilvl w:val="1"/>
          <w:numId w:val="333"/>
        </w:numPr>
      </w:pPr>
      <w:r w:rsidRPr="00E77497">
        <w:t xml:space="preserve">Call </w:t>
      </w:r>
      <w:del w:id="2090" w:author="Rev 5 Allen Wirfs-Brock" w:date="2012-01-12T12:38:00Z">
        <w:r w:rsidRPr="00E77497" w:rsidDel="00AE79C3">
          <w:delText xml:space="preserve">the </w:delText>
        </w:r>
      </w:del>
      <w:r w:rsidRPr="00E77497">
        <w:rPr>
          <w:i/>
        </w:rPr>
        <w:t xml:space="preserve">put </w:t>
      </w:r>
      <w:ins w:id="2091" w:author="Rev 5 Allen Wirfs-Brock" w:date="2012-01-12T12:38:00Z">
        <w:r w:rsidR="00AE79C3" w:rsidRPr="00AE79C3">
          <w:t>as an</w:t>
        </w:r>
        <w:r w:rsidR="00AE79C3">
          <w:rPr>
            <w:i/>
          </w:rPr>
          <w:t xml:space="preserve"> </w:t>
        </w:r>
      </w:ins>
      <w:r w:rsidRPr="00E77497">
        <w:t xml:space="preserve">internal method </w:t>
      </w:r>
      <w:del w:id="2092" w:author="Rev 5 Allen Wirfs-Brock" w:date="2012-01-12T12:39:00Z">
        <w:r w:rsidRPr="00E77497" w:rsidDel="00AE79C3">
          <w:delText xml:space="preserve">using </w:delText>
        </w:r>
      </w:del>
      <w:ins w:id="2093" w:author="Rev 5 Allen Wirfs-Brock" w:date="2012-01-12T12:39:00Z">
        <w:r w:rsidR="00AE79C3">
          <w:t>of</w:t>
        </w:r>
        <w:r w:rsidR="00AE79C3" w:rsidRPr="00E77497">
          <w:t xml:space="preserve"> </w:t>
        </w:r>
      </w:ins>
      <w:r w:rsidRPr="00E77497">
        <w:rPr>
          <w:i/>
        </w:rPr>
        <w:t xml:space="preserve">base </w:t>
      </w:r>
      <w:del w:id="2094" w:author="Rev 5 Allen Wirfs-Brock" w:date="2012-01-12T12:39:00Z">
        <w:r w:rsidRPr="00E77497" w:rsidDel="00AE79C3">
          <w:delText xml:space="preserve">as its </w:delText>
        </w:r>
        <w:r w:rsidRPr="00E77497" w:rsidDel="00AE79C3">
          <w:rPr>
            <w:b/>
          </w:rPr>
          <w:delText xml:space="preserve">this </w:delText>
        </w:r>
        <w:r w:rsidRPr="00E77497" w:rsidDel="00AE79C3">
          <w:delText xml:space="preserve">value, and </w:delText>
        </w:r>
      </w:del>
      <w:r w:rsidRPr="00E77497">
        <w:t>passing GetReferencedName(</w:t>
      </w:r>
      <w:r w:rsidRPr="00E77497">
        <w:rPr>
          <w:i/>
        </w:rPr>
        <w:t>V</w:t>
      </w:r>
      <w:r w:rsidRPr="00E77497">
        <w:t xml:space="preserve">) for the property name, </w:t>
      </w:r>
      <w:r w:rsidRPr="00E77497">
        <w:rPr>
          <w:i/>
        </w:rPr>
        <w:t xml:space="preserve">W </w:t>
      </w:r>
      <w:r w:rsidRPr="00E77497">
        <w:t>for the value, and IsStrictReference(</w:t>
      </w:r>
      <w:r w:rsidRPr="00E77497">
        <w:rPr>
          <w:i/>
        </w:rPr>
        <w:t>V</w:t>
      </w:r>
      <w:r w:rsidRPr="00E77497">
        <w:t xml:space="preserve">) for the </w:t>
      </w:r>
      <w:r w:rsidRPr="00E77497">
        <w:rPr>
          <w:i/>
        </w:rPr>
        <w:t xml:space="preserve">Throw </w:t>
      </w:r>
      <w:r w:rsidRPr="00E77497">
        <w:t>flag.</w:t>
      </w:r>
    </w:p>
    <w:p w14:paraId="47318DEB" w14:textId="77777777"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14:paraId="531E4018" w14:textId="77777777" w:rsidR="004C02EF" w:rsidRPr="00E77497" w:rsidRDefault="004C02EF" w:rsidP="00471CAA">
      <w:pPr>
        <w:pStyle w:val="Alg4"/>
        <w:numPr>
          <w:ilvl w:val="1"/>
          <w:numId w:val="333"/>
        </w:numPr>
      </w:pPr>
      <w:r w:rsidRPr="00E77497">
        <w:t xml:space="preserve">Call the SetMutableBinding (10.2.1) concrete method of </w:t>
      </w:r>
      <w:r w:rsidRPr="00E77497">
        <w:rPr>
          <w:i/>
        </w:rPr>
        <w:t>base</w:t>
      </w:r>
      <w:r w:rsidRPr="00E77497">
        <w:t>, passing GetReferencedName(</w:t>
      </w:r>
      <w:r w:rsidRPr="00E77497">
        <w:rPr>
          <w:i/>
        </w:rPr>
        <w:t>V</w:t>
      </w:r>
      <w:r w:rsidRPr="00E77497">
        <w:t xml:space="preserve">), </w:t>
      </w:r>
      <w:r w:rsidRPr="00E77497">
        <w:rPr>
          <w:i/>
        </w:rPr>
        <w:t>W</w:t>
      </w:r>
      <w:r w:rsidRPr="00E77497">
        <w:t>, and IsStrictReference(</w:t>
      </w:r>
      <w:r w:rsidRPr="00E77497">
        <w:rPr>
          <w:i/>
        </w:rPr>
        <w:t>V</w:t>
      </w:r>
      <w:r w:rsidRPr="00E77497">
        <w:t>) as arguments.</w:t>
      </w:r>
    </w:p>
    <w:p w14:paraId="4A8DBCBF" w14:textId="77777777" w:rsidR="004C02EF" w:rsidRPr="00E77497" w:rsidRDefault="004C02EF" w:rsidP="00471CAA">
      <w:pPr>
        <w:pStyle w:val="Alg4"/>
        <w:numPr>
          <w:ilvl w:val="0"/>
          <w:numId w:val="333"/>
        </w:numPr>
        <w:spacing w:after="120"/>
      </w:pPr>
      <w:r w:rsidRPr="00E77497">
        <w:t>Return.</w:t>
      </w:r>
    </w:p>
    <w:p w14:paraId="3A8ED809" w14:textId="77777777" w:rsidR="004C02EF" w:rsidRPr="00E77497" w:rsidRDefault="004C02EF" w:rsidP="004C02EF">
      <w:r w:rsidRPr="00E77497">
        <w:t xml:space="preserve">The following [[Put]] internal method is used by PutValue when </w:t>
      </w:r>
      <w:r w:rsidRPr="00E77497">
        <w:rPr>
          <w:rFonts w:ascii="Times New Roman" w:hAnsi="Times New Roman"/>
          <w:i/>
        </w:rPr>
        <w:t>V</w:t>
      </w:r>
      <w:r w:rsidRPr="00E77497">
        <w:t xml:space="preserve"> is a property reference with a primitive base value. </w:t>
      </w:r>
      <w:del w:id="2095" w:author="Rev 5 Allen Wirfs-Brock" w:date="2012-01-12T12:44:00Z">
        <w:r w:rsidRPr="00E77497" w:rsidDel="00AE79C3">
          <w:delText xml:space="preserve">It is called using </w:delText>
        </w:r>
      </w:del>
      <w:r w:rsidRPr="00E77497">
        <w:rPr>
          <w:rFonts w:ascii="Times New Roman" w:hAnsi="Times New Roman"/>
          <w:i/>
        </w:rPr>
        <w:t>base</w:t>
      </w:r>
      <w:r w:rsidRPr="00E77497">
        <w:t xml:space="preserve"> </w:t>
      </w:r>
      <w:ins w:id="2096" w:author="Rev 5 Allen Wirfs-Brock" w:date="2012-01-12T12:44:00Z">
        <w:r w:rsidR="00AE79C3">
          <w:t xml:space="preserve">is the value the internal method is called upon </w:t>
        </w:r>
      </w:ins>
      <w:del w:id="2097" w:author="Rev 5 Allen Wirfs-Brock" w:date="2012-01-12T12:44:00Z">
        <w:r w:rsidRPr="00E77497" w:rsidDel="00AE79C3">
          <w:delText xml:space="preserve">as its </w:delText>
        </w:r>
        <w:r w:rsidRPr="00E77497" w:rsidDel="00AE79C3">
          <w:rPr>
            <w:b/>
          </w:rPr>
          <w:delText>this</w:delText>
        </w:r>
        <w:r w:rsidRPr="00E77497" w:rsidDel="00AE79C3">
          <w:delText xml:space="preserve"> value and </w:delText>
        </w:r>
      </w:del>
      <w:r w:rsidRPr="00E77497">
        <w:t>with property</w:t>
      </w:r>
      <w:ins w:id="2098" w:author="Rev 5 Allen Wirfs-Brock" w:date="2012-01-12T12:44:00Z">
        <w:r w:rsidR="00AE79C3">
          <w:t xml:space="preserve"> name</w:t>
        </w:r>
      </w:ins>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W</w:t>
      </w:r>
      <w:r w:rsidRPr="00E77497">
        <w:t xml:space="preserve">, and Boolean flag </w:t>
      </w:r>
      <w:r w:rsidRPr="00E77497">
        <w:rPr>
          <w:rFonts w:ascii="Times New Roman" w:hAnsi="Times New Roman"/>
          <w:i/>
        </w:rPr>
        <w:t>Throw</w:t>
      </w:r>
      <w:r w:rsidRPr="00E77497">
        <w:t xml:space="preserve"> as arguments. The following steps are taken:</w:t>
      </w:r>
    </w:p>
    <w:p w14:paraId="15029349" w14:textId="77777777" w:rsidR="004C02EF" w:rsidRPr="00E77497" w:rsidRDefault="004C02EF" w:rsidP="00471CAA">
      <w:pPr>
        <w:pStyle w:val="Alg4"/>
        <w:keepNext/>
        <w:numPr>
          <w:ilvl w:val="0"/>
          <w:numId w:val="334"/>
        </w:numPr>
      </w:pPr>
      <w:r w:rsidRPr="00E77497">
        <w:t xml:space="preserve">Let </w:t>
      </w:r>
      <w:r w:rsidRPr="00E77497">
        <w:rPr>
          <w:i/>
        </w:rPr>
        <w:t>O</w:t>
      </w:r>
      <w:r w:rsidRPr="00E77497">
        <w:t xml:space="preserve"> be ToObject(</w:t>
      </w:r>
      <w:r w:rsidRPr="00E77497">
        <w:rPr>
          <w:i/>
        </w:rPr>
        <w:t>base</w:t>
      </w:r>
      <w:r w:rsidRPr="00E77497">
        <w:t>).</w:t>
      </w:r>
    </w:p>
    <w:p w14:paraId="1ED90BF9" w14:textId="77777777" w:rsidR="004C02EF" w:rsidRPr="00E77497" w:rsidRDefault="004C02EF" w:rsidP="00471CAA">
      <w:pPr>
        <w:pStyle w:val="Alg4"/>
        <w:numPr>
          <w:ilvl w:val="0"/>
          <w:numId w:val="334"/>
        </w:numPr>
      </w:pPr>
      <w:r w:rsidRPr="00E77497">
        <w:t xml:space="preserve">If the result of calling the [[CanPut]] internal method of </w:t>
      </w:r>
      <w:r w:rsidRPr="00E77497">
        <w:rPr>
          <w:i/>
        </w:rPr>
        <w:t>O</w:t>
      </w:r>
      <w:r w:rsidRPr="00E77497">
        <w:t xml:space="preserve"> with argument </w:t>
      </w:r>
      <w:r w:rsidRPr="00E77497">
        <w:rPr>
          <w:i/>
        </w:rPr>
        <w:t>P</w:t>
      </w:r>
      <w:r w:rsidRPr="00E77497">
        <w:t xml:space="preserve"> is </w:t>
      </w:r>
      <w:r w:rsidRPr="00E77497">
        <w:rPr>
          <w:b/>
        </w:rPr>
        <w:t>false</w:t>
      </w:r>
      <w:r w:rsidRPr="00E77497">
        <w:t>, then</w:t>
      </w:r>
    </w:p>
    <w:p w14:paraId="07AD08A2"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1430D2AC" w14:textId="77777777" w:rsidR="004C02EF" w:rsidRPr="00E77497" w:rsidRDefault="004C02EF" w:rsidP="00471CAA">
      <w:pPr>
        <w:pStyle w:val="Alg4"/>
        <w:numPr>
          <w:ilvl w:val="1"/>
          <w:numId w:val="334"/>
        </w:numPr>
      </w:pPr>
      <w:r w:rsidRPr="00E77497">
        <w:t>Else return.</w:t>
      </w:r>
    </w:p>
    <w:p w14:paraId="300EBD38" w14:textId="77777777" w:rsidR="004C02EF" w:rsidRPr="00E77497" w:rsidRDefault="004C02EF" w:rsidP="00471CAA">
      <w:pPr>
        <w:pStyle w:val="Alg4"/>
        <w:numPr>
          <w:ilvl w:val="0"/>
          <w:numId w:val="334"/>
        </w:numPr>
      </w:pPr>
      <w:r w:rsidRPr="00E77497">
        <w:t xml:space="preserve">Let </w:t>
      </w:r>
      <w:r w:rsidRPr="00E77497">
        <w:rPr>
          <w:i/>
        </w:rPr>
        <w:t>ownDesc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407DD1AE" w14:textId="77777777" w:rsidR="004C02EF" w:rsidRPr="00E77497" w:rsidRDefault="004C02EF" w:rsidP="00471CAA">
      <w:pPr>
        <w:pStyle w:val="Alg4"/>
        <w:numPr>
          <w:ilvl w:val="0"/>
          <w:numId w:val="334"/>
        </w:numPr>
      </w:pPr>
      <w:r w:rsidRPr="00E77497">
        <w:t>If IsDataDescriptor(</w:t>
      </w:r>
      <w:r w:rsidRPr="00E77497">
        <w:rPr>
          <w:i/>
        </w:rPr>
        <w:t>ownDesc</w:t>
      </w:r>
      <w:r w:rsidRPr="00E77497">
        <w:t xml:space="preserve">) is </w:t>
      </w:r>
      <w:r w:rsidRPr="00E77497">
        <w:rPr>
          <w:b/>
        </w:rPr>
        <w:t>true</w:t>
      </w:r>
      <w:r w:rsidRPr="00E77497">
        <w:t>, then</w:t>
      </w:r>
    </w:p>
    <w:p w14:paraId="35E1CCDD"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327D0D28" w14:textId="77777777" w:rsidR="004C02EF" w:rsidRPr="00E77497" w:rsidRDefault="004C02EF" w:rsidP="00471CAA">
      <w:pPr>
        <w:pStyle w:val="Alg4"/>
        <w:numPr>
          <w:ilvl w:val="1"/>
          <w:numId w:val="334"/>
        </w:numPr>
      </w:pPr>
      <w:r w:rsidRPr="00E77497">
        <w:t>Else return.</w:t>
      </w:r>
    </w:p>
    <w:p w14:paraId="026E8D54" w14:textId="77777777" w:rsidR="004C02EF" w:rsidRPr="00E77497" w:rsidRDefault="004C02EF" w:rsidP="00471CAA">
      <w:pPr>
        <w:pStyle w:val="Alg4"/>
        <w:numPr>
          <w:ilvl w:val="0"/>
          <w:numId w:val="334"/>
        </w:numPr>
      </w:pPr>
      <w:r w:rsidRPr="00E77497">
        <w:t xml:space="preserve">Let </w:t>
      </w:r>
      <w:r w:rsidRPr="00E77497">
        <w:rPr>
          <w:i/>
        </w:rPr>
        <w:t>desc</w:t>
      </w:r>
      <w:r w:rsidRPr="00E77497">
        <w:t xml:space="preserve"> be the result of calling the [[GetProperty]] internal method of </w:t>
      </w:r>
      <w:r w:rsidRPr="00E77497">
        <w:rPr>
          <w:i/>
        </w:rPr>
        <w:t>O</w:t>
      </w:r>
      <w:r w:rsidRPr="00E77497">
        <w:t xml:space="preserve"> with argument </w:t>
      </w:r>
      <w:r w:rsidRPr="00E77497">
        <w:rPr>
          <w:i/>
        </w:rPr>
        <w:t>P</w:t>
      </w:r>
      <w:r w:rsidRPr="00E77497">
        <w:t>. This may be either an own or inherited accessor property descriptor or an inherited data property descriptor.</w:t>
      </w:r>
    </w:p>
    <w:p w14:paraId="6630822A" w14:textId="77777777" w:rsidR="004C02EF" w:rsidRPr="00E77497" w:rsidRDefault="004C02EF" w:rsidP="00471CAA">
      <w:pPr>
        <w:pStyle w:val="Alg4"/>
        <w:numPr>
          <w:ilvl w:val="0"/>
          <w:numId w:val="334"/>
        </w:numPr>
      </w:pPr>
      <w:r w:rsidRPr="00E77497">
        <w:t>If IsAccessorDescriptor(</w:t>
      </w:r>
      <w:r w:rsidRPr="00E77497">
        <w:rPr>
          <w:i/>
        </w:rPr>
        <w:t>desc</w:t>
      </w:r>
      <w:r w:rsidRPr="00E77497">
        <w:t xml:space="preserve">) is </w:t>
      </w:r>
      <w:r w:rsidRPr="00E77497">
        <w:rPr>
          <w:b/>
        </w:rPr>
        <w:t>true</w:t>
      </w:r>
      <w:r w:rsidRPr="00E77497">
        <w:t>, then</w:t>
      </w:r>
    </w:p>
    <w:p w14:paraId="6DFE7D5E" w14:textId="77777777" w:rsidR="004C02EF" w:rsidRPr="00E77497" w:rsidRDefault="004C02EF" w:rsidP="00471CAA">
      <w:pPr>
        <w:pStyle w:val="Alg4"/>
        <w:numPr>
          <w:ilvl w:val="1"/>
          <w:numId w:val="334"/>
        </w:numPr>
      </w:pPr>
      <w:r w:rsidRPr="00E77497">
        <w:t xml:space="preserve">Let </w:t>
      </w:r>
      <w:r w:rsidRPr="00E77497">
        <w:rPr>
          <w:i/>
        </w:rPr>
        <w:t>setter</w:t>
      </w:r>
      <w:r w:rsidRPr="00E77497">
        <w:t xml:space="preserve"> be </w:t>
      </w:r>
      <w:r w:rsidRPr="00E77497">
        <w:rPr>
          <w:i/>
        </w:rPr>
        <w:t>desc</w:t>
      </w:r>
      <w:r w:rsidRPr="00E77497">
        <w:t xml:space="preserve">.[[Set]] (see 8.10) which cannot be </w:t>
      </w:r>
      <w:r w:rsidRPr="00E77497">
        <w:rPr>
          <w:b/>
        </w:rPr>
        <w:t>undefined</w:t>
      </w:r>
      <w:r w:rsidRPr="00E77497">
        <w:t>.</w:t>
      </w:r>
    </w:p>
    <w:p w14:paraId="571C7682" w14:textId="77777777" w:rsidR="004C02EF" w:rsidRPr="00E77497" w:rsidRDefault="004C02EF" w:rsidP="00471CAA">
      <w:pPr>
        <w:pStyle w:val="Alg4"/>
        <w:numPr>
          <w:ilvl w:val="1"/>
          <w:numId w:val="334"/>
        </w:numPr>
      </w:pPr>
      <w:r w:rsidRPr="00E77497">
        <w:t xml:space="preserve">Call the [[Call]] internal method of </w:t>
      </w:r>
      <w:r w:rsidRPr="00E77497">
        <w:rPr>
          <w:i/>
        </w:rPr>
        <w:t>setter</w:t>
      </w:r>
      <w:r w:rsidRPr="00E77497">
        <w:t xml:space="preserve"> providing </w:t>
      </w:r>
      <w:r w:rsidRPr="00E77497">
        <w:rPr>
          <w:i/>
        </w:rPr>
        <w:t>base</w:t>
      </w:r>
      <w:r w:rsidRPr="00E77497">
        <w:t xml:space="preserve"> as the </w:t>
      </w:r>
      <w:r w:rsidRPr="00E77497">
        <w:rPr>
          <w:b/>
        </w:rPr>
        <w:t>this</w:t>
      </w:r>
      <w:r w:rsidRPr="00E77497">
        <w:t xml:space="preserve"> value and an argument list containing only </w:t>
      </w:r>
      <w:r w:rsidRPr="00E77497">
        <w:rPr>
          <w:i/>
        </w:rPr>
        <w:t>W</w:t>
      </w:r>
      <w:r w:rsidRPr="00E77497">
        <w:t>.</w:t>
      </w:r>
    </w:p>
    <w:p w14:paraId="79FB40B3" w14:textId="77777777" w:rsidR="004C02EF" w:rsidRPr="00E77497" w:rsidRDefault="004C02EF" w:rsidP="00471CAA">
      <w:pPr>
        <w:pStyle w:val="Alg4"/>
        <w:numPr>
          <w:ilvl w:val="0"/>
          <w:numId w:val="334"/>
        </w:numPr>
      </w:pPr>
      <w:r w:rsidRPr="00E77497">
        <w:t xml:space="preserve">Else, this is a request to create an own property on the transient object </w:t>
      </w:r>
      <w:r w:rsidRPr="00E77497">
        <w:rPr>
          <w:i/>
        </w:rPr>
        <w:t>O</w:t>
      </w:r>
    </w:p>
    <w:p w14:paraId="36EE0D50"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65817A52" w14:textId="77777777" w:rsidR="004C02EF" w:rsidRPr="00E77497" w:rsidRDefault="004C02EF" w:rsidP="00471CAA">
      <w:pPr>
        <w:pStyle w:val="Alg4"/>
        <w:numPr>
          <w:ilvl w:val="0"/>
          <w:numId w:val="334"/>
        </w:numPr>
        <w:spacing w:after="120"/>
      </w:pPr>
      <w:r w:rsidRPr="00E77497">
        <w:t>Return.</w:t>
      </w:r>
    </w:p>
    <w:p w14:paraId="333E87D6" w14:textId="77777777" w:rsidR="004C02EF" w:rsidRPr="00E77497" w:rsidRDefault="004C02EF" w:rsidP="004C02EF">
      <w:pPr>
        <w:pStyle w:val="Note"/>
      </w:pPr>
      <w:r w:rsidRPr="00E77497">
        <w:t>NOTE</w:t>
      </w:r>
      <w:r w:rsidRPr="00E77497">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E77497">
        <w:rPr>
          <w:rFonts w:ascii="Times New Roman" w:hAnsi="Times New Roman"/>
          <w:i/>
        </w:rPr>
        <w:t>Throw</w:t>
      </w:r>
      <w:r w:rsidRPr="00E77497">
        <w:t xml:space="preserve"> predicated error check. When </w:t>
      </w:r>
      <w:r w:rsidRPr="00E77497">
        <w:rPr>
          <w:rFonts w:ascii="Times New Roman" w:hAnsi="Times New Roman"/>
          <w:i/>
        </w:rPr>
        <w:t>Throw</w:t>
      </w:r>
      <w:r w:rsidRPr="00E77497">
        <w:t xml:space="preserve"> is </w:t>
      </w:r>
      <w:r w:rsidRPr="00E77497">
        <w:rPr>
          <w:b/>
        </w:rPr>
        <w:t>true</w:t>
      </w:r>
      <w:r w:rsidRPr="00E77497">
        <w:t xml:space="preserve"> any property assignment that would create a new property on the transient object throws an error.</w:t>
      </w:r>
    </w:p>
    <w:p w14:paraId="00EDF3BD" w14:textId="77777777" w:rsidR="004C02EF" w:rsidRPr="00E77497" w:rsidRDefault="004C02EF" w:rsidP="00C623F2">
      <w:pPr>
        <w:pStyle w:val="20"/>
        <w:numPr>
          <w:ilvl w:val="0"/>
          <w:numId w:val="0"/>
        </w:numPr>
      </w:pPr>
      <w:bookmarkStart w:id="2099" w:name="_Ref384027166"/>
      <w:bookmarkStart w:id="2100" w:name="_Toc385672152"/>
      <w:bookmarkStart w:id="2101" w:name="_Toc393690247"/>
      <w:bookmarkStart w:id="2102" w:name="_Ref424533023"/>
      <w:bookmarkStart w:id="2103" w:name="_Toc381513648"/>
      <w:bookmarkStart w:id="2104" w:name="_Toc382202791"/>
      <w:bookmarkStart w:id="2105" w:name="_Toc382203011"/>
      <w:bookmarkStart w:id="2106" w:name="_Toc382212170"/>
      <w:bookmarkStart w:id="2107" w:name="_Toc382212388"/>
      <w:bookmarkStart w:id="2108" w:name="_Toc382291515"/>
      <w:bookmarkStart w:id="2109" w:name="_Ref424667800"/>
      <w:bookmarkStart w:id="2110" w:name="_Toc472818785"/>
      <w:bookmarkStart w:id="2111" w:name="_Toc235503338"/>
      <w:bookmarkStart w:id="2112" w:name="_Toc241509113"/>
      <w:bookmarkStart w:id="2113" w:name="_Toc244416600"/>
      <w:bookmarkStart w:id="2114" w:name="_Toc276630964"/>
      <w:bookmarkStart w:id="2115" w:name="_Toc314500524"/>
      <w:bookmarkEnd w:id="2089"/>
      <w:r w:rsidRPr="00E77497">
        <w:t>8.8</w:t>
      </w:r>
      <w:r w:rsidRPr="00E77497">
        <w:tab/>
        <w:t>The List Specification Typ</w:t>
      </w:r>
      <w:bookmarkEnd w:id="2099"/>
      <w:bookmarkEnd w:id="2100"/>
      <w:bookmarkEnd w:id="2101"/>
      <w:r w:rsidRPr="00E77497">
        <w:t>e</w:t>
      </w:r>
      <w:bookmarkEnd w:id="2102"/>
      <w:bookmarkEnd w:id="2109"/>
      <w:bookmarkEnd w:id="2110"/>
      <w:bookmarkEnd w:id="2111"/>
      <w:bookmarkEnd w:id="2112"/>
      <w:bookmarkEnd w:id="2113"/>
      <w:bookmarkEnd w:id="2114"/>
      <w:bookmarkEnd w:id="2115"/>
    </w:p>
    <w:p w14:paraId="43AC48B7" w14:textId="77777777" w:rsidR="004C02EF" w:rsidRPr="00E77497" w:rsidRDefault="004C02EF" w:rsidP="004C02EF">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bookmarkStart w:id="2116" w:name="_Toc385672153"/>
      <w:bookmarkStart w:id="2117" w:name="_Toc393690248"/>
    </w:p>
    <w:p w14:paraId="436E7105" w14:textId="77777777" w:rsidR="004C02EF" w:rsidRPr="00E77497" w:rsidRDefault="004C02EF" w:rsidP="00C623F2">
      <w:pPr>
        <w:pStyle w:val="20"/>
        <w:numPr>
          <w:ilvl w:val="0"/>
          <w:numId w:val="0"/>
        </w:numPr>
      </w:pPr>
      <w:bookmarkStart w:id="2118" w:name="_Toc472818786"/>
      <w:bookmarkStart w:id="2119" w:name="_Toc235503339"/>
      <w:bookmarkStart w:id="2120" w:name="_Toc241509114"/>
      <w:bookmarkStart w:id="2121" w:name="_Toc244416601"/>
      <w:bookmarkStart w:id="2122" w:name="_Toc276630965"/>
      <w:bookmarkStart w:id="2123" w:name="_Toc314500525"/>
      <w:r w:rsidRPr="00E77497">
        <w:t>8.9</w:t>
      </w:r>
      <w:r w:rsidRPr="00E77497">
        <w:tab/>
        <w:t>The Completion Specification Typ</w:t>
      </w:r>
      <w:bookmarkEnd w:id="2116"/>
      <w:bookmarkEnd w:id="2117"/>
      <w:r w:rsidRPr="00E77497">
        <w:t>e</w:t>
      </w:r>
      <w:bookmarkEnd w:id="2118"/>
      <w:bookmarkEnd w:id="2119"/>
      <w:bookmarkEnd w:id="2120"/>
      <w:bookmarkEnd w:id="2121"/>
      <w:bookmarkEnd w:id="2122"/>
      <w:bookmarkEnd w:id="2123"/>
    </w:p>
    <w:p w14:paraId="7EF29844" w14:textId="77777777" w:rsidR="004C02EF" w:rsidRPr="00E77497" w:rsidRDefault="004C02EF" w:rsidP="004C02EF">
      <w:r w:rsidRPr="00E77497">
        <w:t>The Completion type is used to explain the 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 Values of the Completion type are triples of the form (</w:t>
      </w:r>
      <w:r w:rsidRPr="00E77497">
        <w:rPr>
          <w:i/>
        </w:rPr>
        <w:t>type</w:t>
      </w:r>
      <w:r w:rsidRPr="00E77497">
        <w:t xml:space="preserve">, </w:t>
      </w:r>
      <w:r w:rsidRPr="00E77497">
        <w:rPr>
          <w:i/>
        </w:rPr>
        <w:t>value</w:t>
      </w:r>
      <w:r w:rsidRPr="00E77497">
        <w:t xml:space="preserve">, </w:t>
      </w:r>
      <w:r w:rsidRPr="00E77497">
        <w:rPr>
          <w:i/>
        </w:rPr>
        <w:t>target</w:t>
      </w:r>
      <w:r w:rsidRPr="00E77497">
        <w:t xml:space="preserve">), where </w:t>
      </w:r>
      <w:r w:rsidRPr="00E77497">
        <w:rPr>
          <w:i/>
        </w:rPr>
        <w:t>type</w:t>
      </w:r>
      <w:r w:rsidRPr="00E77497">
        <w:t xml:space="preserve"> is 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r w:rsidRPr="00E77497">
        <w:t xml:space="preserve">, </w:t>
      </w:r>
      <w:r w:rsidRPr="00E77497">
        <w:rPr>
          <w:i/>
        </w:rPr>
        <w:t xml:space="preserve">value </w:t>
      </w:r>
      <w:r w:rsidRPr="00E77497">
        <w:t xml:space="preserve">is any ECMAScript language value or </w:t>
      </w:r>
      <w:r w:rsidRPr="00E77497">
        <w:rPr>
          <w:b/>
        </w:rPr>
        <w:t>empty</w:t>
      </w:r>
      <w:r w:rsidRPr="00E77497">
        <w:t xml:space="preserve">, and </w:t>
      </w:r>
      <w:r w:rsidRPr="00E77497">
        <w:rPr>
          <w:i/>
        </w:rPr>
        <w:t>target</w:t>
      </w:r>
      <w:r w:rsidRPr="00E77497">
        <w:t xml:space="preserve"> is any ECMAScript identifier or </w:t>
      </w:r>
      <w:r w:rsidRPr="00E77497">
        <w:rPr>
          <w:b/>
        </w:rPr>
        <w:t>empty</w:t>
      </w:r>
      <w:r w:rsidRPr="00E77497">
        <w:t xml:space="preserve">. If </w:t>
      </w:r>
      <w:r w:rsidRPr="00E77497">
        <w:rPr>
          <w:rFonts w:ascii="Times New Roman" w:hAnsi="Times New Roman"/>
          <w:i/>
        </w:rPr>
        <w:t>cv</w:t>
      </w:r>
      <w:r w:rsidRPr="00E77497">
        <w:t xml:space="preserve"> is a completion value then </w:t>
      </w:r>
      <w:r w:rsidRPr="00E77497">
        <w:rPr>
          <w:rFonts w:ascii="Times New Roman" w:hAnsi="Times New Roman"/>
          <w:i/>
        </w:rPr>
        <w:t>cv</w:t>
      </w:r>
      <w:r w:rsidRPr="00E77497">
        <w:rPr>
          <w:rFonts w:ascii="Times New Roman" w:hAnsi="Times New Roman"/>
        </w:rPr>
        <w:t>.type</w:t>
      </w:r>
      <w:r w:rsidRPr="00E77497">
        <w:t xml:space="preserve">, </w:t>
      </w:r>
      <w:r w:rsidRPr="00E77497">
        <w:rPr>
          <w:rFonts w:ascii="Times New Roman" w:hAnsi="Times New Roman"/>
          <w:i/>
        </w:rPr>
        <w:t>cv</w:t>
      </w:r>
      <w:r w:rsidRPr="00E77497">
        <w:rPr>
          <w:rFonts w:ascii="Times New Roman" w:hAnsi="Times New Roman"/>
        </w:rPr>
        <w:t>.value</w:t>
      </w:r>
      <w:r w:rsidRPr="00E77497">
        <w:t xml:space="preserve">, and </w:t>
      </w:r>
      <w:r w:rsidRPr="00E77497">
        <w:rPr>
          <w:rFonts w:ascii="Times New Roman" w:hAnsi="Times New Roman"/>
          <w:i/>
        </w:rPr>
        <w:t>cv</w:t>
      </w:r>
      <w:r w:rsidRPr="00E77497">
        <w:rPr>
          <w:rFonts w:ascii="Times New Roman" w:hAnsi="Times New Roman"/>
        </w:rPr>
        <w:t>.target</w:t>
      </w:r>
      <w:r w:rsidRPr="00E77497">
        <w:t xml:space="preserve"> may be used to directly refer to its constituent values.</w:t>
      </w:r>
    </w:p>
    <w:p w14:paraId="3BC86589" w14:textId="77777777" w:rsidR="004C02EF" w:rsidRPr="00E77497" w:rsidRDefault="004C02EF" w:rsidP="004C02EF">
      <w:r w:rsidRPr="00E77497">
        <w:t xml:space="preserve">The term “abrupt completion” refers to any completion with a </w:t>
      </w:r>
      <w:r w:rsidRPr="00E77497">
        <w:rPr>
          <w:i/>
        </w:rPr>
        <w:t>type</w:t>
      </w:r>
      <w:r w:rsidRPr="00E77497">
        <w:t xml:space="preserve"> other than </w:t>
      </w:r>
      <w:r w:rsidRPr="00E77497">
        <w:rPr>
          <w:b/>
        </w:rPr>
        <w:t>normal</w:t>
      </w:r>
      <w:r w:rsidRPr="00E77497">
        <w:t>.</w:t>
      </w:r>
    </w:p>
    <w:p w14:paraId="11EC03ED" w14:textId="77777777" w:rsidR="004C02EF" w:rsidRPr="00E77497" w:rsidRDefault="004C02EF" w:rsidP="00C623F2">
      <w:pPr>
        <w:pStyle w:val="20"/>
        <w:numPr>
          <w:ilvl w:val="0"/>
          <w:numId w:val="0"/>
        </w:numPr>
      </w:pPr>
      <w:bookmarkStart w:id="2124" w:name="_Toc202449367"/>
      <w:bookmarkStart w:id="2125" w:name="_Toc235503340"/>
      <w:bookmarkStart w:id="2126" w:name="_Toc241509115"/>
      <w:bookmarkStart w:id="2127" w:name="_Toc244416602"/>
      <w:bookmarkStart w:id="2128" w:name="_Toc276630966"/>
      <w:bookmarkStart w:id="2129" w:name="_Toc314500526"/>
      <w:r w:rsidRPr="00E77497">
        <w:t xml:space="preserve">8.10 </w:t>
      </w:r>
      <w:r w:rsidRPr="00E77497">
        <w:tab/>
        <w:t xml:space="preserve">The Property Descriptor and </w:t>
      </w:r>
      <w:commentRangeStart w:id="2130"/>
      <w:r w:rsidRPr="00E77497">
        <w:t>Property Identifier</w:t>
      </w:r>
      <w:commentRangeEnd w:id="2130"/>
      <w:r w:rsidR="00C5717D">
        <w:rPr>
          <w:rStyle w:val="af4"/>
          <w:b w:val="0"/>
        </w:rPr>
        <w:commentReference w:id="2130"/>
      </w:r>
      <w:r w:rsidRPr="00E77497">
        <w:t xml:space="preserve"> Specification Type</w:t>
      </w:r>
      <w:bookmarkEnd w:id="2124"/>
      <w:r w:rsidRPr="00E77497">
        <w:t>s</w:t>
      </w:r>
      <w:bookmarkEnd w:id="2125"/>
      <w:bookmarkEnd w:id="2126"/>
      <w:bookmarkEnd w:id="2127"/>
      <w:bookmarkEnd w:id="2128"/>
      <w:bookmarkEnd w:id="2129"/>
    </w:p>
    <w:p w14:paraId="265F55B2" w14:textId="77777777" w:rsidR="004C02EF" w:rsidRPr="00E77497" w:rsidRDefault="004C02EF" w:rsidP="004C02EF">
      <w:r w:rsidRPr="00E7749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 as specified in 8.6.1. In addition, any field may be present or absent.</w:t>
      </w:r>
    </w:p>
    <w:p w14:paraId="326742CA" w14:textId="77777777" w:rsidR="004C02EF" w:rsidRPr="00E77497" w:rsidRDefault="004C02EF" w:rsidP="004C02EF">
      <w:r w:rsidRPr="00E77497">
        <w:t>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Table 5 or Table 6.</w:t>
      </w:r>
    </w:p>
    <w:p w14:paraId="3E7A10E8" w14:textId="77777777" w:rsidR="004C02EF" w:rsidRPr="00E77497" w:rsidRDefault="004C02EF" w:rsidP="004C02EF">
      <w:r w:rsidRPr="00E77497">
        <w:t xml:space="preserve">For notational convenience within this specification, an object literal-like syntax can be used to define a property descriptor value. For example, Property Descriptor {[[Value]]: 42, [[Writable]]: </w:t>
      </w:r>
      <w:r w:rsidRPr="00E77497">
        <w:rPr>
          <w:b/>
        </w:rPr>
        <w:t>false</w:t>
      </w:r>
      <w:r w:rsidRPr="00E77497">
        <w:t xml:space="preserve">, [[Configurable]]: </w:t>
      </w:r>
      <w:r w:rsidRPr="00E77497">
        <w:rPr>
          <w:b/>
        </w:rPr>
        <w:t>true</w:t>
      </w:r>
      <w:r w:rsidRPr="00E77497">
        <w:t>} defines a data property descriptor. Field name order is not significant. Any fields that are not explicitly listed are considered to be absent.</w:t>
      </w:r>
    </w:p>
    <w:p w14:paraId="6BE75FBB" w14:textId="77777777" w:rsidR="004C02EF" w:rsidRPr="00E77497" w:rsidRDefault="004C02EF" w:rsidP="004C02EF">
      <w:r w:rsidRPr="00E77497">
        <w:t>In specification text and algorithms, dot notation may be used to refer to a specific field of a Property Descriptor. For example, if D is a property descriptor then D.[[Value]] is shorthand for “the field of D named [[Value]]”.</w:t>
      </w:r>
    </w:p>
    <w:p w14:paraId="265085C4" w14:textId="77777777" w:rsidR="004C02EF" w:rsidRPr="00E77497" w:rsidRDefault="004C02EF" w:rsidP="004C02EF">
      <w:r w:rsidRPr="00E77497">
        <w:t xml:space="preserve">The Property Identifier type is used to associate a property name with a Property Descriptor.  Values of the Property Identifier type are pairs of the form (name, descriptor), where name is a String and descriptor is a Property Descriptor value. </w:t>
      </w:r>
    </w:p>
    <w:p w14:paraId="7A287B5A" w14:textId="77777777" w:rsidR="004C02EF" w:rsidRPr="00E77497" w:rsidRDefault="004C02EF" w:rsidP="004C02EF">
      <w:r w:rsidRPr="00E77497">
        <w:t>The following abstract operations are used in this specification to operate upon Property Descriptor values:</w:t>
      </w:r>
    </w:p>
    <w:p w14:paraId="7E113303" w14:textId="77777777" w:rsidR="004C02EF" w:rsidRPr="00E77497" w:rsidRDefault="004C02EF" w:rsidP="00C623F2">
      <w:pPr>
        <w:pStyle w:val="30"/>
        <w:numPr>
          <w:ilvl w:val="0"/>
          <w:numId w:val="0"/>
        </w:numPr>
      </w:pPr>
      <w:bookmarkStart w:id="2131" w:name="_Toc202449369"/>
      <w:bookmarkStart w:id="2132" w:name="_Toc235503341"/>
      <w:bookmarkStart w:id="2133" w:name="_Toc241509116"/>
      <w:bookmarkStart w:id="2134" w:name="_Toc244416603"/>
      <w:bookmarkStart w:id="2135" w:name="_Toc276630967"/>
      <w:bookmarkStart w:id="2136" w:name="_Toc314500527"/>
      <w:r w:rsidRPr="00E77497">
        <w:t>8.10.1</w:t>
      </w:r>
      <w:r w:rsidRPr="00E77497">
        <w:tab/>
        <w:t>IsAccessorDescriptor ( Desc )</w:t>
      </w:r>
      <w:bookmarkEnd w:id="2131"/>
      <w:bookmarkEnd w:id="2132"/>
      <w:bookmarkEnd w:id="2133"/>
      <w:bookmarkEnd w:id="2134"/>
      <w:bookmarkEnd w:id="2135"/>
      <w:bookmarkEnd w:id="2136"/>
    </w:p>
    <w:p w14:paraId="74DEFC16" w14:textId="77777777"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2979DDE4" w14:textId="77777777" w:rsidR="004C02EF" w:rsidRPr="00C7794D" w:rsidRDefault="004C02EF" w:rsidP="00471CAA">
      <w:pPr>
        <w:pStyle w:val="MediumGrid21"/>
        <w:numPr>
          <w:ilvl w:val="0"/>
          <w:numId w:val="335"/>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43423E15" w14:textId="77777777" w:rsidR="004C02EF" w:rsidRPr="00C7794D" w:rsidRDefault="004C02EF" w:rsidP="00471CAA">
      <w:pPr>
        <w:pStyle w:val="MediumGrid21"/>
        <w:numPr>
          <w:ilvl w:val="0"/>
          <w:numId w:val="335"/>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5F5485B1" w14:textId="77777777" w:rsidR="004C02EF" w:rsidRPr="00C7794D" w:rsidRDefault="004C02EF" w:rsidP="00471CAA">
      <w:pPr>
        <w:pStyle w:val="MediumGrid21"/>
        <w:numPr>
          <w:ilvl w:val="0"/>
          <w:numId w:val="335"/>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4899BDE1" w14:textId="77777777" w:rsidR="004C02EF" w:rsidRPr="004D1BD1" w:rsidRDefault="004C02EF" w:rsidP="00C623F2">
      <w:pPr>
        <w:pStyle w:val="30"/>
        <w:numPr>
          <w:ilvl w:val="0"/>
          <w:numId w:val="0"/>
        </w:numPr>
      </w:pPr>
      <w:bookmarkStart w:id="2137" w:name="_Toc202449370"/>
      <w:bookmarkStart w:id="2138" w:name="_Toc235503342"/>
      <w:bookmarkStart w:id="2139" w:name="_Toc241509117"/>
      <w:bookmarkStart w:id="2140" w:name="_Toc244416604"/>
      <w:bookmarkStart w:id="2141" w:name="_Toc276630968"/>
      <w:bookmarkStart w:id="2142" w:name="_Toc314500528"/>
      <w:r w:rsidRPr="004D1BD1">
        <w:t>8.10.2</w:t>
      </w:r>
      <w:r w:rsidRPr="004D1BD1">
        <w:tab/>
        <w:t>IsDataDescriptor ( Desc )</w:t>
      </w:r>
      <w:bookmarkEnd w:id="2137"/>
      <w:bookmarkEnd w:id="2138"/>
      <w:bookmarkEnd w:id="2139"/>
      <w:bookmarkEnd w:id="2140"/>
      <w:bookmarkEnd w:id="2141"/>
      <w:bookmarkEnd w:id="2142"/>
    </w:p>
    <w:p w14:paraId="4D162DC4" w14:textId="77777777"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66E6878D"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34EB13C6"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39626DD2" w14:textId="77777777"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101BD16E" w14:textId="77777777" w:rsidR="004C02EF" w:rsidRPr="004D1BD1" w:rsidRDefault="004C02EF" w:rsidP="00C623F2">
      <w:pPr>
        <w:pStyle w:val="30"/>
        <w:numPr>
          <w:ilvl w:val="0"/>
          <w:numId w:val="0"/>
        </w:numPr>
      </w:pPr>
      <w:bookmarkStart w:id="2143" w:name="_Toc202449371"/>
      <w:bookmarkStart w:id="2144" w:name="_Toc235503343"/>
      <w:bookmarkStart w:id="2145" w:name="_Toc241509118"/>
      <w:bookmarkStart w:id="2146" w:name="_Toc244416605"/>
      <w:bookmarkStart w:id="2147" w:name="_Toc276630969"/>
      <w:bookmarkStart w:id="2148" w:name="_Toc314500529"/>
      <w:r w:rsidRPr="004D1BD1">
        <w:t>8.10.3</w:t>
      </w:r>
      <w:r w:rsidRPr="004D1BD1">
        <w:tab/>
        <w:t>IsGenericDescriptor ( Desc )</w:t>
      </w:r>
      <w:bookmarkEnd w:id="2143"/>
      <w:bookmarkEnd w:id="2144"/>
      <w:bookmarkEnd w:id="2145"/>
      <w:bookmarkEnd w:id="2146"/>
      <w:bookmarkEnd w:id="2147"/>
      <w:bookmarkEnd w:id="2148"/>
    </w:p>
    <w:p w14:paraId="163E2F06" w14:textId="77777777"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6A9EA649" w14:textId="77777777"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635E25B2" w14:textId="77777777"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2DD8FC13" w14:textId="77777777"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784B39A5" w14:textId="77777777" w:rsidR="004C02EF" w:rsidRPr="004D1BD1" w:rsidRDefault="004C02EF" w:rsidP="00C623F2">
      <w:pPr>
        <w:pStyle w:val="30"/>
        <w:numPr>
          <w:ilvl w:val="0"/>
          <w:numId w:val="0"/>
        </w:numPr>
      </w:pPr>
      <w:bookmarkStart w:id="2149" w:name="_Toc202449372"/>
      <w:bookmarkStart w:id="2150" w:name="_Toc235503344"/>
      <w:bookmarkStart w:id="2151" w:name="_Toc241509119"/>
      <w:bookmarkStart w:id="2152" w:name="_Toc244416606"/>
      <w:bookmarkStart w:id="2153" w:name="_Toc276630970"/>
      <w:bookmarkStart w:id="2154" w:name="_Toc314500530"/>
      <w:r w:rsidRPr="004D1BD1">
        <w:t>8.10.4</w:t>
      </w:r>
      <w:r w:rsidRPr="004D1BD1">
        <w:tab/>
        <w:t>FromPropertyDescriptor ( Desc )</w:t>
      </w:r>
      <w:bookmarkEnd w:id="2149"/>
      <w:bookmarkEnd w:id="2150"/>
      <w:bookmarkEnd w:id="2151"/>
      <w:bookmarkEnd w:id="2152"/>
      <w:bookmarkEnd w:id="2153"/>
      <w:bookmarkEnd w:id="2154"/>
    </w:p>
    <w:p w14:paraId="78EF597C" w14:textId="77777777"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1148F5A4" w14:textId="77777777"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14:paraId="37045757"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3C977860"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creating a new object as if by the expression </w:t>
      </w:r>
      <w:r w:rsidRPr="00C7794D">
        <w:rPr>
          <w:rFonts w:ascii="Times New Roman" w:hAnsi="Times New Roman"/>
          <w:b/>
          <w:lang w:val="en-GB"/>
        </w:rPr>
        <w:t xml:space="preserve">new Object() </w:t>
      </w:r>
      <w:r w:rsidRPr="00C7794D">
        <w:rPr>
          <w:rFonts w:ascii="Times New Roman" w:hAnsi="Times New Roman"/>
          <w:lang w:val="en-GB"/>
        </w:rPr>
        <w:t>where</w:t>
      </w:r>
      <w:r w:rsidRPr="00C7794D">
        <w:rPr>
          <w:rFonts w:ascii="Times New Roman" w:hAnsi="Times New Roman"/>
          <w:b/>
          <w:lang w:val="en-GB"/>
        </w:rPr>
        <w:t xml:space="preserve"> Object </w:t>
      </w:r>
      <w:r w:rsidRPr="00C7794D">
        <w:rPr>
          <w:rFonts w:ascii="Times New Roman" w:hAnsi="Times New Roman"/>
          <w:lang w:val="en-GB"/>
        </w:rPr>
        <w:t>is the standard built-in constructor with that name.</w:t>
      </w:r>
    </w:p>
    <w:p w14:paraId="19F1D790"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If IsDataDescriptor(</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true</w:t>
      </w:r>
      <w:r w:rsidRPr="00C7794D">
        <w:rPr>
          <w:rFonts w:ascii="Times New Roman" w:hAnsi="Times New Roman"/>
          <w:lang w:val="en-GB"/>
        </w:rPr>
        <w:t xml:space="preserve">, then </w:t>
      </w:r>
    </w:p>
    <w:p w14:paraId="6DE77D3C"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value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64BC6367"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writable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2A3E42F5"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Else, IsAccessorDescriptor(</w:t>
      </w:r>
      <w:r w:rsidRPr="00C7794D">
        <w:rPr>
          <w:rFonts w:ascii="Times New Roman" w:hAnsi="Times New Roman"/>
          <w:i/>
          <w:lang w:val="en-GB"/>
        </w:rPr>
        <w:t>Desc</w:t>
      </w:r>
      <w:r w:rsidRPr="00C7794D">
        <w:rPr>
          <w:rFonts w:ascii="Times New Roman" w:hAnsi="Times New Roman"/>
          <w:lang w:val="en-GB"/>
        </w:rPr>
        <w:t xml:space="preserve">) must be </w:t>
      </w:r>
      <w:r w:rsidRPr="00C7794D">
        <w:rPr>
          <w:rFonts w:ascii="Times New Roman" w:hAnsi="Times New Roman"/>
          <w:b/>
          <w:lang w:val="en-GB"/>
        </w:rPr>
        <w:t>true</w:t>
      </w:r>
      <w:r w:rsidRPr="00C7794D">
        <w:rPr>
          <w:rFonts w:ascii="Times New Roman" w:hAnsi="Times New Roman"/>
          <w:lang w:val="en-GB"/>
        </w:rPr>
        <w:t>, so</w:t>
      </w:r>
    </w:p>
    <w:p w14:paraId="319B70FE"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get"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.[[Get]],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w:t>
      </w:r>
    </w:p>
    <w:p w14:paraId="334A9EC2"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set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0B95430"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enumerable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70DF9BDD"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configurable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4D6B52BD" w14:textId="77777777"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2951F467" w14:textId="77777777" w:rsidR="004C02EF" w:rsidRPr="004D1BD1" w:rsidRDefault="004C02EF" w:rsidP="00C623F2">
      <w:pPr>
        <w:pStyle w:val="30"/>
        <w:numPr>
          <w:ilvl w:val="0"/>
          <w:numId w:val="0"/>
        </w:numPr>
      </w:pPr>
      <w:bookmarkStart w:id="2155" w:name="_Toc202449373"/>
      <w:bookmarkStart w:id="2156" w:name="_Toc235503345"/>
      <w:bookmarkStart w:id="2157" w:name="_Toc241509120"/>
      <w:bookmarkStart w:id="2158" w:name="_Toc244416607"/>
      <w:bookmarkStart w:id="2159" w:name="_Toc276630971"/>
      <w:bookmarkStart w:id="2160" w:name="_Toc314500531"/>
      <w:r w:rsidRPr="004D1BD1">
        <w:t>8.10.5</w:t>
      </w:r>
      <w:r w:rsidRPr="004D1BD1">
        <w:tab/>
        <w:t>ToPropertyDescriptor ( Obj )</w:t>
      </w:r>
      <w:bookmarkEnd w:id="2155"/>
      <w:bookmarkEnd w:id="2156"/>
      <w:bookmarkEnd w:id="2157"/>
      <w:bookmarkEnd w:id="2158"/>
      <w:bookmarkEnd w:id="2159"/>
      <w:bookmarkEnd w:id="2160"/>
    </w:p>
    <w:p w14:paraId="4819E1CB" w14:textId="77777777"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23F80270" w14:textId="77777777"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7C82466B" w14:textId="77777777"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14:paraId="2CD47EDE"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enumerable</w:t>
      </w:r>
      <w:r w:rsidRPr="004D1BD1">
        <w:t xml:space="preserve">" is </w:t>
      </w:r>
      <w:r w:rsidRPr="00E65A34">
        <w:rPr>
          <w:b/>
        </w:rPr>
        <w:t>true</w:t>
      </w:r>
      <w:r w:rsidRPr="009C202C">
        <w:t>, then</w:t>
      </w:r>
    </w:p>
    <w:p w14:paraId="6F13D832" w14:textId="77777777" w:rsidR="004C02EF" w:rsidRPr="004D1BD1" w:rsidRDefault="004C02EF" w:rsidP="00471CAA">
      <w:pPr>
        <w:pStyle w:val="Alg4"/>
        <w:numPr>
          <w:ilvl w:val="1"/>
          <w:numId w:val="339"/>
        </w:numPr>
      </w:pPr>
      <w:r w:rsidRPr="009C202C">
        <w:t xml:space="preserve">Let </w:t>
      </w:r>
      <w:r w:rsidRPr="009C202C">
        <w:rPr>
          <w:i/>
        </w:rPr>
        <w:t>enum</w:t>
      </w:r>
      <w:r w:rsidRPr="00675B74">
        <w:t xml:space="preserve"> be the result of calling the [[Get]] internal method of </w:t>
      </w:r>
      <w:r w:rsidRPr="00E77497">
        <w:rPr>
          <w:i/>
        </w:rPr>
        <w:t>Obj</w:t>
      </w:r>
      <w:r w:rsidRPr="00E77497">
        <w:t xml:space="preserve"> with "</w:t>
      </w:r>
      <w:r w:rsidRPr="00C7794D">
        <w:rPr>
          <w:rFonts w:ascii="Courier New" w:hAnsi="Courier New" w:cs="Courier New"/>
          <w:b/>
          <w:spacing w:val="0"/>
        </w:rPr>
        <w:t>enumerable</w:t>
      </w:r>
      <w:r w:rsidRPr="004D1BD1">
        <w:t>".</w:t>
      </w:r>
    </w:p>
    <w:p w14:paraId="6759F64A" w14:textId="77777777"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14:paraId="014A661B"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configurable</w:t>
      </w:r>
      <w:r w:rsidRPr="004D1BD1">
        <w:t xml:space="preserve">" is </w:t>
      </w:r>
      <w:r w:rsidRPr="00E65A34">
        <w:rPr>
          <w:b/>
        </w:rPr>
        <w:t>true</w:t>
      </w:r>
      <w:r w:rsidRPr="009C202C">
        <w:t>, then</w:t>
      </w:r>
    </w:p>
    <w:p w14:paraId="1E3BB888" w14:textId="77777777" w:rsidR="004C02EF" w:rsidRPr="004D1BD1" w:rsidRDefault="004C02EF" w:rsidP="00471CAA">
      <w:pPr>
        <w:pStyle w:val="Alg4"/>
        <w:numPr>
          <w:ilvl w:val="1"/>
          <w:numId w:val="339"/>
        </w:numPr>
      </w:pPr>
      <w:r w:rsidRPr="009C202C">
        <w:t xml:space="preserve">Let </w:t>
      </w:r>
      <w:r w:rsidRPr="009C202C">
        <w:rPr>
          <w:i/>
        </w:rPr>
        <w:t>conf</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configurable</w:t>
      </w:r>
      <w:r w:rsidRPr="004D1BD1">
        <w:t>".</w:t>
      </w:r>
    </w:p>
    <w:p w14:paraId="7422FF03" w14:textId="77777777"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14:paraId="7D9E17F9"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value</w:t>
      </w:r>
      <w:r w:rsidRPr="004D1BD1">
        <w:t xml:space="preserve">" is </w:t>
      </w:r>
      <w:r w:rsidRPr="00E65A34">
        <w:rPr>
          <w:b/>
        </w:rPr>
        <w:t>true</w:t>
      </w:r>
      <w:r w:rsidRPr="009C202C">
        <w:t>, then</w:t>
      </w:r>
    </w:p>
    <w:p w14:paraId="350ABA0C" w14:textId="77777777" w:rsidR="004C02EF" w:rsidRPr="004D1BD1" w:rsidRDefault="004C02EF" w:rsidP="00471CAA">
      <w:pPr>
        <w:pStyle w:val="Alg4"/>
        <w:numPr>
          <w:ilvl w:val="1"/>
          <w:numId w:val="339"/>
        </w:numPr>
      </w:pPr>
      <w:r w:rsidRPr="009C202C">
        <w:t xml:space="preserve">Let </w:t>
      </w:r>
      <w:r w:rsidRPr="009C202C">
        <w:rPr>
          <w:i/>
        </w:rPr>
        <w:t>value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value</w:t>
      </w:r>
      <w:r w:rsidRPr="004D1BD1">
        <w:t>”.</w:t>
      </w:r>
    </w:p>
    <w:p w14:paraId="77902B4F" w14:textId="77777777"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14:paraId="70DA6471"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writable</w:t>
      </w:r>
      <w:r w:rsidRPr="004D1BD1">
        <w:t xml:space="preserve">" is </w:t>
      </w:r>
      <w:r w:rsidRPr="00E65A34">
        <w:rPr>
          <w:b/>
        </w:rPr>
        <w:t>true</w:t>
      </w:r>
      <w:r w:rsidRPr="009C202C">
        <w:t>, then</w:t>
      </w:r>
    </w:p>
    <w:p w14:paraId="054C2EE0" w14:textId="77777777" w:rsidR="004C02EF" w:rsidRPr="004D1BD1" w:rsidRDefault="004C02EF" w:rsidP="00471CAA">
      <w:pPr>
        <w:pStyle w:val="Alg4"/>
        <w:numPr>
          <w:ilvl w:val="1"/>
          <w:numId w:val="339"/>
        </w:numPr>
      </w:pPr>
      <w:r w:rsidRPr="009C202C">
        <w:t xml:space="preserve">Let </w:t>
      </w:r>
      <w:r w:rsidRPr="009C202C">
        <w:rPr>
          <w:i/>
        </w:rPr>
        <w:t>writable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writable</w:t>
      </w:r>
      <w:r w:rsidRPr="004D1BD1">
        <w:t>".</w:t>
      </w:r>
    </w:p>
    <w:p w14:paraId="56AF0989" w14:textId="77777777" w:rsidR="004C02EF" w:rsidRPr="00675B74" w:rsidRDefault="004C02EF" w:rsidP="00471CAA">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14:paraId="140DB586"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get</w:t>
      </w:r>
      <w:r w:rsidRPr="004D1BD1">
        <w:t xml:space="preserve">" is </w:t>
      </w:r>
      <w:r w:rsidRPr="00E65A34">
        <w:rPr>
          <w:b/>
        </w:rPr>
        <w:t>true</w:t>
      </w:r>
      <w:r w:rsidRPr="009C202C">
        <w:t>, then</w:t>
      </w:r>
    </w:p>
    <w:p w14:paraId="6CF9869B" w14:textId="77777777" w:rsidR="004C02EF" w:rsidRPr="004D1BD1" w:rsidRDefault="004C02EF" w:rsidP="00471CAA">
      <w:pPr>
        <w:pStyle w:val="Alg4"/>
        <w:numPr>
          <w:ilvl w:val="1"/>
          <w:numId w:val="339"/>
        </w:numPr>
      </w:pPr>
      <w:r w:rsidRPr="009C202C">
        <w:t xml:space="preserve">Let </w:t>
      </w:r>
      <w:r w:rsidRPr="009C202C">
        <w:rPr>
          <w:i/>
        </w:rPr>
        <w:t>getter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get</w:t>
      </w:r>
      <w:r w:rsidRPr="004D1BD1">
        <w:t>".</w:t>
      </w:r>
    </w:p>
    <w:p w14:paraId="3BADD99A" w14:textId="77777777"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1781B500" w14:textId="77777777"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14:paraId="6609827C"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set</w:t>
      </w:r>
      <w:r w:rsidRPr="004D1BD1">
        <w:t xml:space="preserve">" is </w:t>
      </w:r>
      <w:r w:rsidRPr="00E65A34">
        <w:rPr>
          <w:b/>
        </w:rPr>
        <w:t>true</w:t>
      </w:r>
      <w:r w:rsidRPr="009C202C">
        <w:t>, then</w:t>
      </w:r>
    </w:p>
    <w:p w14:paraId="15DFC5D0" w14:textId="77777777" w:rsidR="004C02EF" w:rsidRPr="004D1BD1" w:rsidRDefault="004C02EF" w:rsidP="00471CAA">
      <w:pPr>
        <w:pStyle w:val="Alg4"/>
        <w:numPr>
          <w:ilvl w:val="1"/>
          <w:numId w:val="339"/>
        </w:numPr>
      </w:pPr>
      <w:r w:rsidRPr="009C202C">
        <w:t xml:space="preserve">Let </w:t>
      </w:r>
      <w:r w:rsidRPr="009C202C">
        <w:rPr>
          <w:i/>
        </w:rPr>
        <w:t>setter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set</w:t>
      </w:r>
      <w:r w:rsidRPr="004D1BD1">
        <w:t>".</w:t>
      </w:r>
    </w:p>
    <w:p w14:paraId="44B46C38" w14:textId="77777777"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58A867E6" w14:textId="77777777"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14:paraId="4FA6CE4D" w14:textId="77777777"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14:paraId="4D454174" w14:textId="77777777"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74ECE50A" w14:textId="77777777"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14:paraId="3F1BB209" w14:textId="77777777" w:rsidR="004C02EF" w:rsidRPr="00E77497" w:rsidRDefault="004C02EF" w:rsidP="00C623F2">
      <w:pPr>
        <w:pStyle w:val="20"/>
        <w:numPr>
          <w:ilvl w:val="0"/>
          <w:numId w:val="0"/>
        </w:numPr>
      </w:pPr>
      <w:bookmarkStart w:id="2161" w:name="_Toc385672154"/>
      <w:bookmarkStart w:id="2162" w:name="_Toc393690249"/>
      <w:bookmarkStart w:id="2163" w:name="_Toc472818787"/>
      <w:bookmarkStart w:id="2164" w:name="_Toc235503346"/>
      <w:bookmarkStart w:id="2165" w:name="_Toc241509121"/>
      <w:bookmarkStart w:id="2166" w:name="_Toc244416608"/>
      <w:bookmarkStart w:id="2167" w:name="_Toc276630972"/>
      <w:bookmarkStart w:id="2168" w:name="_Toc314500532"/>
      <w:r w:rsidRPr="00E77497">
        <w:t>8.11</w:t>
      </w:r>
      <w:r w:rsidRPr="00E77497">
        <w:tab/>
        <w:t>The Lexical Environment and Environment Record Specification Types</w:t>
      </w:r>
      <w:bookmarkEnd w:id="2164"/>
      <w:bookmarkEnd w:id="2165"/>
      <w:bookmarkEnd w:id="2166"/>
      <w:bookmarkEnd w:id="2167"/>
      <w:bookmarkEnd w:id="2168"/>
    </w:p>
    <w:p w14:paraId="2489D16C" w14:textId="77777777" w:rsidR="004C02EF" w:rsidRPr="00E77497" w:rsidRDefault="004C02EF" w:rsidP="004C02EF">
      <w:r w:rsidRPr="00E77497">
        <w:t>The Lexical Environment and Environment Record types are used to explain the behaviour of name resolution in nested functions and blocks. These types and the operations upon them are defined in Clause 10.</w:t>
      </w:r>
    </w:p>
    <w:p w14:paraId="5633E104" w14:textId="77777777" w:rsidR="004C02EF" w:rsidRPr="00E77497" w:rsidRDefault="004C02EF" w:rsidP="00C623F2">
      <w:pPr>
        <w:pStyle w:val="20"/>
        <w:numPr>
          <w:ilvl w:val="0"/>
          <w:numId w:val="0"/>
        </w:numPr>
      </w:pPr>
      <w:bookmarkStart w:id="2169" w:name="_Toc235503347"/>
      <w:bookmarkStart w:id="2170" w:name="_Toc241509122"/>
      <w:bookmarkStart w:id="2171" w:name="_Toc244416609"/>
      <w:bookmarkStart w:id="2172" w:name="_Toc276630973"/>
      <w:bookmarkStart w:id="2173" w:name="_Toc314500533"/>
      <w:r w:rsidRPr="00E77497">
        <w:t>8.12</w:t>
      </w:r>
      <w:r w:rsidRPr="00E77497">
        <w:tab/>
        <w:t>Algorithms for Object Internal Methods</w:t>
      </w:r>
      <w:bookmarkEnd w:id="2169"/>
      <w:bookmarkEnd w:id="2170"/>
      <w:bookmarkEnd w:id="2171"/>
      <w:bookmarkEnd w:id="2172"/>
      <w:bookmarkEnd w:id="2173"/>
    </w:p>
    <w:p w14:paraId="1F4C4CEB" w14:textId="77777777" w:rsidR="004C02EF" w:rsidRPr="00E77497" w:rsidRDefault="004C02EF" w:rsidP="004C02EF">
      <w:r w:rsidRPr="00E77497">
        <w:t xml:space="preserve">In the following algorithm descriptions, assume </w:t>
      </w:r>
      <w:r w:rsidRPr="00E77497">
        <w:rPr>
          <w:rFonts w:ascii="Times New Roman" w:hAnsi="Times New Roman"/>
          <w:i/>
        </w:rPr>
        <w:t>O</w:t>
      </w:r>
      <w:r w:rsidRPr="00E77497">
        <w:t xml:space="preserve"> is a native ECMAScript object, </w:t>
      </w:r>
      <w:r w:rsidRPr="00E77497">
        <w:rPr>
          <w:rFonts w:ascii="Times New Roman" w:hAnsi="Times New Roman"/>
          <w:i/>
        </w:rPr>
        <w:t>P</w:t>
      </w:r>
      <w:r w:rsidRPr="00E77497">
        <w:t xml:space="preserve"> is a String, </w:t>
      </w:r>
      <w:r w:rsidRPr="00E77497">
        <w:rPr>
          <w:rFonts w:ascii="Times New Roman" w:hAnsi="Times New Roman"/>
          <w:i/>
        </w:rPr>
        <w:t>Desc</w:t>
      </w:r>
      <w:r w:rsidRPr="00E77497">
        <w:t xml:space="preserve"> is a Property Description record, and </w:t>
      </w:r>
      <w:r w:rsidRPr="00E77497">
        <w:rPr>
          <w:rFonts w:ascii="Times New Roman" w:hAnsi="Times New Roman"/>
          <w:i/>
        </w:rPr>
        <w:t>Throw</w:t>
      </w:r>
      <w:r w:rsidRPr="00E77497">
        <w:t xml:space="preserve"> is a Boolean flag.</w:t>
      </w:r>
    </w:p>
    <w:p w14:paraId="4D2F8D84" w14:textId="77777777" w:rsidR="004C02EF" w:rsidRPr="00E77497" w:rsidRDefault="004C02EF" w:rsidP="00C623F2">
      <w:pPr>
        <w:pStyle w:val="30"/>
        <w:numPr>
          <w:ilvl w:val="0"/>
          <w:numId w:val="0"/>
        </w:numPr>
      </w:pPr>
      <w:bookmarkStart w:id="2174" w:name="_Toc235503348"/>
      <w:bookmarkStart w:id="2175" w:name="_Toc241509123"/>
      <w:bookmarkStart w:id="2176" w:name="_Toc244416610"/>
      <w:bookmarkStart w:id="2177" w:name="_Toc276630974"/>
      <w:bookmarkStart w:id="2178" w:name="_Toc314500534"/>
      <w:r w:rsidRPr="00E77497">
        <w:t>8.12.1</w:t>
      </w:r>
      <w:r w:rsidRPr="00E77497">
        <w:tab/>
        <w:t>[[GetOwnProperty]] (P)</w:t>
      </w:r>
      <w:bookmarkEnd w:id="2174"/>
      <w:bookmarkEnd w:id="2175"/>
      <w:bookmarkEnd w:id="2176"/>
      <w:bookmarkEnd w:id="2177"/>
      <w:bookmarkEnd w:id="2178"/>
    </w:p>
    <w:p w14:paraId="3454D8FF" w14:textId="77777777" w:rsidR="004C02EF" w:rsidRPr="00E77497" w:rsidRDefault="004C02EF" w:rsidP="004C02EF">
      <w:r w:rsidRPr="00E77497">
        <w:t xml:space="preserve">When the [[GetOwnProperty]]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36157286" w14:textId="77777777" w:rsidR="004C02EF" w:rsidRPr="00E77497" w:rsidRDefault="004C02EF" w:rsidP="00471CAA">
      <w:pPr>
        <w:pStyle w:val="Alg4"/>
        <w:numPr>
          <w:ilvl w:val="0"/>
          <w:numId w:val="340"/>
        </w:numPr>
      </w:pPr>
      <w:r w:rsidRPr="00E77497">
        <w:t xml:space="preserve">If </w:t>
      </w:r>
      <w:r w:rsidRPr="00E77497">
        <w:rPr>
          <w:i/>
        </w:rPr>
        <w:t xml:space="preserve">O </w:t>
      </w:r>
      <w:r w:rsidRPr="00E77497">
        <w:t xml:space="preserve">doesn’t have an own property with name </w:t>
      </w:r>
      <w:r w:rsidRPr="00E77497">
        <w:rPr>
          <w:i/>
        </w:rPr>
        <w:t>P</w:t>
      </w:r>
      <w:r w:rsidRPr="00E77497">
        <w:t xml:space="preserve">, return </w:t>
      </w:r>
      <w:r w:rsidRPr="00E77497">
        <w:rPr>
          <w:b/>
        </w:rPr>
        <w:t>undefined</w:t>
      </w:r>
      <w:r w:rsidRPr="00E77497">
        <w:t>.</w:t>
      </w:r>
    </w:p>
    <w:p w14:paraId="6FD747E2" w14:textId="77777777" w:rsidR="004C02EF" w:rsidRPr="00E77497" w:rsidRDefault="004C02EF" w:rsidP="00471CAA">
      <w:pPr>
        <w:pStyle w:val="Alg4"/>
        <w:numPr>
          <w:ilvl w:val="0"/>
          <w:numId w:val="340"/>
        </w:numPr>
      </w:pPr>
      <w:r w:rsidRPr="00E77497">
        <w:t xml:space="preserve">Let </w:t>
      </w:r>
      <w:r w:rsidRPr="00E77497">
        <w:rPr>
          <w:i/>
        </w:rPr>
        <w:t xml:space="preserve">D </w:t>
      </w:r>
      <w:r w:rsidRPr="00E77497">
        <w:t>be a newly created Property Descriptor with no fields.</w:t>
      </w:r>
    </w:p>
    <w:p w14:paraId="30ED94B3" w14:textId="77777777" w:rsidR="004C02EF" w:rsidRPr="00E77497" w:rsidRDefault="004C02EF" w:rsidP="00471CAA">
      <w:pPr>
        <w:pStyle w:val="Alg4"/>
        <w:numPr>
          <w:ilvl w:val="0"/>
          <w:numId w:val="340"/>
        </w:numPr>
      </w:pPr>
      <w:r w:rsidRPr="00E77497">
        <w:t xml:space="preserve">Let </w:t>
      </w:r>
      <w:r w:rsidRPr="00E77497">
        <w:rPr>
          <w:i/>
        </w:rPr>
        <w:t xml:space="preserve">X </w:t>
      </w:r>
      <w:r w:rsidRPr="00E77497">
        <w:t xml:space="preserve">be </w:t>
      </w:r>
      <w:r w:rsidRPr="00E77497">
        <w:rPr>
          <w:i/>
        </w:rPr>
        <w:t>O</w:t>
      </w:r>
      <w:r w:rsidRPr="00E77497">
        <w:t xml:space="preserve">’s own property named </w:t>
      </w:r>
      <w:r w:rsidRPr="00E77497">
        <w:rPr>
          <w:i/>
        </w:rPr>
        <w:t>P</w:t>
      </w:r>
      <w:r w:rsidRPr="00E77497">
        <w:t>.</w:t>
      </w:r>
    </w:p>
    <w:p w14:paraId="256E6A93" w14:textId="77777777" w:rsidR="004C02EF" w:rsidRPr="00E77497" w:rsidRDefault="004C02EF" w:rsidP="00471CAA">
      <w:pPr>
        <w:pStyle w:val="Alg4"/>
        <w:numPr>
          <w:ilvl w:val="0"/>
          <w:numId w:val="340"/>
        </w:numPr>
      </w:pPr>
      <w:r w:rsidRPr="00E77497">
        <w:t xml:space="preserve">If </w:t>
      </w:r>
      <w:r w:rsidRPr="00E77497">
        <w:rPr>
          <w:i/>
        </w:rPr>
        <w:t xml:space="preserve">X </w:t>
      </w:r>
      <w:r w:rsidRPr="00E77497">
        <w:t>is a data property, then</w:t>
      </w:r>
    </w:p>
    <w:p w14:paraId="17FB5130"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.[[Value]] to the value of </w:t>
      </w:r>
      <w:r w:rsidRPr="00E77497">
        <w:rPr>
          <w:i/>
        </w:rPr>
        <w:t>X</w:t>
      </w:r>
      <w:r w:rsidRPr="00E77497">
        <w:t>’s [[Value]] attribute.</w:t>
      </w:r>
    </w:p>
    <w:p w14:paraId="1F66525D"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.[[Writable]] to the value of </w:t>
      </w:r>
      <w:r w:rsidRPr="00E77497">
        <w:rPr>
          <w:i/>
        </w:rPr>
        <w:t>X</w:t>
      </w:r>
      <w:r w:rsidRPr="00E77497">
        <w:t>’s [[Writable]] attribute</w:t>
      </w:r>
    </w:p>
    <w:p w14:paraId="33728EE8" w14:textId="77777777" w:rsidR="004C02EF" w:rsidRPr="00E77497" w:rsidRDefault="004C02EF" w:rsidP="00471CAA">
      <w:pPr>
        <w:pStyle w:val="Alg4"/>
        <w:numPr>
          <w:ilvl w:val="0"/>
          <w:numId w:val="340"/>
        </w:numPr>
      </w:pPr>
      <w:r w:rsidRPr="00E77497">
        <w:t xml:space="preserve">Else </w:t>
      </w:r>
      <w:r w:rsidRPr="00E77497">
        <w:rPr>
          <w:i/>
        </w:rPr>
        <w:t xml:space="preserve">X </w:t>
      </w:r>
      <w:r w:rsidRPr="00E77497">
        <w:t>is an accessor property, so</w:t>
      </w:r>
    </w:p>
    <w:p w14:paraId="4CE11AF2"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.[[Get]] to the value of </w:t>
      </w:r>
      <w:r w:rsidRPr="00E77497">
        <w:rPr>
          <w:i/>
        </w:rPr>
        <w:t>X</w:t>
      </w:r>
      <w:r w:rsidRPr="00E77497">
        <w:t>’s [[Get]] attribute.</w:t>
      </w:r>
    </w:p>
    <w:p w14:paraId="72D38662"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.[[Set]] to the value of </w:t>
      </w:r>
      <w:r w:rsidRPr="00E77497">
        <w:rPr>
          <w:i/>
        </w:rPr>
        <w:t>X</w:t>
      </w:r>
      <w:r w:rsidRPr="00E77497">
        <w:t>’s [[Set]] attribute.</w:t>
      </w:r>
    </w:p>
    <w:p w14:paraId="37D760F4"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5CAF3426"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487088E5" w14:textId="77777777" w:rsidR="004C02EF" w:rsidRPr="00E77497" w:rsidRDefault="004C02EF" w:rsidP="00471CAA">
      <w:pPr>
        <w:pStyle w:val="Alg4"/>
        <w:numPr>
          <w:ilvl w:val="0"/>
          <w:numId w:val="340"/>
        </w:numPr>
        <w:spacing w:after="120"/>
      </w:pPr>
      <w:r w:rsidRPr="00E77497">
        <w:t xml:space="preserve">Return </w:t>
      </w:r>
      <w:r w:rsidRPr="00E77497">
        <w:rPr>
          <w:i/>
        </w:rPr>
        <w:t>D</w:t>
      </w:r>
      <w:r w:rsidRPr="00E77497">
        <w:t>.</w:t>
      </w:r>
    </w:p>
    <w:p w14:paraId="20409308" w14:textId="77777777" w:rsidR="004C02EF" w:rsidRPr="00E77497" w:rsidRDefault="004C02EF" w:rsidP="004C02EF">
      <w:r w:rsidRPr="00E77497">
        <w:t xml:space="preserve">However, if </w:t>
      </w:r>
      <w:r w:rsidRPr="00E77497">
        <w:rPr>
          <w:rFonts w:ascii="Times New Roman" w:hAnsi="Times New Roman"/>
          <w:i/>
        </w:rPr>
        <w:t xml:space="preserve">O </w:t>
      </w:r>
      <w:r w:rsidRPr="00E77497">
        <w:t>is a String object it has a more elaborate [[GetOwnProperty]] internal method defined in 15.5.5.2.</w:t>
      </w:r>
    </w:p>
    <w:p w14:paraId="68556B93" w14:textId="77777777" w:rsidR="004C02EF" w:rsidRPr="00E77497" w:rsidRDefault="004C02EF" w:rsidP="00C623F2">
      <w:pPr>
        <w:pStyle w:val="30"/>
        <w:numPr>
          <w:ilvl w:val="0"/>
          <w:numId w:val="0"/>
        </w:numPr>
      </w:pPr>
      <w:bookmarkStart w:id="2179" w:name="_Toc235503349"/>
      <w:bookmarkStart w:id="2180" w:name="_Toc241509124"/>
      <w:bookmarkStart w:id="2181" w:name="_Toc244416611"/>
      <w:bookmarkStart w:id="2182" w:name="_Toc276630975"/>
      <w:bookmarkStart w:id="2183" w:name="_Toc314500535"/>
      <w:r w:rsidRPr="00E77497">
        <w:t>8.12.2</w:t>
      </w:r>
      <w:r w:rsidRPr="00E77497">
        <w:tab/>
        <w:t>[[GetProperty]] (P)</w:t>
      </w:r>
      <w:bookmarkEnd w:id="2179"/>
      <w:bookmarkEnd w:id="2180"/>
      <w:bookmarkEnd w:id="2181"/>
      <w:bookmarkEnd w:id="2182"/>
      <w:bookmarkEnd w:id="2183"/>
    </w:p>
    <w:p w14:paraId="300CE628" w14:textId="77777777" w:rsidR="004C02EF" w:rsidRPr="00E77497" w:rsidRDefault="004C02EF" w:rsidP="004C02EF">
      <w:r w:rsidRPr="00E77497">
        <w:t xml:space="preserve">When the [[GetProperty]]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79E65AC1" w14:textId="77777777" w:rsidR="004C02EF" w:rsidRPr="00E77497" w:rsidRDefault="004C02EF" w:rsidP="00FA3203">
      <w:pPr>
        <w:pStyle w:val="Alg4"/>
        <w:numPr>
          <w:ilvl w:val="0"/>
          <w:numId w:val="341"/>
        </w:numPr>
      </w:pPr>
      <w:r w:rsidRPr="00E77497">
        <w:t xml:space="preserve">Let </w:t>
      </w:r>
      <w:r w:rsidRPr="00E77497">
        <w:rPr>
          <w:i/>
        </w:rPr>
        <w:t xml:space="preserve">prop </w:t>
      </w:r>
      <w:r w:rsidRPr="00E77497">
        <w:t xml:space="preserve">be the result of calling the [[GetOwnProperty]] internal method of </w:t>
      </w:r>
      <w:r w:rsidRPr="00E77497">
        <w:rPr>
          <w:i/>
        </w:rPr>
        <w:t xml:space="preserve">O </w:t>
      </w:r>
      <w:r w:rsidRPr="00E77497">
        <w:t xml:space="preserve">with property name </w:t>
      </w:r>
      <w:r w:rsidRPr="00E77497">
        <w:rPr>
          <w:i/>
        </w:rPr>
        <w:t>P</w:t>
      </w:r>
      <w:r w:rsidRPr="00E77497">
        <w:t>.</w:t>
      </w:r>
    </w:p>
    <w:p w14:paraId="1534903B" w14:textId="77777777" w:rsidR="004C02EF" w:rsidRPr="00E77497" w:rsidRDefault="004C02EF" w:rsidP="00FA3203">
      <w:pPr>
        <w:pStyle w:val="Alg4"/>
        <w:numPr>
          <w:ilvl w:val="0"/>
          <w:numId w:val="341"/>
        </w:numPr>
      </w:pPr>
      <w:r w:rsidRPr="00E77497">
        <w:t xml:space="preserve">If </w:t>
      </w:r>
      <w:r w:rsidRPr="00E77497">
        <w:rPr>
          <w:i/>
        </w:rPr>
        <w:t xml:space="preserve">prop </w:t>
      </w:r>
      <w:r w:rsidRPr="00E77497">
        <w:t xml:space="preserve">is not </w:t>
      </w:r>
      <w:r w:rsidRPr="00E77497">
        <w:rPr>
          <w:b/>
        </w:rPr>
        <w:t>undefined</w:t>
      </w:r>
      <w:r w:rsidRPr="00E77497">
        <w:t xml:space="preserve">, return </w:t>
      </w:r>
      <w:r w:rsidRPr="00E77497">
        <w:rPr>
          <w:i/>
        </w:rPr>
        <w:t>prop</w:t>
      </w:r>
      <w:r w:rsidRPr="00E77497">
        <w:t>.</w:t>
      </w:r>
    </w:p>
    <w:p w14:paraId="1C8DF37D" w14:textId="77777777" w:rsidR="004C02EF" w:rsidRPr="00E77497" w:rsidRDefault="004C02EF" w:rsidP="00FA3203">
      <w:pPr>
        <w:pStyle w:val="Alg4"/>
        <w:numPr>
          <w:ilvl w:val="0"/>
          <w:numId w:val="341"/>
        </w:numPr>
      </w:pPr>
      <w:r w:rsidRPr="00E77497">
        <w:t xml:space="preserve">Let </w:t>
      </w:r>
      <w:r w:rsidRPr="00E77497">
        <w:rPr>
          <w:i/>
        </w:rPr>
        <w:t>proto</w:t>
      </w:r>
      <w:r w:rsidRPr="00E77497">
        <w:t xml:space="preserve"> be the value of the [[Prototype]] internal property of </w:t>
      </w:r>
      <w:r w:rsidRPr="00E77497">
        <w:rPr>
          <w:i/>
        </w:rPr>
        <w:t>O.</w:t>
      </w:r>
    </w:p>
    <w:p w14:paraId="0CC2C3E7" w14:textId="77777777" w:rsidR="004C02EF" w:rsidRPr="00E77497" w:rsidRDefault="004C02EF" w:rsidP="00FA3203">
      <w:pPr>
        <w:pStyle w:val="Alg4"/>
        <w:numPr>
          <w:ilvl w:val="0"/>
          <w:numId w:val="341"/>
        </w:numPr>
      </w:pPr>
      <w:r w:rsidRPr="00E77497">
        <w:t xml:space="preserve">If </w:t>
      </w:r>
      <w:r w:rsidRPr="00E77497">
        <w:rPr>
          <w:i/>
        </w:rPr>
        <w:t xml:space="preserve">proto </w:t>
      </w:r>
      <w:r w:rsidRPr="00E77497">
        <w:t xml:space="preserve">is </w:t>
      </w:r>
      <w:r w:rsidRPr="00E77497">
        <w:rPr>
          <w:b/>
        </w:rPr>
        <w:t>null</w:t>
      </w:r>
      <w:r w:rsidRPr="00E77497">
        <w:t xml:space="preserve">, return </w:t>
      </w:r>
      <w:r w:rsidRPr="00E77497">
        <w:rPr>
          <w:b/>
        </w:rPr>
        <w:t>undefined</w:t>
      </w:r>
      <w:r w:rsidRPr="00E77497">
        <w:t>.</w:t>
      </w:r>
    </w:p>
    <w:p w14:paraId="26E21EF4" w14:textId="77777777" w:rsidR="004C02EF" w:rsidRPr="00E77497" w:rsidRDefault="004C02EF" w:rsidP="00FA3203">
      <w:pPr>
        <w:pStyle w:val="Alg4"/>
        <w:numPr>
          <w:ilvl w:val="0"/>
          <w:numId w:val="341"/>
        </w:numPr>
        <w:spacing w:after="220"/>
      </w:pPr>
      <w:r w:rsidRPr="00E77497">
        <w:t xml:space="preserve">Return the result of calling the [[GetProperty]] internal method of </w:t>
      </w:r>
      <w:r w:rsidRPr="00E77497">
        <w:rPr>
          <w:i/>
        </w:rPr>
        <w:t>proto</w:t>
      </w:r>
      <w:r w:rsidRPr="00E77497">
        <w:t xml:space="preserve"> with argument </w:t>
      </w:r>
      <w:r w:rsidRPr="00E77497">
        <w:rPr>
          <w:i/>
        </w:rPr>
        <w:t>P</w:t>
      </w:r>
      <w:r w:rsidRPr="00E77497">
        <w:t>.</w:t>
      </w:r>
    </w:p>
    <w:p w14:paraId="4BCA4CA8" w14:textId="77777777" w:rsidR="004C02EF" w:rsidRPr="00E77497" w:rsidRDefault="004C02EF" w:rsidP="00C623F2">
      <w:pPr>
        <w:pStyle w:val="30"/>
        <w:numPr>
          <w:ilvl w:val="0"/>
          <w:numId w:val="0"/>
        </w:numPr>
      </w:pPr>
      <w:bookmarkStart w:id="2184" w:name="_Toc235503350"/>
      <w:bookmarkStart w:id="2185" w:name="_Toc241509125"/>
      <w:bookmarkStart w:id="2186" w:name="_Toc244416612"/>
      <w:bookmarkStart w:id="2187" w:name="_Toc276630976"/>
      <w:bookmarkStart w:id="2188" w:name="_Toc314500536"/>
      <w:r w:rsidRPr="00E77497">
        <w:t>8.12.3</w:t>
      </w:r>
      <w:r w:rsidRPr="00E77497">
        <w:tab/>
        <w:t>[[Get]] (P)</w:t>
      </w:r>
      <w:bookmarkEnd w:id="2184"/>
      <w:bookmarkEnd w:id="2185"/>
      <w:bookmarkEnd w:id="2186"/>
      <w:bookmarkEnd w:id="2187"/>
      <w:bookmarkEnd w:id="2188"/>
    </w:p>
    <w:p w14:paraId="2AEBB6F4" w14:textId="77777777" w:rsidR="004C02EF" w:rsidRPr="00E77497" w:rsidRDefault="004C02EF" w:rsidP="004C02EF">
      <w:r w:rsidRPr="00E77497">
        <w:t xml:space="preserve">When the [[Get]]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2FD67407" w14:textId="77777777" w:rsidR="004C02EF" w:rsidRPr="00E77497" w:rsidRDefault="004C02EF" w:rsidP="00FA3203">
      <w:pPr>
        <w:pStyle w:val="Alg4"/>
        <w:numPr>
          <w:ilvl w:val="0"/>
          <w:numId w:val="401"/>
        </w:numPr>
      </w:pPr>
      <w:bookmarkStart w:id="2189" w:name="_Toc235503351"/>
      <w:bookmarkStart w:id="2190" w:name="_Toc241509126"/>
      <w:bookmarkStart w:id="2191" w:name="_Toc244416613"/>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512DEBA9" w14:textId="77777777" w:rsidR="004C02EF" w:rsidRPr="00E77497" w:rsidRDefault="004C02EF" w:rsidP="00FA3203">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69B6984B" w14:textId="77777777" w:rsidR="004C02EF" w:rsidRPr="00E77497" w:rsidRDefault="004C02EF" w:rsidP="00FA3203">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1CFD76A6" w14:textId="77777777" w:rsidR="004C02EF" w:rsidRPr="00E77497" w:rsidRDefault="004C02EF" w:rsidP="00FA3203">
      <w:pPr>
        <w:pStyle w:val="Alg4"/>
        <w:numPr>
          <w:ilvl w:val="0"/>
          <w:numId w:val="401"/>
        </w:numPr>
      </w:pPr>
      <w:r w:rsidRPr="00E77497">
        <w:t>Otherwise, IsAccessorDescriptor(</w:t>
      </w:r>
      <w:r w:rsidRPr="00E77497">
        <w:rPr>
          <w:i/>
        </w:rPr>
        <w:t>desc</w:t>
      </w:r>
      <w:r w:rsidRPr="00E77497">
        <w:t xml:space="preserve">) must be true so, let </w:t>
      </w:r>
      <w:r w:rsidRPr="00E77497">
        <w:rPr>
          <w:i/>
        </w:rPr>
        <w:t>getter</w:t>
      </w:r>
      <w:r w:rsidRPr="00E77497">
        <w:t xml:space="preserve"> be </w:t>
      </w:r>
      <w:r w:rsidRPr="00E77497">
        <w:rPr>
          <w:i/>
        </w:rPr>
        <w:t>desc</w:t>
      </w:r>
      <w:r w:rsidRPr="00E77497">
        <w:t>.[[Get]].</w:t>
      </w:r>
    </w:p>
    <w:p w14:paraId="42BD8C61" w14:textId="77777777" w:rsidR="004C02EF" w:rsidRPr="00E77497" w:rsidRDefault="004C02EF" w:rsidP="00FA3203">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7CBF496A" w14:textId="77777777" w:rsidR="004C02EF" w:rsidRPr="00E77497" w:rsidRDefault="004C02EF" w:rsidP="00FA3203">
      <w:pPr>
        <w:pStyle w:val="Alg4"/>
        <w:numPr>
          <w:ilvl w:val="0"/>
          <w:numId w:val="401"/>
        </w:numPr>
        <w:spacing w:after="120"/>
      </w:pPr>
      <w:r w:rsidRPr="00E77497">
        <w:t xml:space="preserve">Return the result calling the [[Call]] internal method of </w:t>
      </w:r>
      <w:r w:rsidRPr="00E77497">
        <w:rPr>
          <w:i/>
        </w:rPr>
        <w:t xml:space="preserve">getter </w:t>
      </w:r>
      <w:r w:rsidRPr="00E77497">
        <w:t xml:space="preserve">providing </w:t>
      </w:r>
      <w:r w:rsidRPr="00E77497">
        <w:rPr>
          <w:i/>
        </w:rPr>
        <w:t xml:space="preserve">O </w:t>
      </w:r>
      <w:r w:rsidRPr="00E77497">
        <w:t xml:space="preserve">as the </w:t>
      </w:r>
      <w:r w:rsidRPr="00E77497">
        <w:rPr>
          <w:b/>
        </w:rPr>
        <w:t>this</w:t>
      </w:r>
      <w:r w:rsidRPr="00E77497">
        <w:t xml:space="preserve"> value and providing no arguments.</w:t>
      </w:r>
    </w:p>
    <w:p w14:paraId="51706217" w14:textId="77777777" w:rsidR="004C02EF" w:rsidRPr="00E77497" w:rsidRDefault="004C02EF" w:rsidP="00C623F2">
      <w:pPr>
        <w:pStyle w:val="30"/>
        <w:numPr>
          <w:ilvl w:val="0"/>
          <w:numId w:val="0"/>
        </w:numPr>
      </w:pPr>
      <w:bookmarkStart w:id="2192" w:name="_Toc276630977"/>
      <w:bookmarkStart w:id="2193" w:name="_Toc314500537"/>
      <w:r w:rsidRPr="00E77497">
        <w:t>8.12.4</w:t>
      </w:r>
      <w:r w:rsidRPr="00E77497">
        <w:tab/>
        <w:t>[[CanPut]] (P)</w:t>
      </w:r>
      <w:bookmarkEnd w:id="2189"/>
      <w:bookmarkEnd w:id="2190"/>
      <w:bookmarkEnd w:id="2191"/>
      <w:bookmarkEnd w:id="2192"/>
      <w:bookmarkEnd w:id="2193"/>
    </w:p>
    <w:p w14:paraId="5F6FEC7D" w14:textId="77777777" w:rsidR="004C02EF" w:rsidRPr="00E77497" w:rsidRDefault="004C02EF" w:rsidP="004C02EF">
      <w:r w:rsidRPr="00E77497">
        <w:t xml:space="preserve">When the [[CanPut]] internal method of </w:t>
      </w:r>
      <w:r w:rsidRPr="00E77497">
        <w:rPr>
          <w:rFonts w:ascii="Times New Roman" w:hAnsi="Times New Roman"/>
          <w:i/>
        </w:rPr>
        <w:t xml:space="preserve">O </w:t>
      </w:r>
      <w:r w:rsidRPr="00E77497">
        <w:t xml:space="preserve">is called with property name </w:t>
      </w:r>
      <w:r w:rsidRPr="00E77497">
        <w:rPr>
          <w:rFonts w:ascii="Times New Roman" w:hAnsi="Times New Roman"/>
          <w:i/>
        </w:rPr>
        <w:t>P</w:t>
      </w:r>
      <w:r w:rsidRPr="00E77497">
        <w:t>, the following steps are taken:</w:t>
      </w:r>
    </w:p>
    <w:p w14:paraId="63D052F8" w14:textId="77777777" w:rsidR="004C02EF" w:rsidRPr="00E77497" w:rsidRDefault="004C02EF" w:rsidP="00FA3203">
      <w:pPr>
        <w:pStyle w:val="Alg4"/>
        <w:numPr>
          <w:ilvl w:val="0"/>
          <w:numId w:val="34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4A0BF2F2" w14:textId="77777777" w:rsidR="004C02EF" w:rsidRPr="00E77497" w:rsidRDefault="004C02EF" w:rsidP="00FA3203">
      <w:pPr>
        <w:pStyle w:val="Alg4"/>
        <w:numPr>
          <w:ilvl w:val="0"/>
          <w:numId w:val="343"/>
        </w:numPr>
      </w:pPr>
      <w:r w:rsidRPr="00E77497">
        <w:t xml:space="preserve">If </w:t>
      </w:r>
      <w:r w:rsidRPr="00E77497">
        <w:rPr>
          <w:i/>
        </w:rPr>
        <w:t>desc</w:t>
      </w:r>
      <w:r w:rsidRPr="00E77497">
        <w:t xml:space="preserve"> is not </w:t>
      </w:r>
      <w:r w:rsidRPr="00E77497">
        <w:rPr>
          <w:b/>
        </w:rPr>
        <w:t>undefined</w:t>
      </w:r>
      <w:r w:rsidRPr="00E77497">
        <w:t>, then</w:t>
      </w:r>
    </w:p>
    <w:p w14:paraId="47741B9C" w14:textId="77777777" w:rsidR="004C02EF" w:rsidRPr="00E77497" w:rsidRDefault="004C02EF" w:rsidP="00FA3203">
      <w:pPr>
        <w:pStyle w:val="Alg4"/>
        <w:numPr>
          <w:ilvl w:val="1"/>
          <w:numId w:val="343"/>
        </w:numPr>
      </w:pPr>
      <w:r w:rsidRPr="00E77497">
        <w:t>If IsAccessorDescriptor(</w:t>
      </w:r>
      <w:r w:rsidRPr="00E77497">
        <w:rPr>
          <w:i/>
        </w:rPr>
        <w:t>desc</w:t>
      </w:r>
      <w:r w:rsidRPr="00E77497">
        <w:t xml:space="preserve">) is </w:t>
      </w:r>
      <w:r w:rsidRPr="00E77497">
        <w:rPr>
          <w:b/>
        </w:rPr>
        <w:t>true</w:t>
      </w:r>
      <w:r w:rsidRPr="00E77497">
        <w:t>, then</w:t>
      </w:r>
    </w:p>
    <w:p w14:paraId="4C540683" w14:textId="77777777" w:rsidR="004C02EF" w:rsidRPr="00E77497" w:rsidRDefault="004C02EF" w:rsidP="00FA3203">
      <w:pPr>
        <w:pStyle w:val="Alg4"/>
        <w:numPr>
          <w:ilvl w:val="2"/>
          <w:numId w:val="343"/>
        </w:numPr>
      </w:pPr>
      <w:r w:rsidRPr="00E77497">
        <w:t xml:space="preserve">If </w:t>
      </w:r>
      <w:r w:rsidRPr="00E77497">
        <w:rPr>
          <w:i/>
        </w:rPr>
        <w:t>desc</w:t>
      </w:r>
      <w:r w:rsidRPr="00E77497">
        <w:t xml:space="preserve">.[[Set]] is </w:t>
      </w:r>
      <w:r w:rsidRPr="00E77497">
        <w:rPr>
          <w:b/>
        </w:rPr>
        <w:t>undefined</w:t>
      </w:r>
      <w:r w:rsidRPr="00E77497">
        <w:t xml:space="preserve">, then return </w:t>
      </w:r>
      <w:r w:rsidRPr="00E77497">
        <w:rPr>
          <w:b/>
        </w:rPr>
        <w:t>false</w:t>
      </w:r>
      <w:r w:rsidRPr="00E77497">
        <w:t>.</w:t>
      </w:r>
    </w:p>
    <w:p w14:paraId="4E8ABD6F" w14:textId="77777777" w:rsidR="004C02EF" w:rsidRPr="00E77497" w:rsidRDefault="004C02EF" w:rsidP="00FA3203">
      <w:pPr>
        <w:pStyle w:val="Alg4"/>
        <w:numPr>
          <w:ilvl w:val="2"/>
          <w:numId w:val="343"/>
        </w:numPr>
      </w:pPr>
      <w:r w:rsidRPr="00E77497">
        <w:t xml:space="preserve">Else return </w:t>
      </w:r>
      <w:r w:rsidRPr="00E77497">
        <w:rPr>
          <w:b/>
        </w:rPr>
        <w:t>true</w:t>
      </w:r>
      <w:r w:rsidRPr="00E77497">
        <w:t>.</w:t>
      </w:r>
    </w:p>
    <w:p w14:paraId="3B92301A" w14:textId="77777777" w:rsidR="004C02EF" w:rsidRPr="00E77497" w:rsidRDefault="004C02EF" w:rsidP="00FA3203">
      <w:pPr>
        <w:pStyle w:val="Alg4"/>
        <w:numPr>
          <w:ilvl w:val="1"/>
          <w:numId w:val="343"/>
        </w:numPr>
      </w:pPr>
      <w:r w:rsidRPr="00E77497">
        <w:t xml:space="preserve">Else, </w:t>
      </w:r>
      <w:r w:rsidRPr="00E77497">
        <w:rPr>
          <w:i/>
        </w:rPr>
        <w:t>desc</w:t>
      </w:r>
      <w:r w:rsidRPr="00E77497">
        <w:t xml:space="preserve"> must be a DataDescriptor so return the value of </w:t>
      </w:r>
      <w:r w:rsidRPr="00E77497">
        <w:rPr>
          <w:i/>
        </w:rPr>
        <w:t>desc</w:t>
      </w:r>
      <w:r w:rsidRPr="00E77497">
        <w:t>.[[Writable]].</w:t>
      </w:r>
    </w:p>
    <w:p w14:paraId="724C3B0C" w14:textId="77777777" w:rsidR="004C02EF" w:rsidRPr="00E77497" w:rsidRDefault="004C02EF" w:rsidP="00FA3203">
      <w:pPr>
        <w:pStyle w:val="Alg4"/>
        <w:numPr>
          <w:ilvl w:val="0"/>
          <w:numId w:val="343"/>
        </w:numPr>
      </w:pPr>
      <w:r w:rsidRPr="00E77497">
        <w:t xml:space="preserve">Let </w:t>
      </w:r>
      <w:r w:rsidRPr="00E77497">
        <w:rPr>
          <w:i/>
        </w:rPr>
        <w:t>proto</w:t>
      </w:r>
      <w:r w:rsidRPr="00E77497">
        <w:t xml:space="preserve"> be the [[Prototype]] internal property of </w:t>
      </w:r>
      <w:r w:rsidRPr="00E77497">
        <w:rPr>
          <w:i/>
        </w:rPr>
        <w:t>O</w:t>
      </w:r>
      <w:r w:rsidRPr="00E77497">
        <w:t>.</w:t>
      </w:r>
    </w:p>
    <w:p w14:paraId="718220E2" w14:textId="77777777" w:rsidR="004C02EF" w:rsidRPr="00E77497" w:rsidRDefault="004C02EF" w:rsidP="00FA3203">
      <w:pPr>
        <w:pStyle w:val="Alg4"/>
        <w:numPr>
          <w:ilvl w:val="0"/>
          <w:numId w:val="343"/>
        </w:numPr>
      </w:pPr>
      <w:r w:rsidRPr="00E77497">
        <w:t xml:space="preserve">If </w:t>
      </w:r>
      <w:r w:rsidRPr="00E77497">
        <w:rPr>
          <w:i/>
        </w:rPr>
        <w:t>proto</w:t>
      </w:r>
      <w:r w:rsidRPr="00E77497">
        <w:t xml:space="preserve"> is </w:t>
      </w:r>
      <w:r w:rsidRPr="00E77497">
        <w:rPr>
          <w:b/>
        </w:rPr>
        <w:t>null</w:t>
      </w:r>
      <w:r w:rsidRPr="00E77497">
        <w:t xml:space="preserve">, then return the value of the [[Extensible]] internal property of </w:t>
      </w:r>
      <w:r w:rsidRPr="00E77497">
        <w:rPr>
          <w:i/>
        </w:rPr>
        <w:t>O</w:t>
      </w:r>
      <w:r w:rsidRPr="00E77497">
        <w:t>.</w:t>
      </w:r>
    </w:p>
    <w:p w14:paraId="2834831A" w14:textId="77777777" w:rsidR="004C02EF" w:rsidRPr="00E77497" w:rsidRDefault="004C02EF" w:rsidP="00FA3203">
      <w:pPr>
        <w:pStyle w:val="Alg4"/>
        <w:numPr>
          <w:ilvl w:val="0"/>
          <w:numId w:val="343"/>
        </w:numPr>
      </w:pPr>
      <w:r w:rsidRPr="00E77497">
        <w:t xml:space="preserve">Let </w:t>
      </w:r>
      <w:r w:rsidRPr="00E77497">
        <w:rPr>
          <w:i/>
        </w:rPr>
        <w:t>inherited</w:t>
      </w:r>
      <w:r w:rsidRPr="00E77497">
        <w:t xml:space="preserve"> be the result of calling the [[GetProperty]] internal method of </w:t>
      </w:r>
      <w:r w:rsidRPr="00E77497">
        <w:rPr>
          <w:i/>
        </w:rPr>
        <w:t>proto</w:t>
      </w:r>
      <w:r w:rsidRPr="00E77497">
        <w:t xml:space="preserve"> with property name </w:t>
      </w:r>
      <w:r w:rsidRPr="00E77497">
        <w:rPr>
          <w:i/>
        </w:rPr>
        <w:t>P</w:t>
      </w:r>
      <w:r w:rsidRPr="00E77497">
        <w:t>.</w:t>
      </w:r>
    </w:p>
    <w:p w14:paraId="01963FCF" w14:textId="77777777" w:rsidR="004C02EF" w:rsidRPr="00E77497" w:rsidRDefault="004C02EF" w:rsidP="00FA3203">
      <w:pPr>
        <w:pStyle w:val="Alg4"/>
        <w:numPr>
          <w:ilvl w:val="0"/>
          <w:numId w:val="343"/>
        </w:numPr>
      </w:pPr>
      <w:r w:rsidRPr="00E77497">
        <w:t xml:space="preserve">If </w:t>
      </w:r>
      <w:r w:rsidRPr="00E77497">
        <w:rPr>
          <w:i/>
        </w:rPr>
        <w:t>inherited</w:t>
      </w:r>
      <w:r w:rsidRPr="00E77497">
        <w:t xml:space="preserve"> is </w:t>
      </w:r>
      <w:r w:rsidRPr="00E77497">
        <w:rPr>
          <w:b/>
        </w:rPr>
        <w:t>undefined</w:t>
      </w:r>
      <w:r w:rsidRPr="00E77497">
        <w:t xml:space="preserve">, return the value of the [[Extensible]] internal property of </w:t>
      </w:r>
      <w:r w:rsidRPr="00E77497">
        <w:rPr>
          <w:i/>
        </w:rPr>
        <w:t>O</w:t>
      </w:r>
      <w:r w:rsidRPr="00E77497">
        <w:t>.</w:t>
      </w:r>
    </w:p>
    <w:p w14:paraId="7C1AA6FC" w14:textId="77777777" w:rsidR="004C02EF" w:rsidRPr="00E77497" w:rsidRDefault="004C02EF" w:rsidP="00FA3203">
      <w:pPr>
        <w:pStyle w:val="Alg4"/>
        <w:numPr>
          <w:ilvl w:val="0"/>
          <w:numId w:val="343"/>
        </w:numPr>
      </w:pPr>
      <w:r w:rsidRPr="00E77497">
        <w:t>If IsAccessorDescriptor(</w:t>
      </w:r>
      <w:r w:rsidRPr="00E77497">
        <w:rPr>
          <w:i/>
        </w:rPr>
        <w:t>inherited</w:t>
      </w:r>
      <w:r w:rsidRPr="00E77497">
        <w:t xml:space="preserve">) is </w:t>
      </w:r>
      <w:r w:rsidRPr="00E77497">
        <w:rPr>
          <w:b/>
        </w:rPr>
        <w:t>true</w:t>
      </w:r>
      <w:r w:rsidRPr="00E77497">
        <w:t>, then</w:t>
      </w:r>
    </w:p>
    <w:p w14:paraId="258519FF" w14:textId="77777777" w:rsidR="004C02EF" w:rsidRPr="00E77497" w:rsidRDefault="004C02EF" w:rsidP="00FA3203">
      <w:pPr>
        <w:pStyle w:val="Alg4"/>
        <w:numPr>
          <w:ilvl w:val="1"/>
          <w:numId w:val="343"/>
        </w:numPr>
      </w:pPr>
      <w:r w:rsidRPr="00E77497">
        <w:t xml:space="preserve">If </w:t>
      </w:r>
      <w:r w:rsidRPr="00E77497">
        <w:rPr>
          <w:i/>
        </w:rPr>
        <w:t>inherited</w:t>
      </w:r>
      <w:r w:rsidRPr="00E77497">
        <w:t xml:space="preserve">.[[Set]] is </w:t>
      </w:r>
      <w:r w:rsidRPr="00E77497">
        <w:rPr>
          <w:b/>
        </w:rPr>
        <w:t>undefined</w:t>
      </w:r>
      <w:r w:rsidRPr="00E77497">
        <w:t xml:space="preserve">, then return </w:t>
      </w:r>
      <w:r w:rsidRPr="00E77497">
        <w:rPr>
          <w:b/>
        </w:rPr>
        <w:t>false</w:t>
      </w:r>
      <w:r w:rsidRPr="00E77497">
        <w:t>.</w:t>
      </w:r>
    </w:p>
    <w:p w14:paraId="7E4301CE" w14:textId="77777777" w:rsidR="004C02EF" w:rsidRPr="00E77497" w:rsidRDefault="004C02EF" w:rsidP="00FA3203">
      <w:pPr>
        <w:pStyle w:val="Alg4"/>
        <w:numPr>
          <w:ilvl w:val="1"/>
          <w:numId w:val="343"/>
        </w:numPr>
      </w:pPr>
      <w:r w:rsidRPr="00E77497">
        <w:t xml:space="preserve">Else return </w:t>
      </w:r>
      <w:r w:rsidRPr="00E77497">
        <w:rPr>
          <w:b/>
        </w:rPr>
        <w:t>true</w:t>
      </w:r>
      <w:r w:rsidRPr="00E77497">
        <w:t>.</w:t>
      </w:r>
    </w:p>
    <w:p w14:paraId="6BA9488D" w14:textId="77777777" w:rsidR="004C02EF" w:rsidRPr="00E77497" w:rsidRDefault="004C02EF" w:rsidP="00FA3203">
      <w:pPr>
        <w:pStyle w:val="Alg4"/>
        <w:numPr>
          <w:ilvl w:val="0"/>
          <w:numId w:val="343"/>
        </w:numPr>
      </w:pPr>
      <w:r w:rsidRPr="00E77497">
        <w:t xml:space="preserve">Else, </w:t>
      </w:r>
      <w:r w:rsidRPr="00E77497">
        <w:rPr>
          <w:i/>
        </w:rPr>
        <w:t>inherited</w:t>
      </w:r>
      <w:r w:rsidRPr="00E77497">
        <w:t xml:space="preserve"> must be a DataDescriptor</w:t>
      </w:r>
    </w:p>
    <w:p w14:paraId="585127DB" w14:textId="77777777" w:rsidR="004C02EF" w:rsidRPr="00E77497" w:rsidRDefault="004C02EF" w:rsidP="00FA3203">
      <w:pPr>
        <w:pStyle w:val="Alg4"/>
        <w:numPr>
          <w:ilvl w:val="1"/>
          <w:numId w:val="343"/>
        </w:numPr>
      </w:pPr>
      <w:r w:rsidRPr="00E77497">
        <w:t xml:space="preserve">If the [[Extensible]] internal property of </w:t>
      </w:r>
      <w:r w:rsidRPr="00E77497">
        <w:rPr>
          <w:i/>
        </w:rPr>
        <w:t>O</w:t>
      </w:r>
      <w:r w:rsidRPr="00E77497">
        <w:t xml:space="preserve"> is </w:t>
      </w:r>
      <w:r w:rsidRPr="00E77497">
        <w:rPr>
          <w:b/>
        </w:rPr>
        <w:t>false</w:t>
      </w:r>
      <w:r w:rsidRPr="00E77497">
        <w:t xml:space="preserve">, return </w:t>
      </w:r>
      <w:r w:rsidRPr="00E77497">
        <w:rPr>
          <w:b/>
        </w:rPr>
        <w:t>false</w:t>
      </w:r>
      <w:r w:rsidRPr="00E77497">
        <w:t>.</w:t>
      </w:r>
    </w:p>
    <w:p w14:paraId="3C72E648" w14:textId="77777777" w:rsidR="004C02EF" w:rsidRPr="00E77497" w:rsidRDefault="004C02EF" w:rsidP="00FA3203">
      <w:pPr>
        <w:pStyle w:val="Alg4"/>
        <w:numPr>
          <w:ilvl w:val="1"/>
          <w:numId w:val="343"/>
        </w:numPr>
        <w:spacing w:after="120"/>
      </w:pPr>
      <w:r w:rsidRPr="00E77497">
        <w:t xml:space="preserve">Else return the value of </w:t>
      </w:r>
      <w:r w:rsidRPr="00E77497">
        <w:rPr>
          <w:i/>
        </w:rPr>
        <w:t>inherited</w:t>
      </w:r>
      <w:r w:rsidRPr="00E77497">
        <w:t>.[[Writable]].</w:t>
      </w:r>
    </w:p>
    <w:p w14:paraId="1EF93D50" w14:textId="77777777" w:rsidR="004C02EF" w:rsidRPr="00E77497" w:rsidRDefault="004C02EF" w:rsidP="004C02EF">
      <w:pPr>
        <w:pStyle w:val="Note"/>
        <w:rPr>
          <w:sz w:val="20"/>
        </w:rPr>
      </w:pPr>
      <w:r w:rsidRPr="00E77497">
        <w:rPr>
          <w:sz w:val="20"/>
        </w:rPr>
        <w:t>Host objects may define additional constraints upon [[Put]] operations. If possible, host objects should not allow [[Put]] operations in situations where this definition of [[CanPut]] returns false.</w:t>
      </w:r>
    </w:p>
    <w:p w14:paraId="5AB1E1C7" w14:textId="77777777" w:rsidR="004C02EF" w:rsidRPr="00E77497" w:rsidRDefault="004C02EF" w:rsidP="00C623F2">
      <w:pPr>
        <w:pStyle w:val="30"/>
        <w:numPr>
          <w:ilvl w:val="0"/>
          <w:numId w:val="0"/>
        </w:numPr>
      </w:pPr>
      <w:bookmarkStart w:id="2194" w:name="_Toc235503352"/>
      <w:bookmarkStart w:id="2195" w:name="_Toc241509127"/>
      <w:bookmarkStart w:id="2196" w:name="_Toc244416614"/>
      <w:bookmarkStart w:id="2197" w:name="_Toc276630978"/>
      <w:bookmarkStart w:id="2198" w:name="_Toc314500538"/>
      <w:r w:rsidRPr="00E77497">
        <w:t>8.12.5</w:t>
      </w:r>
      <w:r w:rsidRPr="00E77497">
        <w:tab/>
        <w:t>[[Put]] ( P, V, Throw )</w:t>
      </w:r>
      <w:bookmarkEnd w:id="2194"/>
      <w:bookmarkEnd w:id="2195"/>
      <w:bookmarkEnd w:id="2196"/>
      <w:bookmarkEnd w:id="2197"/>
      <w:bookmarkEnd w:id="2198"/>
    </w:p>
    <w:p w14:paraId="752F8693" w14:textId="77777777" w:rsidR="004C02EF" w:rsidRPr="00E77497" w:rsidRDefault="004C02EF" w:rsidP="004C02EF">
      <w:r w:rsidRPr="00E77497">
        <w:t xml:space="preserve">When the [[Put]] internal method of </w:t>
      </w:r>
      <w:r w:rsidRPr="00E77497">
        <w:rPr>
          <w:rFonts w:ascii="Times New Roman" w:hAnsi="Times New Roman"/>
          <w:i/>
        </w:rPr>
        <w:t>O</w:t>
      </w:r>
      <w:r w:rsidRPr="00E77497">
        <w:t xml:space="preserve"> is called with property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and Boolean flag </w:t>
      </w:r>
      <w:r w:rsidRPr="00E77497">
        <w:rPr>
          <w:rFonts w:ascii="Times New Roman" w:hAnsi="Times New Roman"/>
          <w:i/>
        </w:rPr>
        <w:t>Throw</w:t>
      </w:r>
      <w:r w:rsidRPr="00E77497">
        <w:t>, the following steps are taken:</w:t>
      </w:r>
    </w:p>
    <w:p w14:paraId="3B4ABC33" w14:textId="77777777" w:rsidR="004C02EF" w:rsidRPr="00E77497" w:rsidRDefault="004C02EF" w:rsidP="00FA3203">
      <w:pPr>
        <w:pStyle w:val="Alg4"/>
        <w:numPr>
          <w:ilvl w:val="0"/>
          <w:numId w:val="344"/>
        </w:numPr>
      </w:pPr>
      <w:r w:rsidRPr="00E77497">
        <w:t xml:space="preserve">If the result of calling the [[CanPut]] internal method of </w:t>
      </w:r>
      <w:r w:rsidRPr="00E77497">
        <w:rPr>
          <w:i/>
        </w:rPr>
        <w:t xml:space="preserve">O </w:t>
      </w:r>
      <w:r w:rsidRPr="00E77497">
        <w:t xml:space="preserve">with argument </w:t>
      </w:r>
      <w:r w:rsidRPr="00E77497">
        <w:rPr>
          <w:i/>
        </w:rPr>
        <w:t xml:space="preserve">P </w:t>
      </w:r>
      <w:r w:rsidRPr="00E77497">
        <w:t xml:space="preserve">is </w:t>
      </w:r>
      <w:r w:rsidRPr="00E77497">
        <w:rPr>
          <w:b/>
        </w:rPr>
        <w:t>false</w:t>
      </w:r>
      <w:r w:rsidRPr="00E77497">
        <w:t>, then</w:t>
      </w:r>
    </w:p>
    <w:p w14:paraId="3D22C1AD" w14:textId="77777777" w:rsidR="004C02EF" w:rsidRPr="00E77497" w:rsidRDefault="004C02EF" w:rsidP="00FA3203">
      <w:pPr>
        <w:pStyle w:val="Alg4"/>
        <w:numPr>
          <w:ilvl w:val="1"/>
          <w:numId w:val="344"/>
        </w:numPr>
      </w:pPr>
      <w:r w:rsidRPr="00E77497">
        <w:t xml:space="preserve">If </w:t>
      </w:r>
      <w:r w:rsidRPr="00E77497">
        <w:rPr>
          <w:i/>
        </w:rPr>
        <w:t xml:space="preserve">Throw </w:t>
      </w:r>
      <w:r w:rsidRPr="00E77497">
        <w:t xml:space="preserve">is </w:t>
      </w:r>
      <w:r w:rsidRPr="00E77497">
        <w:rPr>
          <w:b/>
        </w:rPr>
        <w:t>true</w:t>
      </w:r>
      <w:r w:rsidRPr="00E77497">
        <w:t xml:space="preserve">, then throw a </w:t>
      </w:r>
      <w:r w:rsidRPr="00E77497">
        <w:rPr>
          <w:b/>
        </w:rPr>
        <w:t xml:space="preserve">TypeError </w:t>
      </w:r>
      <w:r w:rsidRPr="00E77497">
        <w:t>exception.</w:t>
      </w:r>
    </w:p>
    <w:p w14:paraId="796CD8D2" w14:textId="77777777" w:rsidR="004C02EF" w:rsidRPr="00E77497" w:rsidRDefault="004C02EF" w:rsidP="00FA3203">
      <w:pPr>
        <w:pStyle w:val="Alg4"/>
        <w:numPr>
          <w:ilvl w:val="1"/>
          <w:numId w:val="344"/>
        </w:numPr>
      </w:pPr>
      <w:r w:rsidRPr="00E77497">
        <w:t>Else return.</w:t>
      </w:r>
    </w:p>
    <w:p w14:paraId="5FC6DB5C" w14:textId="77777777" w:rsidR="004C02EF" w:rsidRPr="00E77497" w:rsidRDefault="004C02EF" w:rsidP="00FA3203">
      <w:pPr>
        <w:pStyle w:val="Alg4"/>
        <w:numPr>
          <w:ilvl w:val="0"/>
          <w:numId w:val="344"/>
        </w:numPr>
      </w:pPr>
      <w:r w:rsidRPr="00E77497">
        <w:t xml:space="preserve">Let </w:t>
      </w:r>
      <w:r w:rsidRPr="00E77497">
        <w:rPr>
          <w:i/>
        </w:rPr>
        <w:t xml:space="preserve">ownDesc </w:t>
      </w:r>
      <w:r w:rsidRPr="00E77497">
        <w:t xml:space="preserve">be the result of calling the [[GetOwnProperty]] internal method of </w:t>
      </w:r>
      <w:r w:rsidRPr="00E77497">
        <w:rPr>
          <w:i/>
        </w:rPr>
        <w:t xml:space="preserve">O </w:t>
      </w:r>
      <w:r w:rsidRPr="00E77497">
        <w:t xml:space="preserve">with argument </w:t>
      </w:r>
      <w:r w:rsidRPr="00E77497">
        <w:rPr>
          <w:i/>
        </w:rPr>
        <w:t>P</w:t>
      </w:r>
      <w:r w:rsidRPr="00E77497">
        <w:t>.</w:t>
      </w:r>
    </w:p>
    <w:p w14:paraId="6ADA47FD" w14:textId="77777777" w:rsidR="004C02EF" w:rsidRPr="00E77497" w:rsidRDefault="004C02EF" w:rsidP="00FA3203">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14:paraId="5308A082" w14:textId="77777777" w:rsidR="004C02EF" w:rsidRPr="00E77497" w:rsidRDefault="004C02EF" w:rsidP="00FA3203">
      <w:pPr>
        <w:pStyle w:val="Alg4"/>
        <w:numPr>
          <w:ilvl w:val="1"/>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14:paraId="0D026EC6" w14:textId="77777777" w:rsidR="004C02EF" w:rsidRPr="00E77497" w:rsidRDefault="004C02EF" w:rsidP="00FA3203">
      <w:pPr>
        <w:pStyle w:val="Alg4"/>
        <w:numPr>
          <w:ilvl w:val="1"/>
          <w:numId w:val="344"/>
        </w:numPr>
      </w:pPr>
      <w:r w:rsidRPr="00E77497">
        <w:t xml:space="preserve">Call the [[DefineOwnProperty]] internal method of </w:t>
      </w:r>
      <w:r w:rsidRPr="00E77497">
        <w:rPr>
          <w:i/>
        </w:rPr>
        <w:t>O</w:t>
      </w:r>
      <w:r w:rsidRPr="00E77497">
        <w:t xml:space="preserve"> passing </w:t>
      </w:r>
      <w:r w:rsidRPr="00E77497">
        <w:rPr>
          <w:i/>
        </w:rPr>
        <w:t>P</w:t>
      </w:r>
      <w:r w:rsidRPr="00E77497">
        <w:t xml:space="preserve">, </w:t>
      </w:r>
      <w:r w:rsidRPr="00E77497">
        <w:rPr>
          <w:i/>
        </w:rPr>
        <w:t>valueDesc</w:t>
      </w:r>
      <w:r w:rsidRPr="00E77497">
        <w:t xml:space="preserve">, and </w:t>
      </w:r>
      <w:r w:rsidRPr="00E77497">
        <w:rPr>
          <w:i/>
        </w:rPr>
        <w:t>Throw</w:t>
      </w:r>
      <w:r w:rsidRPr="00E77497">
        <w:t xml:space="preserve"> as arguments.</w:t>
      </w:r>
    </w:p>
    <w:p w14:paraId="316069B6" w14:textId="77777777" w:rsidR="004C02EF" w:rsidRPr="00E77497" w:rsidRDefault="004C02EF" w:rsidP="00FA3203">
      <w:pPr>
        <w:pStyle w:val="Alg4"/>
        <w:numPr>
          <w:ilvl w:val="1"/>
          <w:numId w:val="344"/>
        </w:numPr>
      </w:pPr>
      <w:r w:rsidRPr="00E77497">
        <w:t>Return.</w:t>
      </w:r>
    </w:p>
    <w:p w14:paraId="5AC44568" w14:textId="77777777" w:rsidR="004C02EF" w:rsidRPr="00E77497" w:rsidRDefault="004C02EF" w:rsidP="009A20C6">
      <w:pPr>
        <w:pStyle w:val="Alg4"/>
        <w:numPr>
          <w:ilvl w:val="0"/>
          <w:numId w:val="344"/>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argument </w:t>
      </w:r>
      <w:r w:rsidRPr="00E77497">
        <w:rPr>
          <w:i/>
        </w:rPr>
        <w:t>P</w:t>
      </w:r>
      <w:r w:rsidRPr="00E77497">
        <w:t>. This may be either an own or inherited accessor property descriptor or an inherited data property descriptor.</w:t>
      </w:r>
    </w:p>
    <w:p w14:paraId="36A77BE7" w14:textId="77777777" w:rsidR="004C02EF" w:rsidRPr="00E77497" w:rsidRDefault="004C02EF" w:rsidP="009A20C6">
      <w:pPr>
        <w:pStyle w:val="Alg4"/>
        <w:numPr>
          <w:ilvl w:val="0"/>
          <w:numId w:val="344"/>
        </w:numPr>
      </w:pPr>
      <w:r w:rsidRPr="00E77497">
        <w:t>If IsAccessorDescriptor(</w:t>
      </w:r>
      <w:r w:rsidRPr="00E77497">
        <w:rPr>
          <w:i/>
        </w:rPr>
        <w:t>desc</w:t>
      </w:r>
      <w:r w:rsidRPr="00E77497">
        <w:t xml:space="preserve">) is </w:t>
      </w:r>
      <w:r w:rsidRPr="00E77497">
        <w:rPr>
          <w:b/>
        </w:rPr>
        <w:t>true</w:t>
      </w:r>
      <w:r w:rsidRPr="00E77497">
        <w:t>, then</w:t>
      </w:r>
    </w:p>
    <w:p w14:paraId="52490D95" w14:textId="77777777" w:rsidR="004C02EF" w:rsidRPr="00E77497" w:rsidRDefault="004C02EF" w:rsidP="009A20C6">
      <w:pPr>
        <w:pStyle w:val="Alg4"/>
        <w:numPr>
          <w:ilvl w:val="1"/>
          <w:numId w:val="344"/>
        </w:numPr>
      </w:pPr>
      <w:r w:rsidRPr="00E77497">
        <w:t xml:space="preserve">Let </w:t>
      </w:r>
      <w:r w:rsidRPr="00E77497">
        <w:rPr>
          <w:i/>
        </w:rPr>
        <w:t xml:space="preserve">setter </w:t>
      </w:r>
      <w:r w:rsidRPr="00E77497">
        <w:t xml:space="preserve">be </w:t>
      </w:r>
      <w:r w:rsidRPr="00E77497">
        <w:rPr>
          <w:i/>
        </w:rPr>
        <w:t>desc</w:t>
      </w:r>
      <w:r w:rsidRPr="00E77497">
        <w:t xml:space="preserve">.[[Set]] which cannot be </w:t>
      </w:r>
      <w:r w:rsidRPr="00E77497">
        <w:rPr>
          <w:b/>
        </w:rPr>
        <w:t>undefined</w:t>
      </w:r>
      <w:r w:rsidRPr="00E77497">
        <w:t>.</w:t>
      </w:r>
    </w:p>
    <w:p w14:paraId="579ADD9A" w14:textId="77777777" w:rsidR="004C02EF" w:rsidRPr="00E77497" w:rsidRDefault="004C02EF" w:rsidP="009A20C6">
      <w:pPr>
        <w:pStyle w:val="Alg4"/>
        <w:numPr>
          <w:ilvl w:val="1"/>
          <w:numId w:val="344"/>
        </w:numPr>
      </w:pPr>
      <w:r w:rsidRPr="00E77497">
        <w:t xml:space="preserve">Call the [[Call]] internal method of </w:t>
      </w:r>
      <w:r w:rsidRPr="00E77497">
        <w:rPr>
          <w:i/>
        </w:rPr>
        <w:t xml:space="preserve">setter </w:t>
      </w:r>
      <w:r w:rsidRPr="00E77497">
        <w:t xml:space="preserve">providing </w:t>
      </w:r>
      <w:r w:rsidRPr="00E77497">
        <w:rPr>
          <w:i/>
        </w:rPr>
        <w:t xml:space="preserve">O </w:t>
      </w:r>
      <w:r w:rsidRPr="00E77497">
        <w:t xml:space="preserve">as the </w:t>
      </w:r>
      <w:r w:rsidRPr="00E77497">
        <w:rPr>
          <w:b/>
        </w:rPr>
        <w:t xml:space="preserve">this </w:t>
      </w:r>
      <w:r w:rsidRPr="00E77497">
        <w:t xml:space="preserve">value and providing </w:t>
      </w:r>
      <w:r w:rsidRPr="00E77497">
        <w:rPr>
          <w:i/>
        </w:rPr>
        <w:t xml:space="preserve">V </w:t>
      </w:r>
      <w:r w:rsidRPr="00E77497">
        <w:t>as the sole argument.</w:t>
      </w:r>
    </w:p>
    <w:p w14:paraId="6B3439EE" w14:textId="77777777" w:rsidR="004C02EF" w:rsidRPr="00E77497" w:rsidRDefault="004C02EF" w:rsidP="009A20C6">
      <w:pPr>
        <w:pStyle w:val="Alg4"/>
        <w:numPr>
          <w:ilvl w:val="0"/>
          <w:numId w:val="344"/>
        </w:numPr>
      </w:pPr>
      <w:r w:rsidRPr="00E77497">
        <w:t xml:space="preserve">Else, create a named data property named </w:t>
      </w:r>
      <w:r w:rsidRPr="00E77497">
        <w:rPr>
          <w:i/>
        </w:rPr>
        <w:t xml:space="preserve">P </w:t>
      </w:r>
      <w:r w:rsidRPr="00E77497">
        <w:t xml:space="preserve">on object </w:t>
      </w:r>
      <w:r w:rsidRPr="00E77497">
        <w:rPr>
          <w:i/>
        </w:rPr>
        <w:t xml:space="preserve">O </w:t>
      </w:r>
      <w:r w:rsidRPr="00E77497">
        <w:t>as follows</w:t>
      </w:r>
    </w:p>
    <w:p w14:paraId="4D9F4942" w14:textId="77777777" w:rsidR="004C02EF" w:rsidRPr="00E77497" w:rsidRDefault="004C02EF" w:rsidP="009A20C6">
      <w:pPr>
        <w:pStyle w:val="Alg4"/>
        <w:numPr>
          <w:ilvl w:val="1"/>
          <w:numId w:val="344"/>
        </w:numPr>
      </w:pPr>
      <w:r w:rsidRPr="00E77497">
        <w:t xml:space="preserve">Let </w:t>
      </w:r>
      <w:r w:rsidRPr="00E77497">
        <w:rPr>
          <w:i/>
        </w:rPr>
        <w:t>newDesc</w:t>
      </w:r>
      <w:r w:rsidRPr="00E77497">
        <w:t xml:space="preserve"> be the Property Descriptor</w:t>
      </w:r>
      <w:r w:rsidRPr="00E77497">
        <w:br/>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72CA5518" w14:textId="77777777" w:rsidR="004C02EF" w:rsidRPr="00E77497" w:rsidRDefault="004C02EF" w:rsidP="009A20C6">
      <w:pPr>
        <w:pStyle w:val="Alg4"/>
        <w:numPr>
          <w:ilvl w:val="1"/>
          <w:numId w:val="344"/>
        </w:numPr>
      </w:pPr>
      <w:r w:rsidRPr="00E77497">
        <w:t xml:space="preserve">Call the [[DefineOwnProperty]] internal method of </w:t>
      </w:r>
      <w:r w:rsidRPr="00E77497">
        <w:rPr>
          <w:i/>
        </w:rPr>
        <w:t>O</w:t>
      </w:r>
      <w:r w:rsidRPr="00E77497">
        <w:t xml:space="preserve"> passing </w:t>
      </w:r>
      <w:r w:rsidRPr="00E77497">
        <w:rPr>
          <w:i/>
        </w:rPr>
        <w:t>P</w:t>
      </w:r>
      <w:r w:rsidRPr="00E77497">
        <w:t xml:space="preserve">, </w:t>
      </w:r>
      <w:r w:rsidRPr="00E77497">
        <w:rPr>
          <w:i/>
        </w:rPr>
        <w:t>newDesc</w:t>
      </w:r>
      <w:r w:rsidRPr="00E77497">
        <w:t xml:space="preserve">, and </w:t>
      </w:r>
      <w:r w:rsidRPr="00E77497">
        <w:rPr>
          <w:i/>
        </w:rPr>
        <w:t>Throw</w:t>
      </w:r>
      <w:r w:rsidRPr="00E77497">
        <w:t xml:space="preserve"> as arguments.</w:t>
      </w:r>
    </w:p>
    <w:p w14:paraId="572F7E0B" w14:textId="77777777" w:rsidR="004C02EF" w:rsidRPr="00E77497" w:rsidRDefault="004C02EF" w:rsidP="009A20C6">
      <w:pPr>
        <w:pStyle w:val="Alg4"/>
        <w:numPr>
          <w:ilvl w:val="0"/>
          <w:numId w:val="344"/>
        </w:numPr>
        <w:spacing w:after="120"/>
      </w:pPr>
      <w:r w:rsidRPr="00E77497">
        <w:t>Return.</w:t>
      </w:r>
    </w:p>
    <w:p w14:paraId="54033D71" w14:textId="77777777" w:rsidR="004C02EF" w:rsidRPr="00E77497" w:rsidRDefault="004C02EF" w:rsidP="00C623F2">
      <w:pPr>
        <w:pStyle w:val="30"/>
        <w:numPr>
          <w:ilvl w:val="0"/>
          <w:numId w:val="0"/>
        </w:numPr>
      </w:pPr>
      <w:bookmarkStart w:id="2199" w:name="_Toc235503353"/>
      <w:bookmarkStart w:id="2200" w:name="_Toc241509128"/>
      <w:bookmarkStart w:id="2201" w:name="_Toc244416615"/>
      <w:bookmarkStart w:id="2202" w:name="_Toc276630979"/>
      <w:bookmarkStart w:id="2203" w:name="_Toc314500539"/>
      <w:r w:rsidRPr="00E77497">
        <w:t>8.12.6</w:t>
      </w:r>
      <w:r w:rsidRPr="00E77497">
        <w:tab/>
        <w:t>[[HasProperty]] (P)</w:t>
      </w:r>
      <w:bookmarkEnd w:id="2199"/>
      <w:bookmarkEnd w:id="2200"/>
      <w:bookmarkEnd w:id="2201"/>
      <w:bookmarkEnd w:id="2202"/>
      <w:bookmarkEnd w:id="2203"/>
    </w:p>
    <w:p w14:paraId="1B5902E7" w14:textId="77777777" w:rsidR="004C02EF" w:rsidRPr="00E77497" w:rsidRDefault="004C02EF" w:rsidP="004C02EF">
      <w:r w:rsidRPr="00E77497">
        <w:t xml:space="preserve">When the [[HasProperty]]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40D10C25" w14:textId="77777777" w:rsidR="004C02EF" w:rsidRPr="00E77497" w:rsidRDefault="004C02EF" w:rsidP="009A20C6">
      <w:pPr>
        <w:pStyle w:val="Alg4"/>
        <w:numPr>
          <w:ilvl w:val="0"/>
          <w:numId w:val="345"/>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2ECBB212" w14:textId="77777777" w:rsidR="004C02EF" w:rsidRPr="00E77497" w:rsidRDefault="004C02EF" w:rsidP="009A20C6">
      <w:pPr>
        <w:pStyle w:val="Alg4"/>
        <w:numPr>
          <w:ilvl w:val="0"/>
          <w:numId w:val="345"/>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false</w:t>
      </w:r>
      <w:r w:rsidRPr="00E77497">
        <w:t>.</w:t>
      </w:r>
    </w:p>
    <w:p w14:paraId="577B3315" w14:textId="77777777" w:rsidR="004C02EF" w:rsidRPr="00E77497" w:rsidRDefault="004C02EF" w:rsidP="009A20C6">
      <w:pPr>
        <w:pStyle w:val="Alg4"/>
        <w:numPr>
          <w:ilvl w:val="0"/>
          <w:numId w:val="345"/>
        </w:numPr>
        <w:spacing w:after="120"/>
      </w:pPr>
      <w:r w:rsidRPr="00E77497">
        <w:t xml:space="preserve">Else return </w:t>
      </w:r>
      <w:r w:rsidRPr="00E77497">
        <w:rPr>
          <w:b/>
        </w:rPr>
        <w:t>true</w:t>
      </w:r>
      <w:r w:rsidRPr="00E77497">
        <w:t>.</w:t>
      </w:r>
    </w:p>
    <w:p w14:paraId="2C637E9A" w14:textId="77777777" w:rsidR="004C02EF" w:rsidRPr="00E77497" w:rsidRDefault="004C02EF" w:rsidP="00C623F2">
      <w:pPr>
        <w:pStyle w:val="30"/>
        <w:numPr>
          <w:ilvl w:val="0"/>
          <w:numId w:val="0"/>
        </w:numPr>
      </w:pPr>
      <w:bookmarkStart w:id="2204" w:name="_Toc235503354"/>
      <w:bookmarkStart w:id="2205" w:name="_Toc241509129"/>
      <w:bookmarkStart w:id="2206" w:name="_Toc244416616"/>
      <w:bookmarkStart w:id="2207" w:name="_Toc276630980"/>
      <w:bookmarkStart w:id="2208" w:name="_Toc314500540"/>
      <w:r w:rsidRPr="00E77497">
        <w:t>8.12.7</w:t>
      </w:r>
      <w:r w:rsidRPr="00E77497">
        <w:tab/>
        <w:t>[[Delete]] (P, Throw)</w:t>
      </w:r>
      <w:bookmarkEnd w:id="2204"/>
      <w:bookmarkEnd w:id="2205"/>
      <w:bookmarkEnd w:id="2206"/>
      <w:bookmarkEnd w:id="2207"/>
      <w:bookmarkEnd w:id="2208"/>
    </w:p>
    <w:p w14:paraId="7FFCA8D7" w14:textId="77777777" w:rsidR="004C02EF" w:rsidRPr="00E77497" w:rsidRDefault="004C02EF" w:rsidP="004C02EF">
      <w:r w:rsidRPr="00E77497">
        <w:t xml:space="preserve">When the [[Delete]]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 xml:space="preserve">P </w:t>
      </w:r>
      <w:r w:rsidRPr="00E77497">
        <w:t xml:space="preserve">and the Boolean flag </w:t>
      </w:r>
      <w:r w:rsidRPr="00E77497">
        <w:rPr>
          <w:rFonts w:ascii="Times New Roman" w:hAnsi="Times New Roman"/>
          <w:i/>
        </w:rPr>
        <w:t>Throw</w:t>
      </w:r>
      <w:r w:rsidRPr="00E77497">
        <w:t>, the following steps are taken:</w:t>
      </w:r>
    </w:p>
    <w:p w14:paraId="1AE64A93" w14:textId="77777777" w:rsidR="004C02EF" w:rsidRPr="00E77497" w:rsidDel="004372C5" w:rsidRDefault="004C02EF" w:rsidP="009A20C6">
      <w:pPr>
        <w:pStyle w:val="Alg4"/>
        <w:numPr>
          <w:ilvl w:val="0"/>
          <w:numId w:val="346"/>
        </w:numPr>
      </w:pPr>
      <w:r w:rsidRPr="00E77497">
        <w:t xml:space="preserve">Let </w:t>
      </w:r>
      <w:r w:rsidRPr="00E77497">
        <w:rPr>
          <w:i/>
        </w:rPr>
        <w:t>desc</w:t>
      </w:r>
      <w:r w:rsidRPr="00E77497">
        <w:t xml:space="preserve"> be the result of calling </w:t>
      </w:r>
      <w:r w:rsidRPr="00E77497" w:rsidDel="004372C5">
        <w:t xml:space="preserve">the [[GetOwnProperty]] </w:t>
      </w:r>
      <w:r w:rsidRPr="00E77497">
        <w:t xml:space="preserve">internal </w:t>
      </w:r>
      <w:r w:rsidRPr="00E77497" w:rsidDel="004372C5">
        <w:t xml:space="preserve">method of </w:t>
      </w:r>
      <w:r w:rsidRPr="00E77497" w:rsidDel="004372C5">
        <w:rPr>
          <w:i/>
        </w:rPr>
        <w:t>O</w:t>
      </w:r>
      <w:r w:rsidRPr="00E77497" w:rsidDel="004372C5">
        <w:t xml:space="preserve"> with property name </w:t>
      </w:r>
      <w:r w:rsidRPr="00E77497" w:rsidDel="004372C5">
        <w:rPr>
          <w:i/>
        </w:rPr>
        <w:t>P</w:t>
      </w:r>
      <w:r w:rsidRPr="00E77497" w:rsidDel="004372C5">
        <w:t>.</w:t>
      </w:r>
    </w:p>
    <w:p w14:paraId="0FC7B6A8"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7BB708EB"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14:paraId="37DE20EC" w14:textId="77777777"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14:paraId="5FA1D9D2" w14:textId="77777777" w:rsidR="004C02EF" w:rsidRPr="00E77497" w:rsidRDefault="004C02EF" w:rsidP="009A20C6">
      <w:pPr>
        <w:pStyle w:val="Alg4"/>
        <w:numPr>
          <w:ilvl w:val="1"/>
          <w:numId w:val="346"/>
        </w:numPr>
      </w:pPr>
      <w:r w:rsidRPr="00E77497">
        <w:t xml:space="preserve">Return </w:t>
      </w:r>
      <w:r w:rsidRPr="00E77497">
        <w:rPr>
          <w:b/>
        </w:rPr>
        <w:t>true</w:t>
      </w:r>
      <w:r w:rsidRPr="00E77497">
        <w:t>.</w:t>
      </w:r>
    </w:p>
    <w:p w14:paraId="5F2E3031" w14:textId="77777777" w:rsidR="004C02EF" w:rsidRPr="00E77497" w:rsidRDefault="004C02EF" w:rsidP="009A20C6">
      <w:pPr>
        <w:pStyle w:val="Alg4"/>
        <w:numPr>
          <w:ilvl w:val="0"/>
          <w:numId w:val="346"/>
        </w:numPr>
      </w:pPr>
      <w:r w:rsidRPr="00E77497">
        <w:t xml:space="preserve">Else if </w:t>
      </w:r>
      <w:r w:rsidRPr="00E77497">
        <w:rPr>
          <w:i/>
        </w:rPr>
        <w:t>Throw</w:t>
      </w:r>
      <w:r w:rsidRPr="00E77497">
        <w:t xml:space="preserve">, then throw a </w:t>
      </w:r>
      <w:r w:rsidRPr="00E77497">
        <w:rPr>
          <w:b/>
        </w:rPr>
        <w:t>TypeError</w:t>
      </w:r>
      <w:r w:rsidRPr="00E77497">
        <w:t xml:space="preserve"> exception.</w:t>
      </w:r>
    </w:p>
    <w:p w14:paraId="09FBBF04" w14:textId="77777777"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14:paraId="19DBAF8F" w14:textId="77777777" w:rsidR="004C02EF" w:rsidRPr="00E77497" w:rsidRDefault="004C02EF" w:rsidP="00C623F2">
      <w:pPr>
        <w:pStyle w:val="30"/>
        <w:numPr>
          <w:ilvl w:val="0"/>
          <w:numId w:val="0"/>
        </w:numPr>
      </w:pPr>
      <w:bookmarkStart w:id="2209" w:name="_Toc235503355"/>
      <w:bookmarkStart w:id="2210" w:name="_Toc241509130"/>
      <w:bookmarkStart w:id="2211" w:name="_Toc244416617"/>
      <w:bookmarkStart w:id="2212" w:name="_Toc276630981"/>
      <w:bookmarkStart w:id="2213" w:name="_Toc314500541"/>
      <w:r w:rsidRPr="00E77497">
        <w:t>8.12.8</w:t>
      </w:r>
      <w:r w:rsidRPr="00E77497">
        <w:tab/>
        <w:t>[[DefaultValue]] (hint)</w:t>
      </w:r>
      <w:bookmarkEnd w:id="2209"/>
      <w:bookmarkEnd w:id="2210"/>
      <w:bookmarkEnd w:id="2211"/>
      <w:bookmarkEnd w:id="2212"/>
      <w:bookmarkEnd w:id="2213"/>
    </w:p>
    <w:p w14:paraId="1BEAAFC8"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String, the following steps are taken:</w:t>
      </w:r>
    </w:p>
    <w:p w14:paraId="1566534A" w14:textId="77777777" w:rsidR="004C02EF" w:rsidRPr="00E77497" w:rsidRDefault="004C02EF" w:rsidP="009A20C6">
      <w:pPr>
        <w:pStyle w:val="Alg4"/>
        <w:numPr>
          <w:ilvl w:val="0"/>
          <w:numId w:val="347"/>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11960A3D" w14:textId="77777777" w:rsidR="004C02EF" w:rsidRPr="00E77497" w:rsidRDefault="004C02EF" w:rsidP="009A20C6">
      <w:pPr>
        <w:pStyle w:val="Alg4"/>
        <w:numPr>
          <w:ilvl w:val="0"/>
          <w:numId w:val="347"/>
        </w:numPr>
      </w:pPr>
      <w:r w:rsidRPr="00E77497">
        <w:t>If IsCallable(</w:t>
      </w:r>
      <w:r w:rsidRPr="00E77497">
        <w:rPr>
          <w:i/>
        </w:rPr>
        <w:t>toString)</w:t>
      </w:r>
      <w:r w:rsidRPr="00E77497">
        <w:t xml:space="preserve"> is </w:t>
      </w:r>
      <w:r w:rsidRPr="00E77497">
        <w:rPr>
          <w:b/>
        </w:rPr>
        <w:t xml:space="preserve">true </w:t>
      </w:r>
      <w:r w:rsidRPr="00E77497">
        <w:t>then,</w:t>
      </w:r>
    </w:p>
    <w:p w14:paraId="44137D28" w14:textId="77777777" w:rsidR="004C02EF" w:rsidRPr="00E77497" w:rsidRDefault="004C02EF" w:rsidP="009A20C6">
      <w:pPr>
        <w:pStyle w:val="Alg4"/>
        <w:numPr>
          <w:ilvl w:val="1"/>
          <w:numId w:val="347"/>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3AB54DCF" w14:textId="77777777" w:rsidR="004C02EF" w:rsidRPr="00E77497" w:rsidRDefault="004C02EF" w:rsidP="009A20C6">
      <w:pPr>
        <w:pStyle w:val="Alg4"/>
        <w:numPr>
          <w:ilvl w:val="1"/>
          <w:numId w:val="347"/>
        </w:numPr>
      </w:pPr>
      <w:r w:rsidRPr="00E77497">
        <w:t xml:space="preserve">If </w:t>
      </w:r>
      <w:r w:rsidRPr="00E77497">
        <w:rPr>
          <w:i/>
        </w:rPr>
        <w:t>str</w:t>
      </w:r>
      <w:r w:rsidRPr="00E77497">
        <w:t xml:space="preserve"> is a primitive value, return </w:t>
      </w:r>
      <w:r w:rsidRPr="00E77497">
        <w:rPr>
          <w:i/>
        </w:rPr>
        <w:t>str</w:t>
      </w:r>
      <w:r w:rsidRPr="00E77497">
        <w:t>.</w:t>
      </w:r>
    </w:p>
    <w:p w14:paraId="5876D5B7" w14:textId="77777777" w:rsidR="004C02EF" w:rsidRPr="00E77497" w:rsidRDefault="004C02EF" w:rsidP="009A20C6">
      <w:pPr>
        <w:pStyle w:val="Alg4"/>
        <w:numPr>
          <w:ilvl w:val="0"/>
          <w:numId w:val="347"/>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61F1AD50" w14:textId="77777777" w:rsidR="004C02EF" w:rsidRPr="00E77497" w:rsidRDefault="004C02EF" w:rsidP="009A20C6">
      <w:pPr>
        <w:pStyle w:val="Alg4"/>
        <w:numPr>
          <w:ilvl w:val="0"/>
          <w:numId w:val="347"/>
        </w:numPr>
      </w:pPr>
      <w:r w:rsidRPr="00E77497">
        <w:t>If IsCallable(</w:t>
      </w:r>
      <w:r w:rsidRPr="00E77497">
        <w:rPr>
          <w:i/>
        </w:rPr>
        <w:t>valueOf)</w:t>
      </w:r>
      <w:r w:rsidRPr="00E77497">
        <w:t xml:space="preserve"> is </w:t>
      </w:r>
      <w:r w:rsidRPr="00E77497">
        <w:rPr>
          <w:b/>
        </w:rPr>
        <w:t>true</w:t>
      </w:r>
      <w:r w:rsidRPr="00E77497">
        <w:t xml:space="preserve"> then, </w:t>
      </w:r>
    </w:p>
    <w:p w14:paraId="0F92BC1E" w14:textId="77777777" w:rsidR="004C02EF" w:rsidRPr="00E77497" w:rsidRDefault="004C02EF" w:rsidP="009A20C6">
      <w:pPr>
        <w:pStyle w:val="Alg4"/>
        <w:numPr>
          <w:ilvl w:val="1"/>
          <w:numId w:val="347"/>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this value and an empty argument list.</w:t>
      </w:r>
    </w:p>
    <w:p w14:paraId="0B478D83" w14:textId="77777777" w:rsidR="004C02EF" w:rsidRPr="00E77497" w:rsidRDefault="004C02EF" w:rsidP="009A20C6">
      <w:pPr>
        <w:pStyle w:val="Alg4"/>
        <w:numPr>
          <w:ilvl w:val="1"/>
          <w:numId w:val="347"/>
        </w:numPr>
      </w:pPr>
      <w:r w:rsidRPr="00E77497">
        <w:t xml:space="preserve">If </w:t>
      </w:r>
      <w:r w:rsidRPr="00E77497">
        <w:rPr>
          <w:i/>
        </w:rPr>
        <w:t>val</w:t>
      </w:r>
      <w:r w:rsidRPr="00E77497">
        <w:t xml:space="preserve"> is a primitive value, return </w:t>
      </w:r>
      <w:r w:rsidRPr="00E77497">
        <w:rPr>
          <w:i/>
        </w:rPr>
        <w:t>val</w:t>
      </w:r>
      <w:r w:rsidRPr="00E77497">
        <w:t>.</w:t>
      </w:r>
    </w:p>
    <w:p w14:paraId="530CA06C" w14:textId="77777777" w:rsidR="004C02EF" w:rsidRPr="00E77497" w:rsidRDefault="004C02EF" w:rsidP="009A20C6">
      <w:pPr>
        <w:pStyle w:val="Alg4"/>
        <w:numPr>
          <w:ilvl w:val="0"/>
          <w:numId w:val="347"/>
        </w:numPr>
        <w:spacing w:after="120"/>
      </w:pPr>
      <w:r w:rsidRPr="00E77497">
        <w:t xml:space="preserve">Throw a </w:t>
      </w:r>
      <w:r w:rsidRPr="00E77497">
        <w:rPr>
          <w:b/>
        </w:rPr>
        <w:t>TypeError</w:t>
      </w:r>
      <w:r w:rsidRPr="00E77497">
        <w:t xml:space="preserve"> exception.</w:t>
      </w:r>
    </w:p>
    <w:p w14:paraId="2673342A"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Number, the following steps are taken:</w:t>
      </w:r>
    </w:p>
    <w:p w14:paraId="2CA4FC6F" w14:textId="77777777" w:rsidR="004C02EF" w:rsidRPr="00E77497" w:rsidRDefault="004C02EF" w:rsidP="009A20C6">
      <w:pPr>
        <w:pStyle w:val="Alg4"/>
        <w:numPr>
          <w:ilvl w:val="0"/>
          <w:numId w:val="348"/>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50750B9C" w14:textId="77777777" w:rsidR="004C02EF" w:rsidRPr="00E77497" w:rsidRDefault="004C02EF" w:rsidP="009A20C6">
      <w:pPr>
        <w:pStyle w:val="Alg4"/>
        <w:numPr>
          <w:ilvl w:val="0"/>
          <w:numId w:val="348"/>
        </w:numPr>
      </w:pPr>
      <w:r w:rsidRPr="00E77497">
        <w:t>If IsCallable(</w:t>
      </w:r>
      <w:r w:rsidRPr="00E77497">
        <w:rPr>
          <w:i/>
        </w:rPr>
        <w:t>valueOf)</w:t>
      </w:r>
      <w:r w:rsidRPr="00E77497">
        <w:t xml:space="preserve"> is </w:t>
      </w:r>
      <w:r w:rsidRPr="00E77497">
        <w:rPr>
          <w:b/>
        </w:rPr>
        <w:t>true</w:t>
      </w:r>
      <w:r w:rsidRPr="00E77497">
        <w:t xml:space="preserve"> then,</w:t>
      </w:r>
    </w:p>
    <w:p w14:paraId="354B3EFB" w14:textId="77777777" w:rsidR="004C02EF" w:rsidRPr="00E77497" w:rsidRDefault="004C02EF" w:rsidP="009A20C6">
      <w:pPr>
        <w:pStyle w:val="Alg4"/>
        <w:numPr>
          <w:ilvl w:val="1"/>
          <w:numId w:val="348"/>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22BBFED3" w14:textId="77777777" w:rsidR="004C02EF" w:rsidRPr="00E77497" w:rsidRDefault="004C02EF" w:rsidP="009A20C6">
      <w:pPr>
        <w:pStyle w:val="Alg4"/>
        <w:numPr>
          <w:ilvl w:val="1"/>
          <w:numId w:val="348"/>
        </w:numPr>
      </w:pPr>
      <w:r w:rsidRPr="00E77497">
        <w:t xml:space="preserve">If </w:t>
      </w:r>
      <w:r w:rsidRPr="00E77497">
        <w:rPr>
          <w:i/>
        </w:rPr>
        <w:t>val</w:t>
      </w:r>
      <w:r w:rsidRPr="00E77497">
        <w:t xml:space="preserve"> is a primitive value, return </w:t>
      </w:r>
      <w:r w:rsidRPr="00E77497">
        <w:rPr>
          <w:i/>
        </w:rPr>
        <w:t>val</w:t>
      </w:r>
      <w:r w:rsidRPr="00E77497">
        <w:t>.</w:t>
      </w:r>
    </w:p>
    <w:p w14:paraId="212B9DC0" w14:textId="77777777" w:rsidR="004C02EF" w:rsidRPr="00E77497" w:rsidRDefault="004C02EF" w:rsidP="009A20C6">
      <w:pPr>
        <w:pStyle w:val="Alg4"/>
        <w:numPr>
          <w:ilvl w:val="0"/>
          <w:numId w:val="348"/>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214F91F6" w14:textId="77777777" w:rsidR="004C02EF" w:rsidRPr="00E77497" w:rsidRDefault="004C02EF" w:rsidP="009A20C6">
      <w:pPr>
        <w:pStyle w:val="Alg4"/>
        <w:numPr>
          <w:ilvl w:val="0"/>
          <w:numId w:val="348"/>
        </w:numPr>
      </w:pPr>
      <w:r w:rsidRPr="00E77497">
        <w:t>If IsCallable(</w:t>
      </w:r>
      <w:r w:rsidRPr="00E77497">
        <w:rPr>
          <w:i/>
        </w:rPr>
        <w:t>toString)</w:t>
      </w:r>
      <w:r w:rsidRPr="00E77497">
        <w:t xml:space="preserve"> is </w:t>
      </w:r>
      <w:r w:rsidRPr="00E77497">
        <w:rPr>
          <w:b/>
        </w:rPr>
        <w:t>true</w:t>
      </w:r>
      <w:r w:rsidRPr="00E77497">
        <w:t xml:space="preserve"> then,</w:t>
      </w:r>
    </w:p>
    <w:p w14:paraId="049F6196" w14:textId="77777777" w:rsidR="004C02EF" w:rsidRPr="00E77497" w:rsidRDefault="004C02EF" w:rsidP="009A20C6">
      <w:pPr>
        <w:pStyle w:val="Alg4"/>
        <w:numPr>
          <w:ilvl w:val="1"/>
          <w:numId w:val="348"/>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this value and an empty argument list.</w:t>
      </w:r>
    </w:p>
    <w:p w14:paraId="716F7B73" w14:textId="77777777" w:rsidR="004C02EF" w:rsidRPr="00E77497" w:rsidRDefault="004C02EF" w:rsidP="009A20C6">
      <w:pPr>
        <w:pStyle w:val="Alg4"/>
        <w:numPr>
          <w:ilvl w:val="1"/>
          <w:numId w:val="348"/>
        </w:numPr>
      </w:pPr>
      <w:r w:rsidRPr="00E77497">
        <w:t xml:space="preserve">If </w:t>
      </w:r>
      <w:r w:rsidRPr="00E77497">
        <w:rPr>
          <w:i/>
        </w:rPr>
        <w:t>str</w:t>
      </w:r>
      <w:r w:rsidRPr="00E77497">
        <w:t xml:space="preserve"> is a primitive value, return </w:t>
      </w:r>
      <w:r w:rsidRPr="00E77497">
        <w:rPr>
          <w:i/>
        </w:rPr>
        <w:t>str</w:t>
      </w:r>
      <w:r w:rsidRPr="00E77497">
        <w:t>.</w:t>
      </w:r>
    </w:p>
    <w:p w14:paraId="5CDFE150" w14:textId="77777777" w:rsidR="004C02EF" w:rsidRPr="00E77497" w:rsidRDefault="004C02EF" w:rsidP="009A20C6">
      <w:pPr>
        <w:pStyle w:val="Alg4"/>
        <w:numPr>
          <w:ilvl w:val="0"/>
          <w:numId w:val="348"/>
        </w:numPr>
        <w:spacing w:after="120"/>
      </w:pPr>
      <w:r w:rsidRPr="00E77497">
        <w:t xml:space="preserve">Throw a </w:t>
      </w:r>
      <w:r w:rsidRPr="00E77497">
        <w:rPr>
          <w:b/>
        </w:rPr>
        <w:t xml:space="preserve">TypeError </w:t>
      </w:r>
      <w:r w:rsidRPr="00E77497">
        <w:t>exception.</w:t>
      </w:r>
    </w:p>
    <w:p w14:paraId="13D3A1B1"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no hint, then it behaves as if the hint were Number, unless </w:t>
      </w:r>
      <w:r w:rsidRPr="00E77497">
        <w:rPr>
          <w:rFonts w:ascii="Times New Roman" w:hAnsi="Times New Roman"/>
          <w:i/>
        </w:rPr>
        <w:t>O</w:t>
      </w:r>
      <w:r w:rsidRPr="00E77497">
        <w:t xml:space="preserve"> is a Date object (see 15.9.6), in which case it behaves as if the hint were String.</w:t>
      </w:r>
    </w:p>
    <w:p w14:paraId="38EEBECB" w14:textId="77777777" w:rsidR="004C02EF" w:rsidRPr="00E77497" w:rsidRDefault="004C02EF" w:rsidP="004C02EF">
      <w:r w:rsidRPr="00E77497">
        <w:t>The above specification of [[DefaultValue]] for native objects can return only primitive values. If a host object implements its own [[DefaultValue]] internal method, it must ensure that its [[DefaultValue]] internal method can return only primitive values.</w:t>
      </w:r>
    </w:p>
    <w:p w14:paraId="3A1A5421" w14:textId="77777777" w:rsidR="004C02EF" w:rsidRPr="00E77497" w:rsidRDefault="004C02EF" w:rsidP="00C623F2">
      <w:pPr>
        <w:pStyle w:val="30"/>
        <w:numPr>
          <w:ilvl w:val="0"/>
          <w:numId w:val="0"/>
        </w:numPr>
      </w:pPr>
      <w:bookmarkStart w:id="2214" w:name="_Toc235503356"/>
      <w:bookmarkStart w:id="2215" w:name="_Toc241509131"/>
      <w:bookmarkStart w:id="2216" w:name="_Toc244416618"/>
      <w:bookmarkStart w:id="2217" w:name="_Toc276630982"/>
      <w:bookmarkStart w:id="2218" w:name="_Toc314500542"/>
      <w:r w:rsidRPr="00E77497">
        <w:t>8.12.9</w:t>
      </w:r>
      <w:r w:rsidRPr="00E77497">
        <w:tab/>
        <w:t>[[DefineOwnProperty]] (P, Desc, Throw)</w:t>
      </w:r>
      <w:bookmarkEnd w:id="2214"/>
      <w:bookmarkEnd w:id="2215"/>
      <w:bookmarkEnd w:id="2216"/>
      <w:bookmarkEnd w:id="2217"/>
      <w:bookmarkEnd w:id="2218"/>
    </w:p>
    <w:p w14:paraId="1F1A3C6C" w14:textId="77777777" w:rsidR="004C02EF" w:rsidRPr="00E77497" w:rsidRDefault="004C02EF" w:rsidP="004C02EF">
      <w:r w:rsidRPr="00E77497">
        <w:t xml:space="preserve">In the following algorithm, the term “Reject” means “If </w:t>
      </w:r>
      <w:r w:rsidRPr="00E77497">
        <w:rPr>
          <w:rStyle w:val="bnf"/>
        </w:rPr>
        <w:t>Throw</w:t>
      </w:r>
      <w:r w:rsidRPr="00E77497">
        <w:t xml:space="preserve"> is </w:t>
      </w:r>
      <w:r w:rsidRPr="00E77497">
        <w:rPr>
          <w:b/>
        </w:rPr>
        <w:t>true</w:t>
      </w:r>
      <w:r w:rsidRPr="00E77497">
        <w:t xml:space="preserve">, then throw a </w:t>
      </w:r>
      <w:r w:rsidRPr="00E77497">
        <w:rPr>
          <w:b/>
        </w:rPr>
        <w:t>TypeError</w:t>
      </w:r>
      <w:r w:rsidRPr="00E77497">
        <w:t xml:space="preserve"> exception, otherwise return </w:t>
      </w:r>
      <w:r w:rsidRPr="00E77497">
        <w:rPr>
          <w:b/>
        </w:rPr>
        <w:t>false</w:t>
      </w:r>
      <w:r w:rsidRPr="00E77497">
        <w:t xml:space="preserve">”. The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4C8CCB2F" w14:textId="77777777" w:rsidR="004C02EF" w:rsidRPr="00E77497" w:rsidRDefault="004C02EF" w:rsidP="004C02EF">
      <w:r w:rsidRPr="00E77497">
        <w:t xml:space="preserve">When the [[DefineOwnProperty]]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505B9CA5" w14:textId="77777777" w:rsidR="004C02EF" w:rsidRPr="00E77497" w:rsidRDefault="004C02EF" w:rsidP="009A20C6">
      <w:pPr>
        <w:pStyle w:val="Alg4"/>
        <w:numPr>
          <w:ilvl w:val="0"/>
          <w:numId w:val="349"/>
        </w:numPr>
      </w:pPr>
      <w:r w:rsidRPr="00E77497">
        <w:t xml:space="preserve">Let </w:t>
      </w:r>
      <w:r w:rsidRPr="00E77497">
        <w:rPr>
          <w:i/>
        </w:rPr>
        <w:t>current</w:t>
      </w:r>
      <w:r w:rsidRPr="00E77497">
        <w:t xml:space="preserve"> be the result of calling the [[GetOwnProperty]] internal method of </w:t>
      </w:r>
      <w:r w:rsidRPr="00E77497">
        <w:rPr>
          <w:i/>
        </w:rPr>
        <w:t>O</w:t>
      </w:r>
      <w:r w:rsidRPr="00E77497">
        <w:t xml:space="preserve"> with property name </w:t>
      </w:r>
      <w:r w:rsidRPr="00E77497">
        <w:rPr>
          <w:i/>
        </w:rPr>
        <w:t>P</w:t>
      </w:r>
      <w:r w:rsidRPr="00E77497">
        <w:t>.</w:t>
      </w:r>
    </w:p>
    <w:p w14:paraId="65954639" w14:textId="77777777" w:rsidR="004C02EF" w:rsidRPr="00E77497" w:rsidRDefault="004C02EF" w:rsidP="009A20C6">
      <w:pPr>
        <w:pStyle w:val="Alg4"/>
        <w:numPr>
          <w:ilvl w:val="0"/>
          <w:numId w:val="349"/>
        </w:numPr>
      </w:pPr>
      <w:r w:rsidRPr="00E77497">
        <w:t xml:space="preserve">Let </w:t>
      </w:r>
      <w:r w:rsidRPr="00E77497">
        <w:rPr>
          <w:i/>
        </w:rPr>
        <w:t>extensible</w:t>
      </w:r>
      <w:r w:rsidRPr="00E77497">
        <w:t xml:space="preserve"> be the value of the [[Extensible]] internal property of </w:t>
      </w:r>
      <w:r w:rsidRPr="00E77497">
        <w:rPr>
          <w:i/>
        </w:rPr>
        <w:t>O</w:t>
      </w:r>
      <w:r w:rsidRPr="00E77497">
        <w:t>.</w:t>
      </w:r>
    </w:p>
    <w:p w14:paraId="2AB3E235" w14:textId="77777777" w:rsidR="004C02EF" w:rsidRPr="00E77497" w:rsidRDefault="004C02EF" w:rsidP="009A20C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sidRPr="00E77497">
        <w:t xml:space="preserve"> and </w:t>
      </w:r>
      <w:r w:rsidRPr="00E77497">
        <w:rPr>
          <w:i/>
        </w:rPr>
        <w:t>extensible</w:t>
      </w:r>
      <w:r w:rsidRPr="00E77497">
        <w:t xml:space="preserve"> is </w:t>
      </w:r>
      <w:r w:rsidRPr="00E77497">
        <w:rPr>
          <w:b/>
        </w:rPr>
        <w:t>false</w:t>
      </w:r>
      <w:r w:rsidRPr="00E77497">
        <w:t>, then Reject.</w:t>
      </w:r>
    </w:p>
    <w:p w14:paraId="51F9DB80" w14:textId="77777777" w:rsidR="004C02EF" w:rsidRPr="00E77497" w:rsidRDefault="004C02EF" w:rsidP="009A20C6">
      <w:pPr>
        <w:pStyle w:val="Alg4"/>
        <w:numPr>
          <w:ilvl w:val="0"/>
          <w:numId w:val="349"/>
        </w:numPr>
      </w:pPr>
      <w:r w:rsidRPr="00E77497">
        <w:t xml:space="preserve">If </w:t>
      </w:r>
      <w:r w:rsidRPr="00E77497">
        <w:rPr>
          <w:i/>
        </w:rPr>
        <w:t>current</w:t>
      </w:r>
      <w:r w:rsidRPr="00E77497">
        <w:t xml:space="preserve"> is </w:t>
      </w:r>
      <w:r w:rsidRPr="00E77497">
        <w:rPr>
          <w:b/>
        </w:rPr>
        <w:t>undefined</w:t>
      </w:r>
      <w:r w:rsidRPr="00E77497">
        <w:t xml:space="preserve"> and </w:t>
      </w:r>
      <w:r w:rsidRPr="00E77497">
        <w:rPr>
          <w:i/>
        </w:rPr>
        <w:t>extensible</w:t>
      </w:r>
      <w:r w:rsidRPr="00E77497">
        <w:t xml:space="preserve"> is </w:t>
      </w:r>
      <w:r w:rsidRPr="00E77497">
        <w:rPr>
          <w:b/>
        </w:rPr>
        <w:t>true</w:t>
      </w:r>
      <w:r w:rsidRPr="00E77497">
        <w:t>, then</w:t>
      </w:r>
    </w:p>
    <w:p w14:paraId="7966ABF1" w14:textId="77777777" w:rsidR="004C02EF" w:rsidRPr="00E77497" w:rsidRDefault="004C02EF" w:rsidP="009A20C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72DF32B6" w14:textId="77777777" w:rsidR="004C02EF" w:rsidRPr="00E77497" w:rsidRDefault="004C02EF" w:rsidP="009A20C6">
      <w:pPr>
        <w:pStyle w:val="Alg4"/>
        <w:numPr>
          <w:ilvl w:val="2"/>
          <w:numId w:val="349"/>
        </w:numPr>
      </w:pPr>
      <w:r w:rsidRPr="00E77497">
        <w:t xml:space="preserve">Create 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77A95B30" w14:textId="77777777" w:rsidR="004C02EF" w:rsidRPr="00E77497" w:rsidRDefault="004C02EF" w:rsidP="009A20C6">
      <w:pPr>
        <w:pStyle w:val="Alg4"/>
        <w:numPr>
          <w:ilvl w:val="1"/>
          <w:numId w:val="349"/>
        </w:numPr>
      </w:pPr>
      <w:r w:rsidRPr="00E77497">
        <w:t xml:space="preserve">Else, </w:t>
      </w:r>
      <w:r w:rsidRPr="00E77497">
        <w:rPr>
          <w:i/>
        </w:rPr>
        <w:t>Desc</w:t>
      </w:r>
      <w:r w:rsidRPr="00E77497">
        <w:t xml:space="preserve"> must be an accessor Property Descriptor so,</w:t>
      </w:r>
    </w:p>
    <w:p w14:paraId="371C3002" w14:textId="77777777" w:rsidR="004C02EF" w:rsidRPr="00E77497" w:rsidRDefault="004C02EF" w:rsidP="009A20C6">
      <w:pPr>
        <w:pStyle w:val="Alg4"/>
        <w:numPr>
          <w:ilvl w:val="2"/>
          <w:numId w:val="349"/>
        </w:numPr>
      </w:pPr>
      <w:r w:rsidRPr="00E77497">
        <w:t xml:space="preserve">Create 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4F6A8209" w14:textId="77777777" w:rsidR="004C02EF" w:rsidRPr="00E77497" w:rsidRDefault="004C02EF" w:rsidP="009A20C6">
      <w:pPr>
        <w:pStyle w:val="Alg4"/>
        <w:numPr>
          <w:ilvl w:val="1"/>
          <w:numId w:val="349"/>
        </w:numPr>
      </w:pPr>
      <w:r w:rsidRPr="00E77497">
        <w:t xml:space="preserve">Return </w:t>
      </w:r>
      <w:r w:rsidRPr="00E77497">
        <w:rPr>
          <w:b/>
        </w:rPr>
        <w:t>true</w:t>
      </w:r>
      <w:r w:rsidRPr="00E77497">
        <w:t>.</w:t>
      </w:r>
    </w:p>
    <w:p w14:paraId="440B6DC8"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057F7BAF"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14:paraId="06B89CE1" w14:textId="77777777" w:rsidR="004C02EF" w:rsidRPr="00E77497" w:rsidRDefault="004C02EF" w:rsidP="009A20C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73670EF8" w14:textId="77777777" w:rsidR="004C02EF" w:rsidRPr="00E77497" w:rsidRDefault="004C02EF" w:rsidP="009A20C6">
      <w:pPr>
        <w:pStyle w:val="Alg4"/>
        <w:numPr>
          <w:ilvl w:val="1"/>
          <w:numId w:val="349"/>
        </w:numPr>
      </w:pPr>
      <w:r w:rsidRPr="00E77497">
        <w:t xml:space="preserve">Reject, if the [[Configurable]] field of </w:t>
      </w:r>
      <w:r w:rsidRPr="00E77497">
        <w:rPr>
          <w:i/>
        </w:rPr>
        <w:t>Desc</w:t>
      </w:r>
      <w:r w:rsidRPr="00E77497">
        <w:t xml:space="preserve"> is </w:t>
      </w:r>
      <w:r w:rsidRPr="00E77497">
        <w:rPr>
          <w:b/>
        </w:rPr>
        <w:t>true</w:t>
      </w:r>
      <w:r w:rsidRPr="00E77497">
        <w:t>.</w:t>
      </w:r>
    </w:p>
    <w:p w14:paraId="53B638E1" w14:textId="77777777" w:rsidR="004C02EF" w:rsidRPr="00E77497" w:rsidRDefault="004C02EF" w:rsidP="009A20C6">
      <w:pPr>
        <w:pStyle w:val="Alg4"/>
        <w:numPr>
          <w:ilvl w:val="1"/>
          <w:numId w:val="349"/>
        </w:numPr>
      </w:pPr>
      <w:r w:rsidRPr="00E77497">
        <w:t xml:space="preserve">Reject,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10B0E216" w14:textId="77777777" w:rsidR="004C02EF" w:rsidRPr="00E77497" w:rsidRDefault="004C02EF" w:rsidP="009A20C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6CDE315E"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14:paraId="2318D903" w14:textId="77777777" w:rsidR="004C02EF" w:rsidRPr="00E77497" w:rsidRDefault="004C02EF" w:rsidP="009A20C6">
      <w:pPr>
        <w:pStyle w:val="Alg4"/>
        <w:numPr>
          <w:ilvl w:val="1"/>
          <w:numId w:val="349"/>
        </w:numPr>
      </w:pPr>
      <w:r w:rsidRPr="00E77497">
        <w:t xml:space="preserve">Reject, if the [[Configurable]] field of </w:t>
      </w:r>
      <w:r w:rsidRPr="00E77497">
        <w:rPr>
          <w:i/>
        </w:rPr>
        <w:t>current</w:t>
      </w:r>
      <w:r w:rsidRPr="00E77497">
        <w:t xml:space="preserve"> is </w:t>
      </w:r>
      <w:r w:rsidRPr="00E77497">
        <w:rPr>
          <w:b/>
        </w:rPr>
        <w:t>false</w:t>
      </w:r>
      <w:r w:rsidRPr="00E77497">
        <w:t xml:space="preserve">. </w:t>
      </w:r>
    </w:p>
    <w:p w14:paraId="0B4A174B" w14:textId="77777777" w:rsidR="004C02EF" w:rsidRPr="00E77497" w:rsidRDefault="004C02EF" w:rsidP="009A20C6">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14:paraId="346C4B80"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39992A44" w14:textId="77777777" w:rsidR="004C02EF" w:rsidRPr="00E77497" w:rsidRDefault="004C02EF" w:rsidP="009A20C6">
      <w:pPr>
        <w:pStyle w:val="Alg4"/>
        <w:numPr>
          <w:ilvl w:val="1"/>
          <w:numId w:val="349"/>
        </w:numPr>
      </w:pPr>
      <w:r w:rsidRPr="00E77497">
        <w:t>Else,</w:t>
      </w:r>
    </w:p>
    <w:p w14:paraId="43F75875"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03094D9C"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16F309A1"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04C52290" w14:textId="77777777" w:rsidR="004C02EF" w:rsidRPr="00E77497" w:rsidRDefault="004C02EF" w:rsidP="009A20C6">
      <w:pPr>
        <w:pStyle w:val="Alg4"/>
        <w:numPr>
          <w:ilvl w:val="2"/>
          <w:numId w:val="349"/>
        </w:numPr>
      </w:pPr>
      <w:r w:rsidRPr="00E77497">
        <w:t xml:space="preserve">Reject,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19CB93DB" w14:textId="77777777" w:rsidR="004C02EF" w:rsidRPr="00E77497" w:rsidRDefault="004C02EF" w:rsidP="009A20C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14:paraId="31F3EC1C" w14:textId="77777777" w:rsidR="004C02EF" w:rsidRPr="00E77497" w:rsidRDefault="004C02EF" w:rsidP="009A20C6">
      <w:pPr>
        <w:pStyle w:val="Alg4"/>
        <w:numPr>
          <w:ilvl w:val="3"/>
          <w:numId w:val="349"/>
        </w:numPr>
      </w:pPr>
      <w:r w:rsidRPr="00E77497">
        <w:t xml:space="preserve">Reject,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75B5C6CF" w14:textId="77777777" w:rsidR="004C02EF" w:rsidRPr="00E77497" w:rsidRDefault="004C02EF" w:rsidP="009A20C6">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14:paraId="5998EED4" w14:textId="77777777" w:rsidR="004C02EF" w:rsidRPr="00E77497" w:rsidRDefault="004C02EF" w:rsidP="009A20C6">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 xml:space="preserve"> so,</w:t>
      </w:r>
    </w:p>
    <w:p w14:paraId="5B0F3021"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70B63827" w14:textId="77777777" w:rsidR="004C02EF" w:rsidRPr="00E77497" w:rsidRDefault="004C02EF" w:rsidP="009A20C6">
      <w:pPr>
        <w:pStyle w:val="Alg4"/>
        <w:numPr>
          <w:ilvl w:val="2"/>
          <w:numId w:val="349"/>
        </w:numPr>
      </w:pPr>
      <w:r w:rsidRPr="00E77497">
        <w:t xml:space="preserve">Reject,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19952C07" w14:textId="77777777" w:rsidR="004C02EF" w:rsidRPr="00E77497" w:rsidRDefault="004C02EF" w:rsidP="009A20C6">
      <w:pPr>
        <w:pStyle w:val="Alg4"/>
        <w:numPr>
          <w:ilvl w:val="2"/>
          <w:numId w:val="349"/>
        </w:numPr>
      </w:pPr>
      <w:r w:rsidRPr="00E77497">
        <w:t xml:space="preserve">Reject,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0AC6C5C3" w14:textId="77777777" w:rsidR="004C02EF" w:rsidRPr="00E77497" w:rsidRDefault="004C02EF" w:rsidP="009A20C6">
      <w:pPr>
        <w:pStyle w:val="Alg4"/>
        <w:numPr>
          <w:ilvl w:val="0"/>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069D8CAE" w14:textId="77777777" w:rsidR="004C02EF" w:rsidRPr="00E77497" w:rsidRDefault="004C02EF" w:rsidP="009A20C6">
      <w:pPr>
        <w:pStyle w:val="Alg4"/>
        <w:numPr>
          <w:ilvl w:val="0"/>
          <w:numId w:val="349"/>
        </w:numPr>
        <w:spacing w:after="120"/>
      </w:pPr>
      <w:r w:rsidRPr="00E77497">
        <w:t xml:space="preserve">Return </w:t>
      </w:r>
      <w:r w:rsidRPr="00E77497">
        <w:rPr>
          <w:b/>
        </w:rPr>
        <w:t>true</w:t>
      </w:r>
      <w:r w:rsidRPr="00E77497">
        <w:t>.</w:t>
      </w:r>
    </w:p>
    <w:p w14:paraId="652AA395" w14:textId="77777777" w:rsidR="004C02EF" w:rsidRPr="00E77497" w:rsidRDefault="004C02EF" w:rsidP="004C02EF">
      <w:r w:rsidRPr="00E77497">
        <w:t xml:space="preserve">However, if </w:t>
      </w:r>
      <w:r w:rsidRPr="00E77497">
        <w:rPr>
          <w:rFonts w:ascii="Times New Roman" w:hAnsi="Times New Roman"/>
          <w:i/>
        </w:rPr>
        <w:t>O</w:t>
      </w:r>
      <w:r w:rsidRPr="00E77497">
        <w:t xml:space="preserve"> </w:t>
      </w:r>
      <w:ins w:id="2219" w:author="Allen Wirfs-Brock" w:date="2011-07-02T14:56:00Z">
        <w:r w:rsidR="001C6822" w:rsidRPr="00E77497">
          <w:t>has a</w:t>
        </w:r>
      </w:ins>
      <w:ins w:id="2220" w:author="Allen Wirfs-Brock" w:date="2011-07-02T14:57:00Z">
        <w:r w:rsidR="001C6822" w:rsidRPr="00E77497">
          <w:t>n</w:t>
        </w:r>
      </w:ins>
      <w:ins w:id="2221" w:author="Allen Wirfs-Brock" w:date="2011-07-02T14:56:00Z">
        <w:r w:rsidR="001C6822" w:rsidRPr="00E77497">
          <w:t xml:space="preserve"> [[</w:t>
        </w:r>
        <w:del w:id="2222" w:author="Rev 3 Allen Wirfs-Brock" w:date="2011-09-07T15:36:00Z">
          <w:r w:rsidR="001C6822" w:rsidRPr="00E77497" w:rsidDel="007516CC">
            <w:delText>IsArray</w:delText>
          </w:r>
        </w:del>
      </w:ins>
      <w:ins w:id="2223" w:author="Rev 3 Allen Wirfs-Brock" w:date="2011-09-07T15:36:00Z">
        <w:r w:rsidR="007516CC" w:rsidRPr="00E77497">
          <w:t>NativeBrand</w:t>
        </w:r>
      </w:ins>
      <w:ins w:id="2224" w:author="Allen Wirfs-Brock" w:date="2011-07-02T14:56:00Z">
        <w:r w:rsidR="001C6822" w:rsidRPr="00E77497">
          <w:t>]] internal property</w:t>
        </w:r>
      </w:ins>
      <w:ins w:id="2225" w:author="Rev 3 Allen Wirfs-Brock" w:date="2011-09-07T15:37:00Z">
        <w:r w:rsidR="007516CC" w:rsidRPr="00E77497">
          <w:t xml:space="preserve"> whose value is NativeArray</w:t>
        </w:r>
      </w:ins>
      <w:del w:id="2226" w:author="Allen Wirfs-Brock" w:date="2011-07-02T14:56:00Z">
        <w:r w:rsidRPr="00E77497" w:rsidDel="001C6822">
          <w:delText>is an Array object,</w:delText>
        </w:r>
      </w:del>
      <w:r w:rsidRPr="00E77497">
        <w:t xml:space="preserve"> </w:t>
      </w:r>
      <w:ins w:id="2227" w:author="Rev 3 Allen Wirfs-Brock" w:date="2011-09-07T15:37:00Z">
        <w:r w:rsidR="007516CC" w:rsidRPr="00E77497">
          <w:rPr>
            <w:rFonts w:ascii="Times New Roman" w:hAnsi="Times New Roman"/>
            <w:i/>
          </w:rPr>
          <w:t>O</w:t>
        </w:r>
        <w:r w:rsidR="007516CC" w:rsidRPr="00E77497" w:rsidDel="007516CC">
          <w:t xml:space="preserve"> </w:t>
        </w:r>
      </w:ins>
      <w:del w:id="2228" w:author="Rev 3 Allen Wirfs-Brock" w:date="2011-09-07T15:37:00Z">
        <w:r w:rsidRPr="00E77497" w:rsidDel="007516CC">
          <w:delText xml:space="preserve">it </w:delText>
        </w:r>
      </w:del>
      <w:ins w:id="2229" w:author="Allen Wirfs-Brock" w:date="2011-07-02T14:57:00Z">
        <w:r w:rsidR="001C6822" w:rsidRPr="00E77497">
          <w:t xml:space="preserve">also </w:t>
        </w:r>
      </w:ins>
      <w:r w:rsidRPr="00E77497">
        <w:t>has a more elaborate [[DefineOwnProperty]] internal method defined in 15.4.5.1.</w:t>
      </w:r>
    </w:p>
    <w:p w14:paraId="2FD28A0F" w14:textId="77777777" w:rsidR="004C02EF" w:rsidRPr="00E77497" w:rsidRDefault="004C02EF" w:rsidP="004C02EF">
      <w:pPr>
        <w:pStyle w:val="Note"/>
      </w:pPr>
      <w:r w:rsidRPr="00E77497">
        <w:t>NOTE</w:t>
      </w:r>
      <w:r w:rsidRPr="00E77497">
        <w:tab/>
        <w:t xml:space="preserve">Step 10.b allows any field of Desc to be different from the corresponding field of current if current’s [[Configurable]] field is </w:t>
      </w:r>
      <w:r w:rsidRPr="00E77497">
        <w:rPr>
          <w:b/>
        </w:rPr>
        <w:t>true</w:t>
      </w:r>
      <w:r w:rsidRPr="00E77497">
        <w:t xml:space="preserve">. This even permits changing the [[Value]] of a property whose [[Writable]] attribute is </w:t>
      </w:r>
      <w:r w:rsidRPr="00E77497">
        <w:rPr>
          <w:b/>
        </w:rPr>
        <w:t>false</w:t>
      </w:r>
      <w:r w:rsidRPr="00E77497">
        <w:t xml:space="preserve">. This is allowed because a </w:t>
      </w:r>
      <w:r w:rsidRPr="00E77497">
        <w:rPr>
          <w:b/>
        </w:rPr>
        <w:t>true</w:t>
      </w:r>
      <w:r w:rsidRPr="00E77497">
        <w:t xml:space="preserve"> [[Configurable]] attribute would permit an equivalent sequence of calls where [[Writable]] is first set to </w:t>
      </w:r>
      <w:r w:rsidRPr="00E77497">
        <w:rPr>
          <w:b/>
        </w:rPr>
        <w:t>true</w:t>
      </w:r>
      <w:r w:rsidRPr="00E77497">
        <w:t xml:space="preserve">, a new [[Value]] is set, and then [[Writable]] is set to </w:t>
      </w:r>
      <w:r w:rsidRPr="00E77497">
        <w:rPr>
          <w:b/>
        </w:rPr>
        <w:t>false</w:t>
      </w:r>
      <w:r w:rsidRPr="00E77497">
        <w:t>.</w:t>
      </w:r>
    </w:p>
    <w:p w14:paraId="3B072FC0" w14:textId="77777777" w:rsidR="004C02EF" w:rsidRPr="00E77497" w:rsidRDefault="004C02EF" w:rsidP="004C02EF">
      <w:pPr>
        <w:pStyle w:val="1"/>
        <w:numPr>
          <w:ilvl w:val="0"/>
          <w:numId w:val="0"/>
        </w:numPr>
      </w:pPr>
      <w:bookmarkStart w:id="2230" w:name="_Toc235503357"/>
      <w:bookmarkStart w:id="2231" w:name="_Toc241509132"/>
      <w:bookmarkStart w:id="2232" w:name="_Toc244416619"/>
      <w:bookmarkStart w:id="2233" w:name="_Toc276630983"/>
      <w:bookmarkStart w:id="2234" w:name="_Toc314500543"/>
      <w:r w:rsidRPr="00E77497">
        <w:t>9</w:t>
      </w:r>
      <w:r w:rsidRPr="00E77497">
        <w:tab/>
        <w:t>Type Conversio</w:t>
      </w:r>
      <w:bookmarkEnd w:id="2103"/>
      <w:bookmarkEnd w:id="2104"/>
      <w:bookmarkEnd w:id="2105"/>
      <w:bookmarkEnd w:id="2106"/>
      <w:bookmarkEnd w:id="2107"/>
      <w:bookmarkEnd w:id="2108"/>
      <w:bookmarkEnd w:id="2161"/>
      <w:bookmarkEnd w:id="2162"/>
      <w:r w:rsidRPr="00E77497">
        <w:t>n</w:t>
      </w:r>
      <w:bookmarkEnd w:id="2163"/>
      <w:r w:rsidRPr="00E77497">
        <w:t xml:space="preserve"> and Testing</w:t>
      </w:r>
      <w:bookmarkEnd w:id="2230"/>
      <w:bookmarkEnd w:id="2231"/>
      <w:bookmarkEnd w:id="2232"/>
      <w:bookmarkEnd w:id="2233"/>
      <w:bookmarkEnd w:id="2234"/>
    </w:p>
    <w:p w14:paraId="1DBFAB79" w14:textId="77777777" w:rsidR="004C02EF" w:rsidRPr="00E77497" w:rsidRDefault="004C02EF" w:rsidP="004C02EF">
      <w:r w:rsidRPr="00E77497">
        <w:t>The ECMAScript runtime system performs automatic type conversion as needed. To clarify the semantics of certain constructs it is useful to define a set of conversion abstract operations. These abstract operations are not a part of the language; they are defined here to aid the specification of the semantics of the language. The conversion abstract operations are polymorphic; that is, they can accept a value of any ECMAScript language type, but not of specification types.</w:t>
      </w:r>
      <w:bookmarkStart w:id="2235" w:name="_Toc375031131"/>
      <w:bookmarkStart w:id="2236" w:name="_Ref378389486"/>
      <w:bookmarkStart w:id="2237" w:name="_Toc381513649"/>
      <w:bookmarkStart w:id="2238" w:name="_Toc382202792"/>
      <w:bookmarkStart w:id="2239" w:name="_Toc382203012"/>
      <w:bookmarkStart w:id="2240" w:name="_Toc382212171"/>
      <w:bookmarkStart w:id="2241" w:name="_Toc382212389"/>
      <w:bookmarkStart w:id="2242" w:name="_Toc382291516"/>
      <w:bookmarkStart w:id="2243" w:name="_Toc385672155"/>
      <w:bookmarkStart w:id="2244" w:name="_Toc393690250"/>
    </w:p>
    <w:p w14:paraId="5D2208D0" w14:textId="77777777" w:rsidR="004C02EF" w:rsidRPr="00E77497" w:rsidRDefault="004C02EF" w:rsidP="00C623F2">
      <w:pPr>
        <w:pStyle w:val="20"/>
        <w:numPr>
          <w:ilvl w:val="0"/>
          <w:numId w:val="0"/>
        </w:numPr>
      </w:pPr>
      <w:bookmarkStart w:id="2245" w:name="_Ref455971611"/>
      <w:bookmarkStart w:id="2246" w:name="_Ref456011185"/>
      <w:bookmarkStart w:id="2247" w:name="_Toc472818788"/>
      <w:bookmarkStart w:id="2248" w:name="_Toc235503358"/>
      <w:bookmarkStart w:id="2249" w:name="_Toc241509133"/>
      <w:bookmarkStart w:id="2250" w:name="_Toc244416620"/>
      <w:bookmarkStart w:id="2251" w:name="_Toc276630984"/>
      <w:bookmarkStart w:id="2252" w:name="_Toc314500544"/>
      <w:r w:rsidRPr="00E77497">
        <w:t>9.1</w:t>
      </w:r>
      <w:r w:rsidRPr="00E77497">
        <w:tab/>
        <w:t>ToPrimitiv</w:t>
      </w:r>
      <w:bookmarkEnd w:id="2235"/>
      <w:bookmarkEnd w:id="2236"/>
      <w:bookmarkEnd w:id="2237"/>
      <w:bookmarkEnd w:id="2238"/>
      <w:bookmarkEnd w:id="2239"/>
      <w:bookmarkEnd w:id="2240"/>
      <w:bookmarkEnd w:id="2241"/>
      <w:bookmarkEnd w:id="2242"/>
      <w:bookmarkEnd w:id="2243"/>
      <w:bookmarkEnd w:id="2244"/>
      <w:r w:rsidRPr="00E77497">
        <w:t>e</w:t>
      </w:r>
      <w:bookmarkEnd w:id="2245"/>
      <w:bookmarkEnd w:id="2246"/>
      <w:bookmarkEnd w:id="2247"/>
      <w:bookmarkEnd w:id="2248"/>
      <w:bookmarkEnd w:id="2249"/>
      <w:bookmarkEnd w:id="2250"/>
      <w:bookmarkEnd w:id="2251"/>
      <w:bookmarkEnd w:id="2252"/>
    </w:p>
    <w:p w14:paraId="7DB8F4D1" w14:textId="77777777" w:rsidR="004C02EF" w:rsidRPr="00E77497" w:rsidRDefault="004C02EF" w:rsidP="004C02EF">
      <w:r w:rsidRPr="00E77497">
        <w:t xml:space="preserve">The abstract operation ToPrimitive takes an </w:t>
      </w:r>
      <w:r w:rsidRPr="00E77497">
        <w:rPr>
          <w:rFonts w:ascii="Times New Roman" w:hAnsi="Times New Roman"/>
          <w:i/>
        </w:rPr>
        <w:t>input</w:t>
      </w:r>
      <w:r w:rsidRPr="00E77497">
        <w:t xml:space="preserve"> argument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Table </w:t>
      </w:r>
      <w:del w:id="2253" w:author="Allen Wirfs-Brock" w:date="2011-07-02T13:27:00Z">
        <w:r w:rsidRPr="00E77497" w:rsidDel="008962D8">
          <w:delText>10</w:delText>
        </w:r>
      </w:del>
      <w:ins w:id="2254" w:author="Allen Wirfs-Brock" w:date="2011-07-02T13:27:00Z">
        <w:r w:rsidR="008962D8" w:rsidRPr="00E77497">
          <w:t>11</w:t>
        </w:r>
      </w:ins>
      <w:r w:rsidRPr="00E77497">
        <w:t>:</w:t>
      </w:r>
    </w:p>
    <w:p w14:paraId="3B94ED4A" w14:textId="77777777" w:rsidR="004C02EF" w:rsidRPr="00E77497" w:rsidRDefault="004C02EF" w:rsidP="004C02EF">
      <w:pPr>
        <w:pStyle w:val="Tabletitle"/>
        <w:widowControl w:val="0"/>
      </w:pPr>
      <w:r w:rsidRPr="00E77497">
        <w:rPr>
          <w:rFonts w:eastAsia="Arial Unicode MS"/>
        </w:rPr>
        <w:t>Table </w:t>
      </w:r>
      <w:del w:id="2255" w:author="Allen Wirfs-Brock" w:date="2011-07-02T13:27:00Z">
        <w:r w:rsidRPr="00E77497" w:rsidDel="008962D8">
          <w:rPr>
            <w:rFonts w:eastAsia="Arial Unicode MS"/>
          </w:rPr>
          <w:delText xml:space="preserve">10 </w:delText>
        </w:r>
      </w:del>
      <w:ins w:id="2256" w:author="Allen Wirfs-Brock" w:date="2011-07-02T13:27:00Z">
        <w:r w:rsidR="008962D8" w:rsidRPr="00E77497">
          <w:rPr>
            <w:rFonts w:eastAsia="Arial Unicode MS"/>
          </w:rPr>
          <w:t xml:space="preserve">11 </w:t>
        </w:r>
      </w:ins>
      <w:r w:rsidRPr="00E77497">
        <w:rPr>
          <w:rFonts w:eastAsia="Arial Unicode MS"/>
        </w:rPr>
        <w:t xml:space="preserve">—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32AC4436"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B5FF0F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0AAD3A8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E77497" w14:paraId="3D549226" w14:textId="77777777" w:rsidTr="003A4B22">
        <w:trPr>
          <w:jc w:val="center"/>
        </w:trPr>
        <w:tc>
          <w:tcPr>
            <w:tcW w:w="1998" w:type="dxa"/>
            <w:tcBorders>
              <w:top w:val="nil"/>
            </w:tcBorders>
          </w:tcPr>
          <w:p w14:paraId="15C1914E" w14:textId="77777777" w:rsidR="004C02EF" w:rsidRPr="00E77497" w:rsidRDefault="004C02EF" w:rsidP="003A4B22">
            <w:pPr>
              <w:keepNext/>
              <w:spacing w:after="60"/>
            </w:pPr>
            <w:r w:rsidRPr="00E77497">
              <w:t>Undefined</w:t>
            </w:r>
          </w:p>
        </w:tc>
        <w:tc>
          <w:tcPr>
            <w:tcW w:w="6858" w:type="dxa"/>
            <w:tcBorders>
              <w:top w:val="nil"/>
            </w:tcBorders>
          </w:tcPr>
          <w:p w14:paraId="3DF00DF7"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4E35C0A3" w14:textId="77777777" w:rsidTr="003A4B22">
        <w:trPr>
          <w:jc w:val="center"/>
        </w:trPr>
        <w:tc>
          <w:tcPr>
            <w:tcW w:w="1998" w:type="dxa"/>
          </w:tcPr>
          <w:p w14:paraId="70779857" w14:textId="77777777" w:rsidR="004C02EF" w:rsidRPr="00E77497" w:rsidRDefault="004C02EF" w:rsidP="003A4B22">
            <w:pPr>
              <w:keepNext/>
              <w:spacing w:after="60"/>
            </w:pPr>
            <w:r w:rsidRPr="00E77497">
              <w:t>Null</w:t>
            </w:r>
          </w:p>
        </w:tc>
        <w:tc>
          <w:tcPr>
            <w:tcW w:w="6858" w:type="dxa"/>
          </w:tcPr>
          <w:p w14:paraId="371C27F5"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1E16B3E0" w14:textId="77777777" w:rsidTr="003A4B22">
        <w:trPr>
          <w:jc w:val="center"/>
        </w:trPr>
        <w:tc>
          <w:tcPr>
            <w:tcW w:w="1998" w:type="dxa"/>
          </w:tcPr>
          <w:p w14:paraId="7F2C16DC" w14:textId="77777777" w:rsidR="004C02EF" w:rsidRPr="00E77497" w:rsidRDefault="004C02EF" w:rsidP="003A4B22">
            <w:pPr>
              <w:keepNext/>
              <w:spacing w:after="60"/>
            </w:pPr>
            <w:r w:rsidRPr="00E77497">
              <w:t>Boolean</w:t>
            </w:r>
          </w:p>
        </w:tc>
        <w:tc>
          <w:tcPr>
            <w:tcW w:w="6858" w:type="dxa"/>
          </w:tcPr>
          <w:p w14:paraId="5975FA78"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77663A6D" w14:textId="77777777" w:rsidTr="003A4B22">
        <w:trPr>
          <w:jc w:val="center"/>
        </w:trPr>
        <w:tc>
          <w:tcPr>
            <w:tcW w:w="1998" w:type="dxa"/>
          </w:tcPr>
          <w:p w14:paraId="67FF4987" w14:textId="77777777" w:rsidR="004C02EF" w:rsidRPr="00E77497" w:rsidRDefault="004C02EF" w:rsidP="003A4B22">
            <w:pPr>
              <w:keepNext/>
              <w:spacing w:after="60"/>
            </w:pPr>
            <w:r w:rsidRPr="00E77497">
              <w:t>Number</w:t>
            </w:r>
          </w:p>
        </w:tc>
        <w:tc>
          <w:tcPr>
            <w:tcW w:w="6858" w:type="dxa"/>
          </w:tcPr>
          <w:p w14:paraId="47B49FE0"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44360B99" w14:textId="77777777" w:rsidTr="003A4B22">
        <w:trPr>
          <w:jc w:val="center"/>
        </w:trPr>
        <w:tc>
          <w:tcPr>
            <w:tcW w:w="1998" w:type="dxa"/>
          </w:tcPr>
          <w:p w14:paraId="27DC5093" w14:textId="77777777" w:rsidR="004C02EF" w:rsidRPr="00E77497" w:rsidRDefault="004C02EF" w:rsidP="003A4B22">
            <w:pPr>
              <w:keepNext/>
              <w:spacing w:after="60"/>
            </w:pPr>
            <w:r w:rsidRPr="00E77497">
              <w:t>String</w:t>
            </w:r>
          </w:p>
        </w:tc>
        <w:tc>
          <w:tcPr>
            <w:tcW w:w="6858" w:type="dxa"/>
          </w:tcPr>
          <w:p w14:paraId="4A0BDD4F" w14:textId="77777777" w:rsidR="004C02EF" w:rsidRPr="00E77497" w:rsidRDefault="004C02EF" w:rsidP="003A4B22">
            <w:pPr>
              <w:keepNext/>
              <w:spacing w:after="60"/>
            </w:pPr>
            <w:r w:rsidRPr="00E77497">
              <w:t xml:space="preserve">The result equals the </w:t>
            </w:r>
            <w:r w:rsidRPr="00E77497">
              <w:rPr>
                <w:rFonts w:ascii="Times New Roman" w:hAnsi="Times New Roman"/>
                <w:i/>
              </w:rPr>
              <w:t>input</w:t>
            </w:r>
            <w:r w:rsidRPr="00E77497">
              <w:t xml:space="preserve"> argument (no conversion).</w:t>
            </w:r>
          </w:p>
        </w:tc>
      </w:tr>
      <w:tr w:rsidR="004C02EF" w:rsidRPr="00E77497" w14:paraId="15C46C2A" w14:textId="77777777" w:rsidTr="003A4B22">
        <w:trPr>
          <w:jc w:val="center"/>
        </w:trPr>
        <w:tc>
          <w:tcPr>
            <w:tcW w:w="1998" w:type="dxa"/>
          </w:tcPr>
          <w:p w14:paraId="6867B5A3" w14:textId="77777777" w:rsidR="004C02EF" w:rsidRPr="00E77497" w:rsidRDefault="004C02EF" w:rsidP="003A4B22">
            <w:pPr>
              <w:keepNext/>
              <w:spacing w:after="60"/>
            </w:pPr>
            <w:r w:rsidRPr="00E77497">
              <w:t>Object</w:t>
            </w:r>
          </w:p>
        </w:tc>
        <w:tc>
          <w:tcPr>
            <w:tcW w:w="6858" w:type="dxa"/>
          </w:tcPr>
          <w:p w14:paraId="6DB00BDF" w14:textId="77777777" w:rsidR="004C02EF" w:rsidRPr="00E77497" w:rsidRDefault="004C02EF" w:rsidP="003A4B22">
            <w:pPr>
              <w:keepNext/>
              <w:spacing w:after="60"/>
            </w:pPr>
            <w:r w:rsidRPr="00E77497">
              <w:t xml:space="preserve">Return a default value for the Object. The default value of an object is retrieved by calling the [[DefaultValue]] internal method of the object, passing the optional hint </w:t>
            </w:r>
            <w:r w:rsidRPr="00E77497">
              <w:rPr>
                <w:rFonts w:ascii="Times New Roman" w:hAnsi="Times New Roman"/>
                <w:i/>
              </w:rPr>
              <w:t>PreferredType</w:t>
            </w:r>
            <w:r w:rsidRPr="00E77497">
              <w:t>. The behaviour of the [[DefaultValue]] internal method is defined by this specification for all native ECMAScript objects in 8.12.8.</w:t>
            </w:r>
          </w:p>
        </w:tc>
      </w:tr>
    </w:tbl>
    <w:p w14:paraId="2B764E5E" w14:textId="77777777" w:rsidR="004C02EF" w:rsidRPr="00E77497" w:rsidRDefault="004C02EF" w:rsidP="004C02EF">
      <w:bookmarkStart w:id="2257" w:name="_Toc375031132"/>
      <w:bookmarkStart w:id="2258" w:name="_Toc381513650"/>
      <w:bookmarkStart w:id="2259" w:name="_Toc382202793"/>
      <w:bookmarkStart w:id="2260" w:name="_Toc382203013"/>
      <w:bookmarkStart w:id="2261" w:name="_Toc382212172"/>
      <w:bookmarkStart w:id="2262" w:name="_Toc382212390"/>
      <w:bookmarkStart w:id="2263" w:name="_Toc382291517"/>
      <w:bookmarkStart w:id="2264" w:name="_Toc385672156"/>
      <w:bookmarkStart w:id="2265" w:name="_Toc393690251"/>
    </w:p>
    <w:p w14:paraId="74A92E15" w14:textId="77777777" w:rsidR="004C02EF" w:rsidRPr="00E77497" w:rsidRDefault="004C02EF" w:rsidP="00C623F2">
      <w:pPr>
        <w:pStyle w:val="20"/>
        <w:numPr>
          <w:ilvl w:val="0"/>
          <w:numId w:val="0"/>
        </w:numPr>
      </w:pPr>
      <w:bookmarkStart w:id="2266" w:name="_Toc472818789"/>
      <w:bookmarkStart w:id="2267" w:name="_Toc235503359"/>
      <w:bookmarkStart w:id="2268" w:name="_Toc241509134"/>
      <w:bookmarkStart w:id="2269" w:name="_Toc244416621"/>
      <w:bookmarkStart w:id="2270" w:name="_Toc276630985"/>
      <w:bookmarkStart w:id="2271" w:name="_Toc314500545"/>
      <w:r w:rsidRPr="00E77497">
        <w:t>9.2</w:t>
      </w:r>
      <w:r w:rsidRPr="00E77497">
        <w:tab/>
        <w:t>ToBoolea</w:t>
      </w:r>
      <w:bookmarkEnd w:id="2257"/>
      <w:bookmarkEnd w:id="2258"/>
      <w:bookmarkEnd w:id="2259"/>
      <w:bookmarkEnd w:id="2260"/>
      <w:bookmarkEnd w:id="2261"/>
      <w:bookmarkEnd w:id="2262"/>
      <w:bookmarkEnd w:id="2263"/>
      <w:bookmarkEnd w:id="2264"/>
      <w:bookmarkEnd w:id="2265"/>
      <w:r w:rsidRPr="00E77497">
        <w:t>n</w:t>
      </w:r>
      <w:bookmarkEnd w:id="2266"/>
      <w:bookmarkEnd w:id="2267"/>
      <w:bookmarkEnd w:id="2268"/>
      <w:bookmarkEnd w:id="2269"/>
      <w:bookmarkEnd w:id="2270"/>
      <w:bookmarkEnd w:id="2271"/>
    </w:p>
    <w:p w14:paraId="1959D5D7" w14:textId="77777777" w:rsidR="004C02EF" w:rsidRPr="00E77497" w:rsidRDefault="004C02EF" w:rsidP="004C02EF">
      <w:r w:rsidRPr="00E77497">
        <w:t xml:space="preserve">The abstract operation ToBoolean converts its argument to a value of type Boolean according to Table </w:t>
      </w:r>
      <w:del w:id="2272" w:author="Allen Wirfs-Brock" w:date="2011-07-02T13:28:00Z">
        <w:r w:rsidRPr="00E77497" w:rsidDel="008962D8">
          <w:delText>11</w:delText>
        </w:r>
      </w:del>
      <w:ins w:id="2273" w:author="Allen Wirfs-Brock" w:date="2011-07-02T13:28:00Z">
        <w:r w:rsidR="008962D8" w:rsidRPr="00E77497">
          <w:t>12</w:t>
        </w:r>
      </w:ins>
      <w:r w:rsidRPr="00E77497">
        <w:t>:</w:t>
      </w:r>
    </w:p>
    <w:p w14:paraId="266D5679" w14:textId="77777777" w:rsidR="004C02EF" w:rsidRPr="00E77497" w:rsidRDefault="004C02EF" w:rsidP="004C02EF">
      <w:pPr>
        <w:pStyle w:val="Tabletitle"/>
        <w:keepNext w:val="0"/>
        <w:widowControl w:val="0"/>
      </w:pPr>
      <w:r w:rsidRPr="00E77497">
        <w:rPr>
          <w:rFonts w:eastAsia="Arial Unicode MS"/>
        </w:rPr>
        <w:t>Table </w:t>
      </w:r>
      <w:del w:id="2274" w:author="Allen Wirfs-Brock" w:date="2011-07-02T13:28:00Z">
        <w:r w:rsidRPr="00E77497" w:rsidDel="008962D8">
          <w:rPr>
            <w:rFonts w:eastAsia="Arial Unicode MS"/>
          </w:rPr>
          <w:delText xml:space="preserve">11 </w:delText>
        </w:r>
      </w:del>
      <w:ins w:id="2275" w:author="Allen Wirfs-Brock" w:date="2011-07-02T13:28:00Z">
        <w:r w:rsidR="008962D8" w:rsidRPr="00E77497">
          <w:rPr>
            <w:rFonts w:eastAsia="Arial Unicode MS"/>
          </w:rPr>
          <w:t xml:space="preserve">12 </w:t>
        </w:r>
      </w:ins>
      <w:r w:rsidRPr="00E77497">
        <w:rPr>
          <w:rFonts w:eastAsia="Arial Unicode MS"/>
        </w:rPr>
        <w:t xml:space="preserve">—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84C7D46" w14:textId="77777777" w:rsidTr="003A4B2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B9B30BB"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1BA9486F"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4C02EF" w:rsidRPr="00E77497" w14:paraId="36D4A730" w14:textId="77777777" w:rsidTr="003A4B22">
        <w:trPr>
          <w:jc w:val="center"/>
        </w:trPr>
        <w:tc>
          <w:tcPr>
            <w:tcW w:w="1998" w:type="dxa"/>
            <w:tcBorders>
              <w:top w:val="nil"/>
            </w:tcBorders>
          </w:tcPr>
          <w:p w14:paraId="396ED40D" w14:textId="77777777" w:rsidR="004C02EF" w:rsidRPr="00E77497" w:rsidRDefault="004C02EF" w:rsidP="003A4B22">
            <w:pPr>
              <w:keepNext/>
              <w:spacing w:after="60"/>
            </w:pPr>
            <w:r w:rsidRPr="00E77497">
              <w:t>Undefined</w:t>
            </w:r>
          </w:p>
        </w:tc>
        <w:tc>
          <w:tcPr>
            <w:tcW w:w="6858" w:type="dxa"/>
            <w:tcBorders>
              <w:top w:val="nil"/>
            </w:tcBorders>
          </w:tcPr>
          <w:p w14:paraId="6BC9C698" w14:textId="77777777" w:rsidR="004C02EF" w:rsidRPr="00E77497" w:rsidRDefault="004C02EF" w:rsidP="003A4B22">
            <w:pPr>
              <w:keepNext/>
              <w:spacing w:after="60"/>
            </w:pPr>
            <w:r w:rsidRPr="00E77497">
              <w:rPr>
                <w:b/>
              </w:rPr>
              <w:t>false</w:t>
            </w:r>
          </w:p>
        </w:tc>
      </w:tr>
      <w:tr w:rsidR="004C02EF" w:rsidRPr="00E77497" w14:paraId="29B80A14" w14:textId="77777777" w:rsidTr="003A4B22">
        <w:trPr>
          <w:jc w:val="center"/>
        </w:trPr>
        <w:tc>
          <w:tcPr>
            <w:tcW w:w="1998" w:type="dxa"/>
          </w:tcPr>
          <w:p w14:paraId="171E9A8E" w14:textId="77777777" w:rsidR="004C02EF" w:rsidRPr="00E77497" w:rsidRDefault="004C02EF" w:rsidP="003A4B22">
            <w:pPr>
              <w:keepNext/>
              <w:spacing w:after="60"/>
            </w:pPr>
            <w:r w:rsidRPr="00E77497">
              <w:t>Null</w:t>
            </w:r>
          </w:p>
        </w:tc>
        <w:tc>
          <w:tcPr>
            <w:tcW w:w="6858" w:type="dxa"/>
          </w:tcPr>
          <w:p w14:paraId="0C1C0352" w14:textId="77777777" w:rsidR="004C02EF" w:rsidRPr="00E77497" w:rsidRDefault="004C02EF" w:rsidP="003A4B22">
            <w:pPr>
              <w:keepNext/>
              <w:spacing w:after="60"/>
            </w:pPr>
            <w:r w:rsidRPr="00E77497">
              <w:rPr>
                <w:b/>
              </w:rPr>
              <w:t>false</w:t>
            </w:r>
          </w:p>
        </w:tc>
      </w:tr>
      <w:tr w:rsidR="004C02EF" w:rsidRPr="00E77497" w14:paraId="1A1C255B" w14:textId="77777777" w:rsidTr="003A4B22">
        <w:trPr>
          <w:jc w:val="center"/>
        </w:trPr>
        <w:tc>
          <w:tcPr>
            <w:tcW w:w="1998" w:type="dxa"/>
          </w:tcPr>
          <w:p w14:paraId="146757F7" w14:textId="77777777" w:rsidR="004C02EF" w:rsidRPr="00E77497" w:rsidRDefault="004C02EF" w:rsidP="003A4B22">
            <w:pPr>
              <w:keepNext/>
              <w:spacing w:after="60"/>
            </w:pPr>
            <w:r w:rsidRPr="00E77497">
              <w:t>Boolean</w:t>
            </w:r>
          </w:p>
        </w:tc>
        <w:tc>
          <w:tcPr>
            <w:tcW w:w="6858" w:type="dxa"/>
          </w:tcPr>
          <w:p w14:paraId="5BA66922" w14:textId="77777777" w:rsidR="004C02EF" w:rsidRPr="00E77497" w:rsidRDefault="004C02EF" w:rsidP="003A4B22">
            <w:pPr>
              <w:keepNext/>
              <w:spacing w:after="60"/>
            </w:pPr>
            <w:r w:rsidRPr="00E77497">
              <w:t>The result equals the input argument (no conversion).</w:t>
            </w:r>
          </w:p>
        </w:tc>
      </w:tr>
      <w:tr w:rsidR="004C02EF" w:rsidRPr="00E77497" w14:paraId="23922DE2" w14:textId="77777777" w:rsidTr="003A4B22">
        <w:trPr>
          <w:jc w:val="center"/>
        </w:trPr>
        <w:tc>
          <w:tcPr>
            <w:tcW w:w="1998" w:type="dxa"/>
          </w:tcPr>
          <w:p w14:paraId="44D1CC08" w14:textId="77777777" w:rsidR="004C02EF" w:rsidRPr="00E77497" w:rsidRDefault="004C02EF" w:rsidP="003A4B22">
            <w:pPr>
              <w:keepNext/>
              <w:spacing w:after="60"/>
            </w:pPr>
            <w:r w:rsidRPr="00E77497">
              <w:t>Number</w:t>
            </w:r>
          </w:p>
        </w:tc>
        <w:tc>
          <w:tcPr>
            <w:tcW w:w="6858" w:type="dxa"/>
          </w:tcPr>
          <w:p w14:paraId="3F8D1CAF" w14:textId="77777777" w:rsidR="004C02EF" w:rsidRPr="00675B74" w:rsidRDefault="004C02EF" w:rsidP="003A4B22">
            <w:pPr>
              <w:keepNext/>
              <w:spacing w:after="60"/>
            </w:pPr>
            <w:r w:rsidRPr="00E77497">
              <w:t xml:space="preserve">The result is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the result is </w:t>
            </w:r>
            <w:r w:rsidRPr="009C202C">
              <w:rPr>
                <w:b/>
              </w:rPr>
              <w:t>true</w:t>
            </w:r>
            <w:r w:rsidRPr="00675B74">
              <w:t xml:space="preserve">. </w:t>
            </w:r>
          </w:p>
        </w:tc>
      </w:tr>
      <w:tr w:rsidR="004C02EF" w:rsidRPr="00E77497" w14:paraId="022FF93A" w14:textId="77777777" w:rsidTr="003A4B22">
        <w:trPr>
          <w:jc w:val="center"/>
        </w:trPr>
        <w:tc>
          <w:tcPr>
            <w:tcW w:w="1998" w:type="dxa"/>
          </w:tcPr>
          <w:p w14:paraId="39F6F571" w14:textId="77777777" w:rsidR="004C02EF" w:rsidRPr="00E77497" w:rsidRDefault="004C02EF" w:rsidP="003A4B22">
            <w:pPr>
              <w:keepNext/>
              <w:spacing w:after="60"/>
            </w:pPr>
            <w:r w:rsidRPr="00E77497">
              <w:t>String</w:t>
            </w:r>
          </w:p>
        </w:tc>
        <w:tc>
          <w:tcPr>
            <w:tcW w:w="6858" w:type="dxa"/>
          </w:tcPr>
          <w:p w14:paraId="5232CEAF" w14:textId="77777777" w:rsidR="004C02EF" w:rsidRPr="00E77497" w:rsidRDefault="004C02EF" w:rsidP="003A4B22">
            <w:pPr>
              <w:keepNext/>
              <w:spacing w:after="60"/>
              <w:rPr>
                <w:rFonts w:ascii="Courier New" w:hAnsi="Courier New"/>
              </w:rPr>
            </w:pPr>
            <w:r w:rsidRPr="00E77497">
              <w:t xml:space="preserve">The result is </w:t>
            </w:r>
            <w:r w:rsidRPr="00E77497">
              <w:rPr>
                <w:b/>
              </w:rPr>
              <w:t>false</w:t>
            </w:r>
            <w:r w:rsidRPr="00E77497">
              <w:t xml:space="preserve"> if the argument is the empty String (its length is zero); otherwise the result is </w:t>
            </w:r>
            <w:r w:rsidRPr="00E77497">
              <w:rPr>
                <w:b/>
              </w:rPr>
              <w:t>true</w:t>
            </w:r>
            <w:r w:rsidRPr="00E77497">
              <w:t>.</w:t>
            </w:r>
          </w:p>
        </w:tc>
      </w:tr>
      <w:tr w:rsidR="004C02EF" w:rsidRPr="00E77497" w14:paraId="61BBCC72" w14:textId="77777777" w:rsidTr="003A4B22">
        <w:trPr>
          <w:jc w:val="center"/>
        </w:trPr>
        <w:tc>
          <w:tcPr>
            <w:tcW w:w="1998" w:type="dxa"/>
          </w:tcPr>
          <w:p w14:paraId="0578DDE5" w14:textId="77777777" w:rsidR="004C02EF" w:rsidRPr="00E77497" w:rsidRDefault="004C02EF" w:rsidP="003A4B22">
            <w:pPr>
              <w:spacing w:after="60"/>
            </w:pPr>
            <w:r w:rsidRPr="00E77497">
              <w:t>Object</w:t>
            </w:r>
          </w:p>
        </w:tc>
        <w:tc>
          <w:tcPr>
            <w:tcW w:w="6858" w:type="dxa"/>
          </w:tcPr>
          <w:p w14:paraId="08E55A09" w14:textId="77777777" w:rsidR="004C02EF" w:rsidRPr="00E77497" w:rsidRDefault="004C02EF" w:rsidP="003A4B22">
            <w:pPr>
              <w:spacing w:after="60"/>
            </w:pPr>
            <w:r w:rsidRPr="00E77497">
              <w:rPr>
                <w:b/>
              </w:rPr>
              <w:t>true</w:t>
            </w:r>
          </w:p>
        </w:tc>
      </w:tr>
    </w:tbl>
    <w:p w14:paraId="7C9F2368" w14:textId="77777777" w:rsidR="004C02EF" w:rsidRPr="00E77497" w:rsidRDefault="004C02EF" w:rsidP="004C02EF">
      <w:bookmarkStart w:id="2276" w:name="_Toc375031133"/>
      <w:bookmarkStart w:id="2277" w:name="_Ref379262782"/>
      <w:bookmarkStart w:id="2278" w:name="_Toc381513651"/>
      <w:bookmarkStart w:id="2279" w:name="_Toc382202794"/>
      <w:bookmarkStart w:id="2280" w:name="_Toc382203014"/>
      <w:bookmarkStart w:id="2281" w:name="_Toc382212173"/>
      <w:bookmarkStart w:id="2282" w:name="_Toc382212391"/>
      <w:bookmarkStart w:id="2283" w:name="_Toc382291518"/>
      <w:bookmarkStart w:id="2284" w:name="_Toc385672157"/>
      <w:bookmarkStart w:id="2285" w:name="_Toc393690252"/>
    </w:p>
    <w:p w14:paraId="001E389B" w14:textId="77777777" w:rsidR="004C02EF" w:rsidRPr="00E77497" w:rsidRDefault="004C02EF" w:rsidP="00C623F2">
      <w:pPr>
        <w:pStyle w:val="20"/>
        <w:numPr>
          <w:ilvl w:val="0"/>
          <w:numId w:val="0"/>
        </w:numPr>
      </w:pPr>
      <w:bookmarkStart w:id="2286" w:name="_Toc472818790"/>
      <w:bookmarkStart w:id="2287" w:name="_Toc235503360"/>
      <w:bookmarkStart w:id="2288" w:name="_Toc241509135"/>
      <w:bookmarkStart w:id="2289" w:name="_Toc244416622"/>
      <w:bookmarkStart w:id="2290" w:name="_Toc276630986"/>
      <w:bookmarkStart w:id="2291" w:name="_Toc314500546"/>
      <w:r w:rsidRPr="00E77497">
        <w:t>9.3</w:t>
      </w:r>
      <w:r w:rsidRPr="00E77497">
        <w:tab/>
        <w:t>ToNumbe</w:t>
      </w:r>
      <w:bookmarkEnd w:id="2276"/>
      <w:bookmarkEnd w:id="2277"/>
      <w:bookmarkEnd w:id="2278"/>
      <w:bookmarkEnd w:id="2279"/>
      <w:bookmarkEnd w:id="2280"/>
      <w:bookmarkEnd w:id="2281"/>
      <w:bookmarkEnd w:id="2282"/>
      <w:bookmarkEnd w:id="2283"/>
      <w:bookmarkEnd w:id="2284"/>
      <w:bookmarkEnd w:id="2285"/>
      <w:r w:rsidRPr="00E77497">
        <w:t>r</w:t>
      </w:r>
      <w:bookmarkEnd w:id="2286"/>
      <w:bookmarkEnd w:id="2287"/>
      <w:bookmarkEnd w:id="2288"/>
      <w:bookmarkEnd w:id="2289"/>
      <w:bookmarkEnd w:id="2290"/>
      <w:bookmarkEnd w:id="2291"/>
    </w:p>
    <w:p w14:paraId="226E5479" w14:textId="77777777" w:rsidR="004C02EF" w:rsidRPr="00E77497" w:rsidRDefault="004C02EF" w:rsidP="004C02EF">
      <w:r w:rsidRPr="00E77497">
        <w:t xml:space="preserve">The abstract operation ToNumber converts its argument to a value of type Number according to Table </w:t>
      </w:r>
      <w:del w:id="2292" w:author="Allen Wirfs-Brock" w:date="2011-07-02T13:28:00Z">
        <w:r w:rsidRPr="00E77497" w:rsidDel="008962D8">
          <w:delText>12</w:delText>
        </w:r>
      </w:del>
      <w:ins w:id="2293" w:author="Allen Wirfs-Brock" w:date="2011-07-02T13:28:00Z">
        <w:r w:rsidR="008962D8" w:rsidRPr="00E77497">
          <w:t>13</w:t>
        </w:r>
      </w:ins>
      <w:r w:rsidRPr="00E77497">
        <w:t>:</w:t>
      </w:r>
    </w:p>
    <w:p w14:paraId="7DAB6857" w14:textId="77777777" w:rsidR="004C02EF" w:rsidRPr="00E77497" w:rsidRDefault="004C02EF" w:rsidP="004C02EF">
      <w:pPr>
        <w:pStyle w:val="Tabletitle"/>
        <w:widowControl w:val="0"/>
      </w:pPr>
      <w:r w:rsidRPr="00E77497">
        <w:rPr>
          <w:rFonts w:eastAsia="Arial Unicode MS"/>
        </w:rPr>
        <w:t>Table </w:t>
      </w:r>
      <w:del w:id="2294" w:author="Allen Wirfs-Brock" w:date="2011-07-02T13:28:00Z">
        <w:r w:rsidRPr="00E77497" w:rsidDel="008962D8">
          <w:rPr>
            <w:rFonts w:eastAsia="Arial Unicode MS"/>
          </w:rPr>
          <w:delText xml:space="preserve">12 </w:delText>
        </w:r>
      </w:del>
      <w:ins w:id="2295" w:author="Allen Wirfs-Brock" w:date="2011-07-02T13:28:00Z">
        <w:r w:rsidR="008962D8" w:rsidRPr="00E77497">
          <w:rPr>
            <w:rFonts w:eastAsia="Arial Unicode MS"/>
          </w:rPr>
          <w:t xml:space="preserve">13 </w:t>
        </w:r>
      </w:ins>
      <w:r w:rsidRPr="00E77497">
        <w:rPr>
          <w:rFonts w:eastAsia="Arial Unicode MS"/>
        </w:rPr>
        <w:t xml:space="preserve">— </w:t>
      </w:r>
      <w:r w:rsidRPr="00E77497">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580655FF"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33CEDDA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2219EF8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E77497" w14:paraId="1558583B" w14:textId="77777777" w:rsidTr="003A4B22">
        <w:trPr>
          <w:jc w:val="center"/>
        </w:trPr>
        <w:tc>
          <w:tcPr>
            <w:tcW w:w="1998" w:type="dxa"/>
            <w:tcBorders>
              <w:top w:val="nil"/>
            </w:tcBorders>
          </w:tcPr>
          <w:p w14:paraId="061DF693" w14:textId="77777777" w:rsidR="004C02EF" w:rsidRPr="00E77497" w:rsidRDefault="004C02EF" w:rsidP="003A4B22">
            <w:pPr>
              <w:keepNext/>
              <w:spacing w:after="60"/>
            </w:pPr>
            <w:r w:rsidRPr="00E77497">
              <w:t>Undefined</w:t>
            </w:r>
          </w:p>
        </w:tc>
        <w:tc>
          <w:tcPr>
            <w:tcW w:w="6858" w:type="dxa"/>
            <w:tcBorders>
              <w:top w:val="nil"/>
            </w:tcBorders>
          </w:tcPr>
          <w:p w14:paraId="46891E33" w14:textId="77777777" w:rsidR="004C02EF" w:rsidRPr="00E77497" w:rsidRDefault="004C02EF" w:rsidP="003A4B22">
            <w:pPr>
              <w:keepNext/>
              <w:spacing w:after="60"/>
            </w:pPr>
            <w:r w:rsidRPr="00E77497">
              <w:rPr>
                <w:b/>
              </w:rPr>
              <w:t>NaN</w:t>
            </w:r>
          </w:p>
        </w:tc>
      </w:tr>
      <w:tr w:rsidR="004C02EF" w:rsidRPr="00E77497" w14:paraId="5A7FE0A9" w14:textId="77777777" w:rsidTr="003A4B22">
        <w:trPr>
          <w:jc w:val="center"/>
        </w:trPr>
        <w:tc>
          <w:tcPr>
            <w:tcW w:w="1998" w:type="dxa"/>
          </w:tcPr>
          <w:p w14:paraId="793D90C5" w14:textId="77777777" w:rsidR="004C02EF" w:rsidRPr="00E77497" w:rsidRDefault="004C02EF" w:rsidP="003A4B22">
            <w:pPr>
              <w:keepNext/>
              <w:spacing w:after="60"/>
            </w:pPr>
            <w:r w:rsidRPr="00E77497">
              <w:t>Null</w:t>
            </w:r>
          </w:p>
        </w:tc>
        <w:tc>
          <w:tcPr>
            <w:tcW w:w="6858" w:type="dxa"/>
          </w:tcPr>
          <w:p w14:paraId="49E7BE64" w14:textId="77777777" w:rsidR="004C02EF" w:rsidRPr="00E77497" w:rsidRDefault="004C02EF" w:rsidP="003A4B22">
            <w:pPr>
              <w:keepNext/>
              <w:spacing w:after="60"/>
            </w:pPr>
            <w:r w:rsidRPr="00E77497">
              <w:rPr>
                <w:b/>
              </w:rPr>
              <w:t>+0</w:t>
            </w:r>
          </w:p>
        </w:tc>
      </w:tr>
      <w:tr w:rsidR="004C02EF" w:rsidRPr="00E77497" w14:paraId="4001ECAE" w14:textId="77777777" w:rsidTr="003A4B22">
        <w:trPr>
          <w:jc w:val="center"/>
        </w:trPr>
        <w:tc>
          <w:tcPr>
            <w:tcW w:w="1998" w:type="dxa"/>
          </w:tcPr>
          <w:p w14:paraId="76DAA788" w14:textId="77777777" w:rsidR="004C02EF" w:rsidRPr="00E77497" w:rsidRDefault="004C02EF" w:rsidP="003A4B22">
            <w:pPr>
              <w:keepNext/>
              <w:spacing w:after="60"/>
            </w:pPr>
            <w:r w:rsidRPr="00E77497">
              <w:t>Boolean</w:t>
            </w:r>
          </w:p>
        </w:tc>
        <w:tc>
          <w:tcPr>
            <w:tcW w:w="6858" w:type="dxa"/>
          </w:tcPr>
          <w:p w14:paraId="3D59FB13" w14:textId="77777777" w:rsidR="004C02EF" w:rsidRPr="00E77497" w:rsidRDefault="004C02EF" w:rsidP="003A4B22">
            <w:pPr>
              <w:keepNext/>
              <w:spacing w:after="60"/>
            </w:pPr>
            <w:r w:rsidRPr="00E77497">
              <w:t xml:space="preserve">The result is </w:t>
            </w:r>
            <w:r w:rsidRPr="00E77497">
              <w:rPr>
                <w:b/>
              </w:rPr>
              <w:t>1</w:t>
            </w:r>
            <w:r w:rsidRPr="00E77497">
              <w:t xml:space="preserve"> if the argument is </w:t>
            </w:r>
            <w:r w:rsidRPr="00E77497">
              <w:rPr>
                <w:b/>
              </w:rPr>
              <w:t>true</w:t>
            </w:r>
            <w:r w:rsidRPr="00E77497">
              <w:t xml:space="preserve">. The result is </w:t>
            </w:r>
            <w:r w:rsidRPr="00E77497">
              <w:rPr>
                <w:b/>
              </w:rPr>
              <w:t>+0</w:t>
            </w:r>
            <w:r w:rsidRPr="00E77497">
              <w:t xml:space="preserve"> if the argument is </w:t>
            </w:r>
            <w:r w:rsidRPr="00E77497">
              <w:rPr>
                <w:b/>
              </w:rPr>
              <w:t>false</w:t>
            </w:r>
            <w:r w:rsidRPr="00E77497">
              <w:t>.</w:t>
            </w:r>
          </w:p>
        </w:tc>
      </w:tr>
      <w:tr w:rsidR="004C02EF" w:rsidRPr="00E77497" w14:paraId="67B2D1EA" w14:textId="77777777" w:rsidTr="003A4B22">
        <w:trPr>
          <w:jc w:val="center"/>
        </w:trPr>
        <w:tc>
          <w:tcPr>
            <w:tcW w:w="1998" w:type="dxa"/>
          </w:tcPr>
          <w:p w14:paraId="24E1B4D1" w14:textId="77777777" w:rsidR="004C02EF" w:rsidRPr="00E77497" w:rsidRDefault="004C02EF" w:rsidP="003A4B22">
            <w:pPr>
              <w:keepNext/>
              <w:spacing w:after="60"/>
            </w:pPr>
            <w:r w:rsidRPr="00E77497">
              <w:t>Number</w:t>
            </w:r>
          </w:p>
        </w:tc>
        <w:tc>
          <w:tcPr>
            <w:tcW w:w="6858" w:type="dxa"/>
          </w:tcPr>
          <w:p w14:paraId="01E27518" w14:textId="77777777" w:rsidR="004C02EF" w:rsidRPr="00E77497" w:rsidRDefault="004C02EF" w:rsidP="003A4B22">
            <w:pPr>
              <w:keepNext/>
              <w:spacing w:after="60"/>
            </w:pPr>
            <w:r w:rsidRPr="00E77497">
              <w:t>The result equals the input argument (no conversion).</w:t>
            </w:r>
          </w:p>
        </w:tc>
      </w:tr>
      <w:tr w:rsidR="004C02EF" w:rsidRPr="00E77497" w14:paraId="586A82A6" w14:textId="77777777" w:rsidTr="003A4B22">
        <w:trPr>
          <w:jc w:val="center"/>
        </w:trPr>
        <w:tc>
          <w:tcPr>
            <w:tcW w:w="1998" w:type="dxa"/>
          </w:tcPr>
          <w:p w14:paraId="522BE0B1" w14:textId="77777777" w:rsidR="004C02EF" w:rsidRPr="00E77497" w:rsidRDefault="004C02EF" w:rsidP="003A4B22">
            <w:pPr>
              <w:keepNext/>
              <w:spacing w:after="60"/>
            </w:pPr>
            <w:r w:rsidRPr="00E77497">
              <w:t>String</w:t>
            </w:r>
          </w:p>
        </w:tc>
        <w:tc>
          <w:tcPr>
            <w:tcW w:w="6858" w:type="dxa"/>
          </w:tcPr>
          <w:p w14:paraId="7857B93E" w14:textId="77777777" w:rsidR="004C02EF" w:rsidRPr="00E77497" w:rsidRDefault="004C02EF" w:rsidP="003A4B22">
            <w:pPr>
              <w:keepNext/>
              <w:spacing w:after="60"/>
            </w:pPr>
            <w:r w:rsidRPr="00E77497">
              <w:t>See grammar and note below.</w:t>
            </w:r>
          </w:p>
        </w:tc>
      </w:tr>
      <w:tr w:rsidR="004C02EF" w:rsidRPr="00E77497" w14:paraId="0D02AC4B" w14:textId="77777777" w:rsidTr="003A4B22">
        <w:trPr>
          <w:jc w:val="center"/>
        </w:trPr>
        <w:tc>
          <w:tcPr>
            <w:tcW w:w="1998" w:type="dxa"/>
          </w:tcPr>
          <w:p w14:paraId="0922EF5A" w14:textId="77777777" w:rsidR="004C02EF" w:rsidRPr="00E77497" w:rsidRDefault="004C02EF" w:rsidP="003A4B22">
            <w:pPr>
              <w:keepNext/>
              <w:spacing w:after="60"/>
            </w:pPr>
            <w:r w:rsidRPr="00E77497">
              <w:t>Object</w:t>
            </w:r>
          </w:p>
        </w:tc>
        <w:tc>
          <w:tcPr>
            <w:tcW w:w="6858" w:type="dxa"/>
          </w:tcPr>
          <w:p w14:paraId="1C450965" w14:textId="77777777" w:rsidR="004C02EF" w:rsidRPr="00E77497" w:rsidRDefault="004C02EF" w:rsidP="003A4B22">
            <w:pPr>
              <w:keepNext/>
              <w:tabs>
                <w:tab w:val="left" w:pos="360"/>
              </w:tabs>
              <w:spacing w:after="60"/>
            </w:pPr>
            <w:r w:rsidRPr="00E77497">
              <w:t>Apply the following steps</w:t>
            </w:r>
            <w:bookmarkStart w:id="2296" w:name="_Toc382212392"/>
            <w:r w:rsidRPr="00E77497">
              <w:t>:</w:t>
            </w:r>
          </w:p>
          <w:p w14:paraId="1F8615ED" w14:textId="77777777" w:rsidR="004C02EF" w:rsidRPr="00E77497" w:rsidRDefault="004C02EF" w:rsidP="004C02EF">
            <w:pPr>
              <w:keepNext/>
              <w:numPr>
                <w:ilvl w:val="0"/>
                <w:numId w:val="22"/>
              </w:numPr>
              <w:spacing w:after="0" w:line="240" w:lineRule="auto"/>
              <w:ind w:left="0" w:firstLine="0"/>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r w:rsidRPr="00E77497">
              <w:rPr>
                <w:rFonts w:ascii="Times New Roman" w:hAnsi="Times New Roman"/>
                <w:i/>
              </w:rPr>
              <w:t>input argument</w:t>
            </w:r>
            <w:r w:rsidRPr="00E77497">
              <w:rPr>
                <w:rFonts w:ascii="Times New Roman" w:hAnsi="Times New Roman"/>
              </w:rPr>
              <w:t>, hint Number)</w:t>
            </w:r>
            <w:bookmarkStart w:id="2297" w:name="_Toc382212393"/>
            <w:bookmarkEnd w:id="2296"/>
            <w:r w:rsidRPr="00E77497">
              <w:rPr>
                <w:rFonts w:ascii="Times New Roman" w:hAnsi="Times New Roman"/>
              </w:rPr>
              <w:t>.</w:t>
            </w:r>
          </w:p>
          <w:p w14:paraId="7603DB58" w14:textId="77777777" w:rsidR="004C02EF" w:rsidRPr="00E77497" w:rsidRDefault="004C02EF" w:rsidP="004C02EF">
            <w:pPr>
              <w:keepNext/>
              <w:numPr>
                <w:ilvl w:val="0"/>
                <w:numId w:val="22"/>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2297"/>
            <w:r w:rsidRPr="00E77497">
              <w:rPr>
                <w:rFonts w:ascii="Times New Roman" w:hAnsi="Times New Roman"/>
              </w:rPr>
              <w:t>)</w:t>
            </w:r>
            <w:bookmarkStart w:id="2298" w:name="_Toc382212394"/>
            <w:r w:rsidRPr="00E77497">
              <w:rPr>
                <w:rFonts w:ascii="Times New Roman" w:hAnsi="Times New Roman"/>
              </w:rPr>
              <w:t>.</w:t>
            </w:r>
            <w:bookmarkEnd w:id="2298"/>
          </w:p>
        </w:tc>
      </w:tr>
    </w:tbl>
    <w:p w14:paraId="3A986D52" w14:textId="77777777" w:rsidR="004C02EF" w:rsidRPr="00E77497" w:rsidRDefault="004C02EF" w:rsidP="004C02EF">
      <w:bookmarkStart w:id="2299" w:name="_Toc375031134"/>
      <w:bookmarkStart w:id="2300" w:name="_Ref378387275"/>
      <w:bookmarkStart w:id="2301" w:name="_Ref378387280"/>
      <w:bookmarkStart w:id="2302" w:name="_Ref378387297"/>
      <w:bookmarkStart w:id="2303" w:name="_Ref378387363"/>
      <w:bookmarkStart w:id="2304" w:name="_Ref379173723"/>
      <w:bookmarkStart w:id="2305" w:name="_Ref381502823"/>
      <w:bookmarkStart w:id="2306" w:name="_Toc381513652"/>
      <w:bookmarkStart w:id="2307" w:name="_Toc382202795"/>
      <w:bookmarkStart w:id="2308" w:name="_Toc382203015"/>
      <w:bookmarkStart w:id="2309" w:name="_Toc382212174"/>
      <w:bookmarkStart w:id="2310" w:name="_Toc382212395"/>
      <w:bookmarkStart w:id="2311" w:name="_Toc382291519"/>
      <w:bookmarkStart w:id="2312" w:name="_Toc385672158"/>
      <w:bookmarkStart w:id="2313" w:name="_Ref386878569"/>
      <w:bookmarkStart w:id="2314" w:name="_Ref387126025"/>
      <w:bookmarkStart w:id="2315" w:name="_Toc393690253"/>
      <w:bookmarkStart w:id="2316" w:name="_Ref404492817"/>
      <w:bookmarkStart w:id="2317" w:name="_Ref404501361"/>
      <w:bookmarkStart w:id="2318" w:name="_Ref424530616"/>
      <w:bookmarkStart w:id="2319" w:name="_Ref424535777"/>
    </w:p>
    <w:p w14:paraId="04A6C5D9" w14:textId="77777777" w:rsidR="004C02EF" w:rsidRPr="00E77497" w:rsidRDefault="004C02EF" w:rsidP="00C623F2">
      <w:pPr>
        <w:pStyle w:val="30"/>
        <w:numPr>
          <w:ilvl w:val="0"/>
          <w:numId w:val="0"/>
        </w:numPr>
      </w:pPr>
      <w:bookmarkStart w:id="2320" w:name="_Ref456028389"/>
      <w:bookmarkStart w:id="2321" w:name="_Toc472818791"/>
      <w:bookmarkStart w:id="2322" w:name="_Toc235503361"/>
      <w:bookmarkStart w:id="2323" w:name="_Toc241509136"/>
      <w:bookmarkStart w:id="2324" w:name="_Toc244416623"/>
      <w:bookmarkStart w:id="2325" w:name="_Toc276630987"/>
      <w:bookmarkStart w:id="2326" w:name="_Toc314500547"/>
      <w:r w:rsidRPr="00E77497">
        <w:t>9.3.1</w:t>
      </w:r>
      <w:r w:rsidRPr="00E77497">
        <w:tab/>
        <w:t>ToNumber Applied to the String Typ</w:t>
      </w:r>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r w:rsidRPr="00E77497">
        <w:t>e</w:t>
      </w:r>
      <w:bookmarkEnd w:id="2318"/>
      <w:bookmarkEnd w:id="2319"/>
      <w:bookmarkEnd w:id="2320"/>
      <w:bookmarkEnd w:id="2321"/>
      <w:bookmarkEnd w:id="2322"/>
      <w:bookmarkEnd w:id="2323"/>
      <w:bookmarkEnd w:id="2324"/>
      <w:bookmarkEnd w:id="2325"/>
      <w:bookmarkEnd w:id="2326"/>
    </w:p>
    <w:p w14:paraId="0D00CE42" w14:textId="77777777"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72F564D5" w14:textId="77777777" w:rsidR="004C02EF" w:rsidRPr="00E77497" w:rsidRDefault="004C02EF" w:rsidP="004C02EF">
      <w:pPr>
        <w:pStyle w:val="Syntax"/>
      </w:pPr>
      <w:r w:rsidRPr="00E77497">
        <w:t xml:space="preserve">Syntax </w:t>
      </w:r>
    </w:p>
    <w:p w14:paraId="4B2A3BAF" w14:textId="77777777" w:rsidR="004C02EF" w:rsidRPr="00E77497" w:rsidRDefault="004C02EF" w:rsidP="004C02EF">
      <w:pPr>
        <w:pStyle w:val="SyntaxRule"/>
      </w:pPr>
      <w:r w:rsidRPr="00E77497">
        <w:t xml:space="preserve">StringNumericLiteral </w:t>
      </w:r>
      <w:r w:rsidRPr="00E77497">
        <w:rPr>
          <w:rFonts w:ascii="Arial" w:hAnsi="Arial"/>
          <w:b/>
          <w:i w:val="0"/>
        </w:rPr>
        <w:t>:::</w:t>
      </w:r>
    </w:p>
    <w:p w14:paraId="2E408F9A" w14:textId="77777777"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7DD1D76A" w14:textId="77777777" w:rsidR="004C02EF" w:rsidRPr="00E77497" w:rsidRDefault="004C02EF" w:rsidP="004C02EF">
      <w:pPr>
        <w:pStyle w:val="SyntaxRule"/>
      </w:pPr>
      <w:r w:rsidRPr="00E77497">
        <w:t xml:space="preserve">StrWhiteSpace </w:t>
      </w:r>
      <w:r w:rsidRPr="00E77497">
        <w:rPr>
          <w:rFonts w:ascii="Arial" w:hAnsi="Arial"/>
          <w:b/>
          <w:i w:val="0"/>
        </w:rPr>
        <w:t>:::</w:t>
      </w:r>
    </w:p>
    <w:p w14:paraId="764200DB" w14:textId="77777777"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14:paraId="5D27BB6E" w14:textId="77777777" w:rsidR="004C02EF" w:rsidRPr="00E77497" w:rsidRDefault="004C02EF" w:rsidP="004C02EF">
      <w:pPr>
        <w:pStyle w:val="SyntaxRule"/>
      </w:pPr>
      <w:r w:rsidRPr="00E77497">
        <w:t xml:space="preserve">StrWhiteSpaceChar </w:t>
      </w:r>
      <w:r w:rsidRPr="00E77497">
        <w:rPr>
          <w:rFonts w:ascii="Arial" w:hAnsi="Arial"/>
          <w:b/>
          <w:i w:val="0"/>
        </w:rPr>
        <w:t>:::</w:t>
      </w:r>
    </w:p>
    <w:p w14:paraId="584E5E20" w14:textId="77777777" w:rsidR="004C02EF" w:rsidRPr="00E77497" w:rsidRDefault="004C02EF" w:rsidP="004C02EF">
      <w:pPr>
        <w:pStyle w:val="SyntaxDefinition"/>
      </w:pPr>
      <w:r w:rsidRPr="00E77497">
        <w:t>WhiteSpace</w:t>
      </w:r>
      <w:r w:rsidRPr="00E77497">
        <w:br/>
        <w:t>LineTerminator</w:t>
      </w:r>
    </w:p>
    <w:p w14:paraId="517DD26E" w14:textId="77777777" w:rsidR="004C02EF" w:rsidRPr="00E77497" w:rsidRDefault="004C02EF" w:rsidP="004C02EF">
      <w:pPr>
        <w:pStyle w:val="SyntaxRule"/>
      </w:pPr>
      <w:r w:rsidRPr="00E77497">
        <w:t xml:space="preserve">StrNumericLiteral </w:t>
      </w:r>
      <w:r w:rsidRPr="00E77497">
        <w:rPr>
          <w:rFonts w:ascii="Arial" w:hAnsi="Arial"/>
          <w:b/>
          <w:i w:val="0"/>
        </w:rPr>
        <w:t>:::</w:t>
      </w:r>
    </w:p>
    <w:p w14:paraId="62FEB9E0" w14:textId="77777777" w:rsidR="004C02EF" w:rsidRPr="00E77497" w:rsidRDefault="004C02EF" w:rsidP="004C02EF">
      <w:pPr>
        <w:pStyle w:val="SyntaxDefinition"/>
      </w:pPr>
      <w:r w:rsidRPr="00E77497">
        <w:t>StrDecimalLiteral</w:t>
      </w:r>
      <w:r w:rsidRPr="00E77497">
        <w:br/>
        <w:t>HexIntegerLiteral</w:t>
      </w:r>
    </w:p>
    <w:p w14:paraId="612DA023" w14:textId="77777777" w:rsidR="004C02EF" w:rsidRPr="00E77497" w:rsidRDefault="004C02EF" w:rsidP="004C02EF">
      <w:pPr>
        <w:pStyle w:val="SyntaxRule"/>
      </w:pPr>
      <w:r w:rsidRPr="00E77497">
        <w:t xml:space="preserve">StrDecimalLiteral </w:t>
      </w:r>
      <w:r w:rsidRPr="00E77497">
        <w:rPr>
          <w:rFonts w:ascii="Arial" w:hAnsi="Arial"/>
          <w:b/>
          <w:i w:val="0"/>
        </w:rPr>
        <w:t>:::</w:t>
      </w:r>
    </w:p>
    <w:p w14:paraId="2E654FC8" w14:textId="77777777"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7FB2892A" w14:textId="77777777" w:rsidR="004C02EF" w:rsidRPr="00E77497" w:rsidRDefault="004C02EF" w:rsidP="004C02EF">
      <w:pPr>
        <w:pStyle w:val="SyntaxRule"/>
      </w:pPr>
      <w:r w:rsidRPr="00E77497">
        <w:t xml:space="preserve">StrUnsignedDecimalLiteral </w:t>
      </w:r>
      <w:r w:rsidRPr="00E77497">
        <w:rPr>
          <w:rFonts w:ascii="Arial" w:hAnsi="Arial"/>
          <w:b/>
          <w:i w:val="0"/>
        </w:rPr>
        <w:t>:::</w:t>
      </w:r>
    </w:p>
    <w:p w14:paraId="7F450478" w14:textId="77777777"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15C9654F" w14:textId="77777777" w:rsidR="004C02EF" w:rsidRPr="00E77497" w:rsidRDefault="004C02EF" w:rsidP="004C02EF">
      <w:pPr>
        <w:pStyle w:val="SyntaxRule"/>
      </w:pPr>
      <w:r w:rsidRPr="00E77497">
        <w:t xml:space="preserve">DecimalDigits </w:t>
      </w:r>
      <w:r w:rsidRPr="00E77497">
        <w:rPr>
          <w:rFonts w:ascii="Arial" w:hAnsi="Arial"/>
          <w:b/>
          <w:i w:val="0"/>
        </w:rPr>
        <w:t>:::</w:t>
      </w:r>
    </w:p>
    <w:p w14:paraId="6A4048F6" w14:textId="77777777" w:rsidR="004C02EF" w:rsidRPr="00E77497" w:rsidRDefault="004C02EF" w:rsidP="004C02EF">
      <w:pPr>
        <w:pStyle w:val="SyntaxDefinition"/>
      </w:pPr>
      <w:r w:rsidRPr="00E77497">
        <w:t>DecimalDigit</w:t>
      </w:r>
      <w:r w:rsidRPr="00E77497">
        <w:br/>
        <w:t>DecimalDigits DecimalDigit</w:t>
      </w:r>
    </w:p>
    <w:p w14:paraId="3F3BE739" w14:textId="77777777"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78225816"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589A30C9" w14:textId="77777777" w:rsidR="004C02EF" w:rsidRPr="00E77497" w:rsidRDefault="004C02EF" w:rsidP="004C02EF">
      <w:pPr>
        <w:pStyle w:val="SyntaxRule"/>
      </w:pPr>
      <w:r w:rsidRPr="00E77497">
        <w:t xml:space="preserve">ExponentPart </w:t>
      </w:r>
      <w:r w:rsidRPr="00E77497">
        <w:rPr>
          <w:rFonts w:ascii="Arial" w:hAnsi="Arial"/>
          <w:b/>
          <w:i w:val="0"/>
        </w:rPr>
        <w:t>:::</w:t>
      </w:r>
    </w:p>
    <w:p w14:paraId="2E4E8555" w14:textId="77777777" w:rsidR="004C02EF" w:rsidRPr="00E77497" w:rsidRDefault="004C02EF" w:rsidP="004C02EF">
      <w:pPr>
        <w:pStyle w:val="SyntaxDefinition"/>
      </w:pPr>
      <w:r w:rsidRPr="00E77497">
        <w:t>ExponentIndicator SignedInteger</w:t>
      </w:r>
    </w:p>
    <w:p w14:paraId="155DE074" w14:textId="77777777"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4D787C0F"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223C34F3" w14:textId="77777777" w:rsidR="004C02EF" w:rsidRPr="00E77497" w:rsidRDefault="004C02EF" w:rsidP="004C02EF">
      <w:pPr>
        <w:pStyle w:val="SyntaxRule"/>
      </w:pPr>
      <w:r w:rsidRPr="00E77497">
        <w:t xml:space="preserve">SignedInteger </w:t>
      </w:r>
      <w:r w:rsidRPr="00E77497">
        <w:rPr>
          <w:rFonts w:ascii="Arial" w:hAnsi="Arial"/>
          <w:b/>
          <w:i w:val="0"/>
        </w:rPr>
        <w:t>:::</w:t>
      </w:r>
    </w:p>
    <w:p w14:paraId="7AC81E86"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6A47E91F"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63C74092"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6E0519F9" w14:textId="77777777"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54C245BD" w14:textId="77777777" w:rsidR="004C02EF" w:rsidRPr="00E77497" w:rsidRDefault="004C02EF" w:rsidP="004C02EF">
      <w:pPr>
        <w:pStyle w:val="SyntaxDefinition"/>
        <w:rPr>
          <w:rFonts w:ascii="Courier New" w:hAnsi="Courier New" w:cs="Courier New"/>
          <w:b/>
          <w:i w:val="0"/>
        </w:rPr>
      </w:pPr>
      <w:bookmarkStart w:id="2327" w:name="_Toc375031135"/>
      <w:bookmarkStart w:id="2328" w:name="_Toc381513653"/>
      <w:bookmarkStart w:id="2329" w:name="_Toc382202796"/>
      <w:bookmarkStart w:id="2330" w:name="_Toc382203016"/>
      <w:bookmarkStart w:id="2331" w:name="_Toc382212175"/>
      <w:bookmarkStart w:id="2332" w:name="_Toc382212396"/>
      <w:bookmarkStart w:id="2333" w:name="_Toc382291520"/>
      <w:r w:rsidRPr="00E77497">
        <w:rPr>
          <w:rFonts w:ascii="Courier New" w:hAnsi="Courier New" w:cs="Courier New"/>
          <w:b/>
          <w:i w:val="0"/>
        </w:rPr>
        <w:t>0  1  2  3  4  5  6  7  8  9  a  b  c  d  e  f  A  B  C  D  E  F</w:t>
      </w:r>
    </w:p>
    <w:p w14:paraId="3BFA4D3C" w14:textId="77777777" w:rsidR="004C02EF" w:rsidRPr="00E77497" w:rsidRDefault="004C02EF" w:rsidP="004C02EF">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7.8.3):</w:t>
      </w:r>
    </w:p>
    <w:p w14:paraId="0C71CE04"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04F9336B"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673639AE" w14:textId="77777777" w:rsidR="004C02EF" w:rsidRPr="00E77497" w:rsidRDefault="004C02EF" w:rsidP="004C02EF">
      <w:pPr>
        <w:numPr>
          <w:ilvl w:val="0"/>
          <w:numId w:val="37"/>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264FAFB0" w14:textId="77777777" w:rsidR="004C02EF" w:rsidRPr="00E77497" w:rsidRDefault="004C02EF" w:rsidP="004C02EF">
      <w:pPr>
        <w:numPr>
          <w:ilvl w:val="0"/>
          <w:numId w:val="37"/>
        </w:numPr>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5A13C6DB" w14:textId="77777777"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43C0AA2F"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514D92C2"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2803F378"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3AA01803"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2AC607A1"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0A1F6B7B"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726B05CD"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0ECA8B8D" w14:textId="77777777"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0B58604A" w14:textId="77777777"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5872B5F9" w14:textId="77777777"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43BBE90C" w14:textId="77777777"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1AE8582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5E8AFED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155ECE0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s.</w:t>
      </w:r>
    </w:p>
    <w:p w14:paraId="7111BEA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50CCC32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5A683E0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6C20AAF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3C4AF14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2217629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762E62B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6C8D1BB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7C6CCEE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7549B61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27DBE2F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399F817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37357FC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1A72CF5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4188968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300421D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2993430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117EF1B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4E0B6CE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275D534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424F91B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0196270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7863C93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272B8AD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4C7943B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6327FB3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0FDCE26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27E6E542" w14:textId="77777777"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5FF5EC44" w14:textId="77777777"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7875DDFE" w14:textId="77777777"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5CD24BB0" w14:textId="77777777"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2334" w:name="_Toc385672159"/>
      <w:bookmarkStart w:id="2335" w:name="_Toc393690254"/>
    </w:p>
    <w:p w14:paraId="0AAE86DE" w14:textId="77777777" w:rsidR="004C02EF" w:rsidRPr="00E77497" w:rsidRDefault="004C02EF" w:rsidP="00C623F2">
      <w:pPr>
        <w:pStyle w:val="20"/>
        <w:numPr>
          <w:ilvl w:val="0"/>
          <w:numId w:val="0"/>
        </w:numPr>
      </w:pPr>
      <w:bookmarkStart w:id="2336" w:name="_Toc472818792"/>
      <w:bookmarkStart w:id="2337" w:name="_Toc235503362"/>
      <w:bookmarkStart w:id="2338" w:name="_Toc241509137"/>
      <w:bookmarkStart w:id="2339" w:name="_Toc244416624"/>
      <w:bookmarkStart w:id="2340" w:name="_Toc276630988"/>
      <w:bookmarkStart w:id="2341" w:name="_Toc314500548"/>
      <w:r w:rsidRPr="00E77497">
        <w:t>9.4</w:t>
      </w:r>
      <w:r w:rsidRPr="00E77497">
        <w:tab/>
        <w:t>ToIntege</w:t>
      </w:r>
      <w:bookmarkEnd w:id="2327"/>
      <w:bookmarkEnd w:id="2328"/>
      <w:bookmarkEnd w:id="2329"/>
      <w:bookmarkEnd w:id="2330"/>
      <w:bookmarkEnd w:id="2331"/>
      <w:bookmarkEnd w:id="2332"/>
      <w:bookmarkEnd w:id="2333"/>
      <w:bookmarkEnd w:id="2334"/>
      <w:bookmarkEnd w:id="2335"/>
      <w:r w:rsidRPr="00E77497">
        <w:t>r</w:t>
      </w:r>
      <w:bookmarkEnd w:id="2336"/>
      <w:bookmarkEnd w:id="2337"/>
      <w:bookmarkEnd w:id="2338"/>
      <w:bookmarkEnd w:id="2339"/>
      <w:bookmarkEnd w:id="2340"/>
      <w:bookmarkEnd w:id="2341"/>
    </w:p>
    <w:p w14:paraId="6478A3A6" w14:textId="77777777" w:rsidR="004C02EF" w:rsidRPr="00E77497" w:rsidRDefault="004C02EF" w:rsidP="004C02EF">
      <w:r w:rsidRPr="00E77497">
        <w:t>The abstract operation ToInteger converts its argument to an integral numeric value. This abstract operation functions as follows:</w:t>
      </w:r>
      <w:bookmarkStart w:id="2342" w:name="_Toc382212397"/>
    </w:p>
    <w:p w14:paraId="032B0F92" w14:textId="77777777"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2342"/>
      <w:r w:rsidRPr="00E77497">
        <w:t>.</w:t>
      </w:r>
      <w:bookmarkStart w:id="2343" w:name="_Toc382212398"/>
    </w:p>
    <w:p w14:paraId="2600F59C"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2343"/>
      <w:r w:rsidRPr="00E77497">
        <w:t>.</w:t>
      </w:r>
      <w:bookmarkStart w:id="2344" w:name="_Toc382212399"/>
    </w:p>
    <w:p w14:paraId="0DDB238A"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2344"/>
      <w:r w:rsidRPr="00E77497">
        <w:t>.</w:t>
      </w:r>
      <w:bookmarkStart w:id="2345" w:name="_Toc382212400"/>
    </w:p>
    <w:p w14:paraId="2AEF22A7" w14:textId="77777777"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2345"/>
      <w:r w:rsidRPr="00E77497">
        <w:t>.</w:t>
      </w:r>
      <w:bookmarkStart w:id="2346" w:name="_Toc375031136"/>
      <w:bookmarkStart w:id="2347" w:name="_Ref379906863"/>
      <w:bookmarkStart w:id="2348" w:name="_Ref381179003"/>
      <w:bookmarkStart w:id="2349" w:name="_Toc381513654"/>
      <w:bookmarkStart w:id="2350" w:name="_Toc382202797"/>
      <w:bookmarkStart w:id="2351" w:name="_Toc382203017"/>
      <w:bookmarkStart w:id="2352" w:name="_Toc382212176"/>
      <w:bookmarkStart w:id="2353" w:name="_Toc382212402"/>
      <w:bookmarkStart w:id="2354" w:name="_Toc382291521"/>
      <w:bookmarkStart w:id="2355" w:name="_Ref382713431"/>
      <w:bookmarkStart w:id="2356" w:name="_Ref383595223"/>
      <w:bookmarkStart w:id="2357" w:name="_Toc385672160"/>
      <w:bookmarkStart w:id="2358" w:name="_Toc393690255"/>
      <w:bookmarkStart w:id="2359" w:name="_Ref404492982"/>
      <w:bookmarkStart w:id="2360" w:name="_Ref424532750"/>
      <w:bookmarkStart w:id="2361" w:name="_Ref424667409"/>
      <w:bookmarkStart w:id="2362" w:name="_Toc472818793"/>
    </w:p>
    <w:p w14:paraId="33111904" w14:textId="77777777" w:rsidR="004C02EF" w:rsidRPr="00E77497" w:rsidRDefault="004C02EF" w:rsidP="00C623F2">
      <w:pPr>
        <w:pStyle w:val="20"/>
        <w:numPr>
          <w:ilvl w:val="0"/>
          <w:numId w:val="0"/>
        </w:numPr>
      </w:pPr>
      <w:bookmarkStart w:id="2363" w:name="_Toc235503363"/>
      <w:bookmarkStart w:id="2364" w:name="_Toc241509138"/>
      <w:bookmarkStart w:id="2365" w:name="_Toc244416625"/>
      <w:bookmarkStart w:id="2366" w:name="_Toc276630989"/>
      <w:bookmarkStart w:id="2367" w:name="_Toc314500549"/>
      <w:r w:rsidRPr="00E77497">
        <w:t>9.5</w:t>
      </w:r>
      <w:r w:rsidRPr="00E77497">
        <w:tab/>
        <w:t>ToInt32: (Signed 32 Bit Integer</w:t>
      </w:r>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r w:rsidRPr="00E77497">
        <w:t>)</w:t>
      </w:r>
      <w:bookmarkEnd w:id="2360"/>
      <w:bookmarkEnd w:id="2361"/>
      <w:bookmarkEnd w:id="2362"/>
      <w:bookmarkEnd w:id="2363"/>
      <w:bookmarkEnd w:id="2364"/>
      <w:bookmarkEnd w:id="2365"/>
      <w:bookmarkEnd w:id="2366"/>
      <w:bookmarkEnd w:id="2367"/>
    </w:p>
    <w:p w14:paraId="31F978B5" w14:textId="77777777"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2368" w:name="_Toc382212403"/>
    </w:p>
    <w:p w14:paraId="4A9891D1" w14:textId="77777777"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2368"/>
      <w:r w:rsidRPr="00675B74">
        <w:t>.</w:t>
      </w:r>
      <w:bookmarkStart w:id="2369" w:name="_Toc382212404"/>
    </w:p>
    <w:p w14:paraId="5A1EE580" w14:textId="77777777"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2369"/>
      <w:r w:rsidRPr="00E77497">
        <w:t>.</w:t>
      </w:r>
      <w:bookmarkStart w:id="2370" w:name="_Toc382212405"/>
    </w:p>
    <w:p w14:paraId="6E5752E3" w14:textId="77777777" w:rsidR="004C02EF" w:rsidRPr="00E77497" w:rsidRDefault="004C02EF" w:rsidP="009A20C6">
      <w:pPr>
        <w:pStyle w:val="Alg2"/>
        <w:numPr>
          <w:ilvl w:val="0"/>
          <w:numId w:val="351"/>
        </w:numPr>
      </w:pPr>
      <w:r w:rsidRPr="00E77497">
        <w:t xml:space="preserve">Let </w:t>
      </w:r>
      <w:r w:rsidRPr="00E77497">
        <w:rPr>
          <w:i/>
        </w:rPr>
        <w:t>posInt</w:t>
      </w:r>
      <w:r w:rsidRPr="00E77497">
        <w:t xml:space="preserve"> be sign(</w:t>
      </w:r>
      <w:r w:rsidRPr="00E77497">
        <w:rPr>
          <w:i/>
        </w:rPr>
        <w:t>number</w:t>
      </w:r>
      <w:r w:rsidRPr="00E77497">
        <w:t>) * floor(abs(</w:t>
      </w:r>
      <w:r w:rsidRPr="00E77497">
        <w:rPr>
          <w:i/>
        </w:rPr>
        <w:t>number</w:t>
      </w:r>
      <w:r w:rsidRPr="00E77497">
        <w:t>))</w:t>
      </w:r>
      <w:bookmarkEnd w:id="2370"/>
      <w:r w:rsidRPr="00E77497">
        <w:t>.</w:t>
      </w:r>
      <w:bookmarkStart w:id="2371" w:name="_Toc382212407"/>
    </w:p>
    <w:p w14:paraId="2713C42E" w14:textId="77777777" w:rsidR="004C02EF" w:rsidRPr="00E77497" w:rsidRDefault="004C02EF" w:rsidP="009A20C6">
      <w:pPr>
        <w:pStyle w:val="Alg2"/>
        <w:numPr>
          <w:ilvl w:val="0"/>
          <w:numId w:val="351"/>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2371"/>
      <w:r w:rsidRPr="00E77497">
        <w:t>.</w:t>
      </w:r>
    </w:p>
    <w:p w14:paraId="3C59D9F9" w14:textId="77777777" w:rsidR="004C02EF" w:rsidRPr="00E77497" w:rsidRDefault="004C02EF" w:rsidP="009A20C6">
      <w:pPr>
        <w:pStyle w:val="Alg2"/>
        <w:numPr>
          <w:ilvl w:val="0"/>
          <w:numId w:val="351"/>
        </w:numPr>
        <w:spacing w:after="220"/>
      </w:pPr>
      <w:r w:rsidRPr="00E77497">
        <w:t xml:space="preserve">If </w:t>
      </w:r>
      <w:r w:rsidRPr="00E77497">
        <w:rPr>
          <w:i/>
        </w:rPr>
        <w:t>int32bit</w:t>
      </w:r>
      <w:r w:rsidRPr="00E77497">
        <w:t xml:space="preserve"> is greater than or equal to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5E0C0750" w14:textId="77777777" w:rsidR="004C02EF" w:rsidRPr="00E77497" w:rsidRDefault="004C02EF" w:rsidP="004C02EF">
      <w:pPr>
        <w:pStyle w:val="Note"/>
        <w:spacing w:after="120"/>
      </w:pPr>
      <w:r w:rsidRPr="00E77497">
        <w:t>NOTE</w:t>
      </w:r>
      <w:r w:rsidRPr="00E77497">
        <w:tab/>
        <w:t>Given the above definition of ToInt32:</w:t>
      </w:r>
    </w:p>
    <w:p w14:paraId="0E816A72" w14:textId="77777777"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15DD5DD9" w14:textId="77777777"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68661DC7" w14:textId="77777777"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2372" w:name="_Toc375031137"/>
      <w:bookmarkStart w:id="2373" w:name="_Ref379906881"/>
      <w:bookmarkStart w:id="2374" w:name="_Ref379913789"/>
      <w:bookmarkStart w:id="2375" w:name="_Ref381179032"/>
      <w:bookmarkStart w:id="2376" w:name="_Toc381513655"/>
      <w:bookmarkStart w:id="2377" w:name="_Toc382202798"/>
      <w:bookmarkStart w:id="2378" w:name="_Toc382203018"/>
      <w:bookmarkStart w:id="2379" w:name="_Toc382212177"/>
      <w:bookmarkStart w:id="2380" w:name="_Toc382212408"/>
      <w:bookmarkStart w:id="2381" w:name="_Toc382291522"/>
      <w:bookmarkStart w:id="2382" w:name="_Ref382713437"/>
      <w:bookmarkStart w:id="2383" w:name="_Ref383595202"/>
      <w:bookmarkStart w:id="2384" w:name="_Toc385672161"/>
      <w:bookmarkStart w:id="2385" w:name="_Toc393690256"/>
      <w:bookmarkStart w:id="2386" w:name="_Ref404492996"/>
    </w:p>
    <w:p w14:paraId="3091543A" w14:textId="77777777" w:rsidR="004C02EF" w:rsidRPr="00E77497" w:rsidRDefault="004C02EF" w:rsidP="00C623F2">
      <w:pPr>
        <w:pStyle w:val="20"/>
        <w:numPr>
          <w:ilvl w:val="0"/>
          <w:numId w:val="0"/>
        </w:numPr>
      </w:pPr>
      <w:bookmarkStart w:id="2387" w:name="_Ref424532763"/>
      <w:bookmarkStart w:id="2388" w:name="_Toc472818794"/>
      <w:bookmarkStart w:id="2389" w:name="_Toc235503364"/>
      <w:bookmarkStart w:id="2390" w:name="_Toc241509139"/>
      <w:bookmarkStart w:id="2391" w:name="_Toc244416626"/>
      <w:bookmarkStart w:id="2392" w:name="_Toc276630990"/>
      <w:bookmarkStart w:id="2393" w:name="_Toc314500550"/>
      <w:r w:rsidRPr="00E77497">
        <w:t>9.6</w:t>
      </w:r>
      <w:r w:rsidRPr="00E77497">
        <w:tab/>
        <w:t>ToUint32: (Unsigned 32 Bit Integer</w:t>
      </w:r>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r w:rsidRPr="00E77497">
        <w:t>)</w:t>
      </w:r>
      <w:bookmarkStart w:id="2394" w:name="_Toc382212409"/>
      <w:bookmarkEnd w:id="2387"/>
      <w:bookmarkEnd w:id="2388"/>
      <w:bookmarkEnd w:id="2389"/>
      <w:bookmarkEnd w:id="2390"/>
      <w:bookmarkEnd w:id="2391"/>
      <w:bookmarkEnd w:id="2392"/>
      <w:bookmarkEnd w:id="2393"/>
    </w:p>
    <w:p w14:paraId="5259155A" w14:textId="77777777"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abstraction operation functions as follows:</w:t>
      </w:r>
    </w:p>
    <w:p w14:paraId="3E950732" w14:textId="77777777"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2394"/>
      <w:r w:rsidRPr="00675B74">
        <w:t>.</w:t>
      </w:r>
      <w:bookmarkStart w:id="2395" w:name="_Toc382212410"/>
    </w:p>
    <w:p w14:paraId="7641D969" w14:textId="77777777"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2395"/>
      <w:r w:rsidRPr="00E77497">
        <w:t>.</w:t>
      </w:r>
      <w:bookmarkStart w:id="2396" w:name="_Toc382212411"/>
    </w:p>
    <w:p w14:paraId="573E7F96" w14:textId="77777777" w:rsidR="004C02EF" w:rsidRPr="00E77497" w:rsidRDefault="004C02EF" w:rsidP="009A20C6">
      <w:pPr>
        <w:pStyle w:val="Alg2"/>
        <w:numPr>
          <w:ilvl w:val="0"/>
          <w:numId w:val="352"/>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2396"/>
      <w:r w:rsidRPr="00E77497">
        <w:t>.</w:t>
      </w:r>
      <w:bookmarkStart w:id="2397" w:name="_Toc382212413"/>
    </w:p>
    <w:p w14:paraId="13B193CF" w14:textId="77777777" w:rsidR="004C02EF" w:rsidRPr="00E77497" w:rsidRDefault="004C02EF" w:rsidP="009A20C6">
      <w:pPr>
        <w:pStyle w:val="Alg2"/>
        <w:numPr>
          <w:ilvl w:val="0"/>
          <w:numId w:val="352"/>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2397"/>
      <w:r w:rsidRPr="00E77497">
        <w:t>.</w:t>
      </w:r>
    </w:p>
    <w:p w14:paraId="1E801869" w14:textId="77777777"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14:paraId="33352E11" w14:textId="77777777" w:rsidR="004C02EF" w:rsidRPr="00E77497" w:rsidRDefault="004C02EF" w:rsidP="004C02EF">
      <w:pPr>
        <w:pStyle w:val="Note"/>
        <w:spacing w:after="120"/>
      </w:pPr>
      <w:r w:rsidRPr="00E77497">
        <w:t>NOTE</w:t>
      </w:r>
      <w:r w:rsidRPr="00E77497">
        <w:tab/>
        <w:t>Given the above definition of ToUInt32:</w:t>
      </w:r>
    </w:p>
    <w:p w14:paraId="1A350550" w14:textId="77777777" w:rsidR="004C02EF" w:rsidRPr="00E77497" w:rsidRDefault="004C02EF" w:rsidP="004C02EF">
      <w:pPr>
        <w:pStyle w:val="Note"/>
        <w:numPr>
          <w:ilvl w:val="0"/>
          <w:numId w:val="39"/>
        </w:numPr>
        <w:tabs>
          <w:tab w:val="clear" w:pos="960"/>
          <w:tab w:val="left" w:pos="360"/>
        </w:tabs>
        <w:ind w:left="360"/>
        <w:contextualSpacing/>
      </w:pPr>
      <w:r w:rsidRPr="00E77497">
        <w:t>Step 5 is the only difference between ToUint32 and ToInt32.</w:t>
      </w:r>
    </w:p>
    <w:p w14:paraId="7F199E4F" w14:textId="77777777"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14DB2B26" w14:textId="77777777"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2398" w:name="_Toc375031138"/>
      <w:bookmarkStart w:id="2399" w:name="_Ref379262870"/>
      <w:bookmarkStart w:id="2400" w:name="_Toc381513656"/>
      <w:bookmarkStart w:id="2401" w:name="_Toc382202799"/>
      <w:bookmarkStart w:id="2402" w:name="_Toc382203019"/>
      <w:bookmarkStart w:id="2403" w:name="_Toc382212178"/>
      <w:bookmarkStart w:id="2404" w:name="_Toc382212414"/>
      <w:bookmarkStart w:id="2405" w:name="_Toc382291523"/>
    </w:p>
    <w:p w14:paraId="3712FA64"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2406" w:name="_Ref383930447"/>
      <w:bookmarkStart w:id="2407" w:name="_Toc385672162"/>
      <w:bookmarkStart w:id="2408" w:name="_Toc393690257"/>
    </w:p>
    <w:p w14:paraId="6E1CA0E6" w14:textId="77777777" w:rsidR="004C02EF" w:rsidRPr="00E77497" w:rsidRDefault="004C02EF" w:rsidP="00C623F2">
      <w:pPr>
        <w:pStyle w:val="20"/>
        <w:numPr>
          <w:ilvl w:val="0"/>
          <w:numId w:val="0"/>
        </w:numPr>
      </w:pPr>
      <w:bookmarkStart w:id="2409" w:name="_Hlt458400770"/>
      <w:bookmarkStart w:id="2410" w:name="_Ref424532099"/>
      <w:bookmarkStart w:id="2411" w:name="_Toc472818795"/>
      <w:bookmarkStart w:id="2412" w:name="_Toc235503365"/>
      <w:bookmarkStart w:id="2413" w:name="_Toc241509140"/>
      <w:bookmarkStart w:id="2414" w:name="_Toc244416627"/>
      <w:bookmarkStart w:id="2415" w:name="_Toc276630991"/>
      <w:bookmarkStart w:id="2416" w:name="_Toc314500551"/>
      <w:bookmarkEnd w:id="2409"/>
      <w:r w:rsidRPr="00E77497">
        <w:t>9.7</w:t>
      </w:r>
      <w:r w:rsidRPr="00E77497">
        <w:tab/>
        <w:t>ToUint16: (Unsigned 16 Bit Integer</w:t>
      </w:r>
      <w:bookmarkEnd w:id="2406"/>
      <w:bookmarkEnd w:id="2407"/>
      <w:bookmarkEnd w:id="2408"/>
      <w:r w:rsidRPr="00E77497">
        <w:t>)</w:t>
      </w:r>
      <w:bookmarkEnd w:id="2410"/>
      <w:bookmarkEnd w:id="2411"/>
      <w:bookmarkEnd w:id="2412"/>
      <w:bookmarkEnd w:id="2413"/>
      <w:bookmarkEnd w:id="2414"/>
      <w:bookmarkEnd w:id="2415"/>
      <w:bookmarkEnd w:id="2416"/>
    </w:p>
    <w:p w14:paraId="5B5577D6" w14:textId="77777777"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78E33650" w14:textId="77777777"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14:paraId="3FA798A5" w14:textId="77777777"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1B97B5E7" w14:textId="77777777" w:rsidR="004C02EF" w:rsidRPr="00E77497" w:rsidRDefault="004C02EF" w:rsidP="009A20C6">
      <w:pPr>
        <w:pStyle w:val="Alg2"/>
        <w:numPr>
          <w:ilvl w:val="0"/>
          <w:numId w:val="353"/>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262A2F18" w14:textId="77777777" w:rsidR="004C02EF" w:rsidRPr="00E77497" w:rsidRDefault="004C02EF" w:rsidP="009A20C6">
      <w:pPr>
        <w:pStyle w:val="Alg2"/>
        <w:numPr>
          <w:ilvl w:val="0"/>
          <w:numId w:val="353"/>
        </w:numPr>
      </w:pPr>
      <w:r w:rsidRPr="00E77497">
        <w:t xml:space="preserve">Let </w:t>
      </w:r>
      <w:r w:rsidRPr="00E77497">
        <w:rPr>
          <w:i/>
        </w:rPr>
        <w:t>int16bit</w:t>
      </w:r>
      <w:r w:rsidRPr="00E77497">
        <w:t xml:space="preserve"> be </w:t>
      </w:r>
      <w:r w:rsidRPr="00E77497">
        <w:rPr>
          <w:i/>
        </w:rPr>
        <w:t>posInt</w:t>
      </w:r>
      <w:r w:rsidRPr="00E77497">
        <w:t xml:space="preserve"> modulo 2</w:t>
      </w:r>
      <w:r w:rsidRPr="00E77497">
        <w:rPr>
          <w:vertAlign w:val="superscript"/>
        </w:rPr>
        <w:t>16</w:t>
      </w:r>
      <w:r w:rsidRPr="00E77497">
        <w:t xml:space="preserve">; that is, a finite integer value </w:t>
      </w:r>
      <w:r w:rsidRPr="00E77497">
        <w:rPr>
          <w:i/>
        </w:rPr>
        <w:t>k</w:t>
      </w:r>
      <w:r w:rsidRPr="00E77497">
        <w:t xml:space="preserve"> of Number type with positive sign and less than 2</w:t>
      </w:r>
      <w:r w:rsidRPr="00E77497">
        <w:rPr>
          <w:vertAlign w:val="superscript"/>
        </w:rPr>
        <w:t>16</w:t>
      </w:r>
      <w:r w:rsidRPr="00E77497">
        <w:t xml:space="preserve"> in magnitude such that the mathematical difference of </w:t>
      </w:r>
      <w:r w:rsidRPr="00E77497">
        <w:rPr>
          <w:i/>
        </w:rPr>
        <w:t>posInt</w:t>
      </w:r>
      <w:r w:rsidRPr="00E77497">
        <w:t xml:space="preserve"> and </w:t>
      </w:r>
      <w:r w:rsidRPr="00E77497">
        <w:rPr>
          <w:i/>
        </w:rPr>
        <w:t>k</w:t>
      </w:r>
      <w:r w:rsidRPr="00E77497">
        <w:t xml:space="preserve"> is mathematically an integer multiple of 2</w:t>
      </w:r>
      <w:r w:rsidRPr="00E77497">
        <w:rPr>
          <w:vertAlign w:val="superscript"/>
        </w:rPr>
        <w:t>16</w:t>
      </w:r>
      <w:r w:rsidRPr="00E77497">
        <w:t>.</w:t>
      </w:r>
    </w:p>
    <w:p w14:paraId="3B5D6CD5" w14:textId="77777777" w:rsidR="004C02EF" w:rsidRPr="00E77497" w:rsidRDefault="004C02EF" w:rsidP="009A20C6">
      <w:pPr>
        <w:pStyle w:val="Alg2"/>
        <w:numPr>
          <w:ilvl w:val="0"/>
          <w:numId w:val="353"/>
        </w:numPr>
        <w:spacing w:after="220"/>
      </w:pPr>
      <w:r w:rsidRPr="00E77497">
        <w:t xml:space="preserve">Return </w:t>
      </w:r>
      <w:r w:rsidRPr="00E77497">
        <w:rPr>
          <w:i/>
        </w:rPr>
        <w:t>int16bit</w:t>
      </w:r>
      <w:r w:rsidRPr="00E77497">
        <w:t>.</w:t>
      </w:r>
    </w:p>
    <w:p w14:paraId="0A24FB4D" w14:textId="77777777" w:rsidR="004C02EF" w:rsidRPr="00E77497" w:rsidRDefault="004C02EF" w:rsidP="004C02EF">
      <w:pPr>
        <w:pStyle w:val="Note"/>
        <w:spacing w:after="120"/>
      </w:pPr>
      <w:r w:rsidRPr="00E77497">
        <w:t>NOTE</w:t>
      </w:r>
      <w:r w:rsidRPr="00E77497">
        <w:tab/>
        <w:t>Given the above definition of ToUint16:</w:t>
      </w:r>
    </w:p>
    <w:p w14:paraId="47C97D3B"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17D62C7C"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E77497">
        <w:rPr>
          <w:b/>
        </w:rPr>
        <w:t>+0</w:t>
      </w:r>
      <w:r w:rsidRPr="00E77497">
        <w:t>.</w:t>
      </w:r>
      <w:bookmarkStart w:id="2417" w:name="_Toc385672163"/>
      <w:bookmarkStart w:id="2418" w:name="_Toc393690258"/>
    </w:p>
    <w:p w14:paraId="0E7541AE" w14:textId="77777777" w:rsidR="004C02EF" w:rsidRPr="00E77497" w:rsidRDefault="004C02EF" w:rsidP="00C623F2">
      <w:pPr>
        <w:pStyle w:val="20"/>
        <w:numPr>
          <w:ilvl w:val="0"/>
          <w:numId w:val="0"/>
        </w:numPr>
      </w:pPr>
      <w:bookmarkStart w:id="2419" w:name="_Toc472818796"/>
      <w:bookmarkStart w:id="2420" w:name="_Toc235503366"/>
      <w:bookmarkStart w:id="2421" w:name="_Toc241509141"/>
      <w:bookmarkStart w:id="2422" w:name="_Toc244416628"/>
      <w:bookmarkStart w:id="2423" w:name="_Toc276630992"/>
      <w:bookmarkStart w:id="2424" w:name="_Toc314500552"/>
      <w:r w:rsidRPr="00E77497">
        <w:t>9.8</w:t>
      </w:r>
      <w:r w:rsidRPr="00E77497">
        <w:tab/>
        <w:t>ToStrin</w:t>
      </w:r>
      <w:bookmarkEnd w:id="2398"/>
      <w:bookmarkEnd w:id="2399"/>
      <w:bookmarkEnd w:id="2400"/>
      <w:bookmarkEnd w:id="2401"/>
      <w:bookmarkEnd w:id="2402"/>
      <w:bookmarkEnd w:id="2403"/>
      <w:bookmarkEnd w:id="2404"/>
      <w:bookmarkEnd w:id="2405"/>
      <w:bookmarkEnd w:id="2417"/>
      <w:bookmarkEnd w:id="2418"/>
      <w:r w:rsidRPr="00E77497">
        <w:t>g</w:t>
      </w:r>
      <w:bookmarkEnd w:id="2419"/>
      <w:bookmarkEnd w:id="2420"/>
      <w:bookmarkEnd w:id="2421"/>
      <w:bookmarkEnd w:id="2422"/>
      <w:bookmarkEnd w:id="2423"/>
      <w:bookmarkEnd w:id="2424"/>
    </w:p>
    <w:p w14:paraId="43655F44" w14:textId="77777777" w:rsidR="004C02EF" w:rsidRPr="00E77497" w:rsidRDefault="004C02EF" w:rsidP="004C02EF">
      <w:pPr>
        <w:spacing w:after="120"/>
      </w:pPr>
      <w:r w:rsidRPr="00E77497">
        <w:t xml:space="preserve">The abstract operation ToString converts its argument to a value of type String according to Table </w:t>
      </w:r>
      <w:del w:id="2425" w:author="Allen Wirfs-Brock" w:date="2011-07-02T13:28:00Z">
        <w:r w:rsidRPr="00E77497" w:rsidDel="008962D8">
          <w:delText>13</w:delText>
        </w:r>
      </w:del>
      <w:ins w:id="2426" w:author="Allen Wirfs-Brock" w:date="2011-07-02T13:28:00Z">
        <w:r w:rsidR="008962D8" w:rsidRPr="00E77497">
          <w:t>14</w:t>
        </w:r>
      </w:ins>
      <w:r w:rsidRPr="00E77497">
        <w:t>:</w:t>
      </w:r>
    </w:p>
    <w:p w14:paraId="2304903E" w14:textId="77777777" w:rsidR="004C02EF" w:rsidRPr="00E77497" w:rsidRDefault="004C02EF" w:rsidP="004C02EF">
      <w:pPr>
        <w:pStyle w:val="Tabletitle"/>
        <w:widowControl w:val="0"/>
      </w:pPr>
      <w:r w:rsidRPr="00E77497">
        <w:rPr>
          <w:rFonts w:eastAsia="Arial Unicode MS"/>
        </w:rPr>
        <w:t>Table </w:t>
      </w:r>
      <w:del w:id="2427" w:author="Allen Wirfs-Brock" w:date="2011-07-02T13:28:00Z">
        <w:r w:rsidRPr="00E77497" w:rsidDel="008962D8">
          <w:rPr>
            <w:rFonts w:eastAsia="Arial Unicode MS"/>
          </w:rPr>
          <w:delText xml:space="preserve">13 </w:delText>
        </w:r>
      </w:del>
      <w:ins w:id="2428" w:author="Allen Wirfs-Brock" w:date="2011-07-02T13:28:00Z">
        <w:r w:rsidR="008962D8" w:rsidRPr="00E77497">
          <w:rPr>
            <w:rFonts w:eastAsia="Arial Unicode MS"/>
          </w:rPr>
          <w:t xml:space="preserve">14 </w:t>
        </w:r>
      </w:ins>
      <w:r w:rsidRPr="00E77497">
        <w:rPr>
          <w:rFonts w:eastAsia="Arial Unicode MS"/>
        </w:rPr>
        <w:t xml:space="preserve">—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3824DE9E" w14:textId="77777777" w:rsidTr="003A4B2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011E5A8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04833214" w14:textId="77777777"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4C02EF" w:rsidRPr="00E77497" w14:paraId="7EBCCDEF" w14:textId="77777777" w:rsidTr="003A4B22">
        <w:trPr>
          <w:jc w:val="center"/>
        </w:trPr>
        <w:tc>
          <w:tcPr>
            <w:tcW w:w="1998" w:type="dxa"/>
            <w:tcBorders>
              <w:top w:val="nil"/>
            </w:tcBorders>
          </w:tcPr>
          <w:p w14:paraId="797D1EF5" w14:textId="77777777" w:rsidR="004C02EF" w:rsidRPr="00E77497" w:rsidRDefault="004C02EF" w:rsidP="003A4B22">
            <w:pPr>
              <w:keepNext/>
              <w:spacing w:after="60"/>
            </w:pPr>
            <w:r w:rsidRPr="00E77497">
              <w:t>Undefined</w:t>
            </w:r>
          </w:p>
        </w:tc>
        <w:tc>
          <w:tcPr>
            <w:tcW w:w="6858" w:type="dxa"/>
            <w:tcBorders>
              <w:top w:val="nil"/>
            </w:tcBorders>
          </w:tcPr>
          <w:p w14:paraId="50198980"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14:paraId="3D6677AA" w14:textId="77777777" w:rsidTr="003A4B22">
        <w:trPr>
          <w:jc w:val="center"/>
        </w:trPr>
        <w:tc>
          <w:tcPr>
            <w:tcW w:w="1998" w:type="dxa"/>
          </w:tcPr>
          <w:p w14:paraId="2C35533F" w14:textId="77777777" w:rsidR="004C02EF" w:rsidRPr="00E77497" w:rsidRDefault="004C02EF" w:rsidP="003A4B22">
            <w:pPr>
              <w:keepNext/>
              <w:spacing w:after="60"/>
            </w:pPr>
            <w:r w:rsidRPr="00E77497">
              <w:t>Null</w:t>
            </w:r>
          </w:p>
        </w:tc>
        <w:tc>
          <w:tcPr>
            <w:tcW w:w="6858" w:type="dxa"/>
          </w:tcPr>
          <w:p w14:paraId="14C75076"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14:paraId="0694CBBE" w14:textId="77777777" w:rsidTr="003A4B22">
        <w:trPr>
          <w:jc w:val="center"/>
        </w:trPr>
        <w:tc>
          <w:tcPr>
            <w:tcW w:w="1998" w:type="dxa"/>
          </w:tcPr>
          <w:p w14:paraId="1F098276" w14:textId="77777777" w:rsidR="004C02EF" w:rsidRPr="00E77497" w:rsidRDefault="004C02EF" w:rsidP="003A4B22">
            <w:pPr>
              <w:keepNext/>
              <w:spacing w:after="60"/>
            </w:pPr>
            <w:r w:rsidRPr="00E77497">
              <w:t>Boolean</w:t>
            </w:r>
          </w:p>
        </w:tc>
        <w:tc>
          <w:tcPr>
            <w:tcW w:w="6858" w:type="dxa"/>
          </w:tcPr>
          <w:p w14:paraId="4ADEAA34" w14:textId="77777777" w:rsidR="004C02EF" w:rsidRPr="00E77497" w:rsidRDefault="004C02EF" w:rsidP="003A4B22">
            <w:pPr>
              <w:spacing w:after="60"/>
            </w:pPr>
            <w:r w:rsidRPr="00E77497">
              <w:t xml:space="preserve">If the argument is </w:t>
            </w:r>
            <w:r w:rsidRPr="00E77497">
              <w:rPr>
                <w:b/>
              </w:rPr>
              <w:t>true</w:t>
            </w:r>
            <w:r w:rsidRPr="00E77497">
              <w:t xml:space="preserve">, then the result is </w:t>
            </w:r>
            <w:r w:rsidRPr="00E77497">
              <w:rPr>
                <w:rFonts w:ascii="Courier New" w:hAnsi="Courier New" w:cs="Courier New"/>
                <w:b/>
              </w:rPr>
              <w:t>"true"</w:t>
            </w:r>
            <w:r w:rsidRPr="00E77497">
              <w:t>.</w:t>
            </w:r>
          </w:p>
          <w:p w14:paraId="5B3475B7" w14:textId="77777777" w:rsidR="004C02EF" w:rsidRPr="00E77497" w:rsidRDefault="004C02EF" w:rsidP="003A4B22">
            <w:pPr>
              <w:spacing w:after="60"/>
            </w:pPr>
            <w:r w:rsidRPr="00E77497">
              <w:t xml:space="preserve">If the argument is </w:t>
            </w:r>
            <w:r w:rsidRPr="00E77497">
              <w:rPr>
                <w:b/>
              </w:rPr>
              <w:t>false</w:t>
            </w:r>
            <w:r w:rsidRPr="00E77497">
              <w:t xml:space="preserve">, then the result is </w:t>
            </w:r>
            <w:r w:rsidRPr="00E77497">
              <w:rPr>
                <w:rFonts w:ascii="Courier New" w:hAnsi="Courier New" w:cs="Courier New"/>
                <w:b/>
              </w:rPr>
              <w:t>"false"</w:t>
            </w:r>
            <w:r w:rsidRPr="00E77497">
              <w:rPr>
                <w:b/>
              </w:rPr>
              <w:t>.</w:t>
            </w:r>
          </w:p>
        </w:tc>
      </w:tr>
      <w:tr w:rsidR="004C02EF" w:rsidRPr="00E77497" w14:paraId="15F9AC2B" w14:textId="77777777" w:rsidTr="003A4B22">
        <w:trPr>
          <w:jc w:val="center"/>
        </w:trPr>
        <w:tc>
          <w:tcPr>
            <w:tcW w:w="1998" w:type="dxa"/>
          </w:tcPr>
          <w:p w14:paraId="1558FED5" w14:textId="77777777" w:rsidR="004C02EF" w:rsidRPr="00E77497" w:rsidRDefault="004C02EF" w:rsidP="003A4B22">
            <w:pPr>
              <w:keepNext/>
              <w:spacing w:after="60"/>
            </w:pPr>
            <w:r w:rsidRPr="00E77497">
              <w:t>Number</w:t>
            </w:r>
          </w:p>
        </w:tc>
        <w:tc>
          <w:tcPr>
            <w:tcW w:w="6858" w:type="dxa"/>
          </w:tcPr>
          <w:p w14:paraId="1234FDCF" w14:textId="77777777" w:rsidR="004C02EF" w:rsidRPr="00E77497" w:rsidRDefault="004C02EF" w:rsidP="003A4B22">
            <w:pPr>
              <w:spacing w:after="60"/>
            </w:pPr>
            <w:r w:rsidRPr="00E77497">
              <w:t>See 9.8.1.</w:t>
            </w:r>
          </w:p>
        </w:tc>
      </w:tr>
      <w:tr w:rsidR="004C02EF" w:rsidRPr="00E77497" w14:paraId="75AF685D" w14:textId="77777777" w:rsidTr="003A4B22">
        <w:trPr>
          <w:jc w:val="center"/>
        </w:trPr>
        <w:tc>
          <w:tcPr>
            <w:tcW w:w="1998" w:type="dxa"/>
          </w:tcPr>
          <w:p w14:paraId="264EA96A" w14:textId="77777777" w:rsidR="004C02EF" w:rsidRPr="00E77497" w:rsidRDefault="004C02EF" w:rsidP="003A4B22">
            <w:pPr>
              <w:keepNext/>
              <w:spacing w:after="60"/>
            </w:pPr>
            <w:r w:rsidRPr="00E77497">
              <w:t>String</w:t>
            </w:r>
          </w:p>
        </w:tc>
        <w:tc>
          <w:tcPr>
            <w:tcW w:w="6858" w:type="dxa"/>
          </w:tcPr>
          <w:p w14:paraId="32C61F66" w14:textId="77777777" w:rsidR="004C02EF" w:rsidRPr="00E77497" w:rsidRDefault="004C02EF" w:rsidP="003A4B22">
            <w:pPr>
              <w:spacing w:after="60"/>
            </w:pPr>
            <w:r w:rsidRPr="00E77497">
              <w:t>Return the input argument (no conversion)</w:t>
            </w:r>
          </w:p>
        </w:tc>
      </w:tr>
      <w:tr w:rsidR="004C02EF" w:rsidRPr="00E77497" w14:paraId="5EB825DD" w14:textId="77777777" w:rsidTr="003A4B22">
        <w:trPr>
          <w:jc w:val="center"/>
        </w:trPr>
        <w:tc>
          <w:tcPr>
            <w:tcW w:w="1998" w:type="dxa"/>
          </w:tcPr>
          <w:p w14:paraId="6543AF98" w14:textId="77777777" w:rsidR="004C02EF" w:rsidRPr="00E77497" w:rsidRDefault="004C02EF" w:rsidP="003A4B22">
            <w:pPr>
              <w:keepNext/>
              <w:spacing w:after="60"/>
            </w:pPr>
            <w:r w:rsidRPr="00E77497">
              <w:t>Object</w:t>
            </w:r>
          </w:p>
        </w:tc>
        <w:tc>
          <w:tcPr>
            <w:tcW w:w="6858" w:type="dxa"/>
          </w:tcPr>
          <w:p w14:paraId="70B44524" w14:textId="77777777" w:rsidR="004C02EF" w:rsidRPr="00E77497" w:rsidRDefault="004C02EF" w:rsidP="003A4B22">
            <w:pPr>
              <w:spacing w:after="60"/>
            </w:pPr>
            <w:r w:rsidRPr="00E77497">
              <w:t>Apply the following steps</w:t>
            </w:r>
            <w:bookmarkStart w:id="2429" w:name="_Toc382212415"/>
            <w:r w:rsidRPr="00E77497">
              <w:t>:</w:t>
            </w:r>
          </w:p>
          <w:p w14:paraId="4ECD57A2" w14:textId="77777777"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ToPrimitive(input argument, hint String)</w:t>
            </w:r>
            <w:bookmarkStart w:id="2430" w:name="_Toc382212416"/>
            <w:bookmarkEnd w:id="2429"/>
            <w:r w:rsidRPr="00E77497">
              <w:rPr>
                <w:rFonts w:ascii="Times New Roman" w:hAnsi="Times New Roman"/>
              </w:rPr>
              <w:t>.</w:t>
            </w:r>
          </w:p>
          <w:p w14:paraId="36A7CEE0" w14:textId="77777777"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2430"/>
            <w:r w:rsidRPr="00E77497">
              <w:rPr>
                <w:rFonts w:ascii="Times New Roman" w:hAnsi="Times New Roman"/>
              </w:rPr>
              <w:t>)</w:t>
            </w:r>
            <w:bookmarkStart w:id="2431" w:name="_Toc382212417"/>
            <w:r w:rsidRPr="00E77497">
              <w:rPr>
                <w:rFonts w:ascii="Times New Roman" w:hAnsi="Times New Roman"/>
              </w:rPr>
              <w:t>.</w:t>
            </w:r>
            <w:bookmarkEnd w:id="2431"/>
          </w:p>
        </w:tc>
      </w:tr>
    </w:tbl>
    <w:p w14:paraId="59917BDB" w14:textId="77777777" w:rsidR="004C02EF" w:rsidRPr="00E77497" w:rsidRDefault="004C02EF" w:rsidP="00C623F2">
      <w:pPr>
        <w:pStyle w:val="30"/>
        <w:numPr>
          <w:ilvl w:val="0"/>
          <w:numId w:val="0"/>
        </w:numPr>
      </w:pPr>
      <w:bookmarkStart w:id="2432" w:name="_Toc375031139"/>
      <w:bookmarkStart w:id="2433" w:name="_Toc381513657"/>
      <w:bookmarkStart w:id="2434" w:name="_Ref381522270"/>
      <w:bookmarkStart w:id="2435" w:name="_Toc382202800"/>
      <w:bookmarkStart w:id="2436" w:name="_Toc382203020"/>
      <w:bookmarkStart w:id="2437" w:name="_Toc382212179"/>
      <w:bookmarkStart w:id="2438" w:name="_Toc382212418"/>
      <w:bookmarkStart w:id="2439" w:name="_Toc382291524"/>
      <w:bookmarkStart w:id="2440" w:name="_Ref382713649"/>
      <w:bookmarkStart w:id="2441" w:name="_Ref384025880"/>
      <w:bookmarkStart w:id="2442" w:name="_Toc385672164"/>
      <w:bookmarkStart w:id="2443" w:name="_Toc393690259"/>
      <w:bookmarkStart w:id="2444" w:name="_Ref457790568"/>
      <w:bookmarkStart w:id="2445" w:name="_Toc472818797"/>
      <w:bookmarkStart w:id="2446" w:name="_Toc235503367"/>
      <w:bookmarkStart w:id="2447" w:name="_Toc241509142"/>
      <w:bookmarkStart w:id="2448" w:name="_Toc244416629"/>
      <w:bookmarkStart w:id="2449" w:name="_Toc276630993"/>
      <w:bookmarkStart w:id="2450" w:name="_Toc314500553"/>
      <w:r w:rsidRPr="00E77497">
        <w:t>9.8.1</w:t>
      </w:r>
      <w:r w:rsidRPr="00E77497">
        <w:tab/>
        <w:t>ToString Applied to the Number Typ</w:t>
      </w:r>
      <w:bookmarkEnd w:id="2432"/>
      <w:bookmarkEnd w:id="2433"/>
      <w:bookmarkEnd w:id="2434"/>
      <w:bookmarkEnd w:id="2435"/>
      <w:bookmarkEnd w:id="2436"/>
      <w:bookmarkEnd w:id="2437"/>
      <w:bookmarkEnd w:id="2438"/>
      <w:bookmarkEnd w:id="2439"/>
      <w:bookmarkEnd w:id="2440"/>
      <w:bookmarkEnd w:id="2441"/>
      <w:bookmarkEnd w:id="2442"/>
      <w:bookmarkEnd w:id="2443"/>
      <w:r w:rsidRPr="00E77497">
        <w:t>e</w:t>
      </w:r>
      <w:bookmarkEnd w:id="2444"/>
      <w:bookmarkEnd w:id="2445"/>
      <w:bookmarkEnd w:id="2446"/>
      <w:bookmarkEnd w:id="2447"/>
      <w:bookmarkEnd w:id="2448"/>
      <w:bookmarkEnd w:id="2449"/>
      <w:bookmarkEnd w:id="2450"/>
    </w:p>
    <w:p w14:paraId="3D4961F7" w14:textId="77777777"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14:paraId="43401FAA" w14:textId="77777777" w:rsidR="004C02EF" w:rsidRPr="00E77497" w:rsidRDefault="004C02EF" w:rsidP="009A20C6">
      <w:pPr>
        <w:pStyle w:val="Alg3"/>
        <w:numPr>
          <w:ilvl w:val="0"/>
          <w:numId w:val="354"/>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E0B9BEC" w14:textId="77777777" w:rsidR="004C02EF" w:rsidRPr="00E77497" w:rsidRDefault="004C02EF" w:rsidP="009A20C6">
      <w:pPr>
        <w:pStyle w:val="Alg3"/>
        <w:numPr>
          <w:ilvl w:val="0"/>
          <w:numId w:val="354"/>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6E695412" w14:textId="77777777" w:rsidR="004C02EF" w:rsidRPr="00E77497" w:rsidRDefault="004C02EF" w:rsidP="009A20C6">
      <w:pPr>
        <w:pStyle w:val="Alg3"/>
        <w:numPr>
          <w:ilvl w:val="0"/>
          <w:numId w:val="354"/>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59CB1E3D" w14:textId="77777777" w:rsidR="004C02EF" w:rsidRPr="00E77497" w:rsidRDefault="004C02EF" w:rsidP="009A20C6">
      <w:pPr>
        <w:pStyle w:val="Alg3"/>
        <w:numPr>
          <w:ilvl w:val="0"/>
          <w:numId w:val="354"/>
        </w:numPr>
      </w:pPr>
      <w:r w:rsidRPr="00E77497">
        <w:t xml:space="preserve">If </w:t>
      </w:r>
      <w:r w:rsidRPr="00E77497">
        <w:rPr>
          <w:i/>
        </w:rPr>
        <w:t>m</w:t>
      </w:r>
      <w:r w:rsidRPr="00E77497">
        <w:t xml:space="preserve"> is infinity, return the String </w:t>
      </w:r>
      <w:r w:rsidRPr="00E77497">
        <w:rPr>
          <w:rFonts w:ascii="Courier New" w:hAnsi="Courier New"/>
          <w:b/>
        </w:rPr>
        <w:t>"Infinity"</w:t>
      </w:r>
      <w:r w:rsidRPr="00E77497">
        <w:t>.</w:t>
      </w:r>
    </w:p>
    <w:p w14:paraId="6053F2FC" w14:textId="77777777" w:rsidR="004C02EF" w:rsidRPr="00E77497" w:rsidRDefault="004C02EF" w:rsidP="009A20C6">
      <w:pPr>
        <w:pStyle w:val="Alg3"/>
        <w:numPr>
          <w:ilvl w:val="0"/>
          <w:numId w:val="354"/>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0F9D8BCF" w14:textId="77777777" w:rsidR="004C02EF" w:rsidRPr="00E77497" w:rsidRDefault="004C02EF" w:rsidP="009A20C6">
      <w:pPr>
        <w:pStyle w:val="Alg3"/>
        <w:numPr>
          <w:ilvl w:val="0"/>
          <w:numId w:val="354"/>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s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2A094B02" w14:textId="77777777" w:rsidR="004C02EF" w:rsidRPr="00E77497" w:rsidRDefault="004C02EF" w:rsidP="009A20C6">
      <w:pPr>
        <w:pStyle w:val="Alg3"/>
        <w:numPr>
          <w:ilvl w:val="0"/>
          <w:numId w:val="354"/>
        </w:numPr>
      </w:pPr>
      <w:r w:rsidRPr="00E77497">
        <w:t xml:space="preserve">If 0 &lt; n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418F5827" w14:textId="77777777" w:rsidR="004C02EF" w:rsidRPr="00E77497" w:rsidRDefault="004C02EF" w:rsidP="009A20C6">
      <w:pPr>
        <w:pStyle w:val="Alg3"/>
        <w:numPr>
          <w:ilvl w:val="0"/>
          <w:numId w:val="354"/>
        </w:numPr>
      </w:pPr>
      <w:r w:rsidRPr="00E77497">
        <w:t xml:space="preserve">If </w:t>
      </w:r>
      <w:r w:rsidRPr="00E77497">
        <w:sym w:font="Symbol" w:char="F02D"/>
      </w:r>
      <w:r w:rsidRPr="00E77497">
        <w:t xml:space="preserve">6 &lt; n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3335B480" w14:textId="77777777" w:rsidR="004C02EF" w:rsidRPr="00E77497" w:rsidRDefault="004C02EF" w:rsidP="009A20C6">
      <w:pPr>
        <w:pStyle w:val="Alg3"/>
        <w:numPr>
          <w:ilvl w:val="0"/>
          <w:numId w:val="354"/>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2E5A4E4B" w14:textId="77777777" w:rsidR="004C02EF" w:rsidRPr="00E77497" w:rsidRDefault="004C02EF" w:rsidP="009A20C6">
      <w:pPr>
        <w:pStyle w:val="Alg3"/>
        <w:numPr>
          <w:ilvl w:val="0"/>
          <w:numId w:val="354"/>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2451" w:name="_Toc375031140"/>
      <w:bookmarkStart w:id="2452" w:name="_Toc381513658"/>
      <w:bookmarkStart w:id="2453" w:name="_Toc382202801"/>
      <w:bookmarkStart w:id="2454" w:name="_Toc382203021"/>
      <w:bookmarkStart w:id="2455" w:name="_Toc382212180"/>
      <w:bookmarkStart w:id="2456" w:name="_Toc382212419"/>
      <w:bookmarkStart w:id="2457" w:name="_Toc382291525"/>
      <w:bookmarkStart w:id="2458" w:name="_Toc385672165"/>
      <w:bookmarkStart w:id="2459" w:name="_Toc393690260"/>
    </w:p>
    <w:p w14:paraId="597A6B23" w14:textId="77777777"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14:paraId="486CFA07"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17C0AFFE" w14:textId="77777777"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562C67C2" w14:textId="77777777"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00955812" w14:textId="77777777"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7C604ECD" w14:textId="77777777"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15BC0B62" w14:textId="77777777" w:rsidR="004C02EF" w:rsidRPr="00E77497" w:rsidRDefault="004C02EF" w:rsidP="004C02EF">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E77497">
        <w:rPr>
          <w:rFonts w:cs="Arial"/>
        </w:rPr>
        <w:t>http://cm.bell-labs.com/netlib/fp/dtoa.c.gz</w:t>
      </w:r>
      <w:r w:rsidRPr="00E77497">
        <w:t> and as</w:t>
      </w:r>
      <w:r w:rsidRPr="00E77497">
        <w:br/>
      </w:r>
      <w:r w:rsidRPr="00E77497">
        <w:rPr>
          <w:rFonts w:cs="Arial"/>
        </w:rPr>
        <w:t>http://cm.bell-labs.com/netlib/fp/g_fmt.c.gz</w:t>
      </w:r>
      <w:r w:rsidRPr="00E77497">
        <w:t xml:space="preserve"> and may also be found at the various </w:t>
      </w:r>
      <w:r w:rsidRPr="00E77497">
        <w:rPr>
          <w:rFonts w:ascii="Courier New" w:hAnsi="Courier New"/>
          <w:b/>
        </w:rPr>
        <w:t>netlib</w:t>
      </w:r>
      <w:r w:rsidRPr="00E77497">
        <w:t xml:space="preserve"> mirror sites.</w:t>
      </w:r>
    </w:p>
    <w:p w14:paraId="6A0D65D2" w14:textId="77777777" w:rsidR="004C02EF" w:rsidRPr="00E77497" w:rsidRDefault="004C02EF" w:rsidP="00C623F2">
      <w:pPr>
        <w:pStyle w:val="20"/>
        <w:numPr>
          <w:ilvl w:val="0"/>
          <w:numId w:val="0"/>
        </w:numPr>
      </w:pPr>
      <w:bookmarkStart w:id="2460" w:name="_Ref455971449"/>
      <w:bookmarkStart w:id="2461" w:name="_Ref456011191"/>
      <w:bookmarkStart w:id="2462" w:name="_Toc472818798"/>
      <w:bookmarkStart w:id="2463" w:name="_Toc235503368"/>
      <w:bookmarkStart w:id="2464" w:name="_Toc241509143"/>
      <w:bookmarkStart w:id="2465" w:name="_Toc244416630"/>
      <w:bookmarkStart w:id="2466" w:name="_Toc276630994"/>
      <w:bookmarkStart w:id="2467" w:name="_Toc314500554"/>
      <w:r w:rsidRPr="00E77497">
        <w:t>9.9</w:t>
      </w:r>
      <w:r w:rsidRPr="00E77497">
        <w:tab/>
        <w:t>ToObjec</w:t>
      </w:r>
      <w:bookmarkEnd w:id="2451"/>
      <w:bookmarkEnd w:id="2452"/>
      <w:bookmarkEnd w:id="2453"/>
      <w:bookmarkEnd w:id="2454"/>
      <w:bookmarkEnd w:id="2455"/>
      <w:bookmarkEnd w:id="2456"/>
      <w:bookmarkEnd w:id="2457"/>
      <w:bookmarkEnd w:id="2458"/>
      <w:bookmarkEnd w:id="2459"/>
      <w:r w:rsidRPr="00E77497">
        <w:t>t</w:t>
      </w:r>
      <w:bookmarkEnd w:id="2460"/>
      <w:bookmarkEnd w:id="2461"/>
      <w:bookmarkEnd w:id="2462"/>
      <w:bookmarkEnd w:id="2463"/>
      <w:bookmarkEnd w:id="2464"/>
      <w:bookmarkEnd w:id="2465"/>
      <w:bookmarkEnd w:id="2466"/>
      <w:bookmarkEnd w:id="2467"/>
    </w:p>
    <w:p w14:paraId="1F082479" w14:textId="77777777" w:rsidR="004C02EF" w:rsidRPr="00E77497" w:rsidRDefault="004C02EF" w:rsidP="004C02EF">
      <w:pPr>
        <w:spacing w:after="120"/>
      </w:pPr>
      <w:r w:rsidRPr="00E77497">
        <w:t xml:space="preserve">The abstract operation ToObject converts its argument to a value of type Object according to Table </w:t>
      </w:r>
      <w:del w:id="2468" w:author="Allen Wirfs-Brock" w:date="2011-07-02T13:28:00Z">
        <w:r w:rsidRPr="00E77497" w:rsidDel="008962D8">
          <w:delText>14</w:delText>
        </w:r>
      </w:del>
      <w:ins w:id="2469" w:author="Allen Wirfs-Brock" w:date="2011-07-02T13:28:00Z">
        <w:r w:rsidR="008962D8" w:rsidRPr="00E77497">
          <w:t>15</w:t>
        </w:r>
      </w:ins>
      <w:r w:rsidRPr="00E77497">
        <w:t>:</w:t>
      </w:r>
    </w:p>
    <w:p w14:paraId="166C011D" w14:textId="77777777" w:rsidR="004C02EF" w:rsidRPr="00E77497" w:rsidRDefault="004C02EF" w:rsidP="004C02EF">
      <w:pPr>
        <w:pStyle w:val="Tabletitle"/>
        <w:widowControl w:val="0"/>
      </w:pPr>
      <w:r w:rsidRPr="00E77497">
        <w:rPr>
          <w:rFonts w:eastAsia="Arial Unicode MS"/>
        </w:rPr>
        <w:t>Table </w:t>
      </w:r>
      <w:del w:id="2470" w:author="Allen Wirfs-Brock" w:date="2011-07-02T13:29:00Z">
        <w:r w:rsidRPr="00E77497" w:rsidDel="008962D8">
          <w:rPr>
            <w:rFonts w:eastAsia="Arial Unicode MS"/>
          </w:rPr>
          <w:delText xml:space="preserve">14 </w:delText>
        </w:r>
      </w:del>
      <w:ins w:id="2471" w:author="Allen Wirfs-Brock" w:date="2011-07-02T13:29:00Z">
        <w:r w:rsidR="008962D8" w:rsidRPr="00E77497">
          <w:rPr>
            <w:rFonts w:eastAsia="Arial Unicode MS"/>
          </w:rPr>
          <w:t xml:space="preserve">15 </w:t>
        </w:r>
      </w:ins>
      <w:r w:rsidRPr="00E77497">
        <w:rPr>
          <w:rFonts w:eastAsia="Arial Unicode MS"/>
        </w:rPr>
        <w:t xml:space="preserve">— </w:t>
      </w:r>
      <w:r w:rsidRPr="00E77497">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15782D8" w14:textId="77777777" w:rsidTr="003A4B2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8737021"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0FA17D7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E77497" w14:paraId="324F34E5" w14:textId="77777777" w:rsidTr="003A4B22">
        <w:trPr>
          <w:jc w:val="center"/>
        </w:trPr>
        <w:tc>
          <w:tcPr>
            <w:tcW w:w="1998" w:type="dxa"/>
            <w:tcBorders>
              <w:top w:val="nil"/>
            </w:tcBorders>
          </w:tcPr>
          <w:p w14:paraId="554363EC" w14:textId="77777777" w:rsidR="004C02EF" w:rsidRPr="00E77497" w:rsidRDefault="004C02EF" w:rsidP="003A4B22">
            <w:pPr>
              <w:keepNext/>
              <w:spacing w:after="60"/>
            </w:pPr>
            <w:r w:rsidRPr="00E77497">
              <w:t>Undefined</w:t>
            </w:r>
          </w:p>
        </w:tc>
        <w:tc>
          <w:tcPr>
            <w:tcW w:w="6858" w:type="dxa"/>
            <w:tcBorders>
              <w:top w:val="nil"/>
            </w:tcBorders>
          </w:tcPr>
          <w:p w14:paraId="155D2B34"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48BE9E1B" w14:textId="77777777" w:rsidTr="003A4B22">
        <w:trPr>
          <w:jc w:val="center"/>
        </w:trPr>
        <w:tc>
          <w:tcPr>
            <w:tcW w:w="1998" w:type="dxa"/>
          </w:tcPr>
          <w:p w14:paraId="23AD0837" w14:textId="77777777" w:rsidR="004C02EF" w:rsidRPr="00E77497" w:rsidRDefault="004C02EF" w:rsidP="003A4B22">
            <w:pPr>
              <w:keepNext/>
              <w:spacing w:after="60"/>
            </w:pPr>
            <w:r w:rsidRPr="00E77497">
              <w:t>Null</w:t>
            </w:r>
          </w:p>
        </w:tc>
        <w:tc>
          <w:tcPr>
            <w:tcW w:w="6858" w:type="dxa"/>
          </w:tcPr>
          <w:p w14:paraId="4020E359"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7EB2F6EC" w14:textId="77777777" w:rsidTr="003A4B22">
        <w:trPr>
          <w:jc w:val="center"/>
        </w:trPr>
        <w:tc>
          <w:tcPr>
            <w:tcW w:w="1998" w:type="dxa"/>
          </w:tcPr>
          <w:p w14:paraId="53C4444E" w14:textId="77777777" w:rsidR="004C02EF" w:rsidRPr="00E77497" w:rsidRDefault="004C02EF" w:rsidP="003A4B22">
            <w:pPr>
              <w:keepNext/>
              <w:spacing w:after="60"/>
            </w:pPr>
            <w:r w:rsidRPr="00E77497">
              <w:t>Boolean</w:t>
            </w:r>
          </w:p>
        </w:tc>
        <w:tc>
          <w:tcPr>
            <w:tcW w:w="6858" w:type="dxa"/>
          </w:tcPr>
          <w:p w14:paraId="2B7D3DA7" w14:textId="77777777" w:rsidR="004C02EF" w:rsidRPr="00E77497" w:rsidRDefault="004C02EF" w:rsidP="003A4B22">
            <w:pPr>
              <w:keepNext/>
              <w:spacing w:after="60"/>
            </w:pPr>
            <w:r w:rsidRPr="00E77497">
              <w:t>Create a new Boolean object whose [[PrimitiveValue]] internal property is set to the value of the argument. See 15.6 for a description of Boolean objects.</w:t>
            </w:r>
          </w:p>
        </w:tc>
      </w:tr>
      <w:tr w:rsidR="004C02EF" w:rsidRPr="00E77497" w14:paraId="6B580898" w14:textId="77777777" w:rsidTr="003A4B22">
        <w:trPr>
          <w:jc w:val="center"/>
        </w:trPr>
        <w:tc>
          <w:tcPr>
            <w:tcW w:w="1998" w:type="dxa"/>
          </w:tcPr>
          <w:p w14:paraId="32B7B1F9" w14:textId="77777777" w:rsidR="004C02EF" w:rsidRPr="00E77497" w:rsidRDefault="004C02EF" w:rsidP="003A4B22">
            <w:pPr>
              <w:keepNext/>
              <w:spacing w:after="60"/>
            </w:pPr>
            <w:r w:rsidRPr="00E77497">
              <w:t>Number</w:t>
            </w:r>
          </w:p>
        </w:tc>
        <w:tc>
          <w:tcPr>
            <w:tcW w:w="6858" w:type="dxa"/>
          </w:tcPr>
          <w:p w14:paraId="4C336936" w14:textId="77777777" w:rsidR="004C02EF" w:rsidRPr="00E77497" w:rsidRDefault="004C02EF" w:rsidP="003A4B22">
            <w:pPr>
              <w:keepNext/>
              <w:spacing w:after="60"/>
            </w:pPr>
            <w:r w:rsidRPr="00E77497">
              <w:t>Create a new Number object whose [[PrimitiveValue]] internal property is set to the value of the argument. See 15.7 for a description of Number objects.</w:t>
            </w:r>
          </w:p>
        </w:tc>
      </w:tr>
      <w:tr w:rsidR="004C02EF" w:rsidRPr="00E77497" w14:paraId="5CBCFE3E" w14:textId="77777777" w:rsidTr="003A4B22">
        <w:trPr>
          <w:jc w:val="center"/>
        </w:trPr>
        <w:tc>
          <w:tcPr>
            <w:tcW w:w="1998" w:type="dxa"/>
          </w:tcPr>
          <w:p w14:paraId="2B4E901A" w14:textId="77777777" w:rsidR="004C02EF" w:rsidRPr="00E77497" w:rsidRDefault="004C02EF" w:rsidP="003A4B22">
            <w:pPr>
              <w:keepNext/>
              <w:spacing w:after="60"/>
            </w:pPr>
            <w:r w:rsidRPr="00E77497">
              <w:t>String</w:t>
            </w:r>
          </w:p>
        </w:tc>
        <w:tc>
          <w:tcPr>
            <w:tcW w:w="6858" w:type="dxa"/>
          </w:tcPr>
          <w:p w14:paraId="7FFB0A09" w14:textId="77777777" w:rsidR="004C02EF" w:rsidRPr="00E77497" w:rsidRDefault="004C02EF" w:rsidP="003A4B22">
            <w:pPr>
              <w:keepNext/>
              <w:spacing w:after="60"/>
            </w:pPr>
            <w:r w:rsidRPr="00E77497">
              <w:t>Create a new String object whose [[PrimitiveValue]] internal property is set to the value of the argument. See 15.5 for a description of String objects.</w:t>
            </w:r>
          </w:p>
        </w:tc>
      </w:tr>
      <w:tr w:rsidR="004C02EF" w:rsidRPr="00E77497" w14:paraId="35174477" w14:textId="77777777" w:rsidTr="003A4B22">
        <w:trPr>
          <w:jc w:val="center"/>
        </w:trPr>
        <w:tc>
          <w:tcPr>
            <w:tcW w:w="1998" w:type="dxa"/>
          </w:tcPr>
          <w:p w14:paraId="59727DD8" w14:textId="77777777" w:rsidR="004C02EF" w:rsidRPr="00E77497" w:rsidRDefault="004C02EF" w:rsidP="003A4B22">
            <w:pPr>
              <w:spacing w:after="60"/>
            </w:pPr>
            <w:r w:rsidRPr="00E77497">
              <w:t>Object</w:t>
            </w:r>
          </w:p>
        </w:tc>
        <w:tc>
          <w:tcPr>
            <w:tcW w:w="6858" w:type="dxa"/>
          </w:tcPr>
          <w:p w14:paraId="1852A1D6" w14:textId="77777777" w:rsidR="004C02EF" w:rsidRPr="00E77497" w:rsidRDefault="004C02EF" w:rsidP="003A4B22">
            <w:pPr>
              <w:spacing w:after="60"/>
            </w:pPr>
            <w:r w:rsidRPr="00E77497">
              <w:t>The result is the input argument (no conversion).</w:t>
            </w:r>
          </w:p>
        </w:tc>
      </w:tr>
    </w:tbl>
    <w:p w14:paraId="58AA6C22" w14:textId="77777777" w:rsidR="004C02EF" w:rsidRPr="00E77497" w:rsidRDefault="004C02EF" w:rsidP="00C623F2">
      <w:pPr>
        <w:pStyle w:val="20"/>
        <w:numPr>
          <w:ilvl w:val="0"/>
          <w:numId w:val="0"/>
        </w:numPr>
        <w:spacing w:before="300"/>
      </w:pPr>
      <w:bookmarkStart w:id="2472" w:name="_Toc381513659"/>
      <w:bookmarkStart w:id="2473" w:name="_Toc382202802"/>
      <w:bookmarkStart w:id="2474" w:name="_Toc382203022"/>
      <w:bookmarkStart w:id="2475" w:name="_Toc382212181"/>
      <w:bookmarkStart w:id="2476" w:name="_Toc382212420"/>
      <w:bookmarkStart w:id="2477" w:name="_Toc382291526"/>
      <w:bookmarkStart w:id="2478" w:name="_Toc385672166"/>
      <w:bookmarkStart w:id="2479" w:name="_Toc393690261"/>
      <w:bookmarkStart w:id="2480" w:name="_Ref449966566"/>
      <w:bookmarkStart w:id="2481" w:name="_Toc472818799"/>
      <w:bookmarkStart w:id="2482" w:name="_Toc235503369"/>
      <w:bookmarkStart w:id="2483" w:name="_Toc241509144"/>
      <w:bookmarkStart w:id="2484" w:name="_Toc244416631"/>
      <w:bookmarkStart w:id="2485" w:name="_Toc276630995"/>
      <w:bookmarkStart w:id="2486" w:name="_Toc314500555"/>
      <w:r w:rsidRPr="00E77497">
        <w:t>9.10</w:t>
      </w:r>
      <w:r w:rsidRPr="00E77497">
        <w:tab/>
        <w:t>CheckObjectCoercible</w:t>
      </w:r>
      <w:bookmarkEnd w:id="2482"/>
      <w:bookmarkEnd w:id="2483"/>
      <w:bookmarkEnd w:id="2484"/>
      <w:bookmarkEnd w:id="2485"/>
      <w:bookmarkEnd w:id="2486"/>
    </w:p>
    <w:p w14:paraId="1D034B91" w14:textId="77777777"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Table </w:t>
      </w:r>
      <w:del w:id="2487" w:author="Allen Wirfs-Brock" w:date="2011-07-02T13:29:00Z">
        <w:r w:rsidRPr="00E77497" w:rsidDel="008962D8">
          <w:delText>15</w:delText>
        </w:r>
      </w:del>
      <w:ins w:id="2488" w:author="Allen Wirfs-Brock" w:date="2011-07-02T13:29:00Z">
        <w:r w:rsidR="008962D8" w:rsidRPr="00E77497">
          <w:t>16</w:t>
        </w:r>
      </w:ins>
      <w:r w:rsidRPr="00E77497">
        <w:t>:</w:t>
      </w:r>
    </w:p>
    <w:p w14:paraId="2276ACC7" w14:textId="77777777" w:rsidR="004C02EF" w:rsidRPr="00E77497" w:rsidRDefault="004C02EF" w:rsidP="004C02EF">
      <w:pPr>
        <w:pStyle w:val="Tabletitle"/>
        <w:keepNext w:val="0"/>
        <w:widowControl w:val="0"/>
      </w:pPr>
      <w:r w:rsidRPr="00E77497">
        <w:rPr>
          <w:rFonts w:eastAsia="Arial Unicode MS"/>
        </w:rPr>
        <w:t>Table </w:t>
      </w:r>
      <w:del w:id="2489" w:author="Allen Wirfs-Brock" w:date="2011-07-02T13:29:00Z">
        <w:r w:rsidRPr="00E77497" w:rsidDel="008962D8">
          <w:rPr>
            <w:rFonts w:eastAsia="Arial Unicode MS"/>
          </w:rPr>
          <w:delText xml:space="preserve">15 </w:delText>
        </w:r>
      </w:del>
      <w:ins w:id="2490" w:author="Allen Wirfs-Brock" w:date="2011-07-02T13:29:00Z">
        <w:r w:rsidR="008962D8" w:rsidRPr="00E77497">
          <w:rPr>
            <w:rFonts w:eastAsia="Arial Unicode MS"/>
          </w:rPr>
          <w:t xml:space="preserve">16 </w:t>
        </w:r>
      </w:ins>
      <w:r w:rsidRPr="00E77497">
        <w:rPr>
          <w:rFonts w:eastAsia="Arial Unicode MS"/>
        </w:rPr>
        <w:t xml:space="preserve">—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8"/>
        <w:gridCol w:w="6858"/>
      </w:tblGrid>
      <w:tr w:rsidR="004C02EF" w:rsidRPr="004D1BD1" w14:paraId="346C8459" w14:textId="77777777" w:rsidTr="003A4B2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3DCF237D"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4E913A0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4D1BD1" w14:paraId="17F4E049" w14:textId="77777777" w:rsidTr="003A4B22">
        <w:trPr>
          <w:jc w:val="center"/>
        </w:trPr>
        <w:tc>
          <w:tcPr>
            <w:tcW w:w="1998" w:type="dxa"/>
            <w:tcBorders>
              <w:top w:val="nil"/>
              <w:left w:val="single" w:sz="6" w:space="0" w:color="auto"/>
              <w:bottom w:val="single" w:sz="6" w:space="0" w:color="auto"/>
              <w:right w:val="single" w:sz="6" w:space="0" w:color="auto"/>
            </w:tcBorders>
            <w:hideMark/>
          </w:tcPr>
          <w:p w14:paraId="421E27B1" w14:textId="77777777"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19E59795"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42820A58"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284D09FE" w14:textId="77777777"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2E8514F7"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51DED498"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11D397CE" w14:textId="77777777"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7D737866" w14:textId="77777777" w:rsidR="004C02EF" w:rsidRPr="00E65A34" w:rsidRDefault="004C02EF" w:rsidP="003A4B22">
            <w:pPr>
              <w:keepNext/>
              <w:spacing w:after="60"/>
            </w:pPr>
            <w:r w:rsidRPr="00E65A34">
              <w:t>Return</w:t>
            </w:r>
          </w:p>
        </w:tc>
      </w:tr>
      <w:tr w:rsidR="004C02EF" w:rsidRPr="004D1BD1" w14:paraId="0015138F"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6C8EA8A7" w14:textId="77777777"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37E8FBEA" w14:textId="77777777" w:rsidR="004C02EF" w:rsidRPr="00E65A34" w:rsidRDefault="004C02EF" w:rsidP="003A4B22">
            <w:pPr>
              <w:keepNext/>
              <w:spacing w:after="60"/>
            </w:pPr>
            <w:r w:rsidRPr="00E65A34">
              <w:t>Return</w:t>
            </w:r>
          </w:p>
        </w:tc>
      </w:tr>
      <w:tr w:rsidR="004C02EF" w:rsidRPr="004D1BD1" w14:paraId="37990172"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439BF65E" w14:textId="77777777"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51474E70" w14:textId="77777777" w:rsidR="004C02EF" w:rsidRPr="00E65A34" w:rsidRDefault="004C02EF" w:rsidP="003A4B22">
            <w:pPr>
              <w:keepNext/>
              <w:spacing w:after="60"/>
            </w:pPr>
            <w:r w:rsidRPr="00E65A34">
              <w:t>Return</w:t>
            </w:r>
          </w:p>
        </w:tc>
      </w:tr>
      <w:tr w:rsidR="004C02EF" w:rsidRPr="004D1BD1" w14:paraId="2211D65E"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03D93554" w14:textId="77777777"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3EDF92DC" w14:textId="77777777" w:rsidR="004C02EF" w:rsidRPr="00E65A34" w:rsidRDefault="004C02EF" w:rsidP="003A4B22">
            <w:pPr>
              <w:spacing w:after="60"/>
            </w:pPr>
            <w:r w:rsidRPr="00E65A34">
              <w:t>Return</w:t>
            </w:r>
          </w:p>
        </w:tc>
      </w:tr>
    </w:tbl>
    <w:p w14:paraId="2159A2D3" w14:textId="77777777" w:rsidR="004C02EF" w:rsidRPr="004D1BD1" w:rsidRDefault="004C02EF" w:rsidP="00C623F2">
      <w:pPr>
        <w:pStyle w:val="20"/>
        <w:numPr>
          <w:ilvl w:val="0"/>
          <w:numId w:val="0"/>
        </w:numPr>
        <w:spacing w:before="300"/>
      </w:pPr>
      <w:bookmarkStart w:id="2491" w:name="_Toc235503370"/>
      <w:bookmarkStart w:id="2492" w:name="_Toc241509145"/>
      <w:bookmarkStart w:id="2493" w:name="_Toc244416632"/>
      <w:bookmarkStart w:id="2494" w:name="_Toc276630996"/>
      <w:bookmarkStart w:id="2495" w:name="_Toc314500556"/>
      <w:r w:rsidRPr="004D1BD1">
        <w:t>9.11</w:t>
      </w:r>
      <w:r w:rsidRPr="004D1BD1">
        <w:tab/>
        <w:t>IsCallable</w:t>
      </w:r>
      <w:bookmarkEnd w:id="2491"/>
      <w:bookmarkEnd w:id="2492"/>
      <w:bookmarkEnd w:id="2493"/>
      <w:bookmarkEnd w:id="2494"/>
      <w:bookmarkEnd w:id="2495"/>
    </w:p>
    <w:p w14:paraId="06C847DB" w14:textId="77777777" w:rsidR="004C02EF" w:rsidRPr="009C202C" w:rsidRDefault="004C02EF" w:rsidP="004C02EF">
      <w:r w:rsidRPr="00E65A34">
        <w:t xml:space="preserve">The abstract operation IsCallable determines if its argument, which must be an ECMAScript language value, is a callable function Object according to Table </w:t>
      </w:r>
      <w:del w:id="2496" w:author="Allen Wirfs-Brock" w:date="2011-07-02T13:29:00Z">
        <w:r w:rsidRPr="009C202C" w:rsidDel="008962D8">
          <w:delText>16</w:delText>
        </w:r>
      </w:del>
      <w:ins w:id="2497" w:author="Allen Wirfs-Brock" w:date="2011-07-02T13:29:00Z">
        <w:r w:rsidR="008962D8" w:rsidRPr="009C202C">
          <w:t>17</w:t>
        </w:r>
      </w:ins>
      <w:r w:rsidRPr="009C202C">
        <w:t>:</w:t>
      </w:r>
    </w:p>
    <w:p w14:paraId="4C794FCF" w14:textId="77777777" w:rsidR="004C02EF" w:rsidRPr="00E77497" w:rsidRDefault="004C02EF" w:rsidP="004C02EF">
      <w:pPr>
        <w:pStyle w:val="Tabletitle"/>
        <w:widowControl w:val="0"/>
      </w:pPr>
      <w:r w:rsidRPr="00675B74">
        <w:rPr>
          <w:rFonts w:eastAsia="Arial Unicode MS"/>
        </w:rPr>
        <w:t>Table </w:t>
      </w:r>
      <w:del w:id="2498" w:author="Allen Wirfs-Brock" w:date="2011-07-02T13:29:00Z">
        <w:r w:rsidRPr="00E77497" w:rsidDel="008962D8">
          <w:rPr>
            <w:rFonts w:eastAsia="Arial Unicode MS"/>
          </w:rPr>
          <w:delText xml:space="preserve">16 </w:delText>
        </w:r>
      </w:del>
      <w:ins w:id="2499" w:author="Allen Wirfs-Brock" w:date="2011-07-02T13:29:00Z">
        <w:r w:rsidR="008962D8" w:rsidRPr="00E77497">
          <w:rPr>
            <w:rFonts w:eastAsia="Arial Unicode MS"/>
          </w:rPr>
          <w:t xml:space="preserve">17 </w:t>
        </w:r>
      </w:ins>
      <w:r w:rsidRPr="00E77497">
        <w:rPr>
          <w:rFonts w:eastAsia="Arial Unicode MS"/>
        </w:rPr>
        <w:t xml:space="preserve">—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7498E32A" w14:textId="77777777" w:rsidTr="003A4B2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4F79B5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0A0ECB4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C02EF" w:rsidRPr="00E77497" w14:paraId="0421E8AA" w14:textId="77777777" w:rsidTr="003A4B22">
        <w:trPr>
          <w:jc w:val="center"/>
        </w:trPr>
        <w:tc>
          <w:tcPr>
            <w:tcW w:w="1998" w:type="dxa"/>
            <w:tcBorders>
              <w:top w:val="nil"/>
            </w:tcBorders>
          </w:tcPr>
          <w:p w14:paraId="284FBEF1" w14:textId="77777777" w:rsidR="004C02EF" w:rsidRPr="00E77497" w:rsidRDefault="004C02EF" w:rsidP="003A4B22">
            <w:pPr>
              <w:keepNext/>
              <w:spacing w:after="60"/>
            </w:pPr>
            <w:r w:rsidRPr="00E77497">
              <w:t>Undefined</w:t>
            </w:r>
          </w:p>
        </w:tc>
        <w:tc>
          <w:tcPr>
            <w:tcW w:w="6858" w:type="dxa"/>
            <w:tcBorders>
              <w:top w:val="nil"/>
            </w:tcBorders>
          </w:tcPr>
          <w:p w14:paraId="165CE09F"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196F5BA6" w14:textId="77777777" w:rsidTr="003A4B22">
        <w:trPr>
          <w:jc w:val="center"/>
        </w:trPr>
        <w:tc>
          <w:tcPr>
            <w:tcW w:w="1998" w:type="dxa"/>
          </w:tcPr>
          <w:p w14:paraId="23E77E60" w14:textId="77777777" w:rsidR="004C02EF" w:rsidRPr="00E77497" w:rsidRDefault="004C02EF" w:rsidP="003A4B22">
            <w:pPr>
              <w:keepNext/>
              <w:spacing w:after="60"/>
            </w:pPr>
            <w:r w:rsidRPr="00E77497">
              <w:t>Null</w:t>
            </w:r>
          </w:p>
        </w:tc>
        <w:tc>
          <w:tcPr>
            <w:tcW w:w="6858" w:type="dxa"/>
          </w:tcPr>
          <w:p w14:paraId="02E800B2"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03B1E870" w14:textId="77777777" w:rsidTr="003A4B22">
        <w:trPr>
          <w:jc w:val="center"/>
        </w:trPr>
        <w:tc>
          <w:tcPr>
            <w:tcW w:w="1998" w:type="dxa"/>
          </w:tcPr>
          <w:p w14:paraId="601B9E83" w14:textId="77777777" w:rsidR="004C02EF" w:rsidRPr="00E77497" w:rsidRDefault="004C02EF" w:rsidP="003A4B22">
            <w:pPr>
              <w:keepNext/>
              <w:spacing w:after="60"/>
            </w:pPr>
            <w:r w:rsidRPr="00E77497">
              <w:t>Boolean</w:t>
            </w:r>
          </w:p>
        </w:tc>
        <w:tc>
          <w:tcPr>
            <w:tcW w:w="6858" w:type="dxa"/>
          </w:tcPr>
          <w:p w14:paraId="1E9CE2B4"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6289E8C6" w14:textId="77777777" w:rsidTr="003A4B22">
        <w:trPr>
          <w:jc w:val="center"/>
        </w:trPr>
        <w:tc>
          <w:tcPr>
            <w:tcW w:w="1998" w:type="dxa"/>
          </w:tcPr>
          <w:p w14:paraId="5B2ECA62" w14:textId="77777777" w:rsidR="004C02EF" w:rsidRPr="00E77497" w:rsidRDefault="004C02EF" w:rsidP="003A4B22">
            <w:pPr>
              <w:keepNext/>
              <w:spacing w:after="60"/>
            </w:pPr>
            <w:r w:rsidRPr="00E77497">
              <w:t>Number</w:t>
            </w:r>
          </w:p>
        </w:tc>
        <w:tc>
          <w:tcPr>
            <w:tcW w:w="6858" w:type="dxa"/>
          </w:tcPr>
          <w:p w14:paraId="2D16E632"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176A1920" w14:textId="77777777" w:rsidTr="003A4B22">
        <w:trPr>
          <w:jc w:val="center"/>
        </w:trPr>
        <w:tc>
          <w:tcPr>
            <w:tcW w:w="1998" w:type="dxa"/>
          </w:tcPr>
          <w:p w14:paraId="5FB3E140" w14:textId="77777777" w:rsidR="004C02EF" w:rsidRPr="00E77497" w:rsidRDefault="004C02EF" w:rsidP="003A4B22">
            <w:pPr>
              <w:keepNext/>
              <w:spacing w:after="60"/>
            </w:pPr>
            <w:r w:rsidRPr="00E77497">
              <w:t>String</w:t>
            </w:r>
          </w:p>
        </w:tc>
        <w:tc>
          <w:tcPr>
            <w:tcW w:w="6858" w:type="dxa"/>
          </w:tcPr>
          <w:p w14:paraId="12D52E9E"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6AB0140E" w14:textId="77777777" w:rsidTr="003A4B22">
        <w:trPr>
          <w:jc w:val="center"/>
        </w:trPr>
        <w:tc>
          <w:tcPr>
            <w:tcW w:w="1998" w:type="dxa"/>
          </w:tcPr>
          <w:p w14:paraId="5C529D2A" w14:textId="77777777" w:rsidR="004C02EF" w:rsidRPr="00E77497" w:rsidRDefault="004C02EF" w:rsidP="003A4B22">
            <w:pPr>
              <w:spacing w:after="60"/>
            </w:pPr>
            <w:r w:rsidRPr="00E77497">
              <w:t>Object</w:t>
            </w:r>
          </w:p>
        </w:tc>
        <w:tc>
          <w:tcPr>
            <w:tcW w:w="6858" w:type="dxa"/>
          </w:tcPr>
          <w:p w14:paraId="68644B77" w14:textId="77777777" w:rsidR="004C02EF" w:rsidRPr="00E77497" w:rsidRDefault="004C02EF" w:rsidP="003A4B22">
            <w:pPr>
              <w:spacing w:after="60"/>
            </w:pPr>
            <w:r w:rsidRPr="00E77497">
              <w:t xml:space="preserve">If the argument object has a [[Call]] internal method, then return </w:t>
            </w:r>
            <w:r w:rsidRPr="00E77497">
              <w:rPr>
                <w:b/>
              </w:rPr>
              <w:t>true</w:t>
            </w:r>
            <w:r w:rsidRPr="00E77497">
              <w:t xml:space="preserve">, otherwise return </w:t>
            </w:r>
            <w:r w:rsidRPr="00E77497">
              <w:rPr>
                <w:b/>
              </w:rPr>
              <w:t>false</w:t>
            </w:r>
            <w:r w:rsidRPr="00E77497">
              <w:t>.</w:t>
            </w:r>
          </w:p>
        </w:tc>
      </w:tr>
    </w:tbl>
    <w:p w14:paraId="7FFE58A4" w14:textId="77777777" w:rsidR="004C02EF" w:rsidRPr="00E77497" w:rsidRDefault="004C02EF" w:rsidP="00C623F2">
      <w:pPr>
        <w:pStyle w:val="20"/>
        <w:numPr>
          <w:ilvl w:val="0"/>
          <w:numId w:val="0"/>
        </w:numPr>
        <w:spacing w:before="300"/>
        <w:rPr>
          <w:bCs/>
        </w:rPr>
      </w:pPr>
      <w:bookmarkStart w:id="2500" w:name="_Toc235503371"/>
      <w:bookmarkStart w:id="2501" w:name="_Toc241509146"/>
      <w:bookmarkStart w:id="2502" w:name="_Toc244416633"/>
      <w:bookmarkStart w:id="2503" w:name="_Toc276630997"/>
      <w:bookmarkStart w:id="2504" w:name="_Toc314500557"/>
      <w:r w:rsidRPr="00E77497">
        <w:rPr>
          <w:bCs/>
        </w:rPr>
        <w:t>9.12</w:t>
      </w:r>
      <w:r w:rsidRPr="00E77497">
        <w:rPr>
          <w:bCs/>
        </w:rPr>
        <w:tab/>
        <w:t>The SameValue Algorithm</w:t>
      </w:r>
      <w:bookmarkEnd w:id="2500"/>
      <w:bookmarkEnd w:id="2501"/>
      <w:bookmarkEnd w:id="2502"/>
      <w:bookmarkEnd w:id="2503"/>
      <w:bookmarkEnd w:id="2504"/>
    </w:p>
    <w:p w14:paraId="5B9B7992" w14:textId="77777777"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7693C8C0" w14:textId="77777777"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1E89717A" w14:textId="77777777"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14:paraId="19D31563" w14:textId="77777777"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14:paraId="51E8360E" w14:textId="77777777" w:rsidR="004C02EF" w:rsidRPr="00E77497" w:rsidRDefault="004C02EF" w:rsidP="009A20C6">
      <w:pPr>
        <w:pStyle w:val="Alg4"/>
        <w:numPr>
          <w:ilvl w:val="0"/>
          <w:numId w:val="355"/>
        </w:numPr>
      </w:pPr>
      <w:r w:rsidRPr="00E77497">
        <w:t>If Type(</w:t>
      </w:r>
      <w:r w:rsidRPr="00E77497">
        <w:rPr>
          <w:i/>
        </w:rPr>
        <w:t>x</w:t>
      </w:r>
      <w:r w:rsidRPr="00E77497">
        <w:t>) is Number, then.</w:t>
      </w:r>
    </w:p>
    <w:p w14:paraId="546E8EAD"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306469A7"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1735E73D"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09F4D226"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102EBE1F" w14:textId="77777777" w:rsidR="004C02EF" w:rsidRPr="00E77497" w:rsidRDefault="004C02EF" w:rsidP="009A20C6">
      <w:pPr>
        <w:pStyle w:val="Alg4"/>
        <w:numPr>
          <w:ilvl w:val="1"/>
          <w:numId w:val="355"/>
        </w:numPr>
      </w:pPr>
      <w:r w:rsidRPr="00E77497">
        <w:t xml:space="preserve">Return </w:t>
      </w:r>
      <w:r w:rsidRPr="00E77497">
        <w:rPr>
          <w:b/>
        </w:rPr>
        <w:t>false</w:t>
      </w:r>
      <w:r w:rsidRPr="00E77497">
        <w:t>.</w:t>
      </w:r>
    </w:p>
    <w:p w14:paraId="6C405538" w14:textId="77777777" w:rsidR="004C02EF" w:rsidRPr="00E77497" w:rsidRDefault="004C02EF" w:rsidP="009A20C6">
      <w:pPr>
        <w:pStyle w:val="Alg4"/>
        <w:numPr>
          <w:ilvl w:val="0"/>
          <w:numId w:val="355"/>
        </w:numPr>
      </w:pPr>
      <w:r w:rsidRPr="00E77497">
        <w:t>If Type(</w:t>
      </w:r>
      <w:r w:rsidRPr="00E77497">
        <w:rPr>
          <w:i/>
        </w:rPr>
        <w:t>x</w:t>
      </w:r>
      <w:r w:rsidRPr="00E77497">
        <w:t xml:space="preserve">) is String, then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7B123AC1" w14:textId="77777777" w:rsidR="004C02EF" w:rsidRPr="00E77497" w:rsidRDefault="004C02EF" w:rsidP="009A20C6">
      <w:pPr>
        <w:pStyle w:val="Alg4"/>
        <w:numPr>
          <w:ilvl w:val="0"/>
          <w:numId w:val="355"/>
        </w:numPr>
      </w:pPr>
      <w:r w:rsidRPr="00E77497">
        <w:t>If Type(</w:t>
      </w:r>
      <w:r w:rsidRPr="00E77497">
        <w:rPr>
          <w:i/>
        </w:rPr>
        <w:t>x</w:t>
      </w:r>
      <w:r w:rsidRPr="00E77497">
        <w:t xml:space="preserve">) is Boolean,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0564F03C" w14:textId="77777777" w:rsidR="004C02EF" w:rsidRPr="00E77497" w:rsidRDefault="004C02EF" w:rsidP="009A20C6">
      <w:pPr>
        <w:pStyle w:val="Alg4"/>
        <w:numPr>
          <w:ilvl w:val="0"/>
          <w:numId w:val="355"/>
        </w:numPr>
        <w:spacing w:after="120"/>
      </w:pPr>
      <w:r w:rsidRPr="00E77497">
        <w:t xml:space="preserve">Return true if </w:t>
      </w:r>
      <w:r w:rsidRPr="00E77497">
        <w:rPr>
          <w:i/>
        </w:rPr>
        <w:t>x</w:t>
      </w:r>
      <w:r w:rsidRPr="00E77497">
        <w:t xml:space="preserve"> and </w:t>
      </w:r>
      <w:r w:rsidRPr="00E77497">
        <w:rPr>
          <w:i/>
        </w:rPr>
        <w:t>y</w:t>
      </w:r>
      <w:r w:rsidRPr="00E77497">
        <w:t xml:space="preserve"> </w:t>
      </w:r>
      <w:del w:id="2505" w:author="Rev 5 Allen Wirfs-Brock" w:date="2012-01-05T12:52:00Z">
        <w:r w:rsidRPr="00E77497" w:rsidDel="00C30F74">
          <w:delText>refer to</w:delText>
        </w:r>
      </w:del>
      <w:ins w:id="2506" w:author="Rev 5 Allen Wirfs-Brock" w:date="2012-01-05T12:52:00Z">
        <w:r w:rsidR="00C30F74">
          <w:t>are</w:t>
        </w:r>
      </w:ins>
      <w:r w:rsidRPr="00E77497">
        <w:t xml:space="preserve"> the same </w:t>
      </w:r>
      <w:del w:id="2507" w:author="Rev 5 Allen Wirfs-Brock" w:date="2012-01-05T12:54:00Z">
        <w:r w:rsidRPr="00E77497" w:rsidDel="00C30F74">
          <w:delText>object</w:delText>
        </w:r>
      </w:del>
      <w:ins w:id="2508" w:author="Rev 5 Allen Wirfs-Brock" w:date="2012-01-05T12:54:00Z">
        <w:r w:rsidR="00C30F74">
          <w:t>O</w:t>
        </w:r>
        <w:r w:rsidR="00C30F74" w:rsidRPr="00E77497">
          <w:t>bject</w:t>
        </w:r>
        <w:r w:rsidR="00C30F74">
          <w:t xml:space="preserve"> </w:t>
        </w:r>
      </w:ins>
      <w:ins w:id="2509" w:author="Rev 5 Allen Wirfs-Brock" w:date="2012-01-05T12:53:00Z">
        <w:r w:rsidR="00C30F74">
          <w:t>value</w:t>
        </w:r>
      </w:ins>
      <w:r w:rsidRPr="00E77497">
        <w:t xml:space="preserve">. Otherwise, return </w:t>
      </w:r>
      <w:r w:rsidRPr="00E77497">
        <w:rPr>
          <w:b/>
        </w:rPr>
        <w:t>false</w:t>
      </w:r>
      <w:r w:rsidRPr="00E77497">
        <w:t>.</w:t>
      </w:r>
    </w:p>
    <w:p w14:paraId="0C60D37D" w14:textId="77777777" w:rsidR="004C02EF" w:rsidRPr="00E77497" w:rsidRDefault="004C02EF" w:rsidP="004C02EF">
      <w:pPr>
        <w:pStyle w:val="1"/>
        <w:numPr>
          <w:ilvl w:val="0"/>
          <w:numId w:val="0"/>
        </w:numPr>
      </w:pPr>
      <w:bookmarkStart w:id="2510" w:name="_Toc235503372"/>
      <w:bookmarkStart w:id="2511" w:name="_Toc241509147"/>
      <w:bookmarkStart w:id="2512" w:name="_Toc244416634"/>
      <w:bookmarkStart w:id="2513" w:name="_Toc276630998"/>
      <w:bookmarkStart w:id="2514" w:name="_Toc314500558"/>
      <w:r w:rsidRPr="00E77497">
        <w:t>10</w:t>
      </w:r>
      <w:r w:rsidRPr="00E77497">
        <w:tab/>
        <w:t>Executable Code and Execution Context</w:t>
      </w:r>
      <w:bookmarkEnd w:id="2472"/>
      <w:bookmarkEnd w:id="2473"/>
      <w:bookmarkEnd w:id="2474"/>
      <w:bookmarkEnd w:id="2475"/>
      <w:bookmarkEnd w:id="2476"/>
      <w:bookmarkEnd w:id="2477"/>
      <w:bookmarkEnd w:id="2478"/>
      <w:bookmarkEnd w:id="2479"/>
      <w:r w:rsidRPr="00E77497">
        <w:t>s</w:t>
      </w:r>
      <w:bookmarkEnd w:id="2480"/>
      <w:bookmarkEnd w:id="2481"/>
      <w:bookmarkEnd w:id="2510"/>
      <w:bookmarkEnd w:id="2511"/>
      <w:bookmarkEnd w:id="2512"/>
      <w:bookmarkEnd w:id="2513"/>
      <w:bookmarkEnd w:id="2514"/>
    </w:p>
    <w:p w14:paraId="799E23E5" w14:textId="77777777" w:rsidR="004C02EF" w:rsidRPr="00E77497" w:rsidRDefault="004C02EF" w:rsidP="00C623F2">
      <w:pPr>
        <w:pStyle w:val="20"/>
        <w:numPr>
          <w:ilvl w:val="0"/>
          <w:numId w:val="0"/>
        </w:numPr>
      </w:pPr>
      <w:bookmarkStart w:id="2515" w:name="_Toc235503373"/>
      <w:bookmarkStart w:id="2516" w:name="_Toc241509148"/>
      <w:bookmarkStart w:id="2517" w:name="_Toc244416635"/>
      <w:bookmarkStart w:id="2518" w:name="_Toc276630999"/>
      <w:bookmarkStart w:id="2519" w:name="_Toc314500559"/>
      <w:r w:rsidRPr="00E77497">
        <w:t>10.1</w:t>
      </w:r>
      <w:r w:rsidRPr="00E77497">
        <w:tab/>
        <w:t>Types of Executable Code</w:t>
      </w:r>
      <w:bookmarkEnd w:id="2515"/>
      <w:bookmarkEnd w:id="2516"/>
      <w:bookmarkEnd w:id="2517"/>
      <w:bookmarkEnd w:id="2518"/>
      <w:bookmarkEnd w:id="2519"/>
    </w:p>
    <w:p w14:paraId="42D3FEF4" w14:textId="77777777" w:rsidR="004C02EF" w:rsidRPr="00E77497" w:rsidRDefault="004C02EF" w:rsidP="004C02EF">
      <w:r w:rsidRPr="00E77497">
        <w:t>There are three types of ECMAScript executable code:</w:t>
      </w:r>
    </w:p>
    <w:p w14:paraId="59E8ACBB" w14:textId="77777777" w:rsidR="004C02EF" w:rsidRPr="00E77497" w:rsidRDefault="004C02EF" w:rsidP="004C02EF">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sidRPr="00E77497">
        <w:rPr>
          <w:rFonts w:cs="Arial"/>
          <w:i/>
        </w:rPr>
        <w:t>Program</w:t>
      </w:r>
      <w:r w:rsidRPr="00E77497">
        <w:rPr>
          <w:rFonts w:ascii="Arial" w:hAnsi="Arial" w:cs="Arial"/>
        </w:rPr>
        <w:t xml:space="preserve">. The global code of a particular </w:t>
      </w:r>
      <w:r w:rsidRPr="00E77497">
        <w:rPr>
          <w:rFonts w:cs="Arial"/>
          <w:i/>
        </w:rPr>
        <w:t>Program</w:t>
      </w:r>
      <w:r w:rsidRPr="00E77497">
        <w:rPr>
          <w:rFonts w:ascii="Arial" w:hAnsi="Arial" w:cs="Arial"/>
        </w:rPr>
        <w:t xml:space="preserve"> does not include any source text that is parsed as part of a </w:t>
      </w:r>
      <w:r w:rsidRPr="00E77497">
        <w:rPr>
          <w:rFonts w:cs="Arial"/>
          <w:i/>
        </w:rPr>
        <w:t>FunctionBody</w:t>
      </w:r>
      <w:r w:rsidRPr="00E77497">
        <w:rPr>
          <w:rFonts w:ascii="Arial" w:hAnsi="Arial" w:cs="Arial"/>
        </w:rPr>
        <w:t>.</w:t>
      </w:r>
    </w:p>
    <w:p w14:paraId="4E3776D2"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sidRPr="00E77497">
        <w:rPr>
          <w:i/>
        </w:rPr>
        <w:t>Program</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sidRPr="00E77497">
        <w:rPr>
          <w:i/>
        </w:rPr>
        <w:t>Program</w:t>
      </w:r>
      <w:r w:rsidRPr="00E77497">
        <w:rPr>
          <w:rFonts w:ascii="Arial" w:hAnsi="Arial"/>
        </w:rPr>
        <w:t>.</w:t>
      </w:r>
    </w:p>
    <w:p w14:paraId="40D63DEA"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as part of a </w:t>
      </w:r>
      <w:r w:rsidRPr="00E77497">
        <w:rPr>
          <w:i/>
        </w:rPr>
        <w:t>FunctionBody</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 </w:t>
      </w:r>
      <w:r w:rsidRPr="00E77497">
        <w:rPr>
          <w:i/>
        </w:rPr>
        <w:t>FunctionBody</w:t>
      </w:r>
      <w:r w:rsidRPr="00E77497">
        <w:rPr>
          <w:rFonts w:ascii="Arial" w:hAnsi="Arial"/>
        </w:rPr>
        <w:t xml:space="preserve"> does not include any source text that is parsed as part of a nested </w:t>
      </w:r>
      <w:r w:rsidRPr="00E77497">
        <w:rPr>
          <w:i/>
        </w:rPr>
        <w:t>FunctionBody</w:t>
      </w:r>
      <w:r w:rsidRPr="00E77497">
        <w:rPr>
          <w:rFonts w:ascii="Arial" w:hAnsi="Arial"/>
        </w:rPr>
        <w:t xml:space="preserve">. </w:t>
      </w:r>
      <w:r w:rsidRPr="00E77497">
        <w:rPr>
          <w:rFonts w:ascii="Arial" w:hAnsi="Arial"/>
          <w:i/>
        </w:rPr>
        <w:t>Function code</w:t>
      </w:r>
      <w:r w:rsidRPr="00E77497">
        <w:rPr>
          <w:rFonts w:ascii="Arial" w:hAnsi="Arial"/>
        </w:rPr>
        <w:t xml:space="preserve"> also denotes the source text supplied when using the built-in </w:t>
      </w:r>
      <w:r w:rsidRPr="00E77497">
        <w:rPr>
          <w:rFonts w:ascii="Courier New" w:hAnsi="Courier New"/>
          <w:b/>
        </w:rPr>
        <w:t>Function</w:t>
      </w:r>
      <w:r w:rsidRPr="00E77497">
        <w:rPr>
          <w:rFonts w:ascii="Arial" w:hAnsi="Arial"/>
        </w:rPr>
        <w:t xml:space="preserve"> object as a constructor. More precisely, the last parameter provided to the </w:t>
      </w:r>
      <w:r w:rsidRPr="00E77497">
        <w:rPr>
          <w:rFonts w:ascii="Courier New" w:hAnsi="Courier New"/>
          <w:b/>
        </w:rPr>
        <w:t>Function</w:t>
      </w:r>
      <w:r w:rsidRPr="00E77497">
        <w:rPr>
          <w:rFonts w:ascii="Arial" w:hAnsi="Arial"/>
        </w:rPr>
        <w:t xml:space="preserve"> constructor is converted to a String and treated as the </w:t>
      </w:r>
      <w:r w:rsidRPr="00E77497">
        <w:rPr>
          <w:i/>
        </w:rPr>
        <w:t>FunctionBody</w:t>
      </w:r>
      <w:r w:rsidRPr="00E77497">
        <w:rPr>
          <w:rFonts w:ascii="Arial" w:hAnsi="Arial"/>
        </w:rPr>
        <w:t xml:space="preserve">. If more than one parameter is provided to the </w:t>
      </w:r>
      <w:r w:rsidRPr="00E77497">
        <w:rPr>
          <w:rFonts w:ascii="Courier New" w:hAnsi="Courier New"/>
          <w:b/>
        </w:rPr>
        <w:t>Function</w:t>
      </w:r>
      <w:r w:rsidRPr="00E77497">
        <w:rPr>
          <w:rFonts w:ascii="Arial" w:hAnsi="Arial"/>
        </w:rPr>
        <w:t xml:space="preserve"> constructor, all parameters except the last one are converted to Strings and concatenated together, separated by commas. The resulting String is interpreted as the </w:t>
      </w:r>
      <w:r w:rsidRPr="00E77497">
        <w:rPr>
          <w:i/>
        </w:rPr>
        <w:t>FormalParameterList</w:t>
      </w:r>
      <w:r w:rsidRPr="00E77497">
        <w:rPr>
          <w:rFonts w:ascii="Arial" w:hAnsi="Arial"/>
        </w:rPr>
        <w:t xml:space="preserve"> for the </w:t>
      </w:r>
      <w:r w:rsidRPr="00E77497">
        <w:rPr>
          <w:i/>
        </w:rPr>
        <w:t>FunctionBody</w:t>
      </w:r>
      <w:r w:rsidRPr="00E77497">
        <w:rPr>
          <w:rFonts w:ascii="Arial" w:hAnsi="Arial"/>
        </w:rPr>
        <w:t xml:space="preserve"> defined by the last parameter. The function code for a particular instantiation of a </w:t>
      </w:r>
      <w:r w:rsidRPr="00E77497">
        <w:rPr>
          <w:rFonts w:ascii="Courier New" w:hAnsi="Courier New"/>
          <w:b/>
        </w:rPr>
        <w:t>Function</w:t>
      </w:r>
      <w:r w:rsidRPr="00E77497">
        <w:rPr>
          <w:rFonts w:ascii="Arial" w:hAnsi="Arial"/>
        </w:rPr>
        <w:t xml:space="preserve"> does not include any source text that is parsed as part of a nested </w:t>
      </w:r>
      <w:r w:rsidRPr="00E77497">
        <w:rPr>
          <w:i/>
        </w:rPr>
        <w:t>FunctionBody</w:t>
      </w:r>
      <w:r w:rsidRPr="00E77497">
        <w:rPr>
          <w:rFonts w:ascii="Arial" w:hAnsi="Arial"/>
        </w:rPr>
        <w:t>.</w:t>
      </w:r>
    </w:p>
    <w:p w14:paraId="76121BDC" w14:textId="77777777" w:rsidR="004C02EF" w:rsidRPr="00E77497" w:rsidRDefault="004C02EF" w:rsidP="00C623F2">
      <w:pPr>
        <w:pStyle w:val="30"/>
        <w:numPr>
          <w:ilvl w:val="0"/>
          <w:numId w:val="0"/>
        </w:numPr>
      </w:pPr>
      <w:bookmarkStart w:id="2520" w:name="_Toc235503374"/>
      <w:bookmarkStart w:id="2521" w:name="_Toc241509149"/>
      <w:bookmarkStart w:id="2522" w:name="_Toc244416636"/>
      <w:bookmarkStart w:id="2523" w:name="_Toc276631000"/>
      <w:bookmarkStart w:id="2524" w:name="_Toc314500560"/>
      <w:r w:rsidRPr="00E77497">
        <w:t>10.1.1</w:t>
      </w:r>
      <w:r w:rsidRPr="00E77497">
        <w:tab/>
        <w:t>Strict Mode Code</w:t>
      </w:r>
      <w:bookmarkEnd w:id="2520"/>
      <w:bookmarkEnd w:id="2521"/>
      <w:bookmarkEnd w:id="2522"/>
      <w:bookmarkEnd w:id="2523"/>
      <w:bookmarkEnd w:id="2524"/>
    </w:p>
    <w:p w14:paraId="2FC3CFAB" w14:textId="77777777" w:rsidR="004C02EF" w:rsidRPr="00E77497" w:rsidRDefault="004C02EF" w:rsidP="004C02EF">
      <w:r w:rsidRPr="00E77497">
        <w:t xml:space="preserve">An ECMAScript </w:t>
      </w:r>
      <w:r w:rsidRPr="00E77497">
        <w:rPr>
          <w:rFonts w:ascii="Times New Roman" w:hAnsi="Times New Roman"/>
          <w:i/>
        </w:rPr>
        <w:t>Program</w:t>
      </w:r>
      <w:r w:rsidRPr="00E77497">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060299A2" w14:textId="77777777"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14:paraId="2CCC8C68" w14:textId="77777777"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14:paraId="3E33403B" w14:textId="77777777"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sidRPr="00E77497">
        <w:rPr>
          <w:rFonts w:ascii="Times New Roman" w:hAnsi="Times New Roman"/>
          <w:i/>
        </w:rPr>
        <w:t>PropertyAssignment</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sidRPr="00E77497">
        <w:rPr>
          <w:rFonts w:ascii="Times New Roman" w:hAnsi="Times New Roman"/>
          <w:i/>
        </w:rPr>
        <w:t>PropertyAssignment</w:t>
      </w:r>
      <w:r w:rsidRPr="00E77497">
        <w:t xml:space="preserve"> is contained in strict mode code or if the function code begins with a Directive Prologue that contains a Use Strict Directive.</w:t>
      </w:r>
    </w:p>
    <w:p w14:paraId="4F33F817" w14:textId="77777777" w:rsidR="004C02EF" w:rsidRPr="00E77497" w:rsidRDefault="004C02EF" w:rsidP="004C02EF">
      <w:pPr>
        <w:numPr>
          <w:ilvl w:val="0"/>
          <w:numId w:val="40"/>
        </w:numPr>
        <w:ind w:left="360"/>
        <w:rPr>
          <w:ins w:id="2525" w:author="Allen Wirfs-Brock" w:date="2011-07-01T16:55:00Z"/>
        </w:rPr>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17C17056" w14:textId="77777777" w:rsidR="00655CEE" w:rsidRPr="00E77497" w:rsidRDefault="00655CEE" w:rsidP="004C02EF">
      <w:pPr>
        <w:numPr>
          <w:ilvl w:val="0"/>
          <w:numId w:val="40"/>
        </w:numPr>
        <w:ind w:left="360"/>
        <w:rPr>
          <w:ins w:id="2526" w:author="Allen Wirfs-Brock" w:date="2011-07-01T16:20:00Z"/>
        </w:rPr>
      </w:pPr>
      <w:ins w:id="2527" w:author="Allen Wirfs-Brock" w:date="2011-07-01T16:55:00Z">
        <w:r w:rsidRPr="00E77497">
          <w:t>Unless specified otherwise, extended code (10.</w:t>
        </w:r>
        <w:del w:id="2528" w:author="Allen Wirfs-Brock rev2" w:date="2011-07-25T15:20:00Z">
          <w:r w:rsidRPr="00E77497" w:rsidDel="00046185">
            <w:delText>2</w:delText>
          </w:r>
        </w:del>
      </w:ins>
      <w:ins w:id="2529" w:author="Allen Wirfs-Brock rev2" w:date="2011-07-25T15:20:00Z">
        <w:r w:rsidR="00046185" w:rsidRPr="00E77497">
          <w:t>1</w:t>
        </w:r>
      </w:ins>
      <w:ins w:id="2530" w:author="Allen Wirfs-Brock" w:date="2011-07-01T16:55:00Z">
        <w:r w:rsidRPr="00E77497">
          <w:t>.</w:t>
        </w:r>
        <w:del w:id="2531" w:author="Allen Wirfs-Brock rev2" w:date="2011-07-25T15:20:00Z">
          <w:r w:rsidRPr="00E77497" w:rsidDel="00046185">
            <w:delText>1</w:delText>
          </w:r>
        </w:del>
      </w:ins>
      <w:ins w:id="2532" w:author="Allen Wirfs-Brock rev2" w:date="2011-07-25T15:20:00Z">
        <w:r w:rsidR="00046185" w:rsidRPr="00E77497">
          <w:t>2</w:t>
        </w:r>
      </w:ins>
      <w:ins w:id="2533" w:author="Allen Wirfs-Brock" w:date="2011-07-01T16:55:00Z">
        <w:r w:rsidRPr="00E77497">
          <w:t xml:space="preserve">) is also </w:t>
        </w:r>
        <w:del w:id="2534" w:author="Allen Wirfs-Brock rev2" w:date="2011-07-25T15:20:00Z">
          <w:r w:rsidRPr="00E77497" w:rsidDel="00046185">
            <w:delText>consider</w:delText>
          </w:r>
        </w:del>
      </w:ins>
      <w:ins w:id="2535" w:author="Allen Wirfs-Brock" w:date="2011-07-12T14:59:00Z">
        <w:del w:id="2536" w:author="Allen Wirfs-Brock rev2" w:date="2011-07-25T15:20:00Z">
          <w:r w:rsidR="002C254E" w:rsidRPr="00E77497" w:rsidDel="00046185">
            <w:delText>ed</w:delText>
          </w:r>
        </w:del>
      </w:ins>
      <w:ins w:id="2537" w:author="Allen Wirfs-Brock" w:date="2011-07-01T16:55:00Z">
        <w:del w:id="2538" w:author="Allen Wirfs-Brock rev2" w:date="2011-07-25T15:20:00Z">
          <w:r w:rsidRPr="00E77497" w:rsidDel="00046185">
            <w:delText xml:space="preserve"> </w:delText>
          </w:r>
        </w:del>
        <w:r w:rsidRPr="00E77497">
          <w:t xml:space="preserve">strict </w:t>
        </w:r>
      </w:ins>
      <w:ins w:id="2539" w:author="Allen Wirfs-Brock rev2" w:date="2011-07-25T15:21:00Z">
        <w:r w:rsidR="00046185" w:rsidRPr="00E77497">
          <w:t xml:space="preserve">mode </w:t>
        </w:r>
      </w:ins>
      <w:ins w:id="2540" w:author="Allen Wirfs-Brock" w:date="2011-07-01T16:55:00Z">
        <w:r w:rsidRPr="00E77497">
          <w:t>code.</w:t>
        </w:r>
      </w:ins>
    </w:p>
    <w:p w14:paraId="72FF4EE2" w14:textId="77777777" w:rsidR="00741E7F" w:rsidRPr="00E77497" w:rsidRDefault="00741E7F" w:rsidP="00741E7F">
      <w:pPr>
        <w:pStyle w:val="30"/>
        <w:numPr>
          <w:ilvl w:val="0"/>
          <w:numId w:val="0"/>
        </w:numPr>
        <w:rPr>
          <w:ins w:id="2541" w:author="Allen Wirfs-Brock" w:date="2011-07-01T16:25:00Z"/>
        </w:rPr>
      </w:pPr>
      <w:bookmarkStart w:id="2542" w:name="_Toc314500561"/>
      <w:ins w:id="2543" w:author="Allen Wirfs-Brock" w:date="2011-07-01T16:20:00Z">
        <w:r w:rsidRPr="00E77497">
          <w:t>10.1.2</w:t>
        </w:r>
        <w:r w:rsidRPr="00E77497">
          <w:tab/>
        </w:r>
      </w:ins>
      <w:ins w:id="2544" w:author="Allen Wirfs-Brock" w:date="2011-07-01T16:21:00Z">
        <w:r w:rsidRPr="00E77497">
          <w:t>Extended</w:t>
        </w:r>
      </w:ins>
      <w:ins w:id="2545" w:author="Allen Wirfs-Brock" w:date="2011-07-01T16:20:00Z">
        <w:r w:rsidRPr="00E77497">
          <w:t xml:space="preserve"> Code</w:t>
        </w:r>
      </w:ins>
      <w:bookmarkEnd w:id="2542"/>
    </w:p>
    <w:p w14:paraId="4782246B" w14:textId="77777777" w:rsidR="006B134A" w:rsidRPr="00E77497" w:rsidRDefault="006B134A" w:rsidP="00B20723">
      <w:pPr>
        <w:rPr>
          <w:ins w:id="2546" w:author="Allen Wirfs-Brock" w:date="2011-07-01T16:31:00Z"/>
        </w:rPr>
      </w:pPr>
      <w:ins w:id="2547" w:author="Allen Wirfs-Brock" w:date="2011-07-01T16:27:00Z">
        <w:r w:rsidRPr="00E77497">
          <w:rPr>
            <w:i/>
          </w:rPr>
          <w:t>Extended code</w:t>
        </w:r>
        <w:r w:rsidRPr="00E77497">
          <w:t xml:space="preserve"> is any </w:t>
        </w:r>
        <w:del w:id="2548" w:author="Allen Wirfs-Brock rev2" w:date="2011-07-25T15:22:00Z">
          <w:r w:rsidRPr="00E77497" w:rsidDel="00046185">
            <w:delText xml:space="preserve">any </w:delText>
          </w:r>
        </w:del>
        <w:r w:rsidRPr="00E77497">
          <w:t>code contained in an</w:t>
        </w:r>
      </w:ins>
      <w:ins w:id="2549" w:author="Allen Wirfs-Brock" w:date="2011-07-01T16:25:00Z">
        <w:r w:rsidRPr="00E77497">
          <w:t xml:space="preserve"> ECMAScript </w:t>
        </w:r>
        <w:r w:rsidRPr="00E77497">
          <w:rPr>
            <w:rFonts w:ascii="Times New Roman" w:hAnsi="Times New Roman"/>
            <w:i/>
          </w:rPr>
          <w:t>Program</w:t>
        </w:r>
        <w:r w:rsidRPr="00E77497">
          <w:t xml:space="preserve"> syntactic unit </w:t>
        </w:r>
      </w:ins>
      <w:ins w:id="2550" w:author="Allen Wirfs-Brock" w:date="2011-07-01T16:26:00Z">
        <w:r w:rsidRPr="00E77497">
          <w:t xml:space="preserve">that </w:t>
        </w:r>
      </w:ins>
      <w:ins w:id="2551" w:author="Allen Wirfs-Brock" w:date="2011-07-01T16:28:00Z">
        <w:r w:rsidRPr="00E77497">
          <w:t>contains occur</w:t>
        </w:r>
      </w:ins>
      <w:ins w:id="2552" w:author="Allen Wirfs-Brock rev2" w:date="2011-07-25T15:23:00Z">
        <w:r w:rsidR="00046185" w:rsidRPr="00E77497">
          <w:t>r</w:t>
        </w:r>
      </w:ins>
      <w:ins w:id="2553" w:author="Allen Wirfs-Brock" w:date="2011-07-01T16:28:00Z">
        <w:del w:id="2554" w:author="Allen Wirfs-Brock rev2" w:date="2011-07-25T15:23:00Z">
          <w:r w:rsidRPr="00E77497" w:rsidDel="00046185">
            <w:delText>a</w:delText>
          </w:r>
        </w:del>
      </w:ins>
      <w:ins w:id="2555" w:author="Allen Wirfs-Brock rev2" w:date="2011-07-25T15:23:00Z">
        <w:r w:rsidR="00046185" w:rsidRPr="00E77497">
          <w:t>e</w:t>
        </w:r>
      </w:ins>
      <w:ins w:id="2556" w:author="Allen Wirfs-Brock" w:date="2011-07-01T16:28:00Z">
        <w:r w:rsidRPr="00E77497">
          <w:t>nces of</w:t>
        </w:r>
      </w:ins>
      <w:ins w:id="2557" w:author="Allen Wirfs-Brock" w:date="2011-07-01T16:26:00Z">
        <w:r w:rsidRPr="00E77497">
          <w:t xml:space="preserve"> lexical or syntactic productions define</w:t>
        </w:r>
      </w:ins>
      <w:ins w:id="2558" w:author="Allen Wirfs-Brock" w:date="2011-07-12T14:50:00Z">
        <w:r w:rsidR="0006214F" w:rsidRPr="00E77497">
          <w:t>d</w:t>
        </w:r>
      </w:ins>
      <w:ins w:id="2559" w:author="Allen Wirfs-Brock" w:date="2011-07-01T16:26:00Z">
        <w:r w:rsidRPr="00E77497">
          <w:t xml:space="preserve"> subsequent to the Fifth Edition of the ECMAScript </w:t>
        </w:r>
      </w:ins>
      <w:ins w:id="2560" w:author="Allen Wirfs-Brock" w:date="2011-07-01T16:28:00Z">
        <w:r w:rsidRPr="00E77497">
          <w:t>specification.</w:t>
        </w:r>
      </w:ins>
      <w:ins w:id="2561" w:author="Allen Wirfs-Brock" w:date="2011-07-01T16:31:00Z">
        <w:r w:rsidRPr="00E77497">
          <w:t xml:space="preserve"> Code is interpreted as </w:t>
        </w:r>
      </w:ins>
      <w:ins w:id="2562" w:author="Allen Wirfs-Brock" w:date="2011-07-01T17:01:00Z">
        <w:r w:rsidR="00655CEE" w:rsidRPr="00E77497">
          <w:t>extended</w:t>
        </w:r>
      </w:ins>
      <w:ins w:id="2563" w:author="Allen Wirfs-Brock" w:date="2011-07-01T16:31:00Z">
        <w:r w:rsidRPr="00E77497">
          <w:t xml:space="preserve"> code in the following situations:</w:t>
        </w:r>
      </w:ins>
    </w:p>
    <w:p w14:paraId="66BC017F" w14:textId="77777777" w:rsidR="006B134A" w:rsidRPr="004D1BD1" w:rsidRDefault="006B134A" w:rsidP="006B134A">
      <w:pPr>
        <w:numPr>
          <w:ilvl w:val="0"/>
          <w:numId w:val="40"/>
        </w:numPr>
        <w:ind w:left="360"/>
        <w:rPr>
          <w:ins w:id="2564" w:author="Allen Wirfs-Brock" w:date="2011-07-01T16:31:00Z"/>
        </w:rPr>
      </w:pPr>
      <w:ins w:id="2565" w:author="Allen Wirfs-Brock" w:date="2011-07-01T16:31:00Z">
        <w:r w:rsidRPr="00E77497">
          <w:t>Global code is extended global code if it</w:t>
        </w:r>
      </w:ins>
      <w:ins w:id="2566" w:author="Allen Wirfs-Brock" w:date="2011-07-01T16:32:00Z">
        <w:r w:rsidRPr="00E77497">
          <w:t xml:space="preserve"> is contained in an </w:t>
        </w:r>
      </w:ins>
      <w:ins w:id="2567" w:author="Allen Wirfs-Brock" w:date="2011-07-01T16:31:00Z">
        <w:r w:rsidRPr="00E77497">
          <w:t xml:space="preserve"> </w:t>
        </w:r>
      </w:ins>
      <w:ins w:id="2568" w:author="Allen Wirfs-Brock" w:date="2011-07-01T16:33:00Z">
        <w:r w:rsidRPr="00E77497">
          <w:t xml:space="preserve">ECMAScript </w:t>
        </w:r>
        <w:r w:rsidRPr="00E77497">
          <w:rPr>
            <w:rFonts w:ascii="Times New Roman" w:hAnsi="Times New Roman"/>
            <w:i/>
          </w:rPr>
          <w:t>Program</w:t>
        </w:r>
        <w:r w:rsidRPr="00E77497">
          <w:t xml:space="preserve"> syntactic unit that has</w:t>
        </w:r>
        <w:r w:rsidR="00B20723" w:rsidRPr="00E77497">
          <w:t xml:space="preserve"> been designated as an extended </w:t>
        </w:r>
      </w:ins>
      <w:ins w:id="2569" w:author="Allen Wirfs-Brock" w:date="2011-07-01T16:34:00Z">
        <w:r w:rsidR="00B20723" w:rsidRPr="00E77497">
          <w:rPr>
            <w:rFonts w:ascii="Times New Roman" w:hAnsi="Times New Roman"/>
            <w:i/>
          </w:rPr>
          <w:t>Program</w:t>
        </w:r>
        <w:r w:rsidR="00B20723" w:rsidRPr="00E77497">
          <w:t xml:space="preserve"> unit</w:t>
        </w:r>
      </w:ins>
      <w:ins w:id="2570" w:author="Allen Wirfs-Brock" w:date="2011-07-01T16:33:00Z">
        <w:r w:rsidRPr="00E77497">
          <w:t xml:space="preserve"> </w:t>
        </w:r>
      </w:ins>
      <w:ins w:id="2571" w:author="Allen Wirfs-Brock" w:date="2011-07-01T16:34:00Z">
        <w:r w:rsidR="00B20723" w:rsidRPr="00E77497">
          <w:t xml:space="preserve">in an implementation defined manner or if </w:t>
        </w:r>
      </w:ins>
      <w:commentRangeStart w:id="2572"/>
      <w:ins w:id="2573" w:author="Allen Wirfs-Brock" w:date="2011-07-01T16:35:00Z">
        <w:r w:rsidR="00B20723" w:rsidRPr="00E77497">
          <w:t>???</w:t>
        </w:r>
        <w:commentRangeEnd w:id="2572"/>
        <w:r w:rsidR="00B20723" w:rsidRPr="003B4312">
          <w:rPr>
            <w:rStyle w:val="af4"/>
            <w:lang w:val="en-GB"/>
          </w:rPr>
          <w:commentReference w:id="2572"/>
        </w:r>
      </w:ins>
      <w:ins w:id="2574" w:author="Allen Wirfs-Brock" w:date="2011-07-01T16:31:00Z">
        <w:r w:rsidRPr="004D1BD1">
          <w:t>.</w:t>
        </w:r>
      </w:ins>
    </w:p>
    <w:p w14:paraId="5592632A" w14:textId="77777777" w:rsidR="006B134A" w:rsidRPr="004D1BD1" w:rsidRDefault="006B134A" w:rsidP="006B134A">
      <w:pPr>
        <w:numPr>
          <w:ilvl w:val="0"/>
          <w:numId w:val="40"/>
        </w:numPr>
        <w:ind w:left="360"/>
        <w:rPr>
          <w:ins w:id="2575" w:author="Allen Wirfs-Brock" w:date="2011-07-01T16:31:00Z"/>
        </w:rPr>
      </w:pPr>
      <w:ins w:id="2576" w:author="Allen Wirfs-Brock" w:date="2011-07-01T16:31:00Z">
        <w:r w:rsidRPr="00E65A34">
          <w:t xml:space="preserve">Eval code is </w:t>
        </w:r>
      </w:ins>
      <w:ins w:id="2577" w:author="Allen Wirfs-Brock" w:date="2011-07-01T16:36:00Z">
        <w:r w:rsidR="00B20723" w:rsidRPr="009C202C">
          <w:t>extended</w:t>
        </w:r>
      </w:ins>
      <w:ins w:id="2578" w:author="Allen Wirfs-Brock" w:date="2011-07-01T16:31:00Z">
        <w:r w:rsidRPr="009C202C">
          <w:t xml:space="preserve"> eval code if the call to eval is a direct call (see 15.1.2.1.1) to the eval function that is contained in </w:t>
        </w:r>
      </w:ins>
      <w:ins w:id="2579" w:author="Allen Wirfs-Brock" w:date="2011-07-01T16:37:00Z">
        <w:r w:rsidR="00B20723" w:rsidRPr="009C202C">
          <w:t>extended</w:t>
        </w:r>
      </w:ins>
      <w:ins w:id="2580" w:author="Allen Wirfs-Brock" w:date="2011-07-01T16:31:00Z">
        <w:r w:rsidRPr="00675B74">
          <w:t xml:space="preserve"> mode code</w:t>
        </w:r>
      </w:ins>
      <w:ins w:id="2581" w:author="Allen Wirfs-Brock" w:date="2011-07-01T16:37:00Z">
        <w:r w:rsidR="00B20723" w:rsidRPr="00E77497">
          <w:t xml:space="preserve"> or if it begins with </w:t>
        </w:r>
        <w:commentRangeStart w:id="2582"/>
        <w:r w:rsidR="00B20723" w:rsidRPr="00E77497">
          <w:t>???</w:t>
        </w:r>
      </w:ins>
      <w:ins w:id="2583" w:author="Allen Wirfs-Brock" w:date="2011-07-01T16:31:00Z">
        <w:r w:rsidRPr="00E77497">
          <w:t xml:space="preserve">. </w:t>
        </w:r>
      </w:ins>
      <w:commentRangeEnd w:id="2582"/>
      <w:ins w:id="2584" w:author="Allen Wirfs-Brock" w:date="2011-07-01T16:38:00Z">
        <w:r w:rsidR="00B20723" w:rsidRPr="003B4312">
          <w:rPr>
            <w:rStyle w:val="af4"/>
            <w:lang w:val="en-GB"/>
          </w:rPr>
          <w:commentReference w:id="2582"/>
        </w:r>
      </w:ins>
    </w:p>
    <w:p w14:paraId="6BF33007" w14:textId="77777777" w:rsidR="006B134A" w:rsidRPr="004D1BD1" w:rsidRDefault="006B134A" w:rsidP="006B134A">
      <w:pPr>
        <w:numPr>
          <w:ilvl w:val="0"/>
          <w:numId w:val="40"/>
        </w:numPr>
        <w:ind w:left="360"/>
        <w:rPr>
          <w:ins w:id="2585" w:author="Allen Wirfs-Brock" w:date="2011-07-01T16:31:00Z"/>
        </w:rPr>
      </w:pPr>
      <w:ins w:id="2586" w:author="Allen Wirfs-Brock" w:date="2011-07-01T16:31:00Z">
        <w:r w:rsidRPr="00E65A34">
          <w:t xml:space="preserve">Function code that is part of a </w:t>
        </w:r>
        <w:r w:rsidRPr="009C202C">
          <w:rPr>
            <w:rFonts w:ascii="Times New Roman" w:hAnsi="Times New Roman"/>
            <w:i/>
          </w:rPr>
          <w:t>FunctionDeclaration</w:t>
        </w:r>
        <w:r w:rsidRPr="009C202C">
          <w:t xml:space="preserve">, </w:t>
        </w:r>
        <w:r w:rsidRPr="009C202C">
          <w:rPr>
            <w:rFonts w:ascii="Times New Roman" w:hAnsi="Times New Roman"/>
            <w:i/>
          </w:rPr>
          <w:t>FunctionExpression</w:t>
        </w:r>
        <w:r w:rsidRPr="00675B74">
          <w:rPr>
            <w:rFonts w:cs="Arial"/>
          </w:rPr>
          <w:t xml:space="preserve">, or accessor </w:t>
        </w:r>
        <w:r w:rsidRPr="00E77497">
          <w:rPr>
            <w:rFonts w:ascii="Times New Roman" w:hAnsi="Times New Roman"/>
            <w:i/>
          </w:rPr>
          <w:t>PropertyAssignment</w:t>
        </w:r>
        <w:r w:rsidRPr="00E77497">
          <w:t xml:space="preserve"> is </w:t>
        </w:r>
      </w:ins>
      <w:ins w:id="2587" w:author="Allen Wirfs-Brock" w:date="2011-07-01T16:38:00Z">
        <w:r w:rsidR="00B20723" w:rsidRPr="00E77497">
          <w:t>extended</w:t>
        </w:r>
      </w:ins>
      <w:ins w:id="2588" w:author="Allen Wirfs-Brock" w:date="2011-07-01T16:31:00Z">
        <w:r w:rsidRPr="00E77497">
          <w:t xml:space="preserve">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sidRPr="00E77497">
          <w:rPr>
            <w:rFonts w:ascii="Times New Roman" w:hAnsi="Times New Roman"/>
            <w:i/>
          </w:rPr>
          <w:t>PropertyAssignment</w:t>
        </w:r>
        <w:r w:rsidRPr="00E77497">
          <w:t xml:space="preserve"> is contained in </w:t>
        </w:r>
      </w:ins>
      <w:ins w:id="2589" w:author="Allen Wirfs-Brock" w:date="2011-07-01T16:38:00Z">
        <w:r w:rsidR="00B20723" w:rsidRPr="00E77497">
          <w:t>extended</w:t>
        </w:r>
      </w:ins>
      <w:ins w:id="2590" w:author="Allen Wirfs-Brock" w:date="2011-07-01T16:31:00Z">
        <w:r w:rsidRPr="00E77497">
          <w:t xml:space="preserve"> mode code or if the function code begins with </w:t>
        </w:r>
      </w:ins>
      <w:commentRangeStart w:id="2591"/>
      <w:ins w:id="2592" w:author="Allen Wirfs-Brock" w:date="2011-07-01T16:39:00Z">
        <w:r w:rsidR="00B20723" w:rsidRPr="00E77497">
          <w:t>???</w:t>
        </w:r>
        <w:commentRangeEnd w:id="2591"/>
        <w:r w:rsidR="00B20723" w:rsidRPr="003B4312">
          <w:rPr>
            <w:rStyle w:val="af4"/>
            <w:lang w:val="en-GB"/>
          </w:rPr>
          <w:commentReference w:id="2591"/>
        </w:r>
      </w:ins>
      <w:ins w:id="2593" w:author="Allen Wirfs-Brock" w:date="2011-07-01T16:31:00Z">
        <w:r w:rsidRPr="004D1BD1">
          <w:t>.</w:t>
        </w:r>
      </w:ins>
    </w:p>
    <w:p w14:paraId="6B865A5A" w14:textId="77777777" w:rsidR="00741E7F" w:rsidRPr="003B4312" w:rsidRDefault="006B134A" w:rsidP="003B4312">
      <w:pPr>
        <w:numPr>
          <w:ilvl w:val="0"/>
          <w:numId w:val="40"/>
        </w:numPr>
        <w:ind w:left="360"/>
        <w:rPr>
          <w:ins w:id="2594" w:author="Allen Wirfs-Brock" w:date="2011-07-01T16:56:00Z"/>
        </w:rPr>
      </w:pPr>
      <w:ins w:id="2595" w:author="Allen Wirfs-Brock" w:date="2011-07-01T16:31:00Z">
        <w:r w:rsidRPr="003B4312">
          <w:t xml:space="preserve">Function code that is supplied as the last argument to the built-in Function constructor is strict function code if the last argument is a String that when processed as a </w:t>
        </w:r>
        <w:r w:rsidRPr="003B4312">
          <w:rPr>
            <w:rFonts w:ascii="Times New Roman" w:hAnsi="Times New Roman"/>
            <w:i/>
          </w:rPr>
          <w:t>FunctionBody</w:t>
        </w:r>
        <w:r w:rsidRPr="003B4312">
          <w:t xml:space="preserve"> begins with </w:t>
        </w:r>
      </w:ins>
      <w:commentRangeStart w:id="2596"/>
      <w:ins w:id="2597" w:author="Allen Wirfs-Brock" w:date="2011-07-01T16:39:00Z">
        <w:r w:rsidR="00B20723" w:rsidRPr="003B4312">
          <w:t>???</w:t>
        </w:r>
        <w:commentRangeEnd w:id="2596"/>
        <w:r w:rsidR="00B20723" w:rsidRPr="003B4312">
          <w:rPr>
            <w:rStyle w:val="af4"/>
            <w:lang w:val="en-GB"/>
          </w:rPr>
          <w:commentReference w:id="2596"/>
        </w:r>
      </w:ins>
      <w:ins w:id="2598" w:author="Allen Wirfs-Brock" w:date="2011-07-01T16:31:00Z">
        <w:r w:rsidRPr="004D1BD1">
          <w:t>.</w:t>
        </w:r>
      </w:ins>
    </w:p>
    <w:p w14:paraId="1C45186C" w14:textId="77777777" w:rsidR="00655CEE" w:rsidRPr="003B4312" w:rsidRDefault="00655CEE" w:rsidP="00655CEE">
      <w:ins w:id="2599" w:author="Allen Wirfs-Brock" w:date="2011-07-01T16:57:00Z">
        <w:r w:rsidRPr="003B4312">
          <w:t>The</w:t>
        </w:r>
      </w:ins>
      <w:ins w:id="2600" w:author="Allen Wirfs-Brock rev2" w:date="2011-07-25T15:24:00Z">
        <w:r w:rsidR="00046185" w:rsidRPr="003B4312">
          <w:t xml:space="preserve"> term</w:t>
        </w:r>
      </w:ins>
      <w:ins w:id="2601" w:author="Allen Wirfs-Brock" w:date="2011-07-01T16:57:00Z">
        <w:r w:rsidRPr="00446E53">
          <w:t xml:space="preserve"> </w:t>
        </w:r>
      </w:ins>
      <w:ins w:id="2602" w:author="Allen Wirfs-Brock" w:date="2011-07-01T17:07:00Z">
        <w:r w:rsidR="00F1783C" w:rsidRPr="00E65A34">
          <w:t>“</w:t>
        </w:r>
      </w:ins>
      <w:ins w:id="2603" w:author="Allen Wirfs-Brock" w:date="2011-07-01T16:58:00Z">
        <w:r w:rsidRPr="009C202C">
          <w:t>strict code</w:t>
        </w:r>
      </w:ins>
      <w:ins w:id="2604" w:author="Allen Wirfs-Brock" w:date="2011-07-01T17:07:00Z">
        <w:r w:rsidR="00F1783C" w:rsidRPr="009C202C">
          <w:t>”</w:t>
        </w:r>
      </w:ins>
      <w:ins w:id="2605" w:author="Allen Wirfs-Brock" w:date="2011-07-01T16:58:00Z">
        <w:r w:rsidRPr="009C202C">
          <w:t xml:space="preserve"> </w:t>
        </w:r>
      </w:ins>
      <w:ins w:id="2606" w:author="Allen Wirfs-Brock" w:date="2011-07-01T17:02:00Z">
        <w:del w:id="2607" w:author="Allen Wirfs-Brock rev2" w:date="2011-07-25T15:26:00Z">
          <w:r w:rsidRPr="00675B74" w:rsidDel="00046185">
            <w:delText>includes</w:delText>
          </w:r>
        </w:del>
      </w:ins>
      <w:ins w:id="2608" w:author="Allen Wirfs-Brock rev2" w:date="2011-07-25T15:26:00Z">
        <w:r w:rsidR="00046185" w:rsidRPr="00E77497">
          <w:t>is used to designate</w:t>
        </w:r>
      </w:ins>
      <w:ins w:id="2609" w:author="Allen Wirfs-Brock" w:date="2011-07-01T17:02:00Z">
        <w:r w:rsidRPr="00E77497">
          <w:t xml:space="preserve"> both actual strict mode code</w:t>
        </w:r>
      </w:ins>
      <w:ins w:id="2610" w:author="Allen Wirfs-Brock rev2" w:date="2011-07-25T15:25:00Z">
        <w:r w:rsidR="00046185" w:rsidRPr="00E77497">
          <w:t xml:space="preserve"> and extended </w:t>
        </w:r>
      </w:ins>
      <w:ins w:id="2611" w:author="Allen Wirfs-Brock rev2" w:date="2011-07-25T15:28:00Z">
        <w:r w:rsidR="006B2955" w:rsidRPr="00E77497">
          <w:t>code</w:t>
        </w:r>
      </w:ins>
      <w:ins w:id="2612" w:author="Allen Wirfs-Brock" w:date="2011-07-01T17:02:00Z">
        <w:r w:rsidRPr="00E77497">
          <w:t xml:space="preserve"> </w:t>
        </w:r>
      </w:ins>
      <w:ins w:id="2613" w:author="Allen Wirfs-Brock" w:date="2011-07-01T17:07:00Z">
        <w:r w:rsidR="00F1783C" w:rsidRPr="00E77497">
          <w:t>while</w:t>
        </w:r>
      </w:ins>
      <w:ins w:id="2614" w:author="Allen Wirfs-Brock rev2" w:date="2011-07-25T15:25:00Z">
        <w:r w:rsidR="00046185" w:rsidRPr="00E77497">
          <w:t xml:space="preserve"> the term</w:t>
        </w:r>
      </w:ins>
      <w:ins w:id="2615" w:author="Allen Wirfs-Brock" w:date="2011-07-01T17:02:00Z">
        <w:r w:rsidRPr="00E77497">
          <w:t xml:space="preserve"> </w:t>
        </w:r>
      </w:ins>
      <w:ins w:id="2616" w:author="Allen Wirfs-Brock" w:date="2011-07-01T17:07:00Z">
        <w:r w:rsidR="00F1783C" w:rsidRPr="00E77497">
          <w:t>“</w:t>
        </w:r>
      </w:ins>
      <w:ins w:id="2617" w:author="Allen Wirfs-Brock" w:date="2011-07-01T17:02:00Z">
        <w:r w:rsidRPr="00E77497">
          <w:t>extended code</w:t>
        </w:r>
      </w:ins>
      <w:ins w:id="2618" w:author="Allen Wirfs-Brock" w:date="2011-07-01T17:07:00Z">
        <w:r w:rsidR="00F1783C" w:rsidRPr="00E77497">
          <w:t>”</w:t>
        </w:r>
      </w:ins>
      <w:ins w:id="2619" w:author="Allen Wirfs-Brock" w:date="2011-07-01T17:02:00Z">
        <w:r w:rsidRPr="00E77497">
          <w:t xml:space="preserve"> </w:t>
        </w:r>
      </w:ins>
      <w:ins w:id="2620" w:author="Allen Wirfs-Brock" w:date="2011-07-01T17:08:00Z">
        <w:del w:id="2621" w:author="Rev 3 Allen Wirfs-Brock" w:date="2011-08-30T10:55:00Z">
          <w:r w:rsidR="00F1783C" w:rsidRPr="00E77497" w:rsidDel="00734C3F">
            <w:delText>is</w:delText>
          </w:r>
        </w:del>
      </w:ins>
      <w:ins w:id="2622" w:author="Allen Wirfs-Brock" w:date="2011-07-01T17:12:00Z">
        <w:del w:id="2623" w:author="Rev 3 Allen Wirfs-Brock" w:date="2011-08-30T10:55:00Z">
          <w:r w:rsidR="00636473" w:rsidRPr="00E77497" w:rsidDel="00734C3F">
            <w:delText>lucco</w:delText>
          </w:r>
        </w:del>
      </w:ins>
      <w:ins w:id="2624" w:author="Rev 3 Allen Wirfs-Brock" w:date="2011-08-30T10:55:00Z">
        <w:r w:rsidR="00734C3F" w:rsidRPr="00E77497">
          <w:t>only</w:t>
        </w:r>
      </w:ins>
      <w:ins w:id="2625" w:author="Allen Wirfs-Brock" w:date="2011-07-01T17:05:00Z">
        <w:r w:rsidR="00F1783C" w:rsidRPr="00E77497">
          <w:t xml:space="preserve"> </w:t>
        </w:r>
      </w:ins>
      <w:ins w:id="2626" w:author="Allen Wirfs-Brock rev2" w:date="2011-07-25T15:27:00Z">
        <w:r w:rsidR="00046185" w:rsidRPr="00E77497">
          <w:t xml:space="preserve">designates </w:t>
        </w:r>
      </w:ins>
      <w:ins w:id="2627" w:author="Allen Wirfs-Brock" w:date="2011-07-01T17:05:00Z">
        <w:del w:id="2628" w:author="Rev 3 Allen Wirfs-Brock" w:date="2011-08-30T10:56:00Z">
          <w:r w:rsidR="00F1783C" w:rsidRPr="00E77497" w:rsidDel="00734C3F">
            <w:delText xml:space="preserve">only </w:delText>
          </w:r>
        </w:del>
        <w:del w:id="2629" w:author="Allen Wirfs-Brock rev2" w:date="2011-07-25T15:27:00Z">
          <w:r w:rsidR="00F1783C" w:rsidRPr="00E77497" w:rsidDel="00046185">
            <w:delText xml:space="preserve">used to </w:delText>
          </w:r>
        </w:del>
      </w:ins>
      <w:ins w:id="2630" w:author="Allen Wirfs-Brock" w:date="2011-07-01T17:02:00Z">
        <w:del w:id="2631" w:author="Allen Wirfs-Brock rev2" w:date="2011-07-25T15:26:00Z">
          <w:r w:rsidR="00F1783C" w:rsidRPr="00E77497" w:rsidDel="00046185">
            <w:delText xml:space="preserve">to </w:delText>
          </w:r>
        </w:del>
        <w:del w:id="2632" w:author="Allen Wirfs-Brock rev2" w:date="2011-07-25T15:27:00Z">
          <w:r w:rsidR="00F1783C" w:rsidRPr="00E77497" w:rsidDel="00046185">
            <w:delText xml:space="preserve">mean </w:delText>
          </w:r>
        </w:del>
        <w:r w:rsidR="00F1783C" w:rsidRPr="00E77497">
          <w:t>actual extended code.</w:t>
        </w:r>
      </w:ins>
      <w:ins w:id="2633" w:author="Rev 4 Allen Wirfs-Brock" w:date="2011-11-04T09:07:00Z">
        <w:r w:rsidR="003B4312">
          <w:t xml:space="preserve">  The term “base code” is used to designate code that is not extended code.</w:t>
        </w:r>
      </w:ins>
    </w:p>
    <w:p w14:paraId="21C6A61A" w14:textId="77777777" w:rsidR="004C02EF" w:rsidRPr="00E65A34" w:rsidRDefault="004C02EF" w:rsidP="00C623F2">
      <w:pPr>
        <w:pStyle w:val="20"/>
        <w:numPr>
          <w:ilvl w:val="0"/>
          <w:numId w:val="0"/>
        </w:numPr>
      </w:pPr>
      <w:bookmarkStart w:id="2634" w:name="_Toc235503375"/>
      <w:bookmarkStart w:id="2635" w:name="_Toc241509150"/>
      <w:bookmarkStart w:id="2636" w:name="_Toc244416637"/>
      <w:bookmarkStart w:id="2637" w:name="_Toc276631001"/>
      <w:bookmarkStart w:id="2638" w:name="_Toc314500562"/>
      <w:r w:rsidRPr="00E65A34">
        <w:t>10.2</w:t>
      </w:r>
      <w:r w:rsidRPr="00E65A34">
        <w:tab/>
        <w:t>Lexical Environments</w:t>
      </w:r>
      <w:bookmarkEnd w:id="2634"/>
      <w:bookmarkEnd w:id="2635"/>
      <w:bookmarkEnd w:id="2636"/>
      <w:bookmarkEnd w:id="2637"/>
      <w:bookmarkEnd w:id="2638"/>
    </w:p>
    <w:p w14:paraId="5CDEF621" w14:textId="77777777"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sidRPr="00E77497">
        <w:rPr>
          <w:rFonts w:ascii="Times New Roman" w:hAnsi="Times New Roman"/>
          <w:i/>
        </w:rPr>
        <w:t>WithStatement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70954327" w14:textId="77777777"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14:paraId="293E0FFA" w14:textId="77777777"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execution of the surrounding function.</w:t>
      </w:r>
    </w:p>
    <w:p w14:paraId="4CF7B75F" w14:textId="77777777"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56429146" w14:textId="77777777" w:rsidR="004C02EF" w:rsidRPr="00E77497" w:rsidRDefault="004C02EF" w:rsidP="00C623F2">
      <w:pPr>
        <w:pStyle w:val="30"/>
        <w:numPr>
          <w:ilvl w:val="0"/>
          <w:numId w:val="0"/>
        </w:numPr>
      </w:pPr>
      <w:bookmarkStart w:id="2639" w:name="_Toc235503376"/>
      <w:bookmarkStart w:id="2640" w:name="_Toc241509151"/>
      <w:bookmarkStart w:id="2641" w:name="_Toc244416638"/>
      <w:bookmarkStart w:id="2642" w:name="_Toc276631002"/>
      <w:bookmarkStart w:id="2643" w:name="_Toc314500563"/>
      <w:r w:rsidRPr="00E77497">
        <w:t>10.2.1</w:t>
      </w:r>
      <w:r w:rsidRPr="00E77497">
        <w:tab/>
        <w:t>Environment Records</w:t>
      </w:r>
      <w:bookmarkEnd w:id="2639"/>
      <w:bookmarkEnd w:id="2640"/>
      <w:bookmarkEnd w:id="2641"/>
      <w:bookmarkEnd w:id="2642"/>
      <w:bookmarkEnd w:id="2643"/>
    </w:p>
    <w:p w14:paraId="52CC1B7F" w14:textId="77777777" w:rsidR="004C02EF" w:rsidRPr="00E77497" w:rsidRDefault="004C02EF" w:rsidP="004C02EF">
      <w:r w:rsidRPr="00E77497">
        <w:t xml:space="preserve">There are two 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Program</w:t>
      </w:r>
      <w:r w:rsidRPr="00E77497">
        <w:t xml:space="preserve"> and </w:t>
      </w:r>
      <w:r w:rsidRPr="00E77497">
        <w:rPr>
          <w:rFonts w:ascii="Times New Roman" w:hAnsi="Times New Roman"/>
          <w:i/>
        </w:rPr>
        <w:t>WithStatement</w:t>
      </w:r>
      <w:r w:rsidRPr="00E77497">
        <w:t xml:space="preserve"> that associate identifier bindings with the properties of some object.</w:t>
      </w:r>
    </w:p>
    <w:p w14:paraId="7B47B4A5" w14:textId="77777777" w:rsidR="004C02EF" w:rsidRPr="00E77497" w:rsidRDefault="004C02EF" w:rsidP="004C02EF">
      <w:r w:rsidRPr="00E77497">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Table </w:t>
      </w:r>
      <w:del w:id="2644" w:author="Allen Wirfs-Brock" w:date="2011-07-02T13:29:00Z">
        <w:r w:rsidRPr="00E77497" w:rsidDel="008962D8">
          <w:delText>17</w:delText>
        </w:r>
      </w:del>
      <w:ins w:id="2645" w:author="Allen Wirfs-Brock" w:date="2011-07-02T13:29:00Z">
        <w:r w:rsidR="008962D8" w:rsidRPr="00E77497">
          <w:t>18</w:t>
        </w:r>
      </w:ins>
      <w:r w:rsidRPr="00E77497">
        <w:t xml:space="preserve">. These abstract methods have distinct concrete algorithms for each of the concrete subclasses. </w:t>
      </w:r>
    </w:p>
    <w:p w14:paraId="08EA1229" w14:textId="77777777" w:rsidR="004C02EF" w:rsidRPr="00E77497" w:rsidRDefault="004C02EF" w:rsidP="004C02EF">
      <w:pPr>
        <w:pStyle w:val="Tabletitle"/>
        <w:widowControl w:val="0"/>
        <w:rPr>
          <w:rFonts w:eastAsia="Arial Unicode MS"/>
        </w:rPr>
      </w:pPr>
      <w:r w:rsidRPr="00E77497">
        <w:rPr>
          <w:rFonts w:eastAsia="Arial Unicode MS"/>
        </w:rPr>
        <w:t>Table </w:t>
      </w:r>
      <w:del w:id="2646" w:author="Allen Wirfs-Brock" w:date="2011-07-02T13:30:00Z">
        <w:r w:rsidRPr="00E77497" w:rsidDel="008962D8">
          <w:rPr>
            <w:rFonts w:eastAsia="Arial Unicode MS"/>
          </w:rPr>
          <w:delText xml:space="preserve">17 </w:delText>
        </w:r>
      </w:del>
      <w:ins w:id="2647" w:author="Allen Wirfs-Brock" w:date="2011-07-02T13:30:00Z">
        <w:r w:rsidR="008962D8" w:rsidRPr="00E77497">
          <w:rPr>
            <w:rFonts w:eastAsia="Arial Unicode MS"/>
          </w:rPr>
          <w:t xml:space="preserve">18 </w:t>
        </w:r>
      </w:ins>
      <w:r w:rsidRPr="00E77497">
        <w:rPr>
          <w:rFonts w:eastAsia="Arial Unicode MS"/>
        </w:rPr>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26"/>
        <w:gridCol w:w="5930"/>
      </w:tblGrid>
      <w:tr w:rsidR="004C02EF" w:rsidRPr="004D1BD1" w14:paraId="5D6003C5" w14:textId="77777777" w:rsidTr="003A4B22">
        <w:trPr>
          <w:trHeight w:val="365"/>
          <w:jc w:val="right"/>
        </w:trPr>
        <w:tc>
          <w:tcPr>
            <w:tcW w:w="2926" w:type="dxa"/>
            <w:tcBorders>
              <w:top w:val="single" w:sz="12" w:space="0" w:color="000000"/>
              <w:left w:val="single" w:sz="6" w:space="0" w:color="000000"/>
              <w:bottom w:val="single" w:sz="6" w:space="0" w:color="000000"/>
              <w:right w:val="nil"/>
            </w:tcBorders>
            <w:shd w:val="solid" w:color="C0C0C0" w:fill="FFFFFF"/>
            <w:hideMark/>
          </w:tcPr>
          <w:p w14:paraId="16C757E2"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78833A4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321B9DF2" w14:textId="77777777" w:rsidTr="003A4B22">
        <w:trPr>
          <w:jc w:val="right"/>
        </w:trPr>
        <w:tc>
          <w:tcPr>
            <w:tcW w:w="2926" w:type="dxa"/>
            <w:tcBorders>
              <w:top w:val="nil"/>
              <w:left w:val="single" w:sz="6" w:space="0" w:color="auto"/>
              <w:bottom w:val="single" w:sz="6" w:space="0" w:color="auto"/>
              <w:right w:val="single" w:sz="6" w:space="0" w:color="auto"/>
            </w:tcBorders>
            <w:hideMark/>
          </w:tcPr>
          <w:p w14:paraId="477D8325" w14:textId="77777777"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351CEF78" w14:textId="77777777"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14:paraId="260F6162" w14:textId="77777777" w:rsidTr="003A4B22">
        <w:trPr>
          <w:trHeight w:val="758"/>
          <w:jc w:val="right"/>
        </w:trPr>
        <w:tc>
          <w:tcPr>
            <w:tcW w:w="2926" w:type="dxa"/>
            <w:tcBorders>
              <w:top w:val="single" w:sz="6" w:space="0" w:color="auto"/>
              <w:left w:val="single" w:sz="6" w:space="0" w:color="auto"/>
              <w:bottom w:val="single" w:sz="6" w:space="0" w:color="auto"/>
              <w:right w:val="single" w:sz="6" w:space="0" w:color="auto"/>
            </w:tcBorders>
            <w:hideMark/>
          </w:tcPr>
          <w:p w14:paraId="68870E19" w14:textId="77777777"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2034D656" w14:textId="77777777" w:rsidR="004C02EF" w:rsidRPr="00E77497" w:rsidRDefault="004C02EF" w:rsidP="003A4B22">
            <w:pPr>
              <w:keepNext/>
              <w:spacing w:after="60"/>
            </w:pP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4C02EF" w:rsidRPr="00E77497" w14:paraId="2FB29576" w14:textId="77777777" w:rsidTr="003A4B22">
        <w:trPr>
          <w:trHeight w:val="1181"/>
          <w:jc w:val="right"/>
        </w:trPr>
        <w:tc>
          <w:tcPr>
            <w:tcW w:w="2926" w:type="dxa"/>
            <w:tcBorders>
              <w:top w:val="single" w:sz="6" w:space="0" w:color="auto"/>
              <w:left w:val="single" w:sz="6" w:space="0" w:color="auto"/>
              <w:bottom w:val="single" w:sz="6" w:space="0" w:color="auto"/>
              <w:right w:val="single" w:sz="6" w:space="0" w:color="auto"/>
            </w:tcBorders>
            <w:hideMark/>
          </w:tcPr>
          <w:p w14:paraId="3717B2A9" w14:textId="77777777" w:rsidR="004C02EF" w:rsidRPr="00E65A34" w:rsidRDefault="004C02EF"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232DD0DE" w14:textId="77777777" w:rsidR="004C02EF" w:rsidRPr="00E77497" w:rsidRDefault="004C02EF"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4C02EF" w:rsidRPr="004D1BD1" w14:paraId="3C72A865"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711CAE46" w14:textId="77777777" w:rsidR="004C02EF" w:rsidRPr="00E77497" w:rsidRDefault="004C02EF"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7456AE89" w14:textId="77777777" w:rsidR="004C02EF" w:rsidRPr="00E77497" w:rsidRDefault="004C02EF"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4C02EF" w:rsidRPr="004D1BD1" w14:paraId="217CA8F6" w14:textId="77777777" w:rsidTr="003A4B22">
        <w:trPr>
          <w:trHeight w:val="956"/>
          <w:jc w:val="right"/>
        </w:trPr>
        <w:tc>
          <w:tcPr>
            <w:tcW w:w="2926" w:type="dxa"/>
            <w:tcBorders>
              <w:top w:val="single" w:sz="6" w:space="0" w:color="auto"/>
              <w:left w:val="single" w:sz="6" w:space="0" w:color="auto"/>
              <w:bottom w:val="single" w:sz="6" w:space="0" w:color="auto"/>
              <w:right w:val="single" w:sz="6" w:space="0" w:color="auto"/>
            </w:tcBorders>
            <w:hideMark/>
          </w:tcPr>
          <w:p w14:paraId="15B2F074" w14:textId="77777777" w:rsidR="004C02EF" w:rsidRPr="004D1BD1" w:rsidRDefault="004C02EF"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0CBF49BE" w14:textId="77777777" w:rsidR="004C02EF" w:rsidRPr="00E77497" w:rsidRDefault="004C02EF"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4C02EF" w:rsidRPr="004D1BD1" w14:paraId="3CCCFBFC"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466A9BEA" w14:textId="77777777" w:rsidR="004C02EF" w:rsidRPr="00E65A34" w:rsidRDefault="004C02EF" w:rsidP="003A4B22">
            <w:pPr>
              <w:spacing w:after="60"/>
            </w:pPr>
            <w:r w:rsidRPr="004D1BD1">
              <w:t>ImplicitThisV</w:t>
            </w:r>
            <w:r w:rsidRPr="00E65A34">
              <w:t>alue()</w:t>
            </w:r>
          </w:p>
        </w:tc>
        <w:tc>
          <w:tcPr>
            <w:tcW w:w="5930" w:type="dxa"/>
            <w:tcBorders>
              <w:top w:val="single" w:sz="6" w:space="0" w:color="auto"/>
              <w:left w:val="single" w:sz="6" w:space="0" w:color="auto"/>
              <w:bottom w:val="single" w:sz="6" w:space="0" w:color="auto"/>
              <w:right w:val="single" w:sz="6" w:space="0" w:color="auto"/>
            </w:tcBorders>
            <w:hideMark/>
          </w:tcPr>
          <w:p w14:paraId="02EC42D8" w14:textId="77777777" w:rsidR="004C02EF" w:rsidRPr="009C202C" w:rsidRDefault="004C02EF" w:rsidP="003A4B22">
            <w:pPr>
              <w:spacing w:after="60"/>
            </w:pPr>
            <w:r w:rsidRPr="009C202C">
              <w:t xml:space="preserve">Returns the value to use as the </w:t>
            </w:r>
            <w:r w:rsidRPr="009C202C">
              <w:rPr>
                <w:b/>
              </w:rPr>
              <w:t>this</w:t>
            </w:r>
            <w:r w:rsidRPr="009C202C">
              <w:t xml:space="preserve"> value on calls to function objects that are obtained as binding values from this environment record. </w:t>
            </w:r>
          </w:p>
        </w:tc>
      </w:tr>
    </w:tbl>
    <w:p w14:paraId="1EEBD023" w14:textId="77777777" w:rsidR="004C02EF" w:rsidRPr="004D1BD1" w:rsidRDefault="004C02EF" w:rsidP="004C02EF">
      <w:pPr>
        <w:spacing w:after="120"/>
      </w:pPr>
    </w:p>
    <w:p w14:paraId="579C942C" w14:textId="77777777" w:rsidR="004C02EF" w:rsidRPr="009C202C" w:rsidRDefault="004C02EF" w:rsidP="004C02EF">
      <w:pPr>
        <w:pStyle w:val="40"/>
        <w:numPr>
          <w:ilvl w:val="0"/>
          <w:numId w:val="0"/>
        </w:numPr>
      </w:pPr>
      <w:r w:rsidRPr="00E65A34">
        <w:t>10.2.1.1</w:t>
      </w:r>
      <w:r w:rsidRPr="00E65A34">
        <w:tab/>
        <w:t xml:space="preserve">Declarative Environment </w:t>
      </w:r>
      <w:r w:rsidRPr="009C202C">
        <w:t>Records</w:t>
      </w:r>
    </w:p>
    <w:p w14:paraId="2CED4470" w14:textId="77777777" w:rsidR="004C02EF" w:rsidRPr="00E77497" w:rsidRDefault="004C02EF" w:rsidP="004C02EF">
      <w:r w:rsidRPr="009C202C">
        <w:t>Each declarative environment record is associated with an ECMAScript program scope containing variable</w:t>
      </w:r>
      <w:ins w:id="2648" w:author="Rev 3 Allen Wirfs-Brock" w:date="2011-08-30T17:24:00Z">
        <w:r w:rsidR="00EB385B" w:rsidRPr="009C202C">
          <w:t>, constant,</w:t>
        </w:r>
      </w:ins>
      <w:r w:rsidRPr="00675B74">
        <w:t xml:space="preserve"> and/or function declarations. A declarative environment record binds the set of identifiers defined by the declarations contained with</w:t>
      </w:r>
      <w:r w:rsidRPr="00E77497">
        <w:t>in its scope.</w:t>
      </w:r>
    </w:p>
    <w:p w14:paraId="2567381C" w14:textId="77777777" w:rsidR="004C02EF" w:rsidRPr="00E77497" w:rsidRDefault="004C02EF" w:rsidP="004C02EF">
      <w:pPr>
        <w:spacing w:after="120"/>
      </w:pPr>
      <w:r w:rsidRPr="00E77497">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w:t>
      </w:r>
      <w:del w:id="2649" w:author="Rev 3 Allen Wirfs-Brock" w:date="2011-08-30T17:26:00Z">
        <w:r w:rsidRPr="00E77497" w:rsidDel="00BC6B32">
          <w:delText xml:space="preserve">immutable </w:delText>
        </w:r>
      </w:del>
      <w:ins w:id="2650" w:author="Rev 3 Allen Wirfs-Brock" w:date="2011-08-30T17:26:00Z">
        <w:r w:rsidR="00BC6B32" w:rsidRPr="00E77497">
          <w:t xml:space="preserve">declarative </w:t>
        </w:r>
      </w:ins>
      <w:r w:rsidRPr="00E77497">
        <w:t xml:space="preserve">binding are distinct steps so it is possible for such bindings to exist in either an initialised or uninitialised state. Declarative environment records support the methods listed in Table </w:t>
      </w:r>
      <w:del w:id="2651" w:author="Allen Wirfs-Brock" w:date="2011-07-02T13:30:00Z">
        <w:r w:rsidRPr="00E77497" w:rsidDel="008962D8">
          <w:delText xml:space="preserve">18 </w:delText>
        </w:r>
      </w:del>
      <w:ins w:id="2652" w:author="Allen Wirfs-Brock" w:date="2011-07-02T13:30:00Z">
        <w:r w:rsidR="008962D8" w:rsidRPr="00E77497">
          <w:t xml:space="preserve">19 </w:t>
        </w:r>
      </w:ins>
      <w:r w:rsidRPr="00E77497">
        <w:t>in addition to the Environment Record abstract specification methods:</w:t>
      </w:r>
    </w:p>
    <w:p w14:paraId="03E03F3A" w14:textId="77777777" w:rsidR="004C02EF" w:rsidRPr="00E77497" w:rsidRDefault="004C02EF" w:rsidP="004C02EF">
      <w:pPr>
        <w:pStyle w:val="Tabletitle"/>
        <w:widowControl w:val="0"/>
      </w:pPr>
      <w:r w:rsidRPr="00E77497">
        <w:rPr>
          <w:rFonts w:eastAsia="Arial Unicode MS"/>
        </w:rPr>
        <w:t>Table </w:t>
      </w:r>
      <w:del w:id="2653" w:author="Allen Wirfs-Brock" w:date="2011-07-02T13:30:00Z">
        <w:r w:rsidRPr="00E77497" w:rsidDel="008962D8">
          <w:rPr>
            <w:rFonts w:eastAsia="Arial Unicode MS"/>
          </w:rPr>
          <w:delText xml:space="preserve">18 </w:delText>
        </w:r>
      </w:del>
      <w:ins w:id="2654" w:author="Allen Wirfs-Brock" w:date="2011-07-02T13:30:00Z">
        <w:r w:rsidR="008962D8" w:rsidRPr="00E77497">
          <w:rPr>
            <w:rFonts w:eastAsia="Arial Unicode MS"/>
          </w:rPr>
          <w:t xml:space="preserve">19 </w:t>
        </w:r>
      </w:ins>
      <w:r w:rsidRPr="00E77497">
        <w:rPr>
          <w:rFonts w:eastAsia="Arial Unicode MS"/>
        </w:rPr>
        <w:t>— 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33"/>
        <w:gridCol w:w="5930"/>
      </w:tblGrid>
      <w:tr w:rsidR="004C02EF" w:rsidRPr="004D1BD1" w14:paraId="76CCB419" w14:textId="77777777" w:rsidTr="003A4B22">
        <w:trPr>
          <w:trHeight w:val="320"/>
          <w:jc w:val="center"/>
        </w:trPr>
        <w:tc>
          <w:tcPr>
            <w:tcW w:w="3033" w:type="dxa"/>
            <w:tcBorders>
              <w:top w:val="single" w:sz="12" w:space="0" w:color="000000"/>
              <w:left w:val="single" w:sz="6" w:space="0" w:color="000000"/>
              <w:bottom w:val="single" w:sz="6" w:space="0" w:color="000000"/>
              <w:right w:val="nil"/>
            </w:tcBorders>
            <w:shd w:val="solid" w:color="C0C0C0" w:fill="FFFFFF"/>
            <w:hideMark/>
          </w:tcPr>
          <w:p w14:paraId="4CE63843"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370931EA"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26C1B0B4"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262617F9" w14:textId="77777777" w:rsidR="004C02EF" w:rsidRPr="00E65A34" w:rsidRDefault="004C02EF" w:rsidP="003A4B22">
            <w:pPr>
              <w:keepNext/>
              <w:spacing w:after="60"/>
            </w:pPr>
            <w:r w:rsidRPr="004D1BD1">
              <w:t>CreateImmutableBinding(N)</w:t>
            </w:r>
          </w:p>
        </w:tc>
        <w:tc>
          <w:tcPr>
            <w:tcW w:w="5930" w:type="dxa"/>
            <w:tcBorders>
              <w:top w:val="single" w:sz="6" w:space="0" w:color="auto"/>
              <w:left w:val="single" w:sz="6" w:space="0" w:color="auto"/>
              <w:bottom w:val="single" w:sz="6" w:space="0" w:color="auto"/>
              <w:right w:val="single" w:sz="6" w:space="0" w:color="auto"/>
            </w:tcBorders>
            <w:hideMark/>
          </w:tcPr>
          <w:p w14:paraId="1E726CB9" w14:textId="77777777" w:rsidR="004C02EF" w:rsidRPr="00675B74" w:rsidRDefault="004C02EF" w:rsidP="003A4B22">
            <w:pPr>
              <w:keepNext/>
              <w:spacing w:after="60"/>
            </w:pPr>
            <w:r w:rsidRPr="009C202C">
              <w:t xml:space="preserve">Create a new but uninitialised immutable binding in an environment record. The String value </w:t>
            </w:r>
            <w:r w:rsidRPr="009C202C">
              <w:rPr>
                <w:rFonts w:ascii="Times New Roman" w:hAnsi="Times New Roman"/>
                <w:i/>
              </w:rPr>
              <w:t>N</w:t>
            </w:r>
            <w:r w:rsidRPr="00675B74">
              <w:t xml:space="preserve"> is the text of the bound name.</w:t>
            </w:r>
          </w:p>
        </w:tc>
      </w:tr>
      <w:tr w:rsidR="004C02EF" w:rsidRPr="004D1BD1" w14:paraId="00E0C4B8"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6FA4A568" w14:textId="77777777" w:rsidR="004C02EF" w:rsidRPr="009C202C" w:rsidRDefault="004C02EF" w:rsidP="00BC6B32">
            <w:pPr>
              <w:spacing w:after="60"/>
            </w:pPr>
            <w:r w:rsidRPr="004D1BD1">
              <w:t>Initialize</w:t>
            </w:r>
            <w:del w:id="2655" w:author="Rev 3 Allen Wirfs-Brock" w:date="2011-08-30T17:30:00Z">
              <w:r w:rsidRPr="00E65A34" w:rsidDel="00BC6B32">
                <w:delText>Immutable</w:delText>
              </w:r>
            </w:del>
            <w:r w:rsidRPr="009C202C">
              <w:t>Binding(N,V)</w:t>
            </w:r>
          </w:p>
        </w:tc>
        <w:tc>
          <w:tcPr>
            <w:tcW w:w="5930" w:type="dxa"/>
            <w:tcBorders>
              <w:top w:val="single" w:sz="6" w:space="0" w:color="auto"/>
              <w:left w:val="single" w:sz="6" w:space="0" w:color="auto"/>
              <w:bottom w:val="single" w:sz="6" w:space="0" w:color="auto"/>
              <w:right w:val="single" w:sz="6" w:space="0" w:color="auto"/>
            </w:tcBorders>
            <w:hideMark/>
          </w:tcPr>
          <w:p w14:paraId="1A6A7394" w14:textId="77777777" w:rsidR="004C02EF" w:rsidRPr="00E77497" w:rsidRDefault="004C02EF" w:rsidP="00BC6B32">
            <w:pPr>
              <w:spacing w:after="60"/>
            </w:pPr>
            <w:r w:rsidRPr="009C202C">
              <w:t xml:space="preserve">Set the value of an already existing but uninitialised </w:t>
            </w:r>
            <w:del w:id="2656" w:author="Rev 3 Allen Wirfs-Brock" w:date="2011-08-30T17:30:00Z">
              <w:r w:rsidRPr="009C202C" w:rsidDel="00BC6B32">
                <w:delText xml:space="preserve">immutable </w:delText>
              </w:r>
            </w:del>
            <w:r w:rsidRPr="00675B74">
              <w:t xml:space="preserve">binding in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V</w:t>
            </w:r>
            <w:r w:rsidRPr="00E77497">
              <w:t xml:space="preserve"> is the value for the binding and is a value of any ECMAScript language type. </w:t>
            </w:r>
          </w:p>
        </w:tc>
      </w:tr>
    </w:tbl>
    <w:p w14:paraId="49E7730D" w14:textId="77777777" w:rsidR="004C02EF" w:rsidRPr="004D1BD1" w:rsidRDefault="004C02EF" w:rsidP="004C02EF"/>
    <w:p w14:paraId="4F359A02" w14:textId="77777777" w:rsidR="004C02EF" w:rsidRPr="00E65A34" w:rsidRDefault="004C02EF" w:rsidP="004C02EF">
      <w:r w:rsidRPr="00E65A34">
        <w:t>The behaviour of the concrete specification methods for Declarative Environment Records is defined by the following algorithms.</w:t>
      </w:r>
    </w:p>
    <w:p w14:paraId="56620D53" w14:textId="77777777" w:rsidR="004C02EF" w:rsidRPr="009C202C" w:rsidRDefault="004C02EF" w:rsidP="004C02EF">
      <w:pPr>
        <w:pStyle w:val="51"/>
        <w:numPr>
          <w:ilvl w:val="0"/>
          <w:numId w:val="0"/>
        </w:numPr>
      </w:pPr>
      <w:r w:rsidRPr="009C202C">
        <w:t>10.2.1.1.1</w:t>
      </w:r>
      <w:r w:rsidRPr="009C202C">
        <w:tab/>
        <w:t>HasBinding(N)</w:t>
      </w:r>
    </w:p>
    <w:p w14:paraId="0AA617C0" w14:textId="77777777"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14:paraId="20E9D820" w14:textId="77777777"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14:paraId="46150004" w14:textId="77777777"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2EAE82BB" w14:textId="77777777" w:rsidR="004C02EF" w:rsidRPr="00E77497" w:rsidRDefault="004C02EF" w:rsidP="009A20C6">
      <w:pPr>
        <w:pStyle w:val="Alg4"/>
        <w:numPr>
          <w:ilvl w:val="0"/>
          <w:numId w:val="356"/>
        </w:numPr>
        <w:spacing w:after="240"/>
      </w:pPr>
      <w:r w:rsidRPr="00E77497">
        <w:t xml:space="preserve">If it does not have such a binding, return </w:t>
      </w:r>
      <w:r w:rsidRPr="00E77497">
        <w:rPr>
          <w:b/>
        </w:rPr>
        <w:t>false</w:t>
      </w:r>
      <w:r w:rsidRPr="00E77497">
        <w:t>.</w:t>
      </w:r>
    </w:p>
    <w:p w14:paraId="77D9FB46" w14:textId="77777777" w:rsidR="004C02EF" w:rsidRPr="00E77497" w:rsidRDefault="004C02EF" w:rsidP="004C02EF">
      <w:pPr>
        <w:pStyle w:val="51"/>
        <w:numPr>
          <w:ilvl w:val="0"/>
          <w:numId w:val="0"/>
        </w:numPr>
      </w:pPr>
      <w:r w:rsidRPr="00E77497">
        <w:t>10.2.1.1.2</w:t>
      </w:r>
      <w:r w:rsidRPr="00E77497">
        <w:tab/>
        <w:t>CreateMutableBinding (N, D)</w:t>
      </w:r>
    </w:p>
    <w:p w14:paraId="0089A73E" w14:textId="77777777" w:rsidR="004C02EF" w:rsidRPr="00E77497" w:rsidRDefault="004C02EF" w:rsidP="004C02EF">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3BE19DE9" w14:textId="77777777"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14:paraId="5973C9D0" w14:textId="77777777"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14:paraId="4A121185" w14:textId="77777777" w:rsidR="004C02EF" w:rsidRPr="00E77497" w:rsidRDefault="004C02EF" w:rsidP="009A20C6">
      <w:pPr>
        <w:pStyle w:val="Alg4"/>
        <w:numPr>
          <w:ilvl w:val="0"/>
          <w:numId w:val="357"/>
        </w:numPr>
        <w:spacing w:after="120"/>
      </w:pPr>
      <w:r w:rsidRPr="00E77497">
        <w:t xml:space="preserve">Create a mutable binding in </w:t>
      </w:r>
      <w:r w:rsidRPr="00E77497">
        <w:rPr>
          <w:i/>
        </w:rPr>
        <w:t>envRec</w:t>
      </w:r>
      <w:r w:rsidRPr="00E77497">
        <w:t xml:space="preserve"> for </w:t>
      </w:r>
      <w:r w:rsidRPr="00E77497">
        <w:rPr>
          <w:i/>
        </w:rPr>
        <w:t>N</w:t>
      </w:r>
      <w:r w:rsidRPr="00E77497">
        <w:t xml:space="preserve"> and </w:t>
      </w:r>
      <w:ins w:id="2657" w:author="Rev 3 Allen Wirfs-Brock" w:date="2011-08-30T18:12:00Z">
        <w:r w:rsidR="00CD21C3" w:rsidRPr="00E77497">
          <w:t>and record that it is uninitialised</w:t>
        </w:r>
      </w:ins>
      <w:del w:id="2658" w:author="Rev 3 Allen Wirfs-Brock" w:date="2011-08-30T18:12:00Z">
        <w:r w:rsidRPr="00E77497" w:rsidDel="00CD21C3">
          <w:delText xml:space="preserve">set its bound value to </w:delText>
        </w:r>
        <w:r w:rsidRPr="00E77497" w:rsidDel="00CD21C3">
          <w:rPr>
            <w:b/>
          </w:rPr>
          <w:delText>undefined</w:delText>
        </w:r>
      </w:del>
      <w:r w:rsidRPr="00E77497">
        <w:t xml:space="preserve">. If </w:t>
      </w:r>
      <w:r w:rsidRPr="00E77497">
        <w:rPr>
          <w:i/>
        </w:rPr>
        <w:t>D</w:t>
      </w:r>
      <w:r w:rsidRPr="00E77497">
        <w:t xml:space="preserve"> is true record that the newly created binding may be deleted by a subsequent DeleteBinding call.</w:t>
      </w:r>
    </w:p>
    <w:p w14:paraId="3236F6CE" w14:textId="77777777" w:rsidR="004C02EF" w:rsidRPr="00E77497" w:rsidRDefault="004C02EF" w:rsidP="004C02EF">
      <w:pPr>
        <w:pStyle w:val="51"/>
        <w:numPr>
          <w:ilvl w:val="0"/>
          <w:numId w:val="0"/>
        </w:numPr>
      </w:pPr>
      <w:r w:rsidRPr="00E77497">
        <w:t>10.2.1.1.3</w:t>
      </w:r>
      <w:r w:rsidRPr="00E77497">
        <w:tab/>
        <w:t>SetMutableBinding (N,V,S)</w:t>
      </w:r>
    </w:p>
    <w:p w14:paraId="01A70E5D" w14:textId="77777777"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00DEAAE1" w14:textId="77777777" w:rsidR="004C02EF" w:rsidRPr="00E77497" w:rsidRDefault="004C02EF" w:rsidP="009A20C6">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14:paraId="794E29D7" w14:textId="77777777"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14:paraId="46A819F9" w14:textId="77777777" w:rsidR="00250582" w:rsidRPr="00E77497" w:rsidRDefault="00250582" w:rsidP="009A20C6">
      <w:pPr>
        <w:pStyle w:val="Alg4"/>
        <w:numPr>
          <w:ilvl w:val="0"/>
          <w:numId w:val="358"/>
        </w:numPr>
        <w:rPr>
          <w:ins w:id="2659" w:author="Rev 3 Allen Wirfs-Brock" w:date="2011-08-30T18:01:00Z"/>
        </w:rPr>
      </w:pPr>
      <w:ins w:id="2660" w:author="Rev 3 Allen Wirfs-Brock" w:date="2011-08-30T18:01:00Z">
        <w:r w:rsidRPr="00E77497">
          <w:t xml:space="preserve">Assert: </w:t>
        </w:r>
      </w:ins>
      <w:ins w:id="2661" w:author="Rev 3 Allen Wirfs-Brock" w:date="2011-08-30T18:02:00Z">
        <w:r w:rsidRPr="00E77497">
          <w:t xml:space="preserve">The binding for </w:t>
        </w:r>
        <w:r w:rsidRPr="00E77497">
          <w:rPr>
            <w:i/>
          </w:rPr>
          <w:t>N</w:t>
        </w:r>
        <w:r w:rsidRPr="00E77497">
          <w:t xml:space="preserve"> in </w:t>
        </w:r>
        <w:r w:rsidRPr="00E77497">
          <w:rPr>
            <w:i/>
          </w:rPr>
          <w:t>envRec</w:t>
        </w:r>
        <w:r w:rsidRPr="00E77497">
          <w:t xml:space="preserve"> has already been initialised.</w:t>
        </w:r>
      </w:ins>
    </w:p>
    <w:p w14:paraId="39F93029" w14:textId="77777777" w:rsidR="004C02EF" w:rsidRPr="00E77497" w:rsidRDefault="004C02EF" w:rsidP="009A20C6">
      <w:pPr>
        <w:pStyle w:val="Alg4"/>
        <w:numPr>
          <w:ilvl w:val="0"/>
          <w:numId w:val="358"/>
        </w:numPr>
      </w:pPr>
      <w:r w:rsidRPr="00E77497">
        <w:t xml:space="preserve">If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27B97268" w14:textId="77777777" w:rsidR="00E72878" w:rsidRPr="00E77497" w:rsidRDefault="00E72878" w:rsidP="009A20C6">
      <w:pPr>
        <w:pStyle w:val="Alg4"/>
        <w:numPr>
          <w:ilvl w:val="0"/>
          <w:numId w:val="358"/>
        </w:numPr>
        <w:spacing w:after="120"/>
        <w:contextualSpacing/>
        <w:rPr>
          <w:ins w:id="2662" w:author="Rev 3 Allen Wirfs-Brock" w:date="2011-08-31T09:54:00Z"/>
        </w:rPr>
      </w:pPr>
      <w:ins w:id="2663" w:author="Rev 3 Allen Wirfs-Brock" w:date="2011-08-31T09:54:00Z">
        <w:r w:rsidRPr="00E77497">
          <w:t xml:space="preserve">Else if  binding for </w:t>
        </w:r>
        <w:r w:rsidRPr="00E77497">
          <w:rPr>
            <w:i/>
          </w:rPr>
          <w:t>N</w:t>
        </w:r>
        <w:r w:rsidRPr="00E77497">
          <w:t xml:space="preserve"> in </w:t>
        </w:r>
        <w:r w:rsidRPr="00E77497">
          <w:rPr>
            <w:i/>
          </w:rPr>
          <w:t>envRec</w:t>
        </w:r>
        <w:r w:rsidRPr="00E77497">
          <w:t xml:space="preserve"> has not yet been initialized throw a ReferenceError exception.</w:t>
        </w:r>
      </w:ins>
    </w:p>
    <w:p w14:paraId="1066CDA3" w14:textId="77777777" w:rsidR="004C02EF" w:rsidRPr="00E77497" w:rsidRDefault="004C02EF" w:rsidP="009A20C6">
      <w:pPr>
        <w:pStyle w:val="Alg4"/>
        <w:numPr>
          <w:ilvl w:val="0"/>
          <w:numId w:val="358"/>
        </w:numPr>
        <w:spacing w:after="120"/>
      </w:pPr>
      <w:r w:rsidRPr="00E77497">
        <w:t xml:space="preserve">Else this must be an attempt to change the value of an immutable binding so if </w:t>
      </w:r>
      <w:r w:rsidRPr="00E77497">
        <w:rPr>
          <w:i/>
        </w:rPr>
        <w:t>S</w:t>
      </w:r>
      <w:r w:rsidRPr="00E77497">
        <w:t xml:space="preserve"> </w:t>
      </w:r>
      <w:del w:id="2664" w:author="Rev 5 Allen Wirfs-Brock" w:date="2012-01-05T11:53:00Z">
        <w:r w:rsidRPr="00E77497" w:rsidDel="005B1B0C">
          <w:delText xml:space="preserve">if </w:delText>
        </w:r>
      </w:del>
      <w:ins w:id="2665" w:author="Rev 5 Allen Wirfs-Brock" w:date="2012-01-05T11:53:00Z">
        <w:r w:rsidR="005B1B0C" w:rsidRPr="00E77497">
          <w:t>i</w:t>
        </w:r>
        <w:r w:rsidR="005B1B0C">
          <w:t>s</w:t>
        </w:r>
        <w:r w:rsidR="005B1B0C" w:rsidRPr="00E77497">
          <w:t xml:space="preserve"> </w:t>
        </w:r>
      </w:ins>
      <w:r w:rsidRPr="00E77497">
        <w:rPr>
          <w:b/>
        </w:rPr>
        <w:t>true</w:t>
      </w:r>
      <w:r w:rsidRPr="00E77497">
        <w:t xml:space="preserve"> throw a </w:t>
      </w:r>
      <w:r w:rsidRPr="00E77497">
        <w:rPr>
          <w:b/>
        </w:rPr>
        <w:t>TypeError</w:t>
      </w:r>
      <w:r w:rsidRPr="00E77497">
        <w:t xml:space="preserve"> exception.</w:t>
      </w:r>
    </w:p>
    <w:p w14:paraId="52EB8F20" w14:textId="77777777" w:rsidR="004C02EF" w:rsidRPr="00E77497" w:rsidRDefault="004C02EF" w:rsidP="004C02EF">
      <w:pPr>
        <w:pStyle w:val="51"/>
        <w:numPr>
          <w:ilvl w:val="0"/>
          <w:numId w:val="0"/>
        </w:numPr>
      </w:pPr>
      <w:r w:rsidRPr="00E77497">
        <w:t>10.2.1.1.4</w:t>
      </w:r>
      <w:r w:rsidRPr="00E77497">
        <w:tab/>
        <w:t>GetBindingValue(N,S)</w:t>
      </w:r>
    </w:p>
    <w:p w14:paraId="31DE9F35" w14:textId="77777777"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448E9343" w14:textId="77777777"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14:paraId="2CB45778" w14:textId="77777777"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14:paraId="1D8C602D" w14:textId="77777777"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w:t>
      </w:r>
      <w:del w:id="2666" w:author="Rev 3 Allen Wirfs-Brock" w:date="2011-08-31T09:56:00Z">
        <w:r w:rsidRPr="00E77497" w:rsidDel="00BB586E">
          <w:delText xml:space="preserve">immutable </w:delText>
        </w:r>
      </w:del>
      <w:r w:rsidRPr="00E77497">
        <w:t>binding, then</w:t>
      </w:r>
    </w:p>
    <w:p w14:paraId="2D526010" w14:textId="77777777"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4C3C04C0" w14:textId="77777777" w:rsidR="004C02EF" w:rsidRPr="00E77497" w:rsidRDefault="004C02EF" w:rsidP="009A20C6">
      <w:pPr>
        <w:pStyle w:val="Alg4"/>
        <w:numPr>
          <w:ilvl w:val="0"/>
          <w:numId w:val="359"/>
        </w:numPr>
        <w:spacing w:after="120"/>
      </w:pPr>
      <w:r w:rsidRPr="00E77497">
        <w:t xml:space="preserve">Else, return the value currently bound to </w:t>
      </w:r>
      <w:r w:rsidRPr="00E77497">
        <w:rPr>
          <w:i/>
        </w:rPr>
        <w:t>N</w:t>
      </w:r>
      <w:r w:rsidRPr="00E77497">
        <w:t xml:space="preserve"> in </w:t>
      </w:r>
      <w:r w:rsidRPr="00E77497">
        <w:rPr>
          <w:i/>
        </w:rPr>
        <w:t>envRec</w:t>
      </w:r>
      <w:r w:rsidRPr="00E77497">
        <w:t>.</w:t>
      </w:r>
    </w:p>
    <w:p w14:paraId="358F29C5" w14:textId="77777777" w:rsidR="004C02EF" w:rsidRPr="00E77497" w:rsidRDefault="004C02EF" w:rsidP="004C02EF">
      <w:pPr>
        <w:pStyle w:val="51"/>
        <w:numPr>
          <w:ilvl w:val="0"/>
          <w:numId w:val="0"/>
        </w:numPr>
      </w:pPr>
      <w:r w:rsidRPr="00E77497">
        <w:t>10.2.1.1.5</w:t>
      </w:r>
      <w:r w:rsidRPr="00E77497">
        <w:tab/>
        <w:t>DeleteBinding (N)</w:t>
      </w:r>
    </w:p>
    <w:p w14:paraId="5042333F" w14:textId="77777777"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14:paraId="16B4D912" w14:textId="77777777"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14:paraId="32F85192" w14:textId="77777777"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7B5E1332" w14:textId="77777777" w:rsidR="004C02EF" w:rsidRPr="00E77497" w:rsidRDefault="004C02EF" w:rsidP="009A20C6">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is cannot be deleted, return </w:t>
      </w:r>
      <w:r w:rsidRPr="00E77497">
        <w:rPr>
          <w:b/>
        </w:rPr>
        <w:t>false</w:t>
      </w:r>
      <w:r w:rsidRPr="00E77497">
        <w:t>.</w:t>
      </w:r>
    </w:p>
    <w:p w14:paraId="6313581A" w14:textId="77777777"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14:paraId="7827CFDC" w14:textId="77777777"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14:paraId="2A5E12C6" w14:textId="77777777" w:rsidR="004C02EF" w:rsidRPr="00E77497" w:rsidRDefault="004C02EF" w:rsidP="004C02EF">
      <w:pPr>
        <w:pStyle w:val="51"/>
        <w:numPr>
          <w:ilvl w:val="0"/>
          <w:numId w:val="0"/>
        </w:numPr>
      </w:pPr>
      <w:r w:rsidRPr="00E77497">
        <w:t>10.2.1.1.6</w:t>
      </w:r>
      <w:r w:rsidRPr="00E77497">
        <w:tab/>
        <w:t>ImplicitThisValue()</w:t>
      </w:r>
    </w:p>
    <w:p w14:paraId="7603067A" w14:textId="77777777" w:rsidR="004C02EF" w:rsidRPr="00E77497" w:rsidRDefault="004C02EF" w:rsidP="004C02EF">
      <w:r w:rsidRPr="00E77497">
        <w:t xml:space="preserve">Declarative Environment Records always return </w:t>
      </w:r>
      <w:r w:rsidRPr="00E77497">
        <w:rPr>
          <w:b/>
        </w:rPr>
        <w:t>undefined</w:t>
      </w:r>
      <w:r w:rsidRPr="00E77497">
        <w:t xml:space="preserve"> as their ImplicitThisValue.</w:t>
      </w:r>
    </w:p>
    <w:p w14:paraId="6D1C5A46" w14:textId="77777777"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14:paraId="73C01541" w14:textId="77777777" w:rsidR="004C02EF" w:rsidRPr="00E77497" w:rsidRDefault="004C02EF" w:rsidP="004C02EF">
      <w:pPr>
        <w:pStyle w:val="51"/>
        <w:numPr>
          <w:ilvl w:val="0"/>
          <w:numId w:val="0"/>
        </w:numPr>
      </w:pPr>
      <w:r w:rsidRPr="00E77497">
        <w:t>10.2.1.1.7</w:t>
      </w:r>
      <w:r w:rsidRPr="00E77497">
        <w:tab/>
        <w:t>CreateImmutableBinding (N)</w:t>
      </w:r>
    </w:p>
    <w:p w14:paraId="2AFC591F" w14:textId="77777777" w:rsidR="004C02EF" w:rsidRPr="00E77497" w:rsidRDefault="004C02EF" w:rsidP="004C02EF">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w:t>
      </w:r>
    </w:p>
    <w:p w14:paraId="2DF3D381" w14:textId="77777777" w:rsidR="004C02EF" w:rsidRPr="00E77497" w:rsidRDefault="004C02EF" w:rsidP="009A20C6">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14:paraId="7E05BC26" w14:textId="77777777" w:rsidR="004C02EF" w:rsidRPr="00E77497" w:rsidRDefault="004C02EF" w:rsidP="009A20C6">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3D0FF82A" w14:textId="77777777" w:rsidR="004C02EF" w:rsidRPr="00E77497" w:rsidRDefault="004C02EF" w:rsidP="009A20C6">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14:paraId="28B02E90" w14:textId="77777777" w:rsidR="004C02EF" w:rsidRPr="00E77497" w:rsidRDefault="004C02EF" w:rsidP="004C02EF">
      <w:pPr>
        <w:pStyle w:val="51"/>
        <w:numPr>
          <w:ilvl w:val="0"/>
          <w:numId w:val="0"/>
        </w:numPr>
      </w:pPr>
      <w:r w:rsidRPr="00E77497">
        <w:t>10.2.1.1.8</w:t>
      </w:r>
      <w:r w:rsidRPr="00E77497">
        <w:tab/>
        <w:t>Initialize</w:t>
      </w:r>
      <w:del w:id="2667" w:author="Rev 3 Allen Wirfs-Brock" w:date="2011-08-30T17:28:00Z">
        <w:r w:rsidRPr="00E77497" w:rsidDel="00BC6B32">
          <w:delText>Immutable</w:delText>
        </w:r>
      </w:del>
      <w:r w:rsidRPr="00E77497">
        <w:t>Binding (N,V)</w:t>
      </w:r>
    </w:p>
    <w:p w14:paraId="09F712D9" w14:textId="77777777" w:rsidR="004C02EF" w:rsidRPr="00E77497" w:rsidRDefault="004C02EF" w:rsidP="004C02EF">
      <w:r w:rsidRPr="00E77497">
        <w:t>The concrete Environment Record method Initialize</w:t>
      </w:r>
      <w:del w:id="2668" w:author="Rev 3 Allen Wirfs-Brock" w:date="2011-08-30T17:28:00Z">
        <w:r w:rsidRPr="00E77497" w:rsidDel="00BC6B32">
          <w:delText>Immutable</w:delText>
        </w:r>
      </w:del>
      <w:r w:rsidRPr="00E77497">
        <w:t xml:space="preserve">Binding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w:t>
      </w:r>
      <w:del w:id="2669" w:author="Rev 3 Allen Wirfs-Brock" w:date="2011-08-30T17:28:00Z">
        <w:r w:rsidRPr="00E77497" w:rsidDel="00BC6B32">
          <w:delText xml:space="preserve">immutable </w:delText>
        </w:r>
      </w:del>
      <w:r w:rsidRPr="00E77497">
        <w:t xml:space="preserve">binding for </w:t>
      </w:r>
      <w:r w:rsidRPr="00E77497">
        <w:rPr>
          <w:rFonts w:ascii="Times New Roman" w:hAnsi="Times New Roman"/>
          <w:i/>
        </w:rPr>
        <w:t>N</w:t>
      </w:r>
      <w:r w:rsidRPr="00E77497">
        <w:t xml:space="preserve"> must already exist. </w:t>
      </w:r>
    </w:p>
    <w:p w14:paraId="669ABBB6" w14:textId="77777777" w:rsidR="004C02EF" w:rsidRPr="00E77497" w:rsidRDefault="004C02EF" w:rsidP="009A20C6">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14:paraId="59202DC0" w14:textId="77777777" w:rsidR="004C02EF" w:rsidRPr="00E77497" w:rsidRDefault="004C02EF" w:rsidP="009A20C6">
      <w:pPr>
        <w:pStyle w:val="Alg4"/>
        <w:numPr>
          <w:ilvl w:val="0"/>
          <w:numId w:val="363"/>
        </w:numPr>
      </w:pPr>
      <w:r w:rsidRPr="00E77497">
        <w:t xml:space="preserve">Assert: </w:t>
      </w:r>
      <w:r w:rsidRPr="00E77497">
        <w:rPr>
          <w:i/>
        </w:rPr>
        <w:t>envRec</w:t>
      </w:r>
      <w:r w:rsidRPr="00E77497">
        <w:t xml:space="preserve"> must have an uninitialised </w:t>
      </w:r>
      <w:del w:id="2670" w:author="Rev 3 Allen Wirfs-Brock" w:date="2011-08-30T17:29:00Z">
        <w:r w:rsidRPr="00E77497" w:rsidDel="00BC6B32">
          <w:delText xml:space="preserve">immutable </w:delText>
        </w:r>
      </w:del>
      <w:r w:rsidRPr="00E77497">
        <w:t>binding for N.</w:t>
      </w:r>
    </w:p>
    <w:p w14:paraId="42880986" w14:textId="77777777" w:rsidR="004C02EF" w:rsidRPr="00E77497" w:rsidRDefault="004C02EF" w:rsidP="009A20C6">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77E22D4C" w14:textId="77777777" w:rsidR="004C02EF" w:rsidRPr="00E77497" w:rsidRDefault="004C02EF" w:rsidP="009A20C6">
      <w:pPr>
        <w:pStyle w:val="Alg4"/>
        <w:numPr>
          <w:ilvl w:val="0"/>
          <w:numId w:val="363"/>
        </w:numPr>
        <w:spacing w:after="120"/>
      </w:pPr>
      <w:r w:rsidRPr="00E77497">
        <w:t xml:space="preserve">Record that the </w:t>
      </w:r>
      <w:del w:id="2671" w:author="Rev 3 Allen Wirfs-Brock" w:date="2011-08-30T17:29:00Z">
        <w:r w:rsidRPr="00E77497" w:rsidDel="00BC6B32">
          <w:delText xml:space="preserve">immutable </w:delText>
        </w:r>
      </w:del>
      <w:r w:rsidRPr="00E77497">
        <w:t xml:space="preserve">binding for </w:t>
      </w:r>
      <w:r w:rsidRPr="00E77497">
        <w:rPr>
          <w:i/>
        </w:rPr>
        <w:t>N</w:t>
      </w:r>
      <w:r w:rsidRPr="00E77497">
        <w:t xml:space="preserve"> in </w:t>
      </w:r>
      <w:r w:rsidRPr="00E77497">
        <w:rPr>
          <w:i/>
        </w:rPr>
        <w:t>envRec</w:t>
      </w:r>
      <w:r w:rsidRPr="00E77497">
        <w:t xml:space="preserve"> has been initialised.</w:t>
      </w:r>
    </w:p>
    <w:p w14:paraId="3AF0B1B9" w14:textId="77777777" w:rsidR="004C02EF" w:rsidRPr="00E77497" w:rsidRDefault="004C02EF" w:rsidP="004C02EF">
      <w:pPr>
        <w:pStyle w:val="40"/>
        <w:numPr>
          <w:ilvl w:val="0"/>
          <w:numId w:val="0"/>
        </w:numPr>
      </w:pPr>
      <w:r w:rsidRPr="00E77497">
        <w:t>10.2.1.2</w:t>
      </w:r>
      <w:r w:rsidRPr="00E77497">
        <w:tab/>
        <w:t>Object Environment Records</w:t>
      </w:r>
    </w:p>
    <w:p w14:paraId="3EDEDC73" w14:textId="77777777" w:rsidR="004C02EF" w:rsidRPr="00E77497" w:rsidRDefault="004C02EF" w:rsidP="004C02EF">
      <w:r w:rsidRPr="00E77497">
        <w:t xml:space="preserve">Each object environment record is associated with an object called its </w:t>
      </w:r>
      <w:r w:rsidRPr="00E77497">
        <w:rPr>
          <w:i/>
        </w:rPr>
        <w:t>binding object</w:t>
      </w:r>
      <w:r w:rsidRPr="00E77497">
        <w:t xml:space="preserve">. An object environment record binds the set of identifier names that directly correspond to the property names of its binding object. Property names that are not 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06BC043E" w14:textId="77777777" w:rsidR="004C02EF" w:rsidRPr="00E77497" w:rsidRDefault="004C02EF" w:rsidP="004C02EF">
      <w:r w:rsidRPr="00E77497">
        <w:t xml:space="preserve">Object environment records can be configured to provide their binding object as an implicit this value for use in function calls. This capability is used to specify the behaviour of With Statement (12.10) induced bindings. The capability is controlled by a </w:t>
      </w:r>
      <w:r w:rsidRPr="00E77497">
        <w:rPr>
          <w:rFonts w:ascii="Times New Roman" w:hAnsi="Times New Roman"/>
          <w:i/>
        </w:rPr>
        <w:t>provideThis</w:t>
      </w:r>
      <w:r w:rsidRPr="00E77497">
        <w:t xml:space="preserve"> Boolean value that is associated with each object environment record.  By default, the value of </w:t>
      </w:r>
      <w:r w:rsidRPr="00E77497">
        <w:rPr>
          <w:rFonts w:ascii="Times New Roman" w:hAnsi="Times New Roman"/>
          <w:i/>
        </w:rPr>
        <w:t>provideThis</w:t>
      </w:r>
      <w:r w:rsidRPr="00E77497">
        <w:t xml:space="preserve"> is </w:t>
      </w:r>
      <w:r w:rsidRPr="00E77497">
        <w:rPr>
          <w:b/>
        </w:rPr>
        <w:t>false</w:t>
      </w:r>
      <w:r w:rsidRPr="00E77497">
        <w:t xml:space="preserve"> for any object environment record.</w:t>
      </w:r>
    </w:p>
    <w:p w14:paraId="75FB778A" w14:textId="77777777" w:rsidR="004C02EF" w:rsidRPr="00E77497" w:rsidRDefault="004C02EF" w:rsidP="004C02EF">
      <w:r w:rsidRPr="00E77497">
        <w:t>The behaviour of the concrete specification methods for Object Environment Records is defined by the following algorithms.</w:t>
      </w:r>
    </w:p>
    <w:p w14:paraId="4B25F21A" w14:textId="77777777" w:rsidR="004C02EF" w:rsidRPr="00E77497" w:rsidRDefault="004C02EF" w:rsidP="004C02EF">
      <w:pPr>
        <w:pStyle w:val="51"/>
        <w:numPr>
          <w:ilvl w:val="0"/>
          <w:numId w:val="0"/>
        </w:numPr>
      </w:pPr>
      <w:r w:rsidRPr="00E77497">
        <w:t>10.2.1.2.1</w:t>
      </w:r>
      <w:r w:rsidRPr="00E77497">
        <w:tab/>
        <w:t>HasBinding(N)</w:t>
      </w:r>
    </w:p>
    <w:p w14:paraId="09C5AAC9" w14:textId="77777777"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7F35A49A" w14:textId="77777777"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14:paraId="47F8A201" w14:textId="77777777"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286BD628" w14:textId="77777777" w:rsidR="004C02EF" w:rsidRPr="00E77497" w:rsidRDefault="004C02EF" w:rsidP="009A20C6">
      <w:pPr>
        <w:pStyle w:val="Alg4"/>
        <w:numPr>
          <w:ilvl w:val="0"/>
          <w:numId w:val="364"/>
        </w:numPr>
        <w:spacing w:after="120"/>
      </w:pPr>
      <w:r w:rsidRPr="00E77497">
        <w:t xml:space="preserve">Return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4C03958C" w14:textId="77777777" w:rsidR="004C02EF" w:rsidRPr="00E77497" w:rsidRDefault="004C02EF" w:rsidP="004C02EF">
      <w:pPr>
        <w:pStyle w:val="51"/>
        <w:numPr>
          <w:ilvl w:val="0"/>
          <w:numId w:val="0"/>
        </w:numPr>
      </w:pPr>
      <w:r w:rsidRPr="00E77497">
        <w:t>10.2.1.2.2</w:t>
      </w:r>
      <w:r w:rsidRPr="00E77497">
        <w:tab/>
        <w:t>CreateMutableBinding (N, D)</w:t>
      </w:r>
    </w:p>
    <w:p w14:paraId="408CED9B" w14:textId="77777777" w:rsidR="004C02EF" w:rsidRPr="00E77497" w:rsidRDefault="004C02EF" w:rsidP="004C02EF">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 xml:space="preserve">. A property named </w:t>
      </w:r>
      <w:r w:rsidRPr="00E77497">
        <w:rPr>
          <w:rFonts w:ascii="Times New Roman" w:hAnsi="Times New Roman"/>
          <w:i/>
        </w:rPr>
        <w:t>N</w:t>
      </w:r>
      <w:r w:rsidRPr="00E77497">
        <w:t xml:space="preserve"> must not already exist in the binding object.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798433AA" w14:textId="77777777"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14:paraId="5FBEF139" w14:textId="77777777"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14:paraId="3B390A46" w14:textId="77777777" w:rsidR="004C02EF" w:rsidRPr="00E77497" w:rsidRDefault="004C02EF" w:rsidP="009A20C6">
      <w:pPr>
        <w:pStyle w:val="Alg4"/>
        <w:numPr>
          <w:ilvl w:val="0"/>
          <w:numId w:val="365"/>
        </w:numPr>
      </w:pPr>
      <w:r w:rsidRPr="00E77497">
        <w:t xml:space="preserve">Assert: The result of calling the [[HasProperty]] internal method of </w:t>
      </w:r>
      <w:r w:rsidRPr="00E77497">
        <w:rPr>
          <w:i/>
        </w:rPr>
        <w:t>bindings</w:t>
      </w:r>
      <w:r w:rsidRPr="00E77497">
        <w:t xml:space="preserve">, passing </w:t>
      </w:r>
      <w:r w:rsidRPr="00E77497">
        <w:rPr>
          <w:i/>
        </w:rPr>
        <w:t>N</w:t>
      </w:r>
      <w:r w:rsidRPr="00E77497">
        <w:t xml:space="preserve"> as the property name, is </w:t>
      </w:r>
      <w:r w:rsidRPr="00E77497">
        <w:rPr>
          <w:b/>
        </w:rPr>
        <w:t>false</w:t>
      </w:r>
      <w:r w:rsidRPr="00E77497">
        <w:t>.</w:t>
      </w:r>
    </w:p>
    <w:p w14:paraId="164BEEDB" w14:textId="77777777" w:rsidR="004C02EF" w:rsidRPr="00E77497" w:rsidRDefault="004C02EF" w:rsidP="009A20C6">
      <w:pPr>
        <w:pStyle w:val="Alg4"/>
        <w:numPr>
          <w:ilvl w:val="0"/>
          <w:numId w:val="365"/>
        </w:numPr>
        <w:spacing w:after="120"/>
        <w:contextualSpacing/>
      </w:pPr>
      <w:r w:rsidRPr="00E77497">
        <w:t xml:space="preserve">If  D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7A170FB6" w14:textId="77777777" w:rsidR="004C02EF" w:rsidRPr="00E77497" w:rsidRDefault="004C02EF" w:rsidP="009A20C6">
      <w:pPr>
        <w:pStyle w:val="Alg4"/>
        <w:numPr>
          <w:ilvl w:val="0"/>
          <w:numId w:val="365"/>
        </w:numPr>
        <w:spacing w:after="120"/>
      </w:pPr>
      <w:r w:rsidRPr="00E77497">
        <w:t xml:space="preserve">Call the [[DefineOwnProperty]] internal method of </w:t>
      </w:r>
      <w:r w:rsidRPr="00E77497">
        <w:rPr>
          <w:i/>
        </w:rPr>
        <w:t>bindings</w:t>
      </w:r>
      <w:r w:rsidRPr="00E77497">
        <w:t xml:space="preserve">, passing </w:t>
      </w:r>
      <w:r w:rsidRPr="00E77497">
        <w:rPr>
          <w:i/>
        </w:rPr>
        <w:t>N</w:t>
      </w:r>
      <w:r w:rsidRPr="00E77497">
        <w:t>,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 xml:space="preserve">}, and </w:t>
      </w:r>
      <w:r w:rsidRPr="00E77497">
        <w:rPr>
          <w:b/>
        </w:rPr>
        <w:t>true</w:t>
      </w:r>
      <w:r w:rsidRPr="00E77497">
        <w:t xml:space="preserve"> as arguments.</w:t>
      </w:r>
    </w:p>
    <w:p w14:paraId="61C2B63F" w14:textId="77777777" w:rsidR="004C02EF" w:rsidRPr="00E77497" w:rsidRDefault="004C02EF" w:rsidP="004C02EF">
      <w:pPr>
        <w:pStyle w:val="51"/>
        <w:numPr>
          <w:ilvl w:val="0"/>
          <w:numId w:val="0"/>
        </w:numPr>
      </w:pPr>
      <w:r w:rsidRPr="00E77497">
        <w:t>10.2.1.2.3</w:t>
      </w:r>
      <w:r w:rsidRPr="00E77497">
        <w:tab/>
        <w:t>SetMutableBinding (N,V,S)</w:t>
      </w:r>
    </w:p>
    <w:p w14:paraId="05D675EB" w14:textId="77777777" w:rsidR="004C02EF" w:rsidRPr="00E77497" w:rsidRDefault="004C02EF" w:rsidP="004C02EF">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should already exist but if it does not or is not currently writable, error handling is determined by the value of the Boolean argument </w:t>
      </w:r>
      <w:r w:rsidRPr="00E77497">
        <w:rPr>
          <w:rFonts w:ascii="Times New Roman" w:hAnsi="Times New Roman"/>
          <w:i/>
        </w:rPr>
        <w:t>S</w:t>
      </w:r>
      <w:r w:rsidRPr="00E77497">
        <w:t>.</w:t>
      </w:r>
    </w:p>
    <w:p w14:paraId="0F76627C" w14:textId="77777777"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14:paraId="4BACE5AB" w14:textId="77777777"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14:paraId="42F3BAEC" w14:textId="77777777" w:rsidR="004C02EF" w:rsidRPr="00E77497" w:rsidRDefault="004C02EF" w:rsidP="009A20C6">
      <w:pPr>
        <w:pStyle w:val="Alg4"/>
        <w:numPr>
          <w:ilvl w:val="0"/>
          <w:numId w:val="366"/>
        </w:numPr>
        <w:spacing w:after="120"/>
      </w:pPr>
      <w:r w:rsidRPr="00E77497">
        <w:t xml:space="preserve">Call the [[Put]] internal method of </w:t>
      </w:r>
      <w:r w:rsidRPr="00E77497">
        <w:rPr>
          <w:i/>
        </w:rPr>
        <w:t>bindings</w:t>
      </w:r>
      <w:r w:rsidRPr="00E77497">
        <w:t xml:space="preserve"> with arguments </w:t>
      </w:r>
      <w:r w:rsidRPr="00E77497">
        <w:rPr>
          <w:i/>
        </w:rPr>
        <w:t>N</w:t>
      </w:r>
      <w:r w:rsidRPr="00E77497">
        <w:t xml:space="preserve">, </w:t>
      </w:r>
      <w:r w:rsidRPr="00E77497">
        <w:rPr>
          <w:i/>
        </w:rPr>
        <w:t>V</w:t>
      </w:r>
      <w:r w:rsidRPr="00E77497">
        <w:t xml:space="preserve">, and </w:t>
      </w:r>
      <w:r w:rsidRPr="00E77497">
        <w:rPr>
          <w:i/>
        </w:rPr>
        <w:t>S</w:t>
      </w:r>
      <w:r w:rsidRPr="00E77497">
        <w:t>.</w:t>
      </w:r>
    </w:p>
    <w:p w14:paraId="1B56B57F" w14:textId="77777777" w:rsidR="004C02EF" w:rsidRPr="00E77497" w:rsidRDefault="004C02EF" w:rsidP="004C02EF">
      <w:pPr>
        <w:pStyle w:val="51"/>
        <w:numPr>
          <w:ilvl w:val="0"/>
          <w:numId w:val="0"/>
        </w:numPr>
      </w:pPr>
      <w:r w:rsidRPr="00E77497">
        <w:t>10.2.1.2.4</w:t>
      </w:r>
      <w:r w:rsidRPr="00E77497">
        <w:tab/>
        <w:t>GetBindingValue(N,S)</w:t>
      </w:r>
    </w:p>
    <w:p w14:paraId="687D80BB" w14:textId="77777777"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31C07D98" w14:textId="77777777"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14:paraId="409F0D21" w14:textId="77777777"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14:paraId="30C78DD2" w14:textId="77777777" w:rsidR="004C02EF" w:rsidRPr="00E77497" w:rsidRDefault="004C02EF" w:rsidP="009A20C6">
      <w:pPr>
        <w:pStyle w:val="Alg4"/>
        <w:numPr>
          <w:ilvl w:val="0"/>
          <w:numId w:val="367"/>
        </w:numPr>
      </w:pPr>
      <w:r w:rsidRPr="00E77497">
        <w:t xml:space="preserve">Let </w:t>
      </w:r>
      <w:r w:rsidRPr="00E77497">
        <w:rPr>
          <w:i/>
        </w:rPr>
        <w:t>value</w:t>
      </w:r>
      <w:r w:rsidRPr="00E77497">
        <w:t xml:space="preserve"> be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72987B2A" w14:textId="77777777"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14:paraId="5EB9FE34" w14:textId="77777777"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205A0C26" w14:textId="77777777" w:rsidR="004C02EF" w:rsidRPr="00E77497" w:rsidRDefault="004C02EF" w:rsidP="009A20C6">
      <w:pPr>
        <w:pStyle w:val="Alg4"/>
        <w:numPr>
          <w:ilvl w:val="0"/>
          <w:numId w:val="367"/>
        </w:numPr>
        <w:spacing w:after="120"/>
      </w:pPr>
      <w:r w:rsidRPr="00E77497">
        <w:t xml:space="preserve">Return the result of calling the [[Get]] internal method of </w:t>
      </w:r>
      <w:r w:rsidRPr="00E77497">
        <w:rPr>
          <w:i/>
        </w:rPr>
        <w:t>bindings</w:t>
      </w:r>
      <w:r w:rsidRPr="00E77497">
        <w:t xml:space="preserve">, passing </w:t>
      </w:r>
      <w:r w:rsidRPr="00E77497">
        <w:rPr>
          <w:i/>
        </w:rPr>
        <w:t>N</w:t>
      </w:r>
      <w:r w:rsidRPr="00E77497">
        <w:t xml:space="preserve"> for the argument.</w:t>
      </w:r>
    </w:p>
    <w:p w14:paraId="3990DFED" w14:textId="77777777" w:rsidR="004C02EF" w:rsidRPr="00E77497" w:rsidRDefault="004C02EF" w:rsidP="004C02EF">
      <w:pPr>
        <w:pStyle w:val="51"/>
        <w:numPr>
          <w:ilvl w:val="0"/>
          <w:numId w:val="0"/>
        </w:numPr>
      </w:pPr>
      <w:r w:rsidRPr="00E77497">
        <w:t>10.2.1.2.5</w:t>
      </w:r>
      <w:r w:rsidRPr="00E77497">
        <w:tab/>
        <w:t>DeleteBinding (N)</w:t>
      </w:r>
    </w:p>
    <w:p w14:paraId="05EB63F0" w14:textId="77777777"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3265A3B0" w14:textId="77777777"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14:paraId="004564F1" w14:textId="77777777"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013E2867" w14:textId="77777777" w:rsidR="004C02EF" w:rsidRPr="00E77497" w:rsidRDefault="004C02EF" w:rsidP="009A20C6">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and </w:t>
      </w:r>
      <w:r w:rsidRPr="00E77497">
        <w:rPr>
          <w:b/>
        </w:rPr>
        <w:t>false</w:t>
      </w:r>
      <w:r w:rsidRPr="00E77497">
        <w:t xml:space="preserve"> as arguments.</w:t>
      </w:r>
    </w:p>
    <w:p w14:paraId="48A0A965" w14:textId="77777777" w:rsidR="004C02EF" w:rsidRPr="00E77497" w:rsidRDefault="004C02EF" w:rsidP="004C02EF">
      <w:pPr>
        <w:pStyle w:val="51"/>
        <w:numPr>
          <w:ilvl w:val="0"/>
          <w:numId w:val="0"/>
        </w:numPr>
      </w:pPr>
      <w:r w:rsidRPr="00E77497">
        <w:t>10.2.1.2.6</w:t>
      </w:r>
      <w:r w:rsidRPr="00E77497">
        <w:tab/>
        <w:t>ImplicitThisValue()</w:t>
      </w:r>
    </w:p>
    <w:p w14:paraId="568F75D2" w14:textId="77777777" w:rsidR="004C02EF" w:rsidRPr="00E77497" w:rsidRDefault="004C02EF" w:rsidP="004C02EF">
      <w:r w:rsidRPr="00E77497">
        <w:t xml:space="preserve">Object Environment Records return </w:t>
      </w:r>
      <w:r w:rsidRPr="00E77497">
        <w:rPr>
          <w:b/>
        </w:rPr>
        <w:t>undefined</w:t>
      </w:r>
      <w:r w:rsidRPr="00E77497">
        <w:t xml:space="preserve"> as their ImplicitThisValue unless their </w:t>
      </w:r>
      <w:r w:rsidRPr="00E77497">
        <w:rPr>
          <w:rFonts w:ascii="Times New Roman" w:hAnsi="Times New Roman"/>
          <w:i/>
        </w:rPr>
        <w:t>provideThis</w:t>
      </w:r>
      <w:r w:rsidRPr="00E77497">
        <w:t xml:space="preserve"> flag is </w:t>
      </w:r>
      <w:r w:rsidRPr="00E77497">
        <w:rPr>
          <w:b/>
        </w:rPr>
        <w:t>true</w:t>
      </w:r>
      <w:r w:rsidRPr="00E77497">
        <w:t>.</w:t>
      </w:r>
    </w:p>
    <w:p w14:paraId="58A7EE8D" w14:textId="77777777"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14:paraId="3D777B54" w14:textId="77777777" w:rsidR="004C02EF" w:rsidRPr="00E77497" w:rsidRDefault="004C02EF" w:rsidP="009A20C6">
      <w:pPr>
        <w:pStyle w:val="Alg4"/>
        <w:numPr>
          <w:ilvl w:val="0"/>
          <w:numId w:val="369"/>
        </w:numPr>
        <w:spacing w:after="120"/>
        <w:contextualSpacing/>
      </w:pPr>
      <w:r w:rsidRPr="00E77497">
        <w:t xml:space="preserve">If the </w:t>
      </w:r>
      <w:r w:rsidRPr="00E77497">
        <w:rPr>
          <w:i/>
        </w:rPr>
        <w:t>provideThis</w:t>
      </w:r>
      <w:r w:rsidRPr="00E77497">
        <w:t xml:space="preserve"> 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2BC312C5" w14:textId="77777777"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14:paraId="75B3CD74" w14:textId="77777777" w:rsidR="004C02EF" w:rsidRPr="00E77497" w:rsidRDefault="004C02EF" w:rsidP="00C623F2">
      <w:pPr>
        <w:pStyle w:val="30"/>
        <w:numPr>
          <w:ilvl w:val="0"/>
          <w:numId w:val="0"/>
        </w:numPr>
      </w:pPr>
      <w:bookmarkStart w:id="2672" w:name="_Toc235503377"/>
      <w:bookmarkStart w:id="2673" w:name="_Toc241509152"/>
      <w:bookmarkStart w:id="2674" w:name="_Toc244416639"/>
      <w:bookmarkStart w:id="2675" w:name="_Toc276631003"/>
      <w:bookmarkStart w:id="2676" w:name="_Toc314500564"/>
      <w:r w:rsidRPr="00E77497">
        <w:t>10.2.2</w:t>
      </w:r>
      <w:r w:rsidRPr="00E77497">
        <w:tab/>
        <w:t>Lexical Environment Operations</w:t>
      </w:r>
      <w:bookmarkEnd w:id="2672"/>
      <w:bookmarkEnd w:id="2673"/>
      <w:bookmarkEnd w:id="2674"/>
      <w:bookmarkEnd w:id="2675"/>
      <w:bookmarkEnd w:id="2676"/>
    </w:p>
    <w:p w14:paraId="0DDDDCB2" w14:textId="77777777" w:rsidR="004C02EF" w:rsidRPr="00E77497" w:rsidRDefault="004C02EF" w:rsidP="004C02EF">
      <w:r w:rsidRPr="00E77497">
        <w:t>The following abstract operations are used in this specification to operate upon lexical environments:</w:t>
      </w:r>
    </w:p>
    <w:p w14:paraId="13684E64" w14:textId="77777777" w:rsidR="004C02EF" w:rsidRPr="00E77497" w:rsidRDefault="004C02EF" w:rsidP="004C02EF">
      <w:pPr>
        <w:pStyle w:val="40"/>
        <w:numPr>
          <w:ilvl w:val="0"/>
          <w:numId w:val="0"/>
        </w:numPr>
      </w:pPr>
      <w:r w:rsidRPr="00E77497">
        <w:t>10.2.2.1</w:t>
      </w:r>
      <w:r w:rsidRPr="00E77497">
        <w:tab/>
        <w:t>GetIdentifierReference (lex, name, strict)</w:t>
      </w:r>
    </w:p>
    <w:p w14:paraId="23940EDF" w14:textId="77777777"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a</w:t>
      </w:r>
      <w:del w:id="2677" w:author="Allen Wirfs-Brock rev2" w:date="2011-07-22T10:31:00Z">
        <w:r w:rsidRPr="00E77497" w:rsidDel="0040565C">
          <w:delText>n</w:delText>
        </w:r>
      </w:del>
      <w:r w:rsidRPr="00E77497">
        <w:t xml:space="preserve"> </w:t>
      </w:r>
      <w:del w:id="2678" w:author="Allen Wirfs-Brock rev2" w:date="2011-07-22T10:31:00Z">
        <w:r w:rsidRPr="00E77497" w:rsidDel="0040565C">
          <w:delText xml:space="preserve">identifier </w:delText>
        </w:r>
      </w:del>
      <w:r w:rsidRPr="00E77497">
        <w:t xml:space="preserve">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020B51DD" w14:textId="77777777"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14:paraId="07503E64"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mode flag is </w:t>
      </w:r>
      <w:r w:rsidRPr="00E77497">
        <w:rPr>
          <w:i/>
        </w:rPr>
        <w:t>strict</w:t>
      </w:r>
      <w:r w:rsidRPr="00E77497">
        <w:t>.</w:t>
      </w:r>
    </w:p>
    <w:p w14:paraId="2C76312A" w14:textId="77777777"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14:paraId="4D48D085" w14:textId="77777777"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7D7458B7" w14:textId="77777777"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737C5745"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mode flag is </w:t>
      </w:r>
      <w:r w:rsidRPr="00E77497">
        <w:rPr>
          <w:i/>
        </w:rPr>
        <w:t>strict.</w:t>
      </w:r>
    </w:p>
    <w:p w14:paraId="042CD666" w14:textId="77777777" w:rsidR="004C02EF" w:rsidRPr="00E77497" w:rsidRDefault="004C02EF" w:rsidP="009A20C6">
      <w:pPr>
        <w:pStyle w:val="Alg4"/>
        <w:numPr>
          <w:ilvl w:val="0"/>
          <w:numId w:val="370"/>
        </w:numPr>
      </w:pPr>
      <w:r w:rsidRPr="00E77497">
        <w:t>Else</w:t>
      </w:r>
    </w:p>
    <w:p w14:paraId="4729C2EC" w14:textId="77777777"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2827B698" w14:textId="77777777" w:rsidR="004C02EF" w:rsidRPr="00E77497" w:rsidRDefault="004C02EF" w:rsidP="009A20C6">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1694BD6A" w14:textId="77777777" w:rsidR="004C02EF" w:rsidRPr="00E77497" w:rsidRDefault="004C02EF" w:rsidP="004C02EF">
      <w:pPr>
        <w:pStyle w:val="40"/>
        <w:numPr>
          <w:ilvl w:val="0"/>
          <w:numId w:val="0"/>
        </w:numPr>
      </w:pPr>
      <w:r w:rsidRPr="00E77497">
        <w:t>10.2.2.2</w:t>
      </w:r>
      <w:r w:rsidRPr="00E77497">
        <w:tab/>
        <w:t>NewDeclarativeEnvironment</w:t>
      </w:r>
      <w:r w:rsidRPr="00E77497" w:rsidDel="008472DE">
        <w:t xml:space="preserve"> </w:t>
      </w:r>
      <w:r w:rsidRPr="00E77497">
        <w:t>(E)</w:t>
      </w:r>
    </w:p>
    <w:p w14:paraId="633336F7" w14:textId="77777777"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3ED0890F" w14:textId="77777777"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14:paraId="6126CA6E" w14:textId="77777777"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14:paraId="2830D0D4" w14:textId="77777777"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14:paraId="73C819F2" w14:textId="77777777"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5E985D50" w14:textId="77777777"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14:paraId="16409E68" w14:textId="77777777" w:rsidR="004C02EF" w:rsidRPr="00E77497" w:rsidRDefault="004C02EF" w:rsidP="004C02EF">
      <w:pPr>
        <w:pStyle w:val="40"/>
        <w:numPr>
          <w:ilvl w:val="0"/>
          <w:numId w:val="0"/>
        </w:numPr>
      </w:pPr>
      <w:r w:rsidRPr="00E77497">
        <w:t>10.2.2.3</w:t>
      </w:r>
      <w:r w:rsidRPr="00E77497">
        <w:tab/>
        <w:t>NewObjectEnvironment</w:t>
      </w:r>
      <w:r w:rsidRPr="00E77497" w:rsidDel="008472DE">
        <w:t xml:space="preserve"> </w:t>
      </w:r>
      <w:r w:rsidRPr="00E77497">
        <w:t>(O, E)</w:t>
      </w:r>
    </w:p>
    <w:p w14:paraId="4809B52D" w14:textId="77777777"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37785E6F" w14:textId="77777777"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14:paraId="1FCB8F0F" w14:textId="77777777"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5F3BF7E8" w14:textId="77777777"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14:paraId="1AA267BC" w14:textId="77777777"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637252B7" w14:textId="77777777"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14:paraId="33DC11E5" w14:textId="77777777" w:rsidR="004C02EF" w:rsidRPr="00E77497" w:rsidRDefault="004C02EF" w:rsidP="00C623F2">
      <w:pPr>
        <w:pStyle w:val="30"/>
        <w:numPr>
          <w:ilvl w:val="0"/>
          <w:numId w:val="0"/>
        </w:numPr>
      </w:pPr>
      <w:bookmarkStart w:id="2679" w:name="_Toc235503378"/>
      <w:bookmarkStart w:id="2680" w:name="_Toc241509153"/>
      <w:bookmarkStart w:id="2681" w:name="_Toc244416640"/>
      <w:bookmarkStart w:id="2682" w:name="_Toc276631004"/>
      <w:bookmarkStart w:id="2683" w:name="_Toc314500565"/>
      <w:r w:rsidRPr="00E77497">
        <w:t>10.2.3</w:t>
      </w:r>
      <w:r w:rsidRPr="00E77497">
        <w:tab/>
        <w:t>The Global Environment</w:t>
      </w:r>
      <w:bookmarkEnd w:id="2679"/>
      <w:bookmarkEnd w:id="2680"/>
      <w:bookmarkEnd w:id="2681"/>
      <w:bookmarkEnd w:id="2682"/>
      <w:bookmarkEnd w:id="2683"/>
    </w:p>
    <w:p w14:paraId="1CA748BF" w14:textId="77777777" w:rsidR="004C02EF" w:rsidRPr="00E77497" w:rsidRDefault="004C02EF" w:rsidP="004C02EF">
      <w:r w:rsidRPr="00E77497">
        <w:t xml:space="preserve">The </w:t>
      </w:r>
      <w:r w:rsidRPr="00E77497">
        <w:rPr>
          <w:i/>
        </w:rPr>
        <w:t>global environment</w:t>
      </w:r>
      <w:r w:rsidRPr="00E77497">
        <w: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t>
      </w:r>
      <w:r w:rsidRPr="00E77497">
        <w:rPr>
          <w:b/>
        </w:rPr>
        <w:t>null</w:t>
      </w:r>
      <w:r w:rsidRPr="00E77497">
        <w:t>.</w:t>
      </w:r>
    </w:p>
    <w:p w14:paraId="589E96F6" w14:textId="77777777" w:rsidR="004C02EF" w:rsidRPr="00120381" w:rsidRDefault="004C02EF" w:rsidP="004C02EF">
      <w:pPr>
        <w:rPr>
          <w:sz w:val="24"/>
          <w:szCs w:val="24"/>
        </w:rPr>
      </w:pPr>
      <w:r w:rsidRPr="00E77497">
        <w:t>As ECMAScript code is executed, additional properties may be added to the global object and the initial properties may be modified.</w:t>
      </w:r>
      <w:r w:rsidRPr="00120381">
        <w:rPr>
          <w:sz w:val="24"/>
          <w:szCs w:val="24"/>
        </w:rPr>
        <w:t xml:space="preserve"> </w:t>
      </w:r>
    </w:p>
    <w:p w14:paraId="57123175" w14:textId="77777777" w:rsidR="004C02EF" w:rsidRPr="003B4312" w:rsidRDefault="004C02EF" w:rsidP="00C623F2">
      <w:pPr>
        <w:pStyle w:val="20"/>
        <w:numPr>
          <w:ilvl w:val="0"/>
          <w:numId w:val="0"/>
        </w:numPr>
      </w:pPr>
      <w:bookmarkStart w:id="2684" w:name="_Toc235503379"/>
      <w:bookmarkStart w:id="2685" w:name="_Toc241509154"/>
      <w:bookmarkStart w:id="2686" w:name="_Toc244416641"/>
      <w:bookmarkStart w:id="2687" w:name="_Toc276631005"/>
      <w:bookmarkStart w:id="2688" w:name="_Toc314500566"/>
      <w:r w:rsidRPr="004D1BD1">
        <w:t>10.3</w:t>
      </w:r>
      <w:r w:rsidRPr="004D1BD1">
        <w:tab/>
      </w:r>
      <w:r w:rsidRPr="003B4312">
        <w:t>Execution Contexts</w:t>
      </w:r>
      <w:bookmarkEnd w:id="2684"/>
      <w:bookmarkEnd w:id="2685"/>
      <w:bookmarkEnd w:id="2686"/>
      <w:bookmarkEnd w:id="2687"/>
      <w:bookmarkEnd w:id="2688"/>
    </w:p>
    <w:p w14:paraId="70004A64" w14:textId="77777777" w:rsidR="004C02EF" w:rsidRPr="00E77497" w:rsidRDefault="004C02EF" w:rsidP="004C02EF">
      <w:r w:rsidRPr="00E65A34">
        <w:t xml:space="preserve">When </w:t>
      </w:r>
      <w:r w:rsidRPr="009C202C">
        <w:t xml:space="preserve">control is transferred to ECMAScript executable code, control is entering an </w:t>
      </w:r>
      <w:r w:rsidRPr="009C202C">
        <w:rPr>
          <w:i/>
        </w:rPr>
        <w:t>execution context</w:t>
      </w:r>
      <w:r w:rsidRPr="009C202C">
        <w:t>. Active execution contexts logically form a stack. The top execution context on this logical stack is the running execution context.</w:t>
      </w:r>
      <w:bookmarkStart w:id="2689" w:name="_Toc381513660"/>
      <w:bookmarkStart w:id="2690" w:name="_Toc382202803"/>
      <w:bookmarkStart w:id="2691" w:name="_Toc382203023"/>
      <w:bookmarkStart w:id="2692" w:name="_Toc382212182"/>
      <w:bookmarkStart w:id="2693" w:name="_Toc382212421"/>
      <w:bookmarkStart w:id="2694" w:name="_Toc382291527"/>
      <w:bookmarkStart w:id="2695" w:name="_Toc385672167"/>
      <w:bookmarkStart w:id="2696" w:name="_Toc393690262"/>
      <w:r w:rsidRPr="009C202C">
        <w:t xml:space="preserve"> A new execution context is c</w:t>
      </w:r>
      <w:r w:rsidRPr="00675B74">
        <w:t xml:space="preserve">reated whenever control is transferred from the executable code associated with the currently running execution context to executable code that is not associated with that execution context. The newly created execution context is pushed onto the stack and </w:t>
      </w:r>
      <w:r w:rsidRPr="00E77497">
        <w:t>becomes the running execution context.</w:t>
      </w:r>
    </w:p>
    <w:p w14:paraId="5632C5F4" w14:textId="77777777" w:rsidR="004C02EF" w:rsidRPr="00E77497" w:rsidRDefault="004C02EF" w:rsidP="004C02EF">
      <w:r w:rsidRPr="00E77497">
        <w:t xml:space="preserve">An execution context contains whatever state is necessary to track the execution progress of its associated code. In addition, each execution context has the state components listed in Table </w:t>
      </w:r>
      <w:del w:id="2697" w:author="Allen Wirfs-Brock" w:date="2011-07-02T13:30:00Z">
        <w:r w:rsidRPr="00E77497" w:rsidDel="008962D8">
          <w:delText>19</w:delText>
        </w:r>
      </w:del>
      <w:ins w:id="2698" w:author="Allen Wirfs-Brock" w:date="2011-07-02T13:30:00Z">
        <w:r w:rsidR="008962D8" w:rsidRPr="00E77497">
          <w:t>20</w:t>
        </w:r>
      </w:ins>
      <w:r w:rsidRPr="00E77497">
        <w:t>.</w:t>
      </w:r>
    </w:p>
    <w:p w14:paraId="74E10392" w14:textId="77777777" w:rsidR="004C02EF" w:rsidRPr="00E77497" w:rsidRDefault="004C02EF" w:rsidP="004C02EF">
      <w:pPr>
        <w:pStyle w:val="Tabletitle"/>
        <w:widowControl w:val="0"/>
      </w:pPr>
      <w:r w:rsidRPr="00E77497">
        <w:rPr>
          <w:rFonts w:eastAsia="Arial Unicode MS"/>
        </w:rPr>
        <w:t>Table </w:t>
      </w:r>
      <w:del w:id="2699" w:author="Allen Wirfs-Brock" w:date="2011-07-02T13:30:00Z">
        <w:r w:rsidRPr="00E77497" w:rsidDel="008962D8">
          <w:rPr>
            <w:rFonts w:eastAsia="Arial Unicode MS"/>
          </w:rPr>
          <w:delText xml:space="preserve">19 </w:delText>
        </w:r>
      </w:del>
      <w:ins w:id="2700" w:author="Allen Wirfs-Brock" w:date="2011-07-02T13:30:00Z">
        <w:r w:rsidR="008962D8" w:rsidRPr="00E77497">
          <w:rPr>
            <w:rFonts w:eastAsia="Arial Unicode MS"/>
          </w:rPr>
          <w:t xml:space="preserve">20 </w:t>
        </w:r>
      </w:ins>
      <w:r w:rsidRPr="00E77497">
        <w:rPr>
          <w:rFonts w:eastAsia="Arial Unicode MS"/>
        </w:rPr>
        <w:t>—Execution Context State Components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4C02EF" w:rsidRPr="004D1BD1" w14:paraId="51A2D2B7" w14:textId="77777777" w:rsidTr="003A4B22">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7752E163"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419D7BCA"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0A5596F5" w14:textId="77777777" w:rsidTr="003A4B22">
        <w:trPr>
          <w:jc w:val="center"/>
        </w:trPr>
        <w:tc>
          <w:tcPr>
            <w:tcW w:w="2290" w:type="dxa"/>
            <w:tcBorders>
              <w:top w:val="nil"/>
              <w:left w:val="single" w:sz="6" w:space="0" w:color="auto"/>
              <w:bottom w:val="single" w:sz="6" w:space="0" w:color="auto"/>
              <w:right w:val="single" w:sz="6" w:space="0" w:color="auto"/>
            </w:tcBorders>
            <w:hideMark/>
          </w:tcPr>
          <w:p w14:paraId="6E7AAA9E" w14:textId="77777777" w:rsidR="004C02EF" w:rsidRPr="003B4312" w:rsidRDefault="004C02EF" w:rsidP="003A4B22">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14:paraId="72F05E11" w14:textId="77777777" w:rsidR="004C02EF" w:rsidRPr="00E65A34" w:rsidRDefault="004C02EF" w:rsidP="003A4B22">
            <w:pPr>
              <w:keepNext/>
              <w:spacing w:after="60"/>
            </w:pPr>
            <w:r w:rsidRPr="00E65A34">
              <w:t>Identifies the Lexical Environment used to resolve identifier references made by code within this execution context.</w:t>
            </w:r>
          </w:p>
        </w:tc>
      </w:tr>
      <w:tr w:rsidR="004C02EF" w:rsidRPr="004D1BD1" w14:paraId="46543F2C"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108CF452" w14:textId="77777777" w:rsidR="004C02EF" w:rsidRPr="003B4312" w:rsidRDefault="004C02EF" w:rsidP="003A4B22">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0A85B3ED" w14:textId="77777777" w:rsidR="004C02EF" w:rsidRPr="00E77497" w:rsidRDefault="004C02EF" w:rsidP="003A4B22">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and </w:t>
            </w:r>
            <w:r w:rsidRPr="00675B74">
              <w:rPr>
                <w:rStyle w:val="bnf"/>
              </w:rPr>
              <w:t>FunctionDeclarations</w:t>
            </w:r>
            <w:r w:rsidRPr="00E77497">
              <w:t xml:space="preserve"> within this execution context.</w:t>
            </w:r>
          </w:p>
        </w:tc>
      </w:tr>
      <w:tr w:rsidR="004C02EF" w:rsidRPr="004D1BD1" w14:paraId="1840CE19"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29085E0B" w14:textId="77777777" w:rsidR="004C02EF" w:rsidRPr="003B4312" w:rsidRDefault="004C02EF" w:rsidP="003A4B22">
            <w:pPr>
              <w:spacing w:after="60"/>
            </w:pPr>
            <w:r w:rsidRPr="004D1BD1">
              <w:t>ThisBinding</w:t>
            </w:r>
          </w:p>
        </w:tc>
        <w:tc>
          <w:tcPr>
            <w:tcW w:w="6566" w:type="dxa"/>
            <w:tcBorders>
              <w:top w:val="single" w:sz="6" w:space="0" w:color="auto"/>
              <w:left w:val="single" w:sz="6" w:space="0" w:color="auto"/>
              <w:bottom w:val="single" w:sz="6" w:space="0" w:color="auto"/>
              <w:right w:val="single" w:sz="6" w:space="0" w:color="auto"/>
            </w:tcBorders>
            <w:hideMark/>
          </w:tcPr>
          <w:p w14:paraId="410C846B" w14:textId="77777777" w:rsidR="004C02EF" w:rsidRPr="009C202C" w:rsidRDefault="004C02EF" w:rsidP="003A4B22">
            <w:pPr>
              <w:spacing w:after="60"/>
            </w:pPr>
            <w:r w:rsidRPr="00E65A34">
              <w:t xml:space="preserve">The value associated with the </w:t>
            </w:r>
            <w:r w:rsidRPr="009C202C">
              <w:rPr>
                <w:rFonts w:ascii="Courier New" w:hAnsi="Courier New" w:cs="Courier New"/>
                <w:b/>
              </w:rPr>
              <w:t>this</w:t>
            </w:r>
            <w:r w:rsidRPr="009C202C">
              <w:t xml:space="preserve"> keyword within ECMAScript code associated with this execution context.</w:t>
            </w:r>
          </w:p>
        </w:tc>
      </w:tr>
    </w:tbl>
    <w:p w14:paraId="092F44AA" w14:textId="77777777" w:rsidR="004C02EF" w:rsidRPr="004D1BD1" w:rsidRDefault="004C02EF" w:rsidP="004C02EF"/>
    <w:p w14:paraId="7569EE58" w14:textId="77777777"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7BE995D5" w14:textId="77777777" w:rsidR="004C02EF" w:rsidRPr="009C202C" w:rsidRDefault="004C02EF" w:rsidP="004C02EF">
      <w:r w:rsidRPr="009C202C">
        <w:t>In most situations only the running execution context (the top of the execution context stack) is directly manipulated by algorithms within this specification.  Hence when the terms “LexicalEnvironment”, “VariableEnvironment” and “ThisBinding” are used without qualification they are in reference to those components of the running execution context.</w:t>
      </w:r>
    </w:p>
    <w:p w14:paraId="4B2613ED" w14:textId="77777777"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access an execution context. </w:t>
      </w:r>
    </w:p>
    <w:p w14:paraId="0ED73534" w14:textId="77777777" w:rsidR="004C02EF" w:rsidRPr="00E77497" w:rsidRDefault="004C02EF" w:rsidP="00C623F2">
      <w:pPr>
        <w:pStyle w:val="30"/>
        <w:numPr>
          <w:ilvl w:val="0"/>
          <w:numId w:val="0"/>
        </w:numPr>
      </w:pPr>
      <w:bookmarkStart w:id="2701" w:name="_Toc235503380"/>
      <w:bookmarkStart w:id="2702" w:name="_Toc241509155"/>
      <w:bookmarkStart w:id="2703" w:name="_Toc244416642"/>
      <w:bookmarkStart w:id="2704" w:name="_Toc276631006"/>
      <w:bookmarkStart w:id="2705" w:name="_Toc314500567"/>
      <w:r w:rsidRPr="00E77497">
        <w:t>10.3.1</w:t>
      </w:r>
      <w:r w:rsidRPr="00E77497">
        <w:tab/>
        <w:t>Identifier Resolution</w:t>
      </w:r>
      <w:bookmarkEnd w:id="2701"/>
      <w:bookmarkEnd w:id="2702"/>
      <w:bookmarkEnd w:id="2703"/>
      <w:bookmarkEnd w:id="2704"/>
      <w:bookmarkEnd w:id="2705"/>
    </w:p>
    <w:p w14:paraId="7120D804" w14:textId="77777777" w:rsidR="004C02EF" w:rsidRPr="00E77497" w:rsidRDefault="004C02EF" w:rsidP="004C02EF">
      <w:r w:rsidRPr="00E77497">
        <w:t xml:space="preserve">Identifier resolution is the process of determining the binding of an </w:t>
      </w:r>
      <w:r w:rsidRPr="00E77497">
        <w:rPr>
          <w:rStyle w:val="bnf"/>
        </w:rPr>
        <w:t>Identifier</w:t>
      </w:r>
      <w:ins w:id="2706" w:author="Allen Wirfs-Brock rev2" w:date="2011-07-22T10:32:00Z">
        <w:r w:rsidR="0040565C" w:rsidRPr="00E77497">
          <w:rPr>
            <w:rStyle w:val="bnf"/>
          </w:rPr>
          <w:t>Name</w:t>
        </w:r>
      </w:ins>
      <w:r w:rsidRPr="00E77497">
        <w:t xml:space="preserve"> using the LexicalEnvironment of the running execution context. During execution of ECMAScript code, </w:t>
      </w:r>
      <w:del w:id="2707" w:author="Allen Wirfs-Brock" w:date="2011-07-12T09:09:00Z">
        <w:r w:rsidRPr="00E77497" w:rsidDel="009574CD">
          <w:delText xml:space="preserve">the syntactic production </w:delText>
        </w:r>
        <w:r w:rsidRPr="00E77497" w:rsidDel="009574CD">
          <w:rPr>
            <w:rStyle w:val="bnf"/>
          </w:rPr>
          <w:delText>PrimaryExpression</w:delText>
        </w:r>
        <w:r w:rsidRPr="00E77497" w:rsidDel="009574CD">
          <w:delText xml:space="preserve"> </w:delText>
        </w:r>
        <w:r w:rsidRPr="00E77497" w:rsidDel="009574CD">
          <w:rPr>
            <w:rStyle w:val="bnf"/>
            <w:b/>
            <w:i w:val="0"/>
          </w:rPr>
          <w:delText>:</w:delText>
        </w:r>
        <w:r w:rsidRPr="00E77497" w:rsidDel="009574CD">
          <w:delText xml:space="preserve"> </w:delText>
        </w:r>
        <w:r w:rsidRPr="00E77497" w:rsidDel="009574CD">
          <w:rPr>
            <w:rStyle w:val="bnf"/>
          </w:rPr>
          <w:delText>Identifier</w:delText>
        </w:r>
        <w:r w:rsidRPr="00E77497" w:rsidDel="009574CD">
          <w:delText xml:space="preserve"> is evaluated</w:delText>
        </w:r>
      </w:del>
      <w:ins w:id="2708" w:author="Allen Wirfs-Brock" w:date="2011-07-12T09:09:00Z">
        <w:r w:rsidR="009574CD" w:rsidRPr="00E77497">
          <w:t>Identifier Resolution is performed</w:t>
        </w:r>
      </w:ins>
      <w:r w:rsidRPr="00E77497">
        <w:t xml:space="preserve"> using the following algorithm:</w:t>
      </w:r>
    </w:p>
    <w:p w14:paraId="140C0046" w14:textId="77777777"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14:paraId="2B7349C8" w14:textId="77777777" w:rsidR="004C02EF" w:rsidRPr="00E77497" w:rsidRDefault="004C02EF" w:rsidP="009A20C6">
      <w:pPr>
        <w:pStyle w:val="Alg4"/>
        <w:numPr>
          <w:ilvl w:val="0"/>
          <w:numId w:val="373"/>
        </w:numPr>
      </w:pPr>
      <w:r w:rsidRPr="00E77497">
        <w:t xml:space="preserve">If the syntactic production that is being evaluated is contained in a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00E25B05" w14:textId="77777777" w:rsidR="004C02EF" w:rsidRPr="00E77497" w:rsidRDefault="004C02EF" w:rsidP="009A20C6">
      <w:pPr>
        <w:pStyle w:val="Alg4"/>
        <w:numPr>
          <w:ilvl w:val="0"/>
          <w:numId w:val="373"/>
        </w:numPr>
        <w:spacing w:after="120"/>
      </w:pPr>
      <w:r w:rsidRPr="00E77497">
        <w:t xml:space="preserve">Return the result of calling GetIdentifierReference function passing </w:t>
      </w:r>
      <w:r w:rsidRPr="00E77497">
        <w:rPr>
          <w:i/>
        </w:rPr>
        <w:t>env</w:t>
      </w:r>
      <w:r w:rsidRPr="00E77497">
        <w:t xml:space="preserve">, </w:t>
      </w:r>
      <w:ins w:id="2709" w:author="Allen Wirfs-Brock rev2" w:date="2011-07-22T10:35:00Z">
        <w:r w:rsidR="0040565C" w:rsidRPr="00E77497">
          <w:t xml:space="preserve">the String value containing the same sequence of characters as </w:t>
        </w:r>
        <w:r w:rsidR="0040565C" w:rsidRPr="00E77497">
          <w:rPr>
            <w:i/>
          </w:rPr>
          <w:t>IdentifierName</w:t>
        </w:r>
      </w:ins>
      <w:del w:id="2710" w:author="Allen Wirfs-Brock rev2" w:date="2011-07-22T10:35:00Z">
        <w:r w:rsidRPr="00E77497" w:rsidDel="0040565C">
          <w:rPr>
            <w:i/>
          </w:rPr>
          <w:delText>Identifier</w:delText>
        </w:r>
      </w:del>
      <w:r w:rsidRPr="00E77497">
        <w:t xml:space="preserve">, and </w:t>
      </w:r>
      <w:r w:rsidRPr="00E77497">
        <w:rPr>
          <w:i/>
        </w:rPr>
        <w:t>strict</w:t>
      </w:r>
      <w:r w:rsidRPr="00E77497">
        <w:t xml:space="preserve"> as arguments.</w:t>
      </w:r>
    </w:p>
    <w:p w14:paraId="06CA8EBC" w14:textId="77777777"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Pr="00E77497">
        <w:t xml:space="preserve"> String.</w:t>
      </w:r>
    </w:p>
    <w:p w14:paraId="23D27374" w14:textId="77777777" w:rsidR="004C02EF" w:rsidRPr="00E77497" w:rsidRDefault="004C02EF" w:rsidP="00C623F2">
      <w:pPr>
        <w:pStyle w:val="20"/>
        <w:numPr>
          <w:ilvl w:val="0"/>
          <w:numId w:val="0"/>
        </w:numPr>
      </w:pPr>
      <w:bookmarkStart w:id="2711" w:name="_Toc235503381"/>
      <w:bookmarkStart w:id="2712" w:name="_Toc241509156"/>
      <w:bookmarkStart w:id="2713" w:name="_Toc244416643"/>
      <w:bookmarkStart w:id="2714" w:name="_Toc276631007"/>
      <w:bookmarkStart w:id="2715" w:name="_Toc314500568"/>
      <w:r w:rsidRPr="00E77497">
        <w:t>10.4</w:t>
      </w:r>
      <w:r w:rsidRPr="00E77497">
        <w:tab/>
        <w:t>Establishing an Execution Context</w:t>
      </w:r>
      <w:bookmarkEnd w:id="2711"/>
      <w:bookmarkEnd w:id="2712"/>
      <w:bookmarkEnd w:id="2713"/>
      <w:bookmarkEnd w:id="2714"/>
      <w:bookmarkEnd w:id="2715"/>
    </w:p>
    <w:p w14:paraId="5BA3EE1C" w14:textId="77777777" w:rsidR="004C02EF" w:rsidRPr="00E77497" w:rsidRDefault="004C02EF" w:rsidP="004C02EF">
      <w:r w:rsidRPr="00E77497">
        <w:t>Evaluation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t>
      </w:r>
    </w:p>
    <w:p w14:paraId="3AF29CE0" w14:textId="77777777" w:rsidR="004C02EF" w:rsidRPr="00E77497" w:rsidRDefault="004C02EF" w:rsidP="004C02EF">
      <w:r w:rsidRPr="00E77497">
        <w: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t>
      </w:r>
    </w:p>
    <w:p w14:paraId="0879005D" w14:textId="77777777" w:rsidR="004C02EF" w:rsidRPr="00E77497" w:rsidRDefault="004C02EF" w:rsidP="00C623F2">
      <w:pPr>
        <w:pStyle w:val="30"/>
        <w:numPr>
          <w:ilvl w:val="0"/>
          <w:numId w:val="0"/>
        </w:numPr>
      </w:pPr>
      <w:bookmarkStart w:id="2716" w:name="_Toc235503382"/>
      <w:bookmarkStart w:id="2717" w:name="_Toc241509157"/>
      <w:bookmarkStart w:id="2718" w:name="_Toc244416644"/>
      <w:bookmarkStart w:id="2719" w:name="_Toc276631008"/>
      <w:bookmarkStart w:id="2720" w:name="_Toc314500569"/>
      <w:r w:rsidRPr="00E77497">
        <w:t>10.4.1</w:t>
      </w:r>
      <w:r w:rsidRPr="00E77497">
        <w:tab/>
        <w:t>Entering Global Code</w:t>
      </w:r>
      <w:bookmarkEnd w:id="2716"/>
      <w:bookmarkEnd w:id="2717"/>
      <w:bookmarkEnd w:id="2718"/>
      <w:bookmarkEnd w:id="2719"/>
      <w:bookmarkEnd w:id="2720"/>
    </w:p>
    <w:p w14:paraId="250FB219" w14:textId="77777777" w:rsidR="004C02EF" w:rsidRPr="00E77497" w:rsidRDefault="004C02EF" w:rsidP="004C02EF">
      <w:r w:rsidRPr="00E77497">
        <w:t>The following steps are performed when control enters the execution context for global code:</w:t>
      </w:r>
    </w:p>
    <w:p w14:paraId="66303967" w14:textId="77777777" w:rsidR="004C02EF" w:rsidRPr="00E77497" w:rsidRDefault="004C02EF" w:rsidP="009A20C6">
      <w:pPr>
        <w:pStyle w:val="Alg4"/>
        <w:numPr>
          <w:ilvl w:val="0"/>
          <w:numId w:val="374"/>
        </w:numPr>
      </w:pPr>
      <w:r w:rsidRPr="00E77497">
        <w:t>Initialise the execution context using the global code as described in 10.4.1.1.</w:t>
      </w:r>
    </w:p>
    <w:p w14:paraId="631719D4" w14:textId="77777777" w:rsidR="004C02EF" w:rsidRPr="00E77497" w:rsidRDefault="004C02EF" w:rsidP="009A20C6">
      <w:pPr>
        <w:pStyle w:val="Alg4"/>
        <w:numPr>
          <w:ilvl w:val="0"/>
          <w:numId w:val="374"/>
        </w:numPr>
        <w:spacing w:after="120"/>
      </w:pPr>
      <w:r w:rsidRPr="00E77497">
        <w:t>Perform Declaration Binding Instantiation as described in 10.5 using the global code.</w:t>
      </w:r>
    </w:p>
    <w:p w14:paraId="0846CC0F" w14:textId="77777777" w:rsidR="004C02EF" w:rsidRPr="00E77497" w:rsidRDefault="004C02EF" w:rsidP="004C02EF">
      <w:pPr>
        <w:pStyle w:val="40"/>
        <w:numPr>
          <w:ilvl w:val="0"/>
          <w:numId w:val="0"/>
        </w:numPr>
      </w:pPr>
      <w:r w:rsidRPr="00E77497">
        <w:t>10.4.1.1</w:t>
      </w:r>
      <w:r w:rsidRPr="00E77497">
        <w:tab/>
        <w:t>Initial Global Execution Context</w:t>
      </w:r>
    </w:p>
    <w:p w14:paraId="1F0F2076" w14:textId="77777777" w:rsidR="004C02EF" w:rsidRPr="00E77497" w:rsidRDefault="004C02EF" w:rsidP="004C02EF">
      <w:r w:rsidRPr="00E77497">
        <w:t xml:space="preserve">The following steps are performed to initialise a global execution context for ECMAScript code </w:t>
      </w:r>
      <w:r w:rsidRPr="00E77497">
        <w:rPr>
          <w:rFonts w:ascii="Times New Roman" w:hAnsi="Times New Roman"/>
          <w:i/>
        </w:rPr>
        <w:t>C</w:t>
      </w:r>
      <w:r w:rsidRPr="00E77497">
        <w:t>:</w:t>
      </w:r>
    </w:p>
    <w:p w14:paraId="225D0D82" w14:textId="77777777" w:rsidR="004C02EF" w:rsidRPr="00E77497" w:rsidRDefault="004C02EF" w:rsidP="009A20C6">
      <w:pPr>
        <w:pStyle w:val="Alg4"/>
        <w:numPr>
          <w:ilvl w:val="0"/>
          <w:numId w:val="375"/>
        </w:numPr>
        <w:tabs>
          <w:tab w:val="left" w:pos="720"/>
        </w:tabs>
      </w:pPr>
      <w:r w:rsidRPr="00E77497">
        <w:t>Set the VariableEnvironment to the Global Environment.</w:t>
      </w:r>
    </w:p>
    <w:p w14:paraId="66DC085E" w14:textId="77777777" w:rsidR="004C02EF" w:rsidRPr="00E77497" w:rsidRDefault="004C02EF" w:rsidP="009A20C6">
      <w:pPr>
        <w:pStyle w:val="Alg4"/>
        <w:numPr>
          <w:ilvl w:val="0"/>
          <w:numId w:val="375"/>
        </w:numPr>
        <w:tabs>
          <w:tab w:val="left" w:pos="720"/>
        </w:tabs>
      </w:pPr>
      <w:r w:rsidRPr="00E77497">
        <w:t>Set the LexicalEnvironment to the Global Environment.</w:t>
      </w:r>
    </w:p>
    <w:p w14:paraId="2239FDAE" w14:textId="77777777" w:rsidR="004C02EF" w:rsidRPr="00E77497" w:rsidRDefault="004C02EF" w:rsidP="009A20C6">
      <w:pPr>
        <w:pStyle w:val="Alg4"/>
        <w:numPr>
          <w:ilvl w:val="0"/>
          <w:numId w:val="375"/>
        </w:numPr>
        <w:tabs>
          <w:tab w:val="left" w:pos="720"/>
        </w:tabs>
        <w:spacing w:after="120"/>
      </w:pPr>
      <w:r w:rsidRPr="00E77497">
        <w:t>Set the ThisBinding to the global object.</w:t>
      </w:r>
    </w:p>
    <w:p w14:paraId="25C5B588" w14:textId="77777777" w:rsidR="004C02EF" w:rsidRPr="00E77497" w:rsidRDefault="004C02EF" w:rsidP="00C623F2">
      <w:pPr>
        <w:pStyle w:val="30"/>
        <w:numPr>
          <w:ilvl w:val="0"/>
          <w:numId w:val="0"/>
        </w:numPr>
      </w:pPr>
      <w:bookmarkStart w:id="2721" w:name="_Toc235503383"/>
      <w:bookmarkStart w:id="2722" w:name="_Toc241509158"/>
      <w:bookmarkStart w:id="2723" w:name="_Toc244416645"/>
      <w:bookmarkStart w:id="2724" w:name="_Toc276631009"/>
      <w:bookmarkStart w:id="2725" w:name="_Toc314500570"/>
      <w:r w:rsidRPr="00E77497">
        <w:t>10.4.2</w:t>
      </w:r>
      <w:r w:rsidRPr="00E77497">
        <w:tab/>
        <w:t>Entering Eval Code</w:t>
      </w:r>
      <w:bookmarkEnd w:id="2721"/>
      <w:bookmarkEnd w:id="2722"/>
      <w:bookmarkEnd w:id="2723"/>
      <w:bookmarkEnd w:id="2724"/>
      <w:bookmarkEnd w:id="2725"/>
    </w:p>
    <w:p w14:paraId="2CD1FA86" w14:textId="77777777" w:rsidR="004C02EF" w:rsidRPr="00E77497" w:rsidRDefault="004C02EF" w:rsidP="004C02EF">
      <w:r w:rsidRPr="00E77497">
        <w:t>The following steps are performed when control enters the execution context for eval code:</w:t>
      </w:r>
    </w:p>
    <w:p w14:paraId="0E84B189" w14:textId="77777777" w:rsidR="004C02EF" w:rsidRPr="00E77497" w:rsidRDefault="004C02EF" w:rsidP="009A20C6">
      <w:pPr>
        <w:pStyle w:val="Alg4"/>
        <w:numPr>
          <w:ilvl w:val="0"/>
          <w:numId w:val="376"/>
        </w:numPr>
      </w:pPr>
      <w:r w:rsidRPr="00E77497">
        <w:t>If there is no calling context or if the eval code is not being evaluated by a direct call (15.1.2.1.1) to the eval function then,</w:t>
      </w:r>
    </w:p>
    <w:p w14:paraId="139B99DB" w14:textId="77777777" w:rsidR="004C02EF" w:rsidRPr="00E77497" w:rsidRDefault="004C02EF" w:rsidP="009A20C6">
      <w:pPr>
        <w:pStyle w:val="Alg4"/>
        <w:numPr>
          <w:ilvl w:val="1"/>
          <w:numId w:val="376"/>
        </w:numPr>
      </w:pPr>
      <w:r w:rsidRPr="00E77497">
        <w:t xml:space="preserve">Initialise the execution context as if it was a global execution context using the eval code as </w:t>
      </w:r>
      <w:r w:rsidRPr="00E77497">
        <w:rPr>
          <w:i/>
        </w:rPr>
        <w:t>C</w:t>
      </w:r>
      <w:r w:rsidRPr="00E77497">
        <w:t xml:space="preserve"> as described in 10.4.1.1.</w:t>
      </w:r>
    </w:p>
    <w:p w14:paraId="536A2C2B" w14:textId="77777777" w:rsidR="004C02EF" w:rsidRPr="00E77497" w:rsidRDefault="004C02EF" w:rsidP="009A20C6">
      <w:pPr>
        <w:pStyle w:val="Alg4"/>
        <w:numPr>
          <w:ilvl w:val="0"/>
          <w:numId w:val="376"/>
        </w:numPr>
      </w:pPr>
      <w:r w:rsidRPr="00E77497">
        <w:t>Else,</w:t>
      </w:r>
    </w:p>
    <w:p w14:paraId="2B2D3DA5" w14:textId="77777777" w:rsidR="004C02EF" w:rsidRPr="00E77497" w:rsidRDefault="004C02EF" w:rsidP="009A20C6">
      <w:pPr>
        <w:pStyle w:val="Alg4"/>
        <w:numPr>
          <w:ilvl w:val="1"/>
          <w:numId w:val="376"/>
        </w:numPr>
      </w:pPr>
      <w:r w:rsidRPr="00E77497">
        <w:t>Set the ThisBinding to the same value as the ThisBinding of the calling execution context.</w:t>
      </w:r>
    </w:p>
    <w:p w14:paraId="01A2BC7C" w14:textId="77777777" w:rsidR="004C02EF" w:rsidRPr="00E77497" w:rsidRDefault="004C02EF" w:rsidP="009A20C6">
      <w:pPr>
        <w:pStyle w:val="Alg4"/>
        <w:numPr>
          <w:ilvl w:val="1"/>
          <w:numId w:val="376"/>
        </w:numPr>
      </w:pPr>
      <w:r w:rsidRPr="00E77497">
        <w:t>Set the LexicalEnvironment to the same value as the LexicalEnvironment of the calling execution context.</w:t>
      </w:r>
    </w:p>
    <w:p w14:paraId="5B2596D8" w14:textId="77777777" w:rsidR="004C02EF" w:rsidRPr="00E77497" w:rsidRDefault="004C02EF" w:rsidP="009A20C6">
      <w:pPr>
        <w:pStyle w:val="Alg4"/>
        <w:numPr>
          <w:ilvl w:val="1"/>
          <w:numId w:val="376"/>
        </w:numPr>
      </w:pPr>
      <w:r w:rsidRPr="00E77497">
        <w:t>Set the VariableEnvironment to the same value as the VariableEnvironment of the calling execution context.</w:t>
      </w:r>
    </w:p>
    <w:p w14:paraId="4C18C658" w14:textId="77777777" w:rsidR="004C02EF" w:rsidRPr="00E77497" w:rsidRDefault="004C02EF" w:rsidP="009A20C6">
      <w:pPr>
        <w:pStyle w:val="Alg4"/>
        <w:numPr>
          <w:ilvl w:val="0"/>
          <w:numId w:val="376"/>
        </w:numPr>
      </w:pPr>
      <w:r w:rsidRPr="00E77497">
        <w:t>If the eval code is strict code, then</w:t>
      </w:r>
    </w:p>
    <w:p w14:paraId="6D7DF628" w14:textId="77777777" w:rsidR="004C02EF" w:rsidRPr="00E77497" w:rsidRDefault="004C02EF" w:rsidP="009A20C6">
      <w:pPr>
        <w:pStyle w:val="Alg4"/>
        <w:numPr>
          <w:ilvl w:val="1"/>
          <w:numId w:val="376"/>
        </w:numPr>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the LexicalEnvironment as the argument.</w:t>
      </w:r>
    </w:p>
    <w:p w14:paraId="145954B8" w14:textId="77777777" w:rsidR="004C02EF" w:rsidRPr="00E77497" w:rsidRDefault="004C02EF" w:rsidP="009A20C6">
      <w:pPr>
        <w:pStyle w:val="Alg4"/>
        <w:numPr>
          <w:ilvl w:val="1"/>
          <w:numId w:val="376"/>
        </w:numPr>
      </w:pPr>
      <w:r w:rsidRPr="00E77497">
        <w:t xml:space="preserve">Set the LexicalEnvironment to </w:t>
      </w:r>
      <w:r w:rsidRPr="00E77497">
        <w:rPr>
          <w:i/>
        </w:rPr>
        <w:t>strictVarEnv</w:t>
      </w:r>
      <w:r w:rsidRPr="00E77497">
        <w:t>.</w:t>
      </w:r>
    </w:p>
    <w:p w14:paraId="4213D7CF" w14:textId="77777777" w:rsidR="004C02EF" w:rsidRPr="00E77497" w:rsidRDefault="004C02EF" w:rsidP="009A20C6">
      <w:pPr>
        <w:pStyle w:val="Alg4"/>
        <w:numPr>
          <w:ilvl w:val="1"/>
          <w:numId w:val="376"/>
        </w:numPr>
      </w:pPr>
      <w:r w:rsidRPr="00E77497">
        <w:t xml:space="preserve">Set the VariableEnvironment to </w:t>
      </w:r>
      <w:r w:rsidRPr="00E77497">
        <w:rPr>
          <w:i/>
        </w:rPr>
        <w:t>strictVarEnv</w:t>
      </w:r>
      <w:r w:rsidRPr="00E77497">
        <w:t>.</w:t>
      </w:r>
    </w:p>
    <w:p w14:paraId="0E4AE630" w14:textId="77777777" w:rsidR="004C02EF" w:rsidRPr="00E77497" w:rsidRDefault="004C02EF" w:rsidP="009A20C6">
      <w:pPr>
        <w:pStyle w:val="Alg4"/>
        <w:numPr>
          <w:ilvl w:val="0"/>
          <w:numId w:val="376"/>
        </w:numPr>
        <w:spacing w:after="240"/>
      </w:pPr>
      <w:r w:rsidRPr="00E77497">
        <w:t>Perform Declaration Binding Instantiation as described in 10.5 using the eval code.</w:t>
      </w:r>
    </w:p>
    <w:p w14:paraId="6A6D6593" w14:textId="77777777" w:rsidR="004C02EF" w:rsidRPr="00E77497" w:rsidDel="00715E7A" w:rsidRDefault="004C02EF" w:rsidP="004C02EF">
      <w:pPr>
        <w:pStyle w:val="40"/>
        <w:numPr>
          <w:ilvl w:val="0"/>
          <w:numId w:val="0"/>
        </w:numPr>
        <w:rPr>
          <w:del w:id="2726" w:author="Allen" w:date="2011-11-04T08:42:00Z"/>
        </w:rPr>
      </w:pPr>
      <w:del w:id="2727" w:author="Allen" w:date="2011-11-04T08:42:00Z">
        <w:r w:rsidRPr="00E77497" w:rsidDel="00715E7A">
          <w:delText>10.4.2.1</w:delText>
        </w:r>
        <w:r w:rsidRPr="00E77497" w:rsidDel="00715E7A">
          <w:tab/>
          <w:delText>Strict Mode Restrictions</w:delText>
        </w:r>
      </w:del>
    </w:p>
    <w:p w14:paraId="01DEA3B4" w14:textId="77777777" w:rsidR="004C02EF" w:rsidRPr="004D1BD1" w:rsidRDefault="00715E7A" w:rsidP="004C02EF">
      <w:pPr>
        <w:rPr>
          <w:sz w:val="18"/>
          <w:rPrChange w:id="2728" w:author="Rev 4 Allen Wirfs-Brock" w:date="2011-11-04T08:51:00Z">
            <w:rPr/>
          </w:rPrChange>
        </w:rPr>
      </w:pPr>
      <w:ins w:id="2729" w:author="Allen" w:date="2011-11-04T08:42:00Z">
        <w:r w:rsidRPr="004D1BD1">
          <w:rPr>
            <w:sz w:val="18"/>
            <w:rPrChange w:id="2730" w:author="Rev 4 Allen Wirfs-Brock" w:date="2011-11-04T08:51:00Z">
              <w:rPr/>
            </w:rPrChange>
          </w:rPr>
          <w:t>NOTE</w:t>
        </w:r>
        <w:r w:rsidRPr="004D1BD1">
          <w:rPr>
            <w:sz w:val="18"/>
            <w:rPrChange w:id="2731" w:author="Rev 4 Allen Wirfs-Brock" w:date="2011-11-04T08:51:00Z">
              <w:rPr/>
            </w:rPrChange>
          </w:rPr>
          <w:tab/>
        </w:r>
      </w:ins>
      <w:r w:rsidR="004C02EF" w:rsidRPr="004D1BD1">
        <w:rPr>
          <w:sz w:val="18"/>
          <w:rPrChange w:id="2732" w:author="Rev 4 Allen Wirfs-Brock" w:date="2011-11-04T08:51:00Z">
            <w:rPr/>
          </w:rPrChange>
        </w:rPr>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553AE810" w14:textId="77777777" w:rsidR="004C02EF" w:rsidRPr="004D1BD1" w:rsidRDefault="004C02EF" w:rsidP="00C623F2">
      <w:pPr>
        <w:pStyle w:val="30"/>
        <w:numPr>
          <w:ilvl w:val="0"/>
          <w:numId w:val="0"/>
        </w:numPr>
      </w:pPr>
      <w:bookmarkStart w:id="2733" w:name="_Toc235503384"/>
      <w:bookmarkStart w:id="2734" w:name="_Toc241509159"/>
      <w:bookmarkStart w:id="2735" w:name="_Toc244416646"/>
      <w:bookmarkStart w:id="2736" w:name="_Toc276631010"/>
      <w:bookmarkStart w:id="2737" w:name="_Toc314500571"/>
      <w:r w:rsidRPr="004D1BD1">
        <w:t>10.4.3</w:t>
      </w:r>
      <w:r w:rsidRPr="004D1BD1">
        <w:tab/>
        <w:t>Entering Function Code</w:t>
      </w:r>
      <w:bookmarkEnd w:id="2733"/>
      <w:bookmarkEnd w:id="2734"/>
      <w:bookmarkEnd w:id="2735"/>
      <w:bookmarkEnd w:id="2736"/>
      <w:bookmarkEnd w:id="2737"/>
    </w:p>
    <w:p w14:paraId="4FE58614" w14:textId="77777777" w:rsidR="004C02EF" w:rsidRPr="00E77497" w:rsidRDefault="004C02EF" w:rsidP="004C02EF">
      <w:r w:rsidRPr="003B4312">
        <w:t xml:space="preserve">The following steps are performed when control enters the execution context for function code contained in function object </w:t>
      </w:r>
      <w:r w:rsidRPr="00E65A34">
        <w:rPr>
          <w:rFonts w:ascii="Times New Roman" w:hAnsi="Times New Roman"/>
          <w:i/>
        </w:rPr>
        <w:t>F</w:t>
      </w:r>
      <w:r w:rsidRPr="00546435">
        <w:t xml:space="preserve">, </w:t>
      </w:r>
      <w:ins w:id="2738" w:author="Rev 4 Allen Wirfs-Brock" w:date="2011-10-06T15:38:00Z">
        <w:r w:rsidR="00942C41" w:rsidRPr="00546435">
          <w:t xml:space="preserve">a caller provided </w:t>
        </w:r>
        <w:r w:rsidR="00942C41" w:rsidRPr="009C202C">
          <w:rPr>
            <w:rFonts w:ascii="Times New Roman" w:hAnsi="Times New Roman"/>
            <w:i/>
          </w:rPr>
          <w:t>argumentsList</w:t>
        </w:r>
        <w:del w:id="2739" w:author="Rev 5 Allen Wirfs-Brock" w:date="2012-01-03T15:50:00Z">
          <w:r w:rsidR="00942C41" w:rsidRPr="009C202C" w:rsidDel="008A4279">
            <w:delText xml:space="preserve"> </w:delText>
          </w:r>
        </w:del>
      </w:ins>
      <w:del w:id="2740" w:author="Rev 4 Allen Wirfs-Brock" w:date="2011-10-06T15:38:00Z">
        <w:r w:rsidRPr="009C202C" w:rsidDel="00942C41">
          <w:delText xml:space="preserve">a caller provided </w:delText>
        </w:r>
        <w:r w:rsidRPr="00690A41" w:rsidDel="00942C41">
          <w:rPr>
            <w:rFonts w:ascii="Times New Roman" w:hAnsi="Times New Roman"/>
            <w:i/>
          </w:rPr>
          <w:delText>thisArg</w:delText>
        </w:r>
      </w:del>
      <w:r w:rsidRPr="00690A41">
        <w:t xml:space="preserve">, and </w:t>
      </w:r>
      <w:ins w:id="2741" w:author="Rev 4 Allen Wirfs-Brock" w:date="2011-10-06T15:38:00Z">
        <w:r w:rsidR="00942C41" w:rsidRPr="00690A41">
          <w:t xml:space="preserve">a caller provided </w:t>
        </w:r>
        <w:r w:rsidR="00942C41" w:rsidRPr="00690A41">
          <w:rPr>
            <w:rFonts w:ascii="Times New Roman" w:hAnsi="Times New Roman"/>
            <w:i/>
          </w:rPr>
          <w:t>thisArg</w:t>
        </w:r>
      </w:ins>
      <w:del w:id="2742" w:author="Rev 4 Allen Wirfs-Brock" w:date="2011-10-06T15:38:00Z">
        <w:r w:rsidRPr="00675B74" w:rsidDel="00942C41">
          <w:delText xml:space="preserve">a caller provided </w:delText>
        </w:r>
        <w:r w:rsidRPr="00E77497" w:rsidDel="00942C41">
          <w:rPr>
            <w:rFonts w:ascii="Times New Roman" w:hAnsi="Times New Roman"/>
            <w:i/>
          </w:rPr>
          <w:delText>argumentsList</w:delText>
        </w:r>
      </w:del>
      <w:r w:rsidRPr="00E77497">
        <w:t>:</w:t>
      </w:r>
    </w:p>
    <w:p w14:paraId="33559D0F" w14:textId="77777777" w:rsidR="00FC4479" w:rsidRPr="003B4312" w:rsidRDefault="00FC4479" w:rsidP="009A20C6">
      <w:pPr>
        <w:pStyle w:val="Alg4"/>
        <w:numPr>
          <w:ilvl w:val="0"/>
          <w:numId w:val="377"/>
        </w:numPr>
        <w:tabs>
          <w:tab w:val="left" w:pos="720"/>
        </w:tabs>
        <w:rPr>
          <w:ins w:id="2743" w:author="Rev 4 Allen Wirfs-Brock" w:date="2011-10-20T18:28:00Z"/>
        </w:rPr>
      </w:pPr>
      <w:ins w:id="2744" w:author="Rev 4 Allen Wirfs-Brock" w:date="2011-10-20T18:29:00Z">
        <w:r w:rsidRPr="00E77497">
          <w:t xml:space="preserve">Let </w:t>
        </w:r>
        <w:r w:rsidRPr="00120381">
          <w:rPr>
            <w:i/>
          </w:rPr>
          <w:t>strict</w:t>
        </w:r>
        <w:r w:rsidRPr="004D1BD1">
          <w:t xml:space="preserve"> be the value of </w:t>
        </w:r>
        <w:r w:rsidRPr="003B4312">
          <w:rPr>
            <w:i/>
          </w:rPr>
          <w:t>F</w:t>
        </w:r>
        <w:r w:rsidRPr="003B4312">
          <w:t>’s [[Strict]] internal property.</w:t>
        </w:r>
      </w:ins>
    </w:p>
    <w:p w14:paraId="76772296" w14:textId="77777777" w:rsidR="004C02EF" w:rsidRPr="003B4312" w:rsidRDefault="004C02EF" w:rsidP="009A20C6">
      <w:pPr>
        <w:pStyle w:val="Alg4"/>
        <w:numPr>
          <w:ilvl w:val="0"/>
          <w:numId w:val="377"/>
        </w:numPr>
        <w:tabs>
          <w:tab w:val="left" w:pos="720"/>
        </w:tabs>
      </w:pPr>
      <w:r w:rsidRPr="003B4312">
        <w:t xml:space="preserve">If </w:t>
      </w:r>
      <w:del w:id="2745" w:author="Rev 4 Allen Wirfs-Brock" w:date="2011-10-06T15:39:00Z">
        <w:r w:rsidRPr="00120381" w:rsidDel="00942C41">
          <w:rPr>
            <w:i/>
          </w:rPr>
          <w:delText xml:space="preserve">the function </w:delText>
        </w:r>
      </w:del>
      <w:ins w:id="2746" w:author="Rev 4 Allen Wirfs-Brock" w:date="2011-10-20T18:30:00Z">
        <w:r w:rsidR="00FC4479" w:rsidRPr="004D1BD1">
          <w:rPr>
            <w:i/>
          </w:rPr>
          <w:t>strict</w:t>
        </w:r>
      </w:ins>
      <w:ins w:id="2747" w:author="Rev 4 Allen Wirfs-Brock" w:date="2011-10-18T12:10:00Z">
        <w:r w:rsidR="00D518E8" w:rsidRPr="003B4312">
          <w:t xml:space="preserve"> is </w:t>
        </w:r>
        <w:r w:rsidR="00D518E8" w:rsidRPr="00120381">
          <w:rPr>
            <w:b/>
          </w:rPr>
          <w:t>true</w:t>
        </w:r>
      </w:ins>
      <w:del w:id="2748" w:author="Rev 4 Allen Wirfs-Brock" w:date="2011-10-18T12:10:00Z">
        <w:r w:rsidRPr="00120381" w:rsidDel="00D518E8">
          <w:rPr>
            <w:i/>
          </w:rPr>
          <w:delText>code</w:delText>
        </w:r>
        <w:r w:rsidRPr="004D1BD1" w:rsidDel="00D518E8">
          <w:delText xml:space="preserve"> is strict code</w:delText>
        </w:r>
      </w:del>
      <w:r w:rsidRPr="003B4312">
        <w:t xml:space="preserve">, set the ThisBinding to </w:t>
      </w:r>
      <w:r w:rsidRPr="003B4312">
        <w:rPr>
          <w:i/>
        </w:rPr>
        <w:t>thisArg</w:t>
      </w:r>
      <w:r w:rsidRPr="003B4312">
        <w:t>.</w:t>
      </w:r>
    </w:p>
    <w:p w14:paraId="5376C209" w14:textId="77777777" w:rsidR="004C02EF" w:rsidRPr="008B7F6F" w:rsidRDefault="004C02EF" w:rsidP="009A20C6">
      <w:pPr>
        <w:pStyle w:val="Alg4"/>
        <w:numPr>
          <w:ilvl w:val="0"/>
          <w:numId w:val="377"/>
        </w:numPr>
        <w:tabs>
          <w:tab w:val="left" w:pos="720"/>
        </w:tabs>
      </w:pPr>
      <w:r w:rsidRPr="003B4312">
        <w:t xml:space="preserve">Else if </w:t>
      </w:r>
      <w:r w:rsidRPr="003B4312">
        <w:rPr>
          <w:i/>
        </w:rPr>
        <w:t>thisArg</w:t>
      </w:r>
      <w:r w:rsidRPr="008B7F6F">
        <w:t xml:space="preserve"> is </w:t>
      </w:r>
      <w:r w:rsidRPr="008B7F6F">
        <w:rPr>
          <w:b/>
        </w:rPr>
        <w:t>null</w:t>
      </w:r>
      <w:r w:rsidRPr="008B7F6F">
        <w:t xml:space="preserve"> or </w:t>
      </w:r>
      <w:r w:rsidRPr="008B7F6F">
        <w:rPr>
          <w:b/>
        </w:rPr>
        <w:t>undefined</w:t>
      </w:r>
      <w:r w:rsidRPr="008B7F6F">
        <w:t>, set the ThisBinding to the global object.</w:t>
      </w:r>
    </w:p>
    <w:p w14:paraId="0DFEC2B1" w14:textId="77777777" w:rsidR="004C02EF" w:rsidRPr="009C202C" w:rsidRDefault="004C02EF" w:rsidP="009A20C6">
      <w:pPr>
        <w:pStyle w:val="Alg4"/>
        <w:numPr>
          <w:ilvl w:val="0"/>
          <w:numId w:val="377"/>
        </w:numPr>
        <w:tabs>
          <w:tab w:val="left" w:pos="720"/>
        </w:tabs>
      </w:pPr>
      <w:r w:rsidRPr="00E65A34">
        <w:t>Else if Type(</w:t>
      </w:r>
      <w:r w:rsidRPr="00546435">
        <w:rPr>
          <w:i/>
        </w:rPr>
        <w:t>thisArg</w:t>
      </w:r>
      <w:r w:rsidRPr="00546435">
        <w:t>) is not Object, set the ThisBinding to ToObject(</w:t>
      </w:r>
      <w:r w:rsidRPr="009C202C">
        <w:rPr>
          <w:i/>
        </w:rPr>
        <w:t>thisArg</w:t>
      </w:r>
      <w:r w:rsidRPr="009C202C">
        <w:t>).</w:t>
      </w:r>
    </w:p>
    <w:p w14:paraId="017FB79A" w14:textId="77777777" w:rsidR="004C02EF" w:rsidRPr="00690A41" w:rsidRDefault="004C02EF" w:rsidP="009A20C6">
      <w:pPr>
        <w:pStyle w:val="Alg4"/>
        <w:numPr>
          <w:ilvl w:val="0"/>
          <w:numId w:val="377"/>
        </w:numPr>
        <w:tabs>
          <w:tab w:val="left" w:pos="720"/>
        </w:tabs>
      </w:pPr>
      <w:r w:rsidRPr="009C202C">
        <w:t>Else set the ThisBinding t</w:t>
      </w:r>
      <w:r w:rsidRPr="00690A41">
        <w:t xml:space="preserve">o </w:t>
      </w:r>
      <w:r w:rsidRPr="00690A41">
        <w:rPr>
          <w:i/>
        </w:rPr>
        <w:t>thisArg</w:t>
      </w:r>
      <w:r w:rsidRPr="00690A41">
        <w:t>.</w:t>
      </w:r>
    </w:p>
    <w:p w14:paraId="1BB3445F" w14:textId="77777777" w:rsidR="004C02EF" w:rsidRPr="00E77497" w:rsidRDefault="004C02EF" w:rsidP="009A20C6">
      <w:pPr>
        <w:pStyle w:val="Alg4"/>
        <w:numPr>
          <w:ilvl w:val="0"/>
          <w:numId w:val="377"/>
        </w:numPr>
        <w:tabs>
          <w:tab w:val="left" w:pos="720"/>
        </w:tabs>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property of </w:t>
      </w:r>
      <w:r w:rsidRPr="00E77497">
        <w:rPr>
          <w:i/>
        </w:rPr>
        <w:t>F</w:t>
      </w:r>
      <w:r w:rsidRPr="00E77497">
        <w:t xml:space="preserve"> as the argument.</w:t>
      </w:r>
    </w:p>
    <w:p w14:paraId="4752B78B" w14:textId="77777777" w:rsidR="004C02EF" w:rsidRPr="00E77497" w:rsidRDefault="004C02EF" w:rsidP="009A20C6">
      <w:pPr>
        <w:pStyle w:val="Alg4"/>
        <w:numPr>
          <w:ilvl w:val="0"/>
          <w:numId w:val="377"/>
        </w:numPr>
        <w:tabs>
          <w:tab w:val="left" w:pos="720"/>
        </w:tabs>
      </w:pPr>
      <w:r w:rsidRPr="00E77497">
        <w:t xml:space="preserve">Set the LexicalEnvironment to </w:t>
      </w:r>
      <w:r w:rsidRPr="00E77497">
        <w:rPr>
          <w:i/>
        </w:rPr>
        <w:t>localEnv</w:t>
      </w:r>
      <w:r w:rsidRPr="00E77497">
        <w:t>.</w:t>
      </w:r>
    </w:p>
    <w:p w14:paraId="4B583C54" w14:textId="77777777" w:rsidR="004C02EF" w:rsidRPr="00E77497" w:rsidRDefault="004C02EF" w:rsidP="009A20C6">
      <w:pPr>
        <w:pStyle w:val="Alg4"/>
        <w:numPr>
          <w:ilvl w:val="0"/>
          <w:numId w:val="377"/>
        </w:numPr>
        <w:tabs>
          <w:tab w:val="left" w:pos="720"/>
        </w:tabs>
      </w:pPr>
      <w:r w:rsidRPr="00E77497">
        <w:t xml:space="preserve">Set the VariableEnvironment to </w:t>
      </w:r>
      <w:r w:rsidRPr="00E77497">
        <w:rPr>
          <w:i/>
        </w:rPr>
        <w:t>localEnv</w:t>
      </w:r>
      <w:r w:rsidRPr="00E77497">
        <w:t>.</w:t>
      </w:r>
    </w:p>
    <w:p w14:paraId="130F492C" w14:textId="77777777" w:rsidR="004C02EF" w:rsidRPr="003B4312" w:rsidDel="00942C41" w:rsidRDefault="0068771C" w:rsidP="009A20C6">
      <w:pPr>
        <w:pStyle w:val="Alg4"/>
        <w:numPr>
          <w:ilvl w:val="0"/>
          <w:numId w:val="377"/>
        </w:numPr>
        <w:tabs>
          <w:tab w:val="left" w:pos="720"/>
        </w:tabs>
        <w:rPr>
          <w:del w:id="2749" w:author="Rev 4 Allen Wirfs-Brock" w:date="2011-10-06T15:38:00Z"/>
        </w:rPr>
      </w:pPr>
      <w:ins w:id="2750" w:author="Rev 4 Allen Wirfs-Brock" w:date="2011-10-20T15:00:00Z">
        <w:del w:id="2751" w:author="Rev 5 Allen Wirfs-Brock" w:date="2012-01-03T15:25:00Z">
          <w:r w:rsidRPr="00E77497" w:rsidDel="00BC7A6E">
            <w:delText xml:space="preserve">Let </w:delText>
          </w:r>
          <w:r w:rsidRPr="00120381" w:rsidDel="00BC7A6E">
            <w:rPr>
              <w:i/>
            </w:rPr>
            <w:delText>needsArgumentObject</w:delText>
          </w:r>
          <w:r w:rsidRPr="004D1BD1" w:rsidDel="00BC7A6E">
            <w:delText xml:space="preserve"> be the result of performing</w:delText>
          </w:r>
        </w:del>
      </w:ins>
      <w:ins w:id="2752" w:author="Rev 5 Allen Wirfs-Brock" w:date="2012-01-03T15:25:00Z">
        <w:r w:rsidR="00BC7A6E">
          <w:t>Perform</w:t>
        </w:r>
      </w:ins>
      <w:ins w:id="2753" w:author="Rev 4 Allen Wirfs-Brock" w:date="2011-10-20T15:00:00Z">
        <w:r w:rsidRPr="004D1BD1">
          <w:t xml:space="preserve"> </w:t>
        </w:r>
      </w:ins>
      <w:ins w:id="2754" w:author="Rev 4 Allen Wirfs-Brock" w:date="2011-10-21T18:30:00Z">
        <w:r w:rsidR="005B5DF4" w:rsidRPr="003B4312">
          <w:t xml:space="preserve">Function </w:t>
        </w:r>
      </w:ins>
      <w:del w:id="2755" w:author="Rev 4 Allen Wirfs-Brock" w:date="2011-10-06T15:38:00Z">
        <w:r w:rsidR="004C02EF" w:rsidRPr="003B4312" w:rsidDel="00942C41">
          <w:delText xml:space="preserve">Let </w:delText>
        </w:r>
        <w:r w:rsidR="004C02EF" w:rsidRPr="003B4312" w:rsidDel="00942C41">
          <w:rPr>
            <w:i/>
          </w:rPr>
          <w:delText>code</w:delText>
        </w:r>
        <w:r w:rsidR="004C02EF" w:rsidRPr="003B4312" w:rsidDel="00942C41">
          <w:delText xml:space="preserve"> be the value of </w:delText>
        </w:r>
        <w:r w:rsidR="004C02EF" w:rsidRPr="003B4312" w:rsidDel="00942C41">
          <w:rPr>
            <w:i/>
          </w:rPr>
          <w:delText>F</w:delText>
        </w:r>
        <w:r w:rsidR="004C02EF" w:rsidRPr="003B4312" w:rsidDel="00942C41">
          <w:delText>’s [[Code]] internal property.</w:delText>
        </w:r>
      </w:del>
    </w:p>
    <w:p w14:paraId="4C76CA9E" w14:textId="77777777" w:rsidR="0068771C" w:rsidRPr="003B4312" w:rsidRDefault="004C02EF" w:rsidP="009A20C6">
      <w:pPr>
        <w:pStyle w:val="Alg4"/>
        <w:numPr>
          <w:ilvl w:val="0"/>
          <w:numId w:val="377"/>
        </w:numPr>
        <w:tabs>
          <w:tab w:val="left" w:pos="720"/>
        </w:tabs>
        <w:rPr>
          <w:ins w:id="2756" w:author="Rev 4 Allen Wirfs-Brock" w:date="2011-10-20T14:59:00Z"/>
        </w:rPr>
      </w:pPr>
      <w:del w:id="2757" w:author="Rev 4 Allen Wirfs-Brock" w:date="2011-10-20T15:00:00Z">
        <w:r w:rsidRPr="003B4312" w:rsidDel="0068771C">
          <w:delText xml:space="preserve">Perform </w:delText>
        </w:r>
      </w:del>
      <w:r w:rsidRPr="003B4312">
        <w:t xml:space="preserve">Declaration Binding Instantiation using the function </w:t>
      </w:r>
      <w:del w:id="2758" w:author="Rev 4 Allen Wirfs-Brock" w:date="2011-10-06T15:39:00Z">
        <w:r w:rsidRPr="003B4312" w:rsidDel="00942C41">
          <w:delText xml:space="preserve">code </w:delText>
        </w:r>
      </w:del>
      <w:ins w:id="2759" w:author="Rev 4 Allen Wirfs-Brock" w:date="2011-10-06T15:31:00Z">
        <w:r w:rsidR="00063AE6" w:rsidRPr="008B7F6F">
          <w:rPr>
            <w:i/>
          </w:rPr>
          <w:t>F</w:t>
        </w:r>
        <w:del w:id="2760" w:author="Allen" w:date="2011-11-04T08:40:00Z">
          <w:r w:rsidR="00063AE6" w:rsidRPr="008B7F6F" w:rsidDel="00715E7A">
            <w:delText xml:space="preserve"> </w:delText>
          </w:r>
        </w:del>
        <w:r w:rsidR="00063AE6" w:rsidRPr="008B7F6F">
          <w:t>,</w:t>
        </w:r>
      </w:ins>
      <w:ins w:id="2761" w:author="Rev 5 Allen Wirfs-Brock" w:date="2012-01-03T15:42:00Z">
        <w:r w:rsidR="00377876" w:rsidRPr="00377876">
          <w:rPr>
            <w:i/>
          </w:rPr>
          <w:t xml:space="preserve"> </w:t>
        </w:r>
        <w:r w:rsidR="00377876" w:rsidRPr="009C202C">
          <w:rPr>
            <w:i/>
          </w:rPr>
          <w:t>argumentsList</w:t>
        </w:r>
        <w:r w:rsidR="00377876" w:rsidRPr="009C202C" w:rsidDel="00942C41">
          <w:t xml:space="preserve"> </w:t>
        </w:r>
        <w:r w:rsidR="00377876" w:rsidRPr="00690A41">
          <w:t>,</w:t>
        </w:r>
      </w:ins>
      <w:ins w:id="2762" w:author="Allen" w:date="2011-11-04T08:40:00Z">
        <w:r w:rsidR="00715E7A" w:rsidRPr="008B7F6F">
          <w:t xml:space="preserve"> </w:t>
        </w:r>
      </w:ins>
      <w:del w:id="2763" w:author="Rev 4 Allen Wirfs-Brock" w:date="2011-10-06T15:31:00Z">
        <w:r w:rsidRPr="008B7F6F" w:rsidDel="00063AE6">
          <w:rPr>
            <w:i/>
          </w:rPr>
          <w:delText>code</w:delText>
        </w:r>
        <w:r w:rsidRPr="008B7F6F" w:rsidDel="00063AE6">
          <w:delText xml:space="preserve"> </w:delText>
        </w:r>
      </w:del>
      <w:r w:rsidRPr="008B7F6F">
        <w:t xml:space="preserve">and </w:t>
      </w:r>
      <w:ins w:id="2764" w:author="Rev 4 Allen Wirfs-Brock" w:date="2011-10-21T18:30:00Z">
        <w:r w:rsidR="005B5DF4" w:rsidRPr="008B7F6F">
          <w:rPr>
            <w:i/>
          </w:rPr>
          <w:t xml:space="preserve">localEnv </w:t>
        </w:r>
      </w:ins>
      <w:del w:id="2765" w:author="Rev 5 Allen Wirfs-Brock" w:date="2012-01-03T15:42:00Z">
        <w:r w:rsidRPr="008B7F6F" w:rsidDel="00377876">
          <w:rPr>
            <w:i/>
          </w:rPr>
          <w:delText>argumentsList</w:delText>
        </w:r>
        <w:r w:rsidRPr="008B7F6F" w:rsidDel="00377876">
          <w:delText xml:space="preserve"> </w:delText>
        </w:r>
      </w:del>
      <w:r w:rsidRPr="008B7F6F">
        <w:t xml:space="preserve">as described in </w:t>
      </w:r>
      <w:commentRangeStart w:id="2766"/>
      <w:r w:rsidRPr="008B7F6F">
        <w:t>10.5</w:t>
      </w:r>
      <w:commentRangeEnd w:id="2766"/>
      <w:r w:rsidR="00063AE6" w:rsidRPr="00446E53">
        <w:rPr>
          <w:rStyle w:val="af4"/>
          <w:rFonts w:ascii="Arial" w:eastAsia="MS Mincho" w:hAnsi="Arial"/>
          <w:spacing w:val="0"/>
          <w:lang w:val="en-GB" w:eastAsia="ja-JP"/>
        </w:rPr>
        <w:commentReference w:id="2766"/>
      </w:r>
      <w:ins w:id="2767" w:author="Rev 4 Allen Wirfs-Brock" w:date="2011-11-04T10:14:00Z">
        <w:r w:rsidR="00446E53">
          <w:t>.3</w:t>
        </w:r>
      </w:ins>
      <w:r w:rsidRPr="004D1BD1">
        <w:t>.</w:t>
      </w:r>
      <w:ins w:id="2768" w:author="Rev 4 Allen Wirfs-Brock" w:date="2011-10-20T14:59:00Z">
        <w:r w:rsidR="00861D1D" w:rsidRPr="003B4312">
          <w:t xml:space="preserve"> </w:t>
        </w:r>
      </w:ins>
    </w:p>
    <w:p w14:paraId="0447DAA1" w14:textId="77777777" w:rsidR="002E62C8" w:rsidRPr="00BF37F2" w:rsidDel="008A4279" w:rsidRDefault="002E62C8" w:rsidP="009A20C6">
      <w:pPr>
        <w:pStyle w:val="Alg4"/>
        <w:numPr>
          <w:ilvl w:val="0"/>
          <w:numId w:val="377"/>
        </w:numPr>
        <w:tabs>
          <w:tab w:val="left" w:pos="720"/>
        </w:tabs>
        <w:rPr>
          <w:ins w:id="2769" w:author="Rev 4 Allen Wirfs-Brock" w:date="2011-11-04T11:39:00Z"/>
          <w:del w:id="2770" w:author="Rev 5 Allen Wirfs-Brock" w:date="2012-01-03T15:50:00Z"/>
        </w:rPr>
      </w:pPr>
      <w:ins w:id="2771" w:author="Rev 4 Allen Wirfs-Brock" w:date="2011-11-04T11:39:00Z">
        <w:del w:id="2772" w:author="Rev 5 Allen Wirfs-Brock" w:date="2012-01-03T15:50:00Z">
          <w:r w:rsidRPr="00BF37F2" w:rsidDel="008A4279">
            <w:delText xml:space="preserve">Let </w:delText>
          </w:r>
          <w:r w:rsidRPr="00BF37F2" w:rsidDel="008A4279">
            <w:rPr>
              <w:i/>
            </w:rPr>
            <w:delText>formals</w:delText>
          </w:r>
          <w:r w:rsidRPr="00BF37F2" w:rsidDel="008A4279">
            <w:delText xml:space="preserve"> be the value of  the  [[FormalParameters]] internal property of </w:delText>
          </w:r>
          <w:r w:rsidRPr="00BF37F2" w:rsidDel="008A4279">
            <w:rPr>
              <w:i/>
            </w:rPr>
            <w:delText>F</w:delText>
          </w:r>
          <w:r w:rsidRPr="00BF37F2" w:rsidDel="008A4279">
            <w:delText>.</w:delText>
          </w:r>
        </w:del>
      </w:ins>
    </w:p>
    <w:p w14:paraId="539B140D" w14:textId="77777777" w:rsidR="00861D1D" w:rsidRPr="008B7F6F" w:rsidDel="008A4279" w:rsidRDefault="00FC4479" w:rsidP="009A20C6">
      <w:pPr>
        <w:pStyle w:val="Alg4"/>
        <w:numPr>
          <w:ilvl w:val="0"/>
          <w:numId w:val="377"/>
        </w:numPr>
        <w:tabs>
          <w:tab w:val="left" w:pos="720"/>
        </w:tabs>
        <w:rPr>
          <w:ins w:id="2773" w:author="Rev 4 Allen Wirfs-Brock" w:date="2011-10-20T14:59:00Z"/>
          <w:del w:id="2774" w:author="Rev 5 Allen Wirfs-Brock" w:date="2012-01-03T15:50:00Z"/>
        </w:rPr>
      </w:pPr>
      <w:ins w:id="2775" w:author="Rev 4 Allen Wirfs-Brock" w:date="2011-10-20T18:27:00Z">
        <w:del w:id="2776" w:author="Rev 5 Allen Wirfs-Brock" w:date="2012-01-03T15:50:00Z">
          <w:r w:rsidRPr="003B4312" w:rsidDel="008A4279">
            <w:delText xml:space="preserve">If </w:delText>
          </w:r>
          <w:r w:rsidRPr="003B4312" w:rsidDel="008A4279">
            <w:rPr>
              <w:i/>
            </w:rPr>
            <w:delText>strict</w:delText>
          </w:r>
          <w:r w:rsidRPr="003B4312" w:rsidDel="008A4279">
            <w:delText xml:space="preserve"> is </w:delText>
          </w:r>
          <w:r w:rsidRPr="008B7F6F" w:rsidDel="008A4279">
            <w:rPr>
              <w:b/>
            </w:rPr>
            <w:delText>true</w:delText>
          </w:r>
          <w:r w:rsidRPr="008B7F6F" w:rsidDel="008A4279">
            <w:delText>, then</w:delText>
          </w:r>
        </w:del>
      </w:ins>
    </w:p>
    <w:p w14:paraId="7F5D0E16" w14:textId="77777777" w:rsidR="008E65A6" w:rsidRPr="00E77497" w:rsidDel="002B3A90" w:rsidRDefault="00595D22" w:rsidP="009A20C6">
      <w:pPr>
        <w:pStyle w:val="Alg4"/>
        <w:numPr>
          <w:ilvl w:val="1"/>
          <w:numId w:val="377"/>
        </w:numPr>
        <w:tabs>
          <w:tab w:val="left" w:pos="720"/>
        </w:tabs>
        <w:rPr>
          <w:del w:id="2777" w:author="Rev 5 Allen Wirfs-Brock" w:date="2012-01-03T14:38:00Z"/>
        </w:rPr>
      </w:pPr>
      <w:ins w:id="2778" w:author="Rev 4 Allen Wirfs-Brock" w:date="2011-10-20T18:31:00Z">
        <w:del w:id="2779" w:author="Rev 5 Allen Wirfs-Brock" w:date="2012-01-03T14:38:00Z">
          <w:r w:rsidRPr="00E65A34" w:rsidDel="002B3A90">
            <w:delText xml:space="preserve">Let </w:delText>
          </w:r>
          <w:r w:rsidRPr="00546435" w:rsidDel="002B3A90">
            <w:rPr>
              <w:i/>
            </w:rPr>
            <w:delText>ao</w:delText>
          </w:r>
          <w:r w:rsidRPr="00546435" w:rsidDel="002B3A90">
            <w:delText xml:space="preserve"> be the result of </w:delText>
          </w:r>
        </w:del>
      </w:ins>
      <w:del w:id="2780" w:author="Rev 5 Allen Wirfs-Brock" w:date="2012-01-03T14:38:00Z">
        <w:r w:rsidR="008E65A6" w:rsidRPr="009C202C" w:rsidDel="002B3A90">
          <w:delText xml:space="preserve">performing the abstract operation </w:delText>
        </w:r>
      </w:del>
      <w:ins w:id="2781" w:author="Rev 4 Allen Wirfs-Brock" w:date="2011-10-21T15:13:00Z">
        <w:del w:id="2782" w:author="Rev 5 Allen Wirfs-Brock" w:date="2012-01-03T14:38:00Z">
          <w:r w:rsidR="008E65A6" w:rsidRPr="009C202C" w:rsidDel="002B3A90">
            <w:delText>CreateStrictArgumentsObject</w:delText>
          </w:r>
        </w:del>
      </w:ins>
      <w:del w:id="2783" w:author="Rev 5 Allen Wirfs-Brock" w:date="2012-01-03T14:38:00Z">
        <w:r w:rsidR="008E65A6" w:rsidRPr="009C202C" w:rsidDel="002B3A90">
          <w:delText xml:space="preserve"> with argument </w:delText>
        </w:r>
        <w:r w:rsidR="008E65A6" w:rsidRPr="00675B74" w:rsidDel="002B3A90">
          <w:rPr>
            <w:i/>
          </w:rPr>
          <w:delText>argumentsList</w:delText>
        </w:r>
        <w:r w:rsidR="008E65A6" w:rsidRPr="00E77497" w:rsidDel="002B3A90">
          <w:delText>.</w:delText>
        </w:r>
      </w:del>
      <w:ins w:id="2784" w:author="Rev 4 Allen Wirfs-Brock" w:date="2011-10-21T17:51:00Z">
        <w:del w:id="2785" w:author="Rev 5 Allen Wirfs-Brock" w:date="2012-01-03T14:38:00Z">
          <w:r w:rsidR="009E2A96" w:rsidRPr="00E77497" w:rsidDel="002B3A90">
            <w:delText xml:space="preserve"> with argument </w:delText>
          </w:r>
          <w:r w:rsidR="009E2A96" w:rsidRPr="00E77497" w:rsidDel="002B3A90">
            <w:rPr>
              <w:i/>
            </w:rPr>
            <w:delText>argumentsList.</w:delText>
          </w:r>
        </w:del>
      </w:ins>
      <w:del w:id="2786" w:author="Rev 5 Allen Wirfs-Brock" w:date="2012-01-03T14:38:00Z">
        <w:r w:rsidR="008E65A6" w:rsidRPr="00E77497" w:rsidDel="002B3A90">
          <w:delText xml:space="preserve"> </w:delText>
        </w:r>
      </w:del>
    </w:p>
    <w:p w14:paraId="2FF25A41" w14:textId="77777777" w:rsidR="002E62C8" w:rsidRPr="003B4312" w:rsidDel="002B3A90" w:rsidRDefault="002E62C8" w:rsidP="009A20C6">
      <w:pPr>
        <w:pStyle w:val="Alg4"/>
        <w:numPr>
          <w:ilvl w:val="1"/>
          <w:numId w:val="377"/>
        </w:numPr>
        <w:tabs>
          <w:tab w:val="left" w:pos="720"/>
        </w:tabs>
        <w:rPr>
          <w:ins w:id="2787" w:author="Rev 4 Allen Wirfs-Brock" w:date="2011-11-04T11:41:00Z"/>
          <w:del w:id="2788" w:author="Rev 5 Allen Wirfs-Brock" w:date="2012-01-03T14:38:00Z"/>
        </w:rPr>
      </w:pPr>
      <w:ins w:id="2789" w:author="Rev 4 Allen Wirfs-Brock" w:date="2011-11-04T11:41:00Z">
        <w:del w:id="2790" w:author="Rev 5 Allen Wirfs-Brock" w:date="2012-01-03T14:38:00Z">
          <w:r w:rsidRPr="003B4312" w:rsidDel="002B3A90">
            <w:delText xml:space="preserve">If </w:delText>
          </w:r>
          <w:r w:rsidRPr="003B4312" w:rsidDel="002B3A90">
            <w:rPr>
              <w:i/>
            </w:rPr>
            <w:delText>needArgumentObject</w:delText>
          </w:r>
          <w:r w:rsidRPr="003B4312" w:rsidDel="002B3A90">
            <w:delText xml:space="preserve"> </w:delText>
          </w:r>
          <w:r w:rsidRPr="004D1BD1" w:rsidDel="002B3A90">
            <w:delText xml:space="preserve">is </w:delText>
          </w:r>
          <w:r w:rsidRPr="003B4312" w:rsidDel="002B3A90">
            <w:rPr>
              <w:b/>
            </w:rPr>
            <w:delText>true</w:delText>
          </w:r>
          <w:r w:rsidRPr="003B4312" w:rsidDel="002B3A90">
            <w:delText>, then</w:delText>
          </w:r>
        </w:del>
      </w:ins>
    </w:p>
    <w:p w14:paraId="7F7D379E" w14:textId="77777777" w:rsidR="00806568" w:rsidRPr="00E77497" w:rsidDel="002B3A90" w:rsidRDefault="00806568" w:rsidP="009A20C6">
      <w:pPr>
        <w:pStyle w:val="Alg4"/>
        <w:numPr>
          <w:ilvl w:val="2"/>
          <w:numId w:val="377"/>
        </w:numPr>
        <w:rPr>
          <w:ins w:id="2791" w:author="Rev 4 Allen Wirfs-Brock" w:date="2011-10-21T18:36:00Z"/>
          <w:del w:id="2792" w:author="Rev 5 Allen Wirfs-Brock" w:date="2012-01-03T14:38:00Z"/>
        </w:rPr>
      </w:pPr>
      <w:ins w:id="2793" w:author="Rev 4 Allen Wirfs-Brock" w:date="2011-10-21T18:36:00Z">
        <w:del w:id="2794" w:author="Rev 5 Allen Wirfs-Brock" w:date="2012-01-03T14:38:00Z">
          <w:r w:rsidRPr="00675B74" w:rsidDel="002B3A90">
            <w:delText xml:space="preserve">Call </w:delText>
          </w:r>
          <w:r w:rsidRPr="00E77497" w:rsidDel="002B3A90">
            <w:rPr>
              <w:i/>
            </w:rPr>
            <w:delText>env</w:delText>
          </w:r>
          <w:r w:rsidRPr="00E77497" w:rsidDel="002B3A90">
            <w:delText>’s CreateImmutableBinding concrete method passing the String "</w:delText>
          </w:r>
          <w:r w:rsidRPr="00E77497" w:rsidDel="002B3A90">
            <w:rPr>
              <w:rFonts w:ascii="Courier New" w:hAnsi="Courier New" w:cs="Courier New"/>
              <w:b/>
            </w:rPr>
            <w:delText>arguments</w:delText>
          </w:r>
          <w:r w:rsidRPr="00E77497" w:rsidDel="002B3A90">
            <w:delText>" as the argument.</w:delText>
          </w:r>
        </w:del>
      </w:ins>
    </w:p>
    <w:p w14:paraId="01CB9799" w14:textId="77777777" w:rsidR="002E62C8" w:rsidRPr="004418C4" w:rsidDel="002B3A90" w:rsidRDefault="002E62C8" w:rsidP="009A20C6">
      <w:pPr>
        <w:pStyle w:val="Alg4"/>
        <w:numPr>
          <w:ilvl w:val="2"/>
          <w:numId w:val="377"/>
        </w:numPr>
        <w:rPr>
          <w:ins w:id="2795" w:author="Rev 4 Allen Wirfs-Brock" w:date="2011-11-04T11:44:00Z"/>
          <w:del w:id="2796" w:author="Rev 5 Allen Wirfs-Brock" w:date="2012-01-03T14:38:00Z"/>
          <w:sz w:val="24"/>
          <w:szCs w:val="24"/>
        </w:rPr>
      </w:pPr>
      <w:ins w:id="2797" w:author="Rev 4 Allen Wirfs-Brock" w:date="2011-11-04T11:44:00Z">
        <w:del w:id="2798" w:author="Rev 5 Allen Wirfs-Brock" w:date="2012-01-03T14:38:00Z">
          <w:r w:rsidRPr="004418C4" w:rsidDel="002B3A90">
            <w:delText xml:space="preserve">Call </w:delText>
          </w:r>
          <w:r w:rsidRPr="004418C4" w:rsidDel="002B3A90">
            <w:rPr>
              <w:i/>
            </w:rPr>
            <w:delText>env</w:delText>
          </w:r>
          <w:r w:rsidRPr="004418C4" w:rsidDel="002B3A90">
            <w:delText>’s InitializeBinding concrete method passing "</w:delText>
          </w:r>
          <w:r w:rsidRPr="004418C4" w:rsidDel="002B3A90">
            <w:rPr>
              <w:rFonts w:ascii="Courier New" w:hAnsi="Courier New" w:cs="Courier New"/>
              <w:b/>
            </w:rPr>
            <w:delText>arguments</w:delText>
          </w:r>
          <w:r w:rsidRPr="004418C4" w:rsidDel="002B3A90">
            <w:delText xml:space="preserve">" and </w:delText>
          </w:r>
          <w:r w:rsidRPr="004418C4" w:rsidDel="002B3A90">
            <w:rPr>
              <w:i/>
            </w:rPr>
            <w:delText xml:space="preserve">ao </w:delText>
          </w:r>
          <w:r w:rsidRPr="004418C4" w:rsidDel="002B3A90">
            <w:delText>as arguments.</w:delText>
          </w:r>
        </w:del>
      </w:ins>
    </w:p>
    <w:p w14:paraId="7A836AF9" w14:textId="77777777" w:rsidR="009E2A96" w:rsidRPr="00675B74" w:rsidDel="008A4279" w:rsidRDefault="009E2A96" w:rsidP="009A20C6">
      <w:pPr>
        <w:pStyle w:val="Alg4"/>
        <w:numPr>
          <w:ilvl w:val="0"/>
          <w:numId w:val="377"/>
        </w:numPr>
        <w:tabs>
          <w:tab w:val="left" w:pos="720"/>
        </w:tabs>
        <w:rPr>
          <w:ins w:id="2799" w:author="Rev 4 Allen Wirfs-Brock" w:date="2011-10-21T17:51:00Z"/>
          <w:del w:id="2800" w:author="Rev 5 Allen Wirfs-Brock" w:date="2012-01-03T15:50:00Z"/>
        </w:rPr>
      </w:pPr>
      <w:ins w:id="2801" w:author="Rev 4 Allen Wirfs-Brock" w:date="2011-10-21T17:51:00Z">
        <w:del w:id="2802" w:author="Rev 5 Allen Wirfs-Brock" w:date="2012-01-03T15:50:00Z">
          <w:r w:rsidRPr="00675B74" w:rsidDel="008A4279">
            <w:delText xml:space="preserve">Else, </w:delText>
          </w:r>
        </w:del>
      </w:ins>
    </w:p>
    <w:p w14:paraId="1EABBA9D" w14:textId="77777777" w:rsidR="00A925A6" w:rsidRPr="00E77497" w:rsidDel="009E2A96" w:rsidRDefault="00A925A6" w:rsidP="009A20C6">
      <w:pPr>
        <w:pStyle w:val="Alg4"/>
        <w:numPr>
          <w:ilvl w:val="1"/>
          <w:numId w:val="377"/>
        </w:numPr>
        <w:tabs>
          <w:tab w:val="left" w:pos="720"/>
        </w:tabs>
        <w:rPr>
          <w:del w:id="2803" w:author="Rev 4 Allen Wirfs-Brock" w:date="2011-10-21T17:51:00Z"/>
        </w:rPr>
      </w:pPr>
      <w:del w:id="2804" w:author="Rev 4 Allen Wirfs-Brock" w:date="2011-10-21T17:51:00Z">
        <w:r w:rsidRPr="00E77497" w:rsidDel="009E2A96">
          <w:delText>E</w:delText>
        </w:r>
        <w:r w:rsidR="008E65A6" w:rsidRPr="00E77497" w:rsidDel="009E2A96">
          <w:delText>lse</w:delText>
        </w:r>
        <w:r w:rsidRPr="00E77497" w:rsidDel="009E2A96">
          <w:delText xml:space="preserve">, </w:delText>
        </w:r>
      </w:del>
    </w:p>
    <w:p w14:paraId="3D22CFA9" w14:textId="77777777" w:rsidR="006E6D0C" w:rsidRPr="00E77497" w:rsidDel="009E0D61" w:rsidRDefault="006E6D0C" w:rsidP="009A20C6">
      <w:pPr>
        <w:pStyle w:val="Alg4"/>
        <w:numPr>
          <w:ilvl w:val="1"/>
          <w:numId w:val="377"/>
        </w:numPr>
        <w:tabs>
          <w:tab w:val="left" w:pos="720"/>
        </w:tabs>
        <w:rPr>
          <w:del w:id="2805" w:author="Rev 4 Allen Wirfs-Brock" w:date="2011-10-21T17:45:00Z"/>
        </w:rPr>
      </w:pPr>
      <w:del w:id="2806" w:author="Rev 4 Allen Wirfs-Brock" w:date="2011-10-21T17:45:00Z">
        <w:r w:rsidRPr="00E77497" w:rsidDel="009E0D61">
          <w:delText xml:space="preserve">Let </w:delText>
        </w:r>
        <w:r w:rsidRPr="00E77497" w:rsidDel="009E0D61">
          <w:rPr>
            <w:i/>
          </w:rPr>
          <w:delText>formals</w:delText>
        </w:r>
        <w:r w:rsidRPr="00E77497" w:rsidDel="009E0D61">
          <w:delText xml:space="preserve"> be the value of  the  [[FormalParameters]] internal property of </w:delText>
        </w:r>
        <w:r w:rsidR="009E0D61" w:rsidRPr="00E77497" w:rsidDel="009E0D61">
          <w:rPr>
            <w:i/>
          </w:rPr>
          <w:delText>F</w:delText>
        </w:r>
        <w:r w:rsidR="009E0D61" w:rsidRPr="00E77497" w:rsidDel="009E0D61">
          <w:delText>.</w:delText>
        </w:r>
      </w:del>
    </w:p>
    <w:p w14:paraId="7B8549D4" w14:textId="77777777" w:rsidR="009E0D61" w:rsidRPr="00E77497" w:rsidDel="009E0D61" w:rsidRDefault="009E0D61" w:rsidP="009A20C6">
      <w:pPr>
        <w:pStyle w:val="Alg4"/>
        <w:numPr>
          <w:ilvl w:val="1"/>
          <w:numId w:val="377"/>
        </w:numPr>
        <w:tabs>
          <w:tab w:val="left" w:pos="720"/>
        </w:tabs>
        <w:rPr>
          <w:del w:id="2807" w:author="Rev 4 Allen Wirfs-Brock" w:date="2011-10-21T17:45:00Z"/>
        </w:rPr>
      </w:pPr>
      <w:del w:id="2808" w:author="Rev 4 Allen Wirfs-Brock" w:date="2011-10-21T17:45:00Z">
        <w:r w:rsidRPr="00E77497" w:rsidDel="009E0D61">
          <w:delText>Let names be BoundNames of formals.</w:delText>
        </w:r>
      </w:del>
    </w:p>
    <w:p w14:paraId="436E3623" w14:textId="77777777" w:rsidR="009E0D61" w:rsidRPr="00E77497" w:rsidDel="002B3A90" w:rsidRDefault="00A925A6" w:rsidP="009A20C6">
      <w:pPr>
        <w:pStyle w:val="Alg4"/>
        <w:numPr>
          <w:ilvl w:val="1"/>
          <w:numId w:val="377"/>
        </w:numPr>
        <w:tabs>
          <w:tab w:val="left" w:pos="720"/>
        </w:tabs>
        <w:rPr>
          <w:ins w:id="2809" w:author="Rev 4 Allen Wirfs-Brock" w:date="2011-10-21T17:45:00Z"/>
          <w:del w:id="2810" w:author="Rev 5 Allen Wirfs-Brock" w:date="2012-01-03T14:39:00Z"/>
        </w:rPr>
      </w:pPr>
      <w:del w:id="2811" w:author="Rev 5 Allen Wirfs-Brock" w:date="2012-01-03T14:39:00Z">
        <w:r w:rsidRPr="00E77497" w:rsidDel="002B3A90">
          <w:delText xml:space="preserve"> with arguments </w:delText>
        </w:r>
        <w:r w:rsidRPr="00E77497" w:rsidDel="002B3A90">
          <w:rPr>
            <w:i/>
          </w:rPr>
          <w:delText>argumentsList</w:delText>
        </w:r>
        <w:r w:rsidRPr="00E77497" w:rsidDel="002B3A90">
          <w:delText xml:space="preserve">. </w:delText>
        </w:r>
      </w:del>
      <w:ins w:id="2812" w:author="Rev 4 Allen Wirfs-Brock" w:date="2011-10-21T17:45:00Z">
        <w:del w:id="2813" w:author="Rev 5 Allen Wirfs-Brock" w:date="2012-01-03T14:39:00Z">
          <w:r w:rsidR="009E0D61" w:rsidRPr="00E77497" w:rsidDel="002B3A90">
            <w:delText xml:space="preserve">Let </w:delText>
          </w:r>
          <w:r w:rsidR="009E0D61" w:rsidRPr="00E77497" w:rsidDel="002B3A90">
            <w:rPr>
              <w:i/>
            </w:rPr>
            <w:delText>names</w:delText>
          </w:r>
          <w:r w:rsidR="009E0D61" w:rsidRPr="00E77497" w:rsidDel="002B3A90">
            <w:delText xml:space="preserve"> be BoundNames of </w:delText>
          </w:r>
          <w:r w:rsidR="009E0D61" w:rsidRPr="00E77497" w:rsidDel="002B3A90">
            <w:rPr>
              <w:i/>
            </w:rPr>
            <w:delText>formals</w:delText>
          </w:r>
          <w:r w:rsidR="009E0D61" w:rsidRPr="00E77497" w:rsidDel="002B3A90">
            <w:delText>.</w:delText>
          </w:r>
        </w:del>
      </w:ins>
    </w:p>
    <w:p w14:paraId="761FBABF" w14:textId="77777777" w:rsidR="00A21A84" w:rsidRPr="00E77497" w:rsidDel="002B3A90" w:rsidRDefault="00A21A84" w:rsidP="009A20C6">
      <w:pPr>
        <w:pStyle w:val="Alg4"/>
        <w:numPr>
          <w:ilvl w:val="1"/>
          <w:numId w:val="377"/>
        </w:numPr>
        <w:tabs>
          <w:tab w:val="left" w:pos="720"/>
        </w:tabs>
        <w:rPr>
          <w:ins w:id="2814" w:author="Rev 4 Allen Wirfs-Brock" w:date="2011-10-21T18:09:00Z"/>
          <w:del w:id="2815" w:author="Rev 5 Allen Wirfs-Brock" w:date="2012-01-03T14:39:00Z"/>
          <w:rFonts w:ascii="Arial" w:hAnsi="Arial" w:cs="Arial"/>
          <w:sz w:val="18"/>
        </w:rPr>
      </w:pPr>
      <w:ins w:id="2816" w:author="Rev 4 Allen Wirfs-Brock" w:date="2011-10-21T18:09:00Z">
        <w:del w:id="2817" w:author="Rev 5 Allen Wirfs-Brock" w:date="2012-01-03T14:39:00Z">
          <w:r w:rsidRPr="00E77497" w:rsidDel="002B3A90">
            <w:rPr>
              <w:rFonts w:ascii="Arial" w:hAnsi="Arial" w:cs="Arial"/>
              <w:sz w:val="18"/>
            </w:rPr>
            <w:delText>NOTE</w:delText>
          </w:r>
        </w:del>
      </w:ins>
      <w:ins w:id="2818" w:author="Rev 4 Allen Wirfs-Brock" w:date="2011-10-21T18:10:00Z">
        <w:del w:id="2819" w:author="Rev 5 Allen Wirfs-Brock" w:date="2012-01-03T14:39:00Z">
          <w:r w:rsidRPr="00E77497" w:rsidDel="002B3A90">
            <w:rPr>
              <w:rFonts w:ascii="Arial" w:hAnsi="Arial" w:cs="Arial"/>
              <w:sz w:val="18"/>
            </w:rPr>
            <w:tab/>
          </w:r>
        </w:del>
      </w:ins>
      <w:ins w:id="2820" w:author="Rev 4 Allen Wirfs-Brock" w:date="2011-10-21T18:09:00Z">
        <w:del w:id="2821" w:author="Rev 5 Allen Wirfs-Brock" w:date="2012-01-03T14:39:00Z">
          <w:r w:rsidRPr="00E77497" w:rsidDel="002B3A90">
            <w:rPr>
              <w:rFonts w:ascii="Arial" w:hAnsi="Arial" w:cs="Arial"/>
              <w:sz w:val="18"/>
            </w:rPr>
            <w:delText>Because</w:delText>
          </w:r>
          <w:r w:rsidRPr="00E77497" w:rsidDel="002B3A90">
            <w:rPr>
              <w:sz w:val="18"/>
            </w:rPr>
            <w:delText xml:space="preserve"> </w:delText>
          </w:r>
          <w:r w:rsidRPr="00E77497" w:rsidDel="002B3A90">
            <w:rPr>
              <w:i/>
              <w:sz w:val="18"/>
            </w:rPr>
            <w:delText>F</w:delText>
          </w:r>
          <w:r w:rsidRPr="00E77497" w:rsidDel="002B3A90">
            <w:rPr>
              <w:sz w:val="18"/>
            </w:rPr>
            <w:delText xml:space="preserve"> </w:delText>
          </w:r>
          <w:r w:rsidRPr="00E77497" w:rsidDel="002B3A90">
            <w:rPr>
              <w:rFonts w:ascii="Arial" w:hAnsi="Arial" w:cs="Arial"/>
              <w:sz w:val="18"/>
            </w:rPr>
            <w:delText xml:space="preserve">is a none strict function it </w:delText>
          </w:r>
        </w:del>
      </w:ins>
      <w:ins w:id="2822" w:author="Rev 4 Allen Wirfs-Brock" w:date="2011-11-04T11:39:00Z">
        <w:del w:id="2823" w:author="Rev 5 Allen Wirfs-Brock" w:date="2012-01-03T14:39:00Z">
          <w:r w:rsidR="002E62C8" w:rsidDel="002B3A90">
            <w:rPr>
              <w:rFonts w:ascii="Arial" w:hAnsi="Arial" w:cs="Arial"/>
              <w:sz w:val="18"/>
            </w:rPr>
            <w:delText>is not</w:delText>
          </w:r>
        </w:del>
      </w:ins>
      <w:ins w:id="2824" w:author="Rev 4 Allen Wirfs-Brock" w:date="2011-10-21T18:09:00Z">
        <w:del w:id="2825" w:author="Rev 5 Allen Wirfs-Brock" w:date="2012-01-03T14:39:00Z">
          <w:r w:rsidRPr="00675B74" w:rsidDel="002B3A90">
            <w:rPr>
              <w:rFonts w:ascii="Arial" w:hAnsi="Arial" w:cs="Arial"/>
              <w:sz w:val="18"/>
            </w:rPr>
            <w:delText xml:space="preserve"> extended code.  Hence</w:delText>
          </w:r>
          <w:r w:rsidRPr="00E77497" w:rsidDel="002B3A90">
            <w:rPr>
              <w:sz w:val="18"/>
            </w:rPr>
            <w:delText xml:space="preserve"> </w:delText>
          </w:r>
          <w:r w:rsidRPr="00E77497" w:rsidDel="002B3A90">
            <w:rPr>
              <w:i/>
              <w:sz w:val="18"/>
            </w:rPr>
            <w:delText>formals</w:delText>
          </w:r>
          <w:r w:rsidRPr="00E77497" w:rsidDel="002B3A90">
            <w:rPr>
              <w:sz w:val="18"/>
            </w:rPr>
            <w:delText xml:space="preserve"> </w:delText>
          </w:r>
          <w:r w:rsidRPr="00E77497" w:rsidDel="002B3A90">
            <w:rPr>
              <w:rFonts w:ascii="Arial" w:hAnsi="Arial" w:cs="Arial"/>
              <w:sz w:val="18"/>
            </w:rPr>
            <w:delText>do</w:delText>
          </w:r>
          <w:r w:rsidR="00546435" w:rsidRPr="00E77497" w:rsidDel="002B3A90">
            <w:rPr>
              <w:rFonts w:ascii="Arial" w:hAnsi="Arial" w:cs="Arial"/>
              <w:sz w:val="18"/>
            </w:rPr>
            <w:delText>es not contain the names of any</w:delText>
          </w:r>
          <w:r w:rsidRPr="00E77497" w:rsidDel="002B3A90">
            <w:rPr>
              <w:rFonts w:ascii="Arial" w:hAnsi="Arial" w:cs="Arial"/>
              <w:sz w:val="18"/>
            </w:rPr>
            <w:delText xml:space="preserve"> destructuring</w:delText>
          </w:r>
          <w:r w:rsidRPr="00E77497" w:rsidDel="002B3A90">
            <w:rPr>
              <w:sz w:val="18"/>
            </w:rPr>
            <w:delText xml:space="preserve"> </w:delText>
          </w:r>
          <w:r w:rsidRPr="00E77497" w:rsidDel="002B3A90">
            <w:rPr>
              <w:i/>
              <w:sz w:val="18"/>
            </w:rPr>
            <w:delText>BindingProperties</w:delText>
          </w:r>
          <w:r w:rsidRPr="00E77497" w:rsidDel="002B3A90">
            <w:rPr>
              <w:rFonts w:ascii="Arial" w:hAnsi="Arial" w:cs="Arial"/>
              <w:sz w:val="18"/>
            </w:rPr>
            <w:delText>, rest parameters, or parameters with default value initialisers.</w:delText>
          </w:r>
        </w:del>
      </w:ins>
    </w:p>
    <w:p w14:paraId="3A4C3004" w14:textId="77777777" w:rsidR="009E0D61" w:rsidRPr="00E77497" w:rsidDel="002B3A90" w:rsidRDefault="009E0D61" w:rsidP="009A20C6">
      <w:pPr>
        <w:pStyle w:val="Alg4"/>
        <w:numPr>
          <w:ilvl w:val="1"/>
          <w:numId w:val="377"/>
        </w:numPr>
        <w:tabs>
          <w:tab w:val="left" w:pos="720"/>
        </w:tabs>
        <w:rPr>
          <w:ins w:id="2826" w:author="Rev 4 Allen Wirfs-Brock" w:date="2011-10-21T17:45:00Z"/>
          <w:del w:id="2827" w:author="Rev 5 Allen Wirfs-Brock" w:date="2012-01-03T14:39:00Z"/>
        </w:rPr>
      </w:pPr>
      <w:ins w:id="2828" w:author="Rev 4 Allen Wirfs-Brock" w:date="2011-10-21T17:45:00Z">
        <w:del w:id="2829" w:author="Rev 5 Allen Wirfs-Brock" w:date="2012-01-03T14:39:00Z">
          <w:r w:rsidRPr="00E77497" w:rsidDel="002B3A90">
            <w:delText xml:space="preserve">Let </w:delText>
          </w:r>
          <w:r w:rsidRPr="00E77497" w:rsidDel="002B3A90">
            <w:rPr>
              <w:i/>
            </w:rPr>
            <w:delText>ao</w:delText>
          </w:r>
          <w:r w:rsidRPr="00E77497" w:rsidDel="002B3A90">
            <w:delText xml:space="preserve"> be the result of performing the abstract operation CreateMappedArgumentsObject with arguments</w:delText>
          </w:r>
        </w:del>
      </w:ins>
      <w:ins w:id="2830" w:author="Rev 4 Allen Wirfs-Brock" w:date="2011-10-21T18:17:00Z">
        <w:del w:id="2831" w:author="Rev 5 Allen Wirfs-Brock" w:date="2012-01-03T14:39:00Z">
          <w:r w:rsidR="005F7F92" w:rsidRPr="00E77497" w:rsidDel="002B3A90">
            <w:delText xml:space="preserve"> </w:delText>
          </w:r>
          <w:r w:rsidR="005F7F92" w:rsidRPr="00E77497" w:rsidDel="002B3A90">
            <w:rPr>
              <w:i/>
            </w:rPr>
            <w:delText>names</w:delText>
          </w:r>
          <w:r w:rsidR="005F7F92" w:rsidRPr="00E77497" w:rsidDel="002B3A90">
            <w:delText xml:space="preserve">, </w:delText>
          </w:r>
          <w:r w:rsidR="005F7F92" w:rsidRPr="00E77497" w:rsidDel="002B3A90">
            <w:rPr>
              <w:i/>
            </w:rPr>
            <w:delText>env</w:delText>
          </w:r>
          <w:r w:rsidR="005F7F92" w:rsidRPr="00E77497" w:rsidDel="002B3A90">
            <w:delText>, and</w:delText>
          </w:r>
        </w:del>
      </w:ins>
      <w:ins w:id="2832" w:author="Rev 4 Allen Wirfs-Brock" w:date="2011-10-21T17:45:00Z">
        <w:del w:id="2833" w:author="Rev 5 Allen Wirfs-Brock" w:date="2012-01-03T14:39:00Z">
          <w:r w:rsidRPr="00E77497" w:rsidDel="002B3A90">
            <w:delText xml:space="preserve"> </w:delText>
          </w:r>
          <w:r w:rsidRPr="00E77497" w:rsidDel="002B3A90">
            <w:rPr>
              <w:i/>
            </w:rPr>
            <w:delText>argumentsList</w:delText>
          </w:r>
          <w:r w:rsidRPr="00E77497" w:rsidDel="002B3A90">
            <w:delText xml:space="preserve">. </w:delText>
          </w:r>
        </w:del>
      </w:ins>
    </w:p>
    <w:p w14:paraId="17DAE265" w14:textId="77777777" w:rsidR="002E62C8" w:rsidRPr="003B4312" w:rsidDel="002B3A90" w:rsidRDefault="002E62C8" w:rsidP="009A20C6">
      <w:pPr>
        <w:pStyle w:val="Alg4"/>
        <w:numPr>
          <w:ilvl w:val="1"/>
          <w:numId w:val="377"/>
        </w:numPr>
        <w:tabs>
          <w:tab w:val="left" w:pos="720"/>
        </w:tabs>
        <w:rPr>
          <w:ins w:id="2834" w:author="Rev 4 Allen Wirfs-Brock" w:date="2011-11-04T11:43:00Z"/>
          <w:del w:id="2835" w:author="Rev 5 Allen Wirfs-Brock" w:date="2012-01-03T14:39:00Z"/>
        </w:rPr>
      </w:pPr>
      <w:ins w:id="2836" w:author="Rev 4 Allen Wirfs-Brock" w:date="2011-11-04T11:43:00Z">
        <w:del w:id="2837" w:author="Rev 5 Allen Wirfs-Brock" w:date="2012-01-03T14:39:00Z">
          <w:r w:rsidRPr="003B4312" w:rsidDel="002B3A90">
            <w:delText xml:space="preserve">If </w:delText>
          </w:r>
          <w:r w:rsidRPr="003B4312" w:rsidDel="002B3A90">
            <w:rPr>
              <w:i/>
            </w:rPr>
            <w:delText>needArgumentObject</w:delText>
          </w:r>
          <w:r w:rsidRPr="003B4312" w:rsidDel="002B3A90">
            <w:delText xml:space="preserve"> </w:delText>
          </w:r>
          <w:r w:rsidRPr="004D1BD1" w:rsidDel="002B3A90">
            <w:delText xml:space="preserve">is </w:delText>
          </w:r>
          <w:r w:rsidRPr="003B4312" w:rsidDel="002B3A90">
            <w:rPr>
              <w:b/>
            </w:rPr>
            <w:delText>true</w:delText>
          </w:r>
          <w:r w:rsidRPr="003B4312" w:rsidDel="002B3A90">
            <w:delText>, then</w:delText>
          </w:r>
        </w:del>
      </w:ins>
    </w:p>
    <w:p w14:paraId="432C0778" w14:textId="77777777" w:rsidR="008424E2" w:rsidRPr="00E77497" w:rsidDel="002B3A90" w:rsidRDefault="008424E2" w:rsidP="009A20C6">
      <w:pPr>
        <w:pStyle w:val="Alg4"/>
        <w:numPr>
          <w:ilvl w:val="2"/>
          <w:numId w:val="377"/>
        </w:numPr>
        <w:rPr>
          <w:ins w:id="2838" w:author="Rev 4 Allen Wirfs-Brock" w:date="2011-10-21T18:35:00Z"/>
          <w:del w:id="2839" w:author="Rev 5 Allen Wirfs-Brock" w:date="2012-01-03T14:39:00Z"/>
        </w:rPr>
      </w:pPr>
      <w:ins w:id="2840" w:author="Rev 4 Allen Wirfs-Brock" w:date="2011-10-21T18:35:00Z">
        <w:del w:id="2841" w:author="Rev 5 Allen Wirfs-Brock" w:date="2012-01-03T14:39:00Z">
          <w:r w:rsidRPr="00675B74" w:rsidDel="002B3A90">
            <w:delText xml:space="preserve">Call </w:delText>
          </w:r>
          <w:r w:rsidRPr="00E77497" w:rsidDel="002B3A90">
            <w:rPr>
              <w:i/>
            </w:rPr>
            <w:delText>env</w:delText>
          </w:r>
          <w:r w:rsidRPr="00E77497" w:rsidDel="002B3A90">
            <w:delText>’s CreateMutableBinding concrete method passing the String "</w:delText>
          </w:r>
          <w:r w:rsidRPr="00E77497" w:rsidDel="002B3A90">
            <w:rPr>
              <w:rFonts w:ascii="Courier New" w:hAnsi="Courier New" w:cs="Courier New"/>
              <w:b/>
            </w:rPr>
            <w:delText>arguments</w:delText>
          </w:r>
          <w:r w:rsidRPr="00E77497" w:rsidDel="002B3A90">
            <w:delText>" as the argument.</w:delText>
          </w:r>
        </w:del>
      </w:ins>
    </w:p>
    <w:p w14:paraId="0B276B13" w14:textId="77777777" w:rsidR="00806568" w:rsidRPr="00120381" w:rsidDel="002B3A90" w:rsidRDefault="00806568" w:rsidP="009A20C6">
      <w:pPr>
        <w:pStyle w:val="Alg4"/>
        <w:numPr>
          <w:ilvl w:val="2"/>
          <w:numId w:val="377"/>
        </w:numPr>
        <w:rPr>
          <w:ins w:id="2842" w:author="Rev 4 Allen Wirfs-Brock" w:date="2011-10-21T18:37:00Z"/>
          <w:del w:id="2843" w:author="Rev 5 Allen Wirfs-Brock" w:date="2012-01-03T14:39:00Z"/>
          <w:sz w:val="24"/>
          <w:szCs w:val="24"/>
        </w:rPr>
      </w:pPr>
      <w:ins w:id="2844" w:author="Rev 4 Allen Wirfs-Brock" w:date="2011-10-21T18:37:00Z">
        <w:del w:id="2845" w:author="Rev 5 Allen Wirfs-Brock" w:date="2012-01-03T14:39:00Z">
          <w:r w:rsidRPr="00E77497" w:rsidDel="002B3A90">
            <w:delText xml:space="preserve">Call </w:delText>
          </w:r>
          <w:r w:rsidRPr="00E77497" w:rsidDel="002B3A90">
            <w:rPr>
              <w:i/>
            </w:rPr>
            <w:delText>env</w:delText>
          </w:r>
          <w:r w:rsidRPr="00E77497" w:rsidDel="002B3A90">
            <w:delText>’s InitializeBinding concrete method passing "</w:delText>
          </w:r>
          <w:r w:rsidRPr="00E77497" w:rsidDel="002B3A90">
            <w:rPr>
              <w:rFonts w:ascii="Courier New" w:hAnsi="Courier New" w:cs="Courier New"/>
              <w:b/>
            </w:rPr>
            <w:delText>arguments</w:delText>
          </w:r>
          <w:r w:rsidRPr="00E77497" w:rsidDel="002B3A90">
            <w:delText xml:space="preserve">" and </w:delText>
          </w:r>
          <w:r w:rsidRPr="00E77497" w:rsidDel="002B3A90">
            <w:rPr>
              <w:i/>
            </w:rPr>
            <w:delText xml:space="preserve">ao </w:delText>
          </w:r>
          <w:r w:rsidRPr="00E77497" w:rsidDel="002B3A90">
            <w:delText>as arguments.</w:delText>
          </w:r>
        </w:del>
      </w:ins>
    </w:p>
    <w:p w14:paraId="024381A3" w14:textId="77777777" w:rsidR="00690A41" w:rsidRPr="00B820AB" w:rsidDel="002B3A90" w:rsidRDefault="00632026" w:rsidP="009A20C6">
      <w:pPr>
        <w:pStyle w:val="Alg4"/>
        <w:numPr>
          <w:ilvl w:val="0"/>
          <w:numId w:val="377"/>
        </w:numPr>
        <w:rPr>
          <w:ins w:id="2846" w:author="Rev 4 Allen Wirfs-Brock" w:date="2011-11-04T11:25:00Z"/>
          <w:del w:id="2847" w:author="Rev 5 Allen Wirfs-Brock" w:date="2012-01-03T14:36:00Z"/>
        </w:rPr>
      </w:pPr>
      <w:ins w:id="2848" w:author="Rev 4 Allen Wirfs-Brock" w:date="2011-11-04T11:45:00Z">
        <w:del w:id="2849" w:author="Rev 5 Allen Wirfs-Brock" w:date="2012-01-03T14:36:00Z">
          <w:r w:rsidRPr="004418C4" w:rsidDel="002B3A90">
            <w:rPr>
              <w:rFonts w:ascii="Arial" w:hAnsi="Arial" w:cs="Arial"/>
              <w:sz w:val="18"/>
            </w:rPr>
            <w:delText>NOTE</w:delText>
          </w:r>
          <w:r w:rsidRPr="004418C4" w:rsidDel="002B3A90">
            <w:rPr>
              <w:rFonts w:ascii="Arial" w:hAnsi="Arial" w:cs="Arial"/>
              <w:sz w:val="18"/>
            </w:rPr>
            <w:tab/>
          </w:r>
        </w:del>
      </w:ins>
      <w:ins w:id="2850" w:author="Rev 4 Allen Wirfs-Brock" w:date="2011-11-04T11:51:00Z">
        <w:del w:id="2851" w:author="Rev 5 Allen Wirfs-Brock" w:date="2012-01-03T14:36:00Z">
          <w:r w:rsidDel="002B3A90">
            <w:rPr>
              <w:rFonts w:ascii="Arial" w:hAnsi="Arial" w:cs="Arial"/>
              <w:sz w:val="18"/>
            </w:rPr>
            <w:delText>If</w:delText>
          </w:r>
        </w:del>
      </w:ins>
      <w:ins w:id="2852" w:author="Rev 4 Allen Wirfs-Brock" w:date="2011-11-04T11:45:00Z">
        <w:del w:id="2853" w:author="Rev 5 Allen Wirfs-Brock" w:date="2012-01-03T14:36:00Z">
          <w:r w:rsidRPr="004418C4" w:rsidDel="002B3A90">
            <w:rPr>
              <w:sz w:val="18"/>
            </w:rPr>
            <w:delText xml:space="preserve"> </w:delText>
          </w:r>
        </w:del>
      </w:ins>
      <w:ins w:id="2854" w:author="Rev 4 Allen Wirfs-Brock" w:date="2011-11-04T11:51:00Z">
        <w:del w:id="2855" w:author="Rev 5 Allen Wirfs-Brock" w:date="2012-01-03T14:36:00Z">
          <w:r w:rsidRPr="00632026" w:rsidDel="002B3A90">
            <w:rPr>
              <w:i/>
              <w:sz w:val="18"/>
            </w:rPr>
            <w:delText xml:space="preserve">needArgumentObject </w:delText>
          </w:r>
          <w:r w:rsidDel="002B3A90">
            <w:rPr>
              <w:rFonts w:ascii="Arial" w:hAnsi="Arial" w:cs="Arial"/>
              <w:sz w:val="18"/>
            </w:rPr>
            <w:delText>i</w:delText>
          </w:r>
        </w:del>
      </w:ins>
      <w:ins w:id="2856" w:author="Rev 4 Allen Wirfs-Brock" w:date="2011-11-04T11:58:00Z">
        <w:del w:id="2857" w:author="Rev 5 Allen Wirfs-Brock" w:date="2012-01-03T14:36:00Z">
          <w:r w:rsidDel="002B3A90">
            <w:rPr>
              <w:rFonts w:ascii="Arial" w:hAnsi="Arial" w:cs="Arial"/>
              <w:sz w:val="18"/>
            </w:rPr>
            <w:delText>s</w:delText>
          </w:r>
        </w:del>
      </w:ins>
      <w:ins w:id="2858" w:author="Rev 4 Allen Wirfs-Brock" w:date="2011-11-04T11:51:00Z">
        <w:del w:id="2859" w:author="Rev 5 Allen Wirfs-Brock" w:date="2012-01-03T14:36:00Z">
          <w:r w:rsidDel="002B3A90">
            <w:rPr>
              <w:rFonts w:ascii="Arial" w:hAnsi="Arial" w:cs="Arial"/>
              <w:sz w:val="18"/>
            </w:rPr>
            <w:delText xml:space="preserve"> </w:delText>
          </w:r>
        </w:del>
      </w:ins>
      <w:ins w:id="2860" w:author="Rev 4 Allen Wirfs-Brock" w:date="2011-11-04T11:52:00Z">
        <w:del w:id="2861" w:author="Rev 5 Allen Wirfs-Brock" w:date="2012-01-03T14:36:00Z">
          <w:r w:rsidRPr="00120381" w:rsidDel="002B3A90">
            <w:rPr>
              <w:b/>
              <w:sz w:val="18"/>
            </w:rPr>
            <w:delText>false</w:delText>
          </w:r>
        </w:del>
      </w:ins>
      <w:ins w:id="2862" w:author="Rev 4 Allen Wirfs-Brock" w:date="2011-11-04T11:45:00Z">
        <w:del w:id="2863" w:author="Rev 5 Allen Wirfs-Brock" w:date="2012-01-03T14:36:00Z">
          <w:r w:rsidRPr="004418C4" w:rsidDel="002B3A90">
            <w:rPr>
              <w:rFonts w:ascii="Arial" w:hAnsi="Arial" w:cs="Arial"/>
              <w:sz w:val="18"/>
            </w:rPr>
            <w:delText xml:space="preserve"> </w:delText>
          </w:r>
        </w:del>
      </w:ins>
      <w:ins w:id="2864" w:author="Rev 4 Allen Wirfs-Brock" w:date="2011-11-04T11:52:00Z">
        <w:del w:id="2865" w:author="Rev 5 Allen Wirfs-Brock" w:date="2012-01-03T14:36:00Z">
          <w:r w:rsidDel="002B3A90">
            <w:rPr>
              <w:rFonts w:ascii="Arial" w:hAnsi="Arial" w:cs="Arial"/>
              <w:sz w:val="18"/>
            </w:rPr>
            <w:delText xml:space="preserve">then the value of </w:delText>
          </w:r>
          <w:r w:rsidRPr="00120381" w:rsidDel="002B3A90">
            <w:rPr>
              <w:i/>
              <w:sz w:val="18"/>
            </w:rPr>
            <w:delText>ao</w:delText>
          </w:r>
          <w:r w:rsidDel="002B3A90">
            <w:rPr>
              <w:rFonts w:ascii="Arial" w:hAnsi="Arial" w:cs="Arial"/>
              <w:sz w:val="18"/>
            </w:rPr>
            <w:delText xml:space="preserve"> is not </w:delText>
          </w:r>
        </w:del>
      </w:ins>
      <w:ins w:id="2866" w:author="Rev 4 Allen Wirfs-Brock" w:date="2011-11-04T12:01:00Z">
        <w:del w:id="2867" w:author="Rev 5 Allen Wirfs-Brock" w:date="2012-01-03T14:36:00Z">
          <w:r w:rsidR="00DF114B" w:rsidDel="002B3A90">
            <w:rPr>
              <w:rFonts w:ascii="Arial" w:hAnsi="Arial" w:cs="Arial"/>
              <w:sz w:val="18"/>
            </w:rPr>
            <w:delText xml:space="preserve">directly </w:delText>
          </w:r>
        </w:del>
      </w:ins>
      <w:ins w:id="2868" w:author="Rev 4 Allen Wirfs-Brock" w:date="2011-11-04T11:52:00Z">
        <w:del w:id="2869" w:author="Rev 5 Allen Wirfs-Brock" w:date="2012-01-03T14:36:00Z">
          <w:r w:rsidDel="002B3A90">
            <w:rPr>
              <w:rFonts w:ascii="Arial" w:hAnsi="Arial" w:cs="Arial"/>
              <w:sz w:val="18"/>
            </w:rPr>
            <w:delText>observable to ECMAScript code</w:delText>
          </w:r>
        </w:del>
      </w:ins>
      <w:ins w:id="2870" w:author="Rev 4 Allen Wirfs-Brock" w:date="2011-11-04T12:00:00Z">
        <w:del w:id="2871" w:author="Rev 5 Allen Wirfs-Brock" w:date="2012-01-03T14:36:00Z">
          <w:r w:rsidR="00DF114B" w:rsidDel="002B3A90">
            <w:rPr>
              <w:rFonts w:ascii="Arial" w:hAnsi="Arial" w:cs="Arial"/>
              <w:sz w:val="18"/>
            </w:rPr>
            <w:delText xml:space="preserve"> and need not actually exist.</w:delText>
          </w:r>
        </w:del>
      </w:ins>
      <w:ins w:id="2872" w:author="Rev 4 Allen Wirfs-Brock" w:date="2011-11-04T11:59:00Z">
        <w:del w:id="2873" w:author="Rev 5 Allen Wirfs-Brock" w:date="2012-01-03T14:36:00Z">
          <w:r w:rsidR="00DF114B" w:rsidDel="002B3A90">
            <w:rPr>
              <w:rFonts w:ascii="Arial" w:hAnsi="Arial" w:cs="Arial"/>
              <w:sz w:val="18"/>
            </w:rPr>
            <w:delText xml:space="preserve"> It is used </w:delText>
          </w:r>
        </w:del>
      </w:ins>
      <w:ins w:id="2874" w:author="Rev 4 Allen Wirfs-Brock" w:date="2011-11-04T12:01:00Z">
        <w:del w:id="2875" w:author="Rev 5 Allen Wirfs-Brock" w:date="2012-01-03T14:36:00Z">
          <w:r w:rsidR="00DF114B" w:rsidDel="002B3A90">
            <w:rPr>
              <w:rFonts w:ascii="Arial" w:hAnsi="Arial" w:cs="Arial"/>
              <w:sz w:val="18"/>
            </w:rPr>
            <w:delText>in the following steps</w:delText>
          </w:r>
        </w:del>
      </w:ins>
      <w:ins w:id="2876" w:author="Rev 4 Allen Wirfs-Brock" w:date="2011-11-04T11:59:00Z">
        <w:del w:id="2877" w:author="Rev 5 Allen Wirfs-Brock" w:date="2012-01-03T14:36:00Z">
          <w:r w:rsidR="00DF114B" w:rsidDel="002B3A90">
            <w:rPr>
              <w:rFonts w:ascii="Arial" w:hAnsi="Arial" w:cs="Arial"/>
              <w:sz w:val="18"/>
            </w:rPr>
            <w:delText xml:space="preserve"> strictly as a device for specifying formal parameter initialization</w:delText>
          </w:r>
        </w:del>
      </w:ins>
      <w:ins w:id="2878" w:author="Rev 4 Allen Wirfs-Brock" w:date="2011-11-04T12:01:00Z">
        <w:del w:id="2879" w:author="Rev 5 Allen Wirfs-Brock" w:date="2012-01-03T14:36:00Z">
          <w:r w:rsidR="00DF114B" w:rsidDel="002B3A90">
            <w:rPr>
              <w:rFonts w:ascii="Arial" w:hAnsi="Arial" w:cs="Arial"/>
              <w:sz w:val="18"/>
            </w:rPr>
            <w:delText>.</w:delText>
          </w:r>
        </w:del>
      </w:ins>
      <w:ins w:id="2880" w:author="Rev 4 Allen Wirfs-Brock" w:date="2011-11-04T11:59:00Z">
        <w:del w:id="2881" w:author="Rev 5 Allen Wirfs-Brock" w:date="2012-01-03T14:36:00Z">
          <w:r w:rsidR="00DF114B" w:rsidDel="002B3A90">
            <w:rPr>
              <w:rFonts w:ascii="Arial" w:hAnsi="Arial" w:cs="Arial"/>
              <w:sz w:val="18"/>
            </w:rPr>
            <w:delText xml:space="preserve"> semantics</w:delText>
          </w:r>
        </w:del>
      </w:ins>
      <w:ins w:id="2882" w:author="Rev 4 Allen Wirfs-Brock" w:date="2011-11-04T12:01:00Z">
        <w:del w:id="2883" w:author="Rev 5 Allen Wirfs-Brock" w:date="2012-01-03T14:36:00Z">
          <w:r w:rsidR="00DF114B" w:rsidDel="002B3A90">
            <w:rPr>
              <w:rFonts w:ascii="Arial" w:hAnsi="Arial" w:cs="Arial"/>
              <w:sz w:val="18"/>
            </w:rPr>
            <w:delText>.</w:delText>
          </w:r>
        </w:del>
      </w:ins>
      <w:ins w:id="2884" w:author="Rev 4 Allen Wirfs-Brock" w:date="2011-11-04T11:59:00Z">
        <w:del w:id="2885" w:author="Rev 5 Allen Wirfs-Brock" w:date="2012-01-03T14:36:00Z">
          <w:r w:rsidR="00DF114B" w:rsidDel="002B3A90">
            <w:rPr>
              <w:rFonts w:ascii="Arial" w:hAnsi="Arial" w:cs="Arial"/>
              <w:sz w:val="18"/>
            </w:rPr>
            <w:delText xml:space="preserve"> </w:delText>
          </w:r>
        </w:del>
      </w:ins>
    </w:p>
    <w:p w14:paraId="72D0F37F" w14:textId="77777777" w:rsidR="00C73BA7" w:rsidRPr="008B7F6F" w:rsidDel="002B3A90" w:rsidRDefault="00C73BA7" w:rsidP="009A20C6">
      <w:pPr>
        <w:pStyle w:val="Alg4"/>
        <w:numPr>
          <w:ilvl w:val="0"/>
          <w:numId w:val="377"/>
        </w:numPr>
        <w:tabs>
          <w:tab w:val="left" w:pos="720"/>
        </w:tabs>
        <w:rPr>
          <w:ins w:id="2886" w:author="Rev 4 Allen Wirfs-Brock" w:date="2011-11-04T12:19:00Z"/>
          <w:del w:id="2887" w:author="Rev 5 Allen Wirfs-Brock" w:date="2012-01-03T14:36:00Z"/>
        </w:rPr>
      </w:pPr>
      <w:ins w:id="2888" w:author="Rev 4 Allen Wirfs-Brock" w:date="2011-11-04T12:19:00Z">
        <w:del w:id="2889" w:author="Rev 5 Allen Wirfs-Brock" w:date="2012-01-03T14:36:00Z">
          <w:r w:rsidRPr="003B4312" w:rsidDel="002B3A90">
            <w:delText xml:space="preserve">If </w:delText>
          </w:r>
          <w:r w:rsidRPr="003B4312" w:rsidDel="002B3A90">
            <w:rPr>
              <w:i/>
            </w:rPr>
            <w:delText>strict</w:delText>
          </w:r>
          <w:r w:rsidRPr="003B4312" w:rsidDel="002B3A90">
            <w:delText xml:space="preserve"> is </w:delText>
          </w:r>
          <w:r w:rsidRPr="008B7F6F" w:rsidDel="002B3A90">
            <w:rPr>
              <w:b/>
            </w:rPr>
            <w:delText>true</w:delText>
          </w:r>
          <w:r w:rsidRPr="008B7F6F" w:rsidDel="002B3A90">
            <w:delText>, then</w:delText>
          </w:r>
        </w:del>
      </w:ins>
    </w:p>
    <w:p w14:paraId="551A5290" w14:textId="77777777" w:rsidR="00C969E3" w:rsidDel="002B3A90" w:rsidRDefault="00C969E3" w:rsidP="009A20C6">
      <w:pPr>
        <w:pStyle w:val="Alg3"/>
        <w:numPr>
          <w:ilvl w:val="1"/>
          <w:numId w:val="377"/>
        </w:numPr>
        <w:rPr>
          <w:ins w:id="2890" w:author="Rev 4 Allen Wirfs-Brock" w:date="2011-11-04T12:12:00Z"/>
          <w:del w:id="2891" w:author="Rev 5 Allen Wirfs-Brock" w:date="2012-01-03T14:36:00Z"/>
        </w:rPr>
      </w:pPr>
      <w:ins w:id="2892" w:author="Rev 4 Allen Wirfs-Brock" w:date="2011-11-04T12:17:00Z">
        <w:del w:id="2893" w:author="Rev 5 Allen Wirfs-Brock" w:date="2012-01-03T14:36:00Z">
          <w:r w:rsidDel="002B3A90">
            <w:delText xml:space="preserve">Perform Binding Initialization for </w:delText>
          </w:r>
          <w:r w:rsidRPr="00120381" w:rsidDel="002B3A90">
            <w:rPr>
              <w:i/>
            </w:rPr>
            <w:delText>formals</w:delText>
          </w:r>
          <w:r w:rsidDel="002B3A90">
            <w:delText xml:space="preserve"> with </w:delText>
          </w:r>
          <w:r w:rsidRPr="00120381" w:rsidDel="002B3A90">
            <w:rPr>
              <w:i/>
            </w:rPr>
            <w:delText>ao</w:delText>
          </w:r>
          <w:r w:rsidDel="002B3A90">
            <w:delText xml:space="preserve"> and </w:delText>
          </w:r>
        </w:del>
      </w:ins>
      <w:ins w:id="2894" w:author="Rev 4 Allen Wirfs-Brock" w:date="2011-11-04T12:18:00Z">
        <w:del w:id="2895" w:author="Rev 5 Allen Wirfs-Brock" w:date="2012-01-03T14:36:00Z">
          <w:r w:rsidRPr="00120381" w:rsidDel="002B3A90">
            <w:rPr>
              <w:i/>
            </w:rPr>
            <w:delText>env</w:delText>
          </w:r>
          <w:r w:rsidDel="002B3A90">
            <w:delText xml:space="preserve"> as arguments</w:delText>
          </w:r>
        </w:del>
      </w:ins>
      <w:ins w:id="2896" w:author="Rev 4 Allen Wirfs-Brock" w:date="2011-11-04T12:12:00Z">
        <w:del w:id="2897" w:author="Rev 5 Allen Wirfs-Brock" w:date="2012-01-03T14:36:00Z">
          <w:r w:rsidRPr="004418C4" w:rsidDel="002B3A90">
            <w:delText>.</w:delText>
          </w:r>
        </w:del>
      </w:ins>
    </w:p>
    <w:p w14:paraId="6DDE3FCB" w14:textId="77777777" w:rsidR="00C969E3" w:rsidRPr="004418C4" w:rsidDel="002B3A90" w:rsidRDefault="00C73BA7" w:rsidP="009A20C6">
      <w:pPr>
        <w:pStyle w:val="Alg3"/>
        <w:numPr>
          <w:ilvl w:val="0"/>
          <w:numId w:val="377"/>
        </w:numPr>
        <w:rPr>
          <w:ins w:id="2898" w:author="Rev 4 Allen Wirfs-Brock" w:date="2011-11-04T12:09:00Z"/>
          <w:del w:id="2899" w:author="Rev 5 Allen Wirfs-Brock" w:date="2012-01-03T14:36:00Z"/>
        </w:rPr>
      </w:pPr>
      <w:ins w:id="2900" w:author="Rev 4 Allen Wirfs-Brock" w:date="2011-11-04T12:20:00Z">
        <w:del w:id="2901" w:author="Rev 5 Allen Wirfs-Brock" w:date="2012-01-03T14:36:00Z">
          <w:r w:rsidDel="002B3A90">
            <w:delText>Else,</w:delText>
          </w:r>
        </w:del>
      </w:ins>
    </w:p>
    <w:p w14:paraId="024234A7" w14:textId="77777777" w:rsidR="00C73BA7" w:rsidDel="002B3A90" w:rsidRDefault="00C73BA7" w:rsidP="009A20C6">
      <w:pPr>
        <w:pStyle w:val="Alg3"/>
        <w:numPr>
          <w:ilvl w:val="1"/>
          <w:numId w:val="377"/>
        </w:numPr>
        <w:rPr>
          <w:ins w:id="2902" w:author="Rev 4 Allen Wirfs-Brock" w:date="2011-11-04T12:20:00Z"/>
          <w:del w:id="2903" w:author="Rev 5 Allen Wirfs-Brock" w:date="2012-01-03T14:36:00Z"/>
        </w:rPr>
      </w:pPr>
      <w:ins w:id="2904" w:author="Rev 4 Allen Wirfs-Brock" w:date="2011-11-04T12:20:00Z">
        <w:del w:id="2905" w:author="Rev 5 Allen Wirfs-Brock" w:date="2012-01-03T14:36:00Z">
          <w:r w:rsidDel="002B3A90">
            <w:delText xml:space="preserve">Perform Binding Initialization for </w:delText>
          </w:r>
          <w:r w:rsidRPr="004418C4" w:rsidDel="002B3A90">
            <w:rPr>
              <w:i/>
            </w:rPr>
            <w:delText>formals</w:delText>
          </w:r>
          <w:r w:rsidDel="002B3A90">
            <w:delText xml:space="preserve"> with </w:delText>
          </w:r>
          <w:r w:rsidRPr="004418C4" w:rsidDel="002B3A90">
            <w:rPr>
              <w:i/>
            </w:rPr>
            <w:delText>ao</w:delText>
          </w:r>
          <w:r w:rsidDel="002B3A90">
            <w:delText xml:space="preserve"> and </w:delText>
          </w:r>
        </w:del>
      </w:ins>
      <w:ins w:id="2906" w:author="Rev 4 Allen Wirfs-Brock" w:date="2011-11-04T12:21:00Z">
        <w:del w:id="2907" w:author="Rev 5 Allen Wirfs-Brock" w:date="2012-01-03T14:36:00Z">
          <w:r w:rsidRPr="00120381" w:rsidDel="002B3A90">
            <w:rPr>
              <w:b/>
            </w:rPr>
            <w:delText>undefined</w:delText>
          </w:r>
        </w:del>
      </w:ins>
      <w:ins w:id="2908" w:author="Rev 4 Allen Wirfs-Brock" w:date="2011-11-04T12:20:00Z">
        <w:del w:id="2909" w:author="Rev 5 Allen Wirfs-Brock" w:date="2012-01-03T14:36:00Z">
          <w:r w:rsidDel="002B3A90">
            <w:delText xml:space="preserve"> as arguments</w:delText>
          </w:r>
          <w:r w:rsidRPr="004418C4" w:rsidDel="002B3A90">
            <w:delText>.</w:delText>
          </w:r>
        </w:del>
      </w:ins>
    </w:p>
    <w:p w14:paraId="40EA9F58" w14:textId="77777777" w:rsidR="002D0D50" w:rsidRPr="003B4312" w:rsidRDefault="002D0D50" w:rsidP="009A20C6">
      <w:pPr>
        <w:pStyle w:val="Alg4"/>
        <w:numPr>
          <w:ilvl w:val="0"/>
          <w:numId w:val="377"/>
        </w:numPr>
        <w:tabs>
          <w:tab w:val="left" w:pos="720"/>
        </w:tabs>
        <w:spacing w:after="240"/>
        <w:rPr>
          <w:ins w:id="2910" w:author="Rev 4 Allen Wirfs-Brock" w:date="2011-10-21T18:18:00Z"/>
        </w:rPr>
      </w:pPr>
      <w:ins w:id="2911" w:author="Rev 4 Allen Wirfs-Brock" w:date="2011-10-21T18:18:00Z">
        <w:r w:rsidRPr="003B4312">
          <w:t>Return.</w:t>
        </w:r>
      </w:ins>
    </w:p>
    <w:p w14:paraId="03EFC10D" w14:textId="77777777" w:rsidR="004C02EF" w:rsidRPr="003B4312" w:rsidRDefault="004C02EF" w:rsidP="00C623F2">
      <w:pPr>
        <w:pStyle w:val="20"/>
        <w:numPr>
          <w:ilvl w:val="0"/>
          <w:numId w:val="0"/>
        </w:numPr>
      </w:pPr>
      <w:bookmarkStart w:id="2912" w:name="_Toc235503385"/>
      <w:bookmarkStart w:id="2913" w:name="_Toc241509160"/>
      <w:bookmarkStart w:id="2914" w:name="_Toc244416647"/>
      <w:bookmarkStart w:id="2915" w:name="_Toc276631011"/>
      <w:bookmarkStart w:id="2916" w:name="_Toc314500572"/>
      <w:r w:rsidRPr="003B4312">
        <w:t>10.5</w:t>
      </w:r>
      <w:r w:rsidRPr="003B4312">
        <w:tab/>
        <w:t>Declaration Binding Instantiation</w:t>
      </w:r>
      <w:bookmarkEnd w:id="2912"/>
      <w:bookmarkEnd w:id="2913"/>
      <w:bookmarkEnd w:id="2914"/>
      <w:bookmarkEnd w:id="2915"/>
      <w:bookmarkEnd w:id="2916"/>
    </w:p>
    <w:p w14:paraId="1FCDBE2E" w14:textId="77777777" w:rsidR="004C02EF" w:rsidRPr="003B4312" w:rsidDel="00C85441" w:rsidRDefault="004C02EF" w:rsidP="004C02EF">
      <w:pPr>
        <w:rPr>
          <w:del w:id="2917" w:author="Rev 4 Allen Wirfs-Brock" w:date="2011-11-07T09:09:00Z"/>
        </w:rPr>
      </w:pPr>
      <w:del w:id="2918" w:author="Rev 4 Allen Wirfs-Brock" w:date="2011-11-07T09:09:00Z">
        <w:r w:rsidRPr="003B4312" w:rsidDel="00C85441">
          <w:delTex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delText>
        </w:r>
      </w:del>
    </w:p>
    <w:p w14:paraId="3305B5DD" w14:textId="77777777" w:rsidR="008B7F6F" w:rsidRPr="004D1BD1" w:rsidRDefault="004C02EF" w:rsidP="008B7F6F">
      <w:pPr>
        <w:pStyle w:val="30"/>
        <w:numPr>
          <w:ilvl w:val="0"/>
          <w:numId w:val="0"/>
        </w:numPr>
        <w:rPr>
          <w:ins w:id="2919" w:author="Rev 4 Allen Wirfs-Brock" w:date="2011-11-04T09:10:00Z"/>
        </w:rPr>
      </w:pPr>
      <w:del w:id="2920" w:author="Rev 4 Allen Wirfs-Brock" w:date="2011-11-07T09:09:00Z">
        <w:r w:rsidRPr="00E65A34" w:rsidDel="00C85441">
          <w:delText>Which Environment Record is used to bind a declaration and its kind</w:delText>
        </w:r>
        <w:r w:rsidRPr="00546435" w:rsidDel="00C85441">
          <w:delText xml:space="preserve"> depends upon the type of ECMAScript code executed by the execution context, but the remainder of the behaviour is generic. On entering an execution context, bindings are created in the VariableEnvironment as follows using the caller provided </w:delText>
        </w:r>
        <w:r w:rsidRPr="009C202C" w:rsidDel="00C85441">
          <w:rPr>
            <w:rFonts w:ascii="Times New Roman" w:hAnsi="Times New Roman"/>
            <w:i/>
          </w:rPr>
          <w:delText xml:space="preserve">code </w:delText>
        </w:r>
        <w:r w:rsidRPr="009C202C" w:rsidDel="00C85441">
          <w:delText xml:space="preserve">and, if it is function code, argument List </w:delText>
        </w:r>
        <w:r w:rsidRPr="00690A41" w:rsidDel="00C85441">
          <w:rPr>
            <w:rFonts w:ascii="Times New Roman" w:hAnsi="Times New Roman"/>
            <w:i/>
          </w:rPr>
          <w:delText>args</w:delText>
        </w:r>
        <w:r w:rsidRPr="00690A41" w:rsidDel="00C85441">
          <w:delText>:</w:delText>
        </w:r>
      </w:del>
      <w:bookmarkStart w:id="2921" w:name="_Toc314500573"/>
      <w:commentRangeStart w:id="2922"/>
      <w:ins w:id="2923" w:author="Rev 4 Allen Wirfs-Brock" w:date="2011-11-04T09:10:00Z">
        <w:r w:rsidR="008B7F6F" w:rsidRPr="004D1BD1">
          <w:t>10.5.</w:t>
        </w:r>
        <w:r w:rsidR="008B7F6F">
          <w:t>1</w:t>
        </w:r>
        <w:r w:rsidR="008B7F6F" w:rsidRPr="004D1BD1">
          <w:tab/>
        </w:r>
        <w:r w:rsidR="008B7F6F">
          <w:t>Base</w:t>
        </w:r>
      </w:ins>
      <w:ins w:id="2924" w:author="Rev 4 Allen Wirfs-Brock" w:date="2011-11-04T09:55:00Z">
        <w:r w:rsidR="006B6D0A">
          <w:t xml:space="preserve"> Code</w:t>
        </w:r>
      </w:ins>
      <w:ins w:id="2925" w:author="Rev 4 Allen Wirfs-Brock" w:date="2011-11-04T09:10:00Z">
        <w:r w:rsidR="008B7F6F">
          <w:t xml:space="preserve"> </w:t>
        </w:r>
      </w:ins>
      <w:ins w:id="2926" w:author="Rev 4 Allen Wirfs-Brock" w:date="2011-11-04T09:18:00Z">
        <w:r w:rsidR="008B7F6F">
          <w:t>Top-Level</w:t>
        </w:r>
      </w:ins>
      <w:ins w:id="2927" w:author="Rev 4 Allen Wirfs-Brock" w:date="2011-11-04T09:10:00Z">
        <w:r w:rsidR="008B7F6F">
          <w:t xml:space="preserve"> Declaration Instantiation</w:t>
        </w:r>
      </w:ins>
      <w:commentRangeEnd w:id="2922"/>
      <w:ins w:id="2928" w:author="Rev 4 Allen Wirfs-Brock" w:date="2011-11-04T09:52:00Z">
        <w:r w:rsidR="006B6D0A">
          <w:rPr>
            <w:rStyle w:val="af4"/>
            <w:b w:val="0"/>
          </w:rPr>
          <w:commentReference w:id="2922"/>
        </w:r>
      </w:ins>
      <w:bookmarkEnd w:id="2921"/>
    </w:p>
    <w:p w14:paraId="7D1EC03D" w14:textId="77777777" w:rsidR="008B7F6F" w:rsidRPr="004418C4" w:rsidRDefault="008B7F6F" w:rsidP="008B7F6F">
      <w:pPr>
        <w:rPr>
          <w:ins w:id="2929" w:author="Rev 4 Allen Wirfs-Brock" w:date="2011-11-04T09:11:00Z"/>
          <w:sz w:val="18"/>
        </w:rPr>
      </w:pPr>
      <w:ins w:id="2930" w:author="Rev 4 Allen Wirfs-Brock" w:date="2011-11-04T09:11:00Z">
        <w:r w:rsidRPr="004418C4">
          <w:rPr>
            <w:sz w:val="18"/>
          </w:rPr>
          <w:t>NOTE</w:t>
        </w:r>
        <w:r w:rsidRPr="004418C4">
          <w:rPr>
            <w:sz w:val="18"/>
          </w:rPr>
          <w:tab/>
          <w:t>When a</w:t>
        </w:r>
        <w:r>
          <w:rPr>
            <w:sz w:val="18"/>
          </w:rPr>
          <w:t>n</w:t>
        </w:r>
        <w:r w:rsidRPr="004418C4">
          <w:rPr>
            <w:sz w:val="18"/>
          </w:rPr>
          <w:t xml:space="preserve"> execution context is established for evaluating </w:t>
        </w:r>
      </w:ins>
      <w:ins w:id="2931" w:author="Rev 4 Allen Wirfs-Brock" w:date="2011-11-04T09:19:00Z">
        <w:r>
          <w:rPr>
            <w:sz w:val="18"/>
          </w:rPr>
          <w:t xml:space="preserve">non-function </w:t>
        </w:r>
      </w:ins>
      <w:ins w:id="2932" w:author="Rev 4 Allen Wirfs-Brock" w:date="2011-11-04T09:11:00Z">
        <w:r w:rsidRPr="004418C4">
          <w:rPr>
            <w:sz w:val="18"/>
          </w:rPr>
          <w:t xml:space="preserve">code </w:t>
        </w:r>
        <w:r>
          <w:rPr>
            <w:sz w:val="18"/>
          </w:rPr>
          <w:t xml:space="preserve">that is base code </w:t>
        </w:r>
      </w:ins>
      <w:ins w:id="2933" w:author="Rev 4 Allen Wirfs-Brock" w:date="2011-11-04T09:12:00Z">
        <w:r>
          <w:rPr>
            <w:sz w:val="18"/>
          </w:rPr>
          <w:t>declarations are instantiated in the</w:t>
        </w:r>
      </w:ins>
      <w:ins w:id="2934" w:author="Rev 4 Allen Wirfs-Brock" w:date="2011-11-04T09:21:00Z">
        <w:r w:rsidR="00AD1039">
          <w:rPr>
            <w:sz w:val="18"/>
          </w:rPr>
          <w:t xml:space="preserve"> current</w:t>
        </w:r>
      </w:ins>
      <w:ins w:id="2935" w:author="Rev 4 Allen Wirfs-Brock" w:date="2011-11-04T09:19:00Z">
        <w:r>
          <w:rPr>
            <w:sz w:val="18"/>
          </w:rPr>
          <w:t xml:space="preserve"> </w:t>
        </w:r>
      </w:ins>
      <w:ins w:id="2936" w:author="Rev 4 Allen Wirfs-Brock" w:date="2011-11-04T09:20:00Z">
        <w:r>
          <w:rPr>
            <w:rFonts w:ascii="Times New Roman" w:hAnsi="Times New Roman"/>
            <w:sz w:val="18"/>
          </w:rPr>
          <w:t>Variable</w:t>
        </w:r>
      </w:ins>
      <w:ins w:id="2937" w:author="Rev 4 Allen Wirfs-Brock" w:date="2011-11-04T09:12:00Z">
        <w:r w:rsidRPr="00120381">
          <w:rPr>
            <w:rFonts w:ascii="Times New Roman" w:hAnsi="Times New Roman"/>
            <w:sz w:val="18"/>
          </w:rPr>
          <w:t>Environment</w:t>
        </w:r>
        <w:r>
          <w:rPr>
            <w:sz w:val="18"/>
          </w:rPr>
          <w:t xml:space="preserve">. </w:t>
        </w:r>
      </w:ins>
      <w:ins w:id="2938" w:author="Rev 4 Allen Wirfs-Brock" w:date="2011-11-04T09:11:00Z">
        <w:r w:rsidRPr="004418C4">
          <w:rPr>
            <w:sz w:val="18"/>
          </w:rPr>
          <w:t xml:space="preserve"> </w:t>
        </w:r>
      </w:ins>
      <w:ins w:id="2939" w:author="Rev 4 Allen Wirfs-Brock" w:date="2011-11-04T09:13:00Z">
        <w:r>
          <w:rPr>
            <w:sz w:val="18"/>
          </w:rPr>
          <w:t>E</w:t>
        </w:r>
      </w:ins>
      <w:ins w:id="2940" w:author="Rev 4 Allen Wirfs-Brock" w:date="2011-11-04T09:11:00Z">
        <w:r>
          <w:rPr>
            <w:sz w:val="18"/>
          </w:rPr>
          <w:t xml:space="preserve">ach </w:t>
        </w:r>
      </w:ins>
      <w:ins w:id="2941" w:author="Rev 4 Allen Wirfs-Brock" w:date="2011-11-04T09:13:00Z">
        <w:r>
          <w:rPr>
            <w:sz w:val="18"/>
          </w:rPr>
          <w:t>top-level</w:t>
        </w:r>
      </w:ins>
      <w:ins w:id="2942" w:author="Rev 4 Allen Wirfs-Brock" w:date="2011-11-04T09:11:00Z">
        <w:r w:rsidRPr="004418C4">
          <w:rPr>
            <w:sz w:val="18"/>
          </w:rPr>
          <w:t xml:space="preserve"> level variable, constant, or function declarated in the </w:t>
        </w:r>
      </w:ins>
      <w:ins w:id="2943" w:author="Rev 4 Allen Wirfs-Brock" w:date="2011-11-04T09:14:00Z">
        <w:r>
          <w:rPr>
            <w:sz w:val="18"/>
          </w:rPr>
          <w:t>code</w:t>
        </w:r>
      </w:ins>
      <w:ins w:id="2944" w:author="Rev 4 Allen Wirfs-Brock" w:date="2011-11-04T09:11:00Z">
        <w:r w:rsidRPr="004418C4">
          <w:rPr>
            <w:sz w:val="18"/>
          </w:rPr>
          <w:t xml:space="preserve"> </w:t>
        </w:r>
      </w:ins>
      <w:ins w:id="2945" w:author="Rev 4 Allen Wirfs-Brock" w:date="2011-11-04T09:14:00Z">
        <w:r>
          <w:rPr>
            <w:sz w:val="18"/>
          </w:rPr>
          <w:t>is</w:t>
        </w:r>
      </w:ins>
      <w:ins w:id="2946" w:author="Rev 4 Allen Wirfs-Brock" w:date="2011-11-04T09:11:00Z">
        <w:r w:rsidRPr="004418C4">
          <w:rPr>
            <w:sz w:val="18"/>
          </w:rPr>
          <w:t xml:space="preserve"> instantiated. </w:t>
        </w:r>
      </w:ins>
    </w:p>
    <w:p w14:paraId="1FC1E603" w14:textId="77777777" w:rsidR="008B7F6F" w:rsidRPr="003B4312" w:rsidRDefault="00AD1039" w:rsidP="004C02EF">
      <w:ins w:id="2947" w:author="Rev 4 Allen Wirfs-Brock" w:date="2011-11-04T09:34:00Z">
        <w:r>
          <w:t>Top-level</w:t>
        </w:r>
      </w:ins>
      <w:ins w:id="2948" w:author="Rev 4 Allen Wirfs-Brock" w:date="2011-11-04T09:11:00Z">
        <w:r w:rsidR="008B7F6F" w:rsidRPr="004D1BD1">
          <w:t xml:space="preserve"> Declaration Instantiation </w:t>
        </w:r>
      </w:ins>
      <w:ins w:id="2949" w:author="Rev 4 Allen Wirfs-Brock" w:date="2011-11-04T09:15:00Z">
        <w:r w:rsidR="008B7F6F">
          <w:t xml:space="preserve">for base code </w:t>
        </w:r>
      </w:ins>
      <w:ins w:id="2950" w:author="Rev 4 Allen Wirfs-Brock" w:date="2011-11-04T09:11:00Z">
        <w:r w:rsidR="008B7F6F">
          <w:t xml:space="preserve">is performed as </w:t>
        </w:r>
        <w:commentRangeStart w:id="2951"/>
        <w:r w:rsidR="008B7F6F">
          <w:t>follows</w:t>
        </w:r>
      </w:ins>
      <w:commentRangeEnd w:id="2951"/>
      <w:ins w:id="2952" w:author="Rev 4 Allen Wirfs-Brock" w:date="2011-11-04T09:53:00Z">
        <w:r w:rsidR="006B6D0A">
          <w:rPr>
            <w:rStyle w:val="af4"/>
          </w:rPr>
          <w:commentReference w:id="2951"/>
        </w:r>
      </w:ins>
      <w:ins w:id="2953" w:author="Rev 4 Allen Wirfs-Brock" w:date="2011-11-04T09:16:00Z">
        <w:r w:rsidR="008B7F6F">
          <w:t>:</w:t>
        </w:r>
      </w:ins>
      <w:ins w:id="2954" w:author="Rev 4 Allen Wirfs-Brock" w:date="2011-11-04T09:11:00Z">
        <w:r w:rsidR="008B7F6F" w:rsidRPr="003B4312">
          <w:t xml:space="preserve"> </w:t>
        </w:r>
      </w:ins>
    </w:p>
    <w:p w14:paraId="6CA1D2AF" w14:textId="77777777" w:rsidR="004C02EF" w:rsidRPr="008B7F6F" w:rsidRDefault="004C02EF" w:rsidP="009A20C6">
      <w:pPr>
        <w:pStyle w:val="Alg4"/>
        <w:numPr>
          <w:ilvl w:val="0"/>
          <w:numId w:val="398"/>
        </w:numPr>
      </w:pPr>
      <w:r w:rsidRPr="003B4312">
        <w:t xml:space="preserve">Let </w:t>
      </w:r>
      <w:r w:rsidRPr="003B4312">
        <w:rPr>
          <w:i/>
        </w:rPr>
        <w:t>env</w:t>
      </w:r>
      <w:r w:rsidRPr="003B4312">
        <w:t xml:space="preserve"> be the environment record </w:t>
      </w:r>
      <w:r w:rsidRPr="008B7F6F">
        <w:t>component of the running execution context’s VariableEnvironment.</w:t>
      </w:r>
    </w:p>
    <w:p w14:paraId="171C7C5D" w14:textId="77777777" w:rsidR="004C02EF" w:rsidRPr="006B6D0A" w:rsidRDefault="004C02EF" w:rsidP="009A20C6">
      <w:pPr>
        <w:pStyle w:val="Alg4"/>
        <w:numPr>
          <w:ilvl w:val="0"/>
          <w:numId w:val="398"/>
        </w:numPr>
      </w:pPr>
      <w:r w:rsidRPr="006B6D0A">
        <w:t xml:space="preserve">If </w:t>
      </w:r>
      <w:r w:rsidRPr="006B6D0A">
        <w:rPr>
          <w:i/>
        </w:rPr>
        <w:t>code</w:t>
      </w:r>
      <w:r w:rsidRPr="006B6D0A">
        <w:t xml:space="preserve"> is eval code, then let </w:t>
      </w:r>
      <w:r w:rsidRPr="006B6D0A">
        <w:rPr>
          <w:i/>
        </w:rPr>
        <w:t>configurableBindings</w:t>
      </w:r>
      <w:r w:rsidRPr="006B6D0A">
        <w:t xml:space="preserve"> be </w:t>
      </w:r>
      <w:r w:rsidRPr="006B6D0A">
        <w:rPr>
          <w:b/>
        </w:rPr>
        <w:t>true</w:t>
      </w:r>
      <w:r w:rsidRPr="006B6D0A">
        <w:t xml:space="preserve"> else let </w:t>
      </w:r>
      <w:r w:rsidRPr="006B6D0A">
        <w:rPr>
          <w:i/>
        </w:rPr>
        <w:t>configurableBindings</w:t>
      </w:r>
      <w:r w:rsidRPr="006B6D0A">
        <w:t xml:space="preserve"> be </w:t>
      </w:r>
      <w:r w:rsidRPr="006B6D0A">
        <w:rPr>
          <w:b/>
        </w:rPr>
        <w:t>false</w:t>
      </w:r>
      <w:r w:rsidRPr="006B6D0A">
        <w:t>.</w:t>
      </w:r>
    </w:p>
    <w:p w14:paraId="3ADBA7C5" w14:textId="77777777" w:rsidR="004C02EF" w:rsidRPr="006B6D0A" w:rsidRDefault="004C02EF" w:rsidP="009A20C6">
      <w:pPr>
        <w:pStyle w:val="Alg4"/>
        <w:numPr>
          <w:ilvl w:val="0"/>
          <w:numId w:val="398"/>
        </w:numPr>
      </w:pPr>
      <w:r w:rsidRPr="006B6D0A">
        <w:t xml:space="preserve">If </w:t>
      </w:r>
      <w:r w:rsidRPr="006B6D0A">
        <w:rPr>
          <w:i/>
        </w:rPr>
        <w:t xml:space="preserve">code </w:t>
      </w:r>
      <w:r w:rsidRPr="006B6D0A">
        <w:t xml:space="preserve">is strict </w:t>
      </w:r>
      <w:del w:id="2955" w:author="Allen Wirfs-Brock rev2" w:date="2011-07-23T17:40:00Z">
        <w:r w:rsidRPr="006B6D0A" w:rsidDel="001C6F19">
          <w:delText xml:space="preserve">mode </w:delText>
        </w:r>
      </w:del>
      <w:r w:rsidRPr="006B6D0A">
        <w:t xml:space="preserve">code, then let </w:t>
      </w:r>
      <w:r w:rsidRPr="006B6D0A">
        <w:rPr>
          <w:i/>
        </w:rPr>
        <w:t>strict</w:t>
      </w:r>
      <w:r w:rsidRPr="006B6D0A">
        <w:t xml:space="preserve"> be </w:t>
      </w:r>
      <w:r w:rsidRPr="006B6D0A">
        <w:rPr>
          <w:b/>
        </w:rPr>
        <w:t>true</w:t>
      </w:r>
      <w:r w:rsidRPr="006B6D0A">
        <w:t xml:space="preserve"> else let </w:t>
      </w:r>
      <w:r w:rsidRPr="006B6D0A">
        <w:rPr>
          <w:i/>
        </w:rPr>
        <w:t>strict</w:t>
      </w:r>
      <w:r w:rsidRPr="006B6D0A">
        <w:t xml:space="preserve"> be </w:t>
      </w:r>
      <w:r w:rsidRPr="006B6D0A">
        <w:rPr>
          <w:b/>
        </w:rPr>
        <w:t>false</w:t>
      </w:r>
      <w:r w:rsidRPr="006B6D0A">
        <w:t>.</w:t>
      </w:r>
    </w:p>
    <w:p w14:paraId="17BFFBF2" w14:textId="77777777" w:rsidR="004C02EF" w:rsidRPr="009C202C" w:rsidDel="00AD1039" w:rsidRDefault="004C02EF" w:rsidP="009A20C6">
      <w:pPr>
        <w:pStyle w:val="Alg4"/>
        <w:numPr>
          <w:ilvl w:val="0"/>
          <w:numId w:val="398"/>
        </w:numPr>
        <w:rPr>
          <w:del w:id="2956" w:author="Rev 4 Allen Wirfs-Brock" w:date="2011-11-04T09:22:00Z"/>
        </w:rPr>
      </w:pPr>
      <w:del w:id="2957" w:author="Rev 4 Allen Wirfs-Brock" w:date="2011-11-04T09:22:00Z">
        <w:r w:rsidRPr="00E65A34" w:rsidDel="00AD1039">
          <w:delText xml:space="preserve">If </w:delText>
        </w:r>
        <w:r w:rsidRPr="009C202C" w:rsidDel="00AD1039">
          <w:rPr>
            <w:i/>
          </w:rPr>
          <w:delText xml:space="preserve">code </w:delText>
        </w:r>
        <w:r w:rsidRPr="009C202C" w:rsidDel="00AD1039">
          <w:delText>is function code, then</w:delText>
        </w:r>
      </w:del>
    </w:p>
    <w:p w14:paraId="3B31426A" w14:textId="77777777" w:rsidR="004C02EF" w:rsidRPr="00E77497" w:rsidDel="00AD1039" w:rsidRDefault="004C02EF" w:rsidP="006361CF">
      <w:pPr>
        <w:pStyle w:val="Alg4"/>
        <w:numPr>
          <w:ilvl w:val="1"/>
          <w:numId w:val="398"/>
        </w:numPr>
        <w:rPr>
          <w:del w:id="2958" w:author="Rev 4 Allen Wirfs-Brock" w:date="2011-11-04T09:22:00Z"/>
        </w:rPr>
        <w:pPrChange w:id="2959" w:author="Rev 4 Allen Wirfs-Brock" w:date="2011-11-07T12:16:00Z">
          <w:pPr>
            <w:pStyle w:val="Alg4"/>
            <w:numPr>
              <w:ilvl w:val="1"/>
              <w:numId w:val="405"/>
            </w:numPr>
            <w:tabs>
              <w:tab w:val="num" w:pos="1080"/>
            </w:tabs>
            <w:ind w:left="1080" w:hanging="360"/>
          </w:pPr>
        </w:pPrChange>
      </w:pPr>
      <w:del w:id="2960" w:author="Rev 4 Allen Wirfs-Brock" w:date="2011-11-04T09:22:00Z">
        <w:r w:rsidRPr="009C202C" w:rsidDel="00AD1039">
          <w:delText xml:space="preserve">Let </w:delText>
        </w:r>
        <w:r w:rsidRPr="009C202C" w:rsidDel="00AD1039">
          <w:rPr>
            <w:i/>
          </w:rPr>
          <w:delText xml:space="preserve">func </w:delText>
        </w:r>
        <w:r w:rsidRPr="00690A41" w:rsidDel="00AD1039">
          <w:delText>be the function wh</w:delText>
        </w:r>
        <w:r w:rsidRPr="00675B74" w:rsidDel="00AD1039">
          <w:delText>ose [</w:delText>
        </w:r>
        <w:r w:rsidRPr="00E77497" w:rsidDel="00AD1039">
          <w:delText xml:space="preserve">[Call]] internal method initiated execution of </w:delText>
        </w:r>
        <w:r w:rsidRPr="00E77497" w:rsidDel="00AD1039">
          <w:rPr>
            <w:i/>
          </w:rPr>
          <w:delText>code</w:delText>
        </w:r>
        <w:r w:rsidRPr="00E77497" w:rsidDel="00AD1039">
          <w:delText xml:space="preserve">. Let </w:delText>
        </w:r>
        <w:r w:rsidRPr="00E77497" w:rsidDel="00AD1039">
          <w:rPr>
            <w:i/>
          </w:rPr>
          <w:delText>names</w:delText>
        </w:r>
        <w:r w:rsidRPr="00E77497" w:rsidDel="00AD1039">
          <w:delText xml:space="preserve"> be the value of </w:delText>
        </w:r>
        <w:r w:rsidRPr="00E77497" w:rsidDel="00AD1039">
          <w:rPr>
            <w:i/>
          </w:rPr>
          <w:delText>func</w:delText>
        </w:r>
        <w:r w:rsidRPr="00E77497" w:rsidDel="00AD1039">
          <w:delText xml:space="preserve">’s [[FormalParameters]] internal property.  </w:delText>
        </w:r>
      </w:del>
    </w:p>
    <w:p w14:paraId="6BCDABA1" w14:textId="77777777" w:rsidR="004C02EF" w:rsidRPr="00E77497" w:rsidDel="00AD1039" w:rsidRDefault="004C02EF" w:rsidP="006361CF">
      <w:pPr>
        <w:pStyle w:val="Alg4"/>
        <w:numPr>
          <w:ilvl w:val="1"/>
          <w:numId w:val="398"/>
        </w:numPr>
        <w:rPr>
          <w:del w:id="2961" w:author="Rev 4 Allen Wirfs-Brock" w:date="2011-11-04T09:22:00Z"/>
        </w:rPr>
        <w:pPrChange w:id="2962" w:author="Rev 4 Allen Wirfs-Brock" w:date="2011-11-07T12:16:00Z">
          <w:pPr>
            <w:pStyle w:val="Alg4"/>
            <w:numPr>
              <w:ilvl w:val="1"/>
              <w:numId w:val="405"/>
            </w:numPr>
            <w:tabs>
              <w:tab w:val="num" w:pos="1080"/>
            </w:tabs>
            <w:ind w:left="1080" w:hanging="360"/>
          </w:pPr>
        </w:pPrChange>
      </w:pPr>
      <w:del w:id="2963" w:author="Rev 4 Allen Wirfs-Brock" w:date="2011-11-04T09:22:00Z">
        <w:r w:rsidRPr="00E77497" w:rsidDel="00AD1039">
          <w:delText xml:space="preserve">Let </w:delText>
        </w:r>
        <w:r w:rsidRPr="00E77497" w:rsidDel="00AD1039">
          <w:rPr>
            <w:i/>
          </w:rPr>
          <w:delText>argCount</w:delText>
        </w:r>
        <w:r w:rsidRPr="00E77497" w:rsidDel="00AD1039">
          <w:delText xml:space="preserve"> be the number of elements in </w:delText>
        </w:r>
        <w:r w:rsidRPr="00E77497" w:rsidDel="00AD1039">
          <w:rPr>
            <w:i/>
          </w:rPr>
          <w:delText>args</w:delText>
        </w:r>
        <w:r w:rsidRPr="00E77497" w:rsidDel="00AD1039">
          <w:delText>.</w:delText>
        </w:r>
      </w:del>
    </w:p>
    <w:p w14:paraId="4C3E387F" w14:textId="77777777" w:rsidR="004C02EF" w:rsidRPr="00E77497" w:rsidDel="00AD1039" w:rsidRDefault="004C02EF" w:rsidP="006361CF">
      <w:pPr>
        <w:pStyle w:val="Alg4"/>
        <w:numPr>
          <w:ilvl w:val="1"/>
          <w:numId w:val="398"/>
        </w:numPr>
        <w:rPr>
          <w:del w:id="2964" w:author="Rev 4 Allen Wirfs-Brock" w:date="2011-11-04T09:22:00Z"/>
        </w:rPr>
        <w:pPrChange w:id="2965" w:author="Rev 4 Allen Wirfs-Brock" w:date="2011-11-07T12:16:00Z">
          <w:pPr>
            <w:pStyle w:val="Alg4"/>
            <w:numPr>
              <w:ilvl w:val="1"/>
              <w:numId w:val="405"/>
            </w:numPr>
            <w:tabs>
              <w:tab w:val="num" w:pos="1080"/>
            </w:tabs>
            <w:ind w:left="1080" w:hanging="360"/>
          </w:pPr>
        </w:pPrChange>
      </w:pPr>
      <w:del w:id="2966" w:author="Rev 4 Allen Wirfs-Brock" w:date="2011-11-04T09:22:00Z">
        <w:r w:rsidRPr="00E77497" w:rsidDel="00AD1039">
          <w:delText xml:space="preserve">Let </w:delText>
        </w:r>
        <w:r w:rsidRPr="00E77497" w:rsidDel="00AD1039">
          <w:rPr>
            <w:i/>
          </w:rPr>
          <w:delText>n</w:delText>
        </w:r>
        <w:r w:rsidRPr="00E77497" w:rsidDel="00AD1039">
          <w:delText xml:space="preserve"> be the number 0.</w:delText>
        </w:r>
      </w:del>
    </w:p>
    <w:p w14:paraId="0A0A4777" w14:textId="77777777" w:rsidR="004C02EF" w:rsidRPr="00E77497" w:rsidDel="00AD1039" w:rsidRDefault="004C02EF" w:rsidP="006361CF">
      <w:pPr>
        <w:pStyle w:val="Alg4"/>
        <w:numPr>
          <w:ilvl w:val="1"/>
          <w:numId w:val="398"/>
        </w:numPr>
        <w:rPr>
          <w:del w:id="2967" w:author="Rev 4 Allen Wirfs-Brock" w:date="2011-11-04T09:22:00Z"/>
        </w:rPr>
        <w:pPrChange w:id="2968" w:author="Rev 4 Allen Wirfs-Brock" w:date="2011-11-07T12:16:00Z">
          <w:pPr>
            <w:pStyle w:val="Alg4"/>
            <w:numPr>
              <w:ilvl w:val="1"/>
              <w:numId w:val="405"/>
            </w:numPr>
            <w:tabs>
              <w:tab w:val="num" w:pos="1080"/>
            </w:tabs>
            <w:ind w:left="1080" w:hanging="360"/>
          </w:pPr>
        </w:pPrChange>
      </w:pPr>
      <w:del w:id="2969" w:author="Rev 4 Allen Wirfs-Brock" w:date="2011-11-04T09:22:00Z">
        <w:r w:rsidRPr="00E77497" w:rsidDel="00AD1039">
          <w:delText xml:space="preserve">For each String </w:delText>
        </w:r>
        <w:r w:rsidRPr="00E77497" w:rsidDel="00AD1039">
          <w:rPr>
            <w:i/>
          </w:rPr>
          <w:delText>argName</w:delText>
        </w:r>
        <w:r w:rsidRPr="00E77497" w:rsidDel="00AD1039">
          <w:delText xml:space="preserve"> in </w:delText>
        </w:r>
        <w:r w:rsidRPr="00E77497" w:rsidDel="00AD1039">
          <w:rPr>
            <w:i/>
          </w:rPr>
          <w:delText>names</w:delText>
        </w:r>
        <w:r w:rsidRPr="00E77497" w:rsidDel="00AD1039">
          <w:delText>, in list order do</w:delText>
        </w:r>
      </w:del>
    </w:p>
    <w:p w14:paraId="47646637" w14:textId="77777777" w:rsidR="004C02EF" w:rsidRPr="00E77497" w:rsidDel="00AD1039" w:rsidRDefault="004C02EF" w:rsidP="006361CF">
      <w:pPr>
        <w:pStyle w:val="Alg4"/>
        <w:numPr>
          <w:ilvl w:val="2"/>
          <w:numId w:val="398"/>
        </w:numPr>
        <w:rPr>
          <w:del w:id="2970" w:author="Rev 4 Allen Wirfs-Brock" w:date="2011-11-04T09:22:00Z"/>
        </w:rPr>
        <w:pPrChange w:id="2971" w:author="Rev 4 Allen Wirfs-Brock" w:date="2011-11-07T12:16:00Z">
          <w:pPr>
            <w:pStyle w:val="Alg4"/>
            <w:numPr>
              <w:ilvl w:val="2"/>
              <w:numId w:val="405"/>
            </w:numPr>
            <w:tabs>
              <w:tab w:val="num" w:pos="1800"/>
            </w:tabs>
            <w:ind w:left="1800" w:hanging="360"/>
          </w:pPr>
        </w:pPrChange>
      </w:pPr>
      <w:del w:id="2972" w:author="Rev 4 Allen Wirfs-Brock" w:date="2011-11-04T09:22:00Z">
        <w:r w:rsidRPr="00E77497" w:rsidDel="00AD1039">
          <w:delText xml:space="preserve">Let </w:delText>
        </w:r>
        <w:r w:rsidRPr="00E77497" w:rsidDel="00AD1039">
          <w:rPr>
            <w:i/>
          </w:rPr>
          <w:delText>n</w:delText>
        </w:r>
        <w:r w:rsidRPr="00E77497" w:rsidDel="00AD1039">
          <w:delText xml:space="preserve"> be the current value of </w:delText>
        </w:r>
        <w:r w:rsidRPr="00E77497" w:rsidDel="00AD1039">
          <w:rPr>
            <w:i/>
          </w:rPr>
          <w:delText>n</w:delText>
        </w:r>
        <w:r w:rsidRPr="00E77497" w:rsidDel="00AD1039">
          <w:delText xml:space="preserve"> plus 1.</w:delText>
        </w:r>
      </w:del>
    </w:p>
    <w:p w14:paraId="71B2187B" w14:textId="77777777" w:rsidR="004C02EF" w:rsidRPr="00E77497" w:rsidDel="00AD1039" w:rsidRDefault="004C02EF" w:rsidP="006361CF">
      <w:pPr>
        <w:pStyle w:val="Alg4"/>
        <w:numPr>
          <w:ilvl w:val="2"/>
          <w:numId w:val="398"/>
        </w:numPr>
        <w:rPr>
          <w:del w:id="2973" w:author="Rev 4 Allen Wirfs-Brock" w:date="2011-11-04T09:22:00Z"/>
        </w:rPr>
        <w:pPrChange w:id="2974" w:author="Rev 4 Allen Wirfs-Brock" w:date="2011-11-07T12:16:00Z">
          <w:pPr>
            <w:pStyle w:val="Alg4"/>
            <w:numPr>
              <w:ilvl w:val="2"/>
              <w:numId w:val="405"/>
            </w:numPr>
            <w:tabs>
              <w:tab w:val="num" w:pos="1800"/>
            </w:tabs>
            <w:ind w:left="1800" w:hanging="360"/>
          </w:pPr>
        </w:pPrChange>
      </w:pPr>
      <w:del w:id="2975" w:author="Rev 4 Allen Wirfs-Brock" w:date="2011-11-04T09:22:00Z">
        <w:r w:rsidRPr="00E77497" w:rsidDel="00AD1039">
          <w:delText xml:space="preserve">If </w:delText>
        </w:r>
        <w:r w:rsidRPr="00E77497" w:rsidDel="00AD1039">
          <w:rPr>
            <w:i/>
          </w:rPr>
          <w:delText>n</w:delText>
        </w:r>
        <w:r w:rsidRPr="00E77497" w:rsidDel="00AD1039">
          <w:delText xml:space="preserve"> is greater than </w:delText>
        </w:r>
        <w:r w:rsidRPr="00E77497" w:rsidDel="00AD1039">
          <w:rPr>
            <w:i/>
          </w:rPr>
          <w:delText>argCount</w:delText>
        </w:r>
        <w:r w:rsidRPr="00E77497" w:rsidDel="00AD1039">
          <w:delText xml:space="preserve">, let </w:delText>
        </w:r>
        <w:r w:rsidRPr="00E77497" w:rsidDel="00AD1039">
          <w:rPr>
            <w:i/>
          </w:rPr>
          <w:delText>v</w:delText>
        </w:r>
        <w:r w:rsidRPr="00E77497" w:rsidDel="00AD1039">
          <w:delText xml:space="preserve"> be </w:delText>
        </w:r>
        <w:r w:rsidRPr="00E77497" w:rsidDel="00AD1039">
          <w:rPr>
            <w:b/>
          </w:rPr>
          <w:delText>undefined</w:delText>
        </w:r>
        <w:r w:rsidRPr="00E77497" w:rsidDel="00AD1039">
          <w:delText xml:space="preserve"> otherwise let </w:delText>
        </w:r>
        <w:r w:rsidRPr="00E77497" w:rsidDel="00AD1039">
          <w:rPr>
            <w:i/>
          </w:rPr>
          <w:delText>v</w:delText>
        </w:r>
        <w:r w:rsidRPr="00E77497" w:rsidDel="00AD1039">
          <w:delText xml:space="preserve"> be the value of the </w:delText>
        </w:r>
        <w:r w:rsidRPr="00E77497" w:rsidDel="00AD1039">
          <w:rPr>
            <w:i/>
          </w:rPr>
          <w:delText>n</w:delText>
        </w:r>
        <w:r w:rsidRPr="00E77497" w:rsidDel="00AD1039">
          <w:delText xml:space="preserve">’th element of </w:delText>
        </w:r>
        <w:r w:rsidRPr="00E77497" w:rsidDel="00AD1039">
          <w:rPr>
            <w:i/>
          </w:rPr>
          <w:delText>args</w:delText>
        </w:r>
        <w:r w:rsidRPr="00E77497" w:rsidDel="00AD1039">
          <w:delText>.</w:delText>
        </w:r>
      </w:del>
    </w:p>
    <w:p w14:paraId="586211FB" w14:textId="77777777" w:rsidR="004C02EF" w:rsidRPr="00E77497" w:rsidDel="00AD1039" w:rsidRDefault="004C02EF" w:rsidP="006361CF">
      <w:pPr>
        <w:pStyle w:val="Alg4"/>
        <w:numPr>
          <w:ilvl w:val="2"/>
          <w:numId w:val="398"/>
        </w:numPr>
        <w:rPr>
          <w:del w:id="2976" w:author="Rev 4 Allen Wirfs-Brock" w:date="2011-11-04T09:22:00Z"/>
        </w:rPr>
        <w:pPrChange w:id="2977" w:author="Rev 4 Allen Wirfs-Brock" w:date="2011-11-07T12:16:00Z">
          <w:pPr>
            <w:pStyle w:val="Alg4"/>
            <w:numPr>
              <w:ilvl w:val="2"/>
              <w:numId w:val="405"/>
            </w:numPr>
            <w:tabs>
              <w:tab w:val="num" w:pos="1800"/>
            </w:tabs>
            <w:ind w:left="1800" w:hanging="360"/>
          </w:pPr>
        </w:pPrChange>
      </w:pPr>
      <w:del w:id="2978" w:author="Rev 4 Allen Wirfs-Brock" w:date="2011-11-04T09:22:00Z">
        <w:r w:rsidRPr="00E77497" w:rsidDel="00AD1039">
          <w:delText xml:space="preserve">Let </w:delText>
        </w:r>
        <w:r w:rsidRPr="00E77497" w:rsidDel="00AD1039">
          <w:rPr>
            <w:i/>
          </w:rPr>
          <w:delText xml:space="preserve">argAlreadyDeclared </w:delText>
        </w:r>
        <w:r w:rsidRPr="00E77497" w:rsidDel="00AD1039">
          <w:delText xml:space="preserve">be the result of calling </w:delText>
        </w:r>
        <w:r w:rsidRPr="00E77497" w:rsidDel="00AD1039">
          <w:rPr>
            <w:i/>
          </w:rPr>
          <w:delText>env’s</w:delText>
        </w:r>
        <w:r w:rsidRPr="00E77497" w:rsidDel="00AD1039">
          <w:delText xml:space="preserve"> HasBinding concrete method passing </w:delText>
        </w:r>
        <w:r w:rsidRPr="00E77497" w:rsidDel="00AD1039">
          <w:rPr>
            <w:i/>
          </w:rPr>
          <w:delText>argName</w:delText>
        </w:r>
        <w:r w:rsidRPr="00E77497" w:rsidDel="00AD1039">
          <w:delText xml:space="preserve"> as the argument.</w:delText>
        </w:r>
      </w:del>
    </w:p>
    <w:p w14:paraId="4558A838" w14:textId="77777777" w:rsidR="00BC546A" w:rsidRPr="00E77497" w:rsidDel="00AD1039" w:rsidRDefault="004C02EF" w:rsidP="006361CF">
      <w:pPr>
        <w:pStyle w:val="Alg4"/>
        <w:numPr>
          <w:ilvl w:val="2"/>
          <w:numId w:val="398"/>
        </w:numPr>
        <w:rPr>
          <w:ins w:id="2979" w:author="Rev 3 Allen Wirfs-Brock" w:date="2011-08-30T17:51:00Z"/>
          <w:del w:id="2980" w:author="Rev 4 Allen Wirfs-Brock" w:date="2011-11-04T09:22:00Z"/>
        </w:rPr>
        <w:pPrChange w:id="2981" w:author="Rev 4 Allen Wirfs-Brock" w:date="2011-11-07T12:16:00Z">
          <w:pPr>
            <w:pStyle w:val="Alg4"/>
            <w:numPr>
              <w:ilvl w:val="2"/>
              <w:numId w:val="405"/>
            </w:numPr>
            <w:tabs>
              <w:tab w:val="num" w:pos="1800"/>
            </w:tabs>
            <w:ind w:left="1800" w:hanging="360"/>
          </w:pPr>
        </w:pPrChange>
      </w:pPr>
      <w:del w:id="2982" w:author="Rev 4 Allen Wirfs-Brock" w:date="2011-11-04T09:22:00Z">
        <w:r w:rsidRPr="00E77497" w:rsidDel="00AD1039">
          <w:delText xml:space="preserve">If </w:delText>
        </w:r>
        <w:r w:rsidRPr="00E77497" w:rsidDel="00AD1039">
          <w:rPr>
            <w:i/>
          </w:rPr>
          <w:delText xml:space="preserve">argAlreadyDeclared </w:delText>
        </w:r>
        <w:r w:rsidRPr="00E77497" w:rsidDel="00AD1039">
          <w:delText xml:space="preserve">is </w:delText>
        </w:r>
        <w:r w:rsidRPr="00E77497" w:rsidDel="00AD1039">
          <w:rPr>
            <w:b/>
          </w:rPr>
          <w:delText>false</w:delText>
        </w:r>
        <w:r w:rsidRPr="00E77497" w:rsidDel="00AD1039">
          <w:delText xml:space="preserve">, </w:delText>
        </w:r>
      </w:del>
      <w:ins w:id="2983" w:author="Rev 3 Allen Wirfs-Brock" w:date="2011-08-30T17:51:00Z">
        <w:del w:id="2984" w:author="Rev 4 Allen Wirfs-Brock" w:date="2011-11-04T09:22:00Z">
          <w:r w:rsidR="00BC546A" w:rsidRPr="00E77497" w:rsidDel="00AD1039">
            <w:delText>then</w:delText>
          </w:r>
        </w:del>
      </w:ins>
    </w:p>
    <w:p w14:paraId="753A449B" w14:textId="77777777" w:rsidR="004C02EF" w:rsidRPr="00E77497" w:rsidDel="00AD1039" w:rsidRDefault="004C02EF" w:rsidP="006361CF">
      <w:pPr>
        <w:pStyle w:val="Alg4"/>
        <w:numPr>
          <w:ilvl w:val="3"/>
          <w:numId w:val="398"/>
        </w:numPr>
        <w:rPr>
          <w:del w:id="2985" w:author="Rev 4 Allen Wirfs-Brock" w:date="2011-11-04T09:22:00Z"/>
        </w:rPr>
        <w:pPrChange w:id="2986" w:author="Rev 4 Allen Wirfs-Brock" w:date="2011-11-07T12:16:00Z">
          <w:pPr>
            <w:pStyle w:val="Alg4"/>
            <w:numPr>
              <w:ilvl w:val="3"/>
              <w:numId w:val="405"/>
            </w:numPr>
            <w:tabs>
              <w:tab w:val="num" w:pos="2520"/>
            </w:tabs>
            <w:ind w:left="2520" w:hanging="360"/>
          </w:pPr>
        </w:pPrChange>
      </w:pPr>
      <w:del w:id="2987" w:author="Rev 4 Allen Wirfs-Brock" w:date="2011-11-04T09:22:00Z">
        <w:r w:rsidRPr="00E77497" w:rsidDel="00AD1039">
          <w:delText xml:space="preserve">call </w:delText>
        </w:r>
      </w:del>
      <w:ins w:id="2988" w:author="Rev 3 Allen Wirfs-Brock" w:date="2011-08-30T17:51:00Z">
        <w:del w:id="2989" w:author="Rev 4 Allen Wirfs-Brock" w:date="2011-11-04T09:22:00Z">
          <w:r w:rsidR="00BC546A" w:rsidRPr="00E77497" w:rsidDel="00AD1039">
            <w:delText xml:space="preserve">Call </w:delText>
          </w:r>
        </w:del>
      </w:ins>
      <w:del w:id="2990" w:author="Rev 4 Allen Wirfs-Brock" w:date="2011-11-04T09:22:00Z">
        <w:r w:rsidRPr="00E77497" w:rsidDel="00AD1039">
          <w:rPr>
            <w:i/>
          </w:rPr>
          <w:delText>env’s</w:delText>
        </w:r>
        <w:r w:rsidRPr="00E77497" w:rsidDel="00AD1039">
          <w:delText xml:space="preserve"> CreateMutableBinding concrete method passing </w:delText>
        </w:r>
        <w:r w:rsidRPr="00E77497" w:rsidDel="00AD1039">
          <w:rPr>
            <w:i/>
          </w:rPr>
          <w:delText>argName</w:delText>
        </w:r>
        <w:r w:rsidRPr="00E77497" w:rsidDel="00AD1039">
          <w:delText xml:space="preserve"> as the argument.</w:delText>
        </w:r>
      </w:del>
    </w:p>
    <w:p w14:paraId="5766ED76" w14:textId="77777777" w:rsidR="00BC546A" w:rsidRPr="00E77497" w:rsidDel="00AD1039" w:rsidRDefault="00BC546A" w:rsidP="006361CF">
      <w:pPr>
        <w:pStyle w:val="Alg4"/>
        <w:numPr>
          <w:ilvl w:val="3"/>
          <w:numId w:val="398"/>
        </w:numPr>
        <w:rPr>
          <w:ins w:id="2991" w:author="Rev 3 Allen Wirfs-Brock" w:date="2011-08-30T17:52:00Z"/>
          <w:del w:id="2992" w:author="Rev 4 Allen Wirfs-Brock" w:date="2011-11-04T09:22:00Z"/>
        </w:rPr>
        <w:pPrChange w:id="2993" w:author="Rev 4 Allen Wirfs-Brock" w:date="2011-11-07T12:16:00Z">
          <w:pPr>
            <w:pStyle w:val="Alg4"/>
            <w:numPr>
              <w:ilvl w:val="3"/>
              <w:numId w:val="405"/>
            </w:numPr>
            <w:tabs>
              <w:tab w:val="num" w:pos="2520"/>
            </w:tabs>
            <w:ind w:left="2520" w:hanging="360"/>
          </w:pPr>
        </w:pPrChange>
      </w:pPr>
      <w:ins w:id="2994" w:author="Rev 3 Allen Wirfs-Brock" w:date="2011-08-30T17:52:00Z">
        <w:del w:id="2995" w:author="Rev 4 Allen Wirfs-Brock" w:date="2011-11-04T09:22:00Z">
          <w:r w:rsidRPr="00E77497" w:rsidDel="00AD1039">
            <w:delText xml:space="preserve">Call </w:delText>
          </w:r>
          <w:r w:rsidRPr="00E77497" w:rsidDel="00AD1039">
            <w:rPr>
              <w:i/>
            </w:rPr>
            <w:delText>env</w:delText>
          </w:r>
          <w:r w:rsidRPr="00E77497" w:rsidDel="00AD1039">
            <w:delText>’s InitializeBinding concrete method passing</w:delText>
          </w:r>
        </w:del>
      </w:ins>
      <w:ins w:id="2996" w:author="Rev 3 Allen Wirfs-Brock" w:date="2011-08-30T17:53:00Z">
        <w:del w:id="2997" w:author="Rev 4 Allen Wirfs-Brock" w:date="2011-11-04T09:22:00Z">
          <w:r w:rsidRPr="00E77497" w:rsidDel="00AD1039">
            <w:delText xml:space="preserve"> </w:delText>
          </w:r>
          <w:r w:rsidRPr="00E77497" w:rsidDel="00AD1039">
            <w:rPr>
              <w:i/>
            </w:rPr>
            <w:delText>argName</w:delText>
          </w:r>
          <w:r w:rsidRPr="00E77497" w:rsidDel="00AD1039">
            <w:delText xml:space="preserve">, and </w:delText>
          </w:r>
          <w:r w:rsidRPr="00E77497" w:rsidDel="00AD1039">
            <w:rPr>
              <w:b/>
            </w:rPr>
            <w:delText>undefined</w:delText>
          </w:r>
          <w:r w:rsidRPr="00E77497" w:rsidDel="00AD1039">
            <w:delText xml:space="preserve"> as the arguments.</w:delText>
          </w:r>
        </w:del>
      </w:ins>
    </w:p>
    <w:p w14:paraId="22B0AB26" w14:textId="77777777" w:rsidR="004C02EF" w:rsidRPr="00E77497" w:rsidDel="00AD1039" w:rsidRDefault="004C02EF" w:rsidP="006361CF">
      <w:pPr>
        <w:pStyle w:val="Alg4"/>
        <w:numPr>
          <w:ilvl w:val="2"/>
          <w:numId w:val="398"/>
        </w:numPr>
        <w:rPr>
          <w:del w:id="2998" w:author="Rev 4 Allen Wirfs-Brock" w:date="2011-11-04T09:22:00Z"/>
        </w:rPr>
        <w:pPrChange w:id="2999" w:author="Rev 4 Allen Wirfs-Brock" w:date="2011-11-07T12:16:00Z">
          <w:pPr>
            <w:pStyle w:val="Alg4"/>
            <w:numPr>
              <w:ilvl w:val="2"/>
              <w:numId w:val="405"/>
            </w:numPr>
            <w:tabs>
              <w:tab w:val="num" w:pos="1800"/>
            </w:tabs>
            <w:ind w:left="1800" w:hanging="360"/>
          </w:pPr>
        </w:pPrChange>
      </w:pPr>
      <w:del w:id="3000" w:author="Rev 4 Allen Wirfs-Brock" w:date="2011-11-04T09:22:00Z">
        <w:r w:rsidRPr="00E77497" w:rsidDel="00AD1039">
          <w:delText xml:space="preserve">Call </w:delText>
        </w:r>
        <w:r w:rsidRPr="00E77497" w:rsidDel="00AD1039">
          <w:rPr>
            <w:i/>
          </w:rPr>
          <w:delText>env’s</w:delText>
        </w:r>
        <w:r w:rsidRPr="00E77497" w:rsidDel="00AD1039">
          <w:delText xml:space="preserve"> SetMutableBinding concrete method passing </w:delText>
        </w:r>
        <w:r w:rsidRPr="00E77497" w:rsidDel="00AD1039">
          <w:rPr>
            <w:i/>
          </w:rPr>
          <w:delText>argName</w:delText>
        </w:r>
        <w:r w:rsidRPr="00E77497" w:rsidDel="00AD1039">
          <w:delText xml:space="preserve">, </w:delText>
        </w:r>
        <w:r w:rsidRPr="00E77497" w:rsidDel="00AD1039">
          <w:rPr>
            <w:i/>
          </w:rPr>
          <w:delText>v</w:delText>
        </w:r>
        <w:r w:rsidRPr="00E77497" w:rsidDel="00AD1039">
          <w:delText xml:space="preserve">, and </w:delText>
        </w:r>
        <w:r w:rsidRPr="00E77497" w:rsidDel="00AD1039">
          <w:rPr>
            <w:i/>
          </w:rPr>
          <w:delText>strict</w:delText>
        </w:r>
        <w:r w:rsidRPr="00E77497" w:rsidDel="00AD1039">
          <w:delText xml:space="preserve"> as the arguments.</w:delText>
        </w:r>
      </w:del>
    </w:p>
    <w:p w14:paraId="6EA29E21" w14:textId="77777777" w:rsidR="004C02EF" w:rsidRPr="00E77497" w:rsidRDefault="004C02EF" w:rsidP="009A20C6">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sidRPr="00E77497">
        <w:rPr>
          <w:i/>
        </w:rPr>
        <w:t>code</w:t>
      </w:r>
      <w:r w:rsidRPr="00E77497">
        <w:t>, in source text order do</w:t>
      </w:r>
    </w:p>
    <w:p w14:paraId="6F994335" w14:textId="77777777" w:rsidR="004C02EF" w:rsidRPr="00E77497" w:rsidRDefault="004C02EF" w:rsidP="009A20C6">
      <w:pPr>
        <w:pStyle w:val="Alg4"/>
        <w:numPr>
          <w:ilvl w:val="1"/>
          <w:numId w:val="398"/>
        </w:numPr>
        <w:rPr>
          <w:i/>
        </w:rPr>
      </w:pPr>
      <w:r w:rsidRPr="00E77497">
        <w:t xml:space="preserve">Let </w:t>
      </w:r>
      <w:r w:rsidRPr="00E77497">
        <w:rPr>
          <w:i/>
        </w:rPr>
        <w:t>fn</w:t>
      </w:r>
      <w:r w:rsidRPr="00E77497">
        <w:t xml:space="preserve"> be the </w:t>
      </w:r>
      <w:r w:rsidRPr="00E77497">
        <w:rPr>
          <w:i/>
        </w:rPr>
        <w:t>Identifier</w:t>
      </w:r>
      <w:r w:rsidRPr="00E77497">
        <w:t xml:space="preserve"> in </w:t>
      </w:r>
      <w:r w:rsidRPr="00E77497">
        <w:rPr>
          <w:i/>
        </w:rPr>
        <w:t>FunctionDeclaration</w:t>
      </w:r>
      <w:r w:rsidRPr="00E77497">
        <w:t xml:space="preserve"> </w:t>
      </w:r>
      <w:r w:rsidRPr="00E77497">
        <w:rPr>
          <w:i/>
        </w:rPr>
        <w:t>f.</w:t>
      </w:r>
    </w:p>
    <w:p w14:paraId="65B445C2" w14:textId="77777777" w:rsidR="004C02EF" w:rsidRPr="00E77497" w:rsidRDefault="004C02EF" w:rsidP="009A20C6">
      <w:pPr>
        <w:pStyle w:val="Alg4"/>
        <w:numPr>
          <w:ilvl w:val="1"/>
          <w:numId w:val="398"/>
        </w:numPr>
      </w:pPr>
      <w:r w:rsidRPr="00E77497">
        <w:t xml:space="preserve">Let </w:t>
      </w:r>
      <w:r w:rsidRPr="00E77497">
        <w:rPr>
          <w:i/>
        </w:rPr>
        <w:t>fo</w:t>
      </w:r>
      <w:r w:rsidRPr="00E77497">
        <w:t xml:space="preserve"> be the result of instantiating </w:t>
      </w:r>
      <w:r w:rsidRPr="00E77497">
        <w:rPr>
          <w:i/>
        </w:rPr>
        <w:t xml:space="preserve">FunctionDeclaration f </w:t>
      </w:r>
      <w:r w:rsidRPr="00E77497">
        <w:t>as described in Clause 13.</w:t>
      </w:r>
    </w:p>
    <w:p w14:paraId="4FE506E8" w14:textId="77777777" w:rsidR="004C02EF" w:rsidRPr="00E77497" w:rsidRDefault="004C02EF" w:rsidP="009A20C6">
      <w:pPr>
        <w:pStyle w:val="Alg4"/>
        <w:numPr>
          <w:ilvl w:val="1"/>
          <w:numId w:val="398"/>
        </w:numPr>
      </w:pPr>
      <w:r w:rsidRPr="00E77497">
        <w:t xml:space="preserve">Let </w:t>
      </w:r>
      <w:r w:rsidRPr="00E77497">
        <w:rPr>
          <w:i/>
        </w:rPr>
        <w:t xml:space="preserve">funcAlreadyDeclared </w:t>
      </w:r>
      <w:r w:rsidRPr="00E77497">
        <w:t xml:space="preserve">be the result of calling </w:t>
      </w:r>
      <w:r w:rsidRPr="00E77497">
        <w:rPr>
          <w:i/>
        </w:rPr>
        <w:t>env’s</w:t>
      </w:r>
      <w:r w:rsidRPr="00E77497">
        <w:t xml:space="preserve"> HasBinding concrete method passing </w:t>
      </w:r>
      <w:r w:rsidRPr="00E77497">
        <w:rPr>
          <w:i/>
        </w:rPr>
        <w:t>fn</w:t>
      </w:r>
      <w:r w:rsidRPr="00E77497">
        <w:t xml:space="preserve"> as the argument.</w:t>
      </w:r>
    </w:p>
    <w:p w14:paraId="2046CD8C" w14:textId="77777777" w:rsidR="00250582" w:rsidRPr="00E77497" w:rsidRDefault="004C02EF" w:rsidP="009A20C6">
      <w:pPr>
        <w:pStyle w:val="Alg4"/>
        <w:numPr>
          <w:ilvl w:val="1"/>
          <w:numId w:val="398"/>
        </w:numPr>
        <w:rPr>
          <w:ins w:id="3001" w:author="Rev 3 Allen Wirfs-Brock" w:date="2011-08-30T17:58:00Z"/>
        </w:rPr>
      </w:pPr>
      <w:r w:rsidRPr="00E77497">
        <w:t xml:space="preserve">If </w:t>
      </w:r>
      <w:r w:rsidRPr="00E77497">
        <w:rPr>
          <w:i/>
        </w:rPr>
        <w:t xml:space="preserve">funcAlreadyDeclared </w:t>
      </w:r>
      <w:r w:rsidRPr="00E77497">
        <w:t xml:space="preserve">is </w:t>
      </w:r>
      <w:r w:rsidRPr="00E77497">
        <w:rPr>
          <w:b/>
        </w:rPr>
        <w:t>false</w:t>
      </w:r>
      <w:r w:rsidRPr="00E77497">
        <w:t xml:space="preserve">, </w:t>
      </w:r>
      <w:ins w:id="3002" w:author="Rev 3 Allen Wirfs-Brock" w:date="2011-08-30T17:58:00Z">
        <w:r w:rsidR="00250582" w:rsidRPr="00E77497">
          <w:t xml:space="preserve">then </w:t>
        </w:r>
      </w:ins>
    </w:p>
    <w:p w14:paraId="5748307A" w14:textId="77777777" w:rsidR="004C02EF" w:rsidRPr="00E77497" w:rsidRDefault="004C02EF" w:rsidP="009A20C6">
      <w:pPr>
        <w:pStyle w:val="Alg4"/>
        <w:numPr>
          <w:ilvl w:val="2"/>
          <w:numId w:val="398"/>
        </w:numPr>
      </w:pPr>
      <w:del w:id="3003" w:author="Rev 3 Allen Wirfs-Brock" w:date="2011-08-30T17:58:00Z">
        <w:r w:rsidRPr="00E77497" w:rsidDel="00250582">
          <w:delText xml:space="preserve">call </w:delText>
        </w:r>
      </w:del>
      <w:ins w:id="3004" w:author="Rev 3 Allen Wirfs-Brock" w:date="2011-08-30T17:58:00Z">
        <w:r w:rsidR="00250582" w:rsidRPr="00E77497">
          <w:t xml:space="preserve">Call </w:t>
        </w:r>
      </w:ins>
      <w:r w:rsidRPr="00E77497">
        <w:rPr>
          <w:i/>
        </w:rPr>
        <w:t>env’s</w:t>
      </w:r>
      <w:r w:rsidRPr="00E77497">
        <w:t xml:space="preserve"> CreateMutableBinding concrete method passing </w:t>
      </w:r>
      <w:r w:rsidRPr="00E77497">
        <w:rPr>
          <w:i/>
        </w:rPr>
        <w:t>fn</w:t>
      </w:r>
      <w:r w:rsidRPr="00E77497">
        <w:t xml:space="preserve"> and </w:t>
      </w:r>
      <w:r w:rsidRPr="00E77497">
        <w:rPr>
          <w:i/>
        </w:rPr>
        <w:t>configurableBindings</w:t>
      </w:r>
      <w:r w:rsidRPr="00E77497">
        <w:t xml:space="preserve"> as the arguments.</w:t>
      </w:r>
    </w:p>
    <w:p w14:paraId="07789024" w14:textId="77777777" w:rsidR="00250582" w:rsidRPr="00E77497" w:rsidRDefault="00250582" w:rsidP="009A20C6">
      <w:pPr>
        <w:pStyle w:val="Alg4"/>
        <w:numPr>
          <w:ilvl w:val="2"/>
          <w:numId w:val="398"/>
        </w:numPr>
        <w:rPr>
          <w:ins w:id="3005" w:author="Rev 3 Allen Wirfs-Brock" w:date="2011-08-30T17:58:00Z"/>
        </w:rPr>
      </w:pPr>
      <w:ins w:id="3006" w:author="Rev 3 Allen Wirfs-Brock" w:date="2011-08-30T17:58: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373E640F" w14:textId="77777777" w:rsidR="004C02EF" w:rsidRPr="00E77497" w:rsidRDefault="004C02EF" w:rsidP="009A20C6">
      <w:pPr>
        <w:pStyle w:val="Alg4"/>
        <w:numPr>
          <w:ilvl w:val="1"/>
          <w:numId w:val="398"/>
        </w:numPr>
      </w:pPr>
      <w:r w:rsidRPr="00E77497">
        <w:t xml:space="preserve">Else if </w:t>
      </w:r>
      <w:r w:rsidRPr="00E77497">
        <w:rPr>
          <w:i/>
          <w:iCs/>
        </w:rPr>
        <w:t>env</w:t>
      </w:r>
      <w:r w:rsidRPr="00E77497">
        <w:t xml:space="preserve"> is the environment record component of the global environment then</w:t>
      </w:r>
    </w:p>
    <w:p w14:paraId="6F916904" w14:textId="77777777" w:rsidR="004C02EF" w:rsidRPr="00E77497" w:rsidRDefault="004C02EF" w:rsidP="009A20C6">
      <w:pPr>
        <w:pStyle w:val="Alg4"/>
        <w:numPr>
          <w:ilvl w:val="2"/>
          <w:numId w:val="398"/>
        </w:numPr>
      </w:pPr>
      <w:r w:rsidRPr="00E77497">
        <w:t xml:space="preserve">Let </w:t>
      </w:r>
      <w:r w:rsidRPr="00E77497">
        <w:rPr>
          <w:i/>
        </w:rPr>
        <w:t>go</w:t>
      </w:r>
      <w:r w:rsidRPr="00E77497">
        <w:t xml:space="preserve"> be the global object.</w:t>
      </w:r>
    </w:p>
    <w:p w14:paraId="3876A8ED" w14:textId="77777777" w:rsidR="004C02EF" w:rsidRPr="00E77497" w:rsidRDefault="004C02EF" w:rsidP="009A20C6">
      <w:pPr>
        <w:pStyle w:val="Alg4"/>
        <w:numPr>
          <w:ilvl w:val="2"/>
          <w:numId w:val="398"/>
        </w:numPr>
      </w:pPr>
      <w:r w:rsidRPr="00E77497">
        <w:t xml:space="preserve">Let </w:t>
      </w:r>
      <w:r w:rsidRPr="00E77497">
        <w:rPr>
          <w:i/>
          <w:iCs/>
        </w:rPr>
        <w:t>existingProp</w:t>
      </w:r>
      <w:r w:rsidRPr="00E77497">
        <w:t xml:space="preserve"> be the result</w:t>
      </w:r>
      <w:del w:id="3007" w:author="Rev 3 Allen Wirfs-Brock" w:date="2011-08-30T11:32:00Z">
        <w:r w:rsidRPr="00E77497" w:rsidDel="00C31B53">
          <w:delText>ing</w:delText>
        </w:r>
      </w:del>
      <w:r w:rsidRPr="00E77497">
        <w:t xml:space="preserve"> of calling the [[Get</w:t>
      </w:r>
      <w:ins w:id="3008" w:author="Allen Wirfs-Brock rev2" w:date="2011-07-21T15:48:00Z">
        <w:r w:rsidR="002801CD" w:rsidRPr="00E77497">
          <w:t>Own</w:t>
        </w:r>
      </w:ins>
      <w:r w:rsidRPr="00E77497">
        <w:t xml:space="preserve">Property]] internal method of </w:t>
      </w:r>
      <w:r w:rsidRPr="00E77497">
        <w:rPr>
          <w:i/>
          <w:iCs/>
        </w:rPr>
        <w:t>go</w:t>
      </w:r>
      <w:r w:rsidRPr="00E77497">
        <w:t xml:space="preserve"> with argument </w:t>
      </w:r>
      <w:r w:rsidRPr="00E77497">
        <w:rPr>
          <w:i/>
          <w:iCs/>
        </w:rPr>
        <w:t>fn</w:t>
      </w:r>
      <w:r w:rsidRPr="00E77497">
        <w:t>.</w:t>
      </w:r>
    </w:p>
    <w:p w14:paraId="3B3B6A48" w14:textId="77777777" w:rsidR="004C02EF" w:rsidRPr="00E77497" w:rsidRDefault="004C02EF" w:rsidP="009A20C6">
      <w:pPr>
        <w:pStyle w:val="Alg4"/>
        <w:numPr>
          <w:ilvl w:val="2"/>
          <w:numId w:val="398"/>
        </w:numPr>
      </w:pPr>
      <w:r w:rsidRPr="00E77497">
        <w:t xml:space="preserve">If </w:t>
      </w:r>
      <w:ins w:id="3009" w:author="Allen Wirfs-Brock rev2" w:date="2011-07-21T15:49:00Z">
        <w:r w:rsidR="002801CD" w:rsidRPr="00E77497">
          <w:rPr>
            <w:i/>
            <w:iCs/>
          </w:rPr>
          <w:t>existingProp</w:t>
        </w:r>
        <w:r w:rsidR="002801CD" w:rsidRPr="00E77497">
          <w:t xml:space="preserve"> is </w:t>
        </w:r>
        <w:r w:rsidR="002801CD" w:rsidRPr="00E77497">
          <w:rPr>
            <w:b/>
          </w:rPr>
          <w:t>undefined</w:t>
        </w:r>
        <w:r w:rsidR="002801CD" w:rsidRPr="00E77497">
          <w:t xml:space="preserve"> or</w:t>
        </w:r>
        <w:r w:rsidR="002801CD" w:rsidRPr="00E77497">
          <w:rPr>
            <w:i/>
            <w:iCs/>
          </w:rPr>
          <w:t xml:space="preserve"> </w:t>
        </w:r>
      </w:ins>
      <w:r w:rsidRPr="00E77497">
        <w:rPr>
          <w:i/>
          <w:iCs/>
        </w:rPr>
        <w:t>existingProp</w:t>
      </w:r>
      <w:del w:id="3010" w:author="Allen Wirfs-Brock rev2" w:date="2011-07-21T15:50:00Z">
        <w:r w:rsidRPr="00E77497" w:rsidDel="002801CD">
          <w:delText xml:space="preserve"> </w:delText>
        </w:r>
      </w:del>
      <w:r w:rsidRPr="00E77497">
        <w:t xml:space="preserve">.[[Configurable]] is </w:t>
      </w:r>
      <w:r w:rsidRPr="00E77497">
        <w:rPr>
          <w:b/>
          <w:bCs/>
        </w:rPr>
        <w:t>true</w:t>
      </w:r>
      <w:r w:rsidRPr="00E77497">
        <w:t>, then</w:t>
      </w:r>
    </w:p>
    <w:p w14:paraId="7169325B" w14:textId="77777777" w:rsidR="004C02EF" w:rsidRPr="00E77497" w:rsidRDefault="004C02EF" w:rsidP="009A20C6">
      <w:pPr>
        <w:pStyle w:val="Alg4"/>
        <w:numPr>
          <w:ilvl w:val="3"/>
          <w:numId w:val="398"/>
        </w:numPr>
      </w:pPr>
      <w:r w:rsidRPr="00E77497">
        <w:t xml:space="preserve">Call the [[DefineOwnProperty]] internal method of </w:t>
      </w:r>
      <w:r w:rsidRPr="00E77497">
        <w:rPr>
          <w:i/>
          <w:iCs/>
        </w:rPr>
        <w:t>go</w:t>
      </w:r>
      <w:r w:rsidRPr="00E77497">
        <w:t xml:space="preserve">, passing </w:t>
      </w:r>
      <w:r w:rsidRPr="00E77497">
        <w:rPr>
          <w:i/>
          <w:iCs/>
        </w:rPr>
        <w:t>fn</w:t>
      </w:r>
      <w:r w:rsidRPr="00E77497">
        <w:t>, Property Descriptor {[[Value]]:</w:t>
      </w:r>
      <w:r w:rsidRPr="00E77497">
        <w:rPr>
          <w:i/>
          <w:iCs/>
        </w:rPr>
        <w:t xml:space="preserve"> </w:t>
      </w:r>
      <w:r w:rsidRPr="00E77497">
        <w:rPr>
          <w:b/>
          <w:iCs/>
        </w:rPr>
        <w:t>undefined</w:t>
      </w:r>
      <w:r w:rsidRPr="00E77497">
        <w:t xml:space="preserve">, [[Writable]]: </w:t>
      </w:r>
      <w:r w:rsidRPr="00E77497">
        <w:rPr>
          <w:b/>
          <w:bCs/>
        </w:rPr>
        <w:t>true</w:t>
      </w:r>
      <w:r w:rsidRPr="00E77497">
        <w:t xml:space="preserve">, [[Enumerable]]: </w:t>
      </w:r>
      <w:r w:rsidRPr="00E77497">
        <w:rPr>
          <w:b/>
          <w:bCs/>
        </w:rPr>
        <w:t>true</w:t>
      </w:r>
      <w:r w:rsidRPr="00E77497">
        <w:t xml:space="preserve"> , [[Configurable]]: </w:t>
      </w:r>
      <w:r w:rsidRPr="00E77497">
        <w:rPr>
          <w:i/>
          <w:iCs/>
        </w:rPr>
        <w:t>configurableBindings</w:t>
      </w:r>
      <w:r w:rsidRPr="00E77497">
        <w:t xml:space="preserve"> }, and </w:t>
      </w:r>
      <w:r w:rsidRPr="00E77497">
        <w:rPr>
          <w:b/>
          <w:bCs/>
        </w:rPr>
        <w:t>true</w:t>
      </w:r>
      <w:r w:rsidRPr="00E77497">
        <w:t xml:space="preserve"> as arguments.</w:t>
      </w:r>
    </w:p>
    <w:p w14:paraId="6BBDC3F8" w14:textId="77777777" w:rsidR="004C02EF" w:rsidRPr="00E77497" w:rsidRDefault="004C02EF" w:rsidP="009A20C6">
      <w:pPr>
        <w:pStyle w:val="Alg4"/>
        <w:numPr>
          <w:ilvl w:val="2"/>
          <w:numId w:val="398"/>
        </w:numPr>
      </w:pPr>
      <w:r w:rsidRPr="00E77497">
        <w:t>Else if IsAccessorDescr</w:t>
      </w:r>
      <w:r w:rsidR="00330F2A" w:rsidRPr="00E77497">
        <w:t>i</w:t>
      </w:r>
      <w:r w:rsidRPr="00E77497">
        <w:t>ptor(</w:t>
      </w:r>
      <w:r w:rsidRPr="00E77497">
        <w:rPr>
          <w:i/>
          <w:iCs/>
        </w:rPr>
        <w:t>existingProp</w:t>
      </w:r>
      <w:r w:rsidRPr="00E77497">
        <w:t xml:space="preserve">) or </w:t>
      </w:r>
      <w:r w:rsidRPr="00E77497">
        <w:rPr>
          <w:i/>
          <w:iCs/>
        </w:rPr>
        <w:t>existingProp</w:t>
      </w:r>
      <w:r w:rsidRPr="00E77497">
        <w:t xml:space="preserve"> does not have attribute values {[[Writable]]: </w:t>
      </w:r>
      <w:r w:rsidRPr="00E77497">
        <w:rPr>
          <w:b/>
          <w:bCs/>
        </w:rPr>
        <w:t>true</w:t>
      </w:r>
      <w:r w:rsidRPr="00E77497">
        <w:t xml:space="preserve">, [[Enumerable]]: </w:t>
      </w:r>
      <w:r w:rsidRPr="00E77497">
        <w:rPr>
          <w:b/>
          <w:bCs/>
        </w:rPr>
        <w:t>true</w:t>
      </w:r>
      <w:r w:rsidRPr="00E77497">
        <w:t>}, then</w:t>
      </w:r>
    </w:p>
    <w:p w14:paraId="6A13E51F" w14:textId="77777777" w:rsidR="004C02EF" w:rsidRPr="00E77497" w:rsidRDefault="004C02EF" w:rsidP="009A20C6">
      <w:pPr>
        <w:pStyle w:val="Alg4"/>
        <w:numPr>
          <w:ilvl w:val="3"/>
          <w:numId w:val="398"/>
        </w:numPr>
      </w:pPr>
      <w:r w:rsidRPr="00E77497">
        <w:t>Throw a TypeError exception.</w:t>
      </w:r>
    </w:p>
    <w:p w14:paraId="1849C2FC" w14:textId="77777777" w:rsidR="004C02EF" w:rsidRPr="00E77497" w:rsidRDefault="004C02EF" w:rsidP="009A20C6">
      <w:pPr>
        <w:pStyle w:val="Alg4"/>
        <w:numPr>
          <w:ilvl w:val="1"/>
          <w:numId w:val="398"/>
        </w:numPr>
      </w:pPr>
      <w:r w:rsidRPr="00E77497">
        <w:t xml:space="preserve">Call </w:t>
      </w:r>
      <w:r w:rsidRPr="00E77497">
        <w:rPr>
          <w:i/>
        </w:rPr>
        <w:t>env’s</w:t>
      </w:r>
      <w:r w:rsidRPr="00E77497">
        <w:t xml:space="preserve"> SetMutableBinding concrete method passing </w:t>
      </w:r>
      <w:r w:rsidRPr="00E77497">
        <w:rPr>
          <w:i/>
        </w:rPr>
        <w:t>fn</w:t>
      </w:r>
      <w:r w:rsidRPr="00E77497">
        <w:t xml:space="preserve">, </w:t>
      </w:r>
      <w:r w:rsidRPr="00E77497">
        <w:rPr>
          <w:i/>
        </w:rPr>
        <w:t>fo</w:t>
      </w:r>
      <w:r w:rsidRPr="00E77497">
        <w:t xml:space="preserve">, and </w:t>
      </w:r>
      <w:r w:rsidRPr="00E77497">
        <w:rPr>
          <w:i/>
        </w:rPr>
        <w:t>strict</w:t>
      </w:r>
      <w:r w:rsidRPr="00E77497">
        <w:t xml:space="preserve"> as the arguments.</w:t>
      </w:r>
    </w:p>
    <w:p w14:paraId="60CA0686" w14:textId="77777777" w:rsidR="004C02EF" w:rsidRPr="00E77497" w:rsidDel="006B6D0A" w:rsidRDefault="004C02EF" w:rsidP="009A20C6">
      <w:pPr>
        <w:pStyle w:val="Alg4"/>
        <w:numPr>
          <w:ilvl w:val="0"/>
          <w:numId w:val="398"/>
        </w:numPr>
        <w:rPr>
          <w:del w:id="3011" w:author="Rev 4 Allen Wirfs-Brock" w:date="2011-11-04T09:49:00Z"/>
        </w:rPr>
      </w:pPr>
      <w:del w:id="3012" w:author="Rev 4 Allen Wirfs-Brock" w:date="2011-11-04T09:49:00Z">
        <w:r w:rsidRPr="00E77497" w:rsidDel="006B6D0A">
          <w:delText xml:space="preserve">Let </w:delText>
        </w:r>
        <w:r w:rsidRPr="00E77497" w:rsidDel="006B6D0A">
          <w:rPr>
            <w:i/>
          </w:rPr>
          <w:delText xml:space="preserve">argumentsAlreadyDeclared </w:delText>
        </w:r>
        <w:r w:rsidRPr="00E77497" w:rsidDel="006B6D0A">
          <w:delText xml:space="preserve">be the result of calling </w:delText>
        </w:r>
        <w:r w:rsidRPr="00E77497" w:rsidDel="006B6D0A">
          <w:rPr>
            <w:i/>
          </w:rPr>
          <w:delText>env’s</w:delText>
        </w:r>
        <w:r w:rsidRPr="00E77497" w:rsidDel="006B6D0A">
          <w:delText xml:space="preserve"> HasBinding concrete method passing </w:delText>
        </w:r>
        <w:r w:rsidRPr="00E77497" w:rsidDel="006B6D0A">
          <w:rPr>
            <w:rFonts w:ascii="Courier New" w:hAnsi="Courier New" w:cs="Courier New"/>
            <w:b/>
          </w:rPr>
          <w:delText>"arguments"</w:delText>
        </w:r>
        <w:r w:rsidRPr="00E77497" w:rsidDel="006B6D0A">
          <w:rPr>
            <w:b/>
          </w:rPr>
          <w:delText xml:space="preserve"> </w:delText>
        </w:r>
        <w:r w:rsidRPr="00E77497" w:rsidDel="006B6D0A">
          <w:delText>as the argument.</w:delText>
        </w:r>
      </w:del>
    </w:p>
    <w:p w14:paraId="41693FBC" w14:textId="77777777" w:rsidR="004C02EF" w:rsidRPr="00E77497" w:rsidDel="006B6D0A" w:rsidRDefault="004C02EF" w:rsidP="009A20C6">
      <w:pPr>
        <w:pStyle w:val="Alg4"/>
        <w:numPr>
          <w:ilvl w:val="0"/>
          <w:numId w:val="398"/>
        </w:numPr>
        <w:rPr>
          <w:del w:id="3013" w:author="Rev 4 Allen Wirfs-Brock" w:date="2011-11-04T09:49:00Z"/>
        </w:rPr>
      </w:pPr>
      <w:del w:id="3014" w:author="Rev 4 Allen Wirfs-Brock" w:date="2011-11-04T09:49:00Z">
        <w:r w:rsidRPr="00E77497" w:rsidDel="006B6D0A">
          <w:delText xml:space="preserve">If </w:delText>
        </w:r>
        <w:r w:rsidRPr="00E77497" w:rsidDel="006B6D0A">
          <w:rPr>
            <w:i/>
          </w:rPr>
          <w:delText>code</w:delText>
        </w:r>
        <w:r w:rsidRPr="00E77497" w:rsidDel="006B6D0A">
          <w:delText xml:space="preserve"> is function code and </w:delText>
        </w:r>
        <w:r w:rsidRPr="00E77497" w:rsidDel="006B6D0A">
          <w:rPr>
            <w:i/>
          </w:rPr>
          <w:delText xml:space="preserve">argumentsAlreadyDeclared </w:delText>
        </w:r>
        <w:r w:rsidRPr="00E77497" w:rsidDel="006B6D0A">
          <w:delText xml:space="preserve">is </w:delText>
        </w:r>
        <w:r w:rsidRPr="00E77497" w:rsidDel="006B6D0A">
          <w:rPr>
            <w:b/>
          </w:rPr>
          <w:delText>false</w:delText>
        </w:r>
        <w:r w:rsidRPr="00E77497" w:rsidDel="006B6D0A">
          <w:delText>, then</w:delText>
        </w:r>
      </w:del>
    </w:p>
    <w:p w14:paraId="7DBEEF34" w14:textId="77777777" w:rsidR="004C02EF" w:rsidRPr="00E77497" w:rsidDel="006B6D0A" w:rsidRDefault="004C02EF" w:rsidP="006361CF">
      <w:pPr>
        <w:pStyle w:val="Alg4"/>
        <w:numPr>
          <w:ilvl w:val="1"/>
          <w:numId w:val="398"/>
        </w:numPr>
        <w:rPr>
          <w:del w:id="3015" w:author="Rev 4 Allen Wirfs-Brock" w:date="2011-11-04T09:49:00Z"/>
        </w:rPr>
        <w:pPrChange w:id="3016" w:author="Rev 4 Allen Wirfs-Brock" w:date="2011-11-07T12:16:00Z">
          <w:pPr>
            <w:pStyle w:val="Alg4"/>
            <w:numPr>
              <w:ilvl w:val="1"/>
              <w:numId w:val="405"/>
            </w:numPr>
            <w:tabs>
              <w:tab w:val="num" w:pos="1080"/>
            </w:tabs>
            <w:ind w:left="1080" w:hanging="360"/>
          </w:pPr>
        </w:pPrChange>
      </w:pPr>
      <w:del w:id="3017" w:author="Rev 4 Allen Wirfs-Brock" w:date="2011-11-04T09:49:00Z">
        <w:r w:rsidRPr="00E77497" w:rsidDel="006B6D0A">
          <w:delText xml:space="preserve">Let </w:delText>
        </w:r>
        <w:r w:rsidRPr="00E77497" w:rsidDel="006B6D0A">
          <w:rPr>
            <w:i/>
          </w:rPr>
          <w:delText xml:space="preserve">argsObj </w:delText>
        </w:r>
        <w:r w:rsidRPr="00E77497" w:rsidDel="006B6D0A">
          <w:delText xml:space="preserve">be the result of calling the abstract operation CreateArgumentsObject (10.6) passing  </w:delText>
        </w:r>
        <w:r w:rsidRPr="00E77497" w:rsidDel="006B6D0A">
          <w:rPr>
            <w:i/>
          </w:rPr>
          <w:delText>func, names, args,</w:delText>
        </w:r>
        <w:r w:rsidRPr="00E77497" w:rsidDel="006B6D0A">
          <w:delText xml:space="preserve"> </w:delText>
        </w:r>
        <w:r w:rsidRPr="00E77497" w:rsidDel="006B6D0A">
          <w:rPr>
            <w:i/>
          </w:rPr>
          <w:delText xml:space="preserve">env </w:delText>
        </w:r>
        <w:r w:rsidRPr="00E77497" w:rsidDel="006B6D0A">
          <w:delText xml:space="preserve">and </w:delText>
        </w:r>
        <w:r w:rsidRPr="00E77497" w:rsidDel="006B6D0A">
          <w:rPr>
            <w:i/>
          </w:rPr>
          <w:delText>strict</w:delText>
        </w:r>
        <w:r w:rsidRPr="00E77497" w:rsidDel="006B6D0A">
          <w:delText xml:space="preserve"> as arguments.</w:delText>
        </w:r>
      </w:del>
    </w:p>
    <w:p w14:paraId="20EB8AEA" w14:textId="77777777" w:rsidR="004C02EF" w:rsidRPr="00E77497" w:rsidDel="006B6D0A" w:rsidRDefault="004C02EF" w:rsidP="006361CF">
      <w:pPr>
        <w:pStyle w:val="Alg4"/>
        <w:numPr>
          <w:ilvl w:val="1"/>
          <w:numId w:val="398"/>
        </w:numPr>
        <w:rPr>
          <w:del w:id="3018" w:author="Rev 4 Allen Wirfs-Brock" w:date="2011-11-04T09:49:00Z"/>
        </w:rPr>
        <w:pPrChange w:id="3019" w:author="Rev 4 Allen Wirfs-Brock" w:date="2011-11-07T12:16:00Z">
          <w:pPr>
            <w:pStyle w:val="Alg4"/>
            <w:numPr>
              <w:ilvl w:val="1"/>
              <w:numId w:val="405"/>
            </w:numPr>
            <w:tabs>
              <w:tab w:val="num" w:pos="1080"/>
            </w:tabs>
            <w:ind w:left="1080" w:hanging="360"/>
          </w:pPr>
        </w:pPrChange>
      </w:pPr>
      <w:del w:id="3020" w:author="Rev 4 Allen Wirfs-Brock" w:date="2011-11-04T09:49:00Z">
        <w:r w:rsidRPr="00E77497" w:rsidDel="006B6D0A">
          <w:delText xml:space="preserve">If </w:delText>
        </w:r>
        <w:r w:rsidRPr="00E77497" w:rsidDel="006B6D0A">
          <w:rPr>
            <w:i/>
          </w:rPr>
          <w:delText>strict</w:delText>
        </w:r>
        <w:r w:rsidRPr="00E77497" w:rsidDel="006B6D0A">
          <w:delText xml:space="preserve"> is </w:delText>
        </w:r>
        <w:r w:rsidRPr="00E77497" w:rsidDel="006B6D0A">
          <w:rPr>
            <w:b/>
          </w:rPr>
          <w:delText>true</w:delText>
        </w:r>
        <w:r w:rsidRPr="00E77497" w:rsidDel="006B6D0A">
          <w:delText xml:space="preserve">, then </w:delText>
        </w:r>
      </w:del>
    </w:p>
    <w:p w14:paraId="073CF194" w14:textId="77777777" w:rsidR="004C02EF" w:rsidRPr="00E77497" w:rsidDel="006B6D0A" w:rsidRDefault="004C02EF" w:rsidP="006361CF">
      <w:pPr>
        <w:pStyle w:val="Alg4"/>
        <w:numPr>
          <w:ilvl w:val="2"/>
          <w:numId w:val="398"/>
        </w:numPr>
        <w:rPr>
          <w:del w:id="3021" w:author="Rev 4 Allen Wirfs-Brock" w:date="2011-11-04T09:49:00Z"/>
        </w:rPr>
        <w:pPrChange w:id="3022" w:author="Rev 4 Allen Wirfs-Brock" w:date="2011-11-07T12:16:00Z">
          <w:pPr>
            <w:pStyle w:val="Alg4"/>
            <w:numPr>
              <w:ilvl w:val="2"/>
              <w:numId w:val="405"/>
            </w:numPr>
            <w:tabs>
              <w:tab w:val="num" w:pos="1800"/>
            </w:tabs>
            <w:ind w:left="1800" w:hanging="360"/>
          </w:pPr>
        </w:pPrChange>
      </w:pPr>
      <w:del w:id="3023" w:author="Rev 4 Allen Wirfs-Brock" w:date="2011-11-04T09:49:00Z">
        <w:r w:rsidRPr="00E77497" w:rsidDel="006B6D0A">
          <w:delText xml:space="preserve">Call </w:delText>
        </w:r>
        <w:r w:rsidRPr="00E77497" w:rsidDel="006B6D0A">
          <w:rPr>
            <w:i/>
          </w:rPr>
          <w:delText>env</w:delText>
        </w:r>
        <w:r w:rsidRPr="00E77497" w:rsidDel="006B6D0A">
          <w:delText>’s CreateImmutableBinding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480C6194" w14:textId="77777777" w:rsidR="004C02EF" w:rsidRPr="00E77497" w:rsidDel="006B6D0A" w:rsidRDefault="004C02EF" w:rsidP="006361CF">
      <w:pPr>
        <w:pStyle w:val="Alg4"/>
        <w:numPr>
          <w:ilvl w:val="2"/>
          <w:numId w:val="398"/>
        </w:numPr>
        <w:rPr>
          <w:del w:id="3024" w:author="Rev 4 Allen Wirfs-Brock" w:date="2011-11-04T09:49:00Z"/>
        </w:rPr>
        <w:pPrChange w:id="3025" w:author="Rev 4 Allen Wirfs-Brock" w:date="2011-11-07T12:16:00Z">
          <w:pPr>
            <w:pStyle w:val="Alg4"/>
            <w:numPr>
              <w:ilvl w:val="2"/>
              <w:numId w:val="405"/>
            </w:numPr>
            <w:tabs>
              <w:tab w:val="num" w:pos="1800"/>
            </w:tabs>
            <w:ind w:left="1800" w:hanging="360"/>
          </w:pPr>
        </w:pPrChange>
      </w:pPr>
      <w:del w:id="3026" w:author="Rev 4 Allen Wirfs-Brock" w:date="2011-11-04T09:49:00Z">
        <w:r w:rsidRPr="00E77497" w:rsidDel="006B6D0A">
          <w:delText xml:space="preserve">Call </w:delText>
        </w:r>
        <w:r w:rsidRPr="00E77497" w:rsidDel="006B6D0A">
          <w:rPr>
            <w:i/>
          </w:rPr>
          <w:delText>env</w:delText>
        </w:r>
        <w:r w:rsidRPr="00E77497" w:rsidDel="006B6D0A">
          <w:delText>’s InitializeImmutableBinding concrete method passing "</w:delText>
        </w:r>
        <w:r w:rsidRPr="00E77497" w:rsidDel="006B6D0A">
          <w:rPr>
            <w:rFonts w:ascii="Courier New" w:hAnsi="Courier New" w:cs="Courier New"/>
            <w:b/>
          </w:rPr>
          <w:delText>arguments</w:delText>
        </w:r>
        <w:r w:rsidRPr="00E77497" w:rsidDel="006B6D0A">
          <w:delText xml:space="preserve">" and </w:delText>
        </w:r>
        <w:r w:rsidRPr="00E77497" w:rsidDel="006B6D0A">
          <w:rPr>
            <w:i/>
          </w:rPr>
          <w:delText xml:space="preserve">argsObj </w:delText>
        </w:r>
        <w:r w:rsidRPr="00E77497" w:rsidDel="006B6D0A">
          <w:delText>as arguments.</w:delText>
        </w:r>
      </w:del>
    </w:p>
    <w:p w14:paraId="1E08480E" w14:textId="77777777" w:rsidR="004C02EF" w:rsidRPr="00E77497" w:rsidDel="006B6D0A" w:rsidRDefault="004C02EF" w:rsidP="006361CF">
      <w:pPr>
        <w:pStyle w:val="Alg4"/>
        <w:numPr>
          <w:ilvl w:val="1"/>
          <w:numId w:val="398"/>
        </w:numPr>
        <w:rPr>
          <w:del w:id="3027" w:author="Rev 4 Allen Wirfs-Brock" w:date="2011-11-04T09:49:00Z"/>
        </w:rPr>
        <w:pPrChange w:id="3028" w:author="Rev 4 Allen Wirfs-Brock" w:date="2011-11-07T12:16:00Z">
          <w:pPr>
            <w:pStyle w:val="Alg4"/>
            <w:numPr>
              <w:ilvl w:val="1"/>
              <w:numId w:val="405"/>
            </w:numPr>
            <w:tabs>
              <w:tab w:val="num" w:pos="1080"/>
            </w:tabs>
            <w:ind w:left="1080" w:hanging="360"/>
          </w:pPr>
        </w:pPrChange>
      </w:pPr>
      <w:del w:id="3029" w:author="Rev 4 Allen Wirfs-Brock" w:date="2011-11-04T09:49:00Z">
        <w:r w:rsidRPr="00E77497" w:rsidDel="006B6D0A">
          <w:delText>Else,</w:delText>
        </w:r>
      </w:del>
    </w:p>
    <w:p w14:paraId="3EC0FA08" w14:textId="77777777" w:rsidR="004C02EF" w:rsidRPr="00E77497" w:rsidDel="006B6D0A" w:rsidRDefault="004C02EF" w:rsidP="006361CF">
      <w:pPr>
        <w:pStyle w:val="Alg4"/>
        <w:numPr>
          <w:ilvl w:val="2"/>
          <w:numId w:val="398"/>
        </w:numPr>
        <w:rPr>
          <w:del w:id="3030" w:author="Rev 4 Allen Wirfs-Brock" w:date="2011-11-04T09:49:00Z"/>
        </w:rPr>
        <w:pPrChange w:id="3031" w:author="Rev 4 Allen Wirfs-Brock" w:date="2011-11-07T12:16:00Z">
          <w:pPr>
            <w:pStyle w:val="Alg4"/>
            <w:numPr>
              <w:ilvl w:val="2"/>
              <w:numId w:val="405"/>
            </w:numPr>
            <w:tabs>
              <w:tab w:val="num" w:pos="1800"/>
            </w:tabs>
            <w:ind w:left="1800" w:hanging="360"/>
          </w:pPr>
        </w:pPrChange>
      </w:pPr>
      <w:del w:id="3032" w:author="Rev 4 Allen Wirfs-Brock" w:date="2011-11-04T09:49:00Z">
        <w:r w:rsidRPr="00E77497" w:rsidDel="006B6D0A">
          <w:delText xml:space="preserve">Call </w:delText>
        </w:r>
        <w:r w:rsidRPr="00E77497" w:rsidDel="006B6D0A">
          <w:rPr>
            <w:i/>
          </w:rPr>
          <w:delText>env</w:delText>
        </w:r>
        <w:r w:rsidRPr="00E77497" w:rsidDel="006B6D0A">
          <w:delText>’s CreateMutableBinding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0C44E08C" w14:textId="77777777" w:rsidR="004C02EF" w:rsidRPr="006B6D0A" w:rsidDel="006B6D0A" w:rsidRDefault="004C02EF" w:rsidP="006361CF">
      <w:pPr>
        <w:pStyle w:val="Alg4"/>
        <w:numPr>
          <w:ilvl w:val="1"/>
          <w:numId w:val="398"/>
        </w:numPr>
        <w:rPr>
          <w:del w:id="3033" w:author="Rev 4 Allen Wirfs-Brock" w:date="2011-11-04T09:49:00Z"/>
          <w:sz w:val="24"/>
          <w:szCs w:val="24"/>
        </w:rPr>
        <w:pPrChange w:id="3034" w:author="Rev 4 Allen Wirfs-Brock" w:date="2011-11-07T12:16:00Z">
          <w:pPr>
            <w:pStyle w:val="Alg4"/>
            <w:numPr>
              <w:ilvl w:val="1"/>
              <w:numId w:val="405"/>
            </w:numPr>
            <w:tabs>
              <w:tab w:val="num" w:pos="1080"/>
            </w:tabs>
            <w:ind w:left="1080" w:hanging="360"/>
          </w:pPr>
        </w:pPrChange>
      </w:pPr>
      <w:del w:id="3035" w:author="Rev 4 Allen Wirfs-Brock" w:date="2011-11-04T09:49:00Z">
        <w:r w:rsidRPr="00E77497" w:rsidDel="006B6D0A">
          <w:delText xml:space="preserve">Call </w:delText>
        </w:r>
        <w:r w:rsidRPr="00E77497" w:rsidDel="006B6D0A">
          <w:rPr>
            <w:i/>
          </w:rPr>
          <w:delText>env</w:delText>
        </w:r>
        <w:r w:rsidRPr="00E77497" w:rsidDel="006B6D0A">
          <w:delText xml:space="preserve">’s SetMutableBinding </w:delText>
        </w:r>
      </w:del>
      <w:ins w:id="3036" w:author="Rev 3 Allen Wirfs-Brock" w:date="2011-08-30T17:41:00Z">
        <w:del w:id="3037" w:author="Rev 4 Allen Wirfs-Brock" w:date="2011-11-04T09:49:00Z">
          <w:r w:rsidR="00404045" w:rsidRPr="00E77497" w:rsidDel="006B6D0A">
            <w:delText xml:space="preserve">InitializeBinding </w:delText>
          </w:r>
        </w:del>
      </w:ins>
      <w:del w:id="3038" w:author="Rev 4 Allen Wirfs-Brock" w:date="2011-11-04T09:49:00Z">
        <w:r w:rsidRPr="00E77497" w:rsidDel="006B6D0A">
          <w:delText>concrete method passing "</w:delText>
        </w:r>
        <w:r w:rsidRPr="00E77497" w:rsidDel="006B6D0A">
          <w:rPr>
            <w:rFonts w:ascii="Courier New" w:hAnsi="Courier New" w:cs="Courier New"/>
            <w:b/>
          </w:rPr>
          <w:delText>arguments</w:delText>
        </w:r>
        <w:r w:rsidRPr="00E77497" w:rsidDel="006B6D0A">
          <w:delText xml:space="preserve">", </w:delText>
        </w:r>
      </w:del>
      <w:ins w:id="3039" w:author="Rev 3 Allen Wirfs-Brock" w:date="2011-08-30T17:41:00Z">
        <w:del w:id="3040" w:author="Rev 4 Allen Wirfs-Brock" w:date="2011-11-04T09:49:00Z">
          <w:r w:rsidR="00404045" w:rsidRPr="00E77497" w:rsidDel="006B6D0A">
            <w:delText xml:space="preserve">" and </w:delText>
          </w:r>
        </w:del>
      </w:ins>
      <w:del w:id="3041" w:author="Rev 4 Allen Wirfs-Brock" w:date="2011-11-04T09:49:00Z">
        <w:r w:rsidRPr="00E77497" w:rsidDel="006B6D0A">
          <w:rPr>
            <w:i/>
          </w:rPr>
          <w:delText>argsObj</w:delText>
        </w:r>
        <w:r w:rsidRPr="00E77497" w:rsidDel="006B6D0A">
          <w:delText xml:space="preserve">, and </w:delText>
        </w:r>
        <w:r w:rsidRPr="00E77497" w:rsidDel="006B6D0A">
          <w:rPr>
            <w:b/>
          </w:rPr>
          <w:delText>false</w:delText>
        </w:r>
        <w:r w:rsidRPr="00E77497" w:rsidDel="006B6D0A">
          <w:rPr>
            <w:i/>
          </w:rPr>
          <w:delText xml:space="preserve"> </w:delText>
        </w:r>
        <w:r w:rsidRPr="00E77497" w:rsidDel="006B6D0A">
          <w:delText>as arguments.</w:delText>
        </w:r>
      </w:del>
    </w:p>
    <w:p w14:paraId="496713F4" w14:textId="77777777" w:rsidR="004C02EF" w:rsidRPr="003B4312" w:rsidRDefault="004C02EF" w:rsidP="009A20C6">
      <w:pPr>
        <w:pStyle w:val="Alg4"/>
        <w:numPr>
          <w:ilvl w:val="0"/>
          <w:numId w:val="398"/>
        </w:numPr>
      </w:pPr>
      <w:r w:rsidRPr="004D1BD1">
        <w:t xml:space="preserve">For each </w:t>
      </w:r>
      <w:r w:rsidRPr="004D1BD1">
        <w:rPr>
          <w:i/>
        </w:rPr>
        <w:t>VariableDeclaration</w:t>
      </w:r>
      <w:r w:rsidRPr="003B4312">
        <w:t xml:space="preserve"> and </w:t>
      </w:r>
      <w:r w:rsidRPr="003B4312">
        <w:rPr>
          <w:i/>
        </w:rPr>
        <w:t>VariableDeclarationNoIn</w:t>
      </w:r>
      <w:r w:rsidRPr="003B4312">
        <w:t xml:space="preserve"> </w:t>
      </w:r>
      <w:r w:rsidRPr="003B4312">
        <w:rPr>
          <w:i/>
        </w:rPr>
        <w:t xml:space="preserve">d </w:t>
      </w:r>
      <w:r w:rsidRPr="003B4312">
        <w:t xml:space="preserve">in </w:t>
      </w:r>
      <w:r w:rsidRPr="003B4312">
        <w:rPr>
          <w:i/>
        </w:rPr>
        <w:t>code</w:t>
      </w:r>
      <w:r w:rsidRPr="003B4312">
        <w:t>, in source text order do</w:t>
      </w:r>
    </w:p>
    <w:p w14:paraId="12756138" w14:textId="77777777" w:rsidR="004C02EF" w:rsidRPr="003B4312" w:rsidRDefault="004C02EF" w:rsidP="009A20C6">
      <w:pPr>
        <w:pStyle w:val="Alg4"/>
        <w:numPr>
          <w:ilvl w:val="1"/>
          <w:numId w:val="398"/>
        </w:numPr>
        <w:rPr>
          <w:i/>
        </w:rPr>
      </w:pPr>
      <w:r w:rsidRPr="003B4312">
        <w:t xml:space="preserve">Let </w:t>
      </w:r>
      <w:r w:rsidRPr="003B4312">
        <w:rPr>
          <w:i/>
        </w:rPr>
        <w:t>dn</w:t>
      </w:r>
      <w:r w:rsidRPr="003B4312">
        <w:t xml:space="preserve"> be the </w:t>
      </w:r>
      <w:r w:rsidRPr="003B4312">
        <w:rPr>
          <w:i/>
        </w:rPr>
        <w:t>Identifier</w:t>
      </w:r>
      <w:r w:rsidRPr="003B4312">
        <w:t xml:space="preserve"> in </w:t>
      </w:r>
      <w:r w:rsidRPr="003B4312">
        <w:rPr>
          <w:i/>
        </w:rPr>
        <w:t>d.</w:t>
      </w:r>
    </w:p>
    <w:p w14:paraId="3C1F5233" w14:textId="77777777" w:rsidR="004C02EF" w:rsidRPr="006B6D0A" w:rsidRDefault="004C02EF" w:rsidP="009A20C6">
      <w:pPr>
        <w:pStyle w:val="Alg4"/>
        <w:numPr>
          <w:ilvl w:val="1"/>
          <w:numId w:val="398"/>
        </w:numPr>
      </w:pPr>
      <w:r w:rsidRPr="003B4312">
        <w:t xml:space="preserve">Let </w:t>
      </w:r>
      <w:r w:rsidRPr="008B7F6F">
        <w:rPr>
          <w:i/>
        </w:rPr>
        <w:t xml:space="preserve">varAlreadyDeclared </w:t>
      </w:r>
      <w:r w:rsidRPr="008B7F6F">
        <w:t xml:space="preserve">be the result of calling </w:t>
      </w:r>
      <w:r w:rsidRPr="008B7F6F">
        <w:rPr>
          <w:i/>
        </w:rPr>
        <w:t>env’s</w:t>
      </w:r>
      <w:r w:rsidRPr="008B7F6F">
        <w:t xml:space="preserve"> HasBinding concrete method passing </w:t>
      </w:r>
      <w:r w:rsidRPr="008B7F6F">
        <w:rPr>
          <w:i/>
        </w:rPr>
        <w:t>dn</w:t>
      </w:r>
      <w:r w:rsidRPr="006B6D0A">
        <w:t xml:space="preserve"> as the argument.</w:t>
      </w:r>
    </w:p>
    <w:p w14:paraId="18A1327D" w14:textId="77777777" w:rsidR="004C02EF" w:rsidRPr="006B6D0A" w:rsidRDefault="004C02EF" w:rsidP="009A20C6">
      <w:pPr>
        <w:pStyle w:val="Alg4"/>
        <w:numPr>
          <w:ilvl w:val="1"/>
          <w:numId w:val="398"/>
        </w:numPr>
      </w:pPr>
      <w:r w:rsidRPr="006B6D0A">
        <w:t xml:space="preserve">If </w:t>
      </w:r>
      <w:r w:rsidRPr="006B6D0A">
        <w:rPr>
          <w:i/>
        </w:rPr>
        <w:t xml:space="preserve">varAlreadyDeclared </w:t>
      </w:r>
      <w:r w:rsidRPr="006B6D0A">
        <w:t xml:space="preserve">is </w:t>
      </w:r>
      <w:r w:rsidRPr="006B6D0A">
        <w:rPr>
          <w:b/>
        </w:rPr>
        <w:t>false</w:t>
      </w:r>
      <w:r w:rsidRPr="006B6D0A">
        <w:t>, then</w:t>
      </w:r>
    </w:p>
    <w:p w14:paraId="7B1AB595" w14:textId="77777777" w:rsidR="004C02EF" w:rsidRPr="009C202C" w:rsidRDefault="004C02EF" w:rsidP="009A20C6">
      <w:pPr>
        <w:pStyle w:val="Alg4"/>
        <w:numPr>
          <w:ilvl w:val="2"/>
          <w:numId w:val="398"/>
        </w:numPr>
      </w:pPr>
      <w:r w:rsidRPr="00E65A34">
        <w:t xml:space="preserve">Call </w:t>
      </w:r>
      <w:r w:rsidRPr="009C202C">
        <w:rPr>
          <w:i/>
        </w:rPr>
        <w:t>env</w:t>
      </w:r>
      <w:r w:rsidRPr="009C202C">
        <w:t xml:space="preserve">’s CreateMutableBinding concrete method passing </w:t>
      </w:r>
      <w:r w:rsidRPr="009C202C">
        <w:rPr>
          <w:i/>
        </w:rPr>
        <w:t xml:space="preserve">dn </w:t>
      </w:r>
      <w:r w:rsidRPr="009C202C">
        <w:t xml:space="preserve">and </w:t>
      </w:r>
      <w:r w:rsidRPr="009C202C">
        <w:rPr>
          <w:i/>
        </w:rPr>
        <w:t>configurableBindings</w:t>
      </w:r>
      <w:r w:rsidRPr="009C202C">
        <w:t xml:space="preserve"> as the arguments.</w:t>
      </w:r>
    </w:p>
    <w:p w14:paraId="4AB4FC9B" w14:textId="77777777" w:rsidR="00250582" w:rsidRPr="00B820AB" w:rsidRDefault="00CD21C3" w:rsidP="009A20C6">
      <w:pPr>
        <w:pStyle w:val="Alg4"/>
        <w:numPr>
          <w:ilvl w:val="2"/>
          <w:numId w:val="398"/>
        </w:numPr>
        <w:spacing w:after="220"/>
        <w:contextualSpacing/>
        <w:rPr>
          <w:ins w:id="3042" w:author="Rev 3 Allen Wirfs-Brock" w:date="2011-08-30T18:05:00Z"/>
        </w:rPr>
      </w:pPr>
      <w:ins w:id="3043" w:author="Rev 3 Allen Wirfs-Brock" w:date="2011-08-30T18:05:00Z">
        <w:r w:rsidRPr="009C202C">
          <w:t xml:space="preserve">Call </w:t>
        </w:r>
        <w:r w:rsidRPr="009C202C">
          <w:rPr>
            <w:i/>
          </w:rPr>
          <w:t>env</w:t>
        </w:r>
        <w:r w:rsidRPr="009C202C">
          <w:t>’s InitializeBindi</w:t>
        </w:r>
        <w:r w:rsidRPr="00B820AB">
          <w:t xml:space="preserve">ng concrete method passing </w:t>
        </w:r>
      </w:ins>
      <w:ins w:id="3044" w:author="Rev 3 Allen Wirfs-Brock" w:date="2011-08-30T18:06:00Z">
        <w:r w:rsidRPr="00B820AB">
          <w:rPr>
            <w:i/>
          </w:rPr>
          <w:t>d</w:t>
        </w:r>
      </w:ins>
      <w:ins w:id="3045" w:author="Rev 3 Allen Wirfs-Brock" w:date="2011-08-30T18:05:00Z">
        <w:r w:rsidRPr="00B820AB">
          <w:rPr>
            <w:i/>
          </w:rPr>
          <w:t>n</w:t>
        </w:r>
        <w:r w:rsidRPr="00B820AB">
          <w:t xml:space="preserve">, and </w:t>
        </w:r>
        <w:r w:rsidRPr="00B820AB">
          <w:rPr>
            <w:b/>
          </w:rPr>
          <w:t>undefined</w:t>
        </w:r>
        <w:r w:rsidRPr="00B820AB">
          <w:t xml:space="preserve"> as the arguments.</w:t>
        </w:r>
      </w:ins>
    </w:p>
    <w:p w14:paraId="1C4B9A4E" w14:textId="77777777" w:rsidR="004C02EF" w:rsidRPr="003B4312" w:rsidRDefault="004C02EF" w:rsidP="009A20C6">
      <w:pPr>
        <w:pStyle w:val="Alg4"/>
        <w:numPr>
          <w:ilvl w:val="2"/>
          <w:numId w:val="398"/>
        </w:numPr>
        <w:spacing w:after="220"/>
        <w:contextualSpacing/>
        <w:rPr>
          <w:ins w:id="3046" w:author="Allen Wirfs-Brock rev2" w:date="2011-07-21T15:56:00Z"/>
        </w:rPr>
      </w:pPr>
      <w:r w:rsidRPr="00B820AB">
        <w:t xml:space="preserve">Call </w:t>
      </w:r>
      <w:r w:rsidRPr="00B820AB">
        <w:rPr>
          <w:i/>
        </w:rPr>
        <w:t>env</w:t>
      </w:r>
      <w:r w:rsidRPr="00B820AB">
        <w:t xml:space="preserve">’s </w:t>
      </w:r>
      <w:commentRangeStart w:id="3047"/>
      <w:r w:rsidRPr="00B820AB">
        <w:t xml:space="preserve">SetMutableBinding </w:t>
      </w:r>
      <w:ins w:id="3048" w:author="Rev 3 Allen Wirfs-Brock" w:date="2011-08-30T17:35:00Z">
        <w:r w:rsidR="00BC6B32" w:rsidRPr="00B820AB">
          <w:t xml:space="preserve"> </w:t>
        </w:r>
      </w:ins>
      <w:commentRangeEnd w:id="3047"/>
      <w:ins w:id="3049" w:author="Rev 3 Allen Wirfs-Brock" w:date="2011-08-30T18:08:00Z">
        <w:r w:rsidR="00CD21C3" w:rsidRPr="006B6D0A">
          <w:rPr>
            <w:rStyle w:val="af4"/>
            <w:rFonts w:ascii="Arial" w:eastAsia="MS Mincho" w:hAnsi="Arial"/>
            <w:spacing w:val="0"/>
            <w:lang w:val="en-GB" w:eastAsia="ja-JP"/>
          </w:rPr>
          <w:commentReference w:id="3047"/>
        </w:r>
      </w:ins>
      <w:r w:rsidRPr="004D1BD1">
        <w:t xml:space="preserve">concrete method passing </w:t>
      </w:r>
      <w:r w:rsidRPr="004D1BD1">
        <w:rPr>
          <w:i/>
        </w:rPr>
        <w:t>dn</w:t>
      </w:r>
      <w:r w:rsidRPr="003B4312">
        <w:t xml:space="preserve">, </w:t>
      </w:r>
      <w:r w:rsidRPr="003B4312">
        <w:rPr>
          <w:b/>
        </w:rPr>
        <w:t>undefined</w:t>
      </w:r>
      <w:r w:rsidRPr="003B4312">
        <w:t xml:space="preserve">, and </w:t>
      </w:r>
      <w:r w:rsidRPr="003B4312">
        <w:rPr>
          <w:i/>
        </w:rPr>
        <w:t>strict</w:t>
      </w:r>
      <w:ins w:id="3050" w:author="Rev 3 Allen Wirfs-Brock" w:date="2011-08-30T17:35:00Z">
        <w:r w:rsidR="00404045" w:rsidRPr="003B4312">
          <w:t xml:space="preserve"> </w:t>
        </w:r>
      </w:ins>
      <w:r w:rsidRPr="003B4312">
        <w:rPr>
          <w:i/>
        </w:rPr>
        <w:t xml:space="preserve"> </w:t>
      </w:r>
      <w:r w:rsidRPr="003B4312">
        <w:t>as the arguments.</w:t>
      </w:r>
    </w:p>
    <w:p w14:paraId="1B6B6D91" w14:textId="77777777" w:rsidR="002C246B" w:rsidRPr="006B6D0A" w:rsidRDefault="002C246B" w:rsidP="009A20C6">
      <w:pPr>
        <w:pStyle w:val="Alg4"/>
        <w:numPr>
          <w:ilvl w:val="1"/>
          <w:numId w:val="398"/>
        </w:numPr>
        <w:spacing w:after="220"/>
        <w:contextualSpacing/>
        <w:rPr>
          <w:ins w:id="3051" w:author="Allen Wirfs-Brock rev2" w:date="2011-07-21T15:58:00Z"/>
        </w:rPr>
      </w:pPr>
      <w:ins w:id="3052" w:author="Allen Wirfs-Brock rev2" w:date="2011-07-21T15:58:00Z">
        <w:r w:rsidRPr="006B6D0A">
          <w:t xml:space="preserve">else if </w:t>
        </w:r>
        <w:r w:rsidRPr="006B6D0A">
          <w:rPr>
            <w:i/>
          </w:rPr>
          <w:t>env</w:t>
        </w:r>
        <w:r w:rsidRPr="006B6D0A">
          <w:t xml:space="preserve"> is the environment record component of the global environment then</w:t>
        </w:r>
      </w:ins>
    </w:p>
    <w:p w14:paraId="0357153E" w14:textId="77777777" w:rsidR="002C246B" w:rsidRPr="006B6D0A" w:rsidRDefault="002C246B" w:rsidP="009A20C6">
      <w:pPr>
        <w:pStyle w:val="Alg4"/>
        <w:numPr>
          <w:ilvl w:val="2"/>
          <w:numId w:val="398"/>
        </w:numPr>
        <w:spacing w:after="220"/>
        <w:contextualSpacing/>
        <w:rPr>
          <w:ins w:id="3053" w:author="Allen Wirfs-Brock rev2" w:date="2011-07-21T15:59:00Z"/>
        </w:rPr>
      </w:pPr>
      <w:ins w:id="3054" w:author="Allen Wirfs-Brock rev2" w:date="2011-07-21T15:59:00Z">
        <w:r w:rsidRPr="006B6D0A">
          <w:t xml:space="preserve">Let </w:t>
        </w:r>
        <w:r w:rsidRPr="006B6D0A">
          <w:rPr>
            <w:i/>
          </w:rPr>
          <w:t>go</w:t>
        </w:r>
        <w:r w:rsidRPr="006B6D0A">
          <w:t xml:space="preserve"> be the global object.</w:t>
        </w:r>
      </w:ins>
    </w:p>
    <w:p w14:paraId="3ED69C87" w14:textId="77777777" w:rsidR="002C246B" w:rsidRPr="006B6D0A" w:rsidRDefault="002C246B" w:rsidP="009A20C6">
      <w:pPr>
        <w:pStyle w:val="Alg4"/>
        <w:numPr>
          <w:ilvl w:val="2"/>
          <w:numId w:val="398"/>
        </w:numPr>
        <w:spacing w:after="220"/>
        <w:contextualSpacing/>
        <w:rPr>
          <w:ins w:id="3055" w:author="Allen Wirfs-Brock rev2" w:date="2011-07-21T16:01:00Z"/>
        </w:rPr>
      </w:pPr>
      <w:ins w:id="3056" w:author="Allen Wirfs-Brock rev2" w:date="2011-07-21T16:01:00Z">
        <w:r w:rsidRPr="006B6D0A">
          <w:t xml:space="preserve">Let </w:t>
        </w:r>
        <w:r w:rsidRPr="006B6D0A">
          <w:rPr>
            <w:i/>
          </w:rPr>
          <w:t>existingProp</w:t>
        </w:r>
        <w:r w:rsidRPr="006B6D0A">
          <w:t xml:space="preserve"> be the result</w:t>
        </w:r>
        <w:del w:id="3057" w:author="Rev 3 Allen Wirfs-Brock" w:date="2011-08-30T11:33:00Z">
          <w:r w:rsidRPr="006B6D0A" w:rsidDel="00C31B53">
            <w:delText>ing</w:delText>
          </w:r>
        </w:del>
        <w:r w:rsidRPr="006B6D0A">
          <w:t xml:space="preserve"> of calling the [[GetOwnProperty]] internal method of </w:t>
        </w:r>
        <w:r w:rsidRPr="006B6D0A">
          <w:rPr>
            <w:i/>
          </w:rPr>
          <w:t>go</w:t>
        </w:r>
        <w:r w:rsidRPr="006B6D0A">
          <w:t xml:space="preserve"> with argument </w:t>
        </w:r>
        <w:r w:rsidRPr="006B6D0A">
          <w:rPr>
            <w:i/>
          </w:rPr>
          <w:t>fn</w:t>
        </w:r>
        <w:r w:rsidRPr="006B6D0A">
          <w:t>.</w:t>
        </w:r>
      </w:ins>
    </w:p>
    <w:p w14:paraId="4A3FB8F0" w14:textId="77777777" w:rsidR="002C246B" w:rsidRPr="006B6D0A" w:rsidRDefault="002C246B" w:rsidP="009A20C6">
      <w:pPr>
        <w:pStyle w:val="Alg4"/>
        <w:numPr>
          <w:ilvl w:val="2"/>
          <w:numId w:val="398"/>
        </w:numPr>
        <w:spacing w:after="220"/>
        <w:contextualSpacing/>
        <w:rPr>
          <w:ins w:id="3058" w:author="Allen Wirfs-Brock rev2" w:date="2011-07-21T16:00:00Z"/>
        </w:rPr>
      </w:pPr>
      <w:ins w:id="3059" w:author="Allen Wirfs-Brock rev2" w:date="2011-07-21T16:02:00Z">
        <w:r w:rsidRPr="006B6D0A">
          <w:t xml:space="preserve">If </w:t>
        </w:r>
        <w:r w:rsidRPr="006B6D0A">
          <w:rPr>
            <w:i/>
          </w:rPr>
          <w:t>existingProp</w:t>
        </w:r>
        <w:r w:rsidRPr="006B6D0A">
          <w:t xml:space="preserve"> is </w:t>
        </w:r>
        <w:r w:rsidRPr="006B6D0A">
          <w:rPr>
            <w:b/>
          </w:rPr>
          <w:t>undefined</w:t>
        </w:r>
        <w:r w:rsidRPr="006B6D0A">
          <w:t>, then</w:t>
        </w:r>
      </w:ins>
    </w:p>
    <w:p w14:paraId="09A6BD7C" w14:textId="77777777" w:rsidR="002C246B" w:rsidRPr="006B6D0A" w:rsidRDefault="002C246B" w:rsidP="009A20C6">
      <w:pPr>
        <w:pStyle w:val="Alg4"/>
        <w:numPr>
          <w:ilvl w:val="3"/>
          <w:numId w:val="398"/>
        </w:numPr>
        <w:spacing w:after="220"/>
      </w:pPr>
      <w:ins w:id="3060" w:author="Allen Wirfs-Brock rev2" w:date="2011-07-21T16:04:00Z">
        <w:r w:rsidRPr="006B6D0A">
          <w:t xml:space="preserve">Call the [[DefineOwnProperty]] internal method of </w:t>
        </w:r>
        <w:r w:rsidRPr="006B6D0A">
          <w:rPr>
            <w:i/>
          </w:rPr>
          <w:t>go</w:t>
        </w:r>
        <w:r w:rsidRPr="006B6D0A">
          <w:t xml:space="preserve">, passing </w:t>
        </w:r>
        <w:r w:rsidRPr="006B6D0A">
          <w:rPr>
            <w:i/>
          </w:rPr>
          <w:t>dn</w:t>
        </w:r>
        <w:r w:rsidRPr="006B6D0A">
          <w:t xml:space="preserve">,  Property Descriptor {[[Value]]: </w:t>
        </w:r>
        <w:r w:rsidRPr="006B6D0A">
          <w:rPr>
            <w:b/>
          </w:rPr>
          <w:t>undefined</w:t>
        </w:r>
        <w:r w:rsidRPr="006B6D0A">
          <w:t xml:space="preserve">, [[Writable]]: </w:t>
        </w:r>
        <w:r w:rsidRPr="006B6D0A">
          <w:rPr>
            <w:b/>
          </w:rPr>
          <w:t>true</w:t>
        </w:r>
        <w:r w:rsidRPr="006B6D0A">
          <w:t xml:space="preserve">, [[Enumerable]]: </w:t>
        </w:r>
        <w:r w:rsidRPr="006B6D0A">
          <w:rPr>
            <w:b/>
          </w:rPr>
          <w:t>true</w:t>
        </w:r>
        <w:r w:rsidRPr="006B6D0A">
          <w:t xml:space="preserve"> , [[Configurable]]: </w:t>
        </w:r>
        <w:r w:rsidRPr="006B6D0A">
          <w:rPr>
            <w:i/>
          </w:rPr>
          <w:t>configurableBindings</w:t>
        </w:r>
        <w:r w:rsidRPr="006B6D0A">
          <w:t xml:space="preserve"> }, and </w:t>
        </w:r>
        <w:r w:rsidRPr="006B6D0A">
          <w:rPr>
            <w:b/>
          </w:rPr>
          <w:t>true</w:t>
        </w:r>
        <w:r w:rsidRPr="006B6D0A">
          <w:t xml:space="preserve"> as arguments.</w:t>
        </w:r>
      </w:ins>
    </w:p>
    <w:p w14:paraId="5CBFFFE8" w14:textId="77777777" w:rsidR="006B6D0A" w:rsidRPr="004D1BD1" w:rsidRDefault="006B6D0A" w:rsidP="006B6D0A">
      <w:pPr>
        <w:pStyle w:val="30"/>
        <w:numPr>
          <w:ilvl w:val="0"/>
          <w:numId w:val="0"/>
        </w:numPr>
        <w:tabs>
          <w:tab w:val="clear" w:pos="660"/>
          <w:tab w:val="left" w:pos="0"/>
        </w:tabs>
        <w:rPr>
          <w:ins w:id="3061" w:author="Rev 4 Allen Wirfs-Brock" w:date="2011-11-04T09:53:00Z"/>
        </w:rPr>
      </w:pPr>
      <w:bookmarkStart w:id="3062" w:name="_Toc235503386"/>
      <w:bookmarkStart w:id="3063" w:name="_Toc241509161"/>
      <w:bookmarkStart w:id="3064" w:name="_Toc244416648"/>
      <w:bookmarkStart w:id="3065" w:name="_Toc276631012"/>
      <w:bookmarkStart w:id="3066" w:name="_Toc314500574"/>
      <w:commentRangeStart w:id="3067"/>
      <w:ins w:id="3068" w:author="Rev 4 Allen Wirfs-Brock" w:date="2011-11-04T09:53:00Z">
        <w:r w:rsidRPr="004D1BD1">
          <w:t>10.5.</w:t>
        </w:r>
      </w:ins>
      <w:ins w:id="3069" w:author="Rev 4 Allen Wirfs-Brock" w:date="2011-11-04T09:54:00Z">
        <w:r>
          <w:t>2</w:t>
        </w:r>
      </w:ins>
      <w:ins w:id="3070" w:author="Rev 4 Allen Wirfs-Brock" w:date="2011-11-04T09:53:00Z">
        <w:r w:rsidRPr="004D1BD1">
          <w:tab/>
        </w:r>
      </w:ins>
      <w:ins w:id="3071" w:author="Rev 4 Allen Wirfs-Brock" w:date="2011-11-04T09:55:00Z">
        <w:r>
          <w:t>Ex</w:t>
        </w:r>
        <w:del w:id="3072" w:author="Rev 5 Allen Wirfs-Brock" w:date="2012-01-11T15:12:00Z">
          <w:r w:rsidDel="009A553C">
            <w:delText>r</w:delText>
          </w:r>
        </w:del>
        <w:r>
          <w:t>tended Code</w:t>
        </w:r>
      </w:ins>
      <w:ins w:id="3073" w:author="Rev 4 Allen Wirfs-Brock" w:date="2011-11-04T09:53:00Z">
        <w:r>
          <w:t xml:space="preserve"> Top-Level Declaration Instantiation</w:t>
        </w:r>
        <w:commentRangeEnd w:id="3067"/>
        <w:r>
          <w:rPr>
            <w:rStyle w:val="af4"/>
            <w:b w:val="0"/>
          </w:rPr>
          <w:commentReference w:id="3067"/>
        </w:r>
        <w:bookmarkEnd w:id="3066"/>
      </w:ins>
    </w:p>
    <w:p w14:paraId="4CC95A85" w14:textId="77777777" w:rsidR="009B30BD" w:rsidRPr="004D1BD1" w:rsidRDefault="009B30BD" w:rsidP="009B30BD">
      <w:pPr>
        <w:pStyle w:val="30"/>
        <w:numPr>
          <w:ilvl w:val="0"/>
          <w:numId w:val="0"/>
        </w:numPr>
        <w:rPr>
          <w:ins w:id="3074" w:author="Rev 4 Allen Wirfs-Brock" w:date="2011-10-04T16:34:00Z"/>
        </w:rPr>
      </w:pPr>
      <w:bookmarkStart w:id="3075" w:name="_Toc314500575"/>
      <w:ins w:id="3076" w:author="Rev 4 Allen Wirfs-Brock" w:date="2011-10-04T16:34:00Z">
        <w:r w:rsidRPr="004D1BD1">
          <w:t>10.5.</w:t>
        </w:r>
      </w:ins>
      <w:ins w:id="3077" w:author="Rev 4 Allen Wirfs-Brock" w:date="2011-11-04T09:56:00Z">
        <w:r w:rsidR="006B6D0A">
          <w:t>3</w:t>
        </w:r>
      </w:ins>
      <w:ins w:id="3078" w:author="Rev 4 Allen Wirfs-Brock" w:date="2011-10-04T16:34:00Z">
        <w:r w:rsidRPr="004D1BD1">
          <w:tab/>
          <w:t>Function Declaration Instantiation</w:t>
        </w:r>
        <w:bookmarkEnd w:id="3075"/>
      </w:ins>
    </w:p>
    <w:p w14:paraId="63A28817" w14:textId="77777777" w:rsidR="009B30BD" w:rsidRPr="004D1BD1" w:rsidRDefault="00FE6502" w:rsidP="009B30BD">
      <w:pPr>
        <w:rPr>
          <w:ins w:id="3079" w:author="Rev 4 Allen Wirfs-Brock" w:date="2011-10-04T16:34:00Z"/>
          <w:sz w:val="18"/>
          <w:rPrChange w:id="3080" w:author="Rev 4 Allen Wirfs-Brock" w:date="2011-11-04T08:51:00Z">
            <w:rPr>
              <w:ins w:id="3081" w:author="Rev 4 Allen Wirfs-Brock" w:date="2011-10-04T16:34:00Z"/>
            </w:rPr>
          </w:rPrChange>
        </w:rPr>
      </w:pPr>
      <w:ins w:id="3082" w:author="Rev 4 Allen Wirfs-Brock" w:date="2011-10-20T12:42:00Z">
        <w:r w:rsidRPr="004D1BD1">
          <w:rPr>
            <w:sz w:val="18"/>
            <w:rPrChange w:id="3083" w:author="Rev 4 Allen Wirfs-Brock" w:date="2011-11-04T08:51:00Z">
              <w:rPr/>
            </w:rPrChange>
          </w:rPr>
          <w:t>NOTE</w:t>
        </w:r>
        <w:r w:rsidRPr="004D1BD1">
          <w:rPr>
            <w:sz w:val="18"/>
            <w:rPrChange w:id="3084" w:author="Rev 4 Allen Wirfs-Brock" w:date="2011-11-04T08:51:00Z">
              <w:rPr/>
            </w:rPrChange>
          </w:rPr>
          <w:tab/>
        </w:r>
      </w:ins>
      <w:ins w:id="3085" w:author="Rev 4 Allen Wirfs-Brock" w:date="2011-10-04T16:34:00Z">
        <w:r w:rsidR="009B30BD" w:rsidRPr="004D1BD1">
          <w:rPr>
            <w:sz w:val="18"/>
            <w:rPrChange w:id="3086" w:author="Rev 4 Allen Wirfs-Brock" w:date="2011-11-04T08:51:00Z">
              <w:rPr/>
            </w:rPrChange>
          </w:rPr>
          <w:t>When a</w:t>
        </w:r>
      </w:ins>
      <w:ins w:id="3087" w:author="Rev 4 Allen Wirfs-Brock" w:date="2011-11-04T09:09:00Z">
        <w:r w:rsidR="003B4312">
          <w:rPr>
            <w:sz w:val="18"/>
          </w:rPr>
          <w:t>n</w:t>
        </w:r>
      </w:ins>
      <w:ins w:id="3088" w:author="Rev 4 Allen Wirfs-Brock" w:date="2011-10-04T16:34:00Z">
        <w:r w:rsidR="009B30BD" w:rsidRPr="004D1BD1">
          <w:rPr>
            <w:sz w:val="18"/>
            <w:rPrChange w:id="3089" w:author="Rev 4 Allen Wirfs-Brock" w:date="2011-11-04T08:51:00Z">
              <w:rPr/>
            </w:rPrChange>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ins>
      <w:ins w:id="3090" w:author="Rev 5 Allen Wirfs-Brock" w:date="2012-01-03T16:03:00Z">
        <w:r w:rsidR="00C20DB6">
          <w:rPr>
            <w:sz w:val="18"/>
          </w:rPr>
          <w:t xml:space="preserve">Formal parameters and functions are initialized as part of this process.  All other </w:t>
        </w:r>
      </w:ins>
      <w:ins w:id="3091" w:author="Rev 5 Allen Wirfs-Brock" w:date="2012-01-03T16:04:00Z">
        <w:r w:rsidR="00C20DB6">
          <w:rPr>
            <w:sz w:val="18"/>
          </w:rPr>
          <w:t>bindings are initialized during execution of the function code.</w:t>
        </w:r>
      </w:ins>
    </w:p>
    <w:p w14:paraId="6D4BCA25" w14:textId="77777777" w:rsidR="00FE6502" w:rsidRPr="006B6D0A" w:rsidRDefault="00612740" w:rsidP="00612740">
      <w:pPr>
        <w:rPr>
          <w:ins w:id="3092" w:author="Rev 4 Allen Wirfs-Brock" w:date="2011-10-06T15:40:00Z"/>
        </w:rPr>
      </w:pPr>
      <w:ins w:id="3093" w:author="Rev 4 Allen Wirfs-Brock" w:date="2011-10-06T15:40: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ins>
      <w:ins w:id="3094" w:author="Rev 5 Allen Wirfs-Brock" w:date="2012-01-03T15:49:00Z">
        <w:r w:rsidR="00377876">
          <w:rPr>
            <w:rFonts w:ascii="Times New Roman" w:eastAsia="Times New Roman" w:hAnsi="Times New Roman"/>
            <w:i/>
            <w:spacing w:val="6"/>
            <w:lang w:eastAsia="en-US"/>
          </w:rPr>
          <w:t>,</w:t>
        </w:r>
      </w:ins>
      <w:ins w:id="3095" w:author="Rev 5 Allen Wirfs-Brock" w:date="2012-01-03T15:48:00Z">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ins>
      <w:ins w:id="3096" w:author="Rev 4 Allen Wirfs-Brock" w:date="2011-10-06T15:40:00Z">
        <w:r w:rsidRPr="003B4312">
          <w:rPr>
            <w:rFonts w:ascii="Times New Roman" w:eastAsia="Times New Roman" w:hAnsi="Times New Roman"/>
            <w:spacing w:val="6"/>
            <w:lang w:eastAsia="en-US"/>
          </w:rPr>
          <w:t xml:space="preserve"> </w:t>
        </w:r>
        <w:r w:rsidRPr="003B4312">
          <w:t xml:space="preserve">and </w:t>
        </w:r>
      </w:ins>
      <w:ins w:id="3097" w:author="Rev 4 Allen Wirfs-Brock" w:date="2011-10-21T18:24:00Z">
        <w:r w:rsidR="00315BAB" w:rsidRPr="003B4312">
          <w:rPr>
            <w:rFonts w:ascii="Times New Roman" w:eastAsia="Times New Roman" w:hAnsi="Times New Roman"/>
            <w:i/>
            <w:spacing w:val="6"/>
            <w:lang w:eastAsia="en-US"/>
          </w:rPr>
          <w:t>env</w:t>
        </w:r>
      </w:ins>
      <w:ins w:id="3098" w:author="Rev 4 Allen Wirfs-Brock" w:date="2011-10-06T15:40:00Z">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0F96EDF2" w14:textId="77777777" w:rsidR="00612740" w:rsidRPr="006B6D0A" w:rsidRDefault="00612740" w:rsidP="009A20C6">
      <w:pPr>
        <w:pStyle w:val="Alg4"/>
        <w:numPr>
          <w:ilvl w:val="0"/>
          <w:numId w:val="570"/>
        </w:numPr>
        <w:rPr>
          <w:ins w:id="3099" w:author="Rev 4 Allen Wirfs-Brock" w:date="2011-10-06T15:41:00Z"/>
        </w:rPr>
      </w:pPr>
      <w:ins w:id="3100" w:author="Rev 4 Allen Wirfs-Brock" w:date="2011-10-06T15:41: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2C33242C" w14:textId="77777777" w:rsidR="002705D1" w:rsidRPr="009C202C" w:rsidRDefault="002705D1" w:rsidP="009A20C6">
      <w:pPr>
        <w:pStyle w:val="Alg4"/>
        <w:numPr>
          <w:ilvl w:val="0"/>
          <w:numId w:val="570"/>
        </w:numPr>
        <w:rPr>
          <w:ins w:id="3101" w:author="Rev 4 Allen Wirfs-Brock" w:date="2011-10-18T12:27:00Z"/>
        </w:rPr>
      </w:pPr>
      <w:ins w:id="3102" w:author="Rev 4 Allen Wirfs-Brock" w:date="2011-10-18T12:27:00Z">
        <w:r w:rsidRPr="00E65A34">
          <w:t xml:space="preserve">Let </w:t>
        </w:r>
        <w:r w:rsidRPr="009C202C">
          <w:rPr>
            <w:i/>
          </w:rPr>
          <w:t>strict</w:t>
        </w:r>
        <w:r w:rsidRPr="009C202C">
          <w:t xml:space="preserve"> be be the value of the [[Strict]] internal property of </w:t>
        </w:r>
        <w:r w:rsidRPr="009C202C">
          <w:rPr>
            <w:i/>
          </w:rPr>
          <w:t>func</w:t>
        </w:r>
        <w:r w:rsidRPr="009C202C">
          <w:t>.</w:t>
        </w:r>
      </w:ins>
    </w:p>
    <w:p w14:paraId="40FF7BDC" w14:textId="77777777" w:rsidR="00612740" w:rsidRPr="00B820AB" w:rsidRDefault="00612740" w:rsidP="009A20C6">
      <w:pPr>
        <w:pStyle w:val="Alg4"/>
        <w:numPr>
          <w:ilvl w:val="0"/>
          <w:numId w:val="570"/>
        </w:numPr>
        <w:rPr>
          <w:ins w:id="3103" w:author="Rev 4 Allen Wirfs-Brock" w:date="2011-10-06T15:41:00Z"/>
        </w:rPr>
      </w:pPr>
      <w:ins w:id="3104" w:author="Rev 4 Allen Wirfs-Brock" w:date="2011-10-06T15:41:00Z">
        <w:r w:rsidRPr="009C202C">
          <w:t xml:space="preserve">Let </w:t>
        </w:r>
        <w:del w:id="3105" w:author="Rev 5 Allen Wirfs-Brock" w:date="2012-01-03T15:27:00Z">
          <w:r w:rsidRPr="009C202C" w:rsidDel="00BC7A6E">
            <w:rPr>
              <w:i/>
            </w:rPr>
            <w:delText>FormalParameterList</w:delText>
          </w:r>
        </w:del>
      </w:ins>
      <w:ins w:id="3106" w:author="Rev 5 Allen Wirfs-Brock" w:date="2012-01-03T15:27:00Z">
        <w:r w:rsidR="00BC7A6E">
          <w:rPr>
            <w:i/>
          </w:rPr>
          <w:t>formals</w:t>
        </w:r>
      </w:ins>
      <w:ins w:id="3107" w:author="Rev 4 Allen Wirfs-Brock" w:date="2011-10-06T15:41:00Z">
        <w:r w:rsidRPr="009C202C">
          <w:t xml:space="preserve"> be the value of the [[FormalParameterList]] internal property of </w:t>
        </w:r>
        <w:r w:rsidRPr="00B820AB">
          <w:rPr>
            <w:i/>
          </w:rPr>
          <w:t>func</w:t>
        </w:r>
        <w:r w:rsidRPr="00B820AB">
          <w:t>.</w:t>
        </w:r>
      </w:ins>
    </w:p>
    <w:p w14:paraId="243F7287" w14:textId="77777777" w:rsidR="00612740" w:rsidRPr="00E77497" w:rsidRDefault="00612740" w:rsidP="009A20C6">
      <w:pPr>
        <w:pStyle w:val="Alg4"/>
        <w:numPr>
          <w:ilvl w:val="0"/>
          <w:numId w:val="570"/>
        </w:numPr>
        <w:rPr>
          <w:ins w:id="3108" w:author="Rev 4 Allen Wirfs-Brock" w:date="2011-10-06T15:41:00Z"/>
        </w:rPr>
      </w:pPr>
      <w:ins w:id="3109" w:author="Rev 4 Allen Wirfs-Brock" w:date="2011-10-06T15:41:00Z">
        <w:r w:rsidRPr="00675B74">
          <w:t xml:space="preserve">Let </w:t>
        </w:r>
        <w:r w:rsidRPr="00E77497">
          <w:rPr>
            <w:i/>
          </w:rPr>
          <w:t>parameterNames</w:t>
        </w:r>
        <w:r w:rsidRPr="00E77497">
          <w:t xml:space="preserve"> be the BoundNames of </w:t>
        </w:r>
        <w:r w:rsidRPr="00E77497">
          <w:rPr>
            <w:i/>
          </w:rPr>
          <w:t>FormalParameterList</w:t>
        </w:r>
        <w:r w:rsidRPr="00E77497">
          <w:t>.</w:t>
        </w:r>
      </w:ins>
    </w:p>
    <w:p w14:paraId="31196316" w14:textId="77777777" w:rsidR="008F767D" w:rsidRPr="00E77497" w:rsidRDefault="008F767D" w:rsidP="009A20C6">
      <w:pPr>
        <w:pStyle w:val="Alg4"/>
        <w:numPr>
          <w:ilvl w:val="0"/>
          <w:numId w:val="570"/>
        </w:numPr>
        <w:rPr>
          <w:ins w:id="3110" w:author="Rev 4 Allen Wirfs-Brock" w:date="2011-10-06T15:56:00Z"/>
        </w:rPr>
      </w:pPr>
      <w:ins w:id="3111" w:author="Rev 4 Allen Wirfs-Brock" w:date="2011-10-06T15:56:00Z">
        <w:r w:rsidRPr="00E77497">
          <w:t xml:space="preserve">For each String </w:t>
        </w:r>
        <w:r w:rsidRPr="00E77497">
          <w:rPr>
            <w:i/>
          </w:rPr>
          <w:t>argName</w:t>
        </w:r>
        <w:r w:rsidRPr="00E77497">
          <w:t xml:space="preserve"> in </w:t>
        </w:r>
      </w:ins>
      <w:ins w:id="3112" w:author="Rev 4 Allen Wirfs-Brock" w:date="2011-10-18T12:28:00Z">
        <w:r w:rsidR="002705D1" w:rsidRPr="00E77497">
          <w:rPr>
            <w:i/>
          </w:rPr>
          <w:t>parameterNames</w:t>
        </w:r>
      </w:ins>
      <w:ins w:id="3113" w:author="Rev 4 Allen Wirfs-Brock" w:date="2011-10-06T15:56:00Z">
        <w:r w:rsidRPr="00E77497">
          <w:t>, in list order do</w:t>
        </w:r>
      </w:ins>
    </w:p>
    <w:p w14:paraId="35FB05C1" w14:textId="77777777" w:rsidR="0022315B" w:rsidRPr="00E77497" w:rsidRDefault="0022315B" w:rsidP="009A20C6">
      <w:pPr>
        <w:pStyle w:val="Alg4"/>
        <w:numPr>
          <w:ilvl w:val="1"/>
          <w:numId w:val="570"/>
        </w:numPr>
        <w:rPr>
          <w:ins w:id="3114" w:author="Rev 4 Allen Wirfs-Brock" w:date="2011-10-20T13:10:00Z"/>
        </w:rPr>
      </w:pPr>
      <w:ins w:id="3115" w:author="Rev 4 Allen Wirfs-Brock" w:date="2011-10-20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argName</w:t>
        </w:r>
        <w:r w:rsidRPr="00E77497">
          <w:t xml:space="preserve"> as the argument.</w:t>
        </w:r>
      </w:ins>
    </w:p>
    <w:p w14:paraId="7A1890E1" w14:textId="77777777" w:rsidR="009C202C" w:rsidRPr="009C202C" w:rsidRDefault="009C202C" w:rsidP="009A20C6">
      <w:pPr>
        <w:pStyle w:val="Alg4"/>
        <w:numPr>
          <w:ilvl w:val="1"/>
          <w:numId w:val="570"/>
        </w:numPr>
        <w:rPr>
          <w:ins w:id="3116" w:author="Rev 4 Allen Wirfs-Brock" w:date="2011-11-04T10:47:00Z"/>
          <w:rFonts w:ascii="Arial" w:hAnsi="Arial" w:cs="Arial"/>
        </w:rPr>
      </w:pPr>
      <w:ins w:id="3117" w:author="Rev 4 Allen Wirfs-Brock" w:date="2011-11-04T10:48:00Z">
        <w:r w:rsidRPr="009C202C">
          <w:rPr>
            <w:rFonts w:ascii="Arial" w:hAnsi="Arial" w:cs="Arial"/>
            <w:sz w:val="18"/>
          </w:rPr>
          <w:t>NOTE</w:t>
        </w:r>
      </w:ins>
      <w:ins w:id="3118" w:author="Rev 5 Allen Wirfs-Brock" w:date="2011-12-30T11:28:00Z">
        <w:r w:rsidR="00021990">
          <w:rPr>
            <w:rFonts w:ascii="Arial" w:hAnsi="Arial" w:cs="Arial"/>
            <w:sz w:val="18"/>
          </w:rPr>
          <w:t xml:space="preserve">  </w:t>
        </w:r>
      </w:ins>
      <w:ins w:id="3119" w:author="Rev 4 Allen Wirfs-Brock" w:date="2011-11-04T10:47:00Z">
        <w:r w:rsidRPr="009C202C">
          <w:rPr>
            <w:rFonts w:ascii="Arial" w:hAnsi="Arial" w:cs="Arial"/>
            <w:sz w:val="18"/>
          </w:rPr>
          <w:t xml:space="preserve"> </w:t>
        </w:r>
      </w:ins>
      <w:ins w:id="3120" w:author="Rev 4 Allen Wirfs-Brock" w:date="2011-11-04T10:48:00Z">
        <w:r w:rsidRPr="009C202C">
          <w:rPr>
            <w:rFonts w:ascii="Arial" w:hAnsi="Arial" w:cs="Arial"/>
            <w:sz w:val="18"/>
          </w:rPr>
          <w:t>D</w:t>
        </w:r>
      </w:ins>
      <w:ins w:id="3121" w:author="Rev 4 Allen Wirfs-Brock" w:date="2011-11-04T10:47:00Z">
        <w:r w:rsidRPr="009C202C">
          <w:rPr>
            <w:rFonts w:ascii="Arial" w:hAnsi="Arial" w:cs="Arial"/>
            <w:sz w:val="18"/>
          </w:rPr>
          <w:t>uplicate parameter names can only occur in non-strict code.</w:t>
        </w:r>
      </w:ins>
    </w:p>
    <w:p w14:paraId="1B7B0ACA" w14:textId="77777777" w:rsidR="0022315B" w:rsidRPr="009C202C" w:rsidRDefault="0022315B" w:rsidP="009A20C6">
      <w:pPr>
        <w:pStyle w:val="Alg4"/>
        <w:numPr>
          <w:ilvl w:val="1"/>
          <w:numId w:val="570"/>
        </w:numPr>
        <w:rPr>
          <w:ins w:id="3122" w:author="Rev 4 Allen Wirfs-Brock" w:date="2011-10-20T13:10:00Z"/>
        </w:rPr>
      </w:pPr>
      <w:ins w:id="3123" w:author="Rev 4 Allen Wirfs-Brock" w:date="2011-10-20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5A59B562" w14:textId="77777777" w:rsidR="008F767D" w:rsidRPr="00B820AB" w:rsidRDefault="008F767D" w:rsidP="009A20C6">
      <w:pPr>
        <w:pStyle w:val="Alg4"/>
        <w:numPr>
          <w:ilvl w:val="2"/>
          <w:numId w:val="570"/>
        </w:numPr>
        <w:rPr>
          <w:ins w:id="3124" w:author="Rev 4 Allen Wirfs-Brock" w:date="2011-10-06T15:56:00Z"/>
        </w:rPr>
      </w:pPr>
      <w:ins w:id="3125" w:author="Rev 4 Allen Wirfs-Brock" w:date="2011-10-06T15:56:00Z">
        <w:r w:rsidRPr="009C202C">
          <w:t xml:space="preserve">Call </w:t>
        </w:r>
        <w:r w:rsidRPr="009C202C">
          <w:rPr>
            <w:i/>
          </w:rPr>
          <w:t>env’s</w:t>
        </w:r>
        <w:r w:rsidRPr="009C202C">
          <w:t xml:space="preserve"> C</w:t>
        </w:r>
        <w:r w:rsidRPr="00B820AB">
          <w:t xml:space="preserve">reateMutableBinding concrete method passing </w:t>
        </w:r>
        <w:r w:rsidRPr="00B820AB">
          <w:rPr>
            <w:i/>
          </w:rPr>
          <w:t>argName</w:t>
        </w:r>
        <w:r w:rsidRPr="00B820AB">
          <w:t xml:space="preserve"> as the argument.</w:t>
        </w:r>
      </w:ins>
    </w:p>
    <w:p w14:paraId="3E904DD0" w14:textId="77777777" w:rsidR="00B820AB" w:rsidRPr="00B820AB" w:rsidRDefault="00B820AB" w:rsidP="009A20C6">
      <w:pPr>
        <w:pStyle w:val="Alg4"/>
        <w:numPr>
          <w:ilvl w:val="1"/>
          <w:numId w:val="570"/>
        </w:numPr>
        <w:rPr>
          <w:ins w:id="3126" w:author="Rev 4 Allen Wirfs-Brock" w:date="2011-11-04T10:50:00Z"/>
        </w:rPr>
      </w:pPr>
      <w:ins w:id="3127" w:author="Rev 4 Allen Wirfs-Brock" w:date="2011-11-04T10:50:00Z">
        <w:r>
          <w:t>If</w:t>
        </w:r>
      </w:ins>
      <w:ins w:id="3128" w:author="Rev 4 Allen Wirfs-Brock" w:date="2011-11-04T10:51:00Z">
        <w:r>
          <w:t xml:space="preserve"> </w:t>
        </w:r>
        <w:r w:rsidRPr="00B820AB">
          <w:rPr>
            <w:i/>
          </w:rPr>
          <w:t>strict</w:t>
        </w:r>
        <w:r>
          <w:t xml:space="preserve"> is </w:t>
        </w:r>
        <w:r w:rsidRPr="00B820AB">
          <w:rPr>
            <w:b/>
          </w:rPr>
          <w:t>false</w:t>
        </w:r>
        <w:r>
          <w:t>, then</w:t>
        </w:r>
      </w:ins>
    </w:p>
    <w:p w14:paraId="4105FCE7" w14:textId="77777777" w:rsidR="00B820AB" w:rsidRPr="004418C4" w:rsidRDefault="00B820AB" w:rsidP="009A20C6">
      <w:pPr>
        <w:pStyle w:val="Alg4"/>
        <w:numPr>
          <w:ilvl w:val="2"/>
          <w:numId w:val="570"/>
        </w:numPr>
        <w:rPr>
          <w:ins w:id="3129" w:author="Rev 4 Allen Wirfs-Brock" w:date="2011-11-04T10:52:00Z"/>
        </w:rPr>
      </w:pPr>
      <w:ins w:id="3130" w:author="Rev 4 Allen Wirfs-Brock" w:date="2011-11-04T10:52:00Z">
        <w:r w:rsidRPr="004418C4">
          <w:t xml:space="preserve">Call </w:t>
        </w:r>
        <w:r w:rsidRPr="004418C4">
          <w:rPr>
            <w:i/>
          </w:rPr>
          <w:t>env</w:t>
        </w:r>
        <w:r w:rsidRPr="004418C4">
          <w:t xml:space="preserve">’s InitializeBinding concrete method passing </w:t>
        </w:r>
        <w:r w:rsidRPr="00B820AB">
          <w:rPr>
            <w:i/>
          </w:rPr>
          <w:t>argName</w:t>
        </w:r>
        <w:r w:rsidRPr="004418C4">
          <w:t xml:space="preserve">, and </w:t>
        </w:r>
        <w:r w:rsidRPr="004418C4">
          <w:rPr>
            <w:b/>
          </w:rPr>
          <w:t>undefined</w:t>
        </w:r>
        <w:r w:rsidRPr="004418C4">
          <w:t xml:space="preserve"> as the arguments.</w:t>
        </w:r>
      </w:ins>
    </w:p>
    <w:p w14:paraId="1DC409AE" w14:textId="77777777" w:rsidR="00225BCB" w:rsidRPr="00B820AB" w:rsidRDefault="00225BCB" w:rsidP="009A20C6">
      <w:pPr>
        <w:pStyle w:val="Alg4"/>
        <w:numPr>
          <w:ilvl w:val="0"/>
          <w:numId w:val="570"/>
        </w:numPr>
        <w:rPr>
          <w:ins w:id="3131" w:author="Rev 4 Allen Wirfs-Brock" w:date="2011-10-20T13:18:00Z"/>
        </w:rPr>
      </w:pPr>
      <w:ins w:id="3132" w:author="Rev 4 Allen Wirfs-Brock" w:date="2011-10-20T13:18:00Z">
        <w:r w:rsidRPr="00B820AB">
          <w:t xml:space="preserve">Let </w:t>
        </w:r>
        <w:commentRangeStart w:id="3133"/>
        <w:r w:rsidRPr="00B820AB">
          <w:rPr>
            <w:i/>
          </w:rPr>
          <w:t>declarations</w:t>
        </w:r>
        <w:r w:rsidRPr="00B820AB">
          <w:t xml:space="preserve"> </w:t>
        </w:r>
      </w:ins>
      <w:commentRangeEnd w:id="3133"/>
      <w:r w:rsidR="00021990">
        <w:rPr>
          <w:rStyle w:val="af4"/>
          <w:rFonts w:ascii="Arial" w:eastAsia="MS Mincho" w:hAnsi="Arial"/>
          <w:spacing w:val="0"/>
          <w:lang w:eastAsia="ja-JP"/>
        </w:rPr>
        <w:commentReference w:id="3133"/>
      </w:r>
      <w:ins w:id="3134" w:author="Rev 4 Allen Wirfs-Brock" w:date="2011-10-20T13:18:00Z">
        <w:r w:rsidRPr="00B820AB">
          <w:t xml:space="preserve">be the LexicalDeclarations of </w:t>
        </w:r>
        <w:r w:rsidRPr="00B820AB">
          <w:rPr>
            <w:i/>
          </w:rPr>
          <w:t>code</w:t>
        </w:r>
        <w:r w:rsidRPr="00B820AB">
          <w:t>.</w:t>
        </w:r>
      </w:ins>
    </w:p>
    <w:p w14:paraId="04B410F0" w14:textId="77777777" w:rsidR="00BC7A6E" w:rsidRPr="008B7F6F" w:rsidRDefault="00BC7A6E" w:rsidP="00BC7A6E">
      <w:pPr>
        <w:pStyle w:val="Alg4"/>
        <w:numPr>
          <w:ilvl w:val="0"/>
          <w:numId w:val="570"/>
        </w:numPr>
        <w:tabs>
          <w:tab w:val="left" w:pos="720"/>
        </w:tabs>
        <w:rPr>
          <w:ins w:id="3135" w:author="Rev 5 Allen Wirfs-Brock" w:date="2012-01-03T15:27:00Z"/>
        </w:rPr>
      </w:pPr>
      <w:ins w:id="3136" w:author="Rev 5 Allen Wirfs-Brock" w:date="2012-01-03T15:27:00Z">
        <w:r w:rsidRPr="003B4312">
          <w:t xml:space="preserve">If </w:t>
        </w:r>
        <w:r w:rsidRPr="003B4312">
          <w:rPr>
            <w:i/>
          </w:rPr>
          <w:t>strict</w:t>
        </w:r>
        <w:r w:rsidRPr="003B4312">
          <w:t xml:space="preserve"> is </w:t>
        </w:r>
        <w:r w:rsidRPr="008B7F6F">
          <w:rPr>
            <w:b/>
          </w:rPr>
          <w:t>true</w:t>
        </w:r>
        <w:r w:rsidRPr="008B7F6F">
          <w:t>, then</w:t>
        </w:r>
      </w:ins>
    </w:p>
    <w:p w14:paraId="0AFA678F" w14:textId="77777777" w:rsidR="00BC7A6E" w:rsidRPr="00E77497" w:rsidRDefault="00BC7A6E" w:rsidP="00BC7A6E">
      <w:pPr>
        <w:pStyle w:val="Alg4"/>
        <w:numPr>
          <w:ilvl w:val="1"/>
          <w:numId w:val="570"/>
        </w:numPr>
        <w:tabs>
          <w:tab w:val="left" w:pos="720"/>
        </w:tabs>
        <w:rPr>
          <w:ins w:id="3137" w:author="Rev 5 Allen Wirfs-Brock" w:date="2012-01-03T15:27:00Z"/>
        </w:rPr>
      </w:pPr>
      <w:ins w:id="3138" w:author="Rev 5 Allen Wirfs-Brock" w:date="2012-01-03T15:27:00Z">
        <w:r w:rsidRPr="00E65A34">
          <w:t xml:space="preserve">Let </w:t>
        </w:r>
        <w:r w:rsidRPr="00546435">
          <w:rPr>
            <w:i/>
          </w:rPr>
          <w:t>ao</w:t>
        </w:r>
        <w:r w:rsidRPr="00546435">
          <w:t xml:space="preserve"> be the result of </w:t>
        </w:r>
        <w:r w:rsidRPr="009C202C">
          <w:t>CreateStrictArgumentsObject</w:t>
        </w:r>
        <w:r w:rsidRPr="00E77497">
          <w:t xml:space="preserve">. with argument </w:t>
        </w:r>
        <w:r w:rsidRPr="00E77497">
          <w:rPr>
            <w:i/>
          </w:rPr>
          <w:t>argumentsList.</w:t>
        </w:r>
        <w:r w:rsidRPr="00E77497">
          <w:t xml:space="preserve"> </w:t>
        </w:r>
      </w:ins>
    </w:p>
    <w:p w14:paraId="43639E68" w14:textId="77777777" w:rsidR="00BC7A6E" w:rsidRDefault="00BC7A6E" w:rsidP="00BC7A6E">
      <w:pPr>
        <w:pStyle w:val="Alg3"/>
        <w:numPr>
          <w:ilvl w:val="1"/>
          <w:numId w:val="570"/>
        </w:numPr>
        <w:rPr>
          <w:ins w:id="3139" w:author="Rev 5 Allen Wirfs-Brock" w:date="2012-01-03T15:27:00Z"/>
        </w:rPr>
      </w:pPr>
      <w:ins w:id="3140" w:author="Rev 5 Allen Wirfs-Brock" w:date="2012-01-03T15:27:00Z">
        <w:r>
          <w:t xml:space="preserve">Perform Binding Initialization for </w:t>
        </w:r>
        <w:r w:rsidRPr="00120381">
          <w:rPr>
            <w:i/>
          </w:rPr>
          <w:t>formals</w:t>
        </w:r>
        <w:r>
          <w:t xml:space="preserve"> with </w:t>
        </w:r>
        <w:r w:rsidRPr="00120381">
          <w:rPr>
            <w:i/>
          </w:rPr>
          <w:t>ao</w:t>
        </w:r>
        <w:r>
          <w:t xml:space="preserve"> and </w:t>
        </w:r>
      </w:ins>
      <w:ins w:id="3141" w:author="Rev 5 Allen Wirfs-Brock" w:date="2012-01-03T15:28:00Z">
        <w:r>
          <w:rPr>
            <w:i/>
          </w:rPr>
          <w:t>env</w:t>
        </w:r>
      </w:ins>
      <w:ins w:id="3142" w:author="Rev 5 Allen Wirfs-Brock" w:date="2012-01-03T15:27:00Z">
        <w:r w:rsidRPr="00E77497">
          <w:t xml:space="preserve"> </w:t>
        </w:r>
        <w:r>
          <w:t>as arguments</w:t>
        </w:r>
        <w:r w:rsidRPr="004418C4">
          <w:t>.</w:t>
        </w:r>
      </w:ins>
    </w:p>
    <w:p w14:paraId="5FC0E43B" w14:textId="77777777" w:rsidR="00BC7A6E" w:rsidRPr="004418C4" w:rsidRDefault="00BC7A6E" w:rsidP="00BC7A6E">
      <w:pPr>
        <w:pStyle w:val="Alg3"/>
        <w:numPr>
          <w:ilvl w:val="0"/>
          <w:numId w:val="570"/>
        </w:numPr>
        <w:rPr>
          <w:ins w:id="3143" w:author="Rev 5 Allen Wirfs-Brock" w:date="2012-01-03T15:27:00Z"/>
        </w:rPr>
      </w:pPr>
      <w:ins w:id="3144" w:author="Rev 5 Allen Wirfs-Brock" w:date="2012-01-03T15:27:00Z">
        <w:r>
          <w:t>Else,</w:t>
        </w:r>
      </w:ins>
    </w:p>
    <w:p w14:paraId="06008D38" w14:textId="77777777" w:rsidR="00BC7A6E" w:rsidRPr="00E77497" w:rsidRDefault="00BC7A6E" w:rsidP="00BC7A6E">
      <w:pPr>
        <w:pStyle w:val="Alg4"/>
        <w:numPr>
          <w:ilvl w:val="1"/>
          <w:numId w:val="570"/>
        </w:numPr>
        <w:tabs>
          <w:tab w:val="left" w:pos="720"/>
        </w:tabs>
        <w:rPr>
          <w:ins w:id="3145" w:author="Rev 5 Allen Wirfs-Brock" w:date="2012-01-03T15:27:00Z"/>
        </w:rPr>
      </w:pPr>
      <w:ins w:id="3146" w:author="Rev 5 Allen Wirfs-Brock" w:date="2012-01-03T15:27:00Z">
        <w:r w:rsidRPr="00E77497">
          <w:t xml:space="preserve">Let </w:t>
        </w:r>
        <w:r w:rsidRPr="00E77497">
          <w:rPr>
            <w:i/>
          </w:rPr>
          <w:t>names</w:t>
        </w:r>
        <w:r w:rsidRPr="00E77497">
          <w:t xml:space="preserve"> be BoundNames of </w:t>
        </w:r>
        <w:r w:rsidRPr="00E77497">
          <w:rPr>
            <w:i/>
          </w:rPr>
          <w:t>formals</w:t>
        </w:r>
        <w:r w:rsidRPr="00E77497">
          <w:t>.</w:t>
        </w:r>
      </w:ins>
    </w:p>
    <w:p w14:paraId="5E365264" w14:textId="77777777" w:rsidR="00BC7A6E" w:rsidRPr="00E77497" w:rsidRDefault="00BC7A6E" w:rsidP="00BC7A6E">
      <w:pPr>
        <w:pStyle w:val="Alg4"/>
        <w:numPr>
          <w:ilvl w:val="1"/>
          <w:numId w:val="570"/>
        </w:numPr>
        <w:tabs>
          <w:tab w:val="left" w:pos="720"/>
        </w:tabs>
        <w:rPr>
          <w:ins w:id="3147" w:author="Rev 5 Allen Wirfs-Brock" w:date="2012-01-03T15:27:00Z"/>
          <w:rFonts w:ascii="Arial" w:hAnsi="Arial" w:cs="Arial"/>
          <w:sz w:val="18"/>
        </w:rPr>
      </w:pPr>
      <w:ins w:id="3148" w:author="Rev 5 Allen Wirfs-Brock" w:date="2012-01-03T15:27:00Z">
        <w:r w:rsidRPr="00E77497">
          <w:rPr>
            <w:rFonts w:ascii="Arial" w:hAnsi="Arial" w:cs="Arial"/>
            <w:sz w:val="18"/>
          </w:rPr>
          <w:t>NOTE</w:t>
        </w:r>
        <w:r w:rsidRPr="00E77497">
          <w:rPr>
            <w:rFonts w:ascii="Arial" w:hAnsi="Arial" w:cs="Arial"/>
            <w:sz w:val="18"/>
          </w:rPr>
          <w:tab/>
          <w:t>Because</w:t>
        </w:r>
        <w:r w:rsidRPr="00E77497">
          <w:rPr>
            <w:sz w:val="18"/>
          </w:rPr>
          <w:t xml:space="preserve"> </w:t>
        </w:r>
        <w:r w:rsidRPr="00E77497">
          <w:rPr>
            <w:i/>
            <w:sz w:val="18"/>
          </w:rPr>
          <w:t>F</w:t>
        </w:r>
        <w:r w:rsidRPr="00E77497">
          <w:rPr>
            <w:sz w:val="18"/>
          </w:rPr>
          <w:t xml:space="preserve"> </w:t>
        </w:r>
        <w:r w:rsidRPr="00E77497">
          <w:rPr>
            <w:rFonts w:ascii="Arial" w:hAnsi="Arial" w:cs="Arial"/>
            <w:sz w:val="18"/>
          </w:rPr>
          <w:t xml:space="preserve">is a none strict function it </w:t>
        </w:r>
        <w:r>
          <w:rPr>
            <w:rFonts w:ascii="Arial" w:hAnsi="Arial" w:cs="Arial"/>
            <w:sz w:val="18"/>
          </w:rPr>
          <w:t>is not</w:t>
        </w:r>
        <w:r w:rsidRPr="00675B74">
          <w:rPr>
            <w:rFonts w:ascii="Arial" w:hAnsi="Arial" w:cs="Arial"/>
            <w:sz w:val="18"/>
          </w:rPr>
          <w:t xml:space="preserve"> extended code.  Hence</w:t>
        </w:r>
        <w:r w:rsidRPr="00E77497">
          <w:rPr>
            <w:sz w:val="18"/>
          </w:rPr>
          <w:t xml:space="preserve"> </w:t>
        </w:r>
        <w:r w:rsidRPr="00E77497">
          <w:rPr>
            <w:i/>
            <w:sz w:val="18"/>
          </w:rPr>
          <w:t>formals</w:t>
        </w:r>
        <w:r w:rsidRPr="00E77497">
          <w:rPr>
            <w:sz w:val="18"/>
          </w:rPr>
          <w:t xml:space="preserve"> </w:t>
        </w:r>
        <w:r w:rsidRPr="00E77497">
          <w:rPr>
            <w:rFonts w:ascii="Arial" w:hAnsi="Arial" w:cs="Arial"/>
            <w:sz w:val="18"/>
          </w:rPr>
          <w:t>does not contain the names of any destructuring</w:t>
        </w:r>
        <w:r w:rsidRPr="00E77497">
          <w:rPr>
            <w:sz w:val="18"/>
          </w:rPr>
          <w:t xml:space="preserve"> </w:t>
        </w:r>
        <w:r w:rsidRPr="00E77497">
          <w:rPr>
            <w:i/>
            <w:sz w:val="18"/>
          </w:rPr>
          <w:t>BindingProperties</w:t>
        </w:r>
        <w:r w:rsidRPr="00E77497">
          <w:rPr>
            <w:rFonts w:ascii="Arial" w:hAnsi="Arial" w:cs="Arial"/>
            <w:sz w:val="18"/>
          </w:rPr>
          <w:t>, rest parameters, or parameters with default value initialisers.</w:t>
        </w:r>
      </w:ins>
    </w:p>
    <w:p w14:paraId="6503B73E" w14:textId="77777777" w:rsidR="00BC7A6E" w:rsidRPr="00E77497" w:rsidRDefault="00BC7A6E" w:rsidP="00BC7A6E">
      <w:pPr>
        <w:pStyle w:val="Alg4"/>
        <w:numPr>
          <w:ilvl w:val="1"/>
          <w:numId w:val="570"/>
        </w:numPr>
        <w:tabs>
          <w:tab w:val="left" w:pos="720"/>
        </w:tabs>
        <w:rPr>
          <w:ins w:id="3149" w:author="Rev 5 Allen Wirfs-Brock" w:date="2012-01-03T15:27:00Z"/>
        </w:rPr>
      </w:pPr>
      <w:ins w:id="3150" w:author="Rev 5 Allen Wirfs-Brock" w:date="2012-01-03T15:27:00Z">
        <w:r w:rsidRPr="00E77497">
          <w:t xml:space="preserve">Let </w:t>
        </w:r>
        <w:r w:rsidRPr="00E77497">
          <w:rPr>
            <w:i/>
          </w:rPr>
          <w:t>ao</w:t>
        </w:r>
        <w:r w:rsidRPr="00E77497">
          <w:t xml:space="preserve"> be the result of performing the abstract operation CreateMappedArgumentsObject with arguments </w:t>
        </w:r>
        <w:r w:rsidRPr="00E77497">
          <w:rPr>
            <w:i/>
          </w:rPr>
          <w:t>names</w:t>
        </w:r>
        <w:r w:rsidRPr="00E77497">
          <w:t xml:space="preserve">, </w:t>
        </w:r>
      </w:ins>
      <w:ins w:id="3151" w:author="Rev 5 Allen Wirfs-Brock" w:date="2012-01-03T15:29:00Z">
        <w:r>
          <w:rPr>
            <w:i/>
          </w:rPr>
          <w:t>env</w:t>
        </w:r>
      </w:ins>
      <w:ins w:id="3152" w:author="Rev 5 Allen Wirfs-Brock" w:date="2012-01-03T15:27:00Z">
        <w:r w:rsidRPr="00E77497">
          <w:t xml:space="preserve">, and </w:t>
        </w:r>
        <w:r w:rsidRPr="00E77497">
          <w:rPr>
            <w:i/>
          </w:rPr>
          <w:t>argumentsList</w:t>
        </w:r>
        <w:r w:rsidRPr="00E77497">
          <w:t xml:space="preserve">. </w:t>
        </w:r>
      </w:ins>
    </w:p>
    <w:p w14:paraId="5A99BB76" w14:textId="77777777" w:rsidR="00BC7A6E" w:rsidRDefault="00BC7A6E" w:rsidP="00BC7A6E">
      <w:pPr>
        <w:pStyle w:val="Alg3"/>
        <w:numPr>
          <w:ilvl w:val="1"/>
          <w:numId w:val="570"/>
        </w:numPr>
        <w:rPr>
          <w:ins w:id="3153" w:author="Rev 5 Allen Wirfs-Brock" w:date="2012-01-03T15:27:00Z"/>
        </w:rPr>
      </w:pPr>
      <w:ins w:id="3154" w:author="Rev 5 Allen Wirfs-Brock" w:date="2012-01-03T15:27:00Z">
        <w:r>
          <w:t xml:space="preserve">Perform Binding Initialization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14:paraId="56B973F5" w14:textId="77777777" w:rsidR="008A4279" w:rsidRPr="00B820AB" w:rsidRDefault="008A4279" w:rsidP="008A4279">
      <w:pPr>
        <w:pStyle w:val="Alg4"/>
        <w:numPr>
          <w:ilvl w:val="0"/>
          <w:numId w:val="570"/>
        </w:numPr>
        <w:rPr>
          <w:ins w:id="3155" w:author="Rev 5 Allen Wirfs-Brock" w:date="2012-01-03T15:53:00Z"/>
        </w:rPr>
      </w:pPr>
      <w:ins w:id="3156" w:author="Rev 5 Allen Wirfs-Brock" w:date="2012-01-03T15:53:00Z">
        <w:r w:rsidRPr="004418C4">
          <w:rPr>
            <w:rFonts w:ascii="Arial" w:hAnsi="Arial" w:cs="Arial"/>
            <w:sz w:val="18"/>
          </w:rPr>
          <w:t>NOTE</w:t>
        </w:r>
        <w:r w:rsidRPr="004418C4">
          <w:rPr>
            <w:rFonts w:ascii="Arial" w:hAnsi="Arial" w:cs="Arial"/>
            <w:sz w:val="18"/>
          </w:rPr>
          <w:tab/>
        </w:r>
        <w:r>
          <w:rPr>
            <w:rFonts w:ascii="Arial" w:hAnsi="Arial" w:cs="Arial"/>
            <w:sz w:val="18"/>
          </w:rPr>
          <w:t xml:space="preserve">Binding initialization for </w:t>
        </w:r>
        <w:r w:rsidRPr="008A4279">
          <w:rPr>
            <w:i/>
            <w:sz w:val="18"/>
          </w:rPr>
          <w:t>formals</w:t>
        </w:r>
        <w:r>
          <w:rPr>
            <w:rFonts w:ascii="Arial" w:hAnsi="Arial" w:cs="Arial"/>
            <w:sz w:val="18"/>
          </w:rPr>
          <w:t xml:space="preserve"> is perform prior to to instantiating any non-parameter declarations in order to ensure that any such local declarations are not visible to </w:t>
        </w:r>
      </w:ins>
      <w:ins w:id="3157" w:author="Rev 5 Allen Wirfs-Brock" w:date="2012-01-03T15:55:00Z">
        <w:r>
          <w:rPr>
            <w:rFonts w:ascii="Arial" w:hAnsi="Arial" w:cs="Arial"/>
            <w:sz w:val="18"/>
          </w:rPr>
          <w:t xml:space="preserve">any </w:t>
        </w:r>
      </w:ins>
      <w:ins w:id="3158" w:author="Rev 5 Allen Wirfs-Brock" w:date="2012-01-03T15:56:00Z">
        <w:r>
          <w:rPr>
            <w:rFonts w:ascii="Arial" w:hAnsi="Arial" w:cs="Arial"/>
            <w:sz w:val="18"/>
          </w:rPr>
          <w:t xml:space="preserve">parameter </w:t>
        </w:r>
      </w:ins>
      <w:ins w:id="3159" w:author="Rev 5 Allen Wirfs-Brock" w:date="2012-01-03T15:55:00Z">
        <w:r>
          <w:rPr>
            <w:rFonts w:ascii="Arial" w:hAnsi="Arial" w:cs="Arial"/>
            <w:sz w:val="18"/>
          </w:rPr>
          <w:t>initialization code that may be evaluated</w:t>
        </w:r>
      </w:ins>
      <w:ins w:id="3160" w:author="Rev 5 Allen Wirfs-Brock" w:date="2012-01-03T15:53:00Z">
        <w:r>
          <w:rPr>
            <w:rFonts w:ascii="Arial" w:hAnsi="Arial" w:cs="Arial"/>
            <w:sz w:val="18"/>
          </w:rPr>
          <w:t xml:space="preserve">. </w:t>
        </w:r>
      </w:ins>
    </w:p>
    <w:p w14:paraId="23A272E5" w14:textId="77777777" w:rsidR="00225BCB" w:rsidRPr="00E77497" w:rsidRDefault="00225BCB" w:rsidP="009A20C6">
      <w:pPr>
        <w:pStyle w:val="Alg4"/>
        <w:numPr>
          <w:ilvl w:val="0"/>
          <w:numId w:val="570"/>
        </w:numPr>
        <w:rPr>
          <w:ins w:id="3161" w:author="Rev 4 Allen Wirfs-Brock" w:date="2011-10-20T13:18:00Z"/>
        </w:rPr>
      </w:pPr>
      <w:ins w:id="3162" w:author="Rev 4 Allen Wirfs-Brock" w:date="2011-10-20T13:18: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2A1E7C75" w14:textId="77777777" w:rsidR="00225BCB" w:rsidRPr="00E77497" w:rsidRDefault="00225BCB" w:rsidP="009A20C6">
      <w:pPr>
        <w:pStyle w:val="Alg4"/>
        <w:numPr>
          <w:ilvl w:val="1"/>
          <w:numId w:val="570"/>
        </w:numPr>
        <w:rPr>
          <w:ins w:id="3163" w:author="Rev 4 Allen Wirfs-Brock" w:date="2011-10-20T13:18:00Z"/>
          <w:i/>
        </w:rPr>
      </w:pPr>
      <w:ins w:id="3164" w:author="Rev 4 Allen Wirfs-Brock" w:date="2011-10-20T13:18: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6E994FFF" w14:textId="77777777" w:rsidR="00330C9A" w:rsidRPr="00E77497" w:rsidRDefault="00330C9A" w:rsidP="009A20C6">
      <w:pPr>
        <w:pStyle w:val="Alg4"/>
        <w:numPr>
          <w:ilvl w:val="2"/>
          <w:numId w:val="570"/>
        </w:numPr>
        <w:rPr>
          <w:ins w:id="3165" w:author="Rev 4 Allen Wirfs-Brock" w:date="2011-10-20T13:22:00Z"/>
        </w:rPr>
      </w:pPr>
      <w:ins w:id="3166" w:author="Rev 4 Allen Wirfs-Brock" w:date="2011-10-20T13:22: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3167" w:author="Rev 4 Allen Wirfs-Brock" w:date="2011-10-20T13:23:00Z">
        <w:r w:rsidRPr="00E77497">
          <w:rPr>
            <w:i/>
          </w:rPr>
          <w:t>dn</w:t>
        </w:r>
      </w:ins>
      <w:ins w:id="3168" w:author="Rev 4 Allen Wirfs-Brock" w:date="2011-10-20T13:22:00Z">
        <w:r w:rsidRPr="00E77497">
          <w:t xml:space="preserve"> as the argument.</w:t>
        </w:r>
      </w:ins>
    </w:p>
    <w:p w14:paraId="0A9ECC05" w14:textId="77777777" w:rsidR="00330C9A" w:rsidRPr="00E77497" w:rsidRDefault="00330C9A" w:rsidP="009A20C6">
      <w:pPr>
        <w:pStyle w:val="Alg4"/>
        <w:numPr>
          <w:ilvl w:val="2"/>
          <w:numId w:val="570"/>
        </w:numPr>
        <w:rPr>
          <w:ins w:id="3169" w:author="Rev 4 Allen Wirfs-Brock" w:date="2011-10-20T13:23:00Z"/>
        </w:rPr>
      </w:pPr>
      <w:commentRangeStart w:id="3170"/>
      <w:ins w:id="3171" w:author="Rev 4 Allen Wirfs-Brock" w:date="2011-10-20T13:23:00Z">
        <w:r w:rsidRPr="00E77497">
          <w:t xml:space="preserve">If </w:t>
        </w:r>
        <w:r w:rsidRPr="00E77497">
          <w:rPr>
            <w:i/>
          </w:rPr>
          <w:t xml:space="preserve">alreadyDeclared </w:t>
        </w:r>
        <w:r w:rsidRPr="00E77497">
          <w:t xml:space="preserve">is </w:t>
        </w:r>
        <w:r w:rsidRPr="00E77497">
          <w:rPr>
            <w:b/>
          </w:rPr>
          <w:t>false</w:t>
        </w:r>
        <w:r w:rsidRPr="00E77497">
          <w:t xml:space="preserve">, then </w:t>
        </w:r>
      </w:ins>
      <w:commentRangeEnd w:id="3170"/>
      <w:r w:rsidR="00E007E2">
        <w:rPr>
          <w:rStyle w:val="af4"/>
          <w:rFonts w:ascii="Arial" w:eastAsia="MS Mincho" w:hAnsi="Arial"/>
          <w:spacing w:val="0"/>
          <w:lang w:eastAsia="ja-JP"/>
        </w:rPr>
        <w:commentReference w:id="3170"/>
      </w:r>
    </w:p>
    <w:p w14:paraId="0905A254" w14:textId="77777777" w:rsidR="00225BCB" w:rsidRPr="00E77497" w:rsidRDefault="00225BCB" w:rsidP="009A20C6">
      <w:pPr>
        <w:pStyle w:val="Alg4"/>
        <w:numPr>
          <w:ilvl w:val="3"/>
          <w:numId w:val="570"/>
        </w:numPr>
        <w:rPr>
          <w:ins w:id="3172" w:author="Rev 4 Allen Wirfs-Brock" w:date="2011-10-20T13:18:00Z"/>
        </w:rPr>
      </w:pPr>
      <w:ins w:id="3173" w:author="Rev 4 Allen Wirfs-Brock" w:date="2011-10-20T13:18:00Z">
        <w:r w:rsidRPr="00E77497">
          <w:t xml:space="preserve">If </w:t>
        </w:r>
        <w:r w:rsidRPr="00E77497">
          <w:rPr>
            <w:i/>
          </w:rPr>
          <w:t>d</w:t>
        </w:r>
        <w:r w:rsidRPr="00E77497">
          <w:t xml:space="preserve"> is a </w:t>
        </w:r>
        <w:r w:rsidRPr="00E77497">
          <w:rPr>
            <w:i/>
          </w:rPr>
          <w:t>ConstDeclaration</w:t>
        </w:r>
        <w:r w:rsidRPr="00E77497">
          <w:t>, then</w:t>
        </w:r>
      </w:ins>
    </w:p>
    <w:p w14:paraId="38312112" w14:textId="77777777" w:rsidR="00225BCB" w:rsidRPr="00E77497" w:rsidRDefault="00225BCB" w:rsidP="009A20C6">
      <w:pPr>
        <w:pStyle w:val="Alg4"/>
        <w:numPr>
          <w:ilvl w:val="4"/>
          <w:numId w:val="570"/>
        </w:numPr>
        <w:spacing w:after="220"/>
        <w:contextualSpacing/>
        <w:rPr>
          <w:ins w:id="3174" w:author="Rev 4 Allen Wirfs-Brock" w:date="2011-10-20T13:18:00Z"/>
        </w:rPr>
      </w:pPr>
      <w:ins w:id="3175" w:author="Rev 4 Allen Wirfs-Brock" w:date="2011-10-20T13:18: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4FCE7DFD" w14:textId="77777777" w:rsidR="00225BCB" w:rsidRPr="00E77497" w:rsidRDefault="00225BCB" w:rsidP="009A20C6">
      <w:pPr>
        <w:pStyle w:val="Alg4"/>
        <w:numPr>
          <w:ilvl w:val="3"/>
          <w:numId w:val="570"/>
        </w:numPr>
        <w:spacing w:after="220"/>
        <w:contextualSpacing/>
        <w:rPr>
          <w:ins w:id="3176" w:author="Rev 4 Allen Wirfs-Brock" w:date="2011-10-20T13:18:00Z"/>
        </w:rPr>
      </w:pPr>
      <w:ins w:id="3177" w:author="Rev 4 Allen Wirfs-Brock" w:date="2011-10-20T13:18:00Z">
        <w:r w:rsidRPr="00E77497">
          <w:t>Else,</w:t>
        </w:r>
      </w:ins>
    </w:p>
    <w:p w14:paraId="3FC43391" w14:textId="77777777" w:rsidR="00225BCB" w:rsidRPr="00E77497" w:rsidRDefault="00225BCB" w:rsidP="009A20C6">
      <w:pPr>
        <w:pStyle w:val="Alg4"/>
        <w:numPr>
          <w:ilvl w:val="4"/>
          <w:numId w:val="570"/>
        </w:numPr>
        <w:spacing w:after="220"/>
        <w:contextualSpacing/>
        <w:rPr>
          <w:ins w:id="3178" w:author="Rev 4 Allen Wirfs-Brock" w:date="2011-10-20T13:18:00Z"/>
        </w:rPr>
      </w:pPr>
      <w:ins w:id="3179" w:author="Rev 4 Allen Wirfs-Brock" w:date="2011-10-20T13:18: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64FB27A7" w14:textId="77777777" w:rsidR="0076754F" w:rsidRPr="00E77497" w:rsidRDefault="0076754F" w:rsidP="009A20C6">
      <w:pPr>
        <w:pStyle w:val="Alg4"/>
        <w:numPr>
          <w:ilvl w:val="0"/>
          <w:numId w:val="570"/>
        </w:numPr>
        <w:rPr>
          <w:ins w:id="3180" w:author="Rev 4 Allen Wirfs-Brock" w:date="2011-10-20T13:33:00Z"/>
        </w:rPr>
      </w:pPr>
      <w:ins w:id="3181" w:author="Rev 4 Allen Wirfs-Brock" w:date="2011-10-20T13:33:00Z">
        <w:r w:rsidRPr="00E77497">
          <w:t xml:space="preserve">Let </w:t>
        </w:r>
        <w:r w:rsidRPr="00E77497">
          <w:rPr>
            <w:i/>
          </w:rPr>
          <w:t xml:space="preserve">argumentsAlreadyDeclared </w:t>
        </w:r>
        <w:r w:rsidRPr="00E77497">
          <w:t xml:space="preserve">be the result of calling </w:t>
        </w:r>
        <w:r w:rsidRPr="00E77497">
          <w:rPr>
            <w:i/>
          </w:rPr>
          <w:t>env’s</w:t>
        </w:r>
        <w:r w:rsidRPr="00E77497">
          <w:t xml:space="preserve"> HasBinding concrete method passing </w:t>
        </w:r>
        <w:r w:rsidRPr="00E77497">
          <w:rPr>
            <w:rFonts w:ascii="Courier New" w:hAnsi="Courier New" w:cs="Courier New"/>
            <w:b/>
          </w:rPr>
          <w:t>"arguments"</w:t>
        </w:r>
        <w:r w:rsidRPr="00E77497">
          <w:rPr>
            <w:b/>
          </w:rPr>
          <w:t xml:space="preserve"> </w:t>
        </w:r>
        <w:r w:rsidRPr="00E77497">
          <w:t>as the argument.</w:t>
        </w:r>
      </w:ins>
    </w:p>
    <w:p w14:paraId="122D13AD" w14:textId="77777777" w:rsidR="00377876" w:rsidRPr="00B820AB" w:rsidRDefault="00377876" w:rsidP="00377876">
      <w:pPr>
        <w:pStyle w:val="Alg4"/>
        <w:numPr>
          <w:ilvl w:val="0"/>
          <w:numId w:val="570"/>
        </w:numPr>
        <w:rPr>
          <w:ins w:id="3182" w:author="Rev 5 Allen Wirfs-Brock" w:date="2012-01-03T15:36:00Z"/>
        </w:rPr>
      </w:pPr>
      <w:ins w:id="3183" w:author="Rev 5 Allen Wirfs-Brock" w:date="2012-01-03T15:36: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Pr>
            <w:i/>
            <w:sz w:val="18"/>
          </w:rPr>
          <w:t>argumentsAlreadyDeclared</w:t>
        </w:r>
        <w:r w:rsidRPr="00632026">
          <w:rPr>
            <w:i/>
            <w:sz w:val="18"/>
          </w:rPr>
          <w:t xml:space="preserve"> </w:t>
        </w:r>
        <w:r>
          <w:rPr>
            <w:rFonts w:ascii="Arial" w:hAnsi="Arial" w:cs="Arial"/>
            <w:sz w:val="18"/>
          </w:rPr>
          <w:t xml:space="preserve">is </w:t>
        </w:r>
      </w:ins>
      <w:ins w:id="3184" w:author="Rev 5 Allen Wirfs-Brock" w:date="2012-01-03T15:37:00Z">
        <w:r>
          <w:rPr>
            <w:b/>
            <w:sz w:val="18"/>
          </w:rPr>
          <w:t>true</w:t>
        </w:r>
      </w:ins>
      <w:ins w:id="3185" w:author="Rev 5 Allen Wirfs-Brock" w:date="2012-01-03T15:36:00Z">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w:t>
        </w:r>
      </w:ins>
      <w:ins w:id="3186" w:author="Rev 5 Allen Wirfs-Brock" w:date="2012-01-03T15:37:00Z">
        <w:r>
          <w:rPr>
            <w:rFonts w:ascii="Arial" w:hAnsi="Arial" w:cs="Arial"/>
            <w:sz w:val="18"/>
          </w:rPr>
          <w:t xml:space="preserve">In that case, </w:t>
        </w:r>
      </w:ins>
      <w:ins w:id="3187" w:author="Rev 5 Allen Wirfs-Brock" w:date="2012-01-03T15:36:00Z">
        <w:r>
          <w:rPr>
            <w:rFonts w:ascii="Arial" w:hAnsi="Arial" w:cs="Arial"/>
            <w:sz w:val="18"/>
          </w:rPr>
          <w:t xml:space="preserve"> </w:t>
        </w:r>
      </w:ins>
      <w:ins w:id="3188" w:author="Rev 5 Allen Wirfs-Brock" w:date="2012-01-03T15:37:00Z">
        <w:r>
          <w:rPr>
            <w:rFonts w:ascii="Arial" w:hAnsi="Arial" w:cs="Arial"/>
            <w:sz w:val="18"/>
          </w:rPr>
          <w:t>its</w:t>
        </w:r>
      </w:ins>
      <w:ins w:id="3189" w:author="Rev 5 Allen Wirfs-Brock" w:date="2012-01-03T15:36:00Z">
        <w:r>
          <w:rPr>
            <w:rFonts w:ascii="Arial" w:hAnsi="Arial" w:cs="Arial"/>
            <w:sz w:val="18"/>
          </w:rPr>
          <w:t xml:space="preserve"> use in the </w:t>
        </w:r>
      </w:ins>
      <w:ins w:id="3190" w:author="Rev 5 Allen Wirfs-Brock" w:date="2012-01-03T15:37:00Z">
        <w:r>
          <w:rPr>
            <w:rFonts w:ascii="Arial" w:hAnsi="Arial" w:cs="Arial"/>
            <w:sz w:val="18"/>
          </w:rPr>
          <w:t>above</w:t>
        </w:r>
      </w:ins>
      <w:ins w:id="3191" w:author="Rev 5 Allen Wirfs-Brock" w:date="2012-01-03T15:36:00Z">
        <w:r>
          <w:rPr>
            <w:rFonts w:ascii="Arial" w:hAnsi="Arial" w:cs="Arial"/>
            <w:sz w:val="18"/>
          </w:rPr>
          <w:t xml:space="preserve"> steps </w:t>
        </w:r>
      </w:ins>
      <w:ins w:id="3192" w:author="Rev 5 Allen Wirfs-Brock" w:date="2012-01-03T15:37:00Z">
        <w:r>
          <w:rPr>
            <w:rFonts w:ascii="Arial" w:hAnsi="Arial" w:cs="Arial"/>
            <w:sz w:val="18"/>
          </w:rPr>
          <w:t xml:space="preserve">is </w:t>
        </w:r>
      </w:ins>
      <w:ins w:id="3193" w:author="Rev 5 Allen Wirfs-Brock" w:date="2012-01-03T15:36:00Z">
        <w:r>
          <w:rPr>
            <w:rFonts w:ascii="Arial" w:hAnsi="Arial" w:cs="Arial"/>
            <w:sz w:val="18"/>
          </w:rPr>
          <w:t xml:space="preserve">strictly as a device for specifying formal parameter initialization semantics. </w:t>
        </w:r>
      </w:ins>
    </w:p>
    <w:p w14:paraId="66589DCD" w14:textId="77777777" w:rsidR="00FF2C02" w:rsidRPr="00E77497" w:rsidDel="00BC7A6E" w:rsidRDefault="00FF2C02" w:rsidP="009A20C6">
      <w:pPr>
        <w:pStyle w:val="Alg4"/>
        <w:numPr>
          <w:ilvl w:val="0"/>
          <w:numId w:val="570"/>
        </w:numPr>
        <w:rPr>
          <w:ins w:id="3194" w:author="Rev 4 Allen Wirfs-Brock" w:date="2011-10-20T14:49:00Z"/>
          <w:del w:id="3195" w:author="Rev 5 Allen Wirfs-Brock" w:date="2012-01-03T15:31:00Z"/>
        </w:rPr>
      </w:pPr>
      <w:ins w:id="3196" w:author="Rev 4 Allen Wirfs-Brock" w:date="2011-10-20T14:49:00Z">
        <w:del w:id="3197" w:author="Rev 5 Allen Wirfs-Brock" w:date="2012-01-03T15:31:00Z">
          <w:r w:rsidRPr="00E77497" w:rsidDel="00BC7A6E">
            <w:delText xml:space="preserve">Let </w:delText>
          </w:r>
        </w:del>
      </w:ins>
      <w:ins w:id="3198" w:author="Rev 4 Allen Wirfs-Brock" w:date="2011-10-20T14:50:00Z">
        <w:del w:id="3199" w:author="Rev 5 Allen Wirfs-Brock" w:date="2012-01-03T15:31:00Z">
          <w:r w:rsidRPr="00E77497" w:rsidDel="00BC7A6E">
            <w:rPr>
              <w:i/>
            </w:rPr>
            <w:delText>has</w:delText>
          </w:r>
        </w:del>
      </w:ins>
      <w:ins w:id="3200" w:author="Rev 4 Allen Wirfs-Brock" w:date="2011-10-20T14:49:00Z">
        <w:del w:id="3201" w:author="Rev 5 Allen Wirfs-Brock" w:date="2012-01-03T15:31:00Z">
          <w:r w:rsidRPr="00E77497" w:rsidDel="00BC7A6E">
            <w:rPr>
              <w:i/>
            </w:rPr>
            <w:delText>ArgumentsObject</w:delText>
          </w:r>
          <w:r w:rsidRPr="00E77497" w:rsidDel="00BC7A6E">
            <w:delText xml:space="preserve"> be the Boolean negation of </w:delText>
          </w:r>
        </w:del>
      </w:ins>
      <w:ins w:id="3202" w:author="Rev 4 Allen Wirfs-Brock" w:date="2011-10-20T14:50:00Z">
        <w:del w:id="3203" w:author="Rev 5 Allen Wirfs-Brock" w:date="2012-01-03T15:31:00Z">
          <w:r w:rsidRPr="00E77497" w:rsidDel="00BC7A6E">
            <w:rPr>
              <w:i/>
            </w:rPr>
            <w:delText>argumentsAlreadyDeclared</w:delText>
          </w:r>
        </w:del>
      </w:ins>
      <w:ins w:id="3204" w:author="Rev 4 Allen Wirfs-Brock" w:date="2011-10-20T14:49:00Z">
        <w:del w:id="3205" w:author="Rev 5 Allen Wirfs-Brock" w:date="2012-01-03T15:31:00Z">
          <w:r w:rsidRPr="00E77497" w:rsidDel="00BC7A6E">
            <w:delText>.</w:delText>
          </w:r>
        </w:del>
      </w:ins>
    </w:p>
    <w:p w14:paraId="70AAA606" w14:textId="77777777" w:rsidR="0076754F" w:rsidRPr="00E77497" w:rsidRDefault="0076754F" w:rsidP="009A20C6">
      <w:pPr>
        <w:pStyle w:val="Alg4"/>
        <w:numPr>
          <w:ilvl w:val="0"/>
          <w:numId w:val="570"/>
        </w:numPr>
        <w:rPr>
          <w:ins w:id="3206" w:author="Rev 4 Allen Wirfs-Brock" w:date="2011-10-20T13:33:00Z"/>
        </w:rPr>
      </w:pPr>
      <w:ins w:id="3207" w:author="Rev 4 Allen Wirfs-Brock" w:date="2011-10-20T13:33:00Z">
        <w:r w:rsidRPr="00E77497">
          <w:t xml:space="preserve">If </w:t>
        </w:r>
        <w:r w:rsidRPr="00E77497">
          <w:rPr>
            <w:i/>
          </w:rPr>
          <w:t xml:space="preserve">argumentsAlreadyDeclared </w:t>
        </w:r>
        <w:r w:rsidRPr="00E77497">
          <w:t xml:space="preserve">is </w:t>
        </w:r>
        <w:r w:rsidRPr="00E77497">
          <w:rPr>
            <w:b/>
          </w:rPr>
          <w:t>false</w:t>
        </w:r>
        <w:r w:rsidRPr="00E77497">
          <w:t>, then</w:t>
        </w:r>
      </w:ins>
    </w:p>
    <w:p w14:paraId="5DB02B3D" w14:textId="77777777" w:rsidR="0076754F" w:rsidRPr="00E77497" w:rsidRDefault="0076754F" w:rsidP="009A20C6">
      <w:pPr>
        <w:pStyle w:val="Alg4"/>
        <w:numPr>
          <w:ilvl w:val="1"/>
          <w:numId w:val="570"/>
        </w:numPr>
        <w:rPr>
          <w:ins w:id="3208" w:author="Rev 4 Allen Wirfs-Brock" w:date="2011-10-20T13:33:00Z"/>
        </w:rPr>
      </w:pPr>
      <w:ins w:id="3209" w:author="Rev 4 Allen Wirfs-Brock" w:date="2011-10-20T13:33:00Z">
        <w:r w:rsidRPr="00E77497">
          <w:t xml:space="preserve">If </w:t>
        </w:r>
        <w:r w:rsidRPr="00E77497">
          <w:rPr>
            <w:i/>
          </w:rPr>
          <w:t>strict</w:t>
        </w:r>
        <w:r w:rsidRPr="00E77497">
          <w:t xml:space="preserve"> is </w:t>
        </w:r>
        <w:r w:rsidRPr="00E77497">
          <w:rPr>
            <w:b/>
          </w:rPr>
          <w:t>true</w:t>
        </w:r>
        <w:r w:rsidRPr="00E77497">
          <w:t xml:space="preserve">, then </w:t>
        </w:r>
      </w:ins>
    </w:p>
    <w:p w14:paraId="4A77B520" w14:textId="77777777" w:rsidR="0076754F" w:rsidRPr="00E77497" w:rsidRDefault="0076754F" w:rsidP="009A20C6">
      <w:pPr>
        <w:pStyle w:val="Alg4"/>
        <w:numPr>
          <w:ilvl w:val="2"/>
          <w:numId w:val="570"/>
        </w:numPr>
        <w:rPr>
          <w:ins w:id="3210" w:author="Rev 4 Allen Wirfs-Brock" w:date="2011-10-20T13:33:00Z"/>
        </w:rPr>
      </w:pPr>
      <w:ins w:id="3211" w:author="Rev 4 Allen Wirfs-Brock" w:date="2011-10-20T13:33: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6D6C7107" w14:textId="77777777" w:rsidR="0076754F" w:rsidRPr="00E77497" w:rsidRDefault="0076754F" w:rsidP="009A20C6">
      <w:pPr>
        <w:pStyle w:val="Alg4"/>
        <w:numPr>
          <w:ilvl w:val="1"/>
          <w:numId w:val="570"/>
        </w:numPr>
        <w:rPr>
          <w:ins w:id="3212" w:author="Rev 4 Allen Wirfs-Brock" w:date="2011-10-20T13:33:00Z"/>
        </w:rPr>
      </w:pPr>
      <w:ins w:id="3213" w:author="Rev 4 Allen Wirfs-Brock" w:date="2011-10-20T13:33:00Z">
        <w:r w:rsidRPr="00E77497">
          <w:t>Else,</w:t>
        </w:r>
      </w:ins>
    </w:p>
    <w:p w14:paraId="743902AA" w14:textId="77777777" w:rsidR="0076754F" w:rsidRPr="00E77497" w:rsidRDefault="0076754F" w:rsidP="009A20C6">
      <w:pPr>
        <w:pStyle w:val="Alg4"/>
        <w:numPr>
          <w:ilvl w:val="2"/>
          <w:numId w:val="570"/>
        </w:numPr>
        <w:rPr>
          <w:ins w:id="3214" w:author="Rev 4 Allen Wirfs-Brock" w:date="2011-10-20T13:33:00Z"/>
        </w:rPr>
      </w:pPr>
      <w:ins w:id="3215" w:author="Rev 4 Allen Wirfs-Brock" w:date="2011-10-20T13:33: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4A282DF7" w14:textId="77777777" w:rsidR="00BC7A6E" w:rsidRPr="00120381" w:rsidRDefault="00BC7A6E" w:rsidP="00BC7A6E">
      <w:pPr>
        <w:pStyle w:val="Alg4"/>
        <w:numPr>
          <w:ilvl w:val="1"/>
          <w:numId w:val="570"/>
        </w:numPr>
        <w:rPr>
          <w:ins w:id="3216" w:author="Rev 5 Allen Wirfs-Brock" w:date="2012-01-03T15:32:00Z"/>
          <w:sz w:val="24"/>
          <w:szCs w:val="24"/>
        </w:rPr>
      </w:pPr>
      <w:ins w:id="3217" w:author="Rev 5 Allen Wirfs-Brock" w:date="2012-01-03T15:32: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02784077" w14:textId="77777777" w:rsidR="0076754F" w:rsidRPr="00E77497" w:rsidRDefault="0076754F" w:rsidP="009A20C6">
      <w:pPr>
        <w:pStyle w:val="Alg4"/>
        <w:numPr>
          <w:ilvl w:val="0"/>
          <w:numId w:val="570"/>
        </w:numPr>
        <w:rPr>
          <w:ins w:id="3218" w:author="Rev 4 Allen Wirfs-Brock" w:date="2011-10-20T13:35:00Z"/>
        </w:rPr>
      </w:pPr>
      <w:ins w:id="3219" w:author="Rev 4 Allen Wirfs-Brock" w:date="2011-10-20T13:35:00Z">
        <w:r w:rsidRPr="00E77497">
          <w:t xml:space="preserve">Let </w:t>
        </w:r>
        <w:r w:rsidRPr="00E77497">
          <w:rPr>
            <w:i/>
          </w:rPr>
          <w:t>varNames</w:t>
        </w:r>
        <w:r w:rsidRPr="00E77497">
          <w:t xml:space="preserve"> be the VarDeclaredNames of </w:t>
        </w:r>
        <w:r w:rsidRPr="00E77497">
          <w:rPr>
            <w:i/>
          </w:rPr>
          <w:t>code</w:t>
        </w:r>
        <w:r w:rsidRPr="00E77497">
          <w:t>.</w:t>
        </w:r>
      </w:ins>
    </w:p>
    <w:p w14:paraId="5A4DBFA3" w14:textId="77777777" w:rsidR="00330C9A" w:rsidRPr="00E77497" w:rsidRDefault="00330C9A" w:rsidP="009A20C6">
      <w:pPr>
        <w:pStyle w:val="Alg4"/>
        <w:numPr>
          <w:ilvl w:val="0"/>
          <w:numId w:val="570"/>
        </w:numPr>
        <w:rPr>
          <w:ins w:id="3220" w:author="Rev 4 Allen Wirfs-Brock" w:date="2011-10-20T13:26:00Z"/>
        </w:rPr>
      </w:pPr>
      <w:ins w:id="3221" w:author="Rev 4 Allen Wirfs-Brock" w:date="2011-10-20T13:26:00Z">
        <w:r w:rsidRPr="00E77497">
          <w:t xml:space="preserve">For each String </w:t>
        </w:r>
      </w:ins>
      <w:ins w:id="3222" w:author="Rev 4 Allen Wirfs-Brock" w:date="2011-10-20T13:29:00Z">
        <w:r w:rsidR="0076754F" w:rsidRPr="00E77497">
          <w:rPr>
            <w:i/>
          </w:rPr>
          <w:t>var</w:t>
        </w:r>
      </w:ins>
      <w:ins w:id="3223" w:author="Rev 4 Allen Wirfs-Brock" w:date="2011-10-20T13:26:00Z">
        <w:r w:rsidRPr="00E77497">
          <w:rPr>
            <w:i/>
          </w:rPr>
          <w:t>Name</w:t>
        </w:r>
        <w:r w:rsidRPr="00E77497">
          <w:t xml:space="preserve"> in </w:t>
        </w:r>
      </w:ins>
      <w:ins w:id="3224" w:author="Rev 4 Allen Wirfs-Brock" w:date="2011-10-20T13:27:00Z">
        <w:r w:rsidR="0076754F" w:rsidRPr="00E77497">
          <w:rPr>
            <w:i/>
          </w:rPr>
          <w:t>var</w:t>
        </w:r>
      </w:ins>
      <w:ins w:id="3225" w:author="Rev 4 Allen Wirfs-Brock" w:date="2011-10-20T13:26:00Z">
        <w:r w:rsidRPr="00E77497">
          <w:rPr>
            <w:i/>
          </w:rPr>
          <w:t>Names</w:t>
        </w:r>
        <w:r w:rsidRPr="00E77497">
          <w:t>, in list order do</w:t>
        </w:r>
      </w:ins>
    </w:p>
    <w:p w14:paraId="73BDC913" w14:textId="77777777" w:rsidR="00330C9A" w:rsidRPr="00E77497" w:rsidRDefault="00330C9A" w:rsidP="009A20C6">
      <w:pPr>
        <w:pStyle w:val="Alg4"/>
        <w:numPr>
          <w:ilvl w:val="1"/>
          <w:numId w:val="570"/>
        </w:numPr>
        <w:rPr>
          <w:ins w:id="3226" w:author="Rev 4 Allen Wirfs-Brock" w:date="2011-10-20T13:26:00Z"/>
        </w:rPr>
      </w:pPr>
      <w:ins w:id="3227" w:author="Rev 4 Allen Wirfs-Brock" w:date="2011-10-20T13:26: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3228" w:author="Rev 4 Allen Wirfs-Brock" w:date="2011-10-20T13:30:00Z">
        <w:r w:rsidR="0076754F" w:rsidRPr="00E77497">
          <w:rPr>
            <w:i/>
          </w:rPr>
          <w:t>var</w:t>
        </w:r>
      </w:ins>
      <w:ins w:id="3229" w:author="Rev 4 Allen Wirfs-Brock" w:date="2011-10-20T13:26:00Z">
        <w:r w:rsidRPr="00E77497">
          <w:rPr>
            <w:i/>
          </w:rPr>
          <w:t>Name</w:t>
        </w:r>
        <w:r w:rsidRPr="00E77497">
          <w:t xml:space="preserve"> as the argument.</w:t>
        </w:r>
      </w:ins>
    </w:p>
    <w:p w14:paraId="52D7CE38" w14:textId="77777777" w:rsidR="001035BB" w:rsidRPr="00E77497" w:rsidRDefault="001035BB" w:rsidP="009A20C6">
      <w:pPr>
        <w:pStyle w:val="Alg4"/>
        <w:numPr>
          <w:ilvl w:val="1"/>
          <w:numId w:val="570"/>
        </w:numPr>
        <w:rPr>
          <w:ins w:id="3230" w:author="Rev 4 Allen Wirfs-Brock" w:date="2011-10-20T14:12:00Z"/>
          <w:i/>
          <w:sz w:val="18"/>
        </w:rPr>
      </w:pPr>
      <w:ins w:id="3231" w:author="Rev 4 Allen Wirfs-Brock" w:date="2011-10-20T14:12:00Z">
        <w:r w:rsidRPr="00E77497">
          <w:rPr>
            <w:rFonts w:ascii="Arial" w:hAnsi="Arial" w:cs="Arial"/>
            <w:sz w:val="18"/>
          </w:rPr>
          <w:t>NOTE</w:t>
        </w:r>
        <w:r w:rsidRPr="00E77497">
          <w:rPr>
            <w:rFonts w:ascii="Arial" w:hAnsi="Arial" w:cs="Arial"/>
            <w:sz w:val="18"/>
          </w:rPr>
          <w:tab/>
        </w:r>
      </w:ins>
      <w:ins w:id="3232" w:author="Rev 4 Allen Wirfs-Brock" w:date="2011-10-20T14:14:00Z">
        <w:r w:rsidRPr="00E77497">
          <w:rPr>
            <w:rFonts w:ascii="Arial" w:hAnsi="Arial" w:cs="Arial"/>
            <w:sz w:val="18"/>
          </w:rPr>
          <w:t xml:space="preserve">A </w:t>
        </w:r>
      </w:ins>
      <w:ins w:id="3233" w:author="Rev 4 Allen Wirfs-Brock" w:date="2011-10-20T14:13:00Z">
        <w:r w:rsidRPr="00E77497">
          <w:rPr>
            <w:rFonts w:ascii="Arial" w:hAnsi="Arial" w:cs="Arial"/>
            <w:sz w:val="18"/>
          </w:rPr>
          <w:t>VarDeclaredNames</w:t>
        </w:r>
      </w:ins>
      <w:ins w:id="3234" w:author="Rev 4 Allen Wirfs-Brock" w:date="2011-10-20T14:12:00Z">
        <w:r w:rsidRPr="00E77497">
          <w:rPr>
            <w:sz w:val="18"/>
          </w:rPr>
          <w:t xml:space="preserve"> </w:t>
        </w:r>
      </w:ins>
      <w:ins w:id="3235" w:author="Rev 4 Allen Wirfs-Brock" w:date="2011-10-20T14:14:00Z">
        <w:r w:rsidRPr="00E77497">
          <w:rPr>
            <w:rFonts w:ascii="Arial" w:hAnsi="Arial" w:cs="Arial"/>
            <w:sz w:val="18"/>
          </w:rPr>
          <w:t xml:space="preserve">is only </w:t>
        </w:r>
      </w:ins>
      <w:ins w:id="3236" w:author="Rev 4 Allen Wirfs-Brock" w:date="2011-10-20T14:15:00Z">
        <w:r w:rsidRPr="00E77497">
          <w:rPr>
            <w:rFonts w:ascii="Arial" w:hAnsi="Arial" w:cs="Arial"/>
            <w:sz w:val="18"/>
          </w:rPr>
          <w:t>instantiated</w:t>
        </w:r>
      </w:ins>
      <w:ins w:id="3237" w:author="Rev 4 Allen Wirfs-Brock" w:date="2011-10-20T14:14:00Z">
        <w:r w:rsidRPr="00E77497">
          <w:rPr>
            <w:rFonts w:ascii="Arial" w:hAnsi="Arial" w:cs="Arial"/>
            <w:sz w:val="18"/>
          </w:rPr>
          <w:t xml:space="preserve"> and initialied here if it is not also the name of a formal parameter or a </w:t>
        </w:r>
      </w:ins>
      <w:ins w:id="3238" w:author="Rev 4 Allen Wirfs-Brock" w:date="2011-10-20T14:12:00Z">
        <w:r w:rsidRPr="00E77497">
          <w:rPr>
            <w:i/>
            <w:sz w:val="18"/>
          </w:rPr>
          <w:t>FunctionDeclarations</w:t>
        </w:r>
        <w:r w:rsidRPr="00E77497">
          <w:rPr>
            <w:rFonts w:ascii="Arial" w:hAnsi="Arial" w:cs="Arial"/>
            <w:sz w:val="18"/>
          </w:rPr>
          <w:t>.</w:t>
        </w:r>
      </w:ins>
      <w:ins w:id="3239" w:author="Rev 4 Allen Wirfs-Brock" w:date="2011-10-20T14:16:00Z">
        <w:r w:rsidRPr="00E77497">
          <w:rPr>
            <w:rFonts w:ascii="Arial" w:hAnsi="Arial" w:cs="Arial"/>
            <w:sz w:val="18"/>
          </w:rPr>
          <w:t xml:space="preserve"> Such duplicate declarations may only occur in non-extended code.</w:t>
        </w:r>
      </w:ins>
    </w:p>
    <w:p w14:paraId="3C0F1EF9" w14:textId="77777777" w:rsidR="00330C9A" w:rsidRPr="00E77497" w:rsidRDefault="00330C9A" w:rsidP="009A20C6">
      <w:pPr>
        <w:pStyle w:val="Alg4"/>
        <w:numPr>
          <w:ilvl w:val="1"/>
          <w:numId w:val="570"/>
        </w:numPr>
        <w:rPr>
          <w:ins w:id="3240" w:author="Rev 4 Allen Wirfs-Brock" w:date="2011-10-20T13:26:00Z"/>
        </w:rPr>
      </w:pPr>
      <w:ins w:id="3241" w:author="Rev 4 Allen Wirfs-Brock" w:date="2011-10-20T13:26: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2B240E20" w14:textId="77777777" w:rsidR="00330C9A" w:rsidRPr="00E77497" w:rsidRDefault="00330C9A" w:rsidP="009A20C6">
      <w:pPr>
        <w:pStyle w:val="Alg4"/>
        <w:numPr>
          <w:ilvl w:val="2"/>
          <w:numId w:val="570"/>
        </w:numPr>
        <w:rPr>
          <w:ins w:id="3242" w:author="Rev 4 Allen Wirfs-Brock" w:date="2011-10-20T13:26:00Z"/>
        </w:rPr>
      </w:pPr>
      <w:ins w:id="3243" w:author="Rev 4 Allen Wirfs-Brock" w:date="2011-10-20T13:26:00Z">
        <w:r w:rsidRPr="00E77497">
          <w:t xml:space="preserve">Call </w:t>
        </w:r>
        <w:r w:rsidRPr="00E77497">
          <w:rPr>
            <w:i/>
          </w:rPr>
          <w:t>env’s</w:t>
        </w:r>
        <w:r w:rsidRPr="00E77497">
          <w:t xml:space="preserve"> CreateMutableBinding concrete method passing </w:t>
        </w:r>
      </w:ins>
      <w:ins w:id="3244" w:author="Rev 4 Allen Wirfs-Brock" w:date="2011-10-20T13:30:00Z">
        <w:r w:rsidR="0076754F" w:rsidRPr="00E77497">
          <w:rPr>
            <w:i/>
          </w:rPr>
          <w:t>var</w:t>
        </w:r>
      </w:ins>
      <w:ins w:id="3245" w:author="Rev 4 Allen Wirfs-Brock" w:date="2011-10-20T13:26:00Z">
        <w:r w:rsidRPr="00E77497">
          <w:rPr>
            <w:i/>
          </w:rPr>
          <w:t>Name</w:t>
        </w:r>
        <w:r w:rsidRPr="00E77497">
          <w:t xml:space="preserve"> as the argument.</w:t>
        </w:r>
      </w:ins>
    </w:p>
    <w:p w14:paraId="213EA909" w14:textId="77777777" w:rsidR="0076754F" w:rsidRPr="00E77497" w:rsidRDefault="0076754F" w:rsidP="009A20C6">
      <w:pPr>
        <w:pStyle w:val="Alg4"/>
        <w:numPr>
          <w:ilvl w:val="2"/>
          <w:numId w:val="570"/>
        </w:numPr>
        <w:rPr>
          <w:ins w:id="3246" w:author="Rev 4 Allen Wirfs-Brock" w:date="2011-10-20T13:29:00Z"/>
        </w:rPr>
      </w:pPr>
      <w:ins w:id="3247" w:author="Rev 4 Allen Wirfs-Brock" w:date="2011-10-20T13:29: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7BE775B7" w14:textId="77777777" w:rsidR="00130774" w:rsidRPr="00E77497" w:rsidRDefault="00130774" w:rsidP="009A20C6">
      <w:pPr>
        <w:pStyle w:val="Alg4"/>
        <w:numPr>
          <w:ilvl w:val="0"/>
          <w:numId w:val="570"/>
        </w:numPr>
        <w:rPr>
          <w:ins w:id="3248" w:author="Rev 4 Allen Wirfs-Brock" w:date="2011-10-20T13:56:00Z"/>
        </w:rPr>
      </w:pPr>
      <w:ins w:id="3249" w:author="Rev 4 Allen Wirfs-Brock" w:date="2011-10-20T13:56:00Z">
        <w:r w:rsidRPr="00E77497">
          <w:t xml:space="preserve">Let </w:t>
        </w:r>
        <w:r w:rsidRPr="00E77497">
          <w:rPr>
            <w:i/>
          </w:rPr>
          <w:t>initializedFunctions</w:t>
        </w:r>
        <w:r w:rsidRPr="00E77497">
          <w:t xml:space="preserve"> be an emptyList.</w:t>
        </w:r>
      </w:ins>
    </w:p>
    <w:p w14:paraId="799BD733" w14:textId="77777777" w:rsidR="009B30BD" w:rsidRPr="004D1BD1" w:rsidRDefault="009B30BD" w:rsidP="009A20C6">
      <w:pPr>
        <w:pStyle w:val="Alg4"/>
        <w:numPr>
          <w:ilvl w:val="0"/>
          <w:numId w:val="570"/>
        </w:numPr>
        <w:rPr>
          <w:ins w:id="3250" w:author="Rev 4 Allen Wirfs-Brock" w:date="2011-10-04T16:34:00Z"/>
        </w:rPr>
      </w:pPr>
      <w:ins w:id="3251" w:author="Rev 4 Allen Wirfs-Brock" w:date="2011-10-04T16:34:00Z">
        <w:r w:rsidRPr="00E77497">
          <w:t xml:space="preserve">For each </w:t>
        </w:r>
        <w:r w:rsidRPr="00E77497">
          <w:rPr>
            <w:i/>
          </w:rPr>
          <w:t>FunctionDeclaration</w:t>
        </w:r>
        <w:r w:rsidRPr="00E77497">
          <w:t xml:space="preserve"> </w:t>
        </w:r>
        <w:r w:rsidRPr="00E77497">
          <w:rPr>
            <w:i/>
          </w:rPr>
          <w:t>f</w:t>
        </w:r>
        <w:r w:rsidRPr="00E77497">
          <w:t xml:space="preserve"> in </w:t>
        </w:r>
      </w:ins>
      <w:ins w:id="3252" w:author="Rev 4 Allen Wirfs-Brock" w:date="2011-10-06T16:15:00Z">
        <w:r w:rsidR="00FE0D6D" w:rsidRPr="00E77497">
          <w:rPr>
            <w:i/>
          </w:rPr>
          <w:t>declarations</w:t>
        </w:r>
      </w:ins>
      <w:ins w:id="3253" w:author="Rev 4 Allen Wirfs-Brock" w:date="2011-10-04T16:34:00Z">
        <w:r w:rsidRPr="00E77497">
          <w:t xml:space="preserve">, in </w:t>
        </w:r>
      </w:ins>
      <w:ins w:id="3254" w:author="Rev 4 Allen Wirfs-Brock" w:date="2011-10-20T13:59:00Z">
        <w:r w:rsidR="009A0588" w:rsidRPr="00E77497">
          <w:t xml:space="preserve">reverse </w:t>
        </w:r>
      </w:ins>
      <w:ins w:id="3255" w:author="Rev 4 Allen Wirfs-Brock" w:date="2011-10-06T16:15:00Z">
        <w:r w:rsidR="00FE0D6D" w:rsidRPr="00E77497">
          <w:t>list</w:t>
        </w:r>
      </w:ins>
      <w:ins w:id="3256" w:author="Rev 4 Allen Wirfs-Brock" w:date="2011-10-04T16:34:00Z">
        <w:r w:rsidRPr="00E77497">
          <w:t xml:space="preserve"> order do</w:t>
        </w:r>
      </w:ins>
    </w:p>
    <w:p w14:paraId="6A9BCB1E" w14:textId="77777777" w:rsidR="00BE2551" w:rsidRPr="006B6D0A" w:rsidRDefault="00BE2551" w:rsidP="009A20C6">
      <w:pPr>
        <w:pStyle w:val="Alg4"/>
        <w:numPr>
          <w:ilvl w:val="1"/>
          <w:numId w:val="570"/>
        </w:numPr>
        <w:rPr>
          <w:ins w:id="3257" w:author="Rev 4 Allen Wirfs-Brock" w:date="2011-10-20T14:06:00Z"/>
          <w:i/>
          <w:sz w:val="18"/>
        </w:rPr>
      </w:pPr>
      <w:ins w:id="3258" w:author="Rev 4 Allen Wirfs-Brock" w:date="2011-10-20T14:06:00Z">
        <w:r w:rsidRPr="003B4312">
          <w:rPr>
            <w:rFonts w:ascii="Arial" w:hAnsi="Arial" w:cs="Arial"/>
            <w:sz w:val="18"/>
          </w:rPr>
          <w:t>NOTE</w:t>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for the same name, the last declaration is used. Multiple</w:t>
        </w:r>
      </w:ins>
      <w:ins w:id="3259" w:author="Rev 4 Allen Wirfs-Brock" w:date="2011-10-20T14:07:00Z">
        <w:r w:rsidRPr="008B7F6F">
          <w:rPr>
            <w:rFonts w:ascii="Arial" w:hAnsi="Arial" w:cs="Arial"/>
            <w:sz w:val="18"/>
          </w:rPr>
          <w:t xml:space="preserve"> </w:t>
        </w:r>
        <w:r w:rsidRPr="008B7F6F">
          <w:rPr>
            <w:i/>
            <w:sz w:val="18"/>
          </w:rPr>
          <w:t>FunctionDeclarations</w:t>
        </w:r>
        <w:r w:rsidR="00B54A8F" w:rsidRPr="006B6D0A">
          <w:rPr>
            <w:sz w:val="18"/>
          </w:rPr>
          <w:t xml:space="preserve"> </w:t>
        </w:r>
        <w:r w:rsidR="00B54A8F" w:rsidRPr="006B6D0A">
          <w:rPr>
            <w:rFonts w:ascii="Arial" w:hAnsi="Arial" w:cs="Arial"/>
            <w:sz w:val="18"/>
          </w:rPr>
          <w:t>for the same name is only valid in non-extended code.</w:t>
        </w:r>
      </w:ins>
    </w:p>
    <w:p w14:paraId="75CC2705" w14:textId="77777777" w:rsidR="00D33339" w:rsidRPr="009C202C" w:rsidRDefault="00D33339" w:rsidP="009A20C6">
      <w:pPr>
        <w:pStyle w:val="Alg4"/>
        <w:numPr>
          <w:ilvl w:val="1"/>
          <w:numId w:val="570"/>
        </w:numPr>
        <w:rPr>
          <w:ins w:id="3260" w:author="Rev 4 Allen Wirfs-Brock" w:date="2011-10-20T13:38:00Z"/>
          <w:i/>
        </w:rPr>
      </w:pPr>
      <w:ins w:id="3261" w:author="Rev 4 Allen Wirfs-Brock" w:date="2011-10-20T13:38:00Z">
        <w:r w:rsidRPr="00E65A34">
          <w:t xml:space="preserve">Let </w:t>
        </w:r>
        <w:r w:rsidRPr="009C202C">
          <w:rPr>
            <w:i/>
          </w:rPr>
          <w:t>fn</w:t>
        </w:r>
        <w:r w:rsidRPr="009C202C">
          <w:t xml:space="preserve"> be the sole element of the BoundNames of </w:t>
        </w:r>
        <w:r w:rsidRPr="009C202C">
          <w:rPr>
            <w:i/>
          </w:rPr>
          <w:t>f.</w:t>
        </w:r>
      </w:ins>
    </w:p>
    <w:p w14:paraId="3401E4F3" w14:textId="77777777" w:rsidR="009A0588" w:rsidRPr="004D1BD1" w:rsidRDefault="009A0588" w:rsidP="009A20C6">
      <w:pPr>
        <w:pStyle w:val="Alg4"/>
        <w:numPr>
          <w:ilvl w:val="1"/>
          <w:numId w:val="570"/>
        </w:numPr>
        <w:rPr>
          <w:ins w:id="3262" w:author="Rev 4 Allen Wirfs-Brock" w:date="2011-10-20T13:57:00Z"/>
        </w:rPr>
      </w:pPr>
      <w:ins w:id="3263" w:author="Rev 4 Allen Wirfs-Brock" w:date="2011-10-20T13:57:00Z">
        <w:r w:rsidRPr="009C202C">
          <w:t xml:space="preserve">If </w:t>
        </w:r>
        <w:r w:rsidRPr="009C202C">
          <w:rPr>
            <w:i/>
          </w:rPr>
          <w:t>fn</w:t>
        </w:r>
        <w:r w:rsidRPr="009C202C">
          <w:t xml:space="preserve"> is </w:t>
        </w:r>
      </w:ins>
      <w:ins w:id="3264" w:author="Rev 4 Allen Wirfs-Brock" w:date="2011-10-20T13:58:00Z">
        <w:r w:rsidRPr="00B820AB">
          <w:t xml:space="preserve">not </w:t>
        </w:r>
      </w:ins>
      <w:ins w:id="3265" w:author="Rev 4 Allen Wirfs-Brock" w:date="2011-10-20T13:57:00Z">
        <w:r w:rsidRPr="00B820AB">
          <w:t xml:space="preserve">an element of </w:t>
        </w:r>
      </w:ins>
      <w:ins w:id="3266" w:author="Rev 4 Allen Wirfs-Brock" w:date="2011-10-20T13:58:00Z">
        <w:r w:rsidRPr="00B820AB">
          <w:rPr>
            <w:i/>
          </w:rPr>
          <w:t xml:space="preserve">initializedFunctions, </w:t>
        </w:r>
        <w:r w:rsidRPr="004D1BD1">
          <w:t>then</w:t>
        </w:r>
      </w:ins>
    </w:p>
    <w:p w14:paraId="47B91B1D" w14:textId="77777777" w:rsidR="009A0588" w:rsidRPr="006B6D0A" w:rsidRDefault="009A0588" w:rsidP="009A20C6">
      <w:pPr>
        <w:pStyle w:val="Alg4"/>
        <w:numPr>
          <w:ilvl w:val="2"/>
          <w:numId w:val="570"/>
        </w:numPr>
        <w:rPr>
          <w:ins w:id="3267" w:author="Rev 4 Allen Wirfs-Brock" w:date="2011-10-20T13:59:00Z"/>
        </w:rPr>
      </w:pPr>
      <w:ins w:id="3268" w:author="Rev 4 Allen Wirfs-Brock" w:date="2011-10-20T14:00:00Z">
        <w:r w:rsidRPr="003B4312">
          <w:t>Append</w:t>
        </w:r>
      </w:ins>
      <w:ins w:id="3269" w:author="Rev 4 Allen Wirfs-Brock" w:date="2011-10-20T13:59:00Z">
        <w:r w:rsidRPr="003B4312">
          <w:t xml:space="preserve"> </w:t>
        </w:r>
        <w:r w:rsidRPr="008B7F6F">
          <w:rPr>
            <w:i/>
          </w:rPr>
          <w:t>fn</w:t>
        </w:r>
        <w:r w:rsidRPr="008B7F6F">
          <w:t xml:space="preserve"> to </w:t>
        </w:r>
      </w:ins>
      <w:ins w:id="3270" w:author="Rev 4 Allen Wirfs-Brock" w:date="2011-10-20T14:00:00Z">
        <w:r w:rsidRPr="008B7F6F">
          <w:rPr>
            <w:i/>
          </w:rPr>
          <w:t>initializedFunctions</w:t>
        </w:r>
        <w:r w:rsidRPr="008B7F6F">
          <w:t>.</w:t>
        </w:r>
      </w:ins>
    </w:p>
    <w:p w14:paraId="23520366" w14:textId="77777777" w:rsidR="009B30BD" w:rsidRPr="006B6D0A" w:rsidRDefault="009B30BD" w:rsidP="009A20C6">
      <w:pPr>
        <w:pStyle w:val="Alg4"/>
        <w:numPr>
          <w:ilvl w:val="2"/>
          <w:numId w:val="570"/>
        </w:numPr>
        <w:rPr>
          <w:ins w:id="3271" w:author="Rev 4 Allen Wirfs-Brock" w:date="2011-10-04T16:34:00Z"/>
        </w:rPr>
      </w:pPr>
      <w:ins w:id="3272" w:author="Rev 4 Allen Wirfs-Brock" w:date="2011-10-04T16:34:00Z">
        <w:r w:rsidRPr="006B6D0A">
          <w:t xml:space="preserve">Let </w:t>
        </w:r>
        <w:r w:rsidRPr="006B6D0A">
          <w:rPr>
            <w:i/>
          </w:rPr>
          <w:t>fo</w:t>
        </w:r>
        <w:r w:rsidRPr="006B6D0A">
          <w:t xml:space="preserve"> be the result of instantiating </w:t>
        </w:r>
        <w:r w:rsidRPr="006B6D0A">
          <w:rPr>
            <w:i/>
          </w:rPr>
          <w:t xml:space="preserve">FunctionDeclaration f </w:t>
        </w:r>
        <w:r w:rsidRPr="006B6D0A">
          <w:t>as described in Clause 13.</w:t>
        </w:r>
      </w:ins>
    </w:p>
    <w:p w14:paraId="1C592E0F" w14:textId="77777777" w:rsidR="009B30BD" w:rsidRPr="009C202C" w:rsidRDefault="00D33339" w:rsidP="009A20C6">
      <w:pPr>
        <w:pStyle w:val="Alg4"/>
        <w:numPr>
          <w:ilvl w:val="2"/>
          <w:numId w:val="570"/>
        </w:numPr>
        <w:rPr>
          <w:ins w:id="3273" w:author="Rev 4 Allen Wirfs-Brock" w:date="2011-10-04T16:34:00Z"/>
        </w:rPr>
      </w:pPr>
      <w:ins w:id="3274" w:author="Rev 4 Allen Wirfs-Brock" w:date="2011-10-20T13:43:00Z">
        <w:r w:rsidRPr="00E65A34">
          <w:t xml:space="preserve">Call </w:t>
        </w:r>
        <w:r w:rsidRPr="009C202C">
          <w:rPr>
            <w:i/>
          </w:rPr>
          <w:t>env</w:t>
        </w:r>
        <w:r w:rsidRPr="009C202C">
          <w:t xml:space="preserve">’s InitializeBinding concrete method passing </w:t>
        </w:r>
        <w:r w:rsidRPr="009C202C">
          <w:rPr>
            <w:i/>
          </w:rPr>
          <w:t>fn</w:t>
        </w:r>
        <w:r w:rsidRPr="009C202C">
          <w:t xml:space="preserve">, and </w:t>
        </w:r>
        <w:r w:rsidRPr="009C202C">
          <w:rPr>
            <w:i/>
          </w:rPr>
          <w:t>fo</w:t>
        </w:r>
        <w:r w:rsidRPr="009C202C">
          <w:t xml:space="preserve"> as the arguments</w:t>
        </w:r>
      </w:ins>
      <w:ins w:id="3275" w:author="Rev 4 Allen Wirfs-Brock" w:date="2011-10-04T16:34:00Z">
        <w:r w:rsidR="009B30BD" w:rsidRPr="009C202C">
          <w:t>.</w:t>
        </w:r>
      </w:ins>
    </w:p>
    <w:p w14:paraId="2448AC4C" w14:textId="77777777" w:rsidR="00FF2C02" w:rsidRPr="004D1BD1" w:rsidRDefault="00FF2C02" w:rsidP="009A20C6">
      <w:pPr>
        <w:pStyle w:val="Alg4"/>
        <w:numPr>
          <w:ilvl w:val="0"/>
          <w:numId w:val="570"/>
        </w:numPr>
        <w:spacing w:after="240"/>
        <w:rPr>
          <w:ins w:id="3276" w:author="Rev 4 Allen Wirfs-Brock" w:date="2011-10-20T14:51:00Z"/>
        </w:rPr>
      </w:pPr>
      <w:ins w:id="3277" w:author="Rev 4 Allen Wirfs-Brock" w:date="2011-10-20T14:51:00Z">
        <w:r w:rsidRPr="004D1BD1">
          <w:t>Return</w:t>
        </w:r>
        <w:del w:id="3278" w:author="Rev 5 Allen Wirfs-Brock" w:date="2012-01-03T15:52:00Z">
          <w:r w:rsidRPr="004D1BD1" w:rsidDel="008A4279">
            <w:delText xml:space="preserve"> </w:delText>
          </w:r>
          <w:r w:rsidRPr="004D1BD1" w:rsidDel="008A4279">
            <w:rPr>
              <w:i/>
            </w:rPr>
            <w:delText>hasArgumentsObject</w:delText>
          </w:r>
        </w:del>
        <w:r w:rsidRPr="004D1BD1">
          <w:t>.</w:t>
        </w:r>
      </w:ins>
    </w:p>
    <w:p w14:paraId="1306B7F4" w14:textId="77777777" w:rsidR="00704747" w:rsidRPr="008B7F6F" w:rsidRDefault="00704747" w:rsidP="00862195">
      <w:pPr>
        <w:pStyle w:val="30"/>
        <w:numPr>
          <w:ilvl w:val="0"/>
          <w:numId w:val="0"/>
        </w:numPr>
        <w:rPr>
          <w:ins w:id="3279" w:author="Rev 3 Allen Wirfs-Brock" w:date="2011-09-10T11:11:00Z"/>
        </w:rPr>
      </w:pPr>
      <w:bookmarkStart w:id="3280" w:name="_Toc314500576"/>
      <w:ins w:id="3281" w:author="Rev 3 Allen Wirfs-Brock" w:date="2011-09-10T11:11:00Z">
        <w:r w:rsidRPr="003B4312">
          <w:t>10.5.</w:t>
        </w:r>
      </w:ins>
      <w:ins w:id="3282" w:author="Rev 4 Allen Wirfs-Brock" w:date="2011-11-04T09:56:00Z">
        <w:r w:rsidR="006B6D0A">
          <w:t>4</w:t>
        </w:r>
      </w:ins>
      <w:ins w:id="3283" w:author="Rev 3 Allen Wirfs-Brock" w:date="2011-09-10T11:11:00Z">
        <w:r w:rsidRPr="003B4312">
          <w:tab/>
        </w:r>
      </w:ins>
      <w:ins w:id="3284" w:author="Rev 3 Allen Wirfs-Brock" w:date="2011-09-10T15:22:00Z">
        <w:r w:rsidR="004851C4" w:rsidRPr="003B4312">
          <w:t xml:space="preserve">Block Declaration </w:t>
        </w:r>
      </w:ins>
      <w:ins w:id="3285" w:author="Rev 3 Allen Wirfs-Brock" w:date="2011-09-10T11:11:00Z">
        <w:r w:rsidRPr="008B7F6F">
          <w:t>Instantiation</w:t>
        </w:r>
        <w:bookmarkEnd w:id="3280"/>
      </w:ins>
    </w:p>
    <w:p w14:paraId="03CBC50A" w14:textId="77777777" w:rsidR="00704747" w:rsidRPr="004D1BD1" w:rsidRDefault="005C42E5" w:rsidP="00704747">
      <w:pPr>
        <w:rPr>
          <w:ins w:id="3286" w:author="Rev 3 Allen Wirfs-Brock" w:date="2011-09-10T11:11:00Z"/>
          <w:sz w:val="18"/>
          <w:rPrChange w:id="3287" w:author="Rev 4 Allen Wirfs-Brock" w:date="2011-11-04T08:51:00Z">
            <w:rPr>
              <w:ins w:id="3288" w:author="Rev 3 Allen Wirfs-Brock" w:date="2011-09-10T11:11:00Z"/>
            </w:rPr>
          </w:rPrChange>
        </w:rPr>
      </w:pPr>
      <w:ins w:id="3289" w:author="Rev 4 Allen Wirfs-Brock" w:date="2011-10-20T12:18:00Z">
        <w:r w:rsidRPr="004D1BD1">
          <w:rPr>
            <w:sz w:val="18"/>
            <w:rPrChange w:id="3290" w:author="Rev 4 Allen Wirfs-Brock" w:date="2011-11-04T08:51:00Z">
              <w:rPr/>
            </w:rPrChange>
          </w:rPr>
          <w:t>N</w:t>
        </w:r>
      </w:ins>
      <w:ins w:id="3291" w:author="Rev 4 Allen Wirfs-Brock" w:date="2011-10-20T12:21:00Z">
        <w:r w:rsidR="0038665D" w:rsidRPr="004D1BD1">
          <w:rPr>
            <w:sz w:val="18"/>
          </w:rPr>
          <w:t>OTE</w:t>
        </w:r>
      </w:ins>
      <w:ins w:id="3292" w:author="Rev 4 Allen Wirfs-Brock" w:date="2011-10-20T12:20:00Z">
        <w:r w:rsidR="0038665D" w:rsidRPr="004D1BD1">
          <w:rPr>
            <w:sz w:val="18"/>
          </w:rPr>
          <w:tab/>
        </w:r>
        <w:r w:rsidR="0038665D" w:rsidRPr="004D1BD1">
          <w:t xml:space="preserve"> </w:t>
        </w:r>
      </w:ins>
      <w:ins w:id="3293" w:author="Rev 3 Allen Wirfs-Brock" w:date="2011-09-10T11:12:00Z">
        <w:r w:rsidR="00F24C4D" w:rsidRPr="004D1BD1">
          <w:rPr>
            <w:sz w:val="18"/>
            <w:rPrChange w:id="3294" w:author="Rev 4 Allen Wirfs-Brock" w:date="2011-11-04T08:51:00Z">
              <w:rPr/>
            </w:rPrChange>
          </w:rPr>
          <w:t xml:space="preserve">When a </w:t>
        </w:r>
        <w:r w:rsidR="00F24C4D" w:rsidRPr="004D1BD1">
          <w:rPr>
            <w:rFonts w:ascii="Times New Roman" w:eastAsia="Times New Roman" w:hAnsi="Times New Roman"/>
            <w:i/>
            <w:spacing w:val="6"/>
            <w:sz w:val="18"/>
            <w:lang w:eastAsia="en-US"/>
            <w:rPrChange w:id="3295" w:author="Rev 4 Allen Wirfs-Brock" w:date="2011-11-04T08:51:00Z">
              <w:rPr>
                <w:rFonts w:ascii="Times New Roman" w:eastAsia="Times New Roman" w:hAnsi="Times New Roman"/>
                <w:i/>
                <w:spacing w:val="6"/>
                <w:lang w:eastAsia="en-US"/>
              </w:rPr>
            </w:rPrChange>
          </w:rPr>
          <w:t>Block</w:t>
        </w:r>
        <w:r w:rsidR="00F24C4D" w:rsidRPr="004D1BD1">
          <w:rPr>
            <w:sz w:val="18"/>
            <w:rPrChange w:id="3296" w:author="Rev 4 Allen Wirfs-Brock" w:date="2011-11-04T08:51:00Z">
              <w:rPr/>
            </w:rPrChange>
          </w:rPr>
          <w:t xml:space="preserve"> or </w:t>
        </w:r>
        <w:r w:rsidR="00F24C4D" w:rsidRPr="004D1BD1">
          <w:rPr>
            <w:rFonts w:ascii="Times New Roman" w:eastAsia="Times New Roman" w:hAnsi="Times New Roman"/>
            <w:i/>
            <w:spacing w:val="6"/>
            <w:sz w:val="18"/>
            <w:lang w:eastAsia="en-US"/>
            <w:rPrChange w:id="3297" w:author="Rev 4 Allen Wirfs-Brock" w:date="2011-11-04T08:51:00Z">
              <w:rPr>
                <w:rFonts w:ascii="Times New Roman" w:eastAsia="Times New Roman" w:hAnsi="Times New Roman"/>
                <w:i/>
                <w:spacing w:val="6"/>
                <w:lang w:eastAsia="en-US"/>
              </w:rPr>
            </w:rPrChange>
          </w:rPr>
          <w:t>CaseBlock</w:t>
        </w:r>
        <w:r w:rsidR="00F24C4D" w:rsidRPr="004D1BD1">
          <w:rPr>
            <w:sz w:val="18"/>
            <w:rPrChange w:id="3298" w:author="Rev 4 Allen Wirfs-Brock" w:date="2011-11-04T08:51:00Z">
              <w:rPr/>
            </w:rPrChange>
          </w:rPr>
          <w:t xml:space="preserve"> production</w:t>
        </w:r>
      </w:ins>
      <w:ins w:id="3299" w:author="Rev 4 Allen Wirfs-Brock" w:date="2011-10-20T12:18:00Z">
        <w:r w:rsidRPr="004D1BD1">
          <w:rPr>
            <w:sz w:val="18"/>
            <w:rPrChange w:id="3300" w:author="Rev 4 Allen Wirfs-Brock" w:date="2011-11-04T08:51:00Z">
              <w:rPr/>
            </w:rPrChange>
          </w:rPr>
          <w:t xml:space="preserve"> contained in extended code</w:t>
        </w:r>
      </w:ins>
      <w:ins w:id="3301" w:author="Rev 3 Allen Wirfs-Brock" w:date="2011-09-10T11:12:00Z">
        <w:r w:rsidR="00F24C4D" w:rsidRPr="004D1BD1">
          <w:rPr>
            <w:sz w:val="18"/>
            <w:rPrChange w:id="3302" w:author="Rev 4 Allen Wirfs-Brock" w:date="2011-11-04T08:51:00Z">
              <w:rPr/>
            </w:rPrChange>
          </w:rPr>
          <w:t xml:space="preserve"> is evaluated a new Declarative Environment Record is created and bindings for each block scoped variable, constant, or function declarated in the block are </w:t>
        </w:r>
      </w:ins>
      <w:ins w:id="3303" w:author="Rev 3 Allen Wirfs-Brock" w:date="2011-09-10T11:17:00Z">
        <w:r w:rsidR="00135C3C" w:rsidRPr="004D1BD1">
          <w:rPr>
            <w:sz w:val="18"/>
            <w:rPrChange w:id="3304" w:author="Rev 4 Allen Wirfs-Brock" w:date="2011-11-04T08:51:00Z">
              <w:rPr/>
            </w:rPrChange>
          </w:rPr>
          <w:t>instantiated</w:t>
        </w:r>
      </w:ins>
      <w:ins w:id="3305" w:author="Rev 3 Allen Wirfs-Brock" w:date="2011-09-10T11:12:00Z">
        <w:r w:rsidR="00F24C4D" w:rsidRPr="004D1BD1">
          <w:rPr>
            <w:sz w:val="18"/>
            <w:rPrChange w:id="3306" w:author="Rev 4 Allen Wirfs-Brock" w:date="2011-11-04T08:51:00Z">
              <w:rPr/>
            </w:rPrChange>
          </w:rPr>
          <w:t xml:space="preserve"> in the </w:t>
        </w:r>
      </w:ins>
      <w:ins w:id="3307" w:author="Rev 3 Allen Wirfs-Brock" w:date="2011-09-10T11:15:00Z">
        <w:r w:rsidR="00F24C4D" w:rsidRPr="004D1BD1">
          <w:rPr>
            <w:sz w:val="18"/>
            <w:rPrChange w:id="3308" w:author="Rev 4 Allen Wirfs-Brock" w:date="2011-11-04T08:51:00Z">
              <w:rPr/>
            </w:rPrChange>
          </w:rPr>
          <w:t>environment</w:t>
        </w:r>
      </w:ins>
      <w:ins w:id="3309" w:author="Rev 3 Allen Wirfs-Brock" w:date="2011-09-10T11:12:00Z">
        <w:r w:rsidR="00F24C4D" w:rsidRPr="004D1BD1">
          <w:rPr>
            <w:sz w:val="18"/>
            <w:rPrChange w:id="3310" w:author="Rev 4 Allen Wirfs-Brock" w:date="2011-11-04T08:51:00Z">
              <w:rPr/>
            </w:rPrChange>
          </w:rPr>
          <w:t xml:space="preserve"> </w:t>
        </w:r>
      </w:ins>
      <w:ins w:id="3311" w:author="Rev 3 Allen Wirfs-Brock" w:date="2011-09-10T11:15:00Z">
        <w:r w:rsidR="00F24C4D" w:rsidRPr="004D1BD1">
          <w:rPr>
            <w:sz w:val="18"/>
            <w:rPrChange w:id="3312" w:author="Rev 4 Allen Wirfs-Brock" w:date="2011-11-04T08:51:00Z">
              <w:rPr/>
            </w:rPrChange>
          </w:rPr>
          <w:t xml:space="preserve">record. </w:t>
        </w:r>
      </w:ins>
    </w:p>
    <w:p w14:paraId="3B52C95B" w14:textId="77777777" w:rsidR="00704747" w:rsidRPr="006B6D0A" w:rsidRDefault="00135C3C" w:rsidP="00704747">
      <w:pPr>
        <w:rPr>
          <w:ins w:id="3313" w:author="Rev 3 Allen Wirfs-Brock" w:date="2011-09-10T11:11:00Z"/>
        </w:rPr>
      </w:pPr>
      <w:ins w:id="3314" w:author="Rev 3 Allen Wirfs-Brock" w:date="2011-09-10T11:18:00Z">
        <w:r w:rsidRPr="004D1BD1">
          <w:t xml:space="preserve">Block Declaration Instantiation is performed as follows </w:t>
        </w:r>
      </w:ins>
      <w:ins w:id="3315" w:author="Rev 3 Allen Wirfs-Brock" w:date="2011-09-10T14:29:00Z">
        <w:r w:rsidR="00862195" w:rsidRPr="004D1BD1">
          <w:t>using</w:t>
        </w:r>
      </w:ins>
      <w:ins w:id="3316" w:author="Rev 3 Allen Wirfs-Brock" w:date="2011-09-10T14:30:00Z">
        <w:r w:rsidR="00862195" w:rsidRPr="004D1BD1">
          <w:t xml:space="preserve"> arguments</w:t>
        </w:r>
      </w:ins>
      <w:ins w:id="3317" w:author="Rev 3 Allen Wirfs-Brock" w:date="2011-09-10T14:29:00Z">
        <w:r w:rsidR="00862195" w:rsidRPr="004D1BD1">
          <w:t xml:space="preserve">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ins>
      <w:ins w:id="3318" w:author="Rev 3 Allen Wirfs-Brock" w:date="2011-09-10T14:31:00Z">
        <w:r w:rsidR="00862195" w:rsidRPr="004D1BD1">
          <w:rPr>
            <w:rFonts w:ascii="Times New Roman" w:eastAsia="Times New Roman" w:hAnsi="Times New Roman"/>
            <w:i/>
            <w:spacing w:val="6"/>
            <w:lang w:eastAsia="en-US"/>
          </w:rPr>
          <w:t>env</w:t>
        </w:r>
        <w:r w:rsidR="00862195" w:rsidRPr="004D1BD1">
          <w:t xml:space="preserve">. </w:t>
        </w:r>
      </w:ins>
      <w:ins w:id="3319" w:author="Rev 3 Allen Wirfs-Brock" w:date="2011-09-10T14:32:00Z">
        <w:r w:rsidR="00862195" w:rsidRPr="003B4312">
          <w:rPr>
            <w:rFonts w:ascii="Times New Roman" w:eastAsia="Times New Roman" w:hAnsi="Times New Roman"/>
            <w:i/>
            <w:spacing w:val="6"/>
            <w:lang w:eastAsia="en-US"/>
          </w:rPr>
          <w:t>code</w:t>
        </w:r>
        <w:r w:rsidR="00862195" w:rsidRPr="003B4312">
          <w:t xml:space="preserve"> is the grammar production </w:t>
        </w:r>
      </w:ins>
      <w:ins w:id="3320" w:author="Rev 3 Allen Wirfs-Brock" w:date="2011-09-10T14:37:00Z">
        <w:r w:rsidR="00862195" w:rsidRPr="003B4312">
          <w:t>corresponding</w:t>
        </w:r>
      </w:ins>
      <w:ins w:id="3321" w:author="Rev 3 Allen Wirfs-Brock" w:date="2011-09-10T14:32:00Z">
        <w:r w:rsidR="00862195" w:rsidRPr="003B4312">
          <w:t xml:space="preserve"> </w:t>
        </w:r>
      </w:ins>
      <w:ins w:id="3322" w:author="Rev 3 Allen Wirfs-Brock" w:date="2011-09-10T14:37:00Z">
        <w:r w:rsidR="00862195" w:rsidRPr="008B7F6F">
          <w:t>to the body of the block</w:t>
        </w:r>
      </w:ins>
      <w:ins w:id="3323" w:author="Rev 3 Allen Wirfs-Brock" w:date="2011-09-10T14:32:00Z">
        <w:r w:rsidR="00862195" w:rsidRPr="008B7F6F">
          <w:t xml:space="preserve">. </w:t>
        </w:r>
      </w:ins>
      <w:ins w:id="3324" w:author="Rev 3 Allen Wirfs-Brock" w:date="2011-09-10T11:18:00Z">
        <w:r w:rsidRPr="008B7F6F">
          <w:t xml:space="preserve"> </w:t>
        </w:r>
      </w:ins>
      <w:ins w:id="3325" w:author="Rev 3 Allen Wirfs-Brock" w:date="2011-09-10T14:32:00Z">
        <w:r w:rsidR="00862195" w:rsidRPr="008B7F6F">
          <w:rPr>
            <w:rFonts w:ascii="Times New Roman" w:eastAsia="Times New Roman" w:hAnsi="Times New Roman"/>
            <w:i/>
            <w:spacing w:val="6"/>
            <w:lang w:eastAsia="en-US"/>
          </w:rPr>
          <w:t>env</w:t>
        </w:r>
        <w:r w:rsidR="00862195" w:rsidRPr="008B7F6F">
          <w:t xml:space="preserve"> is </w:t>
        </w:r>
      </w:ins>
      <w:ins w:id="3326" w:author="Rev 3 Allen Wirfs-Brock" w:date="2011-09-10T14:33:00Z">
        <w:r w:rsidR="00862195" w:rsidRPr="006B6D0A">
          <w:t xml:space="preserve">the declarative </w:t>
        </w:r>
      </w:ins>
      <w:ins w:id="3327" w:author="Rev 3 Allen Wirfs-Brock" w:date="2011-09-10T11:18:00Z">
        <w:r w:rsidRPr="006B6D0A">
          <w:t>environment record in which bindings are</w:t>
        </w:r>
      </w:ins>
      <w:ins w:id="3328" w:author="Rev 3 Allen Wirfs-Brock" w:date="2011-09-10T14:33:00Z">
        <w:r w:rsidR="00862195" w:rsidRPr="006B6D0A">
          <w:t xml:space="preserve"> to be</w:t>
        </w:r>
      </w:ins>
      <w:ins w:id="3329" w:author="Rev 3 Allen Wirfs-Brock" w:date="2011-09-10T11:18:00Z">
        <w:r w:rsidRPr="006B6D0A">
          <w:t>.</w:t>
        </w:r>
      </w:ins>
      <w:ins w:id="3330" w:author="Rev 3 Allen Wirfs-Brock" w:date="2011-09-10T14:34:00Z">
        <w:r w:rsidR="00862195" w:rsidRPr="006B6D0A">
          <w:t xml:space="preserve"> </w:t>
        </w:r>
      </w:ins>
    </w:p>
    <w:p w14:paraId="72036ECA" w14:textId="77777777" w:rsidR="007B1D39" w:rsidRPr="009C202C" w:rsidDel="00BE3C7F" w:rsidRDefault="007B1D39" w:rsidP="009A20C6">
      <w:pPr>
        <w:pStyle w:val="Alg4"/>
        <w:numPr>
          <w:ilvl w:val="0"/>
          <w:numId w:val="525"/>
        </w:numPr>
        <w:rPr>
          <w:ins w:id="3331" w:author="Rev 3 Allen Wirfs-Brock" w:date="2011-09-10T11:28:00Z"/>
          <w:del w:id="3332" w:author="Rev 4 Allen Wirfs-Brock" w:date="2011-10-20T12:11:00Z"/>
        </w:rPr>
      </w:pPr>
      <w:ins w:id="3333" w:author="Rev 3 Allen Wirfs-Brock" w:date="2011-09-10T11:28:00Z">
        <w:del w:id="3334" w:author="Rev 4 Allen Wirfs-Brock" w:date="2011-10-20T12:11:00Z">
          <w:r w:rsidRPr="00E65A34" w:rsidDel="00BE3C7F">
            <w:delText xml:space="preserve">Assert: </w:delText>
          </w:r>
          <w:r w:rsidRPr="009C202C" w:rsidDel="00BE3C7F">
            <w:rPr>
              <w:i/>
            </w:rPr>
            <w:delText>parameterNames</w:delText>
          </w:r>
          <w:r w:rsidRPr="009C202C" w:rsidDel="00BE3C7F">
            <w:delText xml:space="preserve"> has no duplicate entries.</w:delText>
          </w:r>
        </w:del>
      </w:ins>
    </w:p>
    <w:p w14:paraId="08BE2735" w14:textId="77777777" w:rsidR="00862195" w:rsidRPr="00B820AB" w:rsidRDefault="00862195" w:rsidP="009A20C6">
      <w:pPr>
        <w:pStyle w:val="Alg4"/>
        <w:numPr>
          <w:ilvl w:val="0"/>
          <w:numId w:val="525"/>
        </w:numPr>
        <w:rPr>
          <w:ins w:id="3335" w:author="Rev 3 Allen Wirfs-Brock" w:date="2011-09-10T14:36:00Z"/>
        </w:rPr>
      </w:pPr>
      <w:ins w:id="3336" w:author="Rev 3 Allen Wirfs-Brock" w:date="2011-09-10T14:36:00Z">
        <w:r w:rsidRPr="009C202C">
          <w:t xml:space="preserve">Let </w:t>
        </w:r>
        <w:r w:rsidRPr="009C202C">
          <w:rPr>
            <w:i/>
          </w:rPr>
          <w:t>declarations</w:t>
        </w:r>
        <w:r w:rsidRPr="009C202C">
          <w:t xml:space="preserve"> be the LexicalDeclarations of</w:t>
        </w:r>
      </w:ins>
      <w:ins w:id="3337" w:author="Rev 3 Allen Wirfs-Brock" w:date="2011-09-10T14:38:00Z">
        <w:r w:rsidRPr="00B820AB">
          <w:t xml:space="preserve"> </w:t>
        </w:r>
        <w:r w:rsidRPr="00B820AB">
          <w:rPr>
            <w:i/>
          </w:rPr>
          <w:t>code</w:t>
        </w:r>
        <w:r w:rsidRPr="00B820AB">
          <w:t>.</w:t>
        </w:r>
      </w:ins>
    </w:p>
    <w:p w14:paraId="01F2DE6B" w14:textId="77777777" w:rsidR="00F67909" w:rsidRPr="00E77497" w:rsidRDefault="00F67909" w:rsidP="009A20C6">
      <w:pPr>
        <w:pStyle w:val="Alg4"/>
        <w:numPr>
          <w:ilvl w:val="0"/>
          <w:numId w:val="525"/>
        </w:numPr>
        <w:rPr>
          <w:ins w:id="3338" w:author="Rev 4 Allen Wirfs-Brock" w:date="2011-10-20T12:15:00Z"/>
        </w:rPr>
      </w:pPr>
      <w:ins w:id="3339" w:author="Rev 4 Allen Wirfs-Brock" w:date="2011-10-20T12:15: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5D4B7142" w14:textId="77777777" w:rsidR="00F67909" w:rsidRPr="00E77497" w:rsidRDefault="00F67909" w:rsidP="009A20C6">
      <w:pPr>
        <w:pStyle w:val="Alg4"/>
        <w:numPr>
          <w:ilvl w:val="1"/>
          <w:numId w:val="525"/>
        </w:numPr>
        <w:tabs>
          <w:tab w:val="clear" w:pos="1080"/>
          <w:tab w:val="num" w:pos="720"/>
        </w:tabs>
        <w:ind w:hanging="720"/>
        <w:rPr>
          <w:ins w:id="3340" w:author="Rev 4 Allen Wirfs-Brock" w:date="2011-10-20T12:15:00Z"/>
          <w:i/>
        </w:rPr>
      </w:pPr>
      <w:ins w:id="3341" w:author="Rev 4 Allen Wirfs-Brock" w:date="2011-10-20T12:1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3244C846" w14:textId="77777777" w:rsidR="00F67909" w:rsidRPr="00E77497" w:rsidRDefault="00F67909" w:rsidP="009A20C6">
      <w:pPr>
        <w:pStyle w:val="Alg4"/>
        <w:numPr>
          <w:ilvl w:val="2"/>
          <w:numId w:val="525"/>
        </w:numPr>
        <w:tabs>
          <w:tab w:val="clear" w:pos="1800"/>
          <w:tab w:val="num" w:pos="990"/>
        </w:tabs>
        <w:ind w:left="990" w:hanging="270"/>
        <w:rPr>
          <w:ins w:id="3342" w:author="Rev 4 Allen Wirfs-Brock" w:date="2011-10-20T12:15:00Z"/>
        </w:rPr>
      </w:pPr>
      <w:ins w:id="3343" w:author="Rev 4 Allen Wirfs-Brock" w:date="2011-10-20T12:15:00Z">
        <w:r w:rsidRPr="00E77497">
          <w:t xml:space="preserve">If </w:t>
        </w:r>
        <w:r w:rsidRPr="00E77497">
          <w:rPr>
            <w:i/>
          </w:rPr>
          <w:t>d</w:t>
        </w:r>
        <w:r w:rsidRPr="00E77497">
          <w:t xml:space="preserve"> is a </w:t>
        </w:r>
        <w:r w:rsidRPr="00E77497">
          <w:rPr>
            <w:i/>
          </w:rPr>
          <w:t>ConstDeclaration</w:t>
        </w:r>
        <w:r w:rsidRPr="00E77497">
          <w:t>, then</w:t>
        </w:r>
      </w:ins>
    </w:p>
    <w:p w14:paraId="13C3E100" w14:textId="77777777" w:rsidR="00F67909" w:rsidRPr="00E77497" w:rsidRDefault="00F67909" w:rsidP="009A20C6">
      <w:pPr>
        <w:pStyle w:val="Alg4"/>
        <w:numPr>
          <w:ilvl w:val="3"/>
          <w:numId w:val="525"/>
        </w:numPr>
        <w:tabs>
          <w:tab w:val="clear" w:pos="2520"/>
        </w:tabs>
        <w:spacing w:after="220"/>
        <w:ind w:hanging="1350"/>
        <w:contextualSpacing/>
        <w:rPr>
          <w:ins w:id="3344" w:author="Rev 4 Allen Wirfs-Brock" w:date="2011-10-20T12:15:00Z"/>
        </w:rPr>
      </w:pPr>
      <w:ins w:id="3345" w:author="Rev 4 Allen Wirfs-Brock" w:date="2011-10-20T12:1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5C9B7FFC" w14:textId="77777777" w:rsidR="00F67909" w:rsidRPr="00E77497" w:rsidRDefault="00F67909" w:rsidP="009A20C6">
      <w:pPr>
        <w:pStyle w:val="Alg4"/>
        <w:numPr>
          <w:ilvl w:val="2"/>
          <w:numId w:val="525"/>
        </w:numPr>
        <w:tabs>
          <w:tab w:val="clear" w:pos="1800"/>
          <w:tab w:val="num" w:pos="990"/>
        </w:tabs>
        <w:spacing w:after="220"/>
        <w:ind w:hanging="1080"/>
        <w:contextualSpacing/>
        <w:rPr>
          <w:ins w:id="3346" w:author="Rev 4 Allen Wirfs-Brock" w:date="2011-10-20T12:15:00Z"/>
        </w:rPr>
      </w:pPr>
      <w:ins w:id="3347" w:author="Rev 4 Allen Wirfs-Brock" w:date="2011-10-20T12:15:00Z">
        <w:r w:rsidRPr="00E77497">
          <w:t>Else,</w:t>
        </w:r>
      </w:ins>
    </w:p>
    <w:p w14:paraId="5489CF39" w14:textId="77777777" w:rsidR="00F67909" w:rsidRPr="00E77497" w:rsidRDefault="00F67909" w:rsidP="009A20C6">
      <w:pPr>
        <w:pStyle w:val="Alg4"/>
        <w:numPr>
          <w:ilvl w:val="3"/>
          <w:numId w:val="525"/>
        </w:numPr>
        <w:tabs>
          <w:tab w:val="clear" w:pos="2520"/>
          <w:tab w:val="num" w:pos="1620"/>
        </w:tabs>
        <w:spacing w:after="220"/>
        <w:ind w:hanging="1350"/>
        <w:contextualSpacing/>
        <w:rPr>
          <w:ins w:id="3348" w:author="Rev 4 Allen Wirfs-Brock" w:date="2011-10-20T12:15:00Z"/>
        </w:rPr>
      </w:pPr>
      <w:ins w:id="3349" w:author="Rev 4 Allen Wirfs-Brock" w:date="2011-10-20T12:1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45DF8E08" w14:textId="77777777" w:rsidR="00704747" w:rsidRPr="00E77497" w:rsidRDefault="00704747" w:rsidP="009A20C6">
      <w:pPr>
        <w:pStyle w:val="Alg4"/>
        <w:numPr>
          <w:ilvl w:val="0"/>
          <w:numId w:val="525"/>
        </w:numPr>
        <w:rPr>
          <w:ins w:id="3350" w:author="Rev 3 Allen Wirfs-Brock" w:date="2011-09-10T11:11:00Z"/>
        </w:rPr>
      </w:pPr>
      <w:ins w:id="3351" w:author="Rev 3 Allen Wirfs-Brock" w:date="2011-09-10T11:11:00Z">
        <w:r w:rsidRPr="00E77497">
          <w:t xml:space="preserve">For each </w:t>
        </w:r>
        <w:r w:rsidRPr="00E77497">
          <w:rPr>
            <w:i/>
          </w:rPr>
          <w:t>FunctionDeclaration</w:t>
        </w:r>
        <w:r w:rsidRPr="00E77497">
          <w:t xml:space="preserve"> </w:t>
        </w:r>
        <w:r w:rsidRPr="00E77497">
          <w:rPr>
            <w:i/>
          </w:rPr>
          <w:t>f</w:t>
        </w:r>
        <w:r w:rsidRPr="00E77497">
          <w:t xml:space="preserve"> in </w:t>
        </w:r>
      </w:ins>
      <w:ins w:id="3352" w:author="Rev 3 Allen Wirfs-Brock" w:date="2011-09-10T14:39:00Z">
        <w:r w:rsidR="00120B52" w:rsidRPr="00E77497">
          <w:rPr>
            <w:i/>
          </w:rPr>
          <w:t>declarations</w:t>
        </w:r>
      </w:ins>
      <w:ins w:id="3353" w:author="Rev 3 Allen Wirfs-Brock" w:date="2011-09-10T11:11:00Z">
        <w:r w:rsidRPr="00E77497">
          <w:t xml:space="preserve">, </w:t>
        </w:r>
      </w:ins>
      <w:ins w:id="3354" w:author="Rev 3 Allen Wirfs-Brock" w:date="2011-09-10T14:39:00Z">
        <w:r w:rsidR="00120B52" w:rsidRPr="00E77497">
          <w:t xml:space="preserve">in list order </w:t>
        </w:r>
      </w:ins>
      <w:ins w:id="3355" w:author="Rev 3 Allen Wirfs-Brock" w:date="2011-09-10T11:11:00Z">
        <w:r w:rsidRPr="00E77497">
          <w:t>do</w:t>
        </w:r>
      </w:ins>
    </w:p>
    <w:p w14:paraId="2C5897F5" w14:textId="77777777" w:rsidR="00704747" w:rsidRPr="00E77497" w:rsidRDefault="00704747" w:rsidP="009A20C6">
      <w:pPr>
        <w:pStyle w:val="Alg4"/>
        <w:numPr>
          <w:ilvl w:val="1"/>
          <w:numId w:val="525"/>
        </w:numPr>
        <w:tabs>
          <w:tab w:val="clear" w:pos="1080"/>
          <w:tab w:val="num" w:pos="720"/>
        </w:tabs>
        <w:ind w:hanging="720"/>
        <w:rPr>
          <w:ins w:id="3356" w:author="Rev 3 Allen Wirfs-Brock" w:date="2011-09-10T11:11:00Z"/>
          <w:i/>
        </w:rPr>
      </w:pPr>
      <w:ins w:id="3357" w:author="Rev 3 Allen Wirfs-Brock" w:date="2011-09-10T11:11:00Z">
        <w:r w:rsidRPr="00E77497">
          <w:t xml:space="preserve">Let </w:t>
        </w:r>
        <w:r w:rsidRPr="00E77497">
          <w:rPr>
            <w:i/>
          </w:rPr>
          <w:t>fn</w:t>
        </w:r>
        <w:r w:rsidRPr="00E77497">
          <w:t xml:space="preserve"> be the</w:t>
        </w:r>
      </w:ins>
      <w:ins w:id="3358" w:author="Rev 4 Allen Wirfs-Brock" w:date="2011-10-20T12:34:00Z">
        <w:r w:rsidR="00C2360B" w:rsidRPr="00E77497">
          <w:t xml:space="preserve"> sole element of the BoundNames</w:t>
        </w:r>
      </w:ins>
      <w:ins w:id="3359" w:author="Rev 3 Allen Wirfs-Brock" w:date="2011-09-10T11:11:00Z">
        <w:r w:rsidRPr="00E77497">
          <w:t xml:space="preserve"> </w:t>
        </w:r>
      </w:ins>
      <w:ins w:id="3360" w:author="Rev 4 Allen Wirfs-Brock" w:date="2011-10-20T12:35:00Z">
        <w:r w:rsidR="00C2360B" w:rsidRPr="00E77497">
          <w:t>of</w:t>
        </w:r>
      </w:ins>
      <w:ins w:id="3361" w:author="Rev 3 Allen Wirfs-Brock" w:date="2011-09-10T11:11:00Z">
        <w:r w:rsidRPr="00E77497">
          <w:t xml:space="preserve"> </w:t>
        </w:r>
        <w:del w:id="3362" w:author="Rev 4 Allen Wirfs-Brock" w:date="2011-10-20T12:35:00Z">
          <w:r w:rsidRPr="00E77497" w:rsidDel="00C2360B">
            <w:rPr>
              <w:i/>
            </w:rPr>
            <w:delText>FunctionDeclaration</w:delText>
          </w:r>
          <w:r w:rsidRPr="00E77497" w:rsidDel="00C2360B">
            <w:delText xml:space="preserve"> </w:delText>
          </w:r>
        </w:del>
        <w:r w:rsidRPr="00E77497">
          <w:rPr>
            <w:i/>
          </w:rPr>
          <w:t>f.</w:t>
        </w:r>
      </w:ins>
    </w:p>
    <w:p w14:paraId="5DCA5DAE" w14:textId="77777777" w:rsidR="00704747" w:rsidRPr="00E77497" w:rsidRDefault="00704747" w:rsidP="009A20C6">
      <w:pPr>
        <w:pStyle w:val="Alg4"/>
        <w:numPr>
          <w:ilvl w:val="1"/>
          <w:numId w:val="525"/>
        </w:numPr>
        <w:tabs>
          <w:tab w:val="clear" w:pos="1080"/>
          <w:tab w:val="num" w:pos="720"/>
        </w:tabs>
        <w:ind w:hanging="720"/>
        <w:rPr>
          <w:ins w:id="3363" w:author="Rev 3 Allen Wirfs-Brock" w:date="2011-09-10T11:11:00Z"/>
        </w:rPr>
      </w:pPr>
      <w:ins w:id="3364" w:author="Rev 3 Allen Wirfs-Brock" w:date="2011-09-10T11:11:00Z">
        <w:r w:rsidRPr="00E77497">
          <w:t xml:space="preserve">Let </w:t>
        </w:r>
        <w:r w:rsidRPr="00E77497">
          <w:rPr>
            <w:i/>
          </w:rPr>
          <w:t>fo</w:t>
        </w:r>
        <w:r w:rsidRPr="00E77497">
          <w:t xml:space="preserve"> be the result of instantiating </w:t>
        </w:r>
        <w:r w:rsidRPr="00E77497">
          <w:rPr>
            <w:i/>
          </w:rPr>
          <w:t xml:space="preserve">FunctionDeclaration f </w:t>
        </w:r>
        <w:r w:rsidRPr="00E77497">
          <w:t>as described in Clause 13.</w:t>
        </w:r>
      </w:ins>
    </w:p>
    <w:p w14:paraId="3778C796" w14:textId="77777777" w:rsidR="00704747" w:rsidRPr="003B4312" w:rsidDel="00F67909" w:rsidRDefault="00704747" w:rsidP="009A20C6">
      <w:pPr>
        <w:pStyle w:val="Alg4"/>
        <w:numPr>
          <w:ilvl w:val="1"/>
          <w:numId w:val="525"/>
        </w:numPr>
        <w:tabs>
          <w:tab w:val="clear" w:pos="1080"/>
          <w:tab w:val="num" w:pos="720"/>
        </w:tabs>
        <w:ind w:hanging="720"/>
        <w:rPr>
          <w:ins w:id="3365" w:author="Rev 3 Allen Wirfs-Brock" w:date="2011-09-10T11:11:00Z"/>
          <w:del w:id="3366" w:author="Rev 4 Allen Wirfs-Brock" w:date="2011-10-20T12:17:00Z"/>
        </w:rPr>
      </w:pPr>
      <w:ins w:id="3367" w:author="Rev 3 Allen Wirfs-Brock" w:date="2011-09-10T11:11:00Z">
        <w:del w:id="3368" w:author="Rev 4 Allen Wirfs-Brock" w:date="2011-10-20T12:17:00Z">
          <w:r w:rsidRPr="00E77497" w:rsidDel="00F67909">
            <w:delText xml:space="preserve">Call </w:delText>
          </w:r>
          <w:r w:rsidRPr="00E77497" w:rsidDel="00F67909">
            <w:rPr>
              <w:i/>
            </w:rPr>
            <w:delText>env’s</w:delText>
          </w:r>
          <w:r w:rsidRPr="00E77497" w:rsidDel="00F67909">
            <w:delText xml:space="preserve"> </w:delText>
          </w:r>
          <w:commentRangeStart w:id="3369"/>
          <w:r w:rsidRPr="00E77497" w:rsidDel="00F67909">
            <w:delText xml:space="preserve">CreateMutableBinding </w:delText>
          </w:r>
        </w:del>
      </w:ins>
      <w:commentRangeEnd w:id="3369"/>
      <w:ins w:id="3370" w:author="Rev 3 Allen Wirfs-Brock" w:date="2011-09-10T11:35:00Z">
        <w:del w:id="3371" w:author="Rev 4 Allen Wirfs-Brock" w:date="2011-10-20T12:17:00Z">
          <w:r w:rsidR="00571FEC" w:rsidRPr="006B6D0A" w:rsidDel="00F67909">
            <w:rPr>
              <w:rStyle w:val="af4"/>
              <w:rFonts w:ascii="Arial" w:eastAsia="MS Mincho" w:hAnsi="Arial"/>
              <w:spacing w:val="0"/>
              <w:lang w:val="en-GB" w:eastAsia="ja-JP"/>
            </w:rPr>
            <w:commentReference w:id="3369"/>
          </w:r>
        </w:del>
      </w:ins>
      <w:ins w:id="3372" w:author="Rev 3 Allen Wirfs-Brock" w:date="2011-09-10T11:11:00Z">
        <w:del w:id="3373" w:author="Rev 4 Allen Wirfs-Brock" w:date="2011-10-20T12:17:00Z">
          <w:r w:rsidRPr="004D1BD1" w:rsidDel="00F67909">
            <w:delText xml:space="preserve">concrete method passing </w:delText>
          </w:r>
          <w:r w:rsidRPr="004D1BD1" w:rsidDel="00F67909">
            <w:rPr>
              <w:i/>
            </w:rPr>
            <w:delText>fn</w:delText>
          </w:r>
          <w:r w:rsidRPr="004D1BD1" w:rsidDel="00F67909">
            <w:delText xml:space="preserve"> </w:delText>
          </w:r>
        </w:del>
        <w:del w:id="3374" w:author="Rev 4 Allen Wirfs-Brock" w:date="2011-10-06T16:01:00Z">
          <w:r w:rsidRPr="004D1BD1" w:rsidDel="003B7584">
            <w:delText xml:space="preserve">and </w:delText>
          </w:r>
          <w:r w:rsidRPr="004D1BD1" w:rsidDel="003B7584">
            <w:rPr>
              <w:i/>
            </w:rPr>
            <w:delText>configurableBindings</w:delText>
          </w:r>
          <w:r w:rsidRPr="004D1BD1" w:rsidDel="003B7584">
            <w:delText xml:space="preserve"> </w:delText>
          </w:r>
        </w:del>
        <w:del w:id="3375" w:author="Rev 4 Allen Wirfs-Brock" w:date="2011-10-20T12:17:00Z">
          <w:r w:rsidRPr="003B4312" w:rsidDel="00F67909">
            <w:delText>as the argument</w:delText>
          </w:r>
        </w:del>
        <w:del w:id="3376" w:author="Rev 4 Allen Wirfs-Brock" w:date="2011-10-06T16:01:00Z">
          <w:r w:rsidRPr="003B4312" w:rsidDel="003B7584">
            <w:delText>s</w:delText>
          </w:r>
        </w:del>
        <w:del w:id="3377" w:author="Rev 4 Allen Wirfs-Brock" w:date="2011-10-20T12:17:00Z">
          <w:r w:rsidRPr="003B4312" w:rsidDel="00F67909">
            <w:delText>.</w:delText>
          </w:r>
        </w:del>
      </w:ins>
    </w:p>
    <w:p w14:paraId="2F8D8422" w14:textId="77777777" w:rsidR="00704747" w:rsidRPr="006B6D0A" w:rsidRDefault="00704747" w:rsidP="009A20C6">
      <w:pPr>
        <w:pStyle w:val="Alg4"/>
        <w:numPr>
          <w:ilvl w:val="1"/>
          <w:numId w:val="525"/>
        </w:numPr>
        <w:tabs>
          <w:tab w:val="clear" w:pos="1080"/>
          <w:tab w:val="num" w:pos="720"/>
        </w:tabs>
        <w:spacing w:after="240"/>
        <w:ind w:hanging="720"/>
        <w:rPr>
          <w:ins w:id="3378" w:author="Rev 3 Allen Wirfs-Brock" w:date="2011-09-10T11:11:00Z"/>
        </w:rPr>
      </w:pPr>
      <w:ins w:id="3379" w:author="Rev 3 Allen Wirfs-Brock" w:date="2011-09-10T11:11:00Z">
        <w:r w:rsidRPr="003B4312">
          <w:t xml:space="preserve">Call </w:t>
        </w:r>
        <w:r w:rsidRPr="003B4312">
          <w:rPr>
            <w:i/>
          </w:rPr>
          <w:t>env</w:t>
        </w:r>
        <w:r w:rsidRPr="008B7F6F">
          <w:t xml:space="preserve">’s InitializeBinding concrete method passing </w:t>
        </w:r>
        <w:r w:rsidRPr="008B7F6F">
          <w:rPr>
            <w:i/>
          </w:rPr>
          <w:t>fn</w:t>
        </w:r>
        <w:r w:rsidRPr="008B7F6F">
          <w:t xml:space="preserve">, and </w:t>
        </w:r>
      </w:ins>
      <w:ins w:id="3380" w:author="Rev 3 Allen Wirfs-Brock" w:date="2011-09-10T11:38:00Z">
        <w:r w:rsidR="00D27042" w:rsidRPr="008B7F6F">
          <w:rPr>
            <w:i/>
          </w:rPr>
          <w:t>fo</w:t>
        </w:r>
        <w:r w:rsidR="00D27042" w:rsidRPr="008B7F6F">
          <w:t xml:space="preserve"> </w:t>
        </w:r>
      </w:ins>
      <w:ins w:id="3381" w:author="Rev 3 Allen Wirfs-Brock" w:date="2011-09-10T11:11:00Z">
        <w:r w:rsidRPr="006B6D0A">
          <w:t>as the arguments.</w:t>
        </w:r>
      </w:ins>
    </w:p>
    <w:p w14:paraId="6312E07F" w14:textId="77777777" w:rsidR="00704747" w:rsidRPr="009C202C" w:rsidDel="00F67909" w:rsidRDefault="00704747" w:rsidP="006361CF">
      <w:pPr>
        <w:pStyle w:val="Alg4"/>
        <w:numPr>
          <w:ilvl w:val="0"/>
          <w:numId w:val="525"/>
        </w:numPr>
        <w:rPr>
          <w:ins w:id="3382" w:author="Rev 3 Allen Wirfs-Brock" w:date="2011-09-10T11:11:00Z"/>
          <w:del w:id="3383" w:author="Rev 4 Allen Wirfs-Brock" w:date="2011-10-20T12:15:00Z"/>
        </w:rPr>
        <w:pPrChange w:id="3384" w:author="Rev 4 Allen Wirfs-Brock" w:date="2011-11-07T12:16:00Z">
          <w:pPr>
            <w:pStyle w:val="Alg4"/>
            <w:numPr>
              <w:numId w:val="557"/>
            </w:numPr>
            <w:tabs>
              <w:tab w:val="num" w:pos="360"/>
            </w:tabs>
            <w:ind w:left="360" w:hanging="360"/>
          </w:pPr>
        </w:pPrChange>
      </w:pPr>
      <w:ins w:id="3385" w:author="Rev 3 Allen Wirfs-Brock" w:date="2011-09-10T11:11:00Z">
        <w:del w:id="3386" w:author="Rev 4 Allen Wirfs-Brock" w:date="2011-10-20T12:15:00Z">
          <w:r w:rsidRPr="006B6D0A" w:rsidDel="00F67909">
            <w:delText xml:space="preserve">For each </w:delText>
          </w:r>
        </w:del>
      </w:ins>
      <w:ins w:id="3387" w:author="Rev 3 Allen Wirfs-Brock" w:date="2011-09-10T11:49:00Z">
        <w:del w:id="3388" w:author="Rev 4 Allen Wirfs-Brock" w:date="2011-10-20T12:14:00Z">
          <w:r w:rsidR="00C0788E" w:rsidRPr="006B6D0A" w:rsidDel="00BE3C7F">
            <w:rPr>
              <w:i/>
            </w:rPr>
            <w:delText>LetDeclaration</w:delText>
          </w:r>
        </w:del>
      </w:ins>
      <w:ins w:id="3389" w:author="Rev 3 Allen Wirfs-Brock" w:date="2011-09-10T11:11:00Z">
        <w:del w:id="3390" w:author="Rev 4 Allen Wirfs-Brock" w:date="2011-10-20T12:14:00Z">
          <w:r w:rsidRPr="006B6D0A" w:rsidDel="00BE3C7F">
            <w:delText xml:space="preserve"> and </w:delText>
          </w:r>
        </w:del>
      </w:ins>
      <w:ins w:id="3391" w:author="Rev 3 Allen Wirfs-Brock" w:date="2011-09-10T11:49:00Z">
        <w:del w:id="3392" w:author="Rev 4 Allen Wirfs-Brock" w:date="2011-10-20T12:14:00Z">
          <w:r w:rsidR="00C0788E" w:rsidRPr="006B6D0A" w:rsidDel="00BE3C7F">
            <w:rPr>
              <w:i/>
            </w:rPr>
            <w:delText>ConstDeclaration</w:delText>
          </w:r>
        </w:del>
      </w:ins>
      <w:ins w:id="3393" w:author="Rev 3 Allen Wirfs-Brock" w:date="2011-09-10T11:11:00Z">
        <w:del w:id="3394" w:author="Rev 4 Allen Wirfs-Brock" w:date="2011-10-20T12:15:00Z">
          <w:r w:rsidRPr="006B6D0A" w:rsidDel="00F67909">
            <w:delText xml:space="preserve"> </w:delText>
          </w:r>
          <w:r w:rsidRPr="006B6D0A" w:rsidDel="00F67909">
            <w:rPr>
              <w:i/>
            </w:rPr>
            <w:delText xml:space="preserve">d </w:delText>
          </w:r>
          <w:r w:rsidRPr="00446E53" w:rsidDel="00F67909">
            <w:delText xml:space="preserve">in </w:delText>
          </w:r>
        </w:del>
        <w:del w:id="3395" w:author="Rev 4 Allen Wirfs-Brock" w:date="2011-10-20T12:14:00Z">
          <w:r w:rsidRPr="00E65A34" w:rsidDel="00BE3C7F">
            <w:rPr>
              <w:i/>
            </w:rPr>
            <w:delText>code</w:delText>
          </w:r>
          <w:r w:rsidRPr="009C202C" w:rsidDel="00BE3C7F">
            <w:delText xml:space="preserve"> </w:delText>
          </w:r>
        </w:del>
        <w:del w:id="3396" w:author="Rev 4 Allen Wirfs-Brock" w:date="2011-10-20T12:15:00Z">
          <w:r w:rsidRPr="009C202C" w:rsidDel="00F67909">
            <w:delText>do</w:delText>
          </w:r>
        </w:del>
      </w:ins>
    </w:p>
    <w:p w14:paraId="663B414D" w14:textId="77777777" w:rsidR="00704747" w:rsidRPr="00675B74" w:rsidDel="00F67909" w:rsidRDefault="00CD10EA" w:rsidP="006361CF">
      <w:pPr>
        <w:pStyle w:val="Alg4"/>
        <w:numPr>
          <w:ilvl w:val="1"/>
          <w:numId w:val="525"/>
        </w:numPr>
        <w:rPr>
          <w:ins w:id="3397" w:author="Rev 3 Allen Wirfs-Brock" w:date="2011-09-10T11:11:00Z"/>
          <w:del w:id="3398" w:author="Rev 4 Allen Wirfs-Brock" w:date="2011-10-20T12:15:00Z"/>
          <w:i/>
        </w:rPr>
        <w:pPrChange w:id="3399" w:author="Rev 4 Allen Wirfs-Brock" w:date="2011-11-07T12:16:00Z">
          <w:pPr>
            <w:pStyle w:val="Alg4"/>
            <w:numPr>
              <w:ilvl w:val="1"/>
              <w:numId w:val="557"/>
            </w:numPr>
            <w:tabs>
              <w:tab w:val="num" w:pos="1080"/>
            </w:tabs>
            <w:ind w:left="1080" w:hanging="360"/>
          </w:pPr>
        </w:pPrChange>
      </w:pPr>
      <w:ins w:id="3400" w:author="Rev 3 Allen Wirfs-Brock" w:date="2011-09-10T11:50:00Z">
        <w:del w:id="3401" w:author="Rev 4 Allen Wirfs-Brock" w:date="2011-10-20T12:15:00Z">
          <w:r w:rsidRPr="009C202C" w:rsidDel="00F67909">
            <w:delText>For each element</w:delText>
          </w:r>
        </w:del>
      </w:ins>
      <w:ins w:id="3402" w:author="Rev 3 Allen Wirfs-Brock" w:date="2011-09-10T11:51:00Z">
        <w:del w:id="3403" w:author="Rev 4 Allen Wirfs-Brock" w:date="2011-10-20T12:15:00Z">
          <w:r w:rsidRPr="009C202C" w:rsidDel="00F67909">
            <w:delText xml:space="preserve"> </w:delText>
          </w:r>
          <w:r w:rsidRPr="009C202C" w:rsidDel="00F67909">
            <w:rPr>
              <w:i/>
            </w:rPr>
            <w:delText>dn</w:delText>
          </w:r>
        </w:del>
      </w:ins>
      <w:ins w:id="3404" w:author="Rev 3 Allen Wirfs-Brock" w:date="2011-09-10T11:50:00Z">
        <w:del w:id="3405" w:author="Rev 4 Allen Wirfs-Brock" w:date="2011-10-20T12:15:00Z">
          <w:r w:rsidRPr="00B820AB" w:rsidDel="00F67909">
            <w:delText xml:space="preserve"> of </w:delText>
          </w:r>
        </w:del>
      </w:ins>
      <w:ins w:id="3406" w:author="Rev 3 Allen Wirfs-Brock" w:date="2011-09-10T11:51:00Z">
        <w:del w:id="3407" w:author="Rev 4 Allen Wirfs-Brock" w:date="2011-10-20T12:15:00Z">
          <w:r w:rsidRPr="00B820AB" w:rsidDel="00F67909">
            <w:delText xml:space="preserve">the </w:delText>
          </w:r>
        </w:del>
      </w:ins>
      <w:ins w:id="3408" w:author="Rev 3 Allen Wirfs-Brock" w:date="2011-09-10T11:50:00Z">
        <w:del w:id="3409" w:author="Rev 4 Allen Wirfs-Brock" w:date="2011-10-20T12:15:00Z">
          <w:r w:rsidRPr="00B820AB" w:rsidDel="00F67909">
            <w:delText>BoundNames</w:delText>
          </w:r>
        </w:del>
      </w:ins>
      <w:ins w:id="3410" w:author="Rev 3 Allen Wirfs-Brock" w:date="2011-09-10T11:51:00Z">
        <w:del w:id="3411" w:author="Rev 4 Allen Wirfs-Brock" w:date="2011-10-20T12:15:00Z">
          <w:r w:rsidRPr="00B820AB" w:rsidDel="00F67909">
            <w:delText xml:space="preserve"> of</w:delText>
          </w:r>
        </w:del>
      </w:ins>
      <w:ins w:id="3412" w:author="Rev 3 Allen Wirfs-Brock" w:date="2011-09-10T11:11:00Z">
        <w:del w:id="3413" w:author="Rev 4 Allen Wirfs-Brock" w:date="2011-10-20T12:15:00Z">
          <w:r w:rsidR="00704747" w:rsidRPr="00B820AB" w:rsidDel="00F67909">
            <w:delText xml:space="preserve"> </w:delText>
          </w:r>
          <w:r w:rsidR="00704747" w:rsidRPr="00B820AB" w:rsidDel="00F67909">
            <w:rPr>
              <w:i/>
            </w:rPr>
            <w:delText>d</w:delText>
          </w:r>
          <w:r w:rsidR="00704747" w:rsidRPr="00B820AB" w:rsidDel="00F67909">
            <w:delText xml:space="preserve"> </w:delText>
          </w:r>
        </w:del>
      </w:ins>
      <w:ins w:id="3414" w:author="Rev 3 Allen Wirfs-Brock" w:date="2011-09-10T11:52:00Z">
        <w:del w:id="3415" w:author="Rev 4 Allen Wirfs-Brock" w:date="2011-10-20T12:15:00Z">
          <w:r w:rsidRPr="00690A41" w:rsidDel="00F67909">
            <w:delText>do</w:delText>
          </w:r>
        </w:del>
      </w:ins>
    </w:p>
    <w:p w14:paraId="0A4506A9" w14:textId="77777777" w:rsidR="007400BC" w:rsidRPr="00E77497" w:rsidDel="00F67909" w:rsidRDefault="007400BC" w:rsidP="006361CF">
      <w:pPr>
        <w:pStyle w:val="Alg4"/>
        <w:numPr>
          <w:ilvl w:val="2"/>
          <w:numId w:val="525"/>
        </w:numPr>
        <w:rPr>
          <w:ins w:id="3416" w:author="Rev 3 Allen Wirfs-Brock" w:date="2011-09-10T11:54:00Z"/>
          <w:del w:id="3417" w:author="Rev 4 Allen Wirfs-Brock" w:date="2011-10-20T12:15:00Z"/>
        </w:rPr>
        <w:pPrChange w:id="3418" w:author="Rev 4 Allen Wirfs-Brock" w:date="2011-11-07T12:16:00Z">
          <w:pPr>
            <w:pStyle w:val="Alg4"/>
            <w:numPr>
              <w:ilvl w:val="2"/>
              <w:numId w:val="557"/>
            </w:numPr>
            <w:tabs>
              <w:tab w:val="num" w:pos="1800"/>
            </w:tabs>
            <w:ind w:left="1800" w:hanging="360"/>
          </w:pPr>
        </w:pPrChange>
      </w:pPr>
      <w:ins w:id="3419" w:author="Rev 3 Allen Wirfs-Brock" w:date="2011-09-10T11:54:00Z">
        <w:del w:id="3420" w:author="Rev 4 Allen Wirfs-Brock" w:date="2011-10-20T12:15:00Z">
          <w:r w:rsidRPr="00E77497" w:rsidDel="00F67909">
            <w:delText xml:space="preserve">If </w:delText>
          </w:r>
          <w:r w:rsidRPr="00E77497" w:rsidDel="00F67909">
            <w:rPr>
              <w:i/>
            </w:rPr>
            <w:delText>d</w:delText>
          </w:r>
          <w:r w:rsidRPr="00E77497" w:rsidDel="00F67909">
            <w:delText xml:space="preserve"> is a </w:delText>
          </w:r>
        </w:del>
        <w:del w:id="3421" w:author="Rev 4 Allen Wirfs-Brock" w:date="2011-10-20T12:13:00Z">
          <w:r w:rsidRPr="00E77497" w:rsidDel="00BE3C7F">
            <w:rPr>
              <w:i/>
            </w:rPr>
            <w:delText>Let</w:delText>
          </w:r>
        </w:del>
        <w:del w:id="3422" w:author="Rev 4 Allen Wirfs-Brock" w:date="2011-10-20T12:15:00Z">
          <w:r w:rsidRPr="00E77497" w:rsidDel="00F67909">
            <w:rPr>
              <w:i/>
            </w:rPr>
            <w:delText>Declaration</w:delText>
          </w:r>
          <w:r w:rsidRPr="00E77497" w:rsidDel="00F67909">
            <w:delText>, then</w:delText>
          </w:r>
        </w:del>
      </w:ins>
    </w:p>
    <w:p w14:paraId="151D3326" w14:textId="77777777" w:rsidR="00704747" w:rsidRPr="00E77497" w:rsidDel="00F67909" w:rsidRDefault="00704747" w:rsidP="006361CF">
      <w:pPr>
        <w:pStyle w:val="Alg4"/>
        <w:numPr>
          <w:ilvl w:val="3"/>
          <w:numId w:val="525"/>
        </w:numPr>
        <w:spacing w:after="220"/>
        <w:rPr>
          <w:ins w:id="3423" w:author="Rev 3 Allen Wirfs-Brock" w:date="2011-09-10T11:11:00Z"/>
          <w:del w:id="3424" w:author="Rev 4 Allen Wirfs-Brock" w:date="2011-10-20T12:15:00Z"/>
        </w:rPr>
        <w:pPrChange w:id="3425" w:author="Rev 4 Allen Wirfs-Brock" w:date="2011-11-07T12:16:00Z">
          <w:pPr>
            <w:pStyle w:val="Alg4"/>
            <w:numPr>
              <w:ilvl w:val="3"/>
              <w:numId w:val="557"/>
            </w:numPr>
            <w:tabs>
              <w:tab w:val="num" w:pos="2520"/>
            </w:tabs>
            <w:spacing w:after="220"/>
            <w:ind w:left="2520" w:hanging="360"/>
          </w:pPr>
        </w:pPrChange>
      </w:pPr>
      <w:ins w:id="3426" w:author="Rev 3 Allen Wirfs-Brock" w:date="2011-09-10T11:11:00Z">
        <w:del w:id="3427" w:author="Rev 4 Allen Wirfs-Brock" w:date="2011-10-20T12:15:00Z">
          <w:r w:rsidRPr="00E77497" w:rsidDel="00F67909">
            <w:delText xml:space="preserve">Call </w:delText>
          </w:r>
          <w:r w:rsidRPr="00E77497" w:rsidDel="00F67909">
            <w:rPr>
              <w:i/>
            </w:rPr>
            <w:delText>env</w:delText>
          </w:r>
          <w:r w:rsidRPr="00E77497" w:rsidDel="00F67909">
            <w:delText xml:space="preserve">’s CreateMutableBinding concrete method passing </w:delText>
          </w:r>
          <w:r w:rsidRPr="00E77497" w:rsidDel="00F67909">
            <w:rPr>
              <w:i/>
            </w:rPr>
            <w:delText xml:space="preserve">dn </w:delText>
          </w:r>
          <w:r w:rsidRPr="00E77497" w:rsidDel="00F67909">
            <w:delText xml:space="preserve">and </w:delText>
          </w:r>
        </w:del>
      </w:ins>
      <w:ins w:id="3428" w:author="Rev 3 Allen Wirfs-Brock" w:date="2011-09-10T11:55:00Z">
        <w:del w:id="3429" w:author="Rev 4 Allen Wirfs-Brock" w:date="2011-10-20T12:15:00Z">
          <w:r w:rsidR="007400BC" w:rsidRPr="00E77497" w:rsidDel="00F67909">
            <w:rPr>
              <w:b/>
            </w:rPr>
            <w:delText>false</w:delText>
          </w:r>
        </w:del>
      </w:ins>
      <w:ins w:id="3430" w:author="Rev 3 Allen Wirfs-Brock" w:date="2011-09-10T11:11:00Z">
        <w:del w:id="3431" w:author="Rev 4 Allen Wirfs-Brock" w:date="2011-10-20T12:15:00Z">
          <w:r w:rsidRPr="00E77497" w:rsidDel="00F67909">
            <w:delText xml:space="preserve"> as the arguments.</w:delText>
          </w:r>
        </w:del>
      </w:ins>
    </w:p>
    <w:p w14:paraId="1C4003A9" w14:textId="77777777" w:rsidR="007400BC" w:rsidRPr="00E77497" w:rsidDel="00BE3C7F" w:rsidRDefault="007400BC" w:rsidP="006361CF">
      <w:pPr>
        <w:pStyle w:val="Alg4"/>
        <w:numPr>
          <w:ilvl w:val="2"/>
          <w:numId w:val="525"/>
        </w:numPr>
        <w:spacing w:after="220"/>
        <w:contextualSpacing/>
        <w:rPr>
          <w:ins w:id="3432" w:author="Rev 3 Allen Wirfs-Brock" w:date="2011-09-10T11:56:00Z"/>
          <w:del w:id="3433" w:author="Rev 4 Allen Wirfs-Brock" w:date="2011-10-20T12:13:00Z"/>
        </w:rPr>
        <w:pPrChange w:id="3434" w:author="Rev 4 Allen Wirfs-Brock" w:date="2011-11-07T12:16:00Z">
          <w:pPr>
            <w:pStyle w:val="Alg4"/>
            <w:numPr>
              <w:ilvl w:val="2"/>
              <w:numId w:val="557"/>
            </w:numPr>
            <w:tabs>
              <w:tab w:val="num" w:pos="1800"/>
            </w:tabs>
            <w:spacing w:after="220"/>
            <w:ind w:left="1800" w:hanging="360"/>
            <w:contextualSpacing/>
          </w:pPr>
        </w:pPrChange>
      </w:pPr>
      <w:ins w:id="3435" w:author="Rev 3 Allen Wirfs-Brock" w:date="2011-09-10T11:56:00Z">
        <w:del w:id="3436" w:author="Rev 4 Allen Wirfs-Brock" w:date="2011-10-20T12:13:00Z">
          <w:r w:rsidRPr="00E77497" w:rsidDel="00BE3C7F">
            <w:delText>Else,</w:delText>
          </w:r>
        </w:del>
      </w:ins>
    </w:p>
    <w:p w14:paraId="5ED92F7A" w14:textId="77777777" w:rsidR="007400BC" w:rsidRPr="00E77497" w:rsidDel="00BE3C7F" w:rsidRDefault="007400BC" w:rsidP="006361CF">
      <w:pPr>
        <w:pStyle w:val="Alg4"/>
        <w:numPr>
          <w:ilvl w:val="3"/>
          <w:numId w:val="525"/>
        </w:numPr>
        <w:spacing w:after="220"/>
        <w:rPr>
          <w:ins w:id="3437" w:author="Rev 3 Allen Wirfs-Brock" w:date="2011-09-10T11:57:00Z"/>
          <w:del w:id="3438" w:author="Rev 4 Allen Wirfs-Brock" w:date="2011-10-20T12:13:00Z"/>
        </w:rPr>
        <w:pPrChange w:id="3439" w:author="Rev 4 Allen Wirfs-Brock" w:date="2011-11-07T12:16:00Z">
          <w:pPr>
            <w:pStyle w:val="Alg4"/>
            <w:numPr>
              <w:ilvl w:val="3"/>
              <w:numId w:val="557"/>
            </w:numPr>
            <w:tabs>
              <w:tab w:val="num" w:pos="2520"/>
            </w:tabs>
            <w:spacing w:after="220"/>
            <w:ind w:left="2520" w:hanging="360"/>
          </w:pPr>
        </w:pPrChange>
      </w:pPr>
      <w:ins w:id="3440" w:author="Rev 3 Allen Wirfs-Brock" w:date="2011-09-10T11:57:00Z">
        <w:del w:id="3441" w:author="Rev 4 Allen Wirfs-Brock" w:date="2011-10-20T12:13:00Z">
          <w:r w:rsidRPr="00E77497" w:rsidDel="00BE3C7F">
            <w:delText xml:space="preserve">Call </w:delText>
          </w:r>
          <w:r w:rsidRPr="00E77497" w:rsidDel="00BE3C7F">
            <w:rPr>
              <w:i/>
            </w:rPr>
            <w:delText>env</w:delText>
          </w:r>
          <w:r w:rsidRPr="00E77497" w:rsidDel="00BE3C7F">
            <w:delText xml:space="preserve">’s CreateImmutableBinding concrete method passing </w:delText>
          </w:r>
          <w:r w:rsidR="00872636" w:rsidRPr="00E77497" w:rsidDel="00BE3C7F">
            <w:rPr>
              <w:i/>
            </w:rPr>
            <w:delText xml:space="preserve">dn </w:delText>
          </w:r>
          <w:r w:rsidRPr="00E77497" w:rsidDel="00BE3C7F">
            <w:delText>as the argument.</w:delText>
          </w:r>
        </w:del>
      </w:ins>
    </w:p>
    <w:p w14:paraId="4CFF474B" w14:textId="77777777" w:rsidR="004C02EF" w:rsidRPr="00E77497" w:rsidRDefault="004C02EF" w:rsidP="00C623F2">
      <w:pPr>
        <w:pStyle w:val="20"/>
        <w:numPr>
          <w:ilvl w:val="0"/>
          <w:numId w:val="0"/>
        </w:numPr>
      </w:pPr>
      <w:bookmarkStart w:id="3442" w:name="_Toc314500577"/>
      <w:r w:rsidRPr="00E77497">
        <w:t>10.6</w:t>
      </w:r>
      <w:r w:rsidRPr="00E77497">
        <w:tab/>
        <w:t>Arguments Object</w:t>
      </w:r>
      <w:bookmarkEnd w:id="3062"/>
      <w:bookmarkEnd w:id="3063"/>
      <w:bookmarkEnd w:id="3064"/>
      <w:bookmarkEnd w:id="3065"/>
      <w:bookmarkEnd w:id="3442"/>
    </w:p>
    <w:p w14:paraId="785ED844" w14:textId="77777777" w:rsidR="004C02EF" w:rsidRPr="006B6D0A" w:rsidRDefault="004C02EF" w:rsidP="004C02EF">
      <w:commentRangeStart w:id="3443"/>
      <w:r w:rsidRPr="00E77497">
        <w:t xml:space="preserve">When control enters an execution context for function code,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FormalParameterList</w:t>
      </w:r>
      <w:r w:rsidRPr="00E77497">
        <w:t xml:space="preserve"> or occurs as the </w:t>
      </w:r>
      <w:ins w:id="3444" w:author="Rev 4 Allen Wirfs-Brock" w:date="2011-10-20T18:25:00Z">
        <w:r w:rsidR="00C63BDD" w:rsidRPr="00120381">
          <w:rPr>
            <w:rStyle w:val="bnf"/>
          </w:rPr>
          <w:t>Binding</w:t>
        </w:r>
      </w:ins>
      <w:r w:rsidRPr="004D1BD1">
        <w:rPr>
          <w:rStyle w:val="bnf"/>
        </w:rPr>
        <w:t>Identifier</w:t>
      </w:r>
      <w:r w:rsidRPr="003B4312">
        <w:t xml:space="preserve"> of a </w:t>
      </w:r>
      <w:del w:id="3445" w:author="Allen Wirfs-Brock rev2" w:date="2011-07-20T14:17:00Z">
        <w:r w:rsidRPr="003B4312" w:rsidDel="00FD005B">
          <w:rPr>
            <w:rStyle w:val="bnf"/>
          </w:rPr>
          <w:delText>VariableDeclaration</w:delText>
        </w:r>
        <w:r w:rsidRPr="003B4312" w:rsidDel="00FD005B">
          <w:delText xml:space="preserve"> or </w:delText>
        </w:r>
      </w:del>
      <w:del w:id="3446" w:author="Rev 4 Allen Wirfs-Brock" w:date="2011-10-20T18:25:00Z">
        <w:r w:rsidRPr="008B7F6F" w:rsidDel="00C63BDD">
          <w:rPr>
            <w:rStyle w:val="bnf"/>
          </w:rPr>
          <w:delText>Function</w:delText>
        </w:r>
      </w:del>
      <w:r w:rsidRPr="008B7F6F">
        <w:rPr>
          <w:rStyle w:val="bnf"/>
        </w:rPr>
        <w:t>Declaration</w:t>
      </w:r>
      <w:r w:rsidRPr="008B7F6F">
        <w:t xml:space="preserve"> contained in the function code.</w:t>
      </w:r>
      <w:commentRangeEnd w:id="3443"/>
      <w:r w:rsidR="00FD005B" w:rsidRPr="006B6D0A">
        <w:rPr>
          <w:rStyle w:val="af4"/>
          <w:lang w:val="en-GB"/>
        </w:rPr>
        <w:commentReference w:id="3443"/>
      </w:r>
    </w:p>
    <w:p w14:paraId="699BA89A" w14:textId="77777777" w:rsidR="00AA78BC" w:rsidRPr="009C202C" w:rsidRDefault="00AA78BC" w:rsidP="00AA78BC">
      <w:pPr>
        <w:rPr>
          <w:ins w:id="3447" w:author="Rev 4 Allen Wirfs-Brock" w:date="2011-10-21T15:13:00Z"/>
        </w:rPr>
      </w:pPr>
      <w:ins w:id="3448" w:author="Rev 4 Allen Wirfs-Brock" w:date="2011-10-21T15:13:00Z">
        <w:r w:rsidRPr="006B6D0A">
          <w:t xml:space="preserve">The abstract operation </w:t>
        </w:r>
        <w:r w:rsidRPr="00E65A34">
          <w:rPr>
            <w:i/>
          </w:rPr>
          <w:t>CreateStrictArgumentsObject</w:t>
        </w:r>
        <w:r w:rsidRPr="009C202C">
          <w:t xml:space="preserve"> called with argument list </w:t>
        </w:r>
        <w:r w:rsidRPr="009C202C">
          <w:rPr>
            <w:rFonts w:ascii="Times New Roman" w:hAnsi="Times New Roman"/>
            <w:i/>
          </w:rPr>
          <w:t>args</w:t>
        </w:r>
        <w:r w:rsidRPr="009C202C">
          <w:t xml:space="preserve"> performs the following steps:</w:t>
        </w:r>
      </w:ins>
    </w:p>
    <w:p w14:paraId="13A01E8C" w14:textId="77777777" w:rsidR="00AA78BC" w:rsidRPr="00E77497" w:rsidRDefault="00AA78BC" w:rsidP="009A20C6">
      <w:pPr>
        <w:pStyle w:val="Alg4"/>
        <w:numPr>
          <w:ilvl w:val="0"/>
          <w:numId w:val="605"/>
        </w:numPr>
        <w:rPr>
          <w:ins w:id="3449" w:author="Rev 4 Allen Wirfs-Brock" w:date="2011-10-21T15:13:00Z"/>
        </w:rPr>
      </w:pPr>
      <w:ins w:id="3450" w:author="Rev 4 Allen Wirfs-Brock" w:date="2011-10-21T15:13:00Z">
        <w:r w:rsidRPr="00675B74">
          <w:t xml:space="preserve">Let </w:t>
        </w:r>
        <w:r w:rsidRPr="00E77497">
          <w:rPr>
            <w:i/>
          </w:rPr>
          <w:t>len</w:t>
        </w:r>
        <w:r w:rsidRPr="00E77497">
          <w:t xml:space="preserve"> be the number of elements in </w:t>
        </w:r>
        <w:r w:rsidRPr="00E77497">
          <w:rPr>
            <w:i/>
          </w:rPr>
          <w:t>args</w:t>
        </w:r>
        <w:r w:rsidRPr="00E77497">
          <w:t>.</w:t>
        </w:r>
      </w:ins>
    </w:p>
    <w:p w14:paraId="00C0AB58" w14:textId="77777777" w:rsidR="00AA78BC" w:rsidRPr="00E77497" w:rsidRDefault="00AA78BC" w:rsidP="009A20C6">
      <w:pPr>
        <w:pStyle w:val="Alg4"/>
        <w:numPr>
          <w:ilvl w:val="0"/>
          <w:numId w:val="605"/>
        </w:numPr>
        <w:rPr>
          <w:ins w:id="3451" w:author="Rev 4 Allen Wirfs-Brock" w:date="2011-10-21T15:13:00Z"/>
        </w:rPr>
      </w:pPr>
      <w:ins w:id="3452" w:author="Rev 4 Allen Wirfs-Brock" w:date="2011-10-21T15:13:00Z">
        <w:r w:rsidRPr="00E77497">
          <w:t xml:space="preserve">Let </w:t>
        </w:r>
        <w:r w:rsidRPr="00E77497">
          <w:rPr>
            <w:i/>
          </w:rPr>
          <w:t>obj</w:t>
        </w:r>
        <w:r w:rsidRPr="00E77497">
          <w:t xml:space="preserve"> be the result of the abstraction operation </w:t>
        </w:r>
        <w:r w:rsidRPr="00E77497">
          <w:rPr>
            <w:i/>
          </w:rPr>
          <w:t>InstantiateArgumentsObject</w:t>
        </w:r>
      </w:ins>
      <w:r w:rsidRPr="00E77497">
        <w:rPr>
          <w:i/>
        </w:rPr>
        <w:t xml:space="preserve"> </w:t>
      </w:r>
      <w:ins w:id="3453" w:author="Rev 4 Allen Wirfs-Brock" w:date="2011-10-21T15:13:00Z">
        <w:r w:rsidRPr="00E77497">
          <w:t>with argument</w:t>
        </w:r>
      </w:ins>
      <w:r w:rsidRPr="00E77497">
        <w:t xml:space="preserve"> </w:t>
      </w:r>
      <w:ins w:id="3454" w:author="Rev 4 Allen Wirfs-Brock" w:date="2011-10-21T15:13:00Z">
        <w:r w:rsidRPr="00E77497">
          <w:rPr>
            <w:i/>
          </w:rPr>
          <w:t>len</w:t>
        </w:r>
        <w:r w:rsidRPr="00E77497">
          <w:t>.</w:t>
        </w:r>
      </w:ins>
    </w:p>
    <w:p w14:paraId="7A79F135" w14:textId="77777777" w:rsidR="00AA78BC" w:rsidRPr="00E77497" w:rsidRDefault="00AA78BC" w:rsidP="009A20C6">
      <w:pPr>
        <w:pStyle w:val="Alg4"/>
        <w:numPr>
          <w:ilvl w:val="0"/>
          <w:numId w:val="605"/>
        </w:numPr>
        <w:rPr>
          <w:ins w:id="3455" w:author="Rev 4 Allen Wirfs-Brock" w:date="2011-10-21T15:13:00Z"/>
        </w:rPr>
      </w:pPr>
      <w:ins w:id="3456"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33277ED5" w14:textId="77777777" w:rsidR="00AA78BC" w:rsidRPr="00E77497" w:rsidRDefault="00AA78BC" w:rsidP="009A20C6">
      <w:pPr>
        <w:pStyle w:val="Alg4"/>
        <w:numPr>
          <w:ilvl w:val="0"/>
          <w:numId w:val="605"/>
        </w:numPr>
        <w:rPr>
          <w:ins w:id="3457" w:author="Rev 4 Allen Wirfs-Brock" w:date="2011-10-21T15:13:00Z"/>
        </w:rPr>
      </w:pPr>
      <w:ins w:id="3458" w:author="Rev 4 Allen Wirfs-Brock" w:date="2011-10-21T15:13:00Z">
        <w:r w:rsidRPr="00E77497">
          <w:t xml:space="preserve">Repeat while </w:t>
        </w:r>
        <w:r w:rsidRPr="00E77497">
          <w:rPr>
            <w:i/>
          </w:rPr>
          <w:t>indx</w:t>
        </w:r>
        <w:r w:rsidRPr="00E77497">
          <w:t xml:space="preserve"> &gt;= 0, </w:t>
        </w:r>
      </w:ins>
    </w:p>
    <w:p w14:paraId="0D398B12" w14:textId="77777777" w:rsidR="00AA78BC" w:rsidRPr="00E77497" w:rsidRDefault="00AA78BC" w:rsidP="009A20C6">
      <w:pPr>
        <w:pStyle w:val="Alg4"/>
        <w:numPr>
          <w:ilvl w:val="1"/>
          <w:numId w:val="605"/>
        </w:numPr>
        <w:tabs>
          <w:tab w:val="clear" w:pos="1080"/>
          <w:tab w:val="num" w:pos="720"/>
        </w:tabs>
        <w:ind w:left="720"/>
        <w:rPr>
          <w:ins w:id="3459" w:author="Rev 4 Allen Wirfs-Brock" w:date="2011-10-21T15:13:00Z"/>
        </w:rPr>
      </w:pPr>
      <w:ins w:id="3460"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7398F545" w14:textId="77777777" w:rsidR="00AA78BC" w:rsidRPr="00E77497" w:rsidRDefault="00AA78BC" w:rsidP="009A20C6">
      <w:pPr>
        <w:pStyle w:val="Alg4"/>
        <w:numPr>
          <w:ilvl w:val="1"/>
          <w:numId w:val="605"/>
        </w:numPr>
        <w:tabs>
          <w:tab w:val="clear" w:pos="1080"/>
          <w:tab w:val="num" w:pos="720"/>
        </w:tabs>
        <w:ind w:left="720"/>
        <w:rPr>
          <w:ins w:id="3461" w:author="Rev 4 Allen Wirfs-Brock" w:date="2011-10-21T15:13:00Z"/>
        </w:rPr>
      </w:pPr>
      <w:ins w:id="3462"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4E066010" w14:textId="77777777" w:rsidR="00AA78BC" w:rsidRPr="00E77497" w:rsidRDefault="00AA78BC" w:rsidP="009A20C6">
      <w:pPr>
        <w:pStyle w:val="Alg4"/>
        <w:numPr>
          <w:ilvl w:val="1"/>
          <w:numId w:val="605"/>
        </w:numPr>
        <w:tabs>
          <w:tab w:val="clear" w:pos="1080"/>
          <w:tab w:val="num" w:pos="720"/>
        </w:tabs>
        <w:ind w:left="720"/>
        <w:rPr>
          <w:ins w:id="3463" w:author="Rev 4 Allen Wirfs-Brock" w:date="2011-10-21T15:13:00Z"/>
        </w:rPr>
      </w:pPr>
      <w:ins w:id="3464"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65A0135C" w14:textId="77777777" w:rsidR="00AA78BC" w:rsidRPr="00E77497" w:rsidRDefault="00AA78BC" w:rsidP="009A20C6">
      <w:pPr>
        <w:pStyle w:val="Alg4"/>
        <w:numPr>
          <w:ilvl w:val="0"/>
          <w:numId w:val="605"/>
        </w:numPr>
        <w:rPr>
          <w:ins w:id="3465" w:author="Rev 4 Allen Wirfs-Brock" w:date="2011-10-21T15:13:00Z"/>
        </w:rPr>
      </w:pPr>
      <w:ins w:id="3466" w:author="Rev 4 Allen Wirfs-Brock" w:date="2011-10-21T15:13:00Z">
        <w:r w:rsidRPr="00E77497">
          <w:t xml:space="preserve">Let </w:t>
        </w:r>
        <w:r w:rsidRPr="00E77497">
          <w:rPr>
            <w:i/>
          </w:rPr>
          <w:t>thrower</w:t>
        </w:r>
        <w:r w:rsidRPr="00E77497">
          <w:t xml:space="preserve"> be the [[ThrowTypeError]] function Object (13.2.3).</w:t>
        </w:r>
      </w:ins>
    </w:p>
    <w:p w14:paraId="4913B08D" w14:textId="77777777" w:rsidR="00AA78BC" w:rsidRPr="00E77497" w:rsidRDefault="00AA78BC" w:rsidP="009A20C6">
      <w:pPr>
        <w:pStyle w:val="Alg4"/>
        <w:numPr>
          <w:ilvl w:val="0"/>
          <w:numId w:val="605"/>
        </w:numPr>
        <w:rPr>
          <w:ins w:id="3467" w:author="Rev 4 Allen Wirfs-Brock" w:date="2011-10-21T15:13:00Z"/>
        </w:rPr>
      </w:pPr>
      <w:ins w:id="3468"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1368DBEE" w14:textId="77777777" w:rsidR="00AA78BC" w:rsidRPr="00E77497" w:rsidRDefault="00AA78BC" w:rsidP="009A20C6">
      <w:pPr>
        <w:pStyle w:val="Alg4"/>
        <w:numPr>
          <w:ilvl w:val="0"/>
          <w:numId w:val="605"/>
        </w:numPr>
        <w:rPr>
          <w:ins w:id="3469" w:author="Rev 4 Allen Wirfs-Brock" w:date="2011-10-21T15:13:00Z"/>
        </w:rPr>
      </w:pPr>
      <w:ins w:id="3470"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"callee"</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38C9F09C" w14:textId="77777777" w:rsidR="00AA78BC" w:rsidRPr="00E77497" w:rsidRDefault="00AA78BC" w:rsidP="009A20C6">
      <w:pPr>
        <w:pStyle w:val="Alg4"/>
        <w:numPr>
          <w:ilvl w:val="0"/>
          <w:numId w:val="605"/>
        </w:numPr>
        <w:spacing w:after="120"/>
        <w:rPr>
          <w:ins w:id="3471" w:author="Rev 4 Allen Wirfs-Brock" w:date="2011-10-21T15:13:00Z"/>
        </w:rPr>
      </w:pPr>
      <w:ins w:id="3472" w:author="Rev 4 Allen Wirfs-Brock" w:date="2011-10-21T15:13:00Z">
        <w:r w:rsidRPr="00E77497">
          <w:t xml:space="preserve">Return </w:t>
        </w:r>
        <w:r w:rsidRPr="00E77497">
          <w:rPr>
            <w:i/>
          </w:rPr>
          <w:t>obj</w:t>
        </w:r>
      </w:ins>
    </w:p>
    <w:p w14:paraId="36205E86" w14:textId="77777777" w:rsidR="00AA78BC" w:rsidRPr="00E77497" w:rsidRDefault="00AA78BC" w:rsidP="00AA78BC">
      <w:pPr>
        <w:rPr>
          <w:ins w:id="3473" w:author="Rev 4 Allen Wirfs-Brock" w:date="2011-10-21T15:13:00Z"/>
        </w:rPr>
      </w:pPr>
      <w:ins w:id="3474" w:author="Rev 4 Allen Wirfs-Brock" w:date="2011-10-21T15:13:00Z">
        <w:r w:rsidRPr="00E77497">
          <w:t xml:space="preserve">The abstract operation </w:t>
        </w:r>
        <w:r w:rsidRPr="00E77497">
          <w:rPr>
            <w:i/>
          </w:rPr>
          <w:t>CreateMappedArgumentsObject</w:t>
        </w:r>
        <w:r w:rsidRPr="00E77497">
          <w:t xml:space="preserve"> called with List </w:t>
        </w:r>
        <w:r w:rsidRPr="00E77497">
          <w:rPr>
            <w:rFonts w:ascii="Times New Roman" w:hAnsi="Times New Roman"/>
            <w:i/>
          </w:rPr>
          <w:t>names</w:t>
        </w:r>
        <w:r w:rsidRPr="00E77497">
          <w:t xml:space="preserve">, environment record </w:t>
        </w:r>
        <w:r w:rsidRPr="00E77497">
          <w:rPr>
            <w:rFonts w:ascii="Times New Roman" w:hAnsi="Times New Roman"/>
            <w:i/>
          </w:rPr>
          <w:t>env</w:t>
        </w:r>
        <w:r w:rsidRPr="00E77497">
          <w:t xml:space="preserve">, and argument list </w:t>
        </w:r>
        <w:r w:rsidRPr="00E77497">
          <w:rPr>
            <w:rFonts w:ascii="Times New Roman" w:hAnsi="Times New Roman"/>
            <w:i/>
          </w:rPr>
          <w:t>args</w:t>
        </w:r>
        <w:r w:rsidRPr="00E77497">
          <w:t xml:space="preserve"> performs the following steps:</w:t>
        </w:r>
      </w:ins>
    </w:p>
    <w:p w14:paraId="12D709F5" w14:textId="77777777" w:rsidR="00AA78BC" w:rsidRPr="00E77497" w:rsidRDefault="00AA78BC" w:rsidP="009A20C6">
      <w:pPr>
        <w:pStyle w:val="Alg4"/>
        <w:numPr>
          <w:ilvl w:val="0"/>
          <w:numId w:val="606"/>
        </w:numPr>
        <w:rPr>
          <w:ins w:id="3475" w:author="Rev 4 Allen Wirfs-Brock" w:date="2011-10-21T15:13:00Z"/>
        </w:rPr>
      </w:pPr>
      <w:ins w:id="3476" w:author="Rev 4 Allen Wirfs-Brock" w:date="2011-10-21T15:13:00Z">
        <w:r w:rsidRPr="00E77497">
          <w:t xml:space="preserve">Let </w:t>
        </w:r>
        <w:r w:rsidRPr="00E77497">
          <w:rPr>
            <w:i/>
          </w:rPr>
          <w:t>len</w:t>
        </w:r>
        <w:r w:rsidRPr="00E77497">
          <w:t xml:space="preserve"> be the number of elements in </w:t>
        </w:r>
        <w:r w:rsidRPr="00E77497">
          <w:rPr>
            <w:i/>
          </w:rPr>
          <w:t>args</w:t>
        </w:r>
        <w:r w:rsidRPr="00E77497">
          <w:t>.</w:t>
        </w:r>
      </w:ins>
    </w:p>
    <w:p w14:paraId="5EA5B639" w14:textId="77777777" w:rsidR="00AA78BC" w:rsidRPr="00E77497" w:rsidRDefault="00AA78BC" w:rsidP="009A20C6">
      <w:pPr>
        <w:pStyle w:val="Alg4"/>
        <w:numPr>
          <w:ilvl w:val="0"/>
          <w:numId w:val="606"/>
        </w:numPr>
        <w:rPr>
          <w:ins w:id="3477" w:author="Rev 4 Allen Wirfs-Brock" w:date="2011-10-21T15:13:00Z"/>
        </w:rPr>
      </w:pPr>
      <w:ins w:id="3478" w:author="Rev 4 Allen Wirfs-Brock" w:date="2011-10-21T15:13:00Z">
        <w:r w:rsidRPr="00E77497">
          <w:t xml:space="preserve">Let </w:t>
        </w:r>
        <w:r w:rsidRPr="00E77497">
          <w:rPr>
            <w:i/>
          </w:rPr>
          <w:t>obj</w:t>
        </w:r>
        <w:r w:rsidRPr="00E77497">
          <w:t xml:space="preserve"> be the result of the abstraction operation </w:t>
        </w:r>
        <w:r w:rsidRPr="00E77497">
          <w:rPr>
            <w:i/>
          </w:rPr>
          <w:t>InstantiateArgumentsObject</w:t>
        </w:r>
      </w:ins>
      <w:r w:rsidRPr="00E77497">
        <w:rPr>
          <w:i/>
        </w:rPr>
        <w:t xml:space="preserve"> </w:t>
      </w:r>
      <w:ins w:id="3479" w:author="Rev 4 Allen Wirfs-Brock" w:date="2011-10-21T15:13:00Z">
        <w:r w:rsidRPr="00E77497">
          <w:t>with argument</w:t>
        </w:r>
      </w:ins>
      <w:r w:rsidRPr="00E77497">
        <w:t xml:space="preserve"> </w:t>
      </w:r>
      <w:ins w:id="3480" w:author="Rev 4 Allen Wirfs-Brock" w:date="2011-10-21T15:13:00Z">
        <w:r w:rsidRPr="00E77497">
          <w:rPr>
            <w:i/>
          </w:rPr>
          <w:t>len</w:t>
        </w:r>
        <w:r w:rsidRPr="00E77497">
          <w:t>.</w:t>
        </w:r>
      </w:ins>
    </w:p>
    <w:p w14:paraId="164C87B8" w14:textId="77777777" w:rsidR="00AA78BC" w:rsidRPr="00E77497" w:rsidRDefault="00AA78BC" w:rsidP="009A20C6">
      <w:pPr>
        <w:pStyle w:val="Alg4"/>
        <w:numPr>
          <w:ilvl w:val="0"/>
          <w:numId w:val="606"/>
        </w:numPr>
        <w:rPr>
          <w:ins w:id="3481" w:author="Rev 4 Allen Wirfs-Brock" w:date="2011-10-21T15:13:00Z"/>
        </w:rPr>
      </w:pPr>
      <w:ins w:id="3482" w:author="Rev 4 Allen Wirfs-Brock" w:date="2011-10-21T15:13:00Z">
        <w:r w:rsidRPr="00E77497">
          <w:t xml:space="preserve">Let </w:t>
        </w:r>
        <w:r w:rsidRPr="00E77497">
          <w:rPr>
            <w:i/>
          </w:rPr>
          <w:t>map</w:t>
        </w:r>
        <w:r w:rsidRPr="00E77497">
          <w:t xml:space="preserve"> be the result of creating a new ECMAScript object.</w:t>
        </w:r>
      </w:ins>
    </w:p>
    <w:p w14:paraId="10FF5D9C" w14:textId="77777777" w:rsidR="00AA78BC" w:rsidRPr="00E77497" w:rsidRDefault="00AA78BC" w:rsidP="009A20C6">
      <w:pPr>
        <w:pStyle w:val="Alg4"/>
        <w:numPr>
          <w:ilvl w:val="0"/>
          <w:numId w:val="606"/>
        </w:numPr>
        <w:rPr>
          <w:ins w:id="3483" w:author="Rev 4 Allen Wirfs-Brock" w:date="2011-10-21T15:13:00Z"/>
        </w:rPr>
      </w:pPr>
      <w:ins w:id="3484" w:author="Rev 4 Allen Wirfs-Brock" w:date="2011-10-21T15:13:00Z">
        <w:r w:rsidRPr="00E77497">
          <w:t xml:space="preserve">Set all the internal methods of </w:t>
        </w:r>
        <w:r w:rsidRPr="00E77497">
          <w:rPr>
            <w:i/>
          </w:rPr>
          <w:t>map</w:t>
        </w:r>
        <w:r w:rsidRPr="00E77497">
          <w:t xml:space="preserve"> as specified in 8.12.</w:t>
        </w:r>
      </w:ins>
    </w:p>
    <w:p w14:paraId="2FB6F341" w14:textId="77777777" w:rsidR="00AA78BC" w:rsidRPr="00E77497" w:rsidRDefault="00AA78BC" w:rsidP="009A20C6">
      <w:pPr>
        <w:pStyle w:val="Alg4"/>
        <w:numPr>
          <w:ilvl w:val="0"/>
          <w:numId w:val="606"/>
        </w:numPr>
        <w:rPr>
          <w:ins w:id="3485" w:author="Rev 4 Allen Wirfs-Brock" w:date="2011-10-21T15:13:00Z"/>
        </w:rPr>
      </w:pPr>
      <w:ins w:id="3486" w:author="Rev 4 Allen Wirfs-Brock" w:date="2011-10-21T15:13:00Z">
        <w:r w:rsidRPr="00E77497">
          <w:t xml:space="preserve">Let </w:t>
        </w:r>
        <w:r w:rsidRPr="00E77497">
          <w:rPr>
            <w:i/>
          </w:rPr>
          <w:t>mappedNames</w:t>
        </w:r>
        <w:r w:rsidRPr="00E77497">
          <w:t xml:space="preserve"> be an empty List.</w:t>
        </w:r>
      </w:ins>
    </w:p>
    <w:p w14:paraId="189EC654" w14:textId="77777777" w:rsidR="00AA78BC" w:rsidRPr="00E77497" w:rsidRDefault="00AA78BC" w:rsidP="009A20C6">
      <w:pPr>
        <w:pStyle w:val="Alg4"/>
        <w:numPr>
          <w:ilvl w:val="0"/>
          <w:numId w:val="606"/>
        </w:numPr>
        <w:rPr>
          <w:ins w:id="3487" w:author="Rev 4 Allen Wirfs-Brock" w:date="2011-10-21T15:13:00Z"/>
        </w:rPr>
      </w:pPr>
      <w:ins w:id="3488"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1E2B4375" w14:textId="77777777" w:rsidR="00AA78BC" w:rsidRPr="00E77497" w:rsidRDefault="00AA78BC" w:rsidP="009A20C6">
      <w:pPr>
        <w:pStyle w:val="Alg4"/>
        <w:numPr>
          <w:ilvl w:val="0"/>
          <w:numId w:val="606"/>
        </w:numPr>
        <w:rPr>
          <w:ins w:id="3489" w:author="Rev 4 Allen Wirfs-Brock" w:date="2011-10-21T15:13:00Z"/>
        </w:rPr>
      </w:pPr>
      <w:ins w:id="3490" w:author="Rev 4 Allen Wirfs-Brock" w:date="2011-10-21T15:13:00Z">
        <w:r w:rsidRPr="00E77497">
          <w:t xml:space="preserve">Repeat while </w:t>
        </w:r>
        <w:r w:rsidRPr="00E77497">
          <w:rPr>
            <w:i/>
          </w:rPr>
          <w:t>indx</w:t>
        </w:r>
        <w:r w:rsidRPr="00E77497">
          <w:t xml:space="preserve"> &gt;= 0, </w:t>
        </w:r>
      </w:ins>
    </w:p>
    <w:p w14:paraId="7CC7A928" w14:textId="77777777" w:rsidR="00AA78BC" w:rsidRPr="00E77497" w:rsidRDefault="00AA78BC" w:rsidP="009A20C6">
      <w:pPr>
        <w:pStyle w:val="Alg4"/>
        <w:numPr>
          <w:ilvl w:val="1"/>
          <w:numId w:val="606"/>
        </w:numPr>
        <w:rPr>
          <w:ins w:id="3491" w:author="Rev 4 Allen Wirfs-Brock" w:date="2011-10-21T15:13:00Z"/>
        </w:rPr>
      </w:pPr>
      <w:ins w:id="3492"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12B15294" w14:textId="77777777" w:rsidR="00AA78BC" w:rsidRPr="00E77497" w:rsidRDefault="00AA78BC" w:rsidP="009A20C6">
      <w:pPr>
        <w:pStyle w:val="Alg4"/>
        <w:numPr>
          <w:ilvl w:val="1"/>
          <w:numId w:val="606"/>
        </w:numPr>
        <w:rPr>
          <w:ins w:id="3493" w:author="Rev 4 Allen Wirfs-Brock" w:date="2011-10-21T15:13:00Z"/>
        </w:rPr>
      </w:pPr>
      <w:ins w:id="3494"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37B9B2BC" w14:textId="77777777" w:rsidR="00AA78BC" w:rsidRPr="00E77497" w:rsidRDefault="00AA78BC" w:rsidP="009A20C6">
      <w:pPr>
        <w:pStyle w:val="Alg4"/>
        <w:numPr>
          <w:ilvl w:val="1"/>
          <w:numId w:val="606"/>
        </w:numPr>
        <w:rPr>
          <w:ins w:id="3495" w:author="Rev 4 Allen Wirfs-Brock" w:date="2011-10-21T15:13:00Z"/>
        </w:rPr>
      </w:pPr>
      <w:ins w:id="3496" w:author="Rev 4 Allen Wirfs-Brock" w:date="2011-10-21T15:13:00Z">
        <w:r w:rsidRPr="00E77497">
          <w:t xml:space="preserve">If </w:t>
        </w:r>
        <w:r w:rsidRPr="00E77497">
          <w:rPr>
            <w:i/>
          </w:rPr>
          <w:t>indx</w:t>
        </w:r>
        <w:r w:rsidRPr="00E77497">
          <w:t xml:space="preserve"> is less than the number of elements in </w:t>
        </w:r>
        <w:r w:rsidRPr="00E77497">
          <w:rPr>
            <w:i/>
          </w:rPr>
          <w:t>names</w:t>
        </w:r>
        <w:r w:rsidRPr="00E77497">
          <w:t>, then</w:t>
        </w:r>
      </w:ins>
    </w:p>
    <w:p w14:paraId="6A0AAE43" w14:textId="77777777" w:rsidR="00AA78BC" w:rsidRPr="00E77497" w:rsidRDefault="00AA78BC" w:rsidP="009A20C6">
      <w:pPr>
        <w:pStyle w:val="Alg4"/>
        <w:numPr>
          <w:ilvl w:val="2"/>
          <w:numId w:val="606"/>
        </w:numPr>
        <w:rPr>
          <w:ins w:id="3497" w:author="Rev 4 Allen Wirfs-Brock" w:date="2011-10-21T15:13:00Z"/>
        </w:rPr>
      </w:pPr>
      <w:ins w:id="3498" w:author="Rev 4 Allen Wirfs-Brock" w:date="2011-10-21T15:13:00Z">
        <w:r w:rsidRPr="00E77497">
          <w:t xml:space="preserve">Let </w:t>
        </w:r>
        <w:r w:rsidRPr="00E77497">
          <w:rPr>
            <w:i/>
          </w:rPr>
          <w:t>name</w:t>
        </w:r>
        <w:r w:rsidRPr="00E77497">
          <w:t xml:space="preserve"> be the element of </w:t>
        </w:r>
        <w:r w:rsidRPr="00E77497">
          <w:rPr>
            <w:i/>
          </w:rPr>
          <w:t>names</w:t>
        </w:r>
        <w:r w:rsidRPr="00E77497">
          <w:t xml:space="preserve"> at 0-origined list position </w:t>
        </w:r>
        <w:r w:rsidRPr="00E77497">
          <w:rPr>
            <w:i/>
          </w:rPr>
          <w:t>indx</w:t>
        </w:r>
        <w:r w:rsidRPr="00E77497">
          <w:t>.</w:t>
        </w:r>
      </w:ins>
    </w:p>
    <w:p w14:paraId="36CC239F" w14:textId="77777777" w:rsidR="00AA78BC" w:rsidRPr="00E77497" w:rsidRDefault="00AA78BC" w:rsidP="009A20C6">
      <w:pPr>
        <w:pStyle w:val="Alg4"/>
        <w:numPr>
          <w:ilvl w:val="2"/>
          <w:numId w:val="606"/>
        </w:numPr>
        <w:rPr>
          <w:ins w:id="3499" w:author="Rev 4 Allen Wirfs-Brock" w:date="2011-10-21T15:13:00Z"/>
        </w:rPr>
      </w:pPr>
      <w:ins w:id="3500" w:author="Rev 4 Allen Wirfs-Brock" w:date="2011-10-21T15:13:00Z">
        <w:r w:rsidRPr="00E77497">
          <w:t xml:space="preserve">If </w:t>
        </w:r>
        <w:r w:rsidRPr="00E77497">
          <w:rPr>
            <w:i/>
          </w:rPr>
          <w:t>name</w:t>
        </w:r>
        <w:r w:rsidRPr="00E77497">
          <w:t xml:space="preserve"> is not an element of  </w:t>
        </w:r>
        <w:r w:rsidRPr="00E77497">
          <w:rPr>
            <w:i/>
          </w:rPr>
          <w:t>mappedNames</w:t>
        </w:r>
        <w:r w:rsidRPr="00E77497">
          <w:t>, then</w:t>
        </w:r>
      </w:ins>
    </w:p>
    <w:p w14:paraId="507F5816" w14:textId="77777777" w:rsidR="00AA78BC" w:rsidRPr="00E77497" w:rsidRDefault="00AA78BC" w:rsidP="009A20C6">
      <w:pPr>
        <w:pStyle w:val="Alg4"/>
        <w:numPr>
          <w:ilvl w:val="3"/>
          <w:numId w:val="606"/>
        </w:numPr>
        <w:rPr>
          <w:ins w:id="3501" w:author="Rev 4 Allen Wirfs-Brock" w:date="2011-10-21T15:13:00Z"/>
        </w:rPr>
      </w:pPr>
      <w:ins w:id="3502" w:author="Rev 4 Allen Wirfs-Brock" w:date="2011-10-21T15:13:00Z">
        <w:r w:rsidRPr="00E77497">
          <w:t xml:space="preserve">Add </w:t>
        </w:r>
        <w:r w:rsidRPr="00E77497">
          <w:rPr>
            <w:i/>
          </w:rPr>
          <w:t>name</w:t>
        </w:r>
        <w:r w:rsidRPr="00E77497">
          <w:t xml:space="preserve"> as an element of the list </w:t>
        </w:r>
        <w:r w:rsidRPr="00E77497">
          <w:rPr>
            <w:i/>
          </w:rPr>
          <w:t>mappedNames</w:t>
        </w:r>
        <w:r w:rsidRPr="00E77497">
          <w:t>.</w:t>
        </w:r>
      </w:ins>
    </w:p>
    <w:p w14:paraId="40632F37" w14:textId="77777777" w:rsidR="00AA78BC" w:rsidRPr="00E77497" w:rsidRDefault="00AA78BC" w:rsidP="009A20C6">
      <w:pPr>
        <w:pStyle w:val="Alg4"/>
        <w:numPr>
          <w:ilvl w:val="3"/>
          <w:numId w:val="606"/>
        </w:numPr>
        <w:rPr>
          <w:ins w:id="3503" w:author="Rev 4 Allen Wirfs-Brock" w:date="2011-10-21T15:13:00Z"/>
        </w:rPr>
      </w:pPr>
      <w:ins w:id="3504" w:author="Rev 4 Allen Wirfs-Brock" w:date="2011-10-21T15:13:00Z">
        <w:r w:rsidRPr="00E77497">
          <w:t xml:space="preserve">Let </w:t>
        </w:r>
        <w:r w:rsidRPr="00E77497">
          <w:rPr>
            <w:i/>
          </w:rPr>
          <w:t>g</w:t>
        </w:r>
        <w:r w:rsidRPr="00E77497">
          <w:t xml:space="preserve"> be the result of calling the </w:t>
        </w:r>
        <w:r w:rsidRPr="00E77497">
          <w:rPr>
            <w:i/>
          </w:rPr>
          <w:t>MakeArgGetter</w:t>
        </w:r>
        <w:r w:rsidRPr="00E77497">
          <w:t xml:space="preserve"> abstract operation with arguments </w:t>
        </w:r>
        <w:r w:rsidRPr="00E77497">
          <w:rPr>
            <w:i/>
          </w:rPr>
          <w:t>name</w:t>
        </w:r>
        <w:r w:rsidRPr="00E77497">
          <w:t xml:space="preserve"> and </w:t>
        </w:r>
        <w:r w:rsidRPr="00E77497">
          <w:rPr>
            <w:i/>
          </w:rPr>
          <w:t>env</w:t>
        </w:r>
        <w:r w:rsidRPr="00E77497">
          <w:t>.</w:t>
        </w:r>
      </w:ins>
    </w:p>
    <w:p w14:paraId="3817280C" w14:textId="77777777" w:rsidR="00AA78BC" w:rsidRPr="00E77497" w:rsidRDefault="00AA78BC" w:rsidP="009A20C6">
      <w:pPr>
        <w:pStyle w:val="Alg4"/>
        <w:numPr>
          <w:ilvl w:val="3"/>
          <w:numId w:val="606"/>
        </w:numPr>
        <w:rPr>
          <w:ins w:id="3505" w:author="Rev 4 Allen Wirfs-Brock" w:date="2011-10-21T15:13:00Z"/>
        </w:rPr>
      </w:pPr>
      <w:ins w:id="3506" w:author="Rev 4 Allen Wirfs-Brock" w:date="2011-10-21T15:13:00Z">
        <w:r w:rsidRPr="00E77497">
          <w:t xml:space="preserve">Let </w:t>
        </w:r>
        <w:r w:rsidRPr="00E77497">
          <w:rPr>
            <w:i/>
          </w:rPr>
          <w:t>p</w:t>
        </w:r>
        <w:r w:rsidRPr="00E77497">
          <w:t xml:space="preserve"> be the result of calling the </w:t>
        </w:r>
        <w:r w:rsidRPr="00E77497">
          <w:rPr>
            <w:i/>
          </w:rPr>
          <w:t>MakeArgSetter</w:t>
        </w:r>
        <w:r w:rsidRPr="00E77497">
          <w:t xml:space="preserve"> abstract operation with arguments </w:t>
        </w:r>
        <w:r w:rsidRPr="00E77497">
          <w:rPr>
            <w:i/>
          </w:rPr>
          <w:t>name</w:t>
        </w:r>
        <w:r w:rsidRPr="00E77497">
          <w:t xml:space="preserve"> and </w:t>
        </w:r>
        <w:r w:rsidRPr="00E77497">
          <w:rPr>
            <w:i/>
          </w:rPr>
          <w:t>env</w:t>
        </w:r>
        <w:r w:rsidRPr="00E77497">
          <w:t>.</w:t>
        </w:r>
      </w:ins>
    </w:p>
    <w:p w14:paraId="6B6830BE" w14:textId="77777777" w:rsidR="00AA78BC" w:rsidRPr="00E77497" w:rsidRDefault="00AA78BC" w:rsidP="009A20C6">
      <w:pPr>
        <w:pStyle w:val="Alg4"/>
        <w:numPr>
          <w:ilvl w:val="3"/>
          <w:numId w:val="606"/>
        </w:numPr>
        <w:rPr>
          <w:ins w:id="3507" w:author="Rev 4 Allen Wirfs-Brock" w:date="2011-10-21T15:13:00Z"/>
        </w:rPr>
      </w:pPr>
      <w:ins w:id="3508" w:author="Rev 4 Allen Wirfs-Brock" w:date="2011-10-21T15:13:00Z">
        <w:r w:rsidRPr="00E77497">
          <w:t xml:space="preserve">Call the [[DefineOwnProperty]] internal method of </w:t>
        </w:r>
        <w:r w:rsidRPr="00E77497">
          <w:rPr>
            <w:i/>
          </w:rPr>
          <w:t>map</w:t>
        </w:r>
        <w:r w:rsidRPr="00E77497">
          <w:t xml:space="preserve"> passing ToString(</w:t>
        </w:r>
        <w:r w:rsidRPr="00E77497">
          <w:rPr>
            <w:i/>
          </w:rPr>
          <w:t>indx</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1722E7CE" w14:textId="77777777" w:rsidR="00AA78BC" w:rsidRPr="00E77497" w:rsidRDefault="00AA78BC" w:rsidP="009A20C6">
      <w:pPr>
        <w:pStyle w:val="Alg4"/>
        <w:numPr>
          <w:ilvl w:val="1"/>
          <w:numId w:val="606"/>
        </w:numPr>
        <w:rPr>
          <w:ins w:id="3509" w:author="Rev 4 Allen Wirfs-Brock" w:date="2011-10-21T15:13:00Z"/>
        </w:rPr>
      </w:pPr>
      <w:ins w:id="3510"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31238A33" w14:textId="77777777" w:rsidR="00AA78BC" w:rsidRPr="00E77497" w:rsidRDefault="00AA78BC" w:rsidP="009A20C6">
      <w:pPr>
        <w:pStyle w:val="Alg4"/>
        <w:numPr>
          <w:ilvl w:val="0"/>
          <w:numId w:val="606"/>
        </w:numPr>
        <w:rPr>
          <w:ins w:id="3511" w:author="Rev 4 Allen Wirfs-Brock" w:date="2011-10-21T15:13:00Z"/>
        </w:rPr>
      </w:pPr>
      <w:ins w:id="3512" w:author="Rev 4 Allen Wirfs-Brock" w:date="2011-10-21T15:13:00Z">
        <w:r w:rsidRPr="00E77497">
          <w:t xml:space="preserve">If </w:t>
        </w:r>
        <w:r w:rsidRPr="00E77497">
          <w:rPr>
            <w:i/>
          </w:rPr>
          <w:t>mappedNames</w:t>
        </w:r>
        <w:r w:rsidRPr="00E77497">
          <w:t xml:space="preserve"> is not empty, then</w:t>
        </w:r>
      </w:ins>
    </w:p>
    <w:p w14:paraId="3B79A17E" w14:textId="77777777" w:rsidR="00AA78BC" w:rsidRPr="00E77497" w:rsidRDefault="00AA78BC" w:rsidP="009A20C6">
      <w:pPr>
        <w:pStyle w:val="Alg4"/>
        <w:numPr>
          <w:ilvl w:val="1"/>
          <w:numId w:val="606"/>
        </w:numPr>
        <w:rPr>
          <w:ins w:id="3513" w:author="Rev 4 Allen Wirfs-Brock" w:date="2011-10-21T15:13:00Z"/>
        </w:rPr>
      </w:pPr>
      <w:ins w:id="3514" w:author="Rev 4 Allen Wirfs-Brock" w:date="2011-10-21T15:13:00Z">
        <w:r w:rsidRPr="00E77497">
          <w:t xml:space="preserve">Set the [[ParameterMap]] internal property of </w:t>
        </w:r>
        <w:r w:rsidRPr="00E77497">
          <w:rPr>
            <w:i/>
          </w:rPr>
          <w:t>obj</w:t>
        </w:r>
        <w:r w:rsidRPr="00E77497">
          <w:t xml:space="preserve"> to </w:t>
        </w:r>
        <w:r w:rsidRPr="00E77497">
          <w:rPr>
            <w:i/>
          </w:rPr>
          <w:t>map</w:t>
        </w:r>
        <w:r w:rsidRPr="00E77497">
          <w:t>.</w:t>
        </w:r>
      </w:ins>
    </w:p>
    <w:p w14:paraId="443525E1" w14:textId="77777777" w:rsidR="00AA78BC" w:rsidRPr="00E77497" w:rsidRDefault="00AA78BC" w:rsidP="009A20C6">
      <w:pPr>
        <w:pStyle w:val="Alg4"/>
        <w:numPr>
          <w:ilvl w:val="1"/>
          <w:numId w:val="606"/>
        </w:numPr>
        <w:rPr>
          <w:ins w:id="3515" w:author="Rev 4 Allen Wirfs-Brock" w:date="2011-10-21T15:13:00Z"/>
        </w:rPr>
      </w:pPr>
      <w:ins w:id="3516" w:author="Rev 4 Allen Wirfs-Brock" w:date="2011-10-21T15:13:00Z">
        <w:r w:rsidRPr="00E77497">
          <w:t xml:space="preserve">Set the [[Get]], [[GetOwnProperty]], [[DefineOwnProperty]], and [[Delete]] internal methods of </w:t>
        </w:r>
        <w:r w:rsidRPr="00E77497">
          <w:rPr>
            <w:i/>
          </w:rPr>
          <w:t>obj</w:t>
        </w:r>
        <w:r w:rsidRPr="00E77497">
          <w:t xml:space="preserve"> to the definitions provided below.</w:t>
        </w:r>
      </w:ins>
    </w:p>
    <w:p w14:paraId="45FB110A" w14:textId="77777777" w:rsidR="00AA78BC" w:rsidRPr="00E77497" w:rsidRDefault="00AA78BC" w:rsidP="009A20C6">
      <w:pPr>
        <w:pStyle w:val="Alg4"/>
        <w:numPr>
          <w:ilvl w:val="0"/>
          <w:numId w:val="606"/>
        </w:numPr>
        <w:rPr>
          <w:ins w:id="3517" w:author="Rev 4 Allen Wirfs-Brock" w:date="2011-10-21T15:13:00Z"/>
        </w:rPr>
      </w:pPr>
      <w:ins w:id="3518" w:author="Rev 4 Allen Wirfs-Brock" w:date="2011-10-21T15:13:00Z">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 xml:space="preserve">", the property descriptor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4BC9807A" w14:textId="77777777" w:rsidR="00AA78BC" w:rsidRPr="00E77497" w:rsidRDefault="00AA78BC" w:rsidP="009A20C6">
      <w:pPr>
        <w:pStyle w:val="Alg4"/>
        <w:numPr>
          <w:ilvl w:val="0"/>
          <w:numId w:val="606"/>
        </w:numPr>
        <w:spacing w:after="120"/>
        <w:rPr>
          <w:ins w:id="3519" w:author="Rev 4 Allen Wirfs-Brock" w:date="2011-10-21T15:13:00Z"/>
        </w:rPr>
      </w:pPr>
      <w:ins w:id="3520" w:author="Rev 4 Allen Wirfs-Brock" w:date="2011-10-21T15:13:00Z">
        <w:r w:rsidRPr="00E77497">
          <w:t xml:space="preserve">Return </w:t>
        </w:r>
        <w:r w:rsidRPr="00E77497">
          <w:rPr>
            <w:i/>
          </w:rPr>
          <w:t>obj</w:t>
        </w:r>
      </w:ins>
    </w:p>
    <w:p w14:paraId="0C52ABFA" w14:textId="77777777" w:rsidR="00AA78BC" w:rsidRPr="00E77497" w:rsidRDefault="00AA78BC" w:rsidP="00AA78BC">
      <w:pPr>
        <w:rPr>
          <w:ins w:id="3521" w:author="Rev 4 Allen Wirfs-Brock" w:date="2011-10-21T15:16:00Z"/>
        </w:rPr>
      </w:pPr>
      <w:ins w:id="3522" w:author="Rev 4 Allen Wirfs-Brock" w:date="2011-10-21T15:16:00Z">
        <w:r w:rsidRPr="00E77497">
          <w:t xml:space="preserve">The abstract operation </w:t>
        </w:r>
      </w:ins>
      <w:ins w:id="3523" w:author="Rev 4 Allen Wirfs-Brock" w:date="2011-10-21T15:13:00Z">
        <w:r w:rsidRPr="00E77497">
          <w:rPr>
            <w:i/>
          </w:rPr>
          <w:t>InstantiateArgumentsObject</w:t>
        </w:r>
      </w:ins>
      <w:r w:rsidRPr="00E77497">
        <w:t xml:space="preserve"> </w:t>
      </w:r>
      <w:ins w:id="3524" w:author="Rev 4 Allen Wirfs-Brock" w:date="2011-10-21T15:16:00Z">
        <w:r w:rsidRPr="00E77497">
          <w:t>called with an argument</w:t>
        </w:r>
      </w:ins>
      <w:ins w:id="3525" w:author="Rev 4 Allen Wirfs-Brock" w:date="2011-10-21T15:17:00Z">
        <w:r w:rsidRPr="00E77497">
          <w:t xml:space="preserve"> </w:t>
        </w:r>
        <w:r w:rsidRPr="00E77497">
          <w:rPr>
            <w:rFonts w:ascii="Times New Roman" w:hAnsi="Times New Roman"/>
            <w:i/>
          </w:rPr>
          <w:t>len</w:t>
        </w:r>
      </w:ins>
      <w:ins w:id="3526" w:author="Rev 4 Allen Wirfs-Brock" w:date="2011-10-21T15:16:00Z">
        <w:r w:rsidRPr="00E77497">
          <w:t xml:space="preserve"> performs the following steps:</w:t>
        </w:r>
      </w:ins>
    </w:p>
    <w:p w14:paraId="5A9C5FA0" w14:textId="77777777" w:rsidR="004C02EF" w:rsidRPr="00E77497" w:rsidRDefault="004C02EF" w:rsidP="009A20C6">
      <w:pPr>
        <w:pStyle w:val="Alg4"/>
        <w:numPr>
          <w:ilvl w:val="0"/>
          <w:numId w:val="378"/>
        </w:numPr>
      </w:pPr>
      <w:r w:rsidRPr="00E77497">
        <w:t xml:space="preserve">Let </w:t>
      </w:r>
      <w:r w:rsidRPr="00E77497">
        <w:rPr>
          <w:i/>
        </w:rPr>
        <w:t xml:space="preserve">obj </w:t>
      </w:r>
      <w:r w:rsidRPr="00E77497">
        <w:t>be the result of creating a new ECMAScript object.</w:t>
      </w:r>
    </w:p>
    <w:p w14:paraId="3C0D53BE" w14:textId="77777777" w:rsidR="004C02EF" w:rsidRPr="00E77497" w:rsidRDefault="004C02EF" w:rsidP="009A20C6">
      <w:pPr>
        <w:pStyle w:val="Alg4"/>
        <w:numPr>
          <w:ilvl w:val="0"/>
          <w:numId w:val="378"/>
        </w:numPr>
      </w:pPr>
      <w:r w:rsidRPr="00E77497">
        <w:t xml:space="preserve">Set all the internal methods of </w:t>
      </w:r>
      <w:r w:rsidRPr="00E77497">
        <w:rPr>
          <w:i/>
        </w:rPr>
        <w:t>obj</w:t>
      </w:r>
      <w:r w:rsidRPr="00E77497">
        <w:t xml:space="preserve"> as specified in 8.12.</w:t>
      </w:r>
    </w:p>
    <w:p w14:paraId="665278F6" w14:textId="77777777" w:rsidR="004C02EF" w:rsidRPr="00E77497" w:rsidRDefault="004C02EF" w:rsidP="009A20C6">
      <w:pPr>
        <w:pStyle w:val="Alg4"/>
        <w:numPr>
          <w:ilvl w:val="0"/>
          <w:numId w:val="378"/>
        </w:numPr>
      </w:pPr>
      <w:del w:id="3527" w:author="Allen Wirfs-Brock" w:date="2011-07-02T13:17:00Z">
        <w:r w:rsidRPr="00E77497" w:rsidDel="000011A1">
          <w:delText xml:space="preserve">Set </w:delText>
        </w:r>
      </w:del>
      <w:ins w:id="3528" w:author="Allen Wirfs-Brock" w:date="2011-07-02T13:17:00Z">
        <w:r w:rsidR="000011A1" w:rsidRPr="00E77497">
          <w:t xml:space="preserve">Add </w:t>
        </w:r>
      </w:ins>
      <w:r w:rsidRPr="00E77497">
        <w:t>the [[</w:t>
      </w:r>
      <w:del w:id="3529" w:author="Allen Wirfs-Brock" w:date="2011-07-02T13:18:00Z">
        <w:r w:rsidRPr="00E77497" w:rsidDel="000011A1">
          <w:delText>Class</w:delText>
        </w:r>
      </w:del>
      <w:ins w:id="3530" w:author="Allen Wirfs-Brock" w:date="2011-07-02T13:18:00Z">
        <w:del w:id="3531" w:author="Rev 3 Allen Wirfs-Brock" w:date="2011-09-08T15:04:00Z">
          <w:r w:rsidR="000011A1" w:rsidRPr="00E77497" w:rsidDel="00883E25">
            <w:delText>IsArguments</w:delText>
          </w:r>
        </w:del>
      </w:ins>
      <w:ins w:id="3532" w:author="Rev 3 Allen Wirfs-Brock" w:date="2011-09-08T15:04:00Z">
        <w:r w:rsidR="00883E25" w:rsidRPr="00E77497">
          <w:t>NativeBrand</w:t>
        </w:r>
      </w:ins>
      <w:r w:rsidRPr="00E77497">
        <w:t>]] internal propert</w:t>
      </w:r>
      <w:del w:id="3533" w:author="Rev 3 Allen Wirfs-Brock" w:date="2011-09-08T15:05:00Z">
        <w:r w:rsidRPr="00E77497" w:rsidDel="00883E25">
          <w:delText>y</w:delText>
        </w:r>
      </w:del>
      <w:r w:rsidRPr="00E77497">
        <w:t xml:space="preserve"> </w:t>
      </w:r>
      <w:del w:id="3534" w:author="Allen Wirfs-Brock" w:date="2011-07-02T13:18:00Z">
        <w:r w:rsidRPr="00E77497" w:rsidDel="000011A1">
          <w:delText xml:space="preserve">of </w:delText>
        </w:r>
      </w:del>
      <w:ins w:id="3535" w:author="Allen Wirfs-Brock" w:date="2011-07-02T13:18:00Z">
        <w:r w:rsidR="000011A1" w:rsidRPr="00E77497">
          <w:t xml:space="preserve">to </w:t>
        </w:r>
      </w:ins>
      <w:r w:rsidRPr="00E77497">
        <w:rPr>
          <w:i/>
        </w:rPr>
        <w:t>obj</w:t>
      </w:r>
      <w:ins w:id="3536" w:author="Rev 3 Allen Wirfs-Brock" w:date="2011-09-08T15:05:00Z">
        <w:r w:rsidR="00883E25" w:rsidRPr="00E77497">
          <w:rPr>
            <w:i/>
          </w:rPr>
          <w:t xml:space="preserve"> </w:t>
        </w:r>
        <w:r w:rsidR="00883E25" w:rsidRPr="00E77497">
          <w:t>with value NativeArguments</w:t>
        </w:r>
      </w:ins>
      <w:del w:id="3537" w:author="Allen Wirfs-Brock" w:date="2011-07-02T13:18:00Z">
        <w:r w:rsidRPr="00E77497" w:rsidDel="000011A1">
          <w:delText xml:space="preserve"> to </w:delText>
        </w:r>
        <w:r w:rsidRPr="00E77497" w:rsidDel="000011A1">
          <w:rPr>
            <w:b/>
          </w:rPr>
          <w:delText>"</w:delText>
        </w:r>
        <w:r w:rsidRPr="00E77497" w:rsidDel="000011A1">
          <w:rPr>
            <w:rFonts w:ascii="Courier New" w:hAnsi="Courier New" w:cs="Courier New"/>
            <w:b/>
          </w:rPr>
          <w:delText>Arguments</w:delText>
        </w:r>
        <w:r w:rsidRPr="00E77497" w:rsidDel="000011A1">
          <w:delText>"</w:delText>
        </w:r>
      </w:del>
      <w:r w:rsidRPr="00E77497">
        <w:t>.</w:t>
      </w:r>
    </w:p>
    <w:p w14:paraId="04F76683" w14:textId="77777777" w:rsidR="004C02EF" w:rsidRPr="00E77497" w:rsidDel="000933F5" w:rsidRDefault="004C02EF" w:rsidP="009A20C6">
      <w:pPr>
        <w:pStyle w:val="Alg4"/>
        <w:numPr>
          <w:ilvl w:val="0"/>
          <w:numId w:val="378"/>
        </w:numPr>
        <w:rPr>
          <w:del w:id="3538" w:author="Allen Wirfs-Brock rev2" w:date="2011-07-20T16:13:00Z"/>
        </w:rPr>
      </w:pPr>
      <w:del w:id="3539" w:author="Allen Wirfs-Brock rev2" w:date="2011-07-20T16:13:00Z">
        <w:r w:rsidRPr="00E77497" w:rsidDel="000933F5">
          <w:delText xml:space="preserve">Let </w:delText>
        </w:r>
        <w:r w:rsidRPr="00E77497" w:rsidDel="000933F5">
          <w:rPr>
            <w:i/>
          </w:rPr>
          <w:delText>Object</w:delText>
        </w:r>
        <w:r w:rsidRPr="00E77497" w:rsidDel="000933F5">
          <w:delText xml:space="preserve"> be the standard built-in Object constructor (15.2.2).</w:delText>
        </w:r>
      </w:del>
    </w:p>
    <w:p w14:paraId="22246DB5" w14:textId="77777777" w:rsidR="004C02EF" w:rsidRPr="00E77497" w:rsidRDefault="004C02EF" w:rsidP="009A20C6">
      <w:pPr>
        <w:pStyle w:val="Alg4"/>
        <w:numPr>
          <w:ilvl w:val="0"/>
          <w:numId w:val="378"/>
        </w:numPr>
      </w:pPr>
      <w:r w:rsidRPr="00E77497">
        <w:t xml:space="preserve">Set the [[Prototype]] internal property of </w:t>
      </w:r>
      <w:r w:rsidRPr="00E77497">
        <w:rPr>
          <w:i/>
        </w:rPr>
        <w:t>obj</w:t>
      </w:r>
      <w:r w:rsidRPr="00E77497">
        <w:t xml:space="preserve"> to the standard built-in Object prototype object (15.2.4).</w:t>
      </w:r>
    </w:p>
    <w:p w14:paraId="6A91827B" w14:textId="77777777" w:rsidR="004C02EF" w:rsidRPr="00E77497" w:rsidRDefault="004C02EF" w:rsidP="009A20C6">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6B479EB1" w14:textId="77777777" w:rsidR="004C02EF" w:rsidRPr="00E77497" w:rsidDel="00B161A7" w:rsidRDefault="004C02EF" w:rsidP="009A20C6">
      <w:pPr>
        <w:pStyle w:val="Alg4"/>
        <w:numPr>
          <w:ilvl w:val="0"/>
          <w:numId w:val="378"/>
        </w:numPr>
        <w:rPr>
          <w:del w:id="3540" w:author="Rev 4 Allen Wirfs-Brock" w:date="2011-10-20T18:16:00Z"/>
        </w:rPr>
      </w:pPr>
      <w:del w:id="3541"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len</w:delText>
        </w:r>
        <w:r w:rsidRPr="00E77497" w:rsidDel="00B161A7">
          <w:delText xml:space="preserve">  - 1.</w:delText>
        </w:r>
      </w:del>
    </w:p>
    <w:p w14:paraId="359FEFBA" w14:textId="77777777" w:rsidR="004C02EF" w:rsidRPr="00E77497" w:rsidDel="00B161A7" w:rsidRDefault="004C02EF" w:rsidP="009A20C6">
      <w:pPr>
        <w:pStyle w:val="Alg4"/>
        <w:numPr>
          <w:ilvl w:val="0"/>
          <w:numId w:val="378"/>
        </w:numPr>
        <w:rPr>
          <w:del w:id="3542" w:author="Rev 4 Allen Wirfs-Brock" w:date="2011-10-20T18:16:00Z"/>
        </w:rPr>
      </w:pPr>
      <w:del w:id="3543" w:author="Rev 4 Allen Wirfs-Brock" w:date="2011-10-20T18:16:00Z">
        <w:r w:rsidRPr="00E77497" w:rsidDel="00B161A7">
          <w:delText xml:space="preserve">Repeat while </w:delText>
        </w:r>
        <w:r w:rsidRPr="00E77497" w:rsidDel="00B161A7">
          <w:rPr>
            <w:i/>
          </w:rPr>
          <w:delText>indx</w:delText>
        </w:r>
        <w:r w:rsidRPr="00E77497" w:rsidDel="00B161A7">
          <w:delText xml:space="preserve"> &gt;= 0, </w:delText>
        </w:r>
      </w:del>
    </w:p>
    <w:p w14:paraId="53BC7D20" w14:textId="77777777" w:rsidR="004C02EF" w:rsidRPr="00E77497" w:rsidDel="00B161A7" w:rsidRDefault="004C02EF" w:rsidP="006361CF">
      <w:pPr>
        <w:pStyle w:val="Alg4"/>
        <w:numPr>
          <w:ilvl w:val="1"/>
          <w:numId w:val="378"/>
        </w:numPr>
        <w:rPr>
          <w:del w:id="3544" w:author="Rev 4 Allen Wirfs-Brock" w:date="2011-10-20T18:16:00Z"/>
        </w:rPr>
        <w:pPrChange w:id="3545" w:author="Rev 4 Allen Wirfs-Brock" w:date="2011-11-07T12:16:00Z">
          <w:pPr>
            <w:pStyle w:val="Alg4"/>
            <w:numPr>
              <w:ilvl w:val="1"/>
              <w:numId w:val="385"/>
            </w:numPr>
            <w:tabs>
              <w:tab w:val="num" w:pos="1080"/>
            </w:tabs>
            <w:ind w:left="1080" w:hanging="360"/>
          </w:pPr>
        </w:pPrChange>
      </w:pPr>
      <w:del w:id="3546" w:author="Rev 4 Allen Wirfs-Brock" w:date="2011-10-20T18:16:00Z">
        <w:r w:rsidRPr="00E77497" w:rsidDel="00B161A7">
          <w:delText xml:space="preserve">Let </w:delText>
        </w:r>
        <w:r w:rsidRPr="00E77497" w:rsidDel="00B161A7">
          <w:rPr>
            <w:i/>
          </w:rPr>
          <w:delText>val</w:delText>
        </w:r>
        <w:r w:rsidRPr="00E77497" w:rsidDel="00B161A7">
          <w:delText xml:space="preserve"> be the element of </w:delText>
        </w:r>
        <w:r w:rsidRPr="00E77497" w:rsidDel="00B161A7">
          <w:rPr>
            <w:i/>
          </w:rPr>
          <w:delText>args</w:delText>
        </w:r>
        <w:r w:rsidRPr="00E77497" w:rsidDel="00B161A7">
          <w:delText xml:space="preserve"> at 0-origined list position </w:delText>
        </w:r>
        <w:r w:rsidRPr="00E77497" w:rsidDel="00B161A7">
          <w:rPr>
            <w:i/>
          </w:rPr>
          <w:delText>indx</w:delText>
        </w:r>
        <w:r w:rsidRPr="00E77497" w:rsidDel="00B161A7">
          <w:delText>.</w:delText>
        </w:r>
      </w:del>
    </w:p>
    <w:p w14:paraId="01190434" w14:textId="77777777" w:rsidR="004C02EF" w:rsidRPr="00E77497" w:rsidDel="00B161A7" w:rsidRDefault="004C02EF" w:rsidP="006361CF">
      <w:pPr>
        <w:pStyle w:val="Alg4"/>
        <w:numPr>
          <w:ilvl w:val="1"/>
          <w:numId w:val="378"/>
        </w:numPr>
        <w:rPr>
          <w:del w:id="3547" w:author="Rev 4 Allen Wirfs-Brock" w:date="2011-10-20T18:16:00Z"/>
        </w:rPr>
        <w:pPrChange w:id="3548" w:author="Rev 4 Allen Wirfs-Brock" w:date="2011-11-07T12:16:00Z">
          <w:pPr>
            <w:pStyle w:val="Alg4"/>
            <w:numPr>
              <w:ilvl w:val="1"/>
              <w:numId w:val="385"/>
            </w:numPr>
            <w:tabs>
              <w:tab w:val="num" w:pos="1080"/>
            </w:tabs>
            <w:ind w:left="1080" w:hanging="360"/>
          </w:pPr>
        </w:pPrChange>
      </w:pPr>
      <w:del w:id="3549"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ToString(</w:delText>
        </w:r>
        <w:r w:rsidRPr="00E77497" w:rsidDel="00B161A7">
          <w:rPr>
            <w:i/>
          </w:rPr>
          <w:delText>indx</w:delText>
        </w:r>
        <w:r w:rsidRPr="00E77497" w:rsidDel="00B161A7">
          <w:delText xml:space="preserve">), the property descriptor {[[Value]]: </w:delText>
        </w:r>
        <w:r w:rsidRPr="00E77497" w:rsidDel="00B161A7">
          <w:rPr>
            <w:i/>
          </w:rPr>
          <w:delText>val</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true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37C2EE9F" w14:textId="77777777" w:rsidR="004C02EF" w:rsidRPr="00E77497" w:rsidDel="00B161A7" w:rsidRDefault="004C02EF" w:rsidP="006361CF">
      <w:pPr>
        <w:pStyle w:val="Alg4"/>
        <w:numPr>
          <w:ilvl w:val="1"/>
          <w:numId w:val="378"/>
        </w:numPr>
        <w:rPr>
          <w:del w:id="3550" w:author="Rev 4 Allen Wirfs-Brock" w:date="2011-10-20T18:16:00Z"/>
        </w:rPr>
        <w:pPrChange w:id="3551" w:author="Rev 4 Allen Wirfs-Brock" w:date="2011-11-07T12:16:00Z">
          <w:pPr>
            <w:pStyle w:val="Alg4"/>
            <w:numPr>
              <w:ilvl w:val="1"/>
              <w:numId w:val="385"/>
            </w:numPr>
            <w:tabs>
              <w:tab w:val="num" w:pos="1080"/>
            </w:tabs>
            <w:ind w:left="1080" w:hanging="360"/>
          </w:pPr>
        </w:pPrChange>
      </w:pPr>
      <w:del w:id="3552" w:author="Rev 4 Allen Wirfs-Brock" w:date="2011-10-20T18:16:00Z">
        <w:r w:rsidRPr="00E77497" w:rsidDel="00B161A7">
          <w:delText xml:space="preserve">If </w:delText>
        </w:r>
        <w:r w:rsidRPr="00E77497" w:rsidDel="00B161A7">
          <w:rPr>
            <w:i/>
          </w:rPr>
          <w:delText>indx</w:delText>
        </w:r>
        <w:r w:rsidRPr="00E77497" w:rsidDel="00B161A7">
          <w:delText xml:space="preserve"> is less than the number of elements in </w:delText>
        </w:r>
        <w:r w:rsidRPr="00E77497" w:rsidDel="00B161A7">
          <w:rPr>
            <w:i/>
          </w:rPr>
          <w:delText>names</w:delText>
        </w:r>
        <w:r w:rsidRPr="00E77497" w:rsidDel="00B161A7">
          <w:delText>, then</w:delText>
        </w:r>
      </w:del>
    </w:p>
    <w:p w14:paraId="4C49184A" w14:textId="77777777" w:rsidR="004C02EF" w:rsidRPr="00E77497" w:rsidDel="00B161A7" w:rsidRDefault="004C02EF" w:rsidP="006361CF">
      <w:pPr>
        <w:pStyle w:val="Alg4"/>
        <w:numPr>
          <w:ilvl w:val="2"/>
          <w:numId w:val="378"/>
        </w:numPr>
        <w:rPr>
          <w:del w:id="3553" w:author="Rev 4 Allen Wirfs-Brock" w:date="2011-10-20T18:16:00Z"/>
        </w:rPr>
        <w:pPrChange w:id="3554" w:author="Rev 4 Allen Wirfs-Brock" w:date="2011-11-07T12:16:00Z">
          <w:pPr>
            <w:pStyle w:val="Alg4"/>
            <w:numPr>
              <w:ilvl w:val="2"/>
              <w:numId w:val="385"/>
            </w:numPr>
            <w:tabs>
              <w:tab w:val="num" w:pos="1800"/>
            </w:tabs>
            <w:ind w:left="1800" w:hanging="360"/>
          </w:pPr>
        </w:pPrChange>
      </w:pPr>
      <w:del w:id="3555" w:author="Rev 4 Allen Wirfs-Brock" w:date="2011-10-20T18:16:00Z">
        <w:r w:rsidRPr="00E77497" w:rsidDel="00B161A7">
          <w:delText xml:space="preserve">Let </w:delText>
        </w:r>
        <w:r w:rsidRPr="00E77497" w:rsidDel="00B161A7">
          <w:rPr>
            <w:i/>
          </w:rPr>
          <w:delText>name</w:delText>
        </w:r>
        <w:r w:rsidRPr="00E77497" w:rsidDel="00B161A7">
          <w:delText xml:space="preserve"> be the element of </w:delText>
        </w:r>
        <w:r w:rsidRPr="00E77497" w:rsidDel="00B161A7">
          <w:rPr>
            <w:i/>
          </w:rPr>
          <w:delText>names</w:delText>
        </w:r>
        <w:r w:rsidRPr="00E77497" w:rsidDel="00B161A7">
          <w:delText xml:space="preserve"> at 0-origined list position </w:delText>
        </w:r>
        <w:r w:rsidRPr="00E77497" w:rsidDel="00B161A7">
          <w:rPr>
            <w:i/>
          </w:rPr>
          <w:delText>indx</w:delText>
        </w:r>
        <w:r w:rsidRPr="00E77497" w:rsidDel="00B161A7">
          <w:delText>.</w:delText>
        </w:r>
      </w:del>
    </w:p>
    <w:p w14:paraId="2B359B9C" w14:textId="77777777" w:rsidR="004C02EF" w:rsidRPr="00E77497" w:rsidDel="00B161A7" w:rsidRDefault="004C02EF" w:rsidP="006361CF">
      <w:pPr>
        <w:pStyle w:val="Alg4"/>
        <w:numPr>
          <w:ilvl w:val="2"/>
          <w:numId w:val="378"/>
        </w:numPr>
        <w:rPr>
          <w:del w:id="3556" w:author="Rev 4 Allen Wirfs-Brock" w:date="2011-10-20T18:16:00Z"/>
        </w:rPr>
        <w:pPrChange w:id="3557" w:author="Rev 4 Allen Wirfs-Brock" w:date="2011-11-07T12:16:00Z">
          <w:pPr>
            <w:pStyle w:val="Alg4"/>
            <w:numPr>
              <w:ilvl w:val="2"/>
              <w:numId w:val="385"/>
            </w:numPr>
            <w:tabs>
              <w:tab w:val="num" w:pos="1800"/>
            </w:tabs>
            <w:ind w:left="1800" w:hanging="360"/>
          </w:pPr>
        </w:pPrChange>
      </w:pPr>
      <w:del w:id="3558"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xml:space="preserve"> and </w:delText>
        </w:r>
        <w:r w:rsidRPr="00E77497" w:rsidDel="00B161A7">
          <w:rPr>
            <w:i/>
          </w:rPr>
          <w:delText>name</w:delText>
        </w:r>
        <w:r w:rsidRPr="00E77497" w:rsidDel="00B161A7">
          <w:delText xml:space="preserve"> is not an element of  </w:delText>
        </w:r>
        <w:r w:rsidRPr="00E77497" w:rsidDel="00B161A7">
          <w:rPr>
            <w:i/>
          </w:rPr>
          <w:delText>mappedNames</w:delText>
        </w:r>
        <w:r w:rsidRPr="00E77497" w:rsidDel="00B161A7">
          <w:delText>, then</w:delText>
        </w:r>
      </w:del>
    </w:p>
    <w:p w14:paraId="429F8983" w14:textId="77777777" w:rsidR="004C02EF" w:rsidRPr="00E77497" w:rsidDel="00B161A7" w:rsidRDefault="004C02EF" w:rsidP="006361CF">
      <w:pPr>
        <w:pStyle w:val="Alg4"/>
        <w:numPr>
          <w:ilvl w:val="3"/>
          <w:numId w:val="378"/>
        </w:numPr>
        <w:rPr>
          <w:del w:id="3559" w:author="Rev 4 Allen Wirfs-Brock" w:date="2011-10-20T18:16:00Z"/>
        </w:rPr>
        <w:pPrChange w:id="3560" w:author="Rev 4 Allen Wirfs-Brock" w:date="2011-11-07T12:16:00Z">
          <w:pPr>
            <w:pStyle w:val="Alg4"/>
            <w:numPr>
              <w:ilvl w:val="3"/>
              <w:numId w:val="385"/>
            </w:numPr>
            <w:tabs>
              <w:tab w:val="num" w:pos="2520"/>
            </w:tabs>
            <w:ind w:left="2520" w:hanging="360"/>
          </w:pPr>
        </w:pPrChange>
      </w:pPr>
      <w:del w:id="3561" w:author="Rev 4 Allen Wirfs-Brock" w:date="2011-10-20T18:16:00Z">
        <w:r w:rsidRPr="00E77497" w:rsidDel="00B161A7">
          <w:delText xml:space="preserve">Add </w:delText>
        </w:r>
        <w:r w:rsidRPr="00E77497" w:rsidDel="00B161A7">
          <w:rPr>
            <w:i/>
          </w:rPr>
          <w:delText>name</w:delText>
        </w:r>
        <w:r w:rsidRPr="00E77497" w:rsidDel="00B161A7">
          <w:delText xml:space="preserve"> as an element of the list </w:delText>
        </w:r>
        <w:r w:rsidRPr="00E77497" w:rsidDel="00B161A7">
          <w:rPr>
            <w:i/>
          </w:rPr>
          <w:delText>mappedNames</w:delText>
        </w:r>
        <w:r w:rsidRPr="00E77497" w:rsidDel="00B161A7">
          <w:delText>.</w:delText>
        </w:r>
      </w:del>
    </w:p>
    <w:p w14:paraId="7D6B3842" w14:textId="77777777" w:rsidR="004C02EF" w:rsidRPr="00E77497" w:rsidDel="00B161A7" w:rsidRDefault="004C02EF" w:rsidP="006361CF">
      <w:pPr>
        <w:pStyle w:val="Alg4"/>
        <w:numPr>
          <w:ilvl w:val="3"/>
          <w:numId w:val="378"/>
        </w:numPr>
        <w:rPr>
          <w:del w:id="3562" w:author="Rev 4 Allen Wirfs-Brock" w:date="2011-10-20T18:16:00Z"/>
        </w:rPr>
        <w:pPrChange w:id="3563" w:author="Rev 4 Allen Wirfs-Brock" w:date="2011-11-07T12:16:00Z">
          <w:pPr>
            <w:pStyle w:val="Alg4"/>
            <w:numPr>
              <w:ilvl w:val="3"/>
              <w:numId w:val="385"/>
            </w:numPr>
            <w:tabs>
              <w:tab w:val="num" w:pos="2520"/>
            </w:tabs>
            <w:ind w:left="2520" w:hanging="360"/>
          </w:pPr>
        </w:pPrChange>
      </w:pPr>
      <w:del w:id="3564" w:author="Rev 4 Allen Wirfs-Brock" w:date="2011-10-20T18:16:00Z">
        <w:r w:rsidRPr="00E77497" w:rsidDel="00B161A7">
          <w:delText xml:space="preserve">Let </w:delText>
        </w:r>
        <w:r w:rsidRPr="00E77497" w:rsidDel="00B161A7">
          <w:rPr>
            <w:i/>
          </w:rPr>
          <w:delText>g</w:delText>
        </w:r>
        <w:r w:rsidRPr="00E77497" w:rsidDel="00B161A7">
          <w:delText xml:space="preserve"> be the result of calling the </w:delText>
        </w:r>
        <w:r w:rsidRPr="00E77497" w:rsidDel="00B161A7">
          <w:rPr>
            <w:i/>
          </w:rPr>
          <w:delText>MakeArgGetter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155A3BBB" w14:textId="77777777" w:rsidR="004C02EF" w:rsidRPr="00E77497" w:rsidDel="00B161A7" w:rsidRDefault="004C02EF" w:rsidP="006361CF">
      <w:pPr>
        <w:pStyle w:val="Alg4"/>
        <w:numPr>
          <w:ilvl w:val="3"/>
          <w:numId w:val="378"/>
        </w:numPr>
        <w:rPr>
          <w:del w:id="3565" w:author="Rev 4 Allen Wirfs-Brock" w:date="2011-10-20T18:16:00Z"/>
        </w:rPr>
        <w:pPrChange w:id="3566" w:author="Rev 4 Allen Wirfs-Brock" w:date="2011-11-07T12:16:00Z">
          <w:pPr>
            <w:pStyle w:val="Alg4"/>
            <w:numPr>
              <w:ilvl w:val="3"/>
              <w:numId w:val="385"/>
            </w:numPr>
            <w:tabs>
              <w:tab w:val="num" w:pos="2520"/>
            </w:tabs>
            <w:ind w:left="2520" w:hanging="360"/>
          </w:pPr>
        </w:pPrChange>
      </w:pPr>
      <w:del w:id="3567" w:author="Rev 4 Allen Wirfs-Brock" w:date="2011-10-20T18:16:00Z">
        <w:r w:rsidRPr="00E77497" w:rsidDel="00B161A7">
          <w:delText xml:space="preserve">Let </w:delText>
        </w:r>
        <w:r w:rsidRPr="00E77497" w:rsidDel="00B161A7">
          <w:rPr>
            <w:i/>
          </w:rPr>
          <w:delText>p</w:delText>
        </w:r>
        <w:r w:rsidRPr="00E77497" w:rsidDel="00B161A7">
          <w:delText xml:space="preserve"> be the result of calling the </w:delText>
        </w:r>
        <w:r w:rsidRPr="00E77497" w:rsidDel="00B161A7">
          <w:rPr>
            <w:i/>
          </w:rPr>
          <w:delText>MakeArgSetter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41B2433C" w14:textId="77777777" w:rsidR="004C02EF" w:rsidRPr="00E77497" w:rsidDel="00B161A7" w:rsidRDefault="004C02EF" w:rsidP="006361CF">
      <w:pPr>
        <w:pStyle w:val="Alg4"/>
        <w:numPr>
          <w:ilvl w:val="3"/>
          <w:numId w:val="378"/>
        </w:numPr>
        <w:rPr>
          <w:del w:id="3568" w:author="Rev 4 Allen Wirfs-Brock" w:date="2011-10-20T18:16:00Z"/>
        </w:rPr>
        <w:pPrChange w:id="3569" w:author="Rev 4 Allen Wirfs-Brock" w:date="2011-11-07T12:16:00Z">
          <w:pPr>
            <w:pStyle w:val="Alg4"/>
            <w:numPr>
              <w:ilvl w:val="3"/>
              <w:numId w:val="385"/>
            </w:numPr>
            <w:tabs>
              <w:tab w:val="num" w:pos="2520"/>
            </w:tabs>
            <w:ind w:left="2520" w:hanging="360"/>
          </w:pPr>
        </w:pPrChange>
      </w:pPr>
      <w:del w:id="3570" w:author="Rev 4 Allen Wirfs-Brock" w:date="2011-10-20T18:16:00Z">
        <w:r w:rsidRPr="00E77497" w:rsidDel="00B161A7">
          <w:delText xml:space="preserve">Call the [[DefineOwnProperty]] internal method of </w:delText>
        </w:r>
        <w:r w:rsidRPr="00E77497" w:rsidDel="00B161A7">
          <w:rPr>
            <w:i/>
          </w:rPr>
          <w:delText>map</w:delText>
        </w:r>
        <w:r w:rsidRPr="00E77497" w:rsidDel="00B161A7">
          <w:delText xml:space="preserve"> passing ToString(</w:delText>
        </w:r>
        <w:r w:rsidRPr="00E77497" w:rsidDel="00B161A7">
          <w:rPr>
            <w:i/>
          </w:rPr>
          <w:delText>indx</w:delText>
        </w:r>
        <w:r w:rsidRPr="00E77497" w:rsidDel="00B161A7">
          <w:delText xml:space="preserve">), the Property Descriptor {[[Set]]: </w:delText>
        </w:r>
        <w:r w:rsidRPr="00E77497" w:rsidDel="00B161A7">
          <w:rPr>
            <w:i/>
          </w:rPr>
          <w:delText>p</w:delText>
        </w:r>
        <w:r w:rsidRPr="00E77497" w:rsidDel="00B161A7">
          <w:delText xml:space="preserve">, [[Get]]: </w:delText>
        </w:r>
        <w:r w:rsidRPr="00E77497" w:rsidDel="00B161A7">
          <w:rPr>
            <w:i/>
          </w:rPr>
          <w:delText>g,</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6ECA2784" w14:textId="77777777" w:rsidR="004C02EF" w:rsidRPr="00E77497" w:rsidDel="00B161A7" w:rsidRDefault="004C02EF" w:rsidP="006361CF">
      <w:pPr>
        <w:pStyle w:val="Alg4"/>
        <w:numPr>
          <w:ilvl w:val="1"/>
          <w:numId w:val="378"/>
        </w:numPr>
        <w:rPr>
          <w:del w:id="3571" w:author="Rev 4 Allen Wirfs-Brock" w:date="2011-10-20T18:16:00Z"/>
        </w:rPr>
        <w:pPrChange w:id="3572" w:author="Rev 4 Allen Wirfs-Brock" w:date="2011-11-07T12:16:00Z">
          <w:pPr>
            <w:pStyle w:val="Alg4"/>
            <w:numPr>
              <w:ilvl w:val="1"/>
              <w:numId w:val="385"/>
            </w:numPr>
            <w:tabs>
              <w:tab w:val="num" w:pos="1080"/>
            </w:tabs>
            <w:ind w:left="1080" w:hanging="360"/>
          </w:pPr>
        </w:pPrChange>
      </w:pPr>
      <w:del w:id="3573"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indx</w:delText>
        </w:r>
        <w:r w:rsidRPr="00E77497" w:rsidDel="00B161A7">
          <w:delText xml:space="preserve"> - 1</w:delText>
        </w:r>
      </w:del>
    </w:p>
    <w:p w14:paraId="5C5AE12C" w14:textId="77777777" w:rsidR="004C02EF" w:rsidRPr="00E77497" w:rsidDel="00B161A7" w:rsidRDefault="004C02EF" w:rsidP="009A20C6">
      <w:pPr>
        <w:pStyle w:val="Alg4"/>
        <w:numPr>
          <w:ilvl w:val="0"/>
          <w:numId w:val="378"/>
        </w:numPr>
        <w:rPr>
          <w:del w:id="3574" w:author="Rev 4 Allen Wirfs-Brock" w:date="2011-10-20T18:16:00Z"/>
        </w:rPr>
      </w:pPr>
      <w:del w:id="3575" w:author="Rev 4 Allen Wirfs-Brock" w:date="2011-10-20T18:16:00Z">
        <w:r w:rsidRPr="00E77497" w:rsidDel="00B161A7">
          <w:delText xml:space="preserve">If </w:delText>
        </w:r>
        <w:r w:rsidRPr="00E77497" w:rsidDel="00B161A7">
          <w:rPr>
            <w:i/>
          </w:rPr>
          <w:delText>mappedNames</w:delText>
        </w:r>
        <w:r w:rsidRPr="00E77497" w:rsidDel="00B161A7">
          <w:delText xml:space="preserve"> is not empty, then</w:delText>
        </w:r>
      </w:del>
    </w:p>
    <w:p w14:paraId="257D3651" w14:textId="77777777" w:rsidR="004C02EF" w:rsidRPr="00E77497" w:rsidDel="00B161A7" w:rsidRDefault="004C02EF" w:rsidP="006361CF">
      <w:pPr>
        <w:pStyle w:val="Alg4"/>
        <w:numPr>
          <w:ilvl w:val="1"/>
          <w:numId w:val="378"/>
        </w:numPr>
        <w:rPr>
          <w:del w:id="3576" w:author="Rev 4 Allen Wirfs-Brock" w:date="2011-10-20T18:16:00Z"/>
        </w:rPr>
        <w:pPrChange w:id="3577" w:author="Rev 4 Allen Wirfs-Brock" w:date="2011-11-07T12:16:00Z">
          <w:pPr>
            <w:pStyle w:val="Alg4"/>
            <w:numPr>
              <w:ilvl w:val="1"/>
              <w:numId w:val="385"/>
            </w:numPr>
            <w:tabs>
              <w:tab w:val="num" w:pos="1080"/>
            </w:tabs>
            <w:ind w:left="1080" w:hanging="360"/>
          </w:pPr>
        </w:pPrChange>
      </w:pPr>
      <w:del w:id="3578" w:author="Rev 4 Allen Wirfs-Brock" w:date="2011-10-20T18:16:00Z">
        <w:r w:rsidRPr="00E77497" w:rsidDel="00B161A7">
          <w:delText xml:space="preserve">Set the [[ParameterMap]] internal property of </w:delText>
        </w:r>
        <w:r w:rsidRPr="00E77497" w:rsidDel="00B161A7">
          <w:rPr>
            <w:i/>
          </w:rPr>
          <w:delText>obj</w:delText>
        </w:r>
        <w:r w:rsidRPr="00E77497" w:rsidDel="00B161A7">
          <w:delText xml:space="preserve"> to </w:delText>
        </w:r>
        <w:r w:rsidRPr="00E77497" w:rsidDel="00B161A7">
          <w:rPr>
            <w:i/>
          </w:rPr>
          <w:delText>map</w:delText>
        </w:r>
        <w:r w:rsidRPr="00E77497" w:rsidDel="00B161A7">
          <w:delText>.</w:delText>
        </w:r>
      </w:del>
    </w:p>
    <w:p w14:paraId="4F999964" w14:textId="77777777" w:rsidR="004C02EF" w:rsidRPr="00E77497" w:rsidDel="00B161A7" w:rsidRDefault="004C02EF" w:rsidP="006361CF">
      <w:pPr>
        <w:pStyle w:val="Alg4"/>
        <w:numPr>
          <w:ilvl w:val="1"/>
          <w:numId w:val="378"/>
        </w:numPr>
        <w:rPr>
          <w:del w:id="3579" w:author="Rev 4 Allen Wirfs-Brock" w:date="2011-10-20T18:16:00Z"/>
        </w:rPr>
        <w:pPrChange w:id="3580" w:author="Rev 4 Allen Wirfs-Brock" w:date="2011-11-07T12:16:00Z">
          <w:pPr>
            <w:pStyle w:val="Alg4"/>
            <w:numPr>
              <w:ilvl w:val="1"/>
              <w:numId w:val="385"/>
            </w:numPr>
            <w:tabs>
              <w:tab w:val="num" w:pos="1080"/>
            </w:tabs>
            <w:ind w:left="1080" w:hanging="360"/>
          </w:pPr>
        </w:pPrChange>
      </w:pPr>
      <w:del w:id="3581" w:author="Rev 4 Allen Wirfs-Brock" w:date="2011-10-20T18:16:00Z">
        <w:r w:rsidRPr="00E77497" w:rsidDel="00B161A7">
          <w:delText xml:space="preserve">Set the [[Get]], [[GetOwnProperty]], [[DefineOwnProperty]], and [[Delete]] internal methods of </w:delText>
        </w:r>
        <w:r w:rsidRPr="00E77497" w:rsidDel="00B161A7">
          <w:rPr>
            <w:i/>
          </w:rPr>
          <w:delText>obj</w:delText>
        </w:r>
        <w:r w:rsidRPr="00E77497" w:rsidDel="00B161A7">
          <w:delText xml:space="preserve"> to the definitions provided below.</w:delText>
        </w:r>
      </w:del>
    </w:p>
    <w:p w14:paraId="529E749B" w14:textId="77777777" w:rsidR="004C02EF" w:rsidRPr="00E77497" w:rsidDel="00B161A7" w:rsidRDefault="004C02EF" w:rsidP="009A20C6">
      <w:pPr>
        <w:pStyle w:val="Alg4"/>
        <w:numPr>
          <w:ilvl w:val="0"/>
          <w:numId w:val="378"/>
        </w:numPr>
        <w:rPr>
          <w:del w:id="3582" w:author="Rev 4 Allen Wirfs-Brock" w:date="2011-10-20T18:16:00Z"/>
        </w:rPr>
      </w:pPr>
      <w:del w:id="3583"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then</w:delText>
        </w:r>
      </w:del>
    </w:p>
    <w:p w14:paraId="23EC5200" w14:textId="77777777" w:rsidR="004C02EF" w:rsidRPr="00E77497" w:rsidDel="00B161A7" w:rsidRDefault="004C02EF" w:rsidP="006361CF">
      <w:pPr>
        <w:pStyle w:val="Alg4"/>
        <w:numPr>
          <w:ilvl w:val="1"/>
          <w:numId w:val="378"/>
        </w:numPr>
        <w:rPr>
          <w:del w:id="3584" w:author="Rev 4 Allen Wirfs-Brock" w:date="2011-10-20T18:16:00Z"/>
        </w:rPr>
        <w:pPrChange w:id="3585" w:author="Rev 4 Allen Wirfs-Brock" w:date="2011-11-07T12:16:00Z">
          <w:pPr>
            <w:pStyle w:val="Alg4"/>
            <w:numPr>
              <w:ilvl w:val="1"/>
              <w:numId w:val="385"/>
            </w:numPr>
            <w:tabs>
              <w:tab w:val="num" w:pos="1080"/>
            </w:tabs>
            <w:ind w:left="1080" w:hanging="360"/>
          </w:pPr>
        </w:pPrChange>
      </w:pPr>
      <w:del w:id="3586"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w:delText>
        </w:r>
        <w:r w:rsidRPr="00E77497" w:rsidDel="00B161A7">
          <w:rPr>
            <w:rFonts w:ascii="Courier New" w:hAnsi="Courier New" w:cs="Courier New"/>
            <w:b/>
          </w:rPr>
          <w:delText>callee</w:delText>
        </w:r>
        <w:r w:rsidRPr="00E77497" w:rsidDel="00B161A7">
          <w:delText xml:space="preserve">", the property descriptor {[[Value]]: </w:delText>
        </w:r>
        <w:r w:rsidRPr="00E77497" w:rsidDel="00B161A7">
          <w:rPr>
            <w:i/>
          </w:rPr>
          <w:delText>func</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3C128EDC" w14:textId="77777777" w:rsidR="004C02EF" w:rsidRPr="00E77497" w:rsidDel="00B161A7" w:rsidRDefault="004C02EF" w:rsidP="009A20C6">
      <w:pPr>
        <w:pStyle w:val="Alg4"/>
        <w:numPr>
          <w:ilvl w:val="0"/>
          <w:numId w:val="378"/>
        </w:numPr>
        <w:rPr>
          <w:del w:id="3587" w:author="Rev 4 Allen Wirfs-Brock" w:date="2011-10-20T18:16:00Z"/>
        </w:rPr>
      </w:pPr>
      <w:del w:id="3588" w:author="Rev 4 Allen Wirfs-Brock" w:date="2011-10-20T18:16:00Z">
        <w:r w:rsidRPr="00E77497" w:rsidDel="00B161A7">
          <w:delText xml:space="preserve">Else, </w:delText>
        </w:r>
        <w:r w:rsidRPr="00E77497" w:rsidDel="00B161A7">
          <w:rPr>
            <w:i/>
          </w:rPr>
          <w:delText>strict</w:delText>
        </w:r>
        <w:r w:rsidRPr="00E77497" w:rsidDel="00B161A7">
          <w:delText xml:space="preserve"> is </w:delText>
        </w:r>
        <w:r w:rsidRPr="00E77497" w:rsidDel="00B161A7">
          <w:rPr>
            <w:b/>
          </w:rPr>
          <w:delText xml:space="preserve">true </w:delText>
        </w:r>
        <w:r w:rsidRPr="00E77497" w:rsidDel="00B161A7">
          <w:delText>so</w:delText>
        </w:r>
      </w:del>
    </w:p>
    <w:p w14:paraId="2EFF64FD" w14:textId="77777777" w:rsidR="004C02EF" w:rsidRPr="00E77497" w:rsidDel="00B161A7" w:rsidRDefault="004C02EF" w:rsidP="006361CF">
      <w:pPr>
        <w:pStyle w:val="Alg4"/>
        <w:numPr>
          <w:ilvl w:val="1"/>
          <w:numId w:val="378"/>
        </w:numPr>
        <w:rPr>
          <w:del w:id="3589" w:author="Rev 4 Allen Wirfs-Brock" w:date="2011-10-20T18:16:00Z"/>
        </w:rPr>
        <w:pPrChange w:id="3590" w:author="Rev 4 Allen Wirfs-Brock" w:date="2011-11-07T12:16:00Z">
          <w:pPr>
            <w:pStyle w:val="Alg4"/>
            <w:numPr>
              <w:ilvl w:val="1"/>
              <w:numId w:val="385"/>
            </w:numPr>
            <w:tabs>
              <w:tab w:val="num" w:pos="1080"/>
            </w:tabs>
            <w:ind w:left="1080" w:hanging="360"/>
          </w:pPr>
        </w:pPrChange>
      </w:pPr>
      <w:del w:id="3591" w:author="Rev 4 Allen Wirfs-Brock" w:date="2011-10-20T18:16:00Z">
        <w:r w:rsidRPr="00E77497" w:rsidDel="00B161A7">
          <w:delText xml:space="preserve">Let </w:delText>
        </w:r>
        <w:r w:rsidRPr="00E77497" w:rsidDel="00B161A7">
          <w:rPr>
            <w:i/>
          </w:rPr>
          <w:delText>thrower</w:delText>
        </w:r>
        <w:r w:rsidRPr="00E77497" w:rsidDel="00B161A7">
          <w:delText xml:space="preserve"> be the [[ThrowTypeError]] function Object (13.2.3).</w:delText>
        </w:r>
      </w:del>
    </w:p>
    <w:p w14:paraId="16D21A4D" w14:textId="77777777" w:rsidR="004C02EF" w:rsidRPr="00E77497" w:rsidDel="00B161A7" w:rsidRDefault="004C02EF" w:rsidP="006361CF">
      <w:pPr>
        <w:pStyle w:val="Alg4"/>
        <w:numPr>
          <w:ilvl w:val="1"/>
          <w:numId w:val="378"/>
        </w:numPr>
        <w:rPr>
          <w:del w:id="3592" w:author="Rev 4 Allen Wirfs-Brock" w:date="2011-10-20T18:16:00Z"/>
        </w:rPr>
        <w:pPrChange w:id="3593" w:author="Rev 4 Allen Wirfs-Brock" w:date="2011-11-07T12:16:00Z">
          <w:pPr>
            <w:pStyle w:val="Alg4"/>
            <w:numPr>
              <w:ilvl w:val="1"/>
              <w:numId w:val="385"/>
            </w:numPr>
            <w:tabs>
              <w:tab w:val="num" w:pos="1080"/>
            </w:tabs>
            <w:ind w:left="1080" w:hanging="360"/>
          </w:pPr>
        </w:pPrChange>
      </w:pPr>
      <w:del w:id="3594"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"caller"</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1547AE07" w14:textId="77777777" w:rsidR="004C02EF" w:rsidRPr="00E77497" w:rsidDel="00B161A7" w:rsidRDefault="004C02EF" w:rsidP="006361CF">
      <w:pPr>
        <w:pStyle w:val="Alg4"/>
        <w:numPr>
          <w:ilvl w:val="1"/>
          <w:numId w:val="378"/>
        </w:numPr>
        <w:rPr>
          <w:del w:id="3595" w:author="Rev 4 Allen Wirfs-Brock" w:date="2011-10-20T18:16:00Z"/>
        </w:rPr>
        <w:pPrChange w:id="3596" w:author="Rev 4 Allen Wirfs-Brock" w:date="2011-11-07T12:16:00Z">
          <w:pPr>
            <w:pStyle w:val="Alg4"/>
            <w:numPr>
              <w:ilvl w:val="1"/>
              <w:numId w:val="385"/>
            </w:numPr>
            <w:tabs>
              <w:tab w:val="num" w:pos="1080"/>
            </w:tabs>
            <w:ind w:left="1080" w:hanging="360"/>
          </w:pPr>
        </w:pPrChange>
      </w:pPr>
      <w:del w:id="3597"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"callee"</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79EC02E7" w14:textId="77777777" w:rsidR="004C02EF" w:rsidRPr="00E77497" w:rsidRDefault="004C02EF" w:rsidP="009A20C6">
      <w:pPr>
        <w:pStyle w:val="Alg4"/>
        <w:numPr>
          <w:ilvl w:val="0"/>
          <w:numId w:val="378"/>
        </w:numPr>
        <w:spacing w:after="120"/>
      </w:pPr>
      <w:r w:rsidRPr="00E77497">
        <w:t xml:space="preserve">Return </w:t>
      </w:r>
      <w:r w:rsidRPr="00E77497">
        <w:rPr>
          <w:i/>
        </w:rPr>
        <w:t>obj</w:t>
      </w:r>
    </w:p>
    <w:p w14:paraId="6E38593E" w14:textId="77777777" w:rsidR="004C02EF" w:rsidRPr="00E77497" w:rsidRDefault="004C02EF" w:rsidP="004C02EF">
      <w:r w:rsidRPr="00E77497">
        <w:t xml:space="preserve">The abstract operation </w:t>
      </w:r>
      <w:r w:rsidRPr="00E77497">
        <w:rPr>
          <w:i/>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02C48D26" w14:textId="77777777" w:rsidR="004C02EF" w:rsidRPr="00E77497" w:rsidRDefault="004C02EF" w:rsidP="009A20C6">
      <w:pPr>
        <w:pStyle w:val="Alg4"/>
        <w:numPr>
          <w:ilvl w:val="0"/>
          <w:numId w:val="379"/>
        </w:numPr>
      </w:pPr>
      <w:r w:rsidRPr="00E77497">
        <w:t xml:space="preserve">Let </w:t>
      </w:r>
      <w:r w:rsidRPr="00E77497">
        <w:rPr>
          <w:i/>
        </w:rPr>
        <w:t>body</w:t>
      </w:r>
      <w:ins w:id="3598" w:author="Rev 4 Allen Wirfs-Brock" w:date="2011-10-18T11:15:00Z">
        <w:r w:rsidR="00002005" w:rsidRPr="00E77497">
          <w:rPr>
            <w:i/>
          </w:rPr>
          <w:t>Text</w:t>
        </w:r>
      </w:ins>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49679464" w14:textId="77777777" w:rsidR="00002005" w:rsidRPr="00E77497" w:rsidRDefault="00002005" w:rsidP="009A20C6">
      <w:pPr>
        <w:pStyle w:val="Alg4"/>
        <w:numPr>
          <w:ilvl w:val="0"/>
          <w:numId w:val="379"/>
        </w:numPr>
        <w:rPr>
          <w:ins w:id="3599" w:author="Rev 4 Allen Wirfs-Brock" w:date="2011-10-18T11:15:00Z"/>
        </w:rPr>
      </w:pPr>
      <w:ins w:id="3600" w:author="Rev 4 Allen Wirfs-Brock" w:date="2011-10-18T11:15:00Z">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ins>
    </w:p>
    <w:p w14:paraId="25B492E7" w14:textId="77777777" w:rsidR="005D359A" w:rsidRPr="00E77497" w:rsidRDefault="005D359A" w:rsidP="009A20C6">
      <w:pPr>
        <w:pStyle w:val="Alg4"/>
        <w:numPr>
          <w:ilvl w:val="0"/>
          <w:numId w:val="379"/>
        </w:numPr>
        <w:rPr>
          <w:ins w:id="3601" w:author="Rev 4 Allen Wirfs-Brock" w:date="2011-10-18T11:03:00Z"/>
        </w:rPr>
      </w:pPr>
      <w:ins w:id="3602" w:author="Rev 4 Allen Wirfs-Brock" w:date="2011-10-18T11:03:00Z">
        <w:r w:rsidRPr="00E77497">
          <w:t xml:space="preserve">Let </w:t>
        </w:r>
        <w:r w:rsidRPr="00E77497">
          <w:rPr>
            <w:i/>
          </w:rPr>
          <w:t>parameters</w:t>
        </w:r>
        <w:r w:rsidRPr="00E77497">
          <w:t xml:space="preserve"> be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w:t>
        </w:r>
      </w:ins>
    </w:p>
    <w:p w14:paraId="1B7478D8" w14:textId="77777777" w:rsidR="004C02EF" w:rsidRPr="00E77497" w:rsidRDefault="004C02EF" w:rsidP="009A20C6">
      <w:pPr>
        <w:pStyle w:val="Alg4"/>
        <w:numPr>
          <w:ilvl w:val="0"/>
          <w:numId w:val="379"/>
        </w:numPr>
        <w:spacing w:after="120"/>
      </w:pPr>
      <w:r w:rsidRPr="00E77497">
        <w:t>Return the result of creating a function object as described in 13.2 using</w:t>
      </w:r>
      <w:ins w:id="3603" w:author="Rev 4 Allen Wirfs-Brock" w:date="2011-10-18T11:04:00Z">
        <w:r w:rsidR="005D359A" w:rsidRPr="00E77497">
          <w:rPr>
            <w:i/>
          </w:rPr>
          <w:t xml:space="preserve"> parameters</w:t>
        </w:r>
      </w:ins>
      <w:ins w:id="3604" w:author="Rev 4 Allen Wirfs-Brock" w:date="2011-10-18T11:19:00Z">
        <w:r w:rsidR="0047367C" w:rsidRPr="00E77497">
          <w:t xml:space="preserve"> as </w:t>
        </w:r>
        <w:r w:rsidR="0047367C" w:rsidRPr="00E77497">
          <w:rPr>
            <w:i/>
          </w:rPr>
          <w:t>FormalParameterList</w:t>
        </w:r>
      </w:ins>
      <w:del w:id="3605" w:author="Rev 4 Allen Wirfs-Brock" w:date="2011-10-18T11:04:00Z">
        <w:r w:rsidRPr="00E77497" w:rsidDel="005D359A">
          <w:delText xml:space="preserve"> no </w:delText>
        </w:r>
        <w:r w:rsidRPr="00E77497" w:rsidDel="005D359A">
          <w:rPr>
            <w:i/>
          </w:rPr>
          <w:delText>FormalParameterList</w:delText>
        </w:r>
      </w:del>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5E4CB089" w14:textId="77777777" w:rsidR="004C02EF" w:rsidRPr="00E77497" w:rsidRDefault="004C02EF" w:rsidP="004C02EF">
      <w:r w:rsidRPr="00E77497">
        <w:t xml:space="preserve">The abstract operation </w:t>
      </w:r>
      <w:r w:rsidRPr="00E77497">
        <w:rPr>
          <w:i/>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3F1D6F35" w14:textId="77777777" w:rsidR="004C02EF" w:rsidRPr="00E77497" w:rsidRDefault="004C02EF" w:rsidP="009A20C6">
      <w:pPr>
        <w:pStyle w:val="Alg4"/>
        <w:numPr>
          <w:ilvl w:val="0"/>
          <w:numId w:val="380"/>
        </w:numPr>
      </w:pPr>
      <w:r w:rsidRPr="00E77497">
        <w:t xml:space="preserve">Let </w:t>
      </w:r>
      <w:r w:rsidRPr="00E77497">
        <w:rPr>
          <w:i/>
        </w:rPr>
        <w:t>param</w:t>
      </w:r>
      <w:ins w:id="3606" w:author="Rev 4 Allen Wirfs-Brock" w:date="2011-10-18T11:09:00Z">
        <w:r w:rsidR="00E4508B" w:rsidRPr="00E77497">
          <w:rPr>
            <w:i/>
          </w:rPr>
          <w:t>Text</w:t>
        </w:r>
      </w:ins>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67400C42" w14:textId="77777777" w:rsidR="00E4508B" w:rsidRPr="00E77497" w:rsidRDefault="00E4508B" w:rsidP="009A20C6">
      <w:pPr>
        <w:pStyle w:val="Alg4"/>
        <w:numPr>
          <w:ilvl w:val="0"/>
          <w:numId w:val="380"/>
        </w:numPr>
        <w:rPr>
          <w:ins w:id="3607" w:author="Rev 4 Allen Wirfs-Brock" w:date="2011-10-18T11:09:00Z"/>
        </w:rPr>
      </w:pPr>
      <w:ins w:id="3608" w:author="Rev 4 Allen Wirfs-Brock" w:date="2011-10-18T11:09:00Z">
        <w:r w:rsidRPr="00E77497">
          <w:t xml:space="preserve">Let </w:t>
        </w:r>
      </w:ins>
      <w:ins w:id="3609" w:author="Rev 4 Allen Wirfs-Brock" w:date="2011-10-18T11:20:00Z">
        <w:r w:rsidR="0047367C" w:rsidRPr="00E77497">
          <w:rPr>
            <w:i/>
          </w:rPr>
          <w:t>parameters</w:t>
        </w:r>
        <w:r w:rsidR="0047367C" w:rsidRPr="00E77497">
          <w:t xml:space="preserve"> </w:t>
        </w:r>
      </w:ins>
      <w:ins w:id="3610" w:author="Rev 4 Allen Wirfs-Brock" w:date="2011-10-18T11:09:00Z">
        <w:r w:rsidRPr="00E77497">
          <w:t xml:space="preserve">be the result of parsing </w:t>
        </w:r>
        <w:r w:rsidRPr="00E77497">
          <w:rPr>
            <w:i/>
          </w:rPr>
          <w:t>paramText</w:t>
        </w:r>
        <w:r w:rsidRPr="00E77497">
          <w:t xml:space="preserve"> using </w:t>
        </w:r>
        <w:r w:rsidRPr="00E77497">
          <w:rPr>
            <w:i/>
          </w:rPr>
          <w:t>FormalParameterList</w:t>
        </w:r>
        <w:r w:rsidRPr="00E77497">
          <w:t xml:space="preserve"> as the goal symbol.</w:t>
        </w:r>
      </w:ins>
    </w:p>
    <w:p w14:paraId="1F232F2C" w14:textId="77777777" w:rsidR="004C02EF" w:rsidRPr="00E77497" w:rsidRDefault="004C02EF" w:rsidP="009A20C6">
      <w:pPr>
        <w:pStyle w:val="Alg4"/>
        <w:numPr>
          <w:ilvl w:val="0"/>
          <w:numId w:val="380"/>
        </w:numPr>
      </w:pPr>
      <w:r w:rsidRPr="00E77497">
        <w:t xml:space="preserve">Let </w:t>
      </w:r>
      <w:r w:rsidRPr="00E77497">
        <w:rPr>
          <w:i/>
        </w:rPr>
        <w:t>body</w:t>
      </w:r>
      <w:ins w:id="3611" w:author="Rev 4 Allen Wirfs-Brock" w:date="2011-10-18T11:14:00Z">
        <w:r w:rsidR="00002005" w:rsidRPr="00E77497">
          <w:rPr>
            <w:i/>
          </w:rPr>
          <w:t>Text</w:t>
        </w:r>
      </w:ins>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ins w:id="3612" w:author="Rev 4 Allen Wirfs-Brock" w:date="2011-10-18T11:20:00Z">
        <w:r w:rsidR="0047367C" w:rsidRPr="00E77497">
          <w:rPr>
            <w:i/>
          </w:rPr>
          <w:t>Text</w:t>
        </w:r>
      </w:ins>
      <w:r w:rsidRPr="00E77497">
        <w:t>.</w:t>
      </w:r>
    </w:p>
    <w:p w14:paraId="23D573BE" w14:textId="77777777" w:rsidR="00002005" w:rsidRPr="00E77497" w:rsidRDefault="00002005" w:rsidP="009A20C6">
      <w:pPr>
        <w:pStyle w:val="Alg4"/>
        <w:numPr>
          <w:ilvl w:val="0"/>
          <w:numId w:val="380"/>
        </w:numPr>
        <w:rPr>
          <w:ins w:id="3613" w:author="Rev 4 Allen Wirfs-Brock" w:date="2011-10-18T11:14:00Z"/>
        </w:rPr>
      </w:pPr>
      <w:ins w:id="3614" w:author="Rev 4 Allen Wirfs-Brock" w:date="2011-10-18T11:14: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3615" w:author="Rev 4 Allen Wirfs-Brock" w:date="2011-10-18T11:15:00Z">
        <w:r w:rsidRPr="00E77497">
          <w:rPr>
            <w:i/>
          </w:rPr>
          <w:t>FunctionBody</w:t>
        </w:r>
      </w:ins>
      <w:ins w:id="3616" w:author="Rev 4 Allen Wirfs-Brock" w:date="2011-10-18T11:14:00Z">
        <w:r w:rsidRPr="00E77497">
          <w:t xml:space="preserve"> as the goal symbol.</w:t>
        </w:r>
      </w:ins>
    </w:p>
    <w:p w14:paraId="4EC601CF" w14:textId="77777777" w:rsidR="004C02EF" w:rsidRPr="00E77497" w:rsidRDefault="004C02EF" w:rsidP="009A20C6">
      <w:pPr>
        <w:pStyle w:val="Alg4"/>
        <w:numPr>
          <w:ilvl w:val="0"/>
          <w:numId w:val="380"/>
        </w:numPr>
        <w:spacing w:after="220"/>
      </w:pPr>
      <w:r w:rsidRPr="00E77497">
        <w:t xml:space="preserve">Return the result of creating a function object as described in 13.2 using </w:t>
      </w:r>
      <w:del w:id="3617" w:author="Rev 4 Allen Wirfs-Brock" w:date="2011-10-18T11:19:00Z">
        <w:r w:rsidRPr="00E77497" w:rsidDel="0047367C">
          <w:delText xml:space="preserve">a List containing the single String </w:delText>
        </w:r>
      </w:del>
      <w:ins w:id="3618" w:author="Rev 4 Allen Wirfs-Brock" w:date="2011-10-18T11:21:00Z">
        <w:r w:rsidR="0047367C" w:rsidRPr="00E77497">
          <w:rPr>
            <w:i/>
          </w:rPr>
          <w:t>parameters</w:t>
        </w:r>
        <w:r w:rsidR="0047367C" w:rsidRPr="00E77497">
          <w:t xml:space="preserve"> </w:t>
        </w:r>
      </w:ins>
      <w:del w:id="3619" w:author="Rev 4 Allen Wirfs-Brock" w:date="2011-10-18T11:21:00Z">
        <w:r w:rsidRPr="00E77497" w:rsidDel="0047367C">
          <w:rPr>
            <w:i/>
          </w:rPr>
          <w:delText xml:space="preserve">param </w:delText>
        </w:r>
      </w:del>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1D404E79" w14:textId="77777777" w:rsidR="004C02EF" w:rsidRPr="00E77497" w:rsidRDefault="004C02EF" w:rsidP="004C02EF">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470F3D7E" w14:textId="77777777"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property of the arguments object.</w:t>
      </w:r>
    </w:p>
    <w:p w14:paraId="2EB6D3D4" w14:textId="77777777"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36E949AD" w14:textId="77777777"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14:paraId="2EBC4DA3" w14:textId="77777777" w:rsidR="004C02EF" w:rsidRPr="00E77497" w:rsidRDefault="004C02EF" w:rsidP="009A20C6">
      <w:pPr>
        <w:pStyle w:val="Alg4"/>
        <w:numPr>
          <w:ilvl w:val="1"/>
          <w:numId w:val="381"/>
        </w:numPr>
      </w:pPr>
      <w:r w:rsidRPr="00E77497">
        <w:t xml:space="preserve">Let </w:t>
      </w:r>
      <w:r w:rsidRPr="00E77497">
        <w:rPr>
          <w:i/>
        </w:rPr>
        <w:t>v</w:t>
      </w:r>
      <w:r w:rsidRPr="00E77497">
        <w:t xml:space="preserve"> be the result of calling the default [[Get]] internal method (8.12.3) on the arguments object  passing </w:t>
      </w:r>
      <w:r w:rsidRPr="00E77497">
        <w:rPr>
          <w:i/>
        </w:rPr>
        <w:t>P</w:t>
      </w:r>
      <w:r w:rsidRPr="00E77497">
        <w:t xml:space="preserve"> as the argument.</w:t>
      </w:r>
    </w:p>
    <w:p w14:paraId="08FB2D40" w14:textId="77777777"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2703AB38" w14:textId="77777777" w:rsidR="004C02EF" w:rsidRPr="00E77497" w:rsidRDefault="004C02EF" w:rsidP="009A20C6">
      <w:pPr>
        <w:pStyle w:val="Alg4"/>
        <w:numPr>
          <w:ilvl w:val="1"/>
          <w:numId w:val="381"/>
        </w:numPr>
      </w:pPr>
      <w:r w:rsidRPr="00E77497">
        <w:t xml:space="preserve">Return </w:t>
      </w:r>
      <w:r w:rsidRPr="00E77497">
        <w:rPr>
          <w:i/>
        </w:rPr>
        <w:t>v</w:t>
      </w:r>
      <w:r w:rsidRPr="00E77497">
        <w:t>.</w:t>
      </w:r>
    </w:p>
    <w:p w14:paraId="52CC5B4F" w14:textId="77777777" w:rsidR="004C02EF" w:rsidRPr="00E77497" w:rsidRDefault="004C02EF" w:rsidP="009A20C6">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so, </w:t>
      </w:r>
    </w:p>
    <w:p w14:paraId="04D7C8FC" w14:textId="77777777" w:rsidR="004C02EF" w:rsidRPr="00E77497" w:rsidRDefault="004C02EF" w:rsidP="009A20C6">
      <w:pPr>
        <w:pStyle w:val="Alg4"/>
        <w:numPr>
          <w:ilvl w:val="1"/>
          <w:numId w:val="381"/>
        </w:numPr>
        <w:spacing w:after="120"/>
      </w:pPr>
      <w:r w:rsidRPr="00E77497">
        <w:t xml:space="preserve">Return the result of calling the [[Get]] internal method of </w:t>
      </w:r>
      <w:r w:rsidRPr="00E77497">
        <w:rPr>
          <w:i/>
        </w:rPr>
        <w:t>map</w:t>
      </w:r>
      <w:r w:rsidRPr="00E77497">
        <w:t xml:space="preserve"> passing </w:t>
      </w:r>
      <w:r w:rsidRPr="00E77497">
        <w:rPr>
          <w:i/>
        </w:rPr>
        <w:t>P</w:t>
      </w:r>
      <w:r w:rsidRPr="00E77497">
        <w:t xml:space="preserve"> as the argument.</w:t>
      </w:r>
    </w:p>
    <w:p w14:paraId="65461282" w14:textId="77777777"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4C40F073" w14:textId="77777777"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14:paraId="725542D7" w14:textId="77777777"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4BF234DB" w14:textId="77777777"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property of the arguments object.</w:t>
      </w:r>
    </w:p>
    <w:p w14:paraId="25E28E0D" w14:textId="77777777"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7F70500D" w14:textId="77777777"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14:paraId="12BBFFEE" w14:textId="77777777" w:rsidR="004C02EF" w:rsidRPr="00E77497" w:rsidRDefault="004C02EF" w:rsidP="009A20C6">
      <w:pPr>
        <w:pStyle w:val="Alg4"/>
        <w:numPr>
          <w:ilvl w:val="1"/>
          <w:numId w:val="382"/>
        </w:numPr>
      </w:pPr>
      <w:r w:rsidRPr="00E77497">
        <w:t xml:space="preserve">Set </w:t>
      </w:r>
      <w:r w:rsidRPr="00E77497">
        <w:rPr>
          <w:i/>
        </w:rPr>
        <w:t>desc</w:t>
      </w:r>
      <w:r w:rsidRPr="00E77497">
        <w:t xml:space="preserve">.[[Value]] to the result of calling the [[Get]] internal method of </w:t>
      </w:r>
      <w:r w:rsidRPr="00E77497">
        <w:rPr>
          <w:i/>
        </w:rPr>
        <w:t>map</w:t>
      </w:r>
      <w:r w:rsidRPr="00E77497">
        <w:t xml:space="preserve"> passing </w:t>
      </w:r>
      <w:r w:rsidRPr="00E77497">
        <w:rPr>
          <w:i/>
        </w:rPr>
        <w:t>P</w:t>
      </w:r>
      <w:r w:rsidRPr="00E77497">
        <w:t xml:space="preserve"> as the argument.</w:t>
      </w:r>
    </w:p>
    <w:p w14:paraId="51561504" w14:textId="77777777"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14:paraId="6E712633" w14:textId="77777777" w:rsidR="004C02EF" w:rsidRPr="00E77497" w:rsidRDefault="004C02EF" w:rsidP="004C02EF">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xml:space="preserve"> performs the following steps:</w:t>
      </w:r>
    </w:p>
    <w:p w14:paraId="05D35403" w14:textId="77777777"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 property of the arguments object.</w:t>
      </w:r>
    </w:p>
    <w:p w14:paraId="174AB6B5" w14:textId="77777777"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284FF966" w14:textId="77777777" w:rsidR="004C02EF" w:rsidRPr="00E77497" w:rsidRDefault="004C02EF" w:rsidP="009A20C6">
      <w:pPr>
        <w:pStyle w:val="Alg4"/>
        <w:numPr>
          <w:ilvl w:val="0"/>
          <w:numId w:val="383"/>
        </w:numPr>
      </w:pPr>
      <w:r w:rsidRPr="00E77497">
        <w:t xml:space="preserve">Let </w:t>
      </w:r>
      <w:r w:rsidRPr="00E77497">
        <w:rPr>
          <w:i/>
        </w:rPr>
        <w:t xml:space="preserve">allowed </w:t>
      </w:r>
      <w:r w:rsidRPr="00E77497">
        <w:t xml:space="preserve">be the result of calling the default [[DefineOwnProperty]] internal method (8.12.9) on the arguments object passing </w:t>
      </w:r>
      <w:r w:rsidRPr="00E77497">
        <w:rPr>
          <w:i/>
        </w:rPr>
        <w:t>P</w:t>
      </w:r>
      <w:r w:rsidRPr="00E77497">
        <w:t xml:space="preserve">, </w:t>
      </w:r>
      <w:r w:rsidRPr="00E77497">
        <w:rPr>
          <w:i/>
        </w:rPr>
        <w:t>Desc</w:t>
      </w:r>
      <w:r w:rsidRPr="00E77497">
        <w:t xml:space="preserve">, and </w:t>
      </w:r>
      <w:r w:rsidRPr="00E77497">
        <w:rPr>
          <w:b/>
        </w:rPr>
        <w:t xml:space="preserve">false </w:t>
      </w:r>
      <w:r w:rsidRPr="00E77497">
        <w:t>as the arguments.</w:t>
      </w:r>
    </w:p>
    <w:p w14:paraId="1F1F8803" w14:textId="77777777" w:rsidR="004C02EF" w:rsidRPr="00E77497" w:rsidRDefault="004C02EF" w:rsidP="009A20C6">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then</w:t>
      </w:r>
    </w:p>
    <w:p w14:paraId="17B19948" w14:textId="77777777" w:rsidR="004C02EF" w:rsidRPr="00E77497" w:rsidRDefault="004C02EF" w:rsidP="009A20C6">
      <w:pPr>
        <w:pStyle w:val="Alg4"/>
        <w:numPr>
          <w:ilvl w:val="1"/>
          <w:numId w:val="383"/>
        </w:numPr>
      </w:pPr>
      <w:r w:rsidRPr="00E77497">
        <w:t xml:space="preserve">If </w:t>
      </w:r>
      <w:r w:rsidRPr="00E77497">
        <w:rPr>
          <w:i/>
        </w:rPr>
        <w:t xml:space="preserve">Throw </w:t>
      </w:r>
      <w:r w:rsidRPr="00E77497">
        <w:t xml:space="preserve">is </w:t>
      </w:r>
      <w:r w:rsidRPr="00E77497">
        <w:rPr>
          <w:b/>
        </w:rPr>
        <w:t xml:space="preserve">true </w:t>
      </w:r>
      <w:r w:rsidRPr="00E77497">
        <w:t xml:space="preserve">then throw a </w:t>
      </w:r>
      <w:r w:rsidRPr="00E77497">
        <w:rPr>
          <w:b/>
        </w:rPr>
        <w:t xml:space="preserve">TypeError </w:t>
      </w:r>
      <w:r w:rsidRPr="00E77497">
        <w:t xml:space="preserve">exception, otherwise return </w:t>
      </w:r>
      <w:r w:rsidRPr="00E77497">
        <w:rPr>
          <w:b/>
        </w:rPr>
        <w:t>false</w:t>
      </w:r>
      <w:r w:rsidRPr="00E77497">
        <w:t>.</w:t>
      </w:r>
    </w:p>
    <w:p w14:paraId="13522FDB" w14:textId="77777777"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5302B016" w14:textId="77777777"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14:paraId="292A196E" w14:textId="77777777" w:rsidR="004C02EF" w:rsidRPr="00E77497" w:rsidRDefault="004C02EF" w:rsidP="009A20C6">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t xml:space="preserve">, and </w:t>
      </w:r>
      <w:r w:rsidRPr="00E77497">
        <w:rPr>
          <w:b/>
        </w:rPr>
        <w:t xml:space="preserve">false </w:t>
      </w:r>
      <w:r w:rsidRPr="00E77497">
        <w:t>as the arguments.</w:t>
      </w:r>
    </w:p>
    <w:p w14:paraId="4F1E57D8" w14:textId="77777777" w:rsidR="004C02EF" w:rsidRPr="00E77497" w:rsidRDefault="004C02EF" w:rsidP="009A20C6">
      <w:pPr>
        <w:pStyle w:val="Alg4"/>
        <w:numPr>
          <w:ilvl w:val="1"/>
          <w:numId w:val="383"/>
        </w:numPr>
      </w:pPr>
      <w:r w:rsidRPr="00E77497">
        <w:t>Else</w:t>
      </w:r>
    </w:p>
    <w:p w14:paraId="5A1CCCDD" w14:textId="77777777"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14:paraId="1DEC1A7F" w14:textId="77777777" w:rsidR="004C02EF" w:rsidRPr="00E77497" w:rsidRDefault="004C02EF" w:rsidP="009A20C6">
      <w:pPr>
        <w:pStyle w:val="Alg4"/>
        <w:numPr>
          <w:ilvl w:val="3"/>
          <w:numId w:val="383"/>
        </w:numPr>
      </w:pPr>
      <w:r w:rsidRPr="00E77497">
        <w:t xml:space="preserve">Call the [[Put]] internal method of </w:t>
      </w:r>
      <w:r w:rsidRPr="00E77497">
        <w:rPr>
          <w:i/>
        </w:rPr>
        <w:t xml:space="preserve">map </w:t>
      </w:r>
      <w:r w:rsidRPr="00E77497">
        <w:t xml:space="preserve">passing </w:t>
      </w:r>
      <w:r w:rsidRPr="00E77497">
        <w:rPr>
          <w:i/>
        </w:rPr>
        <w:t>P</w:t>
      </w:r>
      <w:r w:rsidRPr="00E77497">
        <w:t xml:space="preserve">, </w:t>
      </w:r>
      <w:r w:rsidRPr="00E77497">
        <w:rPr>
          <w:i/>
        </w:rPr>
        <w:t>Desc</w:t>
      </w:r>
      <w:r w:rsidRPr="00E77497">
        <w:t xml:space="preserve">.[[Value]], and </w:t>
      </w:r>
      <w:r w:rsidRPr="00E77497">
        <w:rPr>
          <w:i/>
        </w:rPr>
        <w:t xml:space="preserve">Throw </w:t>
      </w:r>
      <w:r w:rsidRPr="00E77497">
        <w:t>as the arguments.</w:t>
      </w:r>
    </w:p>
    <w:p w14:paraId="05C1364F" w14:textId="77777777"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604D22B4" w14:textId="77777777" w:rsidR="004C02EF" w:rsidRPr="00E77497" w:rsidRDefault="004C02EF" w:rsidP="009A20C6">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and </w:t>
      </w:r>
      <w:r w:rsidRPr="00E77497">
        <w:rPr>
          <w:b/>
        </w:rPr>
        <w:t xml:space="preserve">false </w:t>
      </w:r>
      <w:r w:rsidRPr="00E77497">
        <w:t>as arguments.</w:t>
      </w:r>
    </w:p>
    <w:p w14:paraId="0A394177" w14:textId="77777777"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14:paraId="51911F30" w14:textId="77777777" w:rsidR="004C02EF" w:rsidRPr="00E77497" w:rsidRDefault="004C02EF" w:rsidP="004C02EF">
      <w:r w:rsidRPr="00E77497">
        <w:t xml:space="preserve">The [[Delete]] internal method of an arguments object for a non-strict mode function with formal parameters when called with a property name </w:t>
      </w:r>
      <w:r w:rsidRPr="00E77497">
        <w:rPr>
          <w:rFonts w:ascii="Times New Roman" w:hAnsi="Times New Roman"/>
          <w:i/>
        </w:rPr>
        <w:t>P</w:t>
      </w:r>
      <w:r w:rsidRPr="00E77497">
        <w:t xml:space="preserve"> and Boolean flag </w:t>
      </w:r>
      <w:r w:rsidRPr="00E77497">
        <w:rPr>
          <w:rFonts w:ascii="Times New Roman" w:hAnsi="Times New Roman"/>
          <w:i/>
        </w:rPr>
        <w:t>Throw</w:t>
      </w:r>
      <w:r w:rsidRPr="00E77497">
        <w:t xml:space="preserve"> performs the following steps:</w:t>
      </w:r>
    </w:p>
    <w:p w14:paraId="47664DAD" w14:textId="77777777"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property of the arguments object.</w:t>
      </w:r>
    </w:p>
    <w:p w14:paraId="3ABECC80" w14:textId="77777777"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44B81E7F" w14:textId="77777777" w:rsidR="004C02EF" w:rsidRPr="00E77497" w:rsidRDefault="004C02EF" w:rsidP="009E3FF6">
      <w:pPr>
        <w:pStyle w:val="Alg4"/>
        <w:numPr>
          <w:ilvl w:val="0"/>
          <w:numId w:val="384"/>
        </w:numPr>
      </w:pPr>
      <w:r w:rsidRPr="00E77497">
        <w:t xml:space="preserve">Let </w:t>
      </w:r>
      <w:r w:rsidRPr="00E77497">
        <w:rPr>
          <w:i/>
        </w:rPr>
        <w:t>result</w:t>
      </w:r>
      <w:r w:rsidRPr="00E77497">
        <w:t xml:space="preserve"> be the result of calling the default [[Delete]] internal method (8.12.7) on the arguments object passing </w:t>
      </w:r>
      <w:r w:rsidRPr="00E77497">
        <w:rPr>
          <w:i/>
        </w:rPr>
        <w:t xml:space="preserve">P </w:t>
      </w:r>
      <w:r w:rsidRPr="00E77497">
        <w:t xml:space="preserve">and </w:t>
      </w:r>
      <w:r w:rsidRPr="00E77497">
        <w:rPr>
          <w:i/>
        </w:rPr>
        <w:t>Throw</w:t>
      </w:r>
      <w:r w:rsidRPr="00E77497">
        <w:t xml:space="preserve"> as the arguments.</w:t>
      </w:r>
    </w:p>
    <w:p w14:paraId="6676B95D" w14:textId="77777777"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73B20CB5" w14:textId="77777777" w:rsidR="004C02EF" w:rsidRPr="00E77497" w:rsidRDefault="004C02EF" w:rsidP="009E3FF6">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and </w:t>
      </w:r>
      <w:r w:rsidRPr="00E77497">
        <w:rPr>
          <w:b/>
        </w:rPr>
        <w:t>false</w:t>
      </w:r>
      <w:r w:rsidRPr="00E77497">
        <w:t xml:space="preserve"> as the arguments.</w:t>
      </w:r>
    </w:p>
    <w:p w14:paraId="109E797D" w14:textId="77777777"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14:paraId="2AA75C18" w14:textId="77777777" w:rsidR="004C02EF" w:rsidRPr="00E77497" w:rsidRDefault="004C02EF" w:rsidP="004C02EF">
      <w:pPr>
        <w:pStyle w:val="Note"/>
      </w:pPr>
      <w:r w:rsidRPr="00E77497">
        <w:t>NOTE 1</w:t>
      </w:r>
      <w:r w:rsidRPr="00E77497">
        <w:tab/>
        <w:t>For non-strict mode functions the array index (defined in 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7184DA95" w14:textId="77777777"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10C28C7B" w14:textId="77777777"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1293F206" w14:textId="77777777" w:rsidR="004C02EF" w:rsidRPr="00E77497" w:rsidRDefault="004C02EF" w:rsidP="004C02EF">
      <w:pPr>
        <w:pStyle w:val="1"/>
        <w:numPr>
          <w:ilvl w:val="0"/>
          <w:numId w:val="0"/>
        </w:numPr>
      </w:pPr>
      <w:bookmarkStart w:id="3620" w:name="_Toc381513675"/>
      <w:bookmarkStart w:id="3621" w:name="_Toc382202818"/>
      <w:bookmarkStart w:id="3622" w:name="_Toc382203038"/>
      <w:bookmarkStart w:id="3623" w:name="_Toc382212197"/>
      <w:bookmarkStart w:id="3624" w:name="_Toc382212436"/>
      <w:bookmarkStart w:id="3625" w:name="_Toc382291542"/>
      <w:bookmarkStart w:id="3626" w:name="_Toc385672181"/>
      <w:bookmarkStart w:id="3627" w:name="_Ref386878637"/>
      <w:bookmarkStart w:id="3628" w:name="_Toc393690276"/>
      <w:bookmarkStart w:id="3629" w:name="_Ref424532486"/>
      <w:bookmarkStart w:id="3630" w:name="_Ref457744587"/>
      <w:bookmarkStart w:id="3631" w:name="_Toc472818813"/>
      <w:bookmarkStart w:id="3632" w:name="_Toc375031161"/>
      <w:bookmarkStart w:id="3633" w:name="_Toc235503387"/>
      <w:bookmarkStart w:id="3634" w:name="_Toc241509162"/>
      <w:bookmarkStart w:id="3635" w:name="_Toc244416649"/>
      <w:bookmarkStart w:id="3636" w:name="_Toc276631013"/>
      <w:bookmarkStart w:id="3637" w:name="_Toc314500578"/>
      <w:bookmarkEnd w:id="2689"/>
      <w:bookmarkEnd w:id="2690"/>
      <w:bookmarkEnd w:id="2691"/>
      <w:bookmarkEnd w:id="2692"/>
      <w:bookmarkEnd w:id="2693"/>
      <w:bookmarkEnd w:id="2694"/>
      <w:bookmarkEnd w:id="2695"/>
      <w:bookmarkEnd w:id="2696"/>
      <w:r w:rsidRPr="00E77497">
        <w:t>11</w:t>
      </w:r>
      <w:r w:rsidRPr="00E77497">
        <w:tab/>
        <w:t>Expression</w:t>
      </w:r>
      <w:bookmarkEnd w:id="3620"/>
      <w:bookmarkEnd w:id="3621"/>
      <w:bookmarkEnd w:id="3622"/>
      <w:bookmarkEnd w:id="3623"/>
      <w:bookmarkEnd w:id="3624"/>
      <w:bookmarkEnd w:id="3625"/>
      <w:bookmarkEnd w:id="3626"/>
      <w:bookmarkEnd w:id="3627"/>
      <w:bookmarkEnd w:id="3628"/>
      <w:r w:rsidRPr="00E77497">
        <w:t>s</w:t>
      </w:r>
      <w:bookmarkStart w:id="3638" w:name="_Toc381513676"/>
      <w:bookmarkStart w:id="3639" w:name="_Toc382202819"/>
      <w:bookmarkStart w:id="3640" w:name="_Toc382203039"/>
      <w:bookmarkStart w:id="3641" w:name="_Toc382212198"/>
      <w:bookmarkStart w:id="3642" w:name="_Toc382212437"/>
      <w:bookmarkStart w:id="3643" w:name="_Toc382291543"/>
      <w:bookmarkStart w:id="3644" w:name="_Toc385672182"/>
      <w:bookmarkStart w:id="3645" w:name="_Toc393690277"/>
      <w:bookmarkEnd w:id="3629"/>
      <w:bookmarkEnd w:id="3630"/>
      <w:bookmarkEnd w:id="3631"/>
      <w:bookmarkEnd w:id="3633"/>
      <w:bookmarkEnd w:id="3634"/>
      <w:bookmarkEnd w:id="3635"/>
      <w:bookmarkEnd w:id="3636"/>
      <w:bookmarkEnd w:id="3637"/>
    </w:p>
    <w:p w14:paraId="50B89184" w14:textId="77777777" w:rsidR="004C02EF" w:rsidRPr="00E77497" w:rsidRDefault="004C02EF" w:rsidP="00C623F2">
      <w:pPr>
        <w:pStyle w:val="20"/>
        <w:numPr>
          <w:ilvl w:val="0"/>
          <w:numId w:val="0"/>
        </w:numPr>
      </w:pPr>
      <w:bookmarkStart w:id="3646" w:name="_Ref456010676"/>
      <w:bookmarkStart w:id="3647" w:name="_Toc472818814"/>
      <w:bookmarkStart w:id="3648" w:name="_Toc235503388"/>
      <w:bookmarkStart w:id="3649" w:name="_Toc241509163"/>
      <w:bookmarkStart w:id="3650" w:name="_Toc244416650"/>
      <w:bookmarkStart w:id="3651" w:name="_Toc276631014"/>
      <w:bookmarkStart w:id="3652" w:name="_Toc314500579"/>
      <w:r w:rsidRPr="00E77497">
        <w:t>11.1</w:t>
      </w:r>
      <w:r w:rsidRPr="00E77497">
        <w:tab/>
        <w:t>Primary Expression</w:t>
      </w:r>
      <w:bookmarkStart w:id="3653" w:name="_Toc382202820"/>
      <w:bookmarkStart w:id="3654" w:name="_Toc382203040"/>
      <w:bookmarkEnd w:id="3632"/>
      <w:bookmarkEnd w:id="3638"/>
      <w:bookmarkEnd w:id="3639"/>
      <w:bookmarkEnd w:id="3640"/>
      <w:bookmarkEnd w:id="3641"/>
      <w:bookmarkEnd w:id="3642"/>
      <w:bookmarkEnd w:id="3643"/>
      <w:bookmarkEnd w:id="3644"/>
      <w:bookmarkEnd w:id="3645"/>
      <w:bookmarkEnd w:id="3653"/>
      <w:bookmarkEnd w:id="3654"/>
      <w:r w:rsidRPr="00E77497">
        <w:t>s</w:t>
      </w:r>
      <w:bookmarkEnd w:id="3646"/>
      <w:bookmarkEnd w:id="3647"/>
      <w:bookmarkEnd w:id="3648"/>
      <w:bookmarkEnd w:id="3649"/>
      <w:bookmarkEnd w:id="3650"/>
      <w:bookmarkEnd w:id="3651"/>
      <w:bookmarkEnd w:id="3652"/>
    </w:p>
    <w:p w14:paraId="53B35DC7" w14:textId="77777777" w:rsidR="004C02EF" w:rsidRPr="00E77497" w:rsidRDefault="004C02EF" w:rsidP="004C02EF">
      <w:pPr>
        <w:pStyle w:val="Syntax"/>
      </w:pPr>
      <w:r w:rsidRPr="00E77497">
        <w:t xml:space="preserve">Syntax </w:t>
      </w:r>
    </w:p>
    <w:p w14:paraId="2321798E"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56410364" w14:textId="77777777" w:rsidR="004C02EF" w:rsidRPr="00E77497" w:rsidRDefault="003A3B8E" w:rsidP="003A3B8E">
      <w:pPr>
        <w:pStyle w:val="SyntaxDefinition"/>
        <w:rPr>
          <w:rFonts w:ascii="Courier New" w:hAnsi="Courier New"/>
          <w:b/>
          <w:i w:val="0"/>
        </w:rPr>
      </w:pPr>
      <w:del w:id="3655" w:author="Rev 4 Allen Wirfs-Brock" w:date="2011-10-18T16:09:00Z">
        <w:r w:rsidRPr="00E77497" w:rsidDel="003A3B8E">
          <w:rPr>
            <w:rFonts w:ascii="Courier New" w:hAnsi="Courier New"/>
            <w:b/>
            <w:i w:val="0"/>
          </w:rPr>
          <w:delText>T</w:delText>
        </w:r>
        <w:r w:rsidR="004C02EF" w:rsidRPr="00E77497" w:rsidDel="003A3B8E">
          <w:rPr>
            <w:rFonts w:ascii="Courier New" w:hAnsi="Courier New"/>
            <w:b/>
            <w:i w:val="0"/>
          </w:rPr>
          <w:delText>his</w:delText>
        </w:r>
      </w:del>
      <w:ins w:id="3656" w:author="Rev 4 Allen Wirfs-Brock" w:date="2011-10-18T16:09:00Z">
        <w:r w:rsidRPr="00E77497">
          <w:rPr>
            <w:rFonts w:ascii="Courier New" w:hAnsi="Courier New"/>
            <w:b/>
            <w:i w:val="0"/>
          </w:rPr>
          <w:t>this</w:t>
        </w:r>
      </w:ins>
      <w:r w:rsidR="004C02EF" w:rsidRPr="00E77497">
        <w:br/>
        <w:t>Identifier</w:t>
      </w:r>
      <w:r w:rsidR="004C02EF" w:rsidRPr="00E77497">
        <w:br/>
        <w:t>Literal</w:t>
      </w:r>
      <w:r w:rsidR="004C02EF" w:rsidRPr="00E77497">
        <w:br/>
      </w:r>
      <w:ins w:id="3657" w:author="Rev 4 Allen Wirfs-Brock" w:date="2011-10-18T17:38:00Z">
        <w:r w:rsidR="00151B69" w:rsidRPr="00E77497">
          <w:t>Sealed</w:t>
        </w:r>
      </w:ins>
      <w:r w:rsidR="004C02EF" w:rsidRPr="00E77497">
        <w:t>ArrayLiteral</w:t>
      </w:r>
      <w:r w:rsidR="004C02EF" w:rsidRPr="00E77497">
        <w:br/>
      </w:r>
      <w:ins w:id="3658" w:author="Rev 4 Allen Wirfs-Brock" w:date="2011-10-18T17:38:00Z">
        <w:r w:rsidR="00151B69" w:rsidRPr="00E77497">
          <w:t>Sealed</w:t>
        </w:r>
      </w:ins>
      <w:r w:rsidR="004C02EF" w:rsidRPr="00E77497">
        <w:t>ObjectLiteral</w:t>
      </w:r>
      <w:r w:rsidR="004C02EF" w:rsidRPr="00E77497">
        <w:br/>
      </w:r>
      <w:ins w:id="3659" w:author="Rev 4 Allen Wirfs-Brock" w:date="2011-11-07T09:11:00Z">
        <w:r w:rsidR="00C85441" w:rsidRPr="00E77497">
          <w:t>FunctionExpression</w:t>
        </w:r>
        <w:r w:rsidR="00C85441" w:rsidRPr="00E77497">
          <w:br/>
        </w:r>
      </w:ins>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bookmarkStart w:id="3660" w:name="_Toc375031162"/>
      <w:bookmarkStart w:id="3661" w:name="_Toc381513677"/>
      <w:bookmarkStart w:id="3662" w:name="_Toc382202821"/>
      <w:bookmarkStart w:id="3663" w:name="_Toc382203041"/>
      <w:bookmarkStart w:id="3664" w:name="_Toc382212199"/>
      <w:bookmarkStart w:id="3665" w:name="_Toc382212438"/>
      <w:bookmarkStart w:id="3666" w:name="_Toc382291544"/>
      <w:bookmarkStart w:id="3667" w:name="_Toc385672183"/>
      <w:bookmarkStart w:id="3668" w:name="_Toc393690278"/>
    </w:p>
    <w:p w14:paraId="172C061F" w14:textId="77777777" w:rsidR="004C02EF" w:rsidRPr="00E77497" w:rsidRDefault="004C02EF" w:rsidP="00C623F2">
      <w:pPr>
        <w:pStyle w:val="30"/>
        <w:numPr>
          <w:ilvl w:val="0"/>
          <w:numId w:val="0"/>
        </w:numPr>
      </w:pPr>
      <w:bookmarkStart w:id="3669" w:name="_Toc472818815"/>
      <w:bookmarkStart w:id="3670" w:name="_Toc235503389"/>
      <w:bookmarkStart w:id="3671" w:name="_Toc241509164"/>
      <w:bookmarkStart w:id="3672" w:name="_Toc244416651"/>
      <w:bookmarkStart w:id="3673" w:name="_Toc276631015"/>
      <w:bookmarkStart w:id="3674" w:name="_Toc314500580"/>
      <w:r w:rsidRPr="00E77497">
        <w:t>11.1.1</w:t>
      </w:r>
      <w:r w:rsidRPr="00E77497">
        <w:tab/>
        <w:t xml:space="preserve">The </w:t>
      </w:r>
      <w:r w:rsidRPr="00E77497">
        <w:rPr>
          <w:rFonts w:ascii="Courier New" w:hAnsi="Courier New"/>
        </w:rPr>
        <w:t>this</w:t>
      </w:r>
      <w:r w:rsidRPr="00E77497">
        <w:t xml:space="preserve"> Keywor</w:t>
      </w:r>
      <w:bookmarkEnd w:id="3660"/>
      <w:bookmarkEnd w:id="3661"/>
      <w:bookmarkEnd w:id="3662"/>
      <w:bookmarkEnd w:id="3663"/>
      <w:bookmarkEnd w:id="3664"/>
      <w:bookmarkEnd w:id="3665"/>
      <w:bookmarkEnd w:id="3666"/>
      <w:bookmarkEnd w:id="3667"/>
      <w:bookmarkEnd w:id="3668"/>
      <w:r w:rsidRPr="00E77497">
        <w:t>d</w:t>
      </w:r>
      <w:bookmarkEnd w:id="3669"/>
      <w:bookmarkEnd w:id="3670"/>
      <w:bookmarkEnd w:id="3671"/>
      <w:bookmarkEnd w:id="3672"/>
      <w:bookmarkEnd w:id="3673"/>
      <w:bookmarkEnd w:id="3674"/>
    </w:p>
    <w:p w14:paraId="0EF3913B" w14:textId="77777777" w:rsidR="00191CB8" w:rsidRPr="00E77497" w:rsidRDefault="00191CB8" w:rsidP="00191CB8">
      <w:pPr>
        <w:keepNext/>
        <w:rPr>
          <w:ins w:id="3675" w:author="Rev 4 Allen Wirfs-Brock" w:date="2011-10-15T09:24:00Z"/>
          <w:rFonts w:ascii="Helvetica" w:hAnsi="Helvetica"/>
          <w:b/>
        </w:rPr>
      </w:pPr>
      <w:ins w:id="3676" w:author="Rev 4 Allen Wirfs-Brock" w:date="2011-10-15T09:24:00Z">
        <w:r w:rsidRPr="00E77497">
          <w:rPr>
            <w:rFonts w:ascii="Helvetica" w:hAnsi="Helvetica"/>
            <w:b/>
          </w:rPr>
          <w:t xml:space="preserve">Runtime Semantics: </w:t>
        </w:r>
        <w:r w:rsidRPr="00E77497">
          <w:rPr>
            <w:rFonts w:ascii="Helvetica" w:hAnsi="Helvetica"/>
            <w:b/>
            <w:spacing w:val="6"/>
          </w:rPr>
          <w:t>Evaluation</w:t>
        </w:r>
      </w:ins>
    </w:p>
    <w:p w14:paraId="3117403A" w14:textId="77777777" w:rsidR="003A3B8E" w:rsidRPr="004D1BD1" w:rsidRDefault="003A3B8E" w:rsidP="00120381">
      <w:pPr>
        <w:pStyle w:val="SyntaxRule"/>
        <w:spacing w:after="240"/>
        <w:rPr>
          <w:ins w:id="3677" w:author="Rev 4 Allen Wirfs-Brock" w:date="2011-10-18T16:11:00Z"/>
        </w:rPr>
      </w:pPr>
      <w:ins w:id="3678" w:author="Rev 4 Allen Wirfs-Brock" w:date="2011-10-18T16:11:00Z">
        <w:r w:rsidRPr="00E77497">
          <w:t xml:space="preserve">PrimaryExpression </w:t>
        </w:r>
        <w:r w:rsidRPr="00120381">
          <w:rPr>
            <w:rFonts w:ascii="Arial" w:hAnsi="Arial" w:cs="Arial"/>
            <w:b/>
            <w:i w:val="0"/>
          </w:rPr>
          <w:t>:</w:t>
        </w:r>
      </w:ins>
      <w:ins w:id="3679" w:author="Rev 4 Allen Wirfs-Brock" w:date="2011-10-18T17:13:00Z">
        <w:r w:rsidR="001A7CB6" w:rsidRPr="00120381">
          <w:rPr>
            <w:rFonts w:ascii="Arial" w:hAnsi="Arial" w:cs="Arial"/>
            <w:b/>
            <w:i w:val="0"/>
          </w:rPr>
          <w:t xml:space="preserve">  </w:t>
        </w:r>
      </w:ins>
      <w:ins w:id="3680" w:author="Rev 4 Allen Wirfs-Brock" w:date="2011-10-18T16:11:00Z">
        <w:r w:rsidRPr="00120381">
          <w:rPr>
            <w:rFonts w:ascii="Courier New" w:hAnsi="Courier New"/>
            <w:b/>
            <w:i w:val="0"/>
          </w:rPr>
          <w:t>this</w:t>
        </w:r>
        <w:r w:rsidRPr="004D1BD1">
          <w:t xml:space="preserve"> </w:t>
        </w:r>
      </w:ins>
    </w:p>
    <w:p w14:paraId="6407C8F6" w14:textId="77777777" w:rsidR="004C02EF" w:rsidRPr="008B7F6F" w:rsidRDefault="004C02EF" w:rsidP="009E3FF6">
      <w:pPr>
        <w:numPr>
          <w:ilvl w:val="0"/>
          <w:numId w:val="593"/>
        </w:numPr>
      </w:pPr>
      <w:del w:id="3681" w:author="Rev 4 Allen Wirfs-Brock" w:date="2011-10-18T17:03:00Z">
        <w:r w:rsidRPr="003B4312" w:rsidDel="0017582A">
          <w:delText xml:space="preserve">The </w:delText>
        </w:r>
        <w:r w:rsidRPr="003B4312" w:rsidDel="0017582A">
          <w:rPr>
            <w:rFonts w:ascii="Courier New" w:hAnsi="Courier New"/>
            <w:b/>
          </w:rPr>
          <w:delText>this</w:delText>
        </w:r>
        <w:r w:rsidRPr="003B4312" w:rsidDel="0017582A">
          <w:delText xml:space="preserve"> keyword evaluates to </w:delText>
        </w:r>
      </w:del>
      <w:ins w:id="3682" w:author="Rev 4 Allen Wirfs-Brock" w:date="2011-10-18T17:03:00Z">
        <w:r w:rsidR="0017582A" w:rsidRPr="003B4312">
          <w:t xml:space="preserve">Return </w:t>
        </w:r>
      </w:ins>
      <w:r w:rsidRPr="008B7F6F">
        <w:t>the value of the ThisBinding of the current execution context.</w:t>
      </w:r>
      <w:bookmarkStart w:id="3683" w:name="_Toc375031164"/>
      <w:bookmarkStart w:id="3684" w:name="_Toc381513678"/>
      <w:bookmarkStart w:id="3685" w:name="_Toc382202822"/>
      <w:bookmarkStart w:id="3686" w:name="_Toc382203042"/>
      <w:bookmarkStart w:id="3687" w:name="_Toc382212200"/>
      <w:bookmarkStart w:id="3688" w:name="_Toc382212439"/>
      <w:bookmarkStart w:id="3689" w:name="_Toc382291545"/>
      <w:bookmarkStart w:id="3690" w:name="_Toc385672184"/>
      <w:bookmarkStart w:id="3691" w:name="_Toc393690279"/>
      <w:bookmarkStart w:id="3692" w:name="_Ref405883026"/>
      <w:bookmarkStart w:id="3693" w:name="_Ref421417488"/>
    </w:p>
    <w:p w14:paraId="19B561AE" w14:textId="77777777" w:rsidR="004C02EF" w:rsidRPr="006B6D0A" w:rsidRDefault="004C02EF" w:rsidP="00C623F2">
      <w:pPr>
        <w:pStyle w:val="30"/>
        <w:numPr>
          <w:ilvl w:val="0"/>
          <w:numId w:val="0"/>
        </w:numPr>
      </w:pPr>
      <w:bookmarkStart w:id="3694" w:name="_Ref424531495"/>
      <w:bookmarkStart w:id="3695" w:name="_Ref424535502"/>
      <w:bookmarkStart w:id="3696" w:name="_Toc472818816"/>
      <w:bookmarkStart w:id="3697" w:name="_Toc235503390"/>
      <w:bookmarkStart w:id="3698" w:name="_Toc241509165"/>
      <w:bookmarkStart w:id="3699" w:name="_Toc244416652"/>
      <w:bookmarkStart w:id="3700" w:name="_Toc276631016"/>
      <w:bookmarkStart w:id="3701" w:name="_Toc314500581"/>
      <w:r w:rsidRPr="006B6D0A">
        <w:t>11.1.2</w:t>
      </w:r>
      <w:r w:rsidRPr="006B6D0A">
        <w:tab/>
        <w:t>Identifier Referenc</w:t>
      </w:r>
      <w:bookmarkStart w:id="3702" w:name="_Toc382202823"/>
      <w:bookmarkStart w:id="3703" w:name="_Toc382203043"/>
      <w:bookmarkEnd w:id="3683"/>
      <w:bookmarkEnd w:id="3684"/>
      <w:bookmarkEnd w:id="3685"/>
      <w:bookmarkEnd w:id="3686"/>
      <w:bookmarkEnd w:id="3687"/>
      <w:bookmarkEnd w:id="3688"/>
      <w:bookmarkEnd w:id="3689"/>
      <w:bookmarkEnd w:id="3690"/>
      <w:bookmarkEnd w:id="3691"/>
      <w:bookmarkEnd w:id="3692"/>
      <w:bookmarkEnd w:id="3693"/>
      <w:bookmarkEnd w:id="3702"/>
      <w:bookmarkEnd w:id="3703"/>
      <w:r w:rsidRPr="006B6D0A">
        <w:t>e</w:t>
      </w:r>
      <w:bookmarkEnd w:id="3694"/>
      <w:bookmarkEnd w:id="3695"/>
      <w:bookmarkEnd w:id="3696"/>
      <w:bookmarkEnd w:id="3697"/>
      <w:bookmarkEnd w:id="3698"/>
      <w:bookmarkEnd w:id="3699"/>
      <w:bookmarkEnd w:id="3700"/>
      <w:bookmarkEnd w:id="3701"/>
    </w:p>
    <w:p w14:paraId="5E7121A8" w14:textId="77777777" w:rsidR="004C02EF" w:rsidRPr="00E77497" w:rsidRDefault="004C02EF" w:rsidP="004C02EF">
      <w:r w:rsidRPr="006B6D0A">
        <w:t xml:space="preserve">An </w:t>
      </w:r>
      <w:r w:rsidRPr="006B6D0A">
        <w:rPr>
          <w:rStyle w:val="bnf"/>
        </w:rPr>
        <w:t>Identifier</w:t>
      </w:r>
      <w:r w:rsidRPr="00E65A34">
        <w:t xml:space="preserve"> is evaluated by performing Identifier Resolution as specified in 10.3.1</w:t>
      </w:r>
      <w:ins w:id="3704" w:author="Allen Wirfs-Brock rev2" w:date="2011-07-22T10:36:00Z">
        <w:r w:rsidR="00D91572" w:rsidRPr="009C202C">
          <w:t xml:space="preserve"> using the </w:t>
        </w:r>
      </w:ins>
      <w:ins w:id="3705" w:author="Allen Wirfs-Brock rev2" w:date="2011-07-22T10:37:00Z">
        <w:r w:rsidR="00D91572" w:rsidRPr="009C202C">
          <w:rPr>
            <w:rStyle w:val="bnf"/>
          </w:rPr>
          <w:t>IdentifierName</w:t>
        </w:r>
        <w:r w:rsidR="00D91572" w:rsidRPr="009C202C">
          <w:t xml:space="preserve"> </w:t>
        </w:r>
      </w:ins>
      <w:ins w:id="3706" w:author="Allen Wirfs-Brock rev2" w:date="2011-07-22T10:36:00Z">
        <w:r w:rsidR="00D91572" w:rsidRPr="00B820AB">
          <w:t xml:space="preserve">corresponding to </w:t>
        </w:r>
      </w:ins>
      <w:ins w:id="3707" w:author="Allen Wirfs-Brock rev2" w:date="2011-07-22T10:37:00Z">
        <w:r w:rsidR="00D91572" w:rsidRPr="00B820AB">
          <w:rPr>
            <w:rStyle w:val="bnf"/>
          </w:rPr>
          <w:t>Identifier</w:t>
        </w:r>
      </w:ins>
      <w:r w:rsidRPr="00B820AB">
        <w:t xml:space="preserve">. The result of evaluating an </w:t>
      </w:r>
      <w:r w:rsidRPr="00675B74">
        <w:rPr>
          <w:rStyle w:val="bnf"/>
        </w:rPr>
        <w:t>Identifier</w:t>
      </w:r>
      <w:r w:rsidRPr="00E77497">
        <w:t xml:space="preserve"> is always a value of type Reference.</w:t>
      </w:r>
      <w:bookmarkStart w:id="3708" w:name="_Toc375031165"/>
      <w:bookmarkStart w:id="3709" w:name="_Toc381513679"/>
      <w:bookmarkStart w:id="3710" w:name="_Toc382202824"/>
      <w:bookmarkStart w:id="3711" w:name="_Toc382203044"/>
      <w:bookmarkStart w:id="3712" w:name="_Toc382212201"/>
      <w:bookmarkStart w:id="3713" w:name="_Toc382212440"/>
      <w:bookmarkStart w:id="3714" w:name="_Toc382291546"/>
      <w:bookmarkStart w:id="3715" w:name="_Toc385672185"/>
      <w:bookmarkStart w:id="3716" w:name="_Toc393690280"/>
    </w:p>
    <w:p w14:paraId="352514E1" w14:textId="77777777" w:rsidR="004C02EF" w:rsidRPr="00E77497" w:rsidRDefault="004C02EF" w:rsidP="00C623F2">
      <w:pPr>
        <w:pStyle w:val="30"/>
        <w:numPr>
          <w:ilvl w:val="0"/>
          <w:numId w:val="0"/>
        </w:numPr>
      </w:pPr>
      <w:bookmarkStart w:id="3717" w:name="_Toc472818817"/>
      <w:bookmarkStart w:id="3718" w:name="_Toc235503391"/>
      <w:bookmarkStart w:id="3719" w:name="_Toc241509166"/>
      <w:bookmarkStart w:id="3720" w:name="_Toc244416653"/>
      <w:bookmarkStart w:id="3721" w:name="_Toc276631017"/>
      <w:bookmarkStart w:id="3722" w:name="_Toc314500582"/>
      <w:r w:rsidRPr="00E77497">
        <w:t>11.1.3</w:t>
      </w:r>
      <w:r w:rsidRPr="00E77497">
        <w:tab/>
        <w:t>Literal Referenc</w:t>
      </w:r>
      <w:bookmarkEnd w:id="3708"/>
      <w:bookmarkEnd w:id="3709"/>
      <w:bookmarkEnd w:id="3710"/>
      <w:bookmarkEnd w:id="3711"/>
      <w:bookmarkEnd w:id="3712"/>
      <w:bookmarkEnd w:id="3713"/>
      <w:bookmarkEnd w:id="3714"/>
      <w:bookmarkEnd w:id="3715"/>
      <w:bookmarkEnd w:id="3716"/>
      <w:r w:rsidRPr="00E77497">
        <w:t>e</w:t>
      </w:r>
      <w:bookmarkEnd w:id="3717"/>
      <w:bookmarkEnd w:id="3718"/>
      <w:bookmarkEnd w:id="3719"/>
      <w:bookmarkEnd w:id="3720"/>
      <w:bookmarkEnd w:id="3721"/>
      <w:bookmarkEnd w:id="3722"/>
    </w:p>
    <w:p w14:paraId="6A9ED653" w14:textId="77777777" w:rsidR="004C02EF" w:rsidRPr="00E77497" w:rsidRDefault="004C02EF" w:rsidP="004C02EF">
      <w:r w:rsidRPr="00E77497">
        <w:t xml:space="preserve">A </w:t>
      </w:r>
      <w:r w:rsidRPr="00E77497">
        <w:rPr>
          <w:rStyle w:val="bnf"/>
        </w:rPr>
        <w:t>Literal</w:t>
      </w:r>
      <w:r w:rsidRPr="00E77497">
        <w:t xml:space="preserve"> is evaluated as described in 7.8.</w:t>
      </w:r>
      <w:bookmarkStart w:id="3723" w:name="_Toc375031166"/>
      <w:bookmarkStart w:id="3724" w:name="_Ref378388036"/>
      <w:bookmarkStart w:id="3725" w:name="_Ref381182904"/>
      <w:bookmarkStart w:id="3726" w:name="_Toc381513680"/>
      <w:bookmarkStart w:id="3727" w:name="_Toc382202825"/>
      <w:bookmarkStart w:id="3728" w:name="_Toc382203045"/>
      <w:bookmarkStart w:id="3729" w:name="_Toc382212202"/>
      <w:bookmarkStart w:id="3730" w:name="_Toc382212441"/>
      <w:bookmarkStart w:id="3731" w:name="_Toc382291547"/>
      <w:bookmarkStart w:id="3732" w:name="_Toc385672186"/>
      <w:bookmarkStart w:id="3733" w:name="_Toc393690281"/>
    </w:p>
    <w:p w14:paraId="6A911F24" w14:textId="77777777" w:rsidR="004C02EF" w:rsidRPr="00E77497" w:rsidRDefault="004C02EF" w:rsidP="00C623F2">
      <w:pPr>
        <w:pStyle w:val="30"/>
        <w:numPr>
          <w:ilvl w:val="0"/>
          <w:numId w:val="0"/>
        </w:numPr>
      </w:pPr>
      <w:bookmarkStart w:id="3734" w:name="_Toc401117214"/>
      <w:bookmarkStart w:id="3735" w:name="_Toc403317107"/>
      <w:bookmarkStart w:id="3736" w:name="_Toc403362662"/>
      <w:bookmarkStart w:id="3737" w:name="_Ref409270748"/>
      <w:bookmarkStart w:id="3738" w:name="_Ref409320045"/>
      <w:bookmarkStart w:id="3739" w:name="_Toc417706160"/>
      <w:bookmarkStart w:id="3740" w:name="_Toc432237535"/>
      <w:bookmarkStart w:id="3741" w:name="_Toc432984744"/>
      <w:bookmarkStart w:id="3742" w:name="_Ref456010683"/>
      <w:bookmarkStart w:id="3743" w:name="_Ref457437563"/>
      <w:bookmarkStart w:id="3744" w:name="_Ref457437564"/>
      <w:bookmarkStart w:id="3745" w:name="_Ref457437570"/>
      <w:bookmarkStart w:id="3746" w:name="_Ref457707569"/>
      <w:bookmarkStart w:id="3747" w:name="_Ref457792682"/>
      <w:bookmarkStart w:id="3748" w:name="_Ref458333136"/>
      <w:bookmarkStart w:id="3749" w:name="_Toc472818818"/>
      <w:bookmarkStart w:id="3750" w:name="_Toc235503392"/>
      <w:bookmarkStart w:id="3751" w:name="_Toc241509167"/>
      <w:bookmarkStart w:id="3752" w:name="_Toc244416654"/>
      <w:bookmarkStart w:id="3753" w:name="_Toc276631018"/>
      <w:bookmarkStart w:id="3754" w:name="_Toc314500583"/>
      <w:r w:rsidRPr="00E77497">
        <w:t>11.1.4</w:t>
      </w:r>
      <w:r w:rsidRPr="00E77497">
        <w:tab/>
        <w:t xml:space="preserve">Array </w:t>
      </w:r>
      <w:bookmarkEnd w:id="3734"/>
      <w:bookmarkEnd w:id="3735"/>
      <w:bookmarkEnd w:id="3736"/>
      <w:bookmarkEnd w:id="3737"/>
      <w:bookmarkEnd w:id="3738"/>
      <w:r w:rsidRPr="00E77497">
        <w:t>Initialiser</w:t>
      </w:r>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p>
    <w:p w14:paraId="5C64A4FB" w14:textId="77777777" w:rsidR="004C02EF" w:rsidRPr="004D1BD1" w:rsidRDefault="000260C8" w:rsidP="004C02EF">
      <w:pPr>
        <w:rPr>
          <w:sz w:val="18"/>
          <w:rPrChange w:id="3755" w:author="Rev 4 Allen Wirfs-Brock" w:date="2011-11-04T08:51:00Z">
            <w:rPr/>
          </w:rPrChange>
        </w:rPr>
      </w:pPr>
      <w:ins w:id="3756" w:author="Rev 4 Allen Wirfs-Brock" w:date="2011-10-15T09:21:00Z">
        <w:r w:rsidRPr="004D1BD1">
          <w:rPr>
            <w:sz w:val="18"/>
            <w:rPrChange w:id="3757" w:author="Rev 4 Allen Wirfs-Brock" w:date="2011-11-04T08:51:00Z">
              <w:rPr/>
            </w:rPrChange>
          </w:rPr>
          <w:t>NOTE</w:t>
        </w:r>
        <w:r w:rsidRPr="004D1BD1">
          <w:rPr>
            <w:sz w:val="18"/>
            <w:rPrChange w:id="3758" w:author="Rev 4 Allen Wirfs-Brock" w:date="2011-11-04T08:51:00Z">
              <w:rPr/>
            </w:rPrChange>
          </w:rPr>
          <w:tab/>
        </w:r>
        <w:r w:rsidRPr="004D1BD1">
          <w:t xml:space="preserve"> </w:t>
        </w:r>
      </w:ins>
      <w:r w:rsidR="004C02EF" w:rsidRPr="004D1BD1">
        <w:rPr>
          <w:sz w:val="18"/>
          <w:rPrChange w:id="3759" w:author="Rev 4 Allen Wirfs-Brock" w:date="2011-11-04T08:51:00Z">
            <w:rPr/>
          </w:rPrChange>
        </w:rPr>
        <w:t>An array initialiser is an expression describing the initialisation of an Array object, written in a form of a literal. It is a list of zero or more expressions, each of which represents an array element, enclosed in square brackets. The elements need not be literals; they are evaluated each time the array initialiser is evaluated.</w:t>
      </w:r>
    </w:p>
    <w:p w14:paraId="1C1A2985" w14:textId="77777777" w:rsidR="004C02EF" w:rsidRPr="004D1BD1" w:rsidRDefault="004C02EF" w:rsidP="004C02EF">
      <w:pPr>
        <w:rPr>
          <w:sz w:val="18"/>
          <w:rPrChange w:id="3760" w:author="Rev 4 Allen Wirfs-Brock" w:date="2011-11-04T08:51:00Z">
            <w:rPr/>
          </w:rPrChange>
        </w:rPr>
      </w:pPr>
      <w:r w:rsidRPr="004D1BD1">
        <w:rPr>
          <w:sz w:val="18"/>
          <w:rPrChange w:id="3761" w:author="Rev 4 Allen Wirfs-Brock" w:date="2011-11-04T08:51:00Z">
            <w:rPr/>
          </w:rPrChange>
        </w:rPr>
        <w:t xml:space="preserve">Array elements may be elided at the beginning, middle or end of the element list. Whenever a comma in the element list is not preceded by an </w:t>
      </w:r>
      <w:r w:rsidRPr="004D1BD1">
        <w:rPr>
          <w:rStyle w:val="bnf"/>
          <w:sz w:val="18"/>
          <w:rPrChange w:id="3762" w:author="Rev 4 Allen Wirfs-Brock" w:date="2011-11-04T08:51:00Z">
            <w:rPr>
              <w:rStyle w:val="bnf"/>
            </w:rPr>
          </w:rPrChange>
        </w:rPr>
        <w:t>AssignmentExpression</w:t>
      </w:r>
      <w:r w:rsidRPr="004D1BD1">
        <w:rPr>
          <w:sz w:val="18"/>
          <w:rPrChange w:id="3763" w:author="Rev 4 Allen Wirfs-Brock" w:date="2011-11-04T08:51:00Z">
            <w:rPr/>
          </w:rPrChange>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32B7A238" w14:textId="77777777" w:rsidR="004C02EF" w:rsidRPr="003B4312" w:rsidRDefault="004C02EF" w:rsidP="004C02EF">
      <w:pPr>
        <w:pStyle w:val="Syntax"/>
      </w:pPr>
      <w:r w:rsidRPr="004D1BD1">
        <w:t>Syntax</w:t>
      </w:r>
    </w:p>
    <w:p w14:paraId="49D6FC16" w14:textId="77777777" w:rsidR="00151B69" w:rsidRPr="008B7F6F" w:rsidRDefault="00151B69" w:rsidP="00151B69">
      <w:pPr>
        <w:pStyle w:val="SyntaxRule"/>
        <w:rPr>
          <w:ins w:id="3764" w:author="Rev 4 Allen Wirfs-Brock" w:date="2011-10-18T17:39:00Z"/>
        </w:rPr>
      </w:pPr>
      <w:ins w:id="3765" w:author="Rev 4 Allen Wirfs-Brock" w:date="2011-10-18T17:39:00Z">
        <w:r w:rsidRPr="003B4312">
          <w:t xml:space="preserve">SealedArrayLiteral </w:t>
        </w:r>
        <w:r w:rsidRPr="003B4312">
          <w:rPr>
            <w:rFonts w:ascii="Arial" w:hAnsi="Arial" w:cs="Arial"/>
            <w:b/>
            <w:i w:val="0"/>
          </w:rPr>
          <w:t>:</w:t>
        </w:r>
      </w:ins>
    </w:p>
    <w:p w14:paraId="5791A53E" w14:textId="77777777" w:rsidR="00151B69" w:rsidRPr="009C202C" w:rsidRDefault="00151B69" w:rsidP="00151B69">
      <w:pPr>
        <w:pStyle w:val="SyntaxDefinition"/>
        <w:rPr>
          <w:ins w:id="3766" w:author="Rev 4 Allen Wirfs-Brock" w:date="2011-10-18T17:39:00Z"/>
        </w:rPr>
      </w:pPr>
      <w:ins w:id="3767" w:author="Rev 4 Allen Wirfs-Brock" w:date="2011-10-18T17:39:00Z">
        <w:r w:rsidRPr="006B6D0A">
          <w:t>ArrayLiteral</w:t>
        </w:r>
        <w:r w:rsidRPr="006B6D0A">
          <w:rPr>
            <w:rFonts w:ascii="Courier New" w:hAnsi="Courier New"/>
            <w:b/>
            <w:i w:val="0"/>
          </w:rPr>
          <w:br/>
        </w:r>
      </w:ins>
      <w:ins w:id="3768" w:author="Rev 4 Allen Wirfs-Brock" w:date="2011-10-18T17:40:00Z">
        <w:r w:rsidRPr="006B6D0A">
          <w:rPr>
            <w:rFonts w:ascii="Courier New" w:hAnsi="Courier New"/>
            <w:b/>
            <w:i w:val="0"/>
          </w:rPr>
          <w:t>#</w:t>
        </w:r>
      </w:ins>
      <w:ins w:id="3769" w:author="Rev 4 Allen Wirfs-Brock" w:date="2011-10-18T17:39:00Z">
        <w:r w:rsidRPr="00E65A34">
          <w:rPr>
            <w:rFonts w:ascii="Courier New" w:hAnsi="Courier New"/>
            <w:b/>
            <w:i w:val="0"/>
          </w:rPr>
          <w:t xml:space="preserve"> </w:t>
        </w:r>
      </w:ins>
      <w:ins w:id="3770" w:author="Rev 4 Allen Wirfs-Brock" w:date="2011-10-18T17:40:00Z">
        <w:r w:rsidRPr="009C202C">
          <w:t>ArrayLiteral</w:t>
        </w:r>
      </w:ins>
    </w:p>
    <w:p w14:paraId="097D1FC8"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2038F07C" w14:textId="77777777" w:rsidR="004C02EF" w:rsidRPr="00E77497" w:rsidRDefault="004C02EF" w:rsidP="004C02EF">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436E7AB2"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0065DA9B" w14:textId="77777777" w:rsidR="004C02EF" w:rsidRPr="00E77497" w:rsidRDefault="004C02EF" w:rsidP="004C02EF">
      <w:pPr>
        <w:pStyle w:val="SyntaxDefinition"/>
        <w:rPr>
          <w:ins w:id="3771" w:author="Allen Wirfs-Brock" w:date="2011-07-04T19:54:00Z"/>
        </w:rPr>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3772" w:author="Allen Wirfs-Brock" w:date="2011-07-04T20:12:00Z">
        <w:r w:rsidR="00981263" w:rsidRPr="00E77497">
          <w:br/>
        </w:r>
      </w:ins>
      <w:ins w:id="3773" w:author="Allen Wirfs-Brock" w:date="2011-07-04T20:13:00Z">
        <w:r w:rsidR="00981263" w:rsidRPr="00E77497">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81263" w:rsidRPr="00E77497">
          <w:rPr>
            <w:rFonts w:ascii="Courier New" w:hAnsi="Courier New" w:cs="Courier New"/>
            <w:b/>
            <w:i w:val="0"/>
          </w:rPr>
          <w:t xml:space="preserve">… </w:t>
        </w:r>
        <w:r w:rsidR="00981263" w:rsidRPr="00E77497">
          <w:t>AssignmentExpression</w:t>
        </w:r>
      </w:ins>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3774" w:author="Allen Wirfs-Brock" w:date="2011-07-04T20:13:00Z">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3775" w:author="Rev 5 Allen Wirfs-Brock" w:date="2012-01-04T12:34:00Z">
        <w:r w:rsidR="00A80BCD">
          <w:t>SpreadElement</w:t>
        </w:r>
      </w:ins>
      <w:ins w:id="3776" w:author="Allen Wirfs-Brock" w:date="2011-07-04T20:13:00Z">
        <w:del w:id="3777" w:author="Rev 5 Allen Wirfs-Brock" w:date="2012-01-04T12:34:00Z">
          <w:r w:rsidR="00981263" w:rsidRPr="00E77497" w:rsidDel="00A80BCD">
            <w:rPr>
              <w:rFonts w:ascii="Courier New" w:hAnsi="Courier New" w:cs="Courier New"/>
              <w:b/>
              <w:i w:val="0"/>
            </w:rPr>
            <w:delText xml:space="preserve">… </w:delText>
          </w:r>
          <w:r w:rsidR="00981263" w:rsidRPr="00E77497" w:rsidDel="00A80BCD">
            <w:delText>AssignmentExpression</w:delText>
          </w:r>
        </w:del>
      </w:ins>
    </w:p>
    <w:p w14:paraId="5E801AEA"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73955C19"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43FB122F" w14:textId="77777777" w:rsidR="00E350EC" w:rsidRPr="00E77497" w:rsidRDefault="00E350EC" w:rsidP="00E350EC">
      <w:pPr>
        <w:pStyle w:val="SyntaxRule"/>
        <w:rPr>
          <w:ins w:id="3778" w:author="Rev 5 Allen Wirfs-Brock" w:date="2012-01-04T12:33:00Z"/>
        </w:rPr>
      </w:pPr>
      <w:ins w:id="3779" w:author="Rev 5 Allen Wirfs-Brock" w:date="2012-01-04T12:33:00Z">
        <w:r>
          <w:t>SpreadElement</w:t>
        </w:r>
        <w:r w:rsidRPr="00E77497">
          <w:t xml:space="preserve"> </w:t>
        </w:r>
        <w:r w:rsidRPr="00E77497">
          <w:rPr>
            <w:rFonts w:ascii="Arial" w:hAnsi="Arial" w:cs="Arial"/>
            <w:b/>
            <w:i w:val="0"/>
          </w:rPr>
          <w:t>:</w:t>
        </w:r>
      </w:ins>
    </w:p>
    <w:p w14:paraId="11F56C85" w14:textId="77777777" w:rsidR="00E350EC" w:rsidRPr="00E77497" w:rsidRDefault="00E350EC" w:rsidP="00E350EC">
      <w:pPr>
        <w:pStyle w:val="SyntaxDefinition"/>
        <w:rPr>
          <w:ins w:id="3780" w:author="Rev 5 Allen Wirfs-Brock" w:date="2012-01-04T12:33:00Z"/>
        </w:rPr>
      </w:pPr>
      <w:ins w:id="3781" w:author="Rev 5 Allen Wirfs-Brock" w:date="2012-01-04T12:33:00Z">
        <w:r w:rsidRPr="00E77497">
          <w:rPr>
            <w:rFonts w:ascii="Courier New" w:hAnsi="Courier New" w:cs="Courier New"/>
            <w:b/>
            <w:i w:val="0"/>
          </w:rPr>
          <w:t xml:space="preserve">… </w:t>
        </w:r>
        <w:r w:rsidRPr="00E77497">
          <w:t>AssignmentExpression</w:t>
        </w:r>
      </w:ins>
    </w:p>
    <w:p w14:paraId="0F50DCD2" w14:textId="77777777" w:rsidR="008753AB" w:rsidRPr="00E77497" w:rsidRDefault="008753AB" w:rsidP="008753AB">
      <w:pPr>
        <w:pStyle w:val="40"/>
        <w:numPr>
          <w:ilvl w:val="0"/>
          <w:numId w:val="0"/>
        </w:numPr>
        <w:rPr>
          <w:ins w:id="3782" w:author="Rev 4 Allen Wirfs-Brock" w:date="2011-10-15T09:07:00Z"/>
        </w:rPr>
      </w:pPr>
      <w:ins w:id="3783" w:author="Rev 4 Allen Wirfs-Brock" w:date="2011-10-15T09:07:00Z">
        <w:r w:rsidRPr="00E77497">
          <w:t>11.1.</w:t>
        </w:r>
      </w:ins>
      <w:ins w:id="3784" w:author="Rev 4 Allen Wirfs-Brock" w:date="2011-10-15T09:13:00Z">
        <w:r w:rsidRPr="00E77497">
          <w:t>4</w:t>
        </w:r>
      </w:ins>
      <w:ins w:id="3785" w:author="Rev 4 Allen Wirfs-Brock" w:date="2011-10-15T09:07:00Z">
        <w:r w:rsidRPr="00E77497">
          <w:t xml:space="preserve">.1 Static </w:t>
        </w:r>
      </w:ins>
      <w:r w:rsidRPr="00E77497">
        <w:t>Semantics</w:t>
      </w:r>
    </w:p>
    <w:p w14:paraId="2C34281A" w14:textId="77777777" w:rsidR="000D108B" w:rsidRPr="00E77497" w:rsidRDefault="000D108B" w:rsidP="000D108B">
      <w:pPr>
        <w:rPr>
          <w:ins w:id="3786" w:author="Rev 5 Allen Wirfs-Brock" w:date="2012-01-04T12:10:00Z"/>
          <w:rFonts w:ascii="Helvetica" w:hAnsi="Helvetica"/>
          <w:b/>
        </w:rPr>
      </w:pPr>
      <w:ins w:id="3787" w:author="Rev 5 Allen Wirfs-Brock" w:date="2012-01-04T12:10:00Z">
        <w:r w:rsidRPr="00E77497">
          <w:rPr>
            <w:rFonts w:ascii="Helvetica" w:hAnsi="Helvetica"/>
            <w:b/>
          </w:rPr>
          <w:t>Static Semantics:  Early Errors</w:t>
        </w:r>
      </w:ins>
    </w:p>
    <w:p w14:paraId="67F32FAE" w14:textId="77777777" w:rsidR="008753AB" w:rsidRPr="00A80BCD" w:rsidDel="000D108B" w:rsidRDefault="008753AB" w:rsidP="008753AB">
      <w:pPr>
        <w:rPr>
          <w:ins w:id="3788" w:author="Rev 4 Allen Wirfs-Brock" w:date="2011-10-15T09:07:00Z"/>
          <w:del w:id="3789" w:author="Rev 5 Allen Wirfs-Brock" w:date="2012-01-04T12:10:00Z"/>
          <w:rStyle w:val="bnf"/>
          <w:rPrChange w:id="3790" w:author="Rev 5 Allen Wirfs-Brock" w:date="2012-01-04T12:35:00Z">
            <w:rPr>
              <w:ins w:id="3791" w:author="Rev 4 Allen Wirfs-Brock" w:date="2011-10-15T09:07:00Z"/>
              <w:del w:id="3792" w:author="Rev 5 Allen Wirfs-Brock" w:date="2012-01-04T12:10:00Z"/>
              <w:rFonts w:ascii="Helvetica" w:hAnsi="Helvetica"/>
              <w:b/>
            </w:rPr>
          </w:rPrChange>
        </w:rPr>
      </w:pPr>
      <w:ins w:id="3793" w:author="Rev 4 Allen Wirfs-Brock" w:date="2011-10-15T09:07:00Z">
        <w:del w:id="3794" w:author="Rev 5 Allen Wirfs-Brock" w:date="2012-01-04T12:10:00Z">
          <w:r w:rsidRPr="00A80BCD" w:rsidDel="000D108B">
            <w:rPr>
              <w:rStyle w:val="bnf"/>
              <w:rPrChange w:id="3795" w:author="Rev 5 Allen Wirfs-Brock" w:date="2012-01-04T12:35:00Z">
                <w:rPr>
                  <w:rFonts w:ascii="Helvetica" w:hAnsi="Helvetica"/>
                  <w:b/>
                </w:rPr>
              </w:rPrChange>
            </w:rPr>
            <w:delText>Early Errors</w:delText>
          </w:r>
        </w:del>
      </w:ins>
    </w:p>
    <w:p w14:paraId="777915ED" w14:textId="77777777" w:rsidR="005B4EF9" w:rsidRPr="00E77497" w:rsidRDefault="005B4EF9" w:rsidP="005B4EF9">
      <w:pPr>
        <w:rPr>
          <w:ins w:id="3796" w:author="Allen Wirfs-Brock" w:date="2011-07-05T08:51:00Z"/>
        </w:rPr>
      </w:pPr>
      <w:ins w:id="3797" w:author="Allen Wirfs-Brock" w:date="2011-07-05T08:51:00Z">
        <w:del w:id="3798" w:author="Rev 4 Allen Wirfs-Brock" w:date="2011-10-15T09:15:00Z">
          <w:r w:rsidRPr="00A80BCD" w:rsidDel="008753AB">
            <w:rPr>
              <w:rStyle w:val="bnf"/>
              <w:rPrChange w:id="3799" w:author="Rev 5 Allen Wirfs-Brock" w:date="2012-01-04T12:35:00Z">
                <w:rPr/>
              </w:rPrChange>
            </w:rPr>
            <w:delText xml:space="preserve">The static semantics of the production </w:delText>
          </w:r>
        </w:del>
      </w:ins>
      <w:ins w:id="3800" w:author="Rev 5 Allen Wirfs-Brock" w:date="2012-01-04T12:35:00Z">
        <w:r w:rsidR="00A80BCD" w:rsidRPr="00A80BCD">
          <w:rPr>
            <w:rStyle w:val="bnf"/>
            <w:rPrChange w:id="3801" w:author="Rev 5 Allen Wirfs-Brock" w:date="2012-01-04T12:35:00Z">
              <w:rPr/>
            </w:rPrChange>
          </w:rPr>
          <w:t>SpreadElement</w:t>
        </w:r>
      </w:ins>
      <w:ins w:id="3802" w:author="Allen Wirfs-Brock" w:date="2011-07-05T08:52:00Z">
        <w:del w:id="3803" w:author="Rev 5 Allen Wirfs-Brock" w:date="2012-01-04T12:35:00Z">
          <w:r w:rsidR="002C6802" w:rsidRPr="00A80BCD" w:rsidDel="00A80BCD">
            <w:rPr>
              <w:rStyle w:val="bnf"/>
            </w:rPr>
            <w:delText>ElementList</w:delText>
          </w:r>
        </w:del>
        <w:r w:rsidR="002C6802" w:rsidRPr="00E77497">
          <w:t xml:space="preserve"> </w:t>
        </w:r>
        <w:r w:rsidR="002C6802" w:rsidRPr="00E77497">
          <w:rPr>
            <w:b/>
          </w:rPr>
          <w:t>:</w:t>
        </w:r>
        <w:r w:rsidR="002C6802" w:rsidRPr="00E77497">
          <w:t xml:space="preserve">  </w:t>
        </w:r>
        <w:del w:id="3804" w:author="Rev 5 Allen Wirfs-Brock" w:date="2012-01-04T12:36:00Z">
          <w:r w:rsidR="002C6802" w:rsidRPr="00E77497" w:rsidDel="00A80BCD">
            <w:rPr>
              <w:rStyle w:val="bnf"/>
            </w:rPr>
            <w:delText>Elision</w:delText>
          </w:r>
          <w:r w:rsidR="002C6802" w:rsidRPr="00E77497" w:rsidDel="00A80BCD">
            <w:rPr>
              <w:rStyle w:val="bnf"/>
              <w:rFonts w:cs="Arial"/>
              <w:i w:val="0"/>
              <w:vertAlign w:val="subscript"/>
            </w:rPr>
            <w:delText>opt</w:delText>
          </w:r>
          <w:r w:rsidR="002C6802" w:rsidRPr="00E77497" w:rsidDel="00A80BCD">
            <w:rPr>
              <w:rFonts w:ascii="Courier New" w:hAnsi="Courier New"/>
            </w:rPr>
            <w:delText xml:space="preserve"> </w:delText>
          </w:r>
        </w:del>
        <w:r w:rsidR="002C6802" w:rsidRPr="00E77497">
          <w:rPr>
            <w:rFonts w:ascii="Courier New" w:hAnsi="Courier New" w:cs="Courier New"/>
            <w:b/>
            <w:i/>
          </w:rPr>
          <w:t xml:space="preserve">… </w:t>
        </w:r>
        <w:r w:rsidR="002C6802" w:rsidRPr="00E77497">
          <w:rPr>
            <w:rStyle w:val="bnf"/>
          </w:rPr>
          <w:t>AssignmentExpression</w:t>
        </w:r>
      </w:ins>
      <w:ins w:id="3805" w:author="Allen Wirfs-Brock" w:date="2011-07-05T08:51:00Z">
        <w:r w:rsidRPr="00E77497">
          <w:t xml:space="preserve"> </w:t>
        </w:r>
        <w:del w:id="3806" w:author="Rev 4 Allen Wirfs-Brock" w:date="2011-10-15T09:15:00Z">
          <w:r w:rsidRPr="00E77497" w:rsidDel="008753AB">
            <w:delText>are:</w:delText>
          </w:r>
        </w:del>
      </w:ins>
    </w:p>
    <w:p w14:paraId="7B4B1EA1" w14:textId="77777777" w:rsidR="005B4EF9" w:rsidRPr="00E77497" w:rsidRDefault="005B4EF9" w:rsidP="009E3FF6">
      <w:pPr>
        <w:numPr>
          <w:ilvl w:val="0"/>
          <w:numId w:val="403"/>
        </w:numPr>
        <w:spacing w:after="220"/>
        <w:rPr>
          <w:ins w:id="3807" w:author="Allen Wirfs-Brock" w:date="2011-07-05T08:51:00Z"/>
        </w:rPr>
      </w:pPr>
      <w:ins w:id="3808" w:author="Allen Wirfs-Brock" w:date="2011-07-05T08:51:00Z">
        <w:r w:rsidRPr="00E77497">
          <w:t xml:space="preserve">It is a Syntax Error </w:t>
        </w:r>
      </w:ins>
      <w:ins w:id="3809" w:author="Allen Wirfs-Brock" w:date="2011-07-05T08:52:00Z">
        <w:r w:rsidR="002C6802" w:rsidRPr="00E77497">
          <w:t xml:space="preserve">if the </w:t>
        </w:r>
      </w:ins>
      <w:ins w:id="3810" w:author="Allen Wirfs-Brock" w:date="2011-07-05T08:54:00Z">
        <w:del w:id="3811" w:author="Rev 3 Allen Wirfs-Brock" w:date="2011-08-30T11:39:00Z">
          <w:r w:rsidR="002C6802" w:rsidRPr="00E77497" w:rsidDel="00F937DA">
            <w:delText>s</w:delText>
          </w:r>
        </w:del>
      </w:ins>
      <w:ins w:id="3812" w:author="Allen Wirfs-Brock" w:date="2011-07-05T08:52:00Z">
        <w:del w:id="3813" w:author="Rev 3 Allen Wirfs-Brock" w:date="2011-08-30T11:39:00Z">
          <w:r w:rsidR="002C6802" w:rsidRPr="00E77497" w:rsidDel="00F937DA">
            <w:delText>cource</w:delText>
          </w:r>
        </w:del>
      </w:ins>
      <w:ins w:id="3814" w:author="Rev 3 Allen Wirfs-Brock" w:date="2011-08-30T11:39:00Z">
        <w:r w:rsidR="00F937DA" w:rsidRPr="00E77497">
          <w:t>source</w:t>
        </w:r>
      </w:ins>
      <w:ins w:id="3815" w:author="Allen Wirfs-Brock" w:date="2011-07-05T08:52:00Z">
        <w:r w:rsidR="002C6802" w:rsidRPr="00E77497">
          <w:t xml:space="preserve"> code </w:t>
        </w:r>
      </w:ins>
      <w:ins w:id="3816" w:author="Allen Wirfs-Brock" w:date="2011-07-05T08:54:00Z">
        <w:r w:rsidR="002C6802" w:rsidRPr="00E77497">
          <w:t xml:space="preserve">parsed with this production </w:t>
        </w:r>
      </w:ins>
      <w:ins w:id="3817" w:author="Allen Wirfs-Brock" w:date="2011-07-05T08:52:00Z">
        <w:r w:rsidR="002C6802" w:rsidRPr="00E77497">
          <w:t>is not extended code</w:t>
        </w:r>
      </w:ins>
      <w:ins w:id="3818" w:author="Allen Wirfs-Brock" w:date="2011-07-05T08:51:00Z">
        <w:r w:rsidRPr="00E77497">
          <w:t>.</w:t>
        </w:r>
      </w:ins>
    </w:p>
    <w:p w14:paraId="0BE2F84F" w14:textId="77777777" w:rsidR="008753AB" w:rsidRPr="00E77497" w:rsidDel="00A80BCD" w:rsidRDefault="008753AB" w:rsidP="008753AB">
      <w:pPr>
        <w:rPr>
          <w:ins w:id="3819" w:author="Rev 4 Allen Wirfs-Brock" w:date="2011-10-15T09:14:00Z"/>
          <w:del w:id="3820" w:author="Rev 5 Allen Wirfs-Brock" w:date="2012-01-04T12:36:00Z"/>
        </w:rPr>
      </w:pPr>
      <w:ins w:id="3821" w:author="Rev 4 Allen Wirfs-Brock" w:date="2011-10-15T09:14:00Z">
        <w:del w:id="3822" w:author="Rev 5 Allen Wirfs-Brock" w:date="2012-01-04T12:36:00Z">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Elision</w:delText>
          </w:r>
          <w:r w:rsidRPr="00E77497" w:rsidDel="00A80BCD">
            <w:rPr>
              <w:rStyle w:val="bnf"/>
              <w:rFonts w:cs="Arial"/>
              <w:i w:val="0"/>
              <w:vertAlign w:val="subscript"/>
            </w:rPr>
            <w:delText>opt</w:delText>
          </w:r>
          <w:r w:rsidRPr="00E77497" w:rsidDel="00A80BCD">
            <w:rPr>
              <w:rFonts w:ascii="Courier New" w:hAnsi="Courier New"/>
            </w:rPr>
            <w:delText xml:space="preserve"> </w:delText>
          </w:r>
          <w:r w:rsidRPr="00E77497" w:rsidDel="00A80BCD">
            <w:rPr>
              <w:rFonts w:ascii="Courier New" w:hAnsi="Courier New" w:cs="Courier New"/>
              <w:b/>
              <w:i/>
            </w:rPr>
            <w:delText xml:space="preserve">… </w:delText>
          </w:r>
          <w:r w:rsidRPr="00E77497" w:rsidDel="00A80BCD">
            <w:rPr>
              <w:rStyle w:val="bnf"/>
            </w:rPr>
            <w:delText>AssignmentExpression</w:delText>
          </w:r>
          <w:r w:rsidRPr="00E77497" w:rsidDel="00A80BCD">
            <w:delText xml:space="preserve"> </w:delText>
          </w:r>
        </w:del>
      </w:ins>
    </w:p>
    <w:p w14:paraId="1D5C9EE1" w14:textId="77777777" w:rsidR="008753AB" w:rsidRPr="00E77497" w:rsidDel="00A80BCD" w:rsidRDefault="008753AB" w:rsidP="009E3FF6">
      <w:pPr>
        <w:numPr>
          <w:ilvl w:val="0"/>
          <w:numId w:val="403"/>
        </w:numPr>
        <w:spacing w:after="220"/>
        <w:rPr>
          <w:ins w:id="3823" w:author="Rev 4 Allen Wirfs-Brock" w:date="2011-10-15T09:14:00Z"/>
          <w:del w:id="3824" w:author="Rev 5 Allen Wirfs-Brock" w:date="2012-01-04T12:36:00Z"/>
        </w:rPr>
      </w:pPr>
      <w:ins w:id="3825" w:author="Rev 4 Allen Wirfs-Brock" w:date="2011-10-15T09:14:00Z">
        <w:del w:id="3826" w:author="Rev 5 Allen Wirfs-Brock" w:date="2012-01-04T12:36:00Z">
          <w:r w:rsidRPr="00E77497" w:rsidDel="00A80BCD">
            <w:delText>It is a Syntax Error if the source code parsed with this production is not extended code.</w:delText>
          </w:r>
        </w:del>
      </w:ins>
    </w:p>
    <w:p w14:paraId="0547EFB7" w14:textId="77777777" w:rsidR="000D108B" w:rsidRPr="00E77497" w:rsidRDefault="000D108B" w:rsidP="000D108B">
      <w:pPr>
        <w:rPr>
          <w:ins w:id="3827" w:author="Rev 5 Allen Wirfs-Brock" w:date="2012-01-04T12:12:00Z"/>
          <w:rFonts w:ascii="Helvetica" w:hAnsi="Helvetica"/>
          <w:b/>
        </w:rPr>
      </w:pPr>
      <w:ins w:id="3828" w:author="Rev 5 Allen Wirfs-Brock" w:date="2012-01-04T12:12:00Z">
        <w:r w:rsidRPr="00E77497">
          <w:rPr>
            <w:rFonts w:ascii="Helvetica" w:hAnsi="Helvetica"/>
            <w:b/>
          </w:rPr>
          <w:t xml:space="preserve">Static Semantics:  </w:t>
        </w:r>
        <w:r w:rsidR="00365BF7">
          <w:rPr>
            <w:rFonts w:ascii="Helvetica" w:hAnsi="Helvetica"/>
            <w:b/>
            <w:lang w:eastAsia="en-US"/>
          </w:rPr>
          <w:t>Elis</w:t>
        </w:r>
      </w:ins>
      <w:ins w:id="3829" w:author="Rev 5 Allen Wirfs-Brock" w:date="2012-01-04T12:30:00Z">
        <w:r w:rsidR="00E350EC">
          <w:rPr>
            <w:rFonts w:ascii="Helvetica" w:hAnsi="Helvetica"/>
            <w:b/>
            <w:lang w:eastAsia="en-US"/>
          </w:rPr>
          <w:t>i</w:t>
        </w:r>
      </w:ins>
      <w:ins w:id="3830" w:author="Rev 5 Allen Wirfs-Brock" w:date="2012-01-04T12:12:00Z">
        <w:r w:rsidR="00365BF7">
          <w:rPr>
            <w:rFonts w:ascii="Helvetica" w:hAnsi="Helvetica"/>
            <w:b/>
            <w:lang w:eastAsia="en-US"/>
          </w:rPr>
          <w:t>on</w:t>
        </w:r>
      </w:ins>
      <w:ins w:id="3831" w:author="Rev 5 Allen Wirfs-Brock" w:date="2012-01-04T12:31:00Z">
        <w:r w:rsidR="00E350EC">
          <w:rPr>
            <w:rFonts w:ascii="Helvetica" w:hAnsi="Helvetica"/>
            <w:b/>
            <w:lang w:eastAsia="en-US"/>
          </w:rPr>
          <w:t xml:space="preserve"> </w:t>
        </w:r>
      </w:ins>
      <w:ins w:id="3832" w:author="Rev 5 Allen Wirfs-Brock" w:date="2012-01-04T12:12:00Z">
        <w:r w:rsidR="00365BF7">
          <w:rPr>
            <w:rFonts w:ascii="Helvetica" w:hAnsi="Helvetica"/>
            <w:b/>
            <w:lang w:eastAsia="en-US"/>
          </w:rPr>
          <w:t>Width</w:t>
        </w:r>
      </w:ins>
    </w:p>
    <w:p w14:paraId="33C3E805" w14:textId="77777777" w:rsidR="00365BF7" w:rsidRPr="00E77497" w:rsidRDefault="00365BF7" w:rsidP="00365BF7">
      <w:pPr>
        <w:rPr>
          <w:ins w:id="3833" w:author="Rev 5 Allen Wirfs-Brock" w:date="2012-01-04T12:20:00Z"/>
        </w:rPr>
      </w:pPr>
      <w:ins w:id="3834" w:author="Rev 5 Allen Wirfs-Brock" w:date="2012-01-04T12:20:00Z">
        <w:r w:rsidRPr="00E77497">
          <w:rPr>
            <w:rStyle w:val="bnf"/>
          </w:rPr>
          <w:t>Elision</w:t>
        </w:r>
        <w:r w:rsidRPr="00E77497">
          <w:t xml:space="preserve"> </w:t>
        </w:r>
        <w:r w:rsidRPr="00E77497">
          <w:rPr>
            <w:b/>
          </w:rPr>
          <w:t>:</w:t>
        </w:r>
        <w:r w:rsidRPr="00E77497">
          <w:t xml:space="preserve">  </w:t>
        </w:r>
      </w:ins>
      <w:ins w:id="3835" w:author="Rev 5 Allen Wirfs-Brock" w:date="2012-01-04T12:21:00Z">
        <w:r w:rsidRPr="00E77497">
          <w:rPr>
            <w:sz w:val="16"/>
          </w:rPr>
          <w:t>[empty]</w:t>
        </w:r>
      </w:ins>
      <w:ins w:id="3836" w:author="Rev 5 Allen Wirfs-Brock" w:date="2012-01-04T12:20:00Z">
        <w:r w:rsidRPr="00E77497">
          <w:t xml:space="preserve">  </w:t>
        </w:r>
      </w:ins>
    </w:p>
    <w:p w14:paraId="7DA8C58E" w14:textId="77777777" w:rsidR="00365BF7" w:rsidRPr="00E77497" w:rsidRDefault="00365BF7" w:rsidP="00365BF7">
      <w:pPr>
        <w:pStyle w:val="Alg4"/>
        <w:numPr>
          <w:ilvl w:val="0"/>
          <w:numId w:val="46"/>
        </w:numPr>
        <w:spacing w:after="220"/>
        <w:contextualSpacing/>
        <w:rPr>
          <w:ins w:id="3837" w:author="Rev 5 Allen Wirfs-Brock" w:date="2012-01-04T12:20:00Z"/>
        </w:rPr>
      </w:pPr>
      <w:ins w:id="3838" w:author="Rev 5 Allen Wirfs-Brock" w:date="2012-01-04T12:20:00Z">
        <w:r w:rsidRPr="00E77497">
          <w:t xml:space="preserve">Return the numeric value </w:t>
        </w:r>
        <w:r>
          <w:t>0</w:t>
        </w:r>
        <w:r w:rsidRPr="00E77497">
          <w:t>.</w:t>
        </w:r>
      </w:ins>
    </w:p>
    <w:p w14:paraId="4EAFCC33" w14:textId="77777777" w:rsidR="00365BF7" w:rsidRPr="00E77497" w:rsidRDefault="00365BF7" w:rsidP="00365BF7">
      <w:pPr>
        <w:rPr>
          <w:ins w:id="3839" w:author="Rev 5 Allen Wirfs-Brock" w:date="2012-01-04T12:14:00Z"/>
        </w:rPr>
      </w:pPr>
      <w:ins w:id="3840" w:author="Rev 5 Allen Wirfs-Brock" w:date="2012-01-04T12:14:00Z">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ins>
    </w:p>
    <w:p w14:paraId="4939A4DB" w14:textId="77777777" w:rsidR="00365BF7" w:rsidRPr="00E77497" w:rsidRDefault="00365BF7" w:rsidP="00365BF7">
      <w:pPr>
        <w:pStyle w:val="Alg4"/>
        <w:numPr>
          <w:ilvl w:val="0"/>
          <w:numId w:val="46"/>
        </w:numPr>
        <w:spacing w:after="220"/>
        <w:contextualSpacing/>
        <w:rPr>
          <w:ins w:id="3841" w:author="Rev 5 Allen Wirfs-Brock" w:date="2012-01-04T12:14:00Z"/>
        </w:rPr>
      </w:pPr>
      <w:ins w:id="3842" w:author="Rev 5 Allen Wirfs-Brock" w:date="2012-01-04T12:14:00Z">
        <w:r w:rsidRPr="00E77497">
          <w:t>Return the numeric value 1.</w:t>
        </w:r>
      </w:ins>
    </w:p>
    <w:p w14:paraId="437647B7" w14:textId="77777777" w:rsidR="00365BF7" w:rsidRPr="00E77497" w:rsidRDefault="00365BF7" w:rsidP="00365BF7">
      <w:pPr>
        <w:rPr>
          <w:ins w:id="3843" w:author="Rev 5 Allen Wirfs-Brock" w:date="2012-01-04T12:14:00Z"/>
        </w:rPr>
      </w:pPr>
      <w:ins w:id="3844" w:author="Rev 5 Allen Wirfs-Brock" w:date="2012-01-04T12:14:00Z">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ins>
    </w:p>
    <w:p w14:paraId="2BAA0F5F" w14:textId="77777777" w:rsidR="00365BF7" w:rsidRPr="00E77497" w:rsidRDefault="00365BF7" w:rsidP="00365BF7">
      <w:pPr>
        <w:pStyle w:val="Alg4"/>
        <w:numPr>
          <w:ilvl w:val="0"/>
          <w:numId w:val="47"/>
        </w:numPr>
        <w:spacing w:after="220"/>
        <w:contextualSpacing/>
        <w:rPr>
          <w:ins w:id="3845" w:author="Rev 5 Allen Wirfs-Brock" w:date="2012-01-04T12:14:00Z"/>
        </w:rPr>
      </w:pPr>
      <w:ins w:id="3846" w:author="Rev 5 Allen Wirfs-Brock" w:date="2012-01-04T12:14:00Z">
        <w:r w:rsidRPr="00E77497">
          <w:t xml:space="preserve">Let </w:t>
        </w:r>
        <w:r w:rsidRPr="00E77497">
          <w:rPr>
            <w:i/>
          </w:rPr>
          <w:t>preceding</w:t>
        </w:r>
        <w:r w:rsidRPr="00E77497">
          <w:t xml:space="preserve"> be the </w:t>
        </w:r>
        <w:r>
          <w:t>Elis</w:t>
        </w:r>
      </w:ins>
      <w:ins w:id="3847" w:author="Rev 5 Allen Wirfs-Brock" w:date="2012-01-04T12:36:00Z">
        <w:r w:rsidR="00A80BCD">
          <w:t>i</w:t>
        </w:r>
      </w:ins>
      <w:ins w:id="3848" w:author="Rev 5 Allen Wirfs-Brock" w:date="2012-01-04T12:14:00Z">
        <w:r>
          <w:t>on</w:t>
        </w:r>
      </w:ins>
      <w:ins w:id="3849" w:author="Rev 5 Allen Wirfs-Brock" w:date="2012-01-04T12:36:00Z">
        <w:r w:rsidR="00A80BCD">
          <w:t xml:space="preserve"> </w:t>
        </w:r>
      </w:ins>
      <w:ins w:id="3850" w:author="Rev 5 Allen Wirfs-Brock" w:date="2012-01-04T12:14:00Z">
        <w:r>
          <w:t>Width of</w:t>
        </w:r>
        <w:r w:rsidRPr="00E77497">
          <w:t xml:space="preserve"> </w:t>
        </w:r>
        <w:r w:rsidRPr="00E77497">
          <w:rPr>
            <w:i/>
          </w:rPr>
          <w:t>Elision</w:t>
        </w:r>
        <w:r w:rsidRPr="00E77497">
          <w:t>.</w:t>
        </w:r>
      </w:ins>
    </w:p>
    <w:p w14:paraId="361C8BD3" w14:textId="77777777" w:rsidR="00365BF7" w:rsidRPr="00E77497" w:rsidRDefault="00365BF7" w:rsidP="00365BF7">
      <w:pPr>
        <w:pStyle w:val="Alg4"/>
        <w:numPr>
          <w:ilvl w:val="0"/>
          <w:numId w:val="47"/>
        </w:numPr>
        <w:spacing w:after="220"/>
        <w:contextualSpacing/>
        <w:rPr>
          <w:ins w:id="3851" w:author="Rev 5 Allen Wirfs-Brock" w:date="2012-01-04T12:14:00Z"/>
        </w:rPr>
      </w:pPr>
      <w:ins w:id="3852" w:author="Rev 5 Allen Wirfs-Brock" w:date="2012-01-04T12:14:00Z">
        <w:r w:rsidRPr="00E77497">
          <w:t xml:space="preserve">Return </w:t>
        </w:r>
        <w:r w:rsidRPr="00E77497">
          <w:rPr>
            <w:i/>
          </w:rPr>
          <w:t>preceding</w:t>
        </w:r>
        <w:r w:rsidRPr="00E77497">
          <w:t>+1.</w:t>
        </w:r>
      </w:ins>
    </w:p>
    <w:p w14:paraId="002CEF1B" w14:textId="77777777" w:rsidR="008753AB" w:rsidRPr="00E77497" w:rsidRDefault="008753AB" w:rsidP="008753AB">
      <w:pPr>
        <w:pStyle w:val="40"/>
        <w:numPr>
          <w:ilvl w:val="0"/>
          <w:numId w:val="0"/>
        </w:numPr>
        <w:rPr>
          <w:ins w:id="3853" w:author="Rev 4 Allen Wirfs-Brock" w:date="2011-10-15T09:13:00Z"/>
        </w:rPr>
      </w:pPr>
      <w:ins w:id="3854" w:author="Rev 4 Allen Wirfs-Brock" w:date="2011-10-15T09:13:00Z">
        <w:r w:rsidRPr="00E77497">
          <w:t>11.1.4.2 Runtime Semantics</w:t>
        </w:r>
      </w:ins>
    </w:p>
    <w:p w14:paraId="56DD7CEE" w14:textId="77777777" w:rsidR="00980C14" w:rsidRDefault="00980C14" w:rsidP="00980C14">
      <w:pPr>
        <w:keepNext/>
        <w:rPr>
          <w:ins w:id="3855" w:author="Rev 5 Allen Wirfs-Brock" w:date="2012-01-04T15:39:00Z"/>
          <w:rFonts w:ascii="Helvetica" w:hAnsi="Helvetica"/>
          <w:b/>
          <w:spacing w:val="6"/>
        </w:rPr>
      </w:pPr>
      <w:ins w:id="3856" w:author="Rev 5 Allen Wirfs-Brock" w:date="2012-01-04T15:39:00Z">
        <w:r w:rsidRPr="00E77497">
          <w:rPr>
            <w:rFonts w:ascii="Helvetica" w:hAnsi="Helvetica"/>
            <w:b/>
          </w:rPr>
          <w:t xml:space="preserve">Runtime Semantics: </w:t>
        </w:r>
        <w:r>
          <w:rPr>
            <w:rFonts w:ascii="Helvetica" w:hAnsi="Helvetica"/>
            <w:b/>
            <w:spacing w:val="6"/>
          </w:rPr>
          <w:t>Array Accumulation</w:t>
        </w:r>
      </w:ins>
    </w:p>
    <w:p w14:paraId="0A0E910E" w14:textId="77777777" w:rsidR="00E6393B" w:rsidRPr="004418C4" w:rsidRDefault="00E6393B" w:rsidP="00E6393B">
      <w:pPr>
        <w:ind w:left="360"/>
        <w:rPr>
          <w:ins w:id="3857" w:author="Rev 5 Allen Wirfs-Brock" w:date="2012-01-04T15:45:00Z"/>
        </w:rPr>
      </w:pPr>
      <w:ins w:id="3858" w:author="Rev 5 Allen Wirfs-Brock" w:date="2012-01-04T15:45:00Z">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ins>
    </w:p>
    <w:p w14:paraId="6BDF78BC" w14:textId="77777777" w:rsidR="00E70C3C" w:rsidRPr="00E77497" w:rsidRDefault="00E70C3C" w:rsidP="00E70C3C">
      <w:pPr>
        <w:rPr>
          <w:ins w:id="3859" w:author="Rev 5 Allen Wirfs-Brock" w:date="2012-01-04T15:59:00Z"/>
        </w:rPr>
      </w:pPr>
      <w:ins w:id="3860"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7727BC67" w14:textId="77777777" w:rsidR="00E70C3C" w:rsidRPr="00E77497" w:rsidRDefault="00E70C3C" w:rsidP="00E70C3C">
      <w:pPr>
        <w:pStyle w:val="Alg4"/>
        <w:numPr>
          <w:ilvl w:val="0"/>
          <w:numId w:val="44"/>
        </w:numPr>
        <w:spacing w:after="220"/>
        <w:contextualSpacing/>
        <w:rPr>
          <w:ins w:id="3861" w:author="Rev 5 Allen Wirfs-Brock" w:date="2012-01-04T15:59:00Z"/>
        </w:rPr>
      </w:pPr>
      <w:ins w:id="3862" w:author="Rev 5 Allen Wirfs-Brock" w:date="2012-01-04T15:59:00Z">
        <w:r w:rsidRPr="00E77497">
          <w:t xml:space="preserve">Let </w:t>
        </w:r>
      </w:ins>
      <w:ins w:id="3863" w:author="Rev 5 Allen Wirfs-Brock" w:date="2012-01-04T16:01:00Z">
        <w:r>
          <w:rPr>
            <w:i/>
          </w:rPr>
          <w:t>padding</w:t>
        </w:r>
      </w:ins>
      <w:ins w:id="3864" w:author="Rev 5 Allen Wirfs-Brock" w:date="2012-01-04T15:59:00Z">
        <w:r w:rsidRPr="00E77497">
          <w:rPr>
            <w:i/>
          </w:rPr>
          <w:t xml:space="preserve"> </w:t>
        </w:r>
        <w:r w:rsidRPr="00E77497">
          <w:t xml:space="preserve">be the </w:t>
        </w:r>
        <w:r>
          <w:t>Elis</w:t>
        </w:r>
      </w:ins>
      <w:ins w:id="3865" w:author="Rev 5 Allen Wirfs-Brock" w:date="2012-01-04T16:13:00Z">
        <w:r w:rsidR="00B32143">
          <w:t>i</w:t>
        </w:r>
      </w:ins>
      <w:ins w:id="3866" w:author="Rev 5 Allen Wirfs-Brock" w:date="2012-01-04T15:59:00Z">
        <w:r>
          <w:t>on Width of</w:t>
        </w:r>
        <w:r w:rsidRPr="00E77497">
          <w:t xml:space="preserve"> </w:t>
        </w:r>
        <w:r w:rsidRPr="00E77497">
          <w:rPr>
            <w:i/>
          </w:rPr>
          <w:t>Elision</w:t>
        </w:r>
        <w:r w:rsidRPr="00E77497">
          <w:rPr>
            <w:rStyle w:val="bnf"/>
            <w:rFonts w:cs="Arial"/>
            <w:i w:val="0"/>
            <w:vertAlign w:val="subscript"/>
          </w:rPr>
          <w:t>opt</w:t>
        </w:r>
        <w:r w:rsidRPr="00E77497">
          <w:t>.</w:t>
        </w:r>
      </w:ins>
    </w:p>
    <w:p w14:paraId="4A73C237" w14:textId="77777777" w:rsidR="00E70C3C" w:rsidRPr="00E77497" w:rsidRDefault="00E70C3C" w:rsidP="00E70C3C">
      <w:pPr>
        <w:pStyle w:val="Alg4"/>
        <w:numPr>
          <w:ilvl w:val="0"/>
          <w:numId w:val="44"/>
        </w:numPr>
        <w:spacing w:after="220"/>
        <w:contextualSpacing/>
        <w:rPr>
          <w:ins w:id="3867" w:author="Rev 5 Allen Wirfs-Brock" w:date="2012-01-04T15:59:00Z"/>
        </w:rPr>
      </w:pPr>
      <w:ins w:id="3868"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55EE8920" w14:textId="77777777" w:rsidR="00E70C3C" w:rsidRPr="00E77497" w:rsidRDefault="00E70C3C" w:rsidP="00E70C3C">
      <w:pPr>
        <w:pStyle w:val="Alg4"/>
        <w:numPr>
          <w:ilvl w:val="0"/>
          <w:numId w:val="44"/>
        </w:numPr>
        <w:spacing w:after="220"/>
        <w:contextualSpacing/>
        <w:rPr>
          <w:ins w:id="3869" w:author="Rev 5 Allen Wirfs-Brock" w:date="2012-01-04T15:59:00Z"/>
        </w:rPr>
      </w:pPr>
      <w:ins w:id="3870"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3B0F85F7" w14:textId="77777777" w:rsidR="00E70C3C" w:rsidRPr="00E77497" w:rsidRDefault="00E70C3C" w:rsidP="00E70C3C">
      <w:pPr>
        <w:pStyle w:val="Alg4"/>
        <w:numPr>
          <w:ilvl w:val="0"/>
          <w:numId w:val="44"/>
        </w:numPr>
        <w:spacing w:after="220"/>
        <w:contextualSpacing/>
        <w:rPr>
          <w:ins w:id="3871" w:author="Rev 5 Allen Wirfs-Brock" w:date="2012-01-04T15:59:00Z"/>
        </w:rPr>
      </w:pPr>
      <w:ins w:id="3872" w:author="Rev 5 Allen Wirfs-Brock" w:date="2012-01-04T15:59:00Z">
        <w:r w:rsidRPr="00E77497">
          <w:t xml:space="preserve">Call the [[DefineOwnProperty]] internal method of </w:t>
        </w:r>
        <w:r w:rsidRPr="00E77497">
          <w:rPr>
            <w:i/>
          </w:rPr>
          <w:t xml:space="preserve">array </w:t>
        </w:r>
        <w:r w:rsidRPr="00E77497">
          <w:t>with arguments ToString(</w:t>
        </w:r>
      </w:ins>
      <w:ins w:id="3873" w:author="Rev 5 Allen Wirfs-Brock" w:date="2012-01-04T16:15:00Z">
        <w:r w:rsidR="00B32143" w:rsidRPr="00E77497">
          <w:t>ToUint32(</w:t>
        </w:r>
      </w:ins>
      <w:ins w:id="3874" w:author="Rev 5 Allen Wirfs-Brock" w:date="2012-01-04T16:02:00Z">
        <w:r>
          <w:rPr>
            <w:i/>
          </w:rPr>
          <w:t>next</w:t>
        </w:r>
      </w:ins>
      <w:ins w:id="3875" w:author="Rev 5 Allen Wirfs-Brock" w:date="2012-01-04T15:59:00Z">
        <w:r w:rsidRPr="00E77497">
          <w:rPr>
            <w:i/>
          </w:rPr>
          <w:t>Index</w:t>
        </w:r>
      </w:ins>
      <w:ins w:id="3876" w:author="Rev 5 Allen Wirfs-Brock" w:date="2012-01-04T16:02:00Z">
        <w:r>
          <w:rPr>
            <w:i/>
          </w:rPr>
          <w:t>+padding</w:t>
        </w:r>
      </w:ins>
      <w:ins w:id="3877" w:author="Rev 5 Allen Wirfs-Brock" w:date="2012-01-04T15:59:00Z">
        <w:r w:rsidRPr="00B32143">
          <w:t>)</w:t>
        </w:r>
      </w:ins>
      <w:ins w:id="3878" w:author="Rev 5 Allen Wirfs-Brock" w:date="2012-01-04T16:15:00Z">
        <w:r w:rsidR="00B32143">
          <w:t>)</w:t>
        </w:r>
      </w:ins>
      <w:ins w:id="3879" w:author="Rev 5 Allen Wirfs-Brock" w:date="2012-01-04T15:59:00Z">
        <w:r w:rsidRPr="00E77497">
          <w:t xml:space="preserve">,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5D931970" w14:textId="77777777" w:rsidR="00E70C3C" w:rsidRPr="00E77497" w:rsidRDefault="00E70C3C" w:rsidP="00E70C3C">
      <w:pPr>
        <w:pStyle w:val="Alg4"/>
        <w:numPr>
          <w:ilvl w:val="0"/>
          <w:numId w:val="44"/>
        </w:numPr>
        <w:spacing w:after="220"/>
        <w:contextualSpacing/>
        <w:rPr>
          <w:ins w:id="3880" w:author="Rev 5 Allen Wirfs-Brock" w:date="2012-01-04T15:59:00Z"/>
        </w:rPr>
      </w:pPr>
      <w:ins w:id="3881" w:author="Rev 5 Allen Wirfs-Brock" w:date="2012-01-04T15:59:00Z">
        <w:r w:rsidRPr="00E77497">
          <w:t xml:space="preserve">Return </w:t>
        </w:r>
      </w:ins>
      <w:ins w:id="3882" w:author="Rev 5 Allen Wirfs-Brock" w:date="2012-01-04T16:03:00Z">
        <w:r>
          <w:rPr>
            <w:i/>
          </w:rPr>
          <w:t>next</w:t>
        </w:r>
        <w:r w:rsidRPr="00E77497">
          <w:rPr>
            <w:i/>
          </w:rPr>
          <w:t>Index</w:t>
        </w:r>
        <w:r>
          <w:rPr>
            <w:i/>
          </w:rPr>
          <w:t>+padding+</w:t>
        </w:r>
        <w:r w:rsidRPr="00E70C3C">
          <w:t>1</w:t>
        </w:r>
      </w:ins>
      <w:ins w:id="3883" w:author="Rev 5 Allen Wirfs-Brock" w:date="2012-01-04T15:59:00Z">
        <w:r w:rsidRPr="00E77497">
          <w:t>.</w:t>
        </w:r>
      </w:ins>
    </w:p>
    <w:p w14:paraId="6F43CD2E" w14:textId="77777777" w:rsidR="00E70C3C" w:rsidRPr="00E77497" w:rsidRDefault="00E70C3C" w:rsidP="00E70C3C">
      <w:pPr>
        <w:rPr>
          <w:ins w:id="3884" w:author="Rev 5 Allen Wirfs-Brock" w:date="2012-01-04T15:59:00Z"/>
        </w:rPr>
      </w:pPr>
      <w:ins w:id="3885"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ins>
    </w:p>
    <w:p w14:paraId="17234258" w14:textId="77777777" w:rsidR="006A2DB4" w:rsidRPr="00E77497" w:rsidRDefault="006A2DB4" w:rsidP="006A2DB4">
      <w:pPr>
        <w:pStyle w:val="Alg4"/>
        <w:numPr>
          <w:ilvl w:val="0"/>
          <w:numId w:val="417"/>
        </w:numPr>
        <w:spacing w:after="220"/>
        <w:contextualSpacing/>
        <w:rPr>
          <w:ins w:id="3886" w:author="Rev 5 Allen Wirfs-Brock" w:date="2012-01-04T16:05:00Z"/>
        </w:rPr>
      </w:pPr>
      <w:ins w:id="3887" w:author="Rev 5 Allen Wirfs-Brock" w:date="2012-01-04T16:05:00Z">
        <w:r w:rsidRPr="00E77497">
          <w:t xml:space="preserve">Let </w:t>
        </w:r>
        <w:r>
          <w:rPr>
            <w:i/>
          </w:rPr>
          <w:t>padding</w:t>
        </w:r>
        <w:r w:rsidRPr="00E77497">
          <w:rPr>
            <w:i/>
          </w:rPr>
          <w:t xml:space="preserve"> </w:t>
        </w:r>
        <w:r w:rsidRPr="00E77497">
          <w:t xml:space="preserve">be the </w:t>
        </w:r>
        <w:r>
          <w:t>Elis</w:t>
        </w:r>
      </w:ins>
      <w:ins w:id="3888" w:author="Rev 5 Allen Wirfs-Brock" w:date="2012-01-04T16:13:00Z">
        <w:r w:rsidR="00B32143">
          <w:t>i</w:t>
        </w:r>
      </w:ins>
      <w:ins w:id="3889" w:author="Rev 5 Allen Wirfs-Brock" w:date="2012-01-04T16:05:00Z">
        <w:r>
          <w:t>on Width of</w:t>
        </w:r>
        <w:r w:rsidRPr="00E77497">
          <w:t xml:space="preserve"> </w:t>
        </w:r>
        <w:r w:rsidRPr="00E77497">
          <w:rPr>
            <w:i/>
          </w:rPr>
          <w:t>Elision</w:t>
        </w:r>
        <w:r w:rsidRPr="00E77497">
          <w:rPr>
            <w:rStyle w:val="bnf"/>
            <w:rFonts w:cs="Arial"/>
            <w:i w:val="0"/>
            <w:vertAlign w:val="subscript"/>
          </w:rPr>
          <w:t>opt</w:t>
        </w:r>
        <w:r w:rsidRPr="00E77497">
          <w:t>.</w:t>
        </w:r>
      </w:ins>
    </w:p>
    <w:p w14:paraId="3EB4DB59" w14:textId="77777777" w:rsidR="006A2DB4" w:rsidRPr="00E77497" w:rsidRDefault="006A2DB4" w:rsidP="006A2DB4">
      <w:pPr>
        <w:pStyle w:val="Alg4"/>
        <w:numPr>
          <w:ilvl w:val="0"/>
          <w:numId w:val="417"/>
        </w:numPr>
        <w:spacing w:after="220"/>
        <w:contextualSpacing/>
        <w:rPr>
          <w:ins w:id="3890" w:author="Rev 5 Allen Wirfs-Brock" w:date="2012-01-04T16:06:00Z"/>
        </w:rPr>
      </w:pPr>
      <w:ins w:id="3891" w:author="Rev 5 Allen Wirfs-Brock" w:date="2012-01-04T16:08:00Z">
        <w:r>
          <w:t>Return the</w:t>
        </w:r>
      </w:ins>
      <w:ins w:id="3892" w:author="Rev 5 Allen Wirfs-Brock" w:date="2012-01-04T16:06:00Z">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ins>
      <w:ins w:id="3893" w:author="Rev 5 Allen Wirfs-Brock" w:date="2012-01-04T16:09:00Z">
        <w:r w:rsidRPr="006A2DB4">
          <w:rPr>
            <w:i/>
          </w:rPr>
          <w:t>nextIndex</w:t>
        </w:r>
        <w:r>
          <w:t>+</w:t>
        </w:r>
      </w:ins>
      <w:ins w:id="3894" w:author="Rev 5 Allen Wirfs-Brock" w:date="2012-01-04T16:07:00Z">
        <w:r w:rsidRPr="006A2DB4">
          <w:rPr>
            <w:i/>
          </w:rPr>
          <w:t>padding</w:t>
        </w:r>
      </w:ins>
      <w:ins w:id="3895" w:author="Rev 5 Allen Wirfs-Brock" w:date="2012-01-04T16:06:00Z">
        <w:r w:rsidRPr="00E77497">
          <w:t>.</w:t>
        </w:r>
      </w:ins>
    </w:p>
    <w:p w14:paraId="3B4FB3B5" w14:textId="77777777" w:rsidR="00E70C3C" w:rsidRPr="00E77497" w:rsidRDefault="00E70C3C" w:rsidP="00E70C3C">
      <w:pPr>
        <w:rPr>
          <w:ins w:id="3896" w:author="Rev 5 Allen Wirfs-Brock" w:date="2012-01-04T15:59:00Z"/>
        </w:rPr>
      </w:pPr>
      <w:ins w:id="3897"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7BAE0071" w14:textId="77777777" w:rsidR="00E70C3C" w:rsidRPr="00E77497" w:rsidRDefault="00E70C3C" w:rsidP="00E70C3C">
      <w:pPr>
        <w:pStyle w:val="Alg4"/>
        <w:numPr>
          <w:ilvl w:val="0"/>
          <w:numId w:val="45"/>
        </w:numPr>
        <w:spacing w:after="220"/>
        <w:contextualSpacing/>
        <w:rPr>
          <w:ins w:id="3898" w:author="Rev 5 Allen Wirfs-Brock" w:date="2012-01-04T15:59:00Z"/>
        </w:rPr>
      </w:pPr>
      <w:ins w:id="3899" w:author="Rev 5 Allen Wirfs-Brock" w:date="2012-01-04T15:59:00Z">
        <w:r w:rsidRPr="00E77497">
          <w:t xml:space="preserve">Let </w:t>
        </w:r>
      </w:ins>
      <w:ins w:id="3900" w:author="Rev 5 Allen Wirfs-Brock" w:date="2012-01-04T16:11:00Z">
        <w:r w:rsidR="006A2DB4">
          <w:rPr>
            <w:i/>
          </w:rPr>
          <w:t>post</w:t>
        </w:r>
      </w:ins>
      <w:ins w:id="3901" w:author="Rev 5 Allen Wirfs-Brock" w:date="2012-01-04T16:13:00Z">
        <w:r w:rsidR="006A2DB4">
          <w:rPr>
            <w:i/>
          </w:rPr>
          <w:t>Index</w:t>
        </w:r>
      </w:ins>
      <w:ins w:id="3902" w:author="Rev 5 Allen Wirfs-Brock" w:date="2012-01-04T16:11:00Z">
        <w:r w:rsidR="006A2DB4">
          <w:rPr>
            <w:i/>
          </w:rPr>
          <w:t xml:space="preserve"> </w:t>
        </w:r>
      </w:ins>
      <w:ins w:id="3903" w:author="Rev 5 Allen Wirfs-Brock" w:date="2012-01-04T15:59:00Z">
        <w:r w:rsidRPr="00E77497">
          <w:rPr>
            <w:i/>
          </w:rPr>
          <w:t xml:space="preserve"> </w:t>
        </w:r>
        <w:r w:rsidRPr="00E77497">
          <w:t xml:space="preserve">be the result of </w:t>
        </w:r>
      </w:ins>
      <w:ins w:id="3904" w:author="Rev 5 Allen Wirfs-Brock" w:date="2012-01-04T16:12:00Z">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ins>
      <w:ins w:id="3905" w:author="Rev 5 Allen Wirfs-Brock" w:date="2012-01-04T15:59:00Z">
        <w:r w:rsidRPr="00E77497">
          <w:t>.</w:t>
        </w:r>
      </w:ins>
    </w:p>
    <w:p w14:paraId="5D53D926" w14:textId="77777777" w:rsidR="00E70C3C" w:rsidRPr="00E77497" w:rsidRDefault="006A2DB4" w:rsidP="00E70C3C">
      <w:pPr>
        <w:pStyle w:val="Alg4"/>
        <w:numPr>
          <w:ilvl w:val="0"/>
          <w:numId w:val="45"/>
        </w:numPr>
        <w:spacing w:after="220"/>
        <w:contextualSpacing/>
        <w:rPr>
          <w:ins w:id="3906" w:author="Rev 5 Allen Wirfs-Brock" w:date="2012-01-04T15:59:00Z"/>
        </w:rPr>
      </w:pPr>
      <w:ins w:id="3907" w:author="Rev 5 Allen Wirfs-Brock" w:date="2012-01-04T16:13:00Z">
        <w:r w:rsidRPr="00E77497">
          <w:t xml:space="preserve">Let </w:t>
        </w:r>
        <w:r>
          <w:rPr>
            <w:i/>
          </w:rPr>
          <w:t>padding</w:t>
        </w:r>
        <w:r w:rsidRPr="00E77497">
          <w:rPr>
            <w:i/>
          </w:rPr>
          <w:t xml:space="preserve"> </w:t>
        </w:r>
        <w:r w:rsidRPr="00E77497">
          <w:t xml:space="preserve">be the </w:t>
        </w:r>
        <w:r>
          <w:t>Elis</w:t>
        </w:r>
      </w:ins>
      <w:ins w:id="3908" w:author="Rev 5 Allen Wirfs-Brock" w:date="2012-01-04T16:14:00Z">
        <w:r w:rsidR="00B32143">
          <w:t>i</w:t>
        </w:r>
      </w:ins>
      <w:ins w:id="3909" w:author="Rev 5 Allen Wirfs-Brock" w:date="2012-01-04T16:13:00Z">
        <w:r>
          <w:t>on Width of</w:t>
        </w:r>
        <w:r w:rsidRPr="00E77497">
          <w:t xml:space="preserve"> </w:t>
        </w:r>
        <w:r w:rsidRPr="00E77497">
          <w:rPr>
            <w:i/>
          </w:rPr>
          <w:t>Elision</w:t>
        </w:r>
        <w:r w:rsidRPr="00E77497">
          <w:rPr>
            <w:rStyle w:val="bnf"/>
            <w:rFonts w:cs="Arial"/>
            <w:i w:val="0"/>
            <w:vertAlign w:val="subscript"/>
          </w:rPr>
          <w:t>opt</w:t>
        </w:r>
        <w:r w:rsidRPr="00E77497">
          <w:t>.</w:t>
        </w:r>
      </w:ins>
    </w:p>
    <w:p w14:paraId="74BE686F" w14:textId="77777777" w:rsidR="00E70C3C" w:rsidRPr="00E77497" w:rsidRDefault="00E70C3C" w:rsidP="00E70C3C">
      <w:pPr>
        <w:pStyle w:val="Alg4"/>
        <w:numPr>
          <w:ilvl w:val="0"/>
          <w:numId w:val="45"/>
        </w:numPr>
        <w:spacing w:after="220"/>
        <w:contextualSpacing/>
        <w:rPr>
          <w:ins w:id="3910" w:author="Rev 5 Allen Wirfs-Brock" w:date="2012-01-04T15:59:00Z"/>
        </w:rPr>
      </w:pPr>
      <w:ins w:id="3911"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47B95E2A" w14:textId="77777777" w:rsidR="00E70C3C" w:rsidRPr="00E77497" w:rsidRDefault="00E70C3C" w:rsidP="00E70C3C">
      <w:pPr>
        <w:pStyle w:val="Alg4"/>
        <w:numPr>
          <w:ilvl w:val="0"/>
          <w:numId w:val="45"/>
        </w:numPr>
        <w:spacing w:after="220"/>
        <w:contextualSpacing/>
        <w:rPr>
          <w:ins w:id="3912" w:author="Rev 5 Allen Wirfs-Brock" w:date="2012-01-04T15:59:00Z"/>
        </w:rPr>
      </w:pPr>
      <w:ins w:id="3913"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2D5E4434" w14:textId="77777777" w:rsidR="00E70C3C" w:rsidRPr="00E77497" w:rsidRDefault="00E70C3C" w:rsidP="00E70C3C">
      <w:pPr>
        <w:pStyle w:val="Alg4"/>
        <w:numPr>
          <w:ilvl w:val="0"/>
          <w:numId w:val="45"/>
        </w:numPr>
        <w:spacing w:after="220"/>
        <w:contextualSpacing/>
        <w:rPr>
          <w:ins w:id="3914" w:author="Rev 5 Allen Wirfs-Brock" w:date="2012-01-04T15:59:00Z"/>
        </w:rPr>
      </w:pPr>
      <w:ins w:id="3915" w:author="Rev 5 Allen Wirfs-Brock" w:date="2012-01-04T15:59:00Z">
        <w:r w:rsidRPr="00E77497">
          <w:t xml:space="preserve">Call the [[DefineOwnProperty]] internal method of </w:t>
        </w:r>
        <w:r w:rsidRPr="00E77497">
          <w:rPr>
            <w:i/>
          </w:rPr>
          <w:t xml:space="preserve">array </w:t>
        </w:r>
        <w:r w:rsidRPr="00E77497">
          <w:t>with arguments ToString(ToUint32((</w:t>
        </w:r>
      </w:ins>
      <w:ins w:id="3916" w:author="Rev 5 Allen Wirfs-Brock" w:date="2012-01-04T16:16:00Z">
        <w:r w:rsidR="00B32143">
          <w:rPr>
            <w:i/>
          </w:rPr>
          <w:t>postIndex</w:t>
        </w:r>
      </w:ins>
      <w:ins w:id="3917" w:author="Rev 5 Allen Wirfs-Brock" w:date="2012-01-04T15:59:00Z">
        <w:r w:rsidRPr="00E77497">
          <w:t>+</w:t>
        </w:r>
      </w:ins>
      <w:ins w:id="3918" w:author="Rev 5 Allen Wirfs-Brock" w:date="2012-01-04T16:16:00Z">
        <w:r w:rsidR="00B32143">
          <w:rPr>
            <w:i/>
          </w:rPr>
          <w:t>padding</w:t>
        </w:r>
      </w:ins>
      <w:ins w:id="3919" w:author="Rev 5 Allen Wirfs-Brock" w:date="2012-01-04T15:59:00Z">
        <w:r w:rsidRPr="00E77497">
          <w:t xml:space="preserve">)) and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146B5BA8" w14:textId="77777777" w:rsidR="00E70C3C" w:rsidRPr="00E77497" w:rsidRDefault="00E70C3C" w:rsidP="00E70C3C">
      <w:pPr>
        <w:pStyle w:val="Alg4"/>
        <w:numPr>
          <w:ilvl w:val="0"/>
          <w:numId w:val="45"/>
        </w:numPr>
        <w:spacing w:after="220"/>
        <w:contextualSpacing/>
        <w:rPr>
          <w:ins w:id="3920" w:author="Rev 5 Allen Wirfs-Brock" w:date="2012-01-04T15:59:00Z"/>
        </w:rPr>
      </w:pPr>
      <w:ins w:id="3921" w:author="Rev 5 Allen Wirfs-Brock" w:date="2012-01-04T15:59:00Z">
        <w:r w:rsidRPr="00E77497">
          <w:t xml:space="preserve">Return </w:t>
        </w:r>
      </w:ins>
      <w:ins w:id="3922" w:author="Rev 5 Allen Wirfs-Brock" w:date="2012-01-04T16:16:00Z">
        <w:r w:rsidR="00B32143">
          <w:rPr>
            <w:i/>
          </w:rPr>
          <w:t>postIndex</w:t>
        </w:r>
        <w:r w:rsidR="00B32143" w:rsidRPr="00E77497">
          <w:t>+</w:t>
        </w:r>
        <w:r w:rsidR="00B32143">
          <w:rPr>
            <w:i/>
          </w:rPr>
          <w:t>padding+</w:t>
        </w:r>
        <w:r w:rsidR="00B32143" w:rsidRPr="00E70C3C">
          <w:t>1</w:t>
        </w:r>
      </w:ins>
      <w:ins w:id="3923" w:author="Rev 5 Allen Wirfs-Brock" w:date="2012-01-04T15:59:00Z">
        <w:r w:rsidRPr="00E77497">
          <w:t>.</w:t>
        </w:r>
      </w:ins>
    </w:p>
    <w:p w14:paraId="75A7EA8F" w14:textId="77777777" w:rsidR="00E70C3C" w:rsidRPr="00E77497" w:rsidRDefault="00E70C3C" w:rsidP="00E70C3C">
      <w:pPr>
        <w:rPr>
          <w:ins w:id="3924" w:author="Rev 5 Allen Wirfs-Brock" w:date="2012-01-04T15:59:00Z"/>
        </w:rPr>
      </w:pPr>
      <w:ins w:id="3925"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ins>
    </w:p>
    <w:p w14:paraId="45DE686F" w14:textId="77777777" w:rsidR="00EF30EA" w:rsidRPr="00E77497" w:rsidRDefault="00EF30EA" w:rsidP="00EF30EA">
      <w:pPr>
        <w:pStyle w:val="Alg4"/>
        <w:numPr>
          <w:ilvl w:val="0"/>
          <w:numId w:val="418"/>
        </w:numPr>
        <w:spacing w:after="220"/>
        <w:contextualSpacing/>
        <w:rPr>
          <w:ins w:id="3926" w:author="Rev 5 Allen Wirfs-Brock" w:date="2012-01-04T16:24:00Z"/>
        </w:rPr>
      </w:pPr>
      <w:ins w:id="3927" w:author="Rev 5 Allen Wirfs-Brock" w:date="2012-01-04T16:24:00Z">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ins>
    </w:p>
    <w:p w14:paraId="0059472A" w14:textId="77777777" w:rsidR="00E70C3C" w:rsidRPr="00E77497" w:rsidRDefault="00E70C3C" w:rsidP="00E70C3C">
      <w:pPr>
        <w:pStyle w:val="Alg4"/>
        <w:numPr>
          <w:ilvl w:val="0"/>
          <w:numId w:val="418"/>
        </w:numPr>
        <w:spacing w:after="220"/>
        <w:contextualSpacing/>
        <w:rPr>
          <w:ins w:id="3928" w:author="Rev 5 Allen Wirfs-Brock" w:date="2012-01-04T15:59:00Z"/>
        </w:rPr>
      </w:pPr>
      <w:ins w:id="3929" w:author="Rev 5 Allen Wirfs-Brock" w:date="2012-01-04T15:59:00Z">
        <w:r w:rsidRPr="00E77497">
          <w:t xml:space="preserve">Let </w:t>
        </w:r>
        <w:r w:rsidRPr="00E77497">
          <w:rPr>
            <w:i/>
          </w:rPr>
          <w:t xml:space="preserve">pad </w:t>
        </w:r>
        <w:r w:rsidRPr="00E77497">
          <w:t>be the result of evaluating</w:t>
        </w:r>
        <w:r w:rsidRPr="00E77497" w:rsidDel="006307DB">
          <w:t xml:space="preserve"> </w:t>
        </w:r>
        <w:r w:rsidRPr="00E77497">
          <w:rPr>
            <w:i/>
          </w:rPr>
          <w:t>Elision</w:t>
        </w:r>
        <w:r w:rsidRPr="00E77497">
          <w:rPr>
            <w:rStyle w:val="bnf"/>
            <w:rFonts w:cs="Arial"/>
            <w:i w:val="0"/>
            <w:vertAlign w:val="subscript"/>
          </w:rPr>
          <w:t>opt</w:t>
        </w:r>
        <w:r w:rsidRPr="00E77497">
          <w:t>; if not present, use the numeric value zero.</w:t>
        </w:r>
      </w:ins>
    </w:p>
    <w:p w14:paraId="7C0BCBC1" w14:textId="77777777" w:rsidR="00EF30EA" w:rsidRPr="00E77497" w:rsidRDefault="00EF30EA" w:rsidP="00EF30EA">
      <w:pPr>
        <w:pStyle w:val="Alg4"/>
        <w:numPr>
          <w:ilvl w:val="0"/>
          <w:numId w:val="418"/>
        </w:numPr>
        <w:spacing w:after="220"/>
        <w:contextualSpacing/>
        <w:rPr>
          <w:ins w:id="3930" w:author="Rev 5 Allen Wirfs-Brock" w:date="2012-01-04T16:25:00Z"/>
        </w:rPr>
      </w:pPr>
      <w:ins w:id="3931" w:author="Rev 5 Allen Wirfs-Brock" w:date="2012-01-04T16:25:00Z">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ins>
    </w:p>
    <w:p w14:paraId="6B949F7A" w14:textId="77777777" w:rsidR="006A2DB4" w:rsidRPr="00E77497" w:rsidRDefault="006A2DB4" w:rsidP="006A2DB4">
      <w:pPr>
        <w:rPr>
          <w:ins w:id="3932" w:author="Rev 5 Allen Wirfs-Brock" w:date="2012-01-04T16:05:00Z"/>
        </w:rPr>
      </w:pPr>
      <w:ins w:id="3933" w:author="Rev 5 Allen Wirfs-Brock" w:date="2012-01-04T16:05:00Z">
        <w:r w:rsidRPr="007211F8">
          <w:rPr>
            <w:rStyle w:val="bnf"/>
          </w:rPr>
          <w:t>SpreadElement</w:t>
        </w:r>
      </w:ins>
      <w:ins w:id="3934" w:author="Rev 5 Allen Wirfs-Brock" w:date="2012-01-04T16:27:00Z">
        <w:r w:rsidR="00EF30EA">
          <w:rPr>
            <w:rStyle w:val="bnf"/>
          </w:rPr>
          <w:t xml:space="preserve"> </w:t>
        </w:r>
      </w:ins>
      <w:ins w:id="3935" w:author="Rev 5 Allen Wirfs-Brock" w:date="2012-01-04T16:05:00Z">
        <w:r w:rsidRPr="00E77497">
          <w:rPr>
            <w:b/>
          </w:rPr>
          <w:t>:</w:t>
        </w:r>
        <w:r w:rsidRPr="00E77497">
          <w:t xml:space="preserve">  </w:t>
        </w:r>
      </w:ins>
      <w:ins w:id="3936" w:author="Rev 5 Allen Wirfs-Brock" w:date="2012-01-04T16:27:00Z">
        <w:r w:rsidR="00EF30EA" w:rsidRPr="00EF30E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ins>
    </w:p>
    <w:p w14:paraId="3FB6F6FE" w14:textId="77777777" w:rsidR="006A2DB4" w:rsidRPr="00E77497" w:rsidRDefault="006A2DB4" w:rsidP="006A2DB4">
      <w:pPr>
        <w:pStyle w:val="Alg4"/>
        <w:numPr>
          <w:ilvl w:val="0"/>
          <w:numId w:val="628"/>
        </w:numPr>
        <w:spacing w:after="220"/>
        <w:contextualSpacing/>
        <w:rPr>
          <w:ins w:id="3937" w:author="Rev 5 Allen Wirfs-Brock" w:date="2012-01-04T16:05:00Z"/>
        </w:rPr>
      </w:pPr>
      <w:ins w:id="3938" w:author="Rev 5 Allen Wirfs-Brock" w:date="2012-01-04T16:05: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692E48DC" w14:textId="77777777" w:rsidR="006A2DB4" w:rsidRPr="00E77497" w:rsidRDefault="006A2DB4" w:rsidP="006A2DB4">
      <w:pPr>
        <w:pStyle w:val="Alg4"/>
        <w:numPr>
          <w:ilvl w:val="0"/>
          <w:numId w:val="628"/>
        </w:numPr>
        <w:spacing w:after="220"/>
        <w:contextualSpacing/>
        <w:rPr>
          <w:ins w:id="3939" w:author="Rev 5 Allen Wirfs-Brock" w:date="2012-01-04T16:05:00Z"/>
        </w:rPr>
      </w:pPr>
      <w:ins w:id="3940" w:author="Rev 5 Allen Wirfs-Brock" w:date="2012-01-04T16:05:00Z">
        <w:r w:rsidRPr="00E77497">
          <w:t xml:space="preserve">Let </w:t>
        </w:r>
        <w:r w:rsidRPr="00E77497">
          <w:rPr>
            <w:i/>
          </w:rPr>
          <w:t xml:space="preserve">spreadValue </w:t>
        </w:r>
        <w:r w:rsidRPr="00E77497">
          <w:t>be GetValue(</w:t>
        </w:r>
        <w:r w:rsidRPr="00E77497">
          <w:rPr>
            <w:i/>
          </w:rPr>
          <w:t>spreadRef</w:t>
        </w:r>
        <w:r w:rsidRPr="00E77497">
          <w:t>).</w:t>
        </w:r>
      </w:ins>
    </w:p>
    <w:p w14:paraId="2FAE10EA" w14:textId="77777777" w:rsidR="006A2DB4" w:rsidRPr="00B820AB" w:rsidRDefault="006A2DB4" w:rsidP="006A2DB4">
      <w:pPr>
        <w:pStyle w:val="Alg4"/>
        <w:numPr>
          <w:ilvl w:val="0"/>
          <w:numId w:val="628"/>
        </w:numPr>
        <w:contextualSpacing/>
        <w:rPr>
          <w:ins w:id="3941" w:author="Rev 5 Allen Wirfs-Brock" w:date="2012-01-04T16:05:00Z"/>
        </w:rPr>
      </w:pPr>
      <w:commentRangeStart w:id="3942"/>
      <w:ins w:id="3943" w:author="Rev 5 Allen Wirfs-Brock" w:date="2012-01-04T16:05:00Z">
        <w:r w:rsidRPr="00E77497">
          <w:t xml:space="preserve">Let </w:t>
        </w:r>
        <w:r w:rsidRPr="00E77497">
          <w:rPr>
            <w:i/>
          </w:rPr>
          <w:t>spreadObj</w:t>
        </w:r>
        <w:r w:rsidRPr="00E77497">
          <w:t xml:space="preserve"> be ToObject(</w:t>
        </w:r>
        <w:r w:rsidRPr="00E77497">
          <w:rPr>
            <w:i/>
          </w:rPr>
          <w:t>spreadValue</w:t>
        </w:r>
        <w:r w:rsidRPr="00E77497">
          <w:t>).</w:t>
        </w:r>
        <w:commentRangeEnd w:id="3942"/>
        <w:r w:rsidRPr="00E77497">
          <w:rPr>
            <w:rStyle w:val="af4"/>
            <w:rFonts w:ascii="Arial" w:eastAsia="MS Mincho" w:hAnsi="Arial"/>
            <w:spacing w:val="0"/>
            <w:lang w:val="en-GB" w:eastAsia="ja-JP"/>
          </w:rPr>
          <w:commentReference w:id="3942"/>
        </w:r>
      </w:ins>
    </w:p>
    <w:p w14:paraId="43CBB78D" w14:textId="77777777" w:rsidR="006A2DB4" w:rsidRPr="00E77497" w:rsidRDefault="006A2DB4" w:rsidP="006A2DB4">
      <w:pPr>
        <w:pStyle w:val="Alg3"/>
        <w:numPr>
          <w:ilvl w:val="0"/>
          <w:numId w:val="628"/>
        </w:numPr>
        <w:rPr>
          <w:ins w:id="3944" w:author="Rev 5 Allen Wirfs-Brock" w:date="2012-01-04T16:05:00Z"/>
        </w:rPr>
      </w:pPr>
      <w:ins w:id="3945" w:author="Rev 5 Allen Wirfs-Brock" w:date="2012-01-04T16:05:00Z">
        <w:r w:rsidRPr="00675B74">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794D6E31" w14:textId="77777777" w:rsidR="006A2DB4" w:rsidRPr="00E77497" w:rsidRDefault="006A2DB4" w:rsidP="006A2DB4">
      <w:pPr>
        <w:pStyle w:val="Alg3"/>
        <w:numPr>
          <w:ilvl w:val="0"/>
          <w:numId w:val="628"/>
        </w:numPr>
        <w:rPr>
          <w:ins w:id="3946" w:author="Rev 5 Allen Wirfs-Brock" w:date="2012-01-04T16:05:00Z"/>
        </w:rPr>
      </w:pPr>
      <w:ins w:id="3947" w:author="Rev 5 Allen Wirfs-Brock" w:date="2012-01-04T16:05:00Z">
        <w:r w:rsidRPr="00E77497">
          <w:t xml:space="preserve">Let </w:t>
        </w:r>
        <w:r w:rsidRPr="00E77497">
          <w:rPr>
            <w:i/>
          </w:rPr>
          <w:t>spreadLen</w:t>
        </w:r>
        <w:r w:rsidRPr="00E77497">
          <w:t xml:space="preserve"> be ToUint32(</w:t>
        </w:r>
        <w:r w:rsidRPr="00E77497">
          <w:rPr>
            <w:i/>
          </w:rPr>
          <w:t>lenVal</w:t>
        </w:r>
        <w:r w:rsidRPr="00E77497">
          <w:t>).</w:t>
        </w:r>
      </w:ins>
    </w:p>
    <w:p w14:paraId="2A894311" w14:textId="77777777" w:rsidR="006A2DB4" w:rsidRPr="00E77497" w:rsidRDefault="006A2DB4" w:rsidP="006A2DB4">
      <w:pPr>
        <w:pStyle w:val="Alg3"/>
        <w:numPr>
          <w:ilvl w:val="0"/>
          <w:numId w:val="628"/>
        </w:numPr>
        <w:rPr>
          <w:ins w:id="3948" w:author="Rev 5 Allen Wirfs-Brock" w:date="2012-01-04T16:05:00Z"/>
        </w:rPr>
      </w:pPr>
      <w:ins w:id="3949" w:author="Rev 5 Allen Wirfs-Brock" w:date="2012-01-04T16:05:00Z">
        <w:r w:rsidRPr="00E77497">
          <w:t xml:space="preserve">Let </w:t>
        </w:r>
        <w:r w:rsidRPr="00E77497">
          <w:rPr>
            <w:i/>
          </w:rPr>
          <w:t>n</w:t>
        </w:r>
        <w:r w:rsidRPr="00E77497">
          <w:t>=0;</w:t>
        </w:r>
      </w:ins>
    </w:p>
    <w:p w14:paraId="6EDEA0FD" w14:textId="77777777" w:rsidR="006A2DB4" w:rsidRPr="00E77497" w:rsidRDefault="006A2DB4" w:rsidP="006A2DB4">
      <w:pPr>
        <w:pStyle w:val="Alg3"/>
        <w:numPr>
          <w:ilvl w:val="0"/>
          <w:numId w:val="628"/>
        </w:numPr>
        <w:rPr>
          <w:ins w:id="3950" w:author="Rev 5 Allen Wirfs-Brock" w:date="2012-01-04T16:05:00Z"/>
        </w:rPr>
      </w:pPr>
      <w:ins w:id="3951" w:author="Rev 5 Allen Wirfs-Brock" w:date="2012-01-04T16:05:00Z">
        <w:r w:rsidRPr="00E77497">
          <w:t xml:space="preserve">Repeat, while </w:t>
        </w:r>
        <w:r w:rsidRPr="00E77497">
          <w:rPr>
            <w:i/>
          </w:rPr>
          <w:t>n</w:t>
        </w:r>
        <w:r w:rsidRPr="00E77497">
          <w:t xml:space="preserve"> &lt; </w:t>
        </w:r>
        <w:r w:rsidRPr="00E77497">
          <w:rPr>
            <w:i/>
          </w:rPr>
          <w:t>spreadLen</w:t>
        </w:r>
      </w:ins>
    </w:p>
    <w:p w14:paraId="6DD3047E" w14:textId="77777777" w:rsidR="006A2DB4" w:rsidRPr="00E77497" w:rsidRDefault="006A2DB4" w:rsidP="006A2DB4">
      <w:pPr>
        <w:pStyle w:val="Alg3"/>
        <w:numPr>
          <w:ilvl w:val="1"/>
          <w:numId w:val="628"/>
        </w:numPr>
        <w:tabs>
          <w:tab w:val="left" w:pos="720"/>
        </w:tabs>
        <w:ind w:left="720"/>
        <w:rPr>
          <w:ins w:id="3952" w:author="Rev 5 Allen Wirfs-Brock" w:date="2012-01-04T16:05:00Z"/>
        </w:rPr>
      </w:pPr>
      <w:ins w:id="3953" w:author="Rev 5 Allen Wirfs-Brock" w:date="2012-01-04T16:05:00Z">
        <w:r w:rsidRPr="00E77497">
          <w:t xml:space="preserve">Let </w:t>
        </w:r>
        <w:r w:rsidRPr="00E77497">
          <w:rPr>
            <w:i/>
          </w:rPr>
          <w:t>exists</w:t>
        </w:r>
        <w:r w:rsidRPr="00E77497">
          <w:t xml:space="preserve"> be the result of calling the [[HasProperty]] internal method of </w:t>
        </w:r>
        <w:r w:rsidRPr="00E77497">
          <w:rPr>
            <w:i/>
          </w:rPr>
          <w:t>spreadObj</w:t>
        </w:r>
        <w:r w:rsidRPr="00E77497">
          <w:t xml:space="preserve"> with ToString(</w:t>
        </w:r>
        <w:r w:rsidRPr="00E77497">
          <w:rPr>
            <w:i/>
          </w:rPr>
          <w:t>n</w:t>
        </w:r>
        <w:r w:rsidRPr="00E77497">
          <w:t>).</w:t>
        </w:r>
      </w:ins>
    </w:p>
    <w:p w14:paraId="536035E8" w14:textId="77777777" w:rsidR="006A2DB4" w:rsidRPr="00E77497" w:rsidRDefault="006A2DB4" w:rsidP="006A2DB4">
      <w:pPr>
        <w:pStyle w:val="Alg3"/>
        <w:numPr>
          <w:ilvl w:val="1"/>
          <w:numId w:val="628"/>
        </w:numPr>
        <w:tabs>
          <w:tab w:val="left" w:pos="720"/>
        </w:tabs>
        <w:ind w:left="720"/>
        <w:rPr>
          <w:ins w:id="3954" w:author="Rev 5 Allen Wirfs-Brock" w:date="2012-01-04T16:05:00Z"/>
        </w:rPr>
      </w:pPr>
      <w:ins w:id="3955" w:author="Rev 5 Allen Wirfs-Brock" w:date="2012-01-04T16:05:00Z">
        <w:r w:rsidRPr="00E77497">
          <w:t xml:space="preserve">If </w:t>
        </w:r>
        <w:r w:rsidRPr="00E77497">
          <w:rPr>
            <w:i/>
          </w:rPr>
          <w:t>exists</w:t>
        </w:r>
        <w:r w:rsidRPr="00E77497">
          <w:t xml:space="preserve"> is </w:t>
        </w:r>
        <w:r w:rsidRPr="00E77497">
          <w:rPr>
            <w:b/>
          </w:rPr>
          <w:t>true</w:t>
        </w:r>
        <w:r w:rsidRPr="00E77497">
          <w:t xml:space="preserve"> then,</w:t>
        </w:r>
      </w:ins>
    </w:p>
    <w:p w14:paraId="2D00E0EC" w14:textId="77777777" w:rsidR="006A2DB4" w:rsidRPr="00E77497" w:rsidRDefault="006A2DB4" w:rsidP="00EF30EA">
      <w:pPr>
        <w:pStyle w:val="Alg3"/>
        <w:numPr>
          <w:ilvl w:val="2"/>
          <w:numId w:val="628"/>
        </w:numPr>
        <w:tabs>
          <w:tab w:val="clear" w:pos="2160"/>
          <w:tab w:val="left" w:pos="720"/>
          <w:tab w:val="num" w:pos="1170"/>
        </w:tabs>
        <w:ind w:left="1170" w:hanging="270"/>
        <w:rPr>
          <w:ins w:id="3956" w:author="Rev 5 Allen Wirfs-Brock" w:date="2012-01-04T16:05:00Z"/>
        </w:rPr>
      </w:pPr>
      <w:ins w:id="3957" w:author="Rev 5 Allen Wirfs-Brock" w:date="2012-01-04T16:05:00Z">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15C176D5" w14:textId="77777777" w:rsidR="006A2DB4" w:rsidRPr="00E77497" w:rsidRDefault="006A2DB4" w:rsidP="00EF30EA">
      <w:pPr>
        <w:pStyle w:val="Alg3"/>
        <w:numPr>
          <w:ilvl w:val="2"/>
          <w:numId w:val="628"/>
        </w:numPr>
        <w:tabs>
          <w:tab w:val="clear" w:pos="2160"/>
          <w:tab w:val="left" w:pos="720"/>
        </w:tabs>
        <w:ind w:left="1170" w:hanging="270"/>
        <w:rPr>
          <w:ins w:id="3958" w:author="Rev 5 Allen Wirfs-Brock" w:date="2012-01-04T16:05:00Z"/>
        </w:rPr>
      </w:pPr>
      <w:ins w:id="3959" w:author="Rev 5 Allen Wirfs-Brock" w:date="2012-01-04T16:05:00Z">
        <w:r w:rsidRPr="00E77497">
          <w:t xml:space="preserve">Call the [[DefineOwnProperty]] internal method of </w:t>
        </w:r>
        <w:r w:rsidRPr="00E77497">
          <w:rPr>
            <w:i/>
          </w:rPr>
          <w:t>array</w:t>
        </w:r>
        <w:r w:rsidRPr="00E77497">
          <w:t xml:space="preserve"> with arguments </w:t>
        </w:r>
        <w:commentRangeStart w:id="3960"/>
        <w:r w:rsidRPr="00E77497">
          <w:t>ToString(ToUint32(</w:t>
        </w:r>
      </w:ins>
      <w:ins w:id="3961" w:author="Rev 5 Allen Wirfs-Brock" w:date="2012-01-04T16:31:00Z">
        <w:r w:rsidR="00EF30EA">
          <w:rPr>
            <w:i/>
          </w:rPr>
          <w:t>nextI</w:t>
        </w:r>
      </w:ins>
      <w:ins w:id="3962" w:author="Rev 5 Allen Wirfs-Brock" w:date="2012-01-04T16:05:00Z">
        <w:r w:rsidRPr="00E77497">
          <w:rPr>
            <w:i/>
          </w:rPr>
          <w:t>ndex)</w:t>
        </w:r>
        <w:r w:rsidRPr="00E77497">
          <w:t>)</w:t>
        </w:r>
        <w:commentRangeEnd w:id="3960"/>
        <w:r w:rsidRPr="00E77497">
          <w:rPr>
            <w:rStyle w:val="af4"/>
            <w:rFonts w:ascii="Arial" w:eastAsia="MS Mincho" w:hAnsi="Arial"/>
            <w:spacing w:val="0"/>
            <w:lang w:val="en-GB" w:eastAsia="ja-JP"/>
          </w:rPr>
          <w:commentReference w:id="3960"/>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39F88C97" w14:textId="77777777" w:rsidR="006A2DB4" w:rsidRPr="00E77497" w:rsidRDefault="006A2DB4" w:rsidP="006A2DB4">
      <w:pPr>
        <w:pStyle w:val="Alg3"/>
        <w:numPr>
          <w:ilvl w:val="1"/>
          <w:numId w:val="628"/>
        </w:numPr>
        <w:tabs>
          <w:tab w:val="left" w:pos="720"/>
        </w:tabs>
        <w:ind w:left="720"/>
        <w:rPr>
          <w:ins w:id="3963" w:author="Rev 5 Allen Wirfs-Brock" w:date="2012-01-04T16:05:00Z"/>
        </w:rPr>
      </w:pPr>
      <w:ins w:id="3964" w:author="Rev 5 Allen Wirfs-Brock" w:date="2012-01-04T16:05:00Z">
        <w:r w:rsidRPr="00E77497">
          <w:t xml:space="preserve">Let </w:t>
        </w:r>
        <w:r w:rsidRPr="00E77497">
          <w:rPr>
            <w:i/>
          </w:rPr>
          <w:t>n</w:t>
        </w:r>
        <w:r w:rsidRPr="00E77497">
          <w:t xml:space="preserve"> = </w:t>
        </w:r>
        <w:r w:rsidRPr="00E77497">
          <w:rPr>
            <w:i/>
          </w:rPr>
          <w:t>n</w:t>
        </w:r>
        <w:r w:rsidRPr="00E77497">
          <w:t>+1.</w:t>
        </w:r>
      </w:ins>
    </w:p>
    <w:p w14:paraId="0F365413" w14:textId="77777777" w:rsidR="006A2DB4" w:rsidRPr="00E77497" w:rsidRDefault="006A2DB4" w:rsidP="006A2DB4">
      <w:pPr>
        <w:pStyle w:val="Alg3"/>
        <w:numPr>
          <w:ilvl w:val="1"/>
          <w:numId w:val="628"/>
        </w:numPr>
        <w:tabs>
          <w:tab w:val="left" w:pos="720"/>
        </w:tabs>
        <w:ind w:left="720"/>
        <w:rPr>
          <w:ins w:id="3965" w:author="Rev 5 Allen Wirfs-Brock" w:date="2012-01-04T16:05:00Z"/>
        </w:rPr>
      </w:pPr>
      <w:ins w:id="3966" w:author="Rev 5 Allen Wirfs-Brock" w:date="2012-01-04T16:05:00Z">
        <w:r w:rsidRPr="00E77497">
          <w:t xml:space="preserve">Let </w:t>
        </w:r>
      </w:ins>
      <w:ins w:id="3967" w:author="Rev 5 Allen Wirfs-Brock" w:date="2012-01-04T16:32:00Z">
        <w:r w:rsidR="00EF30EA">
          <w:rPr>
            <w:i/>
          </w:rPr>
          <w:t>nextI</w:t>
        </w:r>
      </w:ins>
      <w:ins w:id="3968" w:author="Rev 5 Allen Wirfs-Brock" w:date="2012-01-04T16:05:00Z">
        <w:r w:rsidRPr="00E77497">
          <w:rPr>
            <w:i/>
          </w:rPr>
          <w:t>ndex</w:t>
        </w:r>
        <w:r w:rsidRPr="00E77497">
          <w:t xml:space="preserve"> = </w:t>
        </w:r>
      </w:ins>
      <w:ins w:id="3969" w:author="Rev 5 Allen Wirfs-Brock" w:date="2012-01-04T16:32:00Z">
        <w:r w:rsidR="00EF30EA">
          <w:rPr>
            <w:i/>
          </w:rPr>
          <w:t>nextI</w:t>
        </w:r>
      </w:ins>
      <w:ins w:id="3970" w:author="Rev 5 Allen Wirfs-Brock" w:date="2012-01-04T16:05:00Z">
        <w:r w:rsidRPr="00E77497">
          <w:rPr>
            <w:i/>
          </w:rPr>
          <w:t>ndex</w:t>
        </w:r>
        <w:r w:rsidRPr="00E77497">
          <w:t xml:space="preserve"> +1.</w:t>
        </w:r>
      </w:ins>
    </w:p>
    <w:p w14:paraId="324420DD" w14:textId="77777777" w:rsidR="006A2DB4" w:rsidRPr="00E77497" w:rsidRDefault="006A2DB4" w:rsidP="006A2DB4">
      <w:pPr>
        <w:pStyle w:val="Alg4"/>
        <w:numPr>
          <w:ilvl w:val="0"/>
          <w:numId w:val="628"/>
        </w:numPr>
        <w:spacing w:after="220"/>
        <w:contextualSpacing/>
        <w:rPr>
          <w:ins w:id="3971" w:author="Rev 5 Allen Wirfs-Brock" w:date="2012-01-04T16:05:00Z"/>
        </w:rPr>
      </w:pPr>
      <w:ins w:id="3972" w:author="Rev 5 Allen Wirfs-Brock" w:date="2012-01-04T16:05:00Z">
        <w:r w:rsidRPr="00E77497">
          <w:t xml:space="preserve">Return </w:t>
        </w:r>
      </w:ins>
      <w:ins w:id="3973" w:author="Rev 5 Allen Wirfs-Brock" w:date="2012-01-04T16:32:00Z">
        <w:r w:rsidR="00EF30EA">
          <w:rPr>
            <w:i/>
          </w:rPr>
          <w:t>nextIndex</w:t>
        </w:r>
      </w:ins>
      <w:ins w:id="3974" w:author="Rev 5 Allen Wirfs-Brock" w:date="2012-01-04T16:05:00Z">
        <w:r w:rsidRPr="00E77497">
          <w:t>.</w:t>
        </w:r>
      </w:ins>
    </w:p>
    <w:p w14:paraId="7AAD8E75" w14:textId="77777777" w:rsidR="00980C14" w:rsidRPr="000D4E55" w:rsidRDefault="00E70C3C" w:rsidP="000D4E55">
      <w:pPr>
        <w:pStyle w:val="Note"/>
        <w:rPr>
          <w:ins w:id="3975" w:author="Rev 5 Allen Wirfs-Brock" w:date="2012-01-04T15:39:00Z"/>
        </w:rPr>
      </w:pPr>
      <w:ins w:id="3976" w:author="Rev 5 Allen Wirfs-Brock" w:date="2012-01-04T15:59:00Z">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[[Put]].</w:t>
        </w:r>
      </w:ins>
    </w:p>
    <w:p w14:paraId="6F3F05FA" w14:textId="77777777" w:rsidR="008753AB" w:rsidRPr="00E77497" w:rsidRDefault="008753AB" w:rsidP="008753AB">
      <w:pPr>
        <w:keepNext/>
        <w:rPr>
          <w:ins w:id="3977" w:author="Rev 4 Allen Wirfs-Brock" w:date="2011-10-15T09:13:00Z"/>
          <w:rFonts w:ascii="Helvetica" w:hAnsi="Helvetica"/>
          <w:b/>
        </w:rPr>
      </w:pPr>
      <w:ins w:id="3978" w:author="Rev 4 Allen Wirfs-Brock" w:date="2011-10-15T09:13:00Z">
        <w:r w:rsidRPr="00E77497">
          <w:rPr>
            <w:rFonts w:ascii="Helvetica" w:hAnsi="Helvetica"/>
            <w:b/>
          </w:rPr>
          <w:t xml:space="preserve">Runtime Semantics: </w:t>
        </w:r>
        <w:r w:rsidRPr="00E77497">
          <w:rPr>
            <w:rFonts w:ascii="Helvetica" w:hAnsi="Helvetica"/>
            <w:b/>
            <w:spacing w:val="6"/>
          </w:rPr>
          <w:t>Evaluation</w:t>
        </w:r>
      </w:ins>
    </w:p>
    <w:p w14:paraId="5FD5422D" w14:textId="77777777" w:rsidR="008753AB" w:rsidRPr="00E77497" w:rsidRDefault="008753AB" w:rsidP="008753AB">
      <w:del w:id="3979"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3980" w:author="Rev 4 Allen Wirfs-Brock" w:date="2011-10-15T09:17:00Z">
        <w:r w:rsidRPr="00E77497" w:rsidDel="000260C8">
          <w:delText>is evaluated as follows:</w:delText>
        </w:r>
      </w:del>
    </w:p>
    <w:p w14:paraId="1358AA04" w14:textId="77777777" w:rsidR="008753AB" w:rsidRPr="00E77497" w:rsidRDefault="008753AB" w:rsidP="008753AB">
      <w:pPr>
        <w:pStyle w:val="Alg4"/>
        <w:numPr>
          <w:ilvl w:val="0"/>
          <w:numId w:val="42"/>
        </w:numPr>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b/>
        </w:rPr>
        <w:t xml:space="preserve">new Array() </w:t>
      </w:r>
      <w:r w:rsidRPr="00E77497">
        <w:t>where</w:t>
      </w:r>
      <w:r w:rsidRPr="00E77497">
        <w:rPr>
          <w:rFonts w:ascii="Courier New" w:hAnsi="Courier New"/>
          <w:b/>
        </w:rPr>
        <w:t xml:space="preserve"> Array </w:t>
      </w:r>
      <w:r w:rsidRPr="00E77497">
        <w:t>is the standard built-in constructor with that name.</w:t>
      </w:r>
    </w:p>
    <w:p w14:paraId="4B7F23FC"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ins w:id="3981" w:author="Rev 5 Allen Wirfs-Brock" w:date="2012-01-04T12:15:00Z">
        <w:r w:rsidR="00365BF7">
          <w:t>Elis</w:t>
        </w:r>
      </w:ins>
      <w:ins w:id="3982" w:author="Rev 5 Allen Wirfs-Brock" w:date="2012-01-04T12:36:00Z">
        <w:r w:rsidR="00A80BCD">
          <w:t>i</w:t>
        </w:r>
      </w:ins>
      <w:ins w:id="3983" w:author="Rev 5 Allen Wirfs-Brock" w:date="2012-01-04T12:15:00Z">
        <w:r w:rsidR="00365BF7">
          <w:t>on</w:t>
        </w:r>
      </w:ins>
      <w:ins w:id="3984" w:author="Rev 5 Allen Wirfs-Brock" w:date="2012-01-04T12:37:00Z">
        <w:r w:rsidR="00A80BCD">
          <w:t xml:space="preserve"> </w:t>
        </w:r>
      </w:ins>
      <w:ins w:id="3985" w:author="Rev 5 Allen Wirfs-Brock" w:date="2012-01-04T12:15:00Z">
        <w:r w:rsidR="00365BF7">
          <w:t>Width of</w:t>
        </w:r>
        <w:r w:rsidR="00365BF7" w:rsidRPr="00E77497">
          <w:t xml:space="preserve"> </w:t>
        </w:r>
      </w:ins>
      <w:del w:id="3986" w:author="Rev 5 Allen Wirfs-Brock" w:date="2012-01-04T12:15:00Z">
        <w:r w:rsidRPr="00E77497" w:rsidDel="00365BF7">
          <w:delText xml:space="preserve">result of evaluating </w:delText>
        </w:r>
      </w:del>
      <w:r w:rsidRPr="00E77497">
        <w:rPr>
          <w:i/>
        </w:rPr>
        <w:t>Elision</w:t>
      </w:r>
      <w:ins w:id="3987" w:author="Rev 5 Allen Wirfs-Brock" w:date="2012-01-04T12:16:00Z">
        <w:r w:rsidR="00365BF7" w:rsidRPr="00E77497">
          <w:rPr>
            <w:rStyle w:val="bnf"/>
            <w:rFonts w:cs="Arial"/>
            <w:i w:val="0"/>
            <w:vertAlign w:val="subscript"/>
          </w:rPr>
          <w:t>opt</w:t>
        </w:r>
      </w:ins>
      <w:del w:id="3988" w:author="Rev 5 Allen Wirfs-Brock" w:date="2012-01-04T12:21:00Z">
        <w:r w:rsidRPr="00E77497" w:rsidDel="00365BF7">
          <w:delText>; if not present, use the numeric value zero</w:delText>
        </w:r>
      </w:del>
      <w:r w:rsidRPr="00E77497">
        <w:t>.</w:t>
      </w:r>
    </w:p>
    <w:p w14:paraId="67944DCA" w14:textId="77777777" w:rsidR="008753AB" w:rsidRPr="00E77497" w:rsidRDefault="008753AB" w:rsidP="008753AB">
      <w:pPr>
        <w:pStyle w:val="Alg4"/>
        <w:numPr>
          <w:ilvl w:val="0"/>
          <w:numId w:val="42"/>
        </w:numPr>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pad</w:t>
      </w:r>
      <w:r w:rsidRPr="00E77497">
        <w:t xml:space="preserve">, and </w:t>
      </w:r>
      <w:r w:rsidRPr="00E77497">
        <w:rPr>
          <w:b/>
        </w:rPr>
        <w:t>false</w:t>
      </w:r>
      <w:r w:rsidRPr="00E77497">
        <w:t>.</w:t>
      </w:r>
    </w:p>
    <w:p w14:paraId="3F793705"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28407F3A" w14:textId="77777777" w:rsidR="008753AB" w:rsidRPr="00E77497" w:rsidRDefault="008753AB" w:rsidP="008753AB">
      <w:del w:id="3989"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del w:id="3990" w:author="Rev 4 Allen Wirfs-Brock" w:date="2011-10-15T09:17:00Z">
        <w:r w:rsidRPr="00E77497" w:rsidDel="000260C8">
          <w:delText>is evaluated as follows:</w:delText>
        </w:r>
      </w:del>
    </w:p>
    <w:p w14:paraId="4D5DA7B1" w14:textId="77777777" w:rsidR="0040783C" w:rsidRPr="00E77497" w:rsidRDefault="0040783C" w:rsidP="0040783C">
      <w:pPr>
        <w:pStyle w:val="Alg4"/>
        <w:numPr>
          <w:ilvl w:val="0"/>
          <w:numId w:val="43"/>
        </w:numPr>
        <w:spacing w:after="220"/>
        <w:contextualSpacing/>
        <w:rPr>
          <w:ins w:id="3991" w:author="Rev 5 Allen Wirfs-Brock" w:date="2012-01-04T15:31:00Z"/>
        </w:rPr>
      </w:pPr>
      <w:ins w:id="3992" w:author="Rev 5 Allen Wirfs-Brock" w:date="2012-01-04T15:31:00Z">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b/>
          </w:rPr>
          <w:t xml:space="preserve">new Array() </w:t>
        </w:r>
        <w:r w:rsidRPr="00E77497">
          <w:t>where</w:t>
        </w:r>
        <w:r w:rsidRPr="00E77497">
          <w:rPr>
            <w:rFonts w:ascii="Courier New" w:hAnsi="Courier New"/>
            <w:b/>
          </w:rPr>
          <w:t xml:space="preserve"> Array </w:t>
        </w:r>
        <w:r w:rsidRPr="00E77497">
          <w:t>is the standard built-in constructor with that name.</w:t>
        </w:r>
      </w:ins>
    </w:p>
    <w:p w14:paraId="1CF7000E" w14:textId="77777777" w:rsidR="008753AB" w:rsidRPr="00E77497" w:rsidRDefault="008753AB" w:rsidP="008753AB">
      <w:pPr>
        <w:pStyle w:val="Alg4"/>
        <w:numPr>
          <w:ilvl w:val="0"/>
          <w:numId w:val="43"/>
        </w:numPr>
        <w:spacing w:after="220"/>
        <w:contextualSpacing/>
      </w:pPr>
      <w:del w:id="3993" w:author="Rev 5 Allen Wirfs-Brock" w:date="2012-01-04T15:51:00Z">
        <w:r w:rsidRPr="00E77497" w:rsidDel="00E6393B">
          <w:delText>Return the</w:delText>
        </w:r>
      </w:del>
      <w:ins w:id="3994" w:author="Rev 5 Allen Wirfs-Brock" w:date="2012-01-04T15:51:00Z">
        <w:r w:rsidR="00E6393B">
          <w:t xml:space="preserve">Let </w:t>
        </w:r>
        <w:r w:rsidR="00E6393B" w:rsidRPr="00E6393B">
          <w:rPr>
            <w:i/>
            <w:rPrChange w:id="3995" w:author="Rev 5 Allen Wirfs-Brock" w:date="2012-01-04T15:51:00Z">
              <w:rPr/>
            </w:rPrChange>
          </w:rPr>
          <w:t>len</w:t>
        </w:r>
        <w:r w:rsidR="00E6393B">
          <w:t xml:space="preserve"> be</w:t>
        </w:r>
      </w:ins>
      <w:r w:rsidRPr="00E77497">
        <w:t xml:space="preserve"> result of </w:t>
      </w:r>
      <w:del w:id="3996" w:author="Rev 5 Allen Wirfs-Brock" w:date="2012-01-04T15:46:00Z">
        <w:r w:rsidRPr="00E77497" w:rsidDel="00E6393B">
          <w:delText xml:space="preserve">evaluating </w:delText>
        </w:r>
      </w:del>
      <w:ins w:id="3997" w:author="Rev 5 Allen Wirfs-Brock" w:date="2012-01-04T15:46:00Z">
        <w:r w:rsidR="00E6393B">
          <w:t>performing Array Accumulation for</w:t>
        </w:r>
        <w:r w:rsidR="00E6393B" w:rsidRPr="00E77497">
          <w:t xml:space="preserve"> </w:t>
        </w:r>
      </w:ins>
      <w:r w:rsidRPr="00E77497">
        <w:rPr>
          <w:i/>
        </w:rPr>
        <w:t>ElementList</w:t>
      </w:r>
      <w:ins w:id="3998" w:author="Rev 5 Allen Wirfs-Brock" w:date="2012-01-04T15:47:00Z">
        <w:r w:rsidR="00E6393B">
          <w:t xml:space="preserve"> with arguments </w:t>
        </w:r>
        <w:r w:rsidR="00E6393B" w:rsidRPr="00E6393B">
          <w:rPr>
            <w:i/>
          </w:rPr>
          <w:t>array</w:t>
        </w:r>
        <w:r w:rsidR="00E6393B">
          <w:t xml:space="preserve"> and 0</w:t>
        </w:r>
      </w:ins>
      <w:r w:rsidRPr="00E77497">
        <w:t>.</w:t>
      </w:r>
    </w:p>
    <w:p w14:paraId="4AC9C8E4" w14:textId="77777777" w:rsidR="00E6393B" w:rsidRPr="00E77497" w:rsidRDefault="00E6393B" w:rsidP="00E6393B">
      <w:pPr>
        <w:pStyle w:val="Alg4"/>
        <w:numPr>
          <w:ilvl w:val="0"/>
          <w:numId w:val="43"/>
        </w:numPr>
        <w:rPr>
          <w:ins w:id="3999" w:author="Rev 5 Allen Wirfs-Brock" w:date="2012-01-04T15:51:00Z"/>
        </w:rPr>
      </w:pPr>
      <w:ins w:id="4000" w:author="Rev 5 Allen Wirfs-Brock" w:date="2012-01-04T15:51: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ins>
      <w:ins w:id="4001" w:author="Rev 5 Allen Wirfs-Brock" w:date="2012-01-04T15:52:00Z">
        <w:r>
          <w:rPr>
            <w:i/>
          </w:rPr>
          <w:t>len</w:t>
        </w:r>
      </w:ins>
      <w:ins w:id="4002" w:author="Rev 5 Allen Wirfs-Brock" w:date="2012-01-04T15:51:00Z">
        <w:r w:rsidRPr="00E77497">
          <w:t xml:space="preserve">, and </w:t>
        </w:r>
        <w:r w:rsidRPr="00E77497">
          <w:rPr>
            <w:b/>
          </w:rPr>
          <w:t>false</w:t>
        </w:r>
        <w:r w:rsidRPr="00E77497">
          <w:t>.</w:t>
        </w:r>
      </w:ins>
    </w:p>
    <w:p w14:paraId="3A2CA852" w14:textId="77777777" w:rsidR="00E6393B" w:rsidRPr="00E77497" w:rsidRDefault="00E6393B" w:rsidP="00E6393B">
      <w:pPr>
        <w:pStyle w:val="Alg4"/>
        <w:numPr>
          <w:ilvl w:val="0"/>
          <w:numId w:val="43"/>
        </w:numPr>
        <w:spacing w:after="220"/>
        <w:contextualSpacing/>
        <w:rPr>
          <w:ins w:id="4003" w:author="Rev 5 Allen Wirfs-Brock" w:date="2012-01-04T15:51:00Z"/>
        </w:rPr>
      </w:pPr>
      <w:ins w:id="4004" w:author="Rev 5 Allen Wirfs-Brock" w:date="2012-01-04T15:51:00Z">
        <w:r w:rsidRPr="00E77497">
          <w:t xml:space="preserve">Return </w:t>
        </w:r>
        <w:r w:rsidRPr="00E77497">
          <w:rPr>
            <w:i/>
          </w:rPr>
          <w:t>array</w:t>
        </w:r>
        <w:r w:rsidRPr="00E77497">
          <w:t>.</w:t>
        </w:r>
      </w:ins>
    </w:p>
    <w:p w14:paraId="5E42354B" w14:textId="77777777" w:rsidR="008753AB" w:rsidRPr="00E77497" w:rsidRDefault="008753AB" w:rsidP="008753AB">
      <w:del w:id="4005"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4006" w:author="Rev 4 Allen Wirfs-Brock" w:date="2011-10-15T09:17:00Z">
        <w:r w:rsidRPr="00E77497" w:rsidDel="000260C8">
          <w:delText>is evaluated as follows:</w:delText>
        </w:r>
      </w:del>
    </w:p>
    <w:p w14:paraId="2D03607B" w14:textId="77777777" w:rsidR="00E6393B" w:rsidRPr="00E77497" w:rsidRDefault="00E6393B" w:rsidP="00E6393B">
      <w:pPr>
        <w:pStyle w:val="Alg4"/>
        <w:numPr>
          <w:ilvl w:val="0"/>
          <w:numId w:val="394"/>
        </w:numPr>
        <w:spacing w:after="220"/>
        <w:contextualSpacing/>
        <w:rPr>
          <w:ins w:id="4007" w:author="Rev 5 Allen Wirfs-Brock" w:date="2012-01-04T15:53:00Z"/>
        </w:rPr>
      </w:pPr>
      <w:ins w:id="4008" w:author="Rev 5 Allen Wirfs-Brock" w:date="2012-01-04T15:53:00Z">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b/>
          </w:rPr>
          <w:t xml:space="preserve">new Array() </w:t>
        </w:r>
        <w:r w:rsidRPr="00E77497">
          <w:t>where</w:t>
        </w:r>
        <w:r w:rsidRPr="00E77497">
          <w:rPr>
            <w:rFonts w:ascii="Courier New" w:hAnsi="Courier New"/>
            <w:b/>
          </w:rPr>
          <w:t xml:space="preserve"> Array </w:t>
        </w:r>
        <w:r w:rsidRPr="00E77497">
          <w:t>is the standard built-in constructor with that name.</w:t>
        </w:r>
      </w:ins>
    </w:p>
    <w:p w14:paraId="7599072D" w14:textId="77777777" w:rsidR="008753AB" w:rsidRPr="00E77497" w:rsidDel="00E70C3C" w:rsidRDefault="008753AB" w:rsidP="009E3FF6">
      <w:pPr>
        <w:pStyle w:val="Alg4"/>
        <w:numPr>
          <w:ilvl w:val="0"/>
          <w:numId w:val="394"/>
        </w:numPr>
        <w:spacing w:after="220"/>
        <w:contextualSpacing/>
        <w:rPr>
          <w:del w:id="4009" w:author="Rev 5 Allen Wirfs-Brock" w:date="2012-01-04T15:56:00Z"/>
        </w:rPr>
      </w:pPr>
      <w:del w:id="4010" w:author="Rev 5 Allen Wirfs-Brock" w:date="2012-01-04T15:56:00Z">
        <w:r w:rsidRPr="00E77497" w:rsidDel="00E70C3C">
          <w:delText xml:space="preserve">Let </w:delText>
        </w:r>
        <w:r w:rsidRPr="00E77497" w:rsidDel="00E70C3C">
          <w:rPr>
            <w:i/>
          </w:rPr>
          <w:delText xml:space="preserve">array </w:delText>
        </w:r>
        <w:r w:rsidRPr="00E77497" w:rsidDel="00E70C3C">
          <w:delText xml:space="preserve">be the result of </w:delText>
        </w:r>
      </w:del>
      <w:del w:id="4011" w:author="Rev 5 Allen Wirfs-Brock" w:date="2012-01-04T15:53:00Z">
        <w:r w:rsidRPr="00E77497" w:rsidDel="00E6393B">
          <w:delText xml:space="preserve">evaluating </w:delText>
        </w:r>
      </w:del>
      <w:del w:id="4012" w:author="Rev 5 Allen Wirfs-Brock" w:date="2012-01-04T15:56:00Z">
        <w:r w:rsidRPr="00E77497" w:rsidDel="00E70C3C">
          <w:rPr>
            <w:i/>
          </w:rPr>
          <w:delText>ElementList</w:delText>
        </w:r>
        <w:r w:rsidRPr="00E77497" w:rsidDel="00E70C3C">
          <w:delText>.</w:delText>
        </w:r>
      </w:del>
    </w:p>
    <w:p w14:paraId="0AB547E8" w14:textId="77777777" w:rsidR="00E6393B" w:rsidRPr="00E77497" w:rsidRDefault="00E6393B" w:rsidP="00E6393B">
      <w:pPr>
        <w:pStyle w:val="Alg4"/>
        <w:numPr>
          <w:ilvl w:val="0"/>
          <w:numId w:val="394"/>
        </w:numPr>
        <w:spacing w:after="220"/>
        <w:contextualSpacing/>
        <w:rPr>
          <w:ins w:id="4013" w:author="Rev 5 Allen Wirfs-Brock" w:date="2012-01-04T15:53:00Z"/>
        </w:rPr>
      </w:pPr>
      <w:ins w:id="4014" w:author="Rev 5 Allen Wirfs-Brock" w:date="2012-01-04T15:53:00Z">
        <w:r>
          <w:t xml:space="preserve">Let </w:t>
        </w:r>
        <w:r w:rsidRPr="007870CC">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67943AD0" w14:textId="77777777" w:rsidR="008753AB" w:rsidRPr="00E77497" w:rsidRDefault="008753AB" w:rsidP="009E3FF6">
      <w:pPr>
        <w:pStyle w:val="Alg4"/>
        <w:numPr>
          <w:ilvl w:val="0"/>
          <w:numId w:val="394"/>
        </w:numPr>
        <w:spacing w:after="220"/>
        <w:contextualSpacing/>
      </w:pPr>
      <w:r w:rsidRPr="00E77497">
        <w:t xml:space="preserve">Let </w:t>
      </w:r>
      <w:r w:rsidRPr="00E77497">
        <w:rPr>
          <w:i/>
        </w:rPr>
        <w:t xml:space="preserve">pad </w:t>
      </w:r>
      <w:r w:rsidRPr="00E77497">
        <w:t xml:space="preserve">be the </w:t>
      </w:r>
      <w:ins w:id="4015" w:author="Rev 5 Allen Wirfs-Brock" w:date="2012-01-04T12:16:00Z">
        <w:r w:rsidR="00365BF7">
          <w:t>Elis</w:t>
        </w:r>
      </w:ins>
      <w:ins w:id="4016" w:author="Rev 5 Allen Wirfs-Brock" w:date="2012-01-04T12:37:00Z">
        <w:r w:rsidR="00A80BCD">
          <w:t>i</w:t>
        </w:r>
      </w:ins>
      <w:ins w:id="4017" w:author="Rev 5 Allen Wirfs-Brock" w:date="2012-01-04T12:16:00Z">
        <w:r w:rsidR="00365BF7">
          <w:t>on</w:t>
        </w:r>
      </w:ins>
      <w:ins w:id="4018" w:author="Rev 5 Allen Wirfs-Brock" w:date="2012-01-04T12:37:00Z">
        <w:r w:rsidR="00A80BCD">
          <w:t xml:space="preserve"> </w:t>
        </w:r>
      </w:ins>
      <w:ins w:id="4019" w:author="Rev 5 Allen Wirfs-Brock" w:date="2012-01-04T12:16:00Z">
        <w:r w:rsidR="00365BF7">
          <w:t>Width of</w:t>
        </w:r>
        <w:r w:rsidR="00365BF7" w:rsidRPr="00E77497">
          <w:t xml:space="preserve"> </w:t>
        </w:r>
      </w:ins>
      <w:del w:id="4020" w:author="Rev 5 Allen Wirfs-Brock" w:date="2012-01-04T12:16:00Z">
        <w:r w:rsidRPr="00E77497" w:rsidDel="00365BF7">
          <w:delText xml:space="preserve">result of evaluating </w:delText>
        </w:r>
      </w:del>
      <w:r w:rsidRPr="00E77497">
        <w:rPr>
          <w:i/>
        </w:rPr>
        <w:t>Elision</w:t>
      </w:r>
      <w:ins w:id="4021" w:author="Rev 5 Allen Wirfs-Brock" w:date="2012-01-04T12:16:00Z">
        <w:r w:rsidR="00365BF7" w:rsidRPr="00E77497">
          <w:rPr>
            <w:rStyle w:val="bnf"/>
            <w:rFonts w:cs="Arial"/>
            <w:i w:val="0"/>
            <w:vertAlign w:val="subscript"/>
          </w:rPr>
          <w:t>opt</w:t>
        </w:r>
      </w:ins>
      <w:del w:id="4022" w:author="Rev 5 Allen Wirfs-Brock" w:date="2012-01-04T12:22:00Z">
        <w:r w:rsidRPr="00E77497" w:rsidDel="00365BF7">
          <w:delText>; if not present, use the numeric value zero</w:delText>
        </w:r>
      </w:del>
      <w:r w:rsidRPr="00E77497">
        <w:t>.</w:t>
      </w:r>
    </w:p>
    <w:p w14:paraId="3CA12BDC" w14:textId="77777777" w:rsidR="008753AB" w:rsidRPr="00E77497" w:rsidDel="00E70C3C" w:rsidRDefault="008753AB" w:rsidP="009E3FF6">
      <w:pPr>
        <w:pStyle w:val="Alg4"/>
        <w:numPr>
          <w:ilvl w:val="0"/>
          <w:numId w:val="394"/>
        </w:numPr>
        <w:spacing w:after="220"/>
        <w:contextualSpacing/>
        <w:rPr>
          <w:del w:id="4023" w:author="Rev 5 Allen Wirfs-Brock" w:date="2012-01-04T15:53:00Z"/>
        </w:rPr>
      </w:pPr>
      <w:del w:id="4024" w:author="Rev 5 Allen Wirfs-Brock" w:date="2012-01-04T15:53: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0E1C58CA" w14:textId="77777777" w:rsidR="008753AB" w:rsidRPr="00E77497" w:rsidRDefault="008753AB" w:rsidP="009E3FF6">
      <w:pPr>
        <w:pStyle w:val="Alg4"/>
        <w:numPr>
          <w:ilvl w:val="0"/>
          <w:numId w:val="394"/>
        </w:numPr>
        <w:spacing w:after="220"/>
        <w:contextualSpacing/>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ToUint32(</w:t>
      </w:r>
      <w:r w:rsidRPr="00E77497">
        <w:rPr>
          <w:i/>
        </w:rPr>
        <w:t>pad</w:t>
      </w:r>
      <w:r w:rsidRPr="00E77497">
        <w:t>+</w:t>
      </w:r>
      <w:r w:rsidRPr="00E77497">
        <w:rPr>
          <w:i/>
        </w:rPr>
        <w:t>len</w:t>
      </w:r>
      <w:r w:rsidRPr="00E77497">
        <w:t xml:space="preserve">), and </w:t>
      </w:r>
      <w:r w:rsidRPr="00E77497">
        <w:rPr>
          <w:b/>
        </w:rPr>
        <w:t>false</w:t>
      </w:r>
      <w:r w:rsidRPr="00E77497">
        <w:t>.</w:t>
      </w:r>
    </w:p>
    <w:p w14:paraId="7086E3E5" w14:textId="77777777"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14:paraId="01E1AFF9" w14:textId="77777777" w:rsidR="008753AB" w:rsidRPr="00E77497" w:rsidDel="00E70C3C" w:rsidRDefault="008753AB" w:rsidP="008753AB">
      <w:pPr>
        <w:rPr>
          <w:del w:id="4025" w:author="Rev 5 Allen Wirfs-Brock" w:date="2012-01-04T15:59:00Z"/>
        </w:rPr>
      </w:pPr>
      <w:del w:id="4026"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4A288699" w14:textId="77777777" w:rsidR="008753AB" w:rsidRPr="00E77497" w:rsidDel="00E70C3C" w:rsidRDefault="008753AB" w:rsidP="008753AB">
      <w:pPr>
        <w:pStyle w:val="Alg4"/>
        <w:numPr>
          <w:ilvl w:val="0"/>
          <w:numId w:val="44"/>
        </w:numPr>
        <w:spacing w:after="220"/>
        <w:contextualSpacing/>
        <w:rPr>
          <w:del w:id="4027" w:author="Rev 5 Allen Wirfs-Brock" w:date="2012-01-04T15:59:00Z"/>
        </w:rPr>
      </w:pPr>
      <w:del w:id="4028"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creating a new object as if by the expression </w:delText>
        </w:r>
        <w:r w:rsidRPr="00E77497" w:rsidDel="00E70C3C">
          <w:rPr>
            <w:rFonts w:ascii="Courier New" w:hAnsi="Courier New"/>
            <w:b/>
          </w:rPr>
          <w:delText xml:space="preserve">new Array() </w:delText>
        </w:r>
        <w:r w:rsidRPr="00E77497" w:rsidDel="00E70C3C">
          <w:delText>where</w:delText>
        </w:r>
        <w:r w:rsidRPr="00E77497" w:rsidDel="00E70C3C">
          <w:rPr>
            <w:rFonts w:ascii="Courier New" w:hAnsi="Courier New"/>
            <w:b/>
          </w:rPr>
          <w:delText xml:space="preserve"> Array </w:delText>
        </w:r>
        <w:r w:rsidRPr="00E77497" w:rsidDel="00E70C3C">
          <w:delText>is the standard built-in constructor with that name.</w:delText>
        </w:r>
      </w:del>
    </w:p>
    <w:p w14:paraId="0FC07CB2" w14:textId="77777777" w:rsidR="008753AB" w:rsidRPr="00E77497" w:rsidDel="00E70C3C" w:rsidRDefault="008753AB" w:rsidP="008753AB">
      <w:pPr>
        <w:pStyle w:val="Alg4"/>
        <w:numPr>
          <w:ilvl w:val="0"/>
          <w:numId w:val="44"/>
        </w:numPr>
        <w:spacing w:after="220"/>
        <w:contextualSpacing/>
        <w:rPr>
          <w:del w:id="4029" w:author="Rev 5 Allen Wirfs-Brock" w:date="2012-01-04T15:59:00Z"/>
        </w:rPr>
      </w:pPr>
      <w:del w:id="4030" w:author="Rev 5 Allen Wirfs-Brock" w:date="2012-01-04T15:59:00Z">
        <w:r w:rsidRPr="00E77497" w:rsidDel="00E70C3C">
          <w:delText xml:space="preserve">Let </w:delText>
        </w:r>
        <w:r w:rsidRPr="00E77497" w:rsidDel="00E70C3C">
          <w:rPr>
            <w:i/>
          </w:rPr>
          <w:delText xml:space="preserve">firstIndex </w:delText>
        </w:r>
        <w:r w:rsidRPr="00E77497" w:rsidDel="00E70C3C">
          <w:delText xml:space="preserve">be the </w:delText>
        </w:r>
      </w:del>
      <w:del w:id="4031" w:author="Rev 5 Allen Wirfs-Brock" w:date="2012-01-04T12:22:00Z">
        <w:r w:rsidRPr="00E77497" w:rsidDel="00E350EC">
          <w:delText xml:space="preserve">result of evaluating </w:delText>
        </w:r>
      </w:del>
      <w:del w:id="4032" w:author="Rev 5 Allen Wirfs-Brock" w:date="2012-01-04T15:59:00Z">
        <w:r w:rsidRPr="00E77497" w:rsidDel="00E70C3C">
          <w:rPr>
            <w:i/>
          </w:rPr>
          <w:delText>Elision</w:delText>
        </w:r>
      </w:del>
      <w:del w:id="4033" w:author="Rev 5 Allen Wirfs-Brock" w:date="2012-01-04T12:22:00Z">
        <w:r w:rsidRPr="00E77497" w:rsidDel="00E350EC">
          <w:delText>; if not present, use the numeric value zero</w:delText>
        </w:r>
      </w:del>
      <w:del w:id="4034" w:author="Rev 5 Allen Wirfs-Brock" w:date="2012-01-04T15:59:00Z">
        <w:r w:rsidRPr="00E77497" w:rsidDel="00E70C3C">
          <w:delText>.</w:delText>
        </w:r>
      </w:del>
    </w:p>
    <w:p w14:paraId="667C6C5D" w14:textId="77777777" w:rsidR="008753AB" w:rsidRPr="00E77497" w:rsidDel="00E70C3C" w:rsidRDefault="008753AB" w:rsidP="008753AB">
      <w:pPr>
        <w:pStyle w:val="Alg4"/>
        <w:numPr>
          <w:ilvl w:val="0"/>
          <w:numId w:val="44"/>
        </w:numPr>
        <w:spacing w:after="220"/>
        <w:contextualSpacing/>
        <w:rPr>
          <w:del w:id="4035" w:author="Rev 5 Allen Wirfs-Brock" w:date="2012-01-04T15:59:00Z"/>
        </w:rPr>
      </w:pPr>
      <w:del w:id="4036"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4E56125D" w14:textId="77777777" w:rsidR="008753AB" w:rsidRPr="00E77497" w:rsidDel="00E70C3C" w:rsidRDefault="008753AB" w:rsidP="008753AB">
      <w:pPr>
        <w:pStyle w:val="Alg4"/>
        <w:numPr>
          <w:ilvl w:val="0"/>
          <w:numId w:val="44"/>
        </w:numPr>
        <w:spacing w:after="220"/>
        <w:contextualSpacing/>
        <w:rPr>
          <w:del w:id="4037" w:author="Rev 5 Allen Wirfs-Brock" w:date="2012-01-04T15:59:00Z"/>
        </w:rPr>
      </w:pPr>
      <w:del w:id="4038"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570B46CF" w14:textId="77777777" w:rsidR="008753AB" w:rsidRPr="00E77497" w:rsidDel="00E70C3C" w:rsidRDefault="008753AB" w:rsidP="008753AB">
      <w:pPr>
        <w:pStyle w:val="Alg4"/>
        <w:numPr>
          <w:ilvl w:val="0"/>
          <w:numId w:val="44"/>
        </w:numPr>
        <w:spacing w:after="220"/>
        <w:contextualSpacing/>
        <w:rPr>
          <w:del w:id="4039" w:author="Rev 5 Allen Wirfs-Brock" w:date="2012-01-04T15:59:00Z"/>
        </w:rPr>
      </w:pPr>
      <w:del w:id="4040"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w:delText>
        </w:r>
        <w:r w:rsidRPr="00E77497" w:rsidDel="00E70C3C">
          <w:rPr>
            <w:i/>
          </w:rPr>
          <w:delText>firstIndex)</w:delText>
        </w:r>
        <w:r w:rsidRPr="00E77497" w:rsidDel="00E70C3C">
          <w:delText xml:space="preserve">,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66A868E9" w14:textId="77777777" w:rsidR="008753AB" w:rsidRPr="00E77497" w:rsidDel="00E70C3C" w:rsidRDefault="008753AB" w:rsidP="008753AB">
      <w:pPr>
        <w:pStyle w:val="Alg4"/>
        <w:numPr>
          <w:ilvl w:val="0"/>
          <w:numId w:val="44"/>
        </w:numPr>
        <w:spacing w:after="220"/>
        <w:contextualSpacing/>
        <w:rPr>
          <w:del w:id="4041" w:author="Rev 5 Allen Wirfs-Brock" w:date="2012-01-04T15:59:00Z"/>
        </w:rPr>
      </w:pPr>
      <w:del w:id="4042"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65CD9A32" w14:textId="77777777" w:rsidR="00173402" w:rsidRPr="00E77497" w:rsidDel="00E350EC" w:rsidRDefault="00173402" w:rsidP="00A80BCD">
      <w:pPr>
        <w:rPr>
          <w:ins w:id="4043" w:author="Allen Wirfs-Brock" w:date="2011-07-04T20:14:00Z"/>
          <w:del w:id="4044" w:author="Rev 5 Allen Wirfs-Brock" w:date="2012-01-04T12:24:00Z"/>
        </w:rPr>
        <w:pPrChange w:id="4045" w:author="Rev 5 Allen Wirfs-Brock" w:date="2012-01-04T12:38:00Z">
          <w:pPr/>
        </w:pPrChange>
      </w:pPr>
      <w:ins w:id="4046" w:author="Allen Wirfs-Brock" w:date="2011-07-04T20:14:00Z">
        <w:del w:id="4047"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ins>
      <w:ins w:id="4048" w:author="Allen Wirfs-Brock" w:date="2011-07-04T20:15:00Z">
        <w:del w:id="4049" w:author="Rev 5 Allen Wirfs-Brock" w:date="2012-01-04T12:38:00Z">
          <w:r w:rsidRPr="00E77497" w:rsidDel="00A80BCD">
            <w:rPr>
              <w:rFonts w:ascii="Courier New" w:hAnsi="Courier New" w:cs="Courier New"/>
              <w:b/>
              <w:i/>
            </w:rPr>
            <w:delText>…</w:delText>
          </w:r>
        </w:del>
        <w:del w:id="4050" w:author="Rev 5 Allen Wirfs-Brock" w:date="2012-01-04T12:24:00Z">
          <w:r w:rsidRPr="00E77497" w:rsidDel="00E350EC">
            <w:rPr>
              <w:rFonts w:ascii="Courier New" w:hAnsi="Courier New" w:cs="Courier New"/>
              <w:b/>
              <w:i/>
            </w:rPr>
            <w:delText xml:space="preserve"> </w:delText>
          </w:r>
        </w:del>
      </w:ins>
      <w:ins w:id="4051" w:author="Allen Wirfs-Brock" w:date="2011-07-04T20:14:00Z">
        <w:del w:id="4052" w:author="Rev 5 Allen Wirfs-Brock" w:date="2012-01-04T12:24:00Z">
          <w:r w:rsidRPr="00E77497" w:rsidDel="00E350EC">
            <w:rPr>
              <w:rStyle w:val="bnf"/>
            </w:rPr>
            <w:delText>AssignmentExpression</w:delText>
          </w:r>
          <w:r w:rsidRPr="00E77497" w:rsidDel="00E350EC">
            <w:delText xml:space="preserve">  is evaluated as follows:</w:delText>
          </w:r>
        </w:del>
      </w:ins>
    </w:p>
    <w:p w14:paraId="1BA14B0E" w14:textId="77777777" w:rsidR="00173402" w:rsidRPr="00E77497" w:rsidDel="00E350EC" w:rsidRDefault="00173402" w:rsidP="00A80BCD">
      <w:pPr>
        <w:rPr>
          <w:ins w:id="4053" w:author="Allen Wirfs-Brock" w:date="2011-07-04T20:14:00Z"/>
          <w:del w:id="4054" w:author="Rev 5 Allen Wirfs-Brock" w:date="2012-01-04T12:24:00Z"/>
        </w:rPr>
        <w:pPrChange w:id="4055" w:author="Rev 5 Allen Wirfs-Brock" w:date="2012-01-04T12:38:00Z">
          <w:pPr>
            <w:pStyle w:val="Alg4"/>
            <w:numPr>
              <w:numId w:val="417"/>
            </w:numPr>
            <w:tabs>
              <w:tab w:val="num" w:pos="360"/>
            </w:tabs>
            <w:spacing w:after="220"/>
            <w:ind w:left="360" w:hanging="360"/>
            <w:contextualSpacing/>
          </w:pPr>
        </w:pPrChange>
      </w:pPr>
      <w:ins w:id="4056" w:author="Allen Wirfs-Brock" w:date="2011-07-04T20:14:00Z">
        <w:del w:id="4057" w:author="Rev 5 Allen Wirfs-Brock" w:date="2012-01-04T12:24:00Z">
          <w:r w:rsidRPr="00E77497" w:rsidDel="00E350EC">
            <w:delText xml:space="preserve">Let </w:delText>
          </w:r>
          <w:r w:rsidRPr="00E77497" w:rsidDel="00E350EC">
            <w:rPr>
              <w:i/>
            </w:rPr>
            <w:delText xml:space="preserve">array </w:delText>
          </w:r>
          <w:r w:rsidRPr="00E77497" w:rsidDel="00E350EC">
            <w:delText xml:space="preserve">be the result of creating a new object as if by the expression </w:delText>
          </w:r>
          <w:r w:rsidRPr="00E77497" w:rsidDel="00E350EC">
            <w:rPr>
              <w:rFonts w:ascii="Courier New" w:hAnsi="Courier New"/>
              <w:b/>
            </w:rPr>
            <w:delText xml:space="preserve">new Array() </w:delText>
          </w:r>
          <w:r w:rsidRPr="00E77497" w:rsidDel="00E350EC">
            <w:delText>where</w:delText>
          </w:r>
          <w:r w:rsidRPr="00E77497" w:rsidDel="00E350EC">
            <w:rPr>
              <w:rFonts w:ascii="Courier New" w:hAnsi="Courier New"/>
              <w:b/>
            </w:rPr>
            <w:delText xml:space="preserve"> Array </w:delText>
          </w:r>
          <w:r w:rsidRPr="00E77497" w:rsidDel="00E350EC">
            <w:delText>is the standard built-in constructor with that name.</w:delText>
          </w:r>
        </w:del>
      </w:ins>
    </w:p>
    <w:p w14:paraId="15C9183A" w14:textId="77777777" w:rsidR="00173402" w:rsidRPr="00E77497" w:rsidDel="00E70C3C" w:rsidRDefault="00173402" w:rsidP="00A80BCD">
      <w:pPr>
        <w:rPr>
          <w:ins w:id="4058" w:author="Allen Wirfs-Brock" w:date="2011-07-04T20:14:00Z"/>
          <w:del w:id="4059" w:author="Rev 5 Allen Wirfs-Brock" w:date="2012-01-04T15:59:00Z"/>
        </w:rPr>
        <w:pPrChange w:id="4060" w:author="Rev 5 Allen Wirfs-Brock" w:date="2012-01-04T12:38:00Z">
          <w:pPr>
            <w:pStyle w:val="Alg4"/>
            <w:numPr>
              <w:numId w:val="417"/>
            </w:numPr>
            <w:tabs>
              <w:tab w:val="num" w:pos="360"/>
            </w:tabs>
            <w:spacing w:after="220"/>
            <w:ind w:left="360" w:hanging="360"/>
            <w:contextualSpacing/>
          </w:pPr>
        </w:pPrChange>
      </w:pPr>
      <w:ins w:id="4061" w:author="Allen Wirfs-Brock" w:date="2011-07-04T20:14:00Z">
        <w:del w:id="4062" w:author="Rev 5 Allen Wirfs-Brock" w:date="2012-01-04T12:24:00Z">
          <w:r w:rsidRPr="00E77497" w:rsidDel="00E350EC">
            <w:delText xml:space="preserve">Let </w:delText>
          </w:r>
        </w:del>
      </w:ins>
      <w:ins w:id="4063" w:author="Allen Wirfs-Brock" w:date="2011-07-04T20:30:00Z">
        <w:del w:id="4064" w:author="Rev 5 Allen Wirfs-Brock" w:date="2012-01-04T12:24:00Z">
          <w:r w:rsidRPr="00E77497" w:rsidDel="00E350EC">
            <w:rPr>
              <w:i/>
            </w:rPr>
            <w:delText>index</w:delText>
          </w:r>
        </w:del>
      </w:ins>
      <w:ins w:id="4065" w:author="Allen Wirfs-Brock" w:date="2011-07-04T20:14:00Z">
        <w:del w:id="4066" w:author="Rev 5 Allen Wirfs-Brock" w:date="2012-01-04T12:24:00Z">
          <w:r w:rsidRPr="00E77497" w:rsidDel="00E350EC">
            <w:rPr>
              <w:i/>
            </w:rPr>
            <w:delText xml:space="preserve"> </w:delText>
          </w:r>
          <w:r w:rsidRPr="00E77497" w:rsidDel="00E350EC">
            <w:delText xml:space="preserve">be the result of evaluating </w:delText>
          </w:r>
          <w:r w:rsidRPr="00E77497" w:rsidDel="00E350EC">
            <w:rPr>
              <w:i/>
            </w:rPr>
            <w:delText>Elision</w:delText>
          </w:r>
          <w:r w:rsidRPr="00E77497" w:rsidDel="00E350EC">
            <w:delText>; if not present, use the numeric value zero</w:delText>
          </w:r>
        </w:del>
        <w:del w:id="4067" w:author="Rev 5 Allen Wirfs-Brock" w:date="2012-01-04T12:38:00Z">
          <w:r w:rsidRPr="00E77497" w:rsidDel="00A80BCD">
            <w:delText>.</w:delText>
          </w:r>
        </w:del>
      </w:ins>
    </w:p>
    <w:p w14:paraId="5EB32F20" w14:textId="77777777" w:rsidR="00173402" w:rsidRPr="00E77497" w:rsidDel="00E70C3C" w:rsidRDefault="00173402" w:rsidP="009E3FF6">
      <w:pPr>
        <w:pStyle w:val="Alg4"/>
        <w:numPr>
          <w:ilvl w:val="0"/>
          <w:numId w:val="417"/>
        </w:numPr>
        <w:spacing w:after="220"/>
        <w:contextualSpacing/>
        <w:rPr>
          <w:ins w:id="4068" w:author="Allen Wirfs-Brock" w:date="2011-07-04T20:14:00Z"/>
          <w:del w:id="4069" w:author="Rev 5 Allen Wirfs-Brock" w:date="2012-01-04T15:59:00Z"/>
        </w:rPr>
      </w:pPr>
      <w:ins w:id="4070" w:author="Allen Wirfs-Brock" w:date="2011-07-04T20:14:00Z">
        <w:del w:id="4071" w:author="Rev 5 Allen Wirfs-Brock" w:date="2012-01-04T15:59:00Z">
          <w:r w:rsidRPr="00E77497" w:rsidDel="00E70C3C">
            <w:delText xml:space="preserve">Let </w:delText>
          </w:r>
        </w:del>
      </w:ins>
      <w:ins w:id="4072" w:author="Allen Wirfs-Brock" w:date="2011-07-05T09:12:00Z">
        <w:del w:id="4073" w:author="Rev 5 Allen Wirfs-Brock" w:date="2012-01-04T15:59:00Z">
          <w:r w:rsidR="00711C66" w:rsidRPr="00E77497" w:rsidDel="00E70C3C">
            <w:rPr>
              <w:i/>
            </w:rPr>
            <w:delText>spread</w:delText>
          </w:r>
        </w:del>
      </w:ins>
      <w:ins w:id="4074" w:author="Allen Wirfs-Brock" w:date="2011-07-04T20:14:00Z">
        <w:del w:id="4075" w:author="Rev 5 Allen Wirfs-Brock" w:date="2012-01-04T15:59:00Z">
          <w:r w:rsidRPr="00E77497" w:rsidDel="00E70C3C">
            <w:rPr>
              <w:i/>
            </w:rPr>
            <w:delText>Re</w:delText>
          </w:r>
        </w:del>
      </w:ins>
      <w:ins w:id="4076" w:author="Allen Wirfs-Brock" w:date="2011-07-05T09:12:00Z">
        <w:del w:id="4077" w:author="Rev 5 Allen Wirfs-Brock" w:date="2012-01-04T15:59:00Z">
          <w:r w:rsidR="00711C66" w:rsidRPr="00E77497" w:rsidDel="00E70C3C">
            <w:rPr>
              <w:i/>
            </w:rPr>
            <w:delText>f</w:delText>
          </w:r>
        </w:del>
      </w:ins>
      <w:ins w:id="4078" w:author="Allen Wirfs-Brock" w:date="2011-07-04T20:14:00Z">
        <w:del w:id="4079" w:author="Rev 5 Allen Wirfs-Brock" w:date="2012-01-04T15:59:00Z">
          <w:r w:rsidRPr="00E77497" w:rsidDel="00E70C3C">
            <w:rPr>
              <w:i/>
            </w:rPr>
            <w:delText xml:space="preserve"> </w:delText>
          </w:r>
          <w:r w:rsidRPr="00E77497" w:rsidDel="00E70C3C">
            <w:delText xml:space="preserve">be the result of evaluating </w:delText>
          </w:r>
          <w:r w:rsidRPr="00E77497" w:rsidDel="00E70C3C">
            <w:rPr>
              <w:i/>
            </w:rPr>
            <w:delText>AssignmentExpression</w:delText>
          </w:r>
          <w:r w:rsidRPr="00E77497" w:rsidDel="00E70C3C">
            <w:delText>.</w:delText>
          </w:r>
        </w:del>
      </w:ins>
    </w:p>
    <w:p w14:paraId="1B23D876" w14:textId="77777777" w:rsidR="00173402" w:rsidRPr="00E77497" w:rsidDel="00E70C3C" w:rsidRDefault="00173402" w:rsidP="009E3FF6">
      <w:pPr>
        <w:pStyle w:val="Alg4"/>
        <w:numPr>
          <w:ilvl w:val="0"/>
          <w:numId w:val="417"/>
        </w:numPr>
        <w:spacing w:after="220"/>
        <w:contextualSpacing/>
        <w:rPr>
          <w:ins w:id="4080" w:author="Allen Wirfs-Brock" w:date="2011-07-04T20:14:00Z"/>
          <w:del w:id="4081" w:author="Rev 5 Allen Wirfs-Brock" w:date="2012-01-04T15:59:00Z"/>
        </w:rPr>
      </w:pPr>
      <w:ins w:id="4082" w:author="Allen Wirfs-Brock" w:date="2011-07-04T20:14:00Z">
        <w:del w:id="4083" w:author="Rev 5 Allen Wirfs-Brock" w:date="2012-01-04T15:59:00Z">
          <w:r w:rsidRPr="00E77497" w:rsidDel="00E70C3C">
            <w:delText xml:space="preserve">Let </w:delText>
          </w:r>
        </w:del>
      </w:ins>
      <w:ins w:id="4084" w:author="Allen Wirfs-Brock" w:date="2011-07-05T09:12:00Z">
        <w:del w:id="4085" w:author="Rev 5 Allen Wirfs-Brock" w:date="2012-01-04T15:59:00Z">
          <w:r w:rsidR="00EB07D2" w:rsidRPr="00E77497" w:rsidDel="00E70C3C">
            <w:rPr>
              <w:i/>
            </w:rPr>
            <w:delText>spread</w:delText>
          </w:r>
        </w:del>
      </w:ins>
      <w:ins w:id="4086" w:author="Allen Wirfs-Brock" w:date="2011-07-04T20:14:00Z">
        <w:del w:id="4087" w:author="Rev 5 Allen Wirfs-Brock" w:date="2012-01-04T15:59:00Z">
          <w:r w:rsidRPr="00E77497" w:rsidDel="00E70C3C">
            <w:rPr>
              <w:i/>
            </w:rPr>
            <w:delText xml:space="preserve">Value </w:delText>
          </w:r>
          <w:r w:rsidRPr="00E77497" w:rsidDel="00E70C3C">
            <w:delText>be GetValue(</w:delText>
          </w:r>
        </w:del>
      </w:ins>
      <w:ins w:id="4088" w:author="Allen Wirfs-Brock" w:date="2011-07-05T09:12:00Z">
        <w:del w:id="4089" w:author="Rev 5 Allen Wirfs-Brock" w:date="2012-01-04T15:59:00Z">
          <w:r w:rsidR="00711C66" w:rsidRPr="00E77497" w:rsidDel="00E70C3C">
            <w:rPr>
              <w:i/>
            </w:rPr>
            <w:delText>spreadRef</w:delText>
          </w:r>
        </w:del>
      </w:ins>
      <w:ins w:id="4090" w:author="Allen Wirfs-Brock" w:date="2011-07-04T20:14:00Z">
        <w:del w:id="4091" w:author="Rev 5 Allen Wirfs-Brock" w:date="2012-01-04T15:59:00Z">
          <w:r w:rsidRPr="00E77497" w:rsidDel="00E70C3C">
            <w:delText>).</w:delText>
          </w:r>
        </w:del>
      </w:ins>
    </w:p>
    <w:p w14:paraId="4933E7AE" w14:textId="77777777" w:rsidR="00173402" w:rsidRPr="00B820AB" w:rsidDel="00E70C3C" w:rsidRDefault="00173402" w:rsidP="009E3FF6">
      <w:pPr>
        <w:pStyle w:val="Alg4"/>
        <w:numPr>
          <w:ilvl w:val="0"/>
          <w:numId w:val="417"/>
        </w:numPr>
        <w:contextualSpacing/>
        <w:rPr>
          <w:ins w:id="4092" w:author="Allen Wirfs-Brock" w:date="2011-07-04T20:19:00Z"/>
          <w:del w:id="4093" w:author="Rev 5 Allen Wirfs-Brock" w:date="2012-01-04T15:59:00Z"/>
        </w:rPr>
      </w:pPr>
      <w:ins w:id="4094" w:author="Allen Wirfs-Brock" w:date="2011-07-04T20:19:00Z">
        <w:del w:id="4095" w:author="Rev 5 Allen Wirfs-Brock" w:date="2012-01-04T15:59:00Z">
          <w:r w:rsidRPr="00E77497" w:rsidDel="00E70C3C">
            <w:delText xml:space="preserve">Let </w:delText>
          </w:r>
        </w:del>
      </w:ins>
      <w:ins w:id="4096" w:author="Allen Wirfs-Brock" w:date="2011-07-05T09:13:00Z">
        <w:del w:id="4097" w:author="Rev 5 Allen Wirfs-Brock" w:date="2012-01-04T15:59:00Z">
          <w:r w:rsidR="00EB07D2" w:rsidRPr="00E77497" w:rsidDel="00E70C3C">
            <w:rPr>
              <w:i/>
            </w:rPr>
            <w:delText>spread</w:delText>
          </w:r>
        </w:del>
      </w:ins>
      <w:ins w:id="4098" w:author="Allen Wirfs-Brock" w:date="2011-07-04T20:19:00Z">
        <w:del w:id="4099" w:author="Rev 5 Allen Wirfs-Brock" w:date="2012-01-04T15:59:00Z">
          <w:r w:rsidRPr="00E77497" w:rsidDel="00E70C3C">
            <w:rPr>
              <w:i/>
            </w:rPr>
            <w:delText>Obj</w:delText>
          </w:r>
          <w:r w:rsidRPr="00E77497" w:rsidDel="00E70C3C">
            <w:delText xml:space="preserve"> be ToObject(</w:delText>
          </w:r>
        </w:del>
      </w:ins>
      <w:ins w:id="4100" w:author="Allen Wirfs-Brock" w:date="2011-07-05T09:12:00Z">
        <w:del w:id="4101" w:author="Rev 5 Allen Wirfs-Brock" w:date="2012-01-04T15:59:00Z">
          <w:r w:rsidR="00EB07D2" w:rsidRPr="00E77497" w:rsidDel="00E70C3C">
            <w:rPr>
              <w:i/>
            </w:rPr>
            <w:delText>spreadValue</w:delText>
          </w:r>
        </w:del>
      </w:ins>
      <w:ins w:id="4102" w:author="Allen Wirfs-Brock" w:date="2011-07-04T20:19:00Z">
        <w:del w:id="4103" w:author="Rev 5 Allen Wirfs-Brock" w:date="2012-01-04T15:59:00Z">
          <w:r w:rsidRPr="00E77497" w:rsidDel="00E70C3C">
            <w:delText>).</w:delText>
          </w:r>
        </w:del>
      </w:ins>
    </w:p>
    <w:p w14:paraId="674BDC9E" w14:textId="77777777" w:rsidR="00173402" w:rsidRPr="00E77497" w:rsidDel="00E70C3C" w:rsidRDefault="00173402" w:rsidP="009E3FF6">
      <w:pPr>
        <w:pStyle w:val="Alg3"/>
        <w:numPr>
          <w:ilvl w:val="0"/>
          <w:numId w:val="417"/>
        </w:numPr>
        <w:rPr>
          <w:ins w:id="4104" w:author="Allen Wirfs-Brock" w:date="2011-07-04T20:17:00Z"/>
          <w:del w:id="4105" w:author="Rev 5 Allen Wirfs-Brock" w:date="2012-01-04T15:59:00Z"/>
        </w:rPr>
      </w:pPr>
      <w:ins w:id="4106" w:author="Allen Wirfs-Brock" w:date="2011-07-04T20:17:00Z">
        <w:del w:id="4107" w:author="Rev 5 Allen Wirfs-Brock" w:date="2012-01-04T15:59:00Z">
          <w:r w:rsidRPr="00675B74"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4108" w:author="Allen Wirfs-Brock" w:date="2011-07-05T09:13:00Z">
        <w:del w:id="4109" w:author="Rev 5 Allen Wirfs-Brock" w:date="2012-01-04T15:59:00Z">
          <w:r w:rsidR="00EB07D2" w:rsidRPr="00E77497" w:rsidDel="00E70C3C">
            <w:rPr>
              <w:i/>
            </w:rPr>
            <w:delText>spreadObj</w:delText>
          </w:r>
          <w:r w:rsidR="00EB07D2" w:rsidRPr="00E77497" w:rsidDel="00E70C3C">
            <w:delText xml:space="preserve"> </w:delText>
          </w:r>
        </w:del>
      </w:ins>
      <w:ins w:id="4110" w:author="Allen Wirfs-Brock" w:date="2011-07-04T20:17:00Z">
        <w:del w:id="4111"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645B9481" w14:textId="77777777" w:rsidR="00173402" w:rsidRPr="00E77497" w:rsidDel="00E70C3C" w:rsidRDefault="00173402" w:rsidP="009E3FF6">
      <w:pPr>
        <w:pStyle w:val="Alg3"/>
        <w:numPr>
          <w:ilvl w:val="0"/>
          <w:numId w:val="417"/>
        </w:numPr>
        <w:rPr>
          <w:ins w:id="4112" w:author="Allen Wirfs-Brock" w:date="2011-07-04T20:17:00Z"/>
          <w:del w:id="4113" w:author="Rev 5 Allen Wirfs-Brock" w:date="2012-01-04T15:59:00Z"/>
        </w:rPr>
      </w:pPr>
      <w:ins w:id="4114" w:author="Allen Wirfs-Brock" w:date="2011-07-04T20:17:00Z">
        <w:del w:id="4115" w:author="Rev 5 Allen Wirfs-Brock" w:date="2012-01-04T15:59:00Z">
          <w:r w:rsidRPr="00E77497" w:rsidDel="00E70C3C">
            <w:delText xml:space="preserve">Let </w:delText>
          </w:r>
        </w:del>
      </w:ins>
      <w:ins w:id="4116" w:author="Allen Wirfs-Brock" w:date="2011-07-05T09:16:00Z">
        <w:del w:id="4117" w:author="Rev 5 Allen Wirfs-Brock" w:date="2012-01-04T15:59:00Z">
          <w:r w:rsidR="00EB07D2" w:rsidRPr="00E77497" w:rsidDel="00E70C3C">
            <w:rPr>
              <w:i/>
            </w:rPr>
            <w:delText>spreadLen</w:delText>
          </w:r>
          <w:r w:rsidR="00EB07D2" w:rsidRPr="00E77497" w:rsidDel="00E70C3C">
            <w:delText xml:space="preserve"> </w:delText>
          </w:r>
        </w:del>
      </w:ins>
      <w:ins w:id="4118" w:author="Allen Wirfs-Brock" w:date="2011-07-04T20:17:00Z">
        <w:del w:id="4119" w:author="Rev 5 Allen Wirfs-Brock" w:date="2012-01-04T15:59:00Z">
          <w:r w:rsidRPr="00E77497" w:rsidDel="00E70C3C">
            <w:delText xml:space="preserve">be </w:delText>
          </w:r>
        </w:del>
      </w:ins>
      <w:ins w:id="4120" w:author="Allen Wirfs-Brock" w:date="2011-07-05T09:05:00Z">
        <w:del w:id="4121" w:author="Rev 5 Allen Wirfs-Brock" w:date="2012-01-04T15:59:00Z">
          <w:r w:rsidR="00711C66" w:rsidRPr="00E77497" w:rsidDel="00E70C3C">
            <w:delText>T</w:delText>
          </w:r>
        </w:del>
      </w:ins>
      <w:ins w:id="4122" w:author="Allen Wirfs-Brock" w:date="2011-07-04T20:17:00Z">
        <w:del w:id="4123" w:author="Rev 5 Allen Wirfs-Brock" w:date="2012-01-04T15:59:00Z">
          <w:r w:rsidRPr="00E77497" w:rsidDel="00E70C3C">
            <w:delText>oUint32(</w:delText>
          </w:r>
          <w:r w:rsidRPr="00E77497" w:rsidDel="00E70C3C">
            <w:rPr>
              <w:i/>
            </w:rPr>
            <w:delText>lenVal</w:delText>
          </w:r>
          <w:r w:rsidRPr="00E77497" w:rsidDel="00E70C3C">
            <w:delText>).</w:delText>
          </w:r>
        </w:del>
      </w:ins>
    </w:p>
    <w:p w14:paraId="285D036A" w14:textId="77777777" w:rsidR="00173402" w:rsidRPr="00E77497" w:rsidDel="00E70C3C" w:rsidRDefault="00173402" w:rsidP="009E3FF6">
      <w:pPr>
        <w:pStyle w:val="Alg3"/>
        <w:numPr>
          <w:ilvl w:val="0"/>
          <w:numId w:val="417"/>
        </w:numPr>
        <w:rPr>
          <w:ins w:id="4124" w:author="Allen Wirfs-Brock" w:date="2011-07-04T20:17:00Z"/>
          <w:del w:id="4125" w:author="Rev 5 Allen Wirfs-Brock" w:date="2012-01-04T15:59:00Z"/>
        </w:rPr>
      </w:pPr>
      <w:ins w:id="4126" w:author="Allen Wirfs-Brock" w:date="2011-07-04T20:17:00Z">
        <w:del w:id="4127" w:author="Rev 5 Allen Wirfs-Brock" w:date="2012-01-04T15:59:00Z">
          <w:r w:rsidRPr="00E77497" w:rsidDel="00E70C3C">
            <w:delText xml:space="preserve">Let </w:delText>
          </w:r>
        </w:del>
      </w:ins>
      <w:ins w:id="4128" w:author="Allen Wirfs-Brock" w:date="2011-07-04T20:22:00Z">
        <w:del w:id="4129" w:author="Rev 5 Allen Wirfs-Brock" w:date="2012-01-04T15:59:00Z">
          <w:r w:rsidRPr="00E77497" w:rsidDel="00E70C3C">
            <w:rPr>
              <w:i/>
            </w:rPr>
            <w:delText>n</w:delText>
          </w:r>
        </w:del>
      </w:ins>
      <w:ins w:id="4130" w:author="Allen Wirfs-Brock" w:date="2011-07-04T20:17:00Z">
        <w:del w:id="4131" w:author="Rev 5 Allen Wirfs-Brock" w:date="2012-01-04T15:59:00Z">
          <w:r w:rsidRPr="00E77497" w:rsidDel="00E70C3C">
            <w:delText>=0;</w:delText>
          </w:r>
        </w:del>
      </w:ins>
    </w:p>
    <w:p w14:paraId="1358B83A" w14:textId="77777777" w:rsidR="00173402" w:rsidRPr="00E77497" w:rsidDel="00E70C3C" w:rsidRDefault="00173402" w:rsidP="009E3FF6">
      <w:pPr>
        <w:pStyle w:val="Alg3"/>
        <w:numPr>
          <w:ilvl w:val="0"/>
          <w:numId w:val="417"/>
        </w:numPr>
        <w:rPr>
          <w:ins w:id="4132" w:author="Allen Wirfs-Brock" w:date="2011-07-04T20:17:00Z"/>
          <w:del w:id="4133" w:author="Rev 5 Allen Wirfs-Brock" w:date="2012-01-04T15:59:00Z"/>
        </w:rPr>
      </w:pPr>
      <w:ins w:id="4134" w:author="Allen Wirfs-Brock" w:date="2011-07-04T20:17:00Z">
        <w:del w:id="4135" w:author="Rev 5 Allen Wirfs-Brock" w:date="2012-01-04T15:59:00Z">
          <w:r w:rsidRPr="00E77497" w:rsidDel="00E70C3C">
            <w:delText xml:space="preserve">Repeat, while </w:delText>
          </w:r>
        </w:del>
      </w:ins>
      <w:ins w:id="4136" w:author="Allen Wirfs-Brock" w:date="2011-07-04T20:26:00Z">
        <w:del w:id="4137" w:author="Rev 5 Allen Wirfs-Brock" w:date="2012-01-04T15:59:00Z">
          <w:r w:rsidRPr="00E77497" w:rsidDel="00E70C3C">
            <w:rPr>
              <w:i/>
            </w:rPr>
            <w:delText>n</w:delText>
          </w:r>
        </w:del>
      </w:ins>
      <w:ins w:id="4138" w:author="Allen Wirfs-Brock" w:date="2011-07-04T20:17:00Z">
        <w:del w:id="4139" w:author="Rev 5 Allen Wirfs-Brock" w:date="2012-01-04T15:59:00Z">
          <w:r w:rsidRPr="00E77497" w:rsidDel="00E70C3C">
            <w:delText xml:space="preserve"> &lt; </w:delText>
          </w:r>
        </w:del>
      </w:ins>
      <w:ins w:id="4140" w:author="Allen Wirfs-Brock" w:date="2011-07-05T09:16:00Z">
        <w:del w:id="4141" w:author="Rev 5 Allen Wirfs-Brock" w:date="2012-01-04T15:59:00Z">
          <w:r w:rsidR="00EB07D2" w:rsidRPr="00E77497" w:rsidDel="00E70C3C">
            <w:rPr>
              <w:i/>
            </w:rPr>
            <w:delText>spreadLen</w:delText>
          </w:r>
        </w:del>
      </w:ins>
    </w:p>
    <w:p w14:paraId="4DA03DD2" w14:textId="77777777" w:rsidR="005B4EF9" w:rsidRPr="00E77497" w:rsidDel="00E70C3C" w:rsidRDefault="005B4EF9" w:rsidP="009E3FF6">
      <w:pPr>
        <w:pStyle w:val="Alg3"/>
        <w:numPr>
          <w:ilvl w:val="1"/>
          <w:numId w:val="417"/>
        </w:numPr>
        <w:tabs>
          <w:tab w:val="clear" w:pos="1440"/>
          <w:tab w:val="left" w:pos="720"/>
        </w:tabs>
        <w:ind w:left="720"/>
        <w:rPr>
          <w:ins w:id="4142" w:author="Allen Wirfs-Brock" w:date="2011-07-05T08:44:00Z"/>
          <w:del w:id="4143" w:author="Rev 5 Allen Wirfs-Brock" w:date="2012-01-04T15:59:00Z"/>
        </w:rPr>
      </w:pPr>
      <w:ins w:id="4144" w:author="Allen Wirfs-Brock" w:date="2011-07-05T08:44:00Z">
        <w:del w:id="4145"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4146" w:author="Allen Wirfs-Brock" w:date="2011-07-05T09:13:00Z">
        <w:del w:id="4147" w:author="Rev 5 Allen Wirfs-Brock" w:date="2012-01-04T15:59:00Z">
          <w:r w:rsidR="00EB07D2" w:rsidRPr="00E77497" w:rsidDel="00E70C3C">
            <w:rPr>
              <w:i/>
            </w:rPr>
            <w:delText>spreadObj</w:delText>
          </w:r>
          <w:r w:rsidR="00EB07D2" w:rsidRPr="00E77497" w:rsidDel="00E70C3C">
            <w:delText xml:space="preserve"> </w:delText>
          </w:r>
        </w:del>
      </w:ins>
      <w:ins w:id="4148" w:author="Allen Wirfs-Brock" w:date="2011-07-05T08:44:00Z">
        <w:del w:id="4149" w:author="Rev 5 Allen Wirfs-Brock" w:date="2012-01-04T15:59:00Z">
          <w:r w:rsidRPr="00E77497" w:rsidDel="00E70C3C">
            <w:delText xml:space="preserve">with </w:delText>
          </w:r>
        </w:del>
      </w:ins>
      <w:ins w:id="4150" w:author="Allen Wirfs-Brock" w:date="2011-07-05T08:46:00Z">
        <w:del w:id="4151" w:author="Rev 5 Allen Wirfs-Brock" w:date="2012-01-04T15:59:00Z">
          <w:r w:rsidRPr="00E77497" w:rsidDel="00E70C3C">
            <w:delText>ToString(</w:delText>
          </w:r>
          <w:r w:rsidRPr="00E77497" w:rsidDel="00E70C3C">
            <w:rPr>
              <w:i/>
            </w:rPr>
            <w:delText>n</w:delText>
          </w:r>
          <w:r w:rsidRPr="00E77497" w:rsidDel="00E70C3C">
            <w:delText>)</w:delText>
          </w:r>
        </w:del>
      </w:ins>
      <w:ins w:id="4152" w:author="Allen Wirfs-Brock" w:date="2011-07-05T08:44:00Z">
        <w:del w:id="4153" w:author="Rev 5 Allen Wirfs-Brock" w:date="2012-01-04T15:59:00Z">
          <w:r w:rsidRPr="00E77497" w:rsidDel="00E70C3C">
            <w:delText>.</w:delText>
          </w:r>
        </w:del>
      </w:ins>
    </w:p>
    <w:p w14:paraId="17707656" w14:textId="77777777" w:rsidR="005B4EF9" w:rsidRPr="00E77497" w:rsidDel="00E70C3C" w:rsidRDefault="005B4EF9" w:rsidP="009E3FF6">
      <w:pPr>
        <w:pStyle w:val="Alg3"/>
        <w:numPr>
          <w:ilvl w:val="1"/>
          <w:numId w:val="417"/>
        </w:numPr>
        <w:tabs>
          <w:tab w:val="clear" w:pos="1440"/>
          <w:tab w:val="left" w:pos="720"/>
        </w:tabs>
        <w:ind w:left="720"/>
        <w:rPr>
          <w:ins w:id="4154" w:author="Allen Wirfs-Brock" w:date="2011-07-05T08:46:00Z"/>
          <w:del w:id="4155" w:author="Rev 5 Allen Wirfs-Brock" w:date="2012-01-04T15:59:00Z"/>
        </w:rPr>
      </w:pPr>
      <w:ins w:id="4156" w:author="Allen Wirfs-Brock" w:date="2011-07-05T08:46:00Z">
        <w:del w:id="4157"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4158" w:author="Allen Wirfs-Brock rev2" w:date="2011-07-20T13:30:00Z">
        <w:del w:id="4159"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4160" w:author="Allen Wirfs-Brock" w:date="2011-07-05T08:46:00Z">
        <w:del w:id="4161" w:author="Rev 5 Allen Wirfs-Brock" w:date="2012-01-04T15:59:00Z">
          <w:r w:rsidRPr="00E77497" w:rsidDel="00E70C3C">
            <w:delText>then,</w:delText>
          </w:r>
        </w:del>
      </w:ins>
    </w:p>
    <w:p w14:paraId="50787AF0"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4162" w:author="Allen Wirfs-Brock" w:date="2011-07-04T20:17:00Z"/>
          <w:del w:id="4163" w:author="Rev 5 Allen Wirfs-Brock" w:date="2012-01-04T15:59:00Z"/>
        </w:rPr>
      </w:pPr>
      <w:ins w:id="4164" w:author="Allen Wirfs-Brock" w:date="2011-07-04T20:17:00Z">
        <w:del w:id="4165"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4166" w:author="Allen Wirfs-Brock" w:date="2011-07-05T09:14:00Z">
        <w:del w:id="4167" w:author="Rev 5 Allen Wirfs-Brock" w:date="2012-01-04T15:59:00Z">
          <w:r w:rsidR="00EB07D2" w:rsidRPr="00E77497" w:rsidDel="00E70C3C">
            <w:rPr>
              <w:i/>
            </w:rPr>
            <w:delText>spreadObj</w:delText>
          </w:r>
          <w:r w:rsidR="00EB07D2" w:rsidRPr="00E77497" w:rsidDel="00E70C3C">
            <w:delText xml:space="preserve"> </w:delText>
          </w:r>
        </w:del>
      </w:ins>
      <w:ins w:id="4168" w:author="Allen Wirfs-Brock" w:date="2011-07-04T20:17:00Z">
        <w:del w:id="4169" w:author="Rev 5 Allen Wirfs-Brock" w:date="2012-01-04T15:59:00Z">
          <w:r w:rsidRPr="00E77497" w:rsidDel="00E70C3C">
            <w:delText>passing ToString(</w:delText>
          </w:r>
        </w:del>
      </w:ins>
      <w:ins w:id="4170" w:author="Allen Wirfs-Brock" w:date="2011-07-04T20:23:00Z">
        <w:del w:id="4171" w:author="Rev 5 Allen Wirfs-Brock" w:date="2012-01-04T15:59:00Z">
          <w:r w:rsidRPr="00E77497" w:rsidDel="00E70C3C">
            <w:rPr>
              <w:i/>
            </w:rPr>
            <w:delText>n</w:delText>
          </w:r>
        </w:del>
      </w:ins>
      <w:ins w:id="4172" w:author="Allen Wirfs-Brock" w:date="2011-07-04T20:17:00Z">
        <w:del w:id="4173" w:author="Rev 5 Allen Wirfs-Brock" w:date="2012-01-04T15:59:00Z">
          <w:r w:rsidRPr="00E77497" w:rsidDel="00E70C3C">
            <w:delText>)</w:delText>
          </w:r>
        </w:del>
      </w:ins>
      <w:ins w:id="4174" w:author="Allen Wirfs-Brock" w:date="2011-07-04T20:23:00Z">
        <w:del w:id="4175" w:author="Rev 5 Allen Wirfs-Brock" w:date="2012-01-04T15:59:00Z">
          <w:r w:rsidRPr="00E77497" w:rsidDel="00E70C3C">
            <w:delText xml:space="preserve"> </w:delText>
          </w:r>
        </w:del>
      </w:ins>
      <w:ins w:id="4176" w:author="Allen Wirfs-Brock" w:date="2011-07-04T20:17:00Z">
        <w:del w:id="4177" w:author="Rev 5 Allen Wirfs-Brock" w:date="2012-01-04T15:59:00Z">
          <w:r w:rsidRPr="00E77497" w:rsidDel="00E70C3C">
            <w:delText>as the argument.</w:delText>
          </w:r>
        </w:del>
      </w:ins>
    </w:p>
    <w:p w14:paraId="39111DC8"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4178" w:author="Allen Wirfs-Brock" w:date="2011-07-04T20:17:00Z"/>
          <w:del w:id="4179" w:author="Rev 5 Allen Wirfs-Brock" w:date="2012-01-04T15:59:00Z"/>
        </w:rPr>
      </w:pPr>
      <w:ins w:id="4180" w:author="Allen Wirfs-Brock" w:date="2011-07-04T20:17:00Z">
        <w:del w:id="4181" w:author="Rev 5 Allen Wirfs-Brock" w:date="2012-01-04T15:59:00Z">
          <w:r w:rsidRPr="00E77497" w:rsidDel="00E70C3C">
            <w:delText xml:space="preserve">Call the [[DefineOwnProperty]] internal method of </w:delText>
          </w:r>
        </w:del>
      </w:ins>
      <w:ins w:id="4182" w:author="Allen Wirfs-Brock" w:date="2011-07-04T20:23:00Z">
        <w:del w:id="4183" w:author="Rev 5 Allen Wirfs-Brock" w:date="2012-01-04T15:59:00Z">
          <w:r w:rsidRPr="00E77497" w:rsidDel="00E70C3C">
            <w:rPr>
              <w:i/>
            </w:rPr>
            <w:delText>array</w:delText>
          </w:r>
        </w:del>
      </w:ins>
      <w:ins w:id="4184" w:author="Allen Wirfs-Brock" w:date="2011-07-04T20:17:00Z">
        <w:del w:id="4185" w:author="Rev 5 Allen Wirfs-Brock" w:date="2012-01-04T15:59:00Z">
          <w:r w:rsidRPr="00E77497" w:rsidDel="00E70C3C">
            <w:delText xml:space="preserve"> with arguments ToString(</w:delText>
          </w:r>
        </w:del>
      </w:ins>
      <w:ins w:id="4186" w:author="Allen Wirfs-Brock" w:date="2011-07-05T09:22:00Z">
        <w:del w:id="4187" w:author="Rev 5 Allen Wirfs-Brock" w:date="2012-01-04T15:59:00Z">
          <w:r w:rsidR="009356F9" w:rsidRPr="00E77497" w:rsidDel="00E70C3C">
            <w:delText>ToUint32(</w:delText>
          </w:r>
        </w:del>
      </w:ins>
      <w:ins w:id="4188" w:author="Allen Wirfs-Brock" w:date="2011-07-04T20:30:00Z">
        <w:del w:id="4189" w:author="Rev 5 Allen Wirfs-Brock" w:date="2012-01-04T15:59:00Z">
          <w:r w:rsidRPr="00E77497" w:rsidDel="00E70C3C">
            <w:rPr>
              <w:i/>
            </w:rPr>
            <w:delText>index</w:delText>
          </w:r>
        </w:del>
      </w:ins>
      <w:ins w:id="4190" w:author="Allen Wirfs-Brock" w:date="2011-07-05T09:22:00Z">
        <w:del w:id="4191" w:author="Rev 5 Allen Wirfs-Brock" w:date="2012-01-04T15:59:00Z">
          <w:r w:rsidR="009356F9" w:rsidRPr="00E77497" w:rsidDel="00E70C3C">
            <w:rPr>
              <w:i/>
            </w:rPr>
            <w:delText>)</w:delText>
          </w:r>
        </w:del>
      </w:ins>
      <w:ins w:id="4192" w:author="Allen Wirfs-Brock" w:date="2011-07-04T20:17:00Z">
        <w:del w:id="4193" w:author="Rev 5 Allen Wirfs-Brock" w:date="2012-01-04T15:59:00Z">
          <w:r w:rsidRPr="00E77497" w:rsidDel="00E70C3C">
            <w:delText xml:space="preserve">), Property Descriptor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60B05E44" w14:textId="77777777" w:rsidR="00173402" w:rsidRPr="00E77497" w:rsidDel="00E70C3C" w:rsidRDefault="00173402" w:rsidP="009E3FF6">
      <w:pPr>
        <w:pStyle w:val="Alg3"/>
        <w:numPr>
          <w:ilvl w:val="1"/>
          <w:numId w:val="417"/>
        </w:numPr>
        <w:tabs>
          <w:tab w:val="clear" w:pos="1440"/>
          <w:tab w:val="left" w:pos="720"/>
        </w:tabs>
        <w:ind w:left="720"/>
        <w:rPr>
          <w:ins w:id="4194" w:author="Allen Wirfs-Brock" w:date="2011-07-04T20:17:00Z"/>
          <w:del w:id="4195" w:author="Rev 5 Allen Wirfs-Brock" w:date="2012-01-04T15:59:00Z"/>
        </w:rPr>
      </w:pPr>
      <w:ins w:id="4196" w:author="Allen Wirfs-Brock" w:date="2011-07-04T20:17:00Z">
        <w:del w:id="4197"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691D4405" w14:textId="77777777" w:rsidR="00173402" w:rsidRPr="00E77497" w:rsidDel="00E70C3C" w:rsidRDefault="00173402" w:rsidP="009E3FF6">
      <w:pPr>
        <w:pStyle w:val="Alg3"/>
        <w:numPr>
          <w:ilvl w:val="1"/>
          <w:numId w:val="417"/>
        </w:numPr>
        <w:tabs>
          <w:tab w:val="clear" w:pos="1440"/>
          <w:tab w:val="left" w:pos="720"/>
        </w:tabs>
        <w:ind w:left="720"/>
        <w:rPr>
          <w:ins w:id="4198" w:author="Allen Wirfs-Brock" w:date="2011-07-04T20:17:00Z"/>
          <w:del w:id="4199" w:author="Rev 5 Allen Wirfs-Brock" w:date="2012-01-04T15:59:00Z"/>
        </w:rPr>
      </w:pPr>
      <w:ins w:id="4200" w:author="Allen Wirfs-Brock" w:date="2011-07-04T20:17:00Z">
        <w:del w:id="4201" w:author="Rev 5 Allen Wirfs-Brock" w:date="2012-01-04T15:59:00Z">
          <w:r w:rsidRPr="00E77497" w:rsidDel="00E70C3C">
            <w:delText xml:space="preserve">Let </w:delText>
          </w:r>
        </w:del>
      </w:ins>
      <w:ins w:id="4202" w:author="Allen Wirfs-Brock" w:date="2011-07-04T20:30:00Z">
        <w:del w:id="4203" w:author="Rev 5 Allen Wirfs-Brock" w:date="2012-01-04T15:59:00Z">
          <w:r w:rsidRPr="00E77497" w:rsidDel="00E70C3C">
            <w:rPr>
              <w:i/>
            </w:rPr>
            <w:delText>index</w:delText>
          </w:r>
        </w:del>
      </w:ins>
      <w:ins w:id="4204" w:author="Allen Wirfs-Brock" w:date="2011-07-04T20:27:00Z">
        <w:del w:id="4205" w:author="Rev 5 Allen Wirfs-Brock" w:date="2012-01-04T15:59:00Z">
          <w:r w:rsidRPr="00E77497" w:rsidDel="00E70C3C">
            <w:delText xml:space="preserve"> </w:delText>
          </w:r>
        </w:del>
      </w:ins>
      <w:ins w:id="4206" w:author="Allen Wirfs-Brock" w:date="2011-07-04T20:17:00Z">
        <w:del w:id="4207" w:author="Rev 5 Allen Wirfs-Brock" w:date="2012-01-04T15:59:00Z">
          <w:r w:rsidRPr="00E77497" w:rsidDel="00E70C3C">
            <w:delText xml:space="preserve">= </w:delText>
          </w:r>
        </w:del>
      </w:ins>
      <w:ins w:id="4208" w:author="Allen Wirfs-Brock" w:date="2011-07-04T20:30:00Z">
        <w:del w:id="4209" w:author="Rev 5 Allen Wirfs-Brock" w:date="2012-01-04T15:59:00Z">
          <w:r w:rsidRPr="00E77497" w:rsidDel="00E70C3C">
            <w:rPr>
              <w:i/>
            </w:rPr>
            <w:delText>index</w:delText>
          </w:r>
        </w:del>
      </w:ins>
      <w:ins w:id="4210" w:author="Allen Wirfs-Brock" w:date="2011-07-04T20:27:00Z">
        <w:del w:id="4211" w:author="Rev 5 Allen Wirfs-Brock" w:date="2012-01-04T15:59:00Z">
          <w:r w:rsidRPr="00E77497" w:rsidDel="00E70C3C">
            <w:delText xml:space="preserve"> </w:delText>
          </w:r>
        </w:del>
      </w:ins>
      <w:ins w:id="4212" w:author="Allen Wirfs-Brock" w:date="2011-07-04T20:17:00Z">
        <w:del w:id="4213" w:author="Rev 5 Allen Wirfs-Brock" w:date="2012-01-04T15:59:00Z">
          <w:r w:rsidRPr="00E77497" w:rsidDel="00E70C3C">
            <w:delText>+1.</w:delText>
          </w:r>
        </w:del>
      </w:ins>
    </w:p>
    <w:p w14:paraId="22C7748C" w14:textId="77777777" w:rsidR="00173402" w:rsidRPr="00E77497" w:rsidDel="00E70C3C" w:rsidRDefault="00173402" w:rsidP="009E3FF6">
      <w:pPr>
        <w:pStyle w:val="Alg4"/>
        <w:numPr>
          <w:ilvl w:val="0"/>
          <w:numId w:val="417"/>
        </w:numPr>
        <w:spacing w:after="220"/>
        <w:contextualSpacing/>
        <w:rPr>
          <w:ins w:id="4214" w:author="Allen Wirfs-Brock" w:date="2011-07-04T20:14:00Z"/>
          <w:del w:id="4215" w:author="Rev 5 Allen Wirfs-Brock" w:date="2012-01-04T15:59:00Z"/>
        </w:rPr>
      </w:pPr>
      <w:ins w:id="4216" w:author="Allen Wirfs-Brock" w:date="2011-07-04T20:14:00Z">
        <w:del w:id="4217"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58CED495" w14:textId="77777777" w:rsidR="004C02EF" w:rsidRPr="00E77497" w:rsidDel="00E70C3C" w:rsidRDefault="004C02EF" w:rsidP="004C02EF">
      <w:pPr>
        <w:rPr>
          <w:del w:id="4218" w:author="Rev 5 Allen Wirfs-Brock" w:date="2012-01-04T15:59:00Z"/>
        </w:rPr>
      </w:pPr>
      <w:del w:id="4219"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11BE3B0A" w14:textId="77777777" w:rsidR="004C02EF" w:rsidRPr="00E77497" w:rsidDel="00E70C3C" w:rsidRDefault="004C02EF" w:rsidP="004C02EF">
      <w:pPr>
        <w:pStyle w:val="Alg4"/>
        <w:numPr>
          <w:ilvl w:val="0"/>
          <w:numId w:val="45"/>
        </w:numPr>
        <w:spacing w:after="220"/>
        <w:contextualSpacing/>
        <w:rPr>
          <w:del w:id="4220" w:author="Rev 5 Allen Wirfs-Brock" w:date="2012-01-04T15:59:00Z"/>
        </w:rPr>
      </w:pPr>
      <w:del w:id="4221"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p>
    <w:p w14:paraId="49EB991E" w14:textId="77777777" w:rsidR="004C02EF" w:rsidRPr="00E77497" w:rsidDel="00E70C3C" w:rsidRDefault="004C02EF" w:rsidP="004C02EF">
      <w:pPr>
        <w:pStyle w:val="Alg4"/>
        <w:numPr>
          <w:ilvl w:val="0"/>
          <w:numId w:val="45"/>
        </w:numPr>
        <w:spacing w:after="220"/>
        <w:contextualSpacing/>
        <w:rPr>
          <w:del w:id="4222" w:author="Rev 5 Allen Wirfs-Brock" w:date="2012-01-04T15:59:00Z"/>
        </w:rPr>
      </w:pPr>
      <w:del w:id="4223"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p>
    <w:p w14:paraId="6E5DED5C" w14:textId="77777777" w:rsidR="004C02EF" w:rsidRPr="00E77497" w:rsidDel="00E70C3C" w:rsidRDefault="004C02EF" w:rsidP="004C02EF">
      <w:pPr>
        <w:pStyle w:val="Alg4"/>
        <w:numPr>
          <w:ilvl w:val="0"/>
          <w:numId w:val="45"/>
        </w:numPr>
        <w:spacing w:after="220"/>
        <w:contextualSpacing/>
        <w:rPr>
          <w:del w:id="4224" w:author="Rev 5 Allen Wirfs-Brock" w:date="2012-01-04T15:59:00Z"/>
        </w:rPr>
      </w:pPr>
      <w:del w:id="4225"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2467DDFB" w14:textId="77777777" w:rsidR="004C02EF" w:rsidRPr="00E77497" w:rsidDel="00E70C3C" w:rsidRDefault="004C02EF" w:rsidP="004C02EF">
      <w:pPr>
        <w:pStyle w:val="Alg4"/>
        <w:numPr>
          <w:ilvl w:val="0"/>
          <w:numId w:val="45"/>
        </w:numPr>
        <w:spacing w:after="220"/>
        <w:contextualSpacing/>
        <w:rPr>
          <w:del w:id="4226" w:author="Rev 5 Allen Wirfs-Brock" w:date="2012-01-04T15:59:00Z"/>
        </w:rPr>
      </w:pPr>
      <w:del w:id="4227"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3FBBADE4" w14:textId="77777777" w:rsidR="004C02EF" w:rsidRPr="00E77497" w:rsidDel="00E70C3C" w:rsidRDefault="004C02EF" w:rsidP="004C02EF">
      <w:pPr>
        <w:pStyle w:val="Alg4"/>
        <w:numPr>
          <w:ilvl w:val="0"/>
          <w:numId w:val="45"/>
        </w:numPr>
        <w:spacing w:after="220"/>
        <w:contextualSpacing/>
        <w:rPr>
          <w:del w:id="4228" w:author="Rev 5 Allen Wirfs-Brock" w:date="2012-01-04T15:59:00Z"/>
        </w:rPr>
      </w:pPr>
      <w:del w:id="4229" w:author="Rev 5 Allen Wirfs-Brock" w:date="2012-01-04T15:59: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1E0AD727" w14:textId="77777777" w:rsidR="004C02EF" w:rsidRPr="00E77497" w:rsidDel="00E70C3C" w:rsidRDefault="004C02EF" w:rsidP="004C02EF">
      <w:pPr>
        <w:pStyle w:val="Alg4"/>
        <w:numPr>
          <w:ilvl w:val="0"/>
          <w:numId w:val="45"/>
        </w:numPr>
        <w:spacing w:after="220"/>
        <w:contextualSpacing/>
        <w:rPr>
          <w:del w:id="4230" w:author="Rev 5 Allen Wirfs-Brock" w:date="2012-01-04T15:59:00Z"/>
        </w:rPr>
      </w:pPr>
      <w:del w:id="4231"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len</w:delText>
        </w:r>
        <w:r w:rsidRPr="00E77497" w:rsidDel="00E70C3C">
          <w:delText xml:space="preserve">)) and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20ECA60C" w14:textId="77777777" w:rsidR="004C02EF" w:rsidRPr="00E77497" w:rsidDel="00E70C3C" w:rsidRDefault="004C02EF" w:rsidP="004C02EF">
      <w:pPr>
        <w:pStyle w:val="Alg4"/>
        <w:numPr>
          <w:ilvl w:val="0"/>
          <w:numId w:val="45"/>
        </w:numPr>
        <w:spacing w:after="220"/>
        <w:contextualSpacing/>
        <w:rPr>
          <w:del w:id="4232" w:author="Rev 5 Allen Wirfs-Brock" w:date="2012-01-04T15:59:00Z"/>
        </w:rPr>
      </w:pPr>
      <w:del w:id="4233"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31AADAA6" w14:textId="77777777" w:rsidR="002C6802" w:rsidRPr="00E77497" w:rsidDel="00E70C3C" w:rsidRDefault="002C6802" w:rsidP="002C6802">
      <w:pPr>
        <w:rPr>
          <w:ins w:id="4234" w:author="Allen Wirfs-Brock" w:date="2011-07-05T08:56:00Z"/>
          <w:del w:id="4235" w:author="Rev 5 Allen Wirfs-Brock" w:date="2012-01-04T15:59:00Z"/>
        </w:rPr>
      </w:pPr>
      <w:ins w:id="4236" w:author="Allen Wirfs-Brock" w:date="2011-07-05T08:56:00Z">
        <w:del w:id="4237" w:author="Rev 5 Allen Wirfs-Brock" w:date="2012-01-04T15:59:00Z">
          <w:r w:rsidRPr="00E77497" w:rsidDel="00E70C3C">
            <w:delText xml:space="preserve">The static semantics of 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Fonts w:ascii="Courier New" w:hAnsi="Courier New" w:cs="Courier New"/>
              <w:b/>
              <w:i/>
            </w:rPr>
            <w:delText xml:space="preserve">… </w:delText>
          </w:r>
          <w:r w:rsidRPr="00E77497" w:rsidDel="00E70C3C">
            <w:rPr>
              <w:rStyle w:val="bnf"/>
            </w:rPr>
            <w:delText>AssignmentExpression</w:delText>
          </w:r>
          <w:r w:rsidRPr="00E77497" w:rsidDel="00E70C3C">
            <w:delText xml:space="preserve"> are:</w:delText>
          </w:r>
        </w:del>
      </w:ins>
    </w:p>
    <w:p w14:paraId="0292E64E" w14:textId="77777777" w:rsidR="002C6802" w:rsidRPr="00E77497" w:rsidDel="00E70C3C" w:rsidRDefault="002C6802" w:rsidP="006361CF">
      <w:pPr>
        <w:numPr>
          <w:ilvl w:val="0"/>
          <w:numId w:val="403"/>
        </w:numPr>
        <w:spacing w:after="220"/>
        <w:rPr>
          <w:ins w:id="4238" w:author="Allen Wirfs-Brock" w:date="2011-07-05T08:56:00Z"/>
          <w:del w:id="4239" w:author="Rev 5 Allen Wirfs-Brock" w:date="2012-01-04T15:59:00Z"/>
        </w:rPr>
        <w:pPrChange w:id="4240" w:author="Rev 4 Allen Wirfs-Brock" w:date="2011-11-07T12:16:00Z">
          <w:pPr>
            <w:numPr>
              <w:numId w:val="411"/>
            </w:numPr>
            <w:tabs>
              <w:tab w:val="num" w:pos="360"/>
            </w:tabs>
            <w:spacing w:after="220"/>
            <w:ind w:left="360" w:hanging="360"/>
          </w:pPr>
        </w:pPrChange>
      </w:pPr>
      <w:ins w:id="4241" w:author="Allen Wirfs-Brock" w:date="2011-07-05T08:56:00Z">
        <w:del w:id="4242" w:author="Rev 5 Allen Wirfs-Brock" w:date="2012-01-04T15:59:00Z">
          <w:r w:rsidRPr="00E77497" w:rsidDel="00E70C3C">
            <w:delText>It is a Syntax Error if the scource</w:delText>
          </w:r>
        </w:del>
      </w:ins>
      <w:ins w:id="4243" w:author="Rev 3 Allen Wirfs-Brock" w:date="2011-08-30T11:39:00Z">
        <w:del w:id="4244" w:author="Rev 5 Allen Wirfs-Brock" w:date="2012-01-04T15:59:00Z">
          <w:r w:rsidR="00F937DA" w:rsidRPr="00E77497" w:rsidDel="00E70C3C">
            <w:delText>source</w:delText>
          </w:r>
        </w:del>
      </w:ins>
      <w:ins w:id="4245" w:author="Allen Wirfs-Brock" w:date="2011-07-05T08:56:00Z">
        <w:del w:id="4246" w:author="Rev 5 Allen Wirfs-Brock" w:date="2012-01-04T15:59:00Z">
          <w:r w:rsidRPr="00E77497" w:rsidDel="00E70C3C">
            <w:delText xml:space="preserve"> code parsed with this production is not extended code.</w:delText>
          </w:r>
        </w:del>
      </w:ins>
    </w:p>
    <w:p w14:paraId="5899E333" w14:textId="77777777" w:rsidR="002C6802" w:rsidRPr="00E77497" w:rsidDel="00E70C3C" w:rsidRDefault="002C6802" w:rsidP="002C6802">
      <w:pPr>
        <w:rPr>
          <w:ins w:id="4247" w:author="Allen Wirfs-Brock" w:date="2011-07-05T08:57:00Z"/>
          <w:del w:id="4248" w:author="Rev 5 Allen Wirfs-Brock" w:date="2012-01-04T15:59:00Z"/>
        </w:rPr>
      </w:pPr>
      <w:ins w:id="4249" w:author="Allen Wirfs-Brock" w:date="2011-07-05T08:57:00Z">
        <w:del w:id="4250"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del w:id="4251" w:author="Rev 5 Allen Wirfs-Brock" w:date="2012-01-04T12:38:00Z">
          <w:r w:rsidRPr="00E77497" w:rsidDel="00A80BCD">
            <w:rPr>
              <w:rFonts w:ascii="Courier New" w:hAnsi="Courier New" w:cs="Courier New"/>
              <w:b/>
              <w:i/>
            </w:rPr>
            <w:delText xml:space="preserve">… </w:delText>
          </w:r>
          <w:r w:rsidRPr="00E77497" w:rsidDel="00A80BCD">
            <w:rPr>
              <w:rStyle w:val="bnf"/>
            </w:rPr>
            <w:delText>AssignmentExpression</w:delText>
          </w:r>
        </w:del>
        <w:del w:id="4252" w:author="Rev 5 Allen Wirfs-Brock" w:date="2012-01-04T15:59:00Z">
          <w:r w:rsidRPr="00E77497" w:rsidDel="00E70C3C">
            <w:delText xml:space="preserve">  is evaluated as follows:</w:delText>
          </w:r>
        </w:del>
      </w:ins>
    </w:p>
    <w:p w14:paraId="22AE0375" w14:textId="77777777" w:rsidR="002C6802" w:rsidRPr="00E77497" w:rsidDel="00E70C3C" w:rsidRDefault="002C6802" w:rsidP="009E3FF6">
      <w:pPr>
        <w:pStyle w:val="Alg4"/>
        <w:numPr>
          <w:ilvl w:val="0"/>
          <w:numId w:val="418"/>
        </w:numPr>
        <w:spacing w:after="220"/>
        <w:contextualSpacing/>
        <w:rPr>
          <w:ins w:id="4253" w:author="Allen Wirfs-Brock" w:date="2011-07-05T08:57:00Z"/>
          <w:del w:id="4254" w:author="Rev 5 Allen Wirfs-Brock" w:date="2012-01-04T15:59:00Z"/>
        </w:rPr>
      </w:pPr>
      <w:ins w:id="4255" w:author="Allen Wirfs-Brock" w:date="2011-07-05T08:57:00Z">
        <w:del w:id="4256"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ins>
    </w:p>
    <w:p w14:paraId="08C76784" w14:textId="77777777" w:rsidR="002C6802" w:rsidRPr="00E77497" w:rsidDel="00E70C3C" w:rsidRDefault="002C6802" w:rsidP="009E3FF6">
      <w:pPr>
        <w:pStyle w:val="Alg4"/>
        <w:numPr>
          <w:ilvl w:val="0"/>
          <w:numId w:val="418"/>
        </w:numPr>
        <w:spacing w:after="220"/>
        <w:contextualSpacing/>
        <w:rPr>
          <w:ins w:id="4257" w:author="Allen Wirfs-Brock" w:date="2011-07-05T08:57:00Z"/>
          <w:del w:id="4258" w:author="Rev 5 Allen Wirfs-Brock" w:date="2012-01-04T15:59:00Z"/>
        </w:rPr>
      </w:pPr>
      <w:ins w:id="4259" w:author="Allen Wirfs-Brock" w:date="2011-07-05T08:57:00Z">
        <w:del w:id="4260"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ins>
    </w:p>
    <w:p w14:paraId="64DAD56B" w14:textId="77777777" w:rsidR="002C6802" w:rsidRPr="00E77497" w:rsidDel="00E70C3C" w:rsidRDefault="002C6802" w:rsidP="009E3FF6">
      <w:pPr>
        <w:pStyle w:val="Alg4"/>
        <w:numPr>
          <w:ilvl w:val="0"/>
          <w:numId w:val="418"/>
        </w:numPr>
        <w:spacing w:after="220"/>
        <w:contextualSpacing/>
        <w:rPr>
          <w:ins w:id="4261" w:author="Allen Wirfs-Brock" w:date="2011-07-05T08:57:00Z"/>
          <w:del w:id="4262" w:author="Rev 5 Allen Wirfs-Brock" w:date="2012-01-04T15:59:00Z"/>
        </w:rPr>
      </w:pPr>
      <w:ins w:id="4263" w:author="Allen Wirfs-Brock" w:date="2011-07-05T08:57:00Z">
        <w:del w:id="4264" w:author="Rev 5 Allen Wirfs-Brock" w:date="2012-01-04T15:59:00Z">
          <w:r w:rsidRPr="00E77497" w:rsidDel="00E70C3C">
            <w:delText xml:space="preserve">Let </w:delText>
          </w:r>
        </w:del>
      </w:ins>
      <w:ins w:id="4265" w:author="Allen Wirfs-Brock" w:date="2011-07-05T09:12:00Z">
        <w:del w:id="4266" w:author="Rev 5 Allen Wirfs-Brock" w:date="2012-01-04T15:59:00Z">
          <w:r w:rsidR="00711C66" w:rsidRPr="00E77497" w:rsidDel="00E70C3C">
            <w:rPr>
              <w:i/>
            </w:rPr>
            <w:delText xml:space="preserve">spreadRef </w:delText>
          </w:r>
        </w:del>
      </w:ins>
      <w:ins w:id="4267" w:author="Allen Wirfs-Brock" w:date="2011-07-05T08:57:00Z">
        <w:del w:id="4268" w:author="Rev 5 Allen Wirfs-Brock" w:date="2012-01-04T15:59:00Z">
          <w:r w:rsidRPr="00E77497" w:rsidDel="00E70C3C">
            <w:delText xml:space="preserve">be the result of evaluating </w:delText>
          </w:r>
          <w:r w:rsidRPr="00E77497" w:rsidDel="00E70C3C">
            <w:rPr>
              <w:i/>
            </w:rPr>
            <w:delText>AssignmentExpression</w:delText>
          </w:r>
          <w:r w:rsidRPr="00E77497" w:rsidDel="00E70C3C">
            <w:delText>.</w:delText>
          </w:r>
        </w:del>
      </w:ins>
    </w:p>
    <w:p w14:paraId="3A3A58FE" w14:textId="77777777" w:rsidR="002C6802" w:rsidRPr="00E77497" w:rsidDel="00E70C3C" w:rsidRDefault="002C6802" w:rsidP="009E3FF6">
      <w:pPr>
        <w:pStyle w:val="Alg4"/>
        <w:numPr>
          <w:ilvl w:val="0"/>
          <w:numId w:val="418"/>
        </w:numPr>
        <w:spacing w:after="220"/>
        <w:contextualSpacing/>
        <w:rPr>
          <w:ins w:id="4269" w:author="Allen Wirfs-Brock" w:date="2011-07-05T08:57:00Z"/>
          <w:del w:id="4270" w:author="Rev 5 Allen Wirfs-Brock" w:date="2012-01-04T15:59:00Z"/>
        </w:rPr>
      </w:pPr>
      <w:ins w:id="4271" w:author="Allen Wirfs-Brock" w:date="2011-07-05T08:57:00Z">
        <w:del w:id="4272" w:author="Rev 5 Allen Wirfs-Brock" w:date="2012-01-04T15:59:00Z">
          <w:r w:rsidRPr="00E77497" w:rsidDel="00E70C3C">
            <w:delText xml:space="preserve">Let </w:delText>
          </w:r>
        </w:del>
      </w:ins>
      <w:ins w:id="4273" w:author="Allen Wirfs-Brock" w:date="2011-07-05T09:13:00Z">
        <w:del w:id="4274" w:author="Rev 5 Allen Wirfs-Brock" w:date="2012-01-04T15:59:00Z">
          <w:r w:rsidR="00EB07D2" w:rsidRPr="00E77497" w:rsidDel="00E70C3C">
            <w:rPr>
              <w:i/>
            </w:rPr>
            <w:delText xml:space="preserve">spreadValue </w:delText>
          </w:r>
        </w:del>
      </w:ins>
      <w:ins w:id="4275" w:author="Allen Wirfs-Brock" w:date="2011-07-05T08:57:00Z">
        <w:del w:id="4276" w:author="Rev 5 Allen Wirfs-Brock" w:date="2012-01-04T15:59:00Z">
          <w:r w:rsidRPr="00E77497" w:rsidDel="00E70C3C">
            <w:delText>be GetValue(</w:delText>
          </w:r>
        </w:del>
      </w:ins>
      <w:ins w:id="4277" w:author="Allen Wirfs-Brock" w:date="2011-07-05T09:12:00Z">
        <w:del w:id="4278" w:author="Rev 5 Allen Wirfs-Brock" w:date="2012-01-04T15:59:00Z">
          <w:r w:rsidR="00711C66" w:rsidRPr="00E77497" w:rsidDel="00E70C3C">
            <w:rPr>
              <w:i/>
            </w:rPr>
            <w:delText>spreadRef</w:delText>
          </w:r>
        </w:del>
      </w:ins>
      <w:ins w:id="4279" w:author="Allen Wirfs-Brock" w:date="2011-07-05T08:57:00Z">
        <w:del w:id="4280" w:author="Rev 5 Allen Wirfs-Brock" w:date="2012-01-04T15:59:00Z">
          <w:r w:rsidRPr="00E77497" w:rsidDel="00E70C3C">
            <w:delText>).</w:delText>
          </w:r>
        </w:del>
      </w:ins>
    </w:p>
    <w:p w14:paraId="6B74CA0F" w14:textId="77777777" w:rsidR="00711C66" w:rsidRPr="00E65A34" w:rsidDel="00E70C3C" w:rsidRDefault="00711C66" w:rsidP="009E3FF6">
      <w:pPr>
        <w:pStyle w:val="Alg4"/>
        <w:numPr>
          <w:ilvl w:val="0"/>
          <w:numId w:val="418"/>
        </w:numPr>
        <w:contextualSpacing/>
        <w:rPr>
          <w:ins w:id="4281" w:author="Allen Wirfs-Brock" w:date="2011-07-05T09:03:00Z"/>
          <w:del w:id="4282" w:author="Rev 5 Allen Wirfs-Brock" w:date="2012-01-04T15:59:00Z"/>
        </w:rPr>
      </w:pPr>
      <w:ins w:id="4283" w:author="Allen Wirfs-Brock" w:date="2011-07-05T09:03:00Z">
        <w:del w:id="4284" w:author="Rev 5 Allen Wirfs-Brock" w:date="2012-01-04T15:59:00Z">
          <w:r w:rsidRPr="00E77497" w:rsidDel="00E70C3C">
            <w:delText xml:space="preserve">Let </w:delText>
          </w:r>
        </w:del>
      </w:ins>
      <w:ins w:id="4285" w:author="Allen Wirfs-Brock" w:date="2011-07-05T10:42:00Z">
        <w:del w:id="4286" w:author="Rev 5 Allen Wirfs-Brock" w:date="2012-01-04T15:59:00Z">
          <w:r w:rsidR="001C6F64" w:rsidRPr="00E77497" w:rsidDel="00E70C3C">
            <w:rPr>
              <w:i/>
            </w:rPr>
            <w:delText>spreadObj</w:delText>
          </w:r>
          <w:r w:rsidR="001C6F64" w:rsidRPr="00E77497" w:rsidDel="00E70C3C">
            <w:delText xml:space="preserve"> </w:delText>
          </w:r>
        </w:del>
      </w:ins>
      <w:ins w:id="4287" w:author="Allen Wirfs-Brock" w:date="2011-07-05T09:03:00Z">
        <w:del w:id="4288" w:author="Rev 5 Allen Wirfs-Brock" w:date="2012-01-04T15:59:00Z">
          <w:r w:rsidRPr="00E77497" w:rsidDel="00E70C3C">
            <w:delText>be ToObject(</w:delText>
          </w:r>
        </w:del>
      </w:ins>
      <w:ins w:id="4289" w:author="Allen Wirfs-Brock" w:date="2011-07-05T09:13:00Z">
        <w:del w:id="4290" w:author="Rev 5 Allen Wirfs-Brock" w:date="2012-01-04T15:59:00Z">
          <w:r w:rsidR="00EB07D2" w:rsidRPr="00E77497" w:rsidDel="00E70C3C">
            <w:rPr>
              <w:i/>
            </w:rPr>
            <w:delText>spreadValue</w:delText>
          </w:r>
        </w:del>
      </w:ins>
      <w:ins w:id="4291" w:author="Allen Wirfs-Brock" w:date="2011-07-05T09:03:00Z">
        <w:del w:id="4292" w:author="Rev 5 Allen Wirfs-Brock" w:date="2012-01-04T15:59:00Z">
          <w:r w:rsidRPr="00E77497" w:rsidDel="00E70C3C">
            <w:delText>).</w:delText>
          </w:r>
        </w:del>
      </w:ins>
    </w:p>
    <w:p w14:paraId="7A788DB8" w14:textId="77777777" w:rsidR="002C6802" w:rsidRPr="00E77497" w:rsidDel="00E70C3C" w:rsidRDefault="002C6802" w:rsidP="009E3FF6">
      <w:pPr>
        <w:pStyle w:val="Alg4"/>
        <w:numPr>
          <w:ilvl w:val="0"/>
          <w:numId w:val="418"/>
        </w:numPr>
        <w:contextualSpacing/>
        <w:rPr>
          <w:ins w:id="4293" w:author="Allen Wirfs-Brock" w:date="2011-07-05T08:57:00Z"/>
          <w:del w:id="4294" w:author="Rev 5 Allen Wirfs-Brock" w:date="2012-01-04T15:59:00Z"/>
        </w:rPr>
      </w:pPr>
      <w:ins w:id="4295" w:author="Allen Wirfs-Brock" w:date="2011-07-05T08:57:00Z">
        <w:del w:id="4296" w:author="Rev 5 Allen Wirfs-Brock" w:date="2012-01-04T15:59:00Z">
          <w:r w:rsidRPr="009C202C" w:rsidDel="00E70C3C">
            <w:delText xml:space="preserve">Let </w:delText>
          </w:r>
        </w:del>
      </w:ins>
      <w:ins w:id="4297" w:author="Allen Wirfs-Brock" w:date="2011-07-05T09:03:00Z">
        <w:del w:id="4298" w:author="Rev 5 Allen Wirfs-Brock" w:date="2012-01-04T15:59:00Z">
          <w:r w:rsidR="00711C66" w:rsidRPr="009C202C" w:rsidDel="00E70C3C">
            <w:rPr>
              <w:i/>
            </w:rPr>
            <w:delText>index</w:delText>
          </w:r>
        </w:del>
      </w:ins>
      <w:ins w:id="4299" w:author="Allen Wirfs-Brock" w:date="2011-07-05T08:57:00Z">
        <w:del w:id="4300" w:author="Rev 5 Allen Wirfs-Brock" w:date="2012-01-04T15:59:00Z">
          <w:r w:rsidRPr="00B820AB" w:rsidDel="00E70C3C">
            <w:rPr>
              <w:i/>
            </w:rPr>
            <w:delText xml:space="preserve"> </w:delText>
          </w:r>
          <w:r w:rsidRPr="00B820AB" w:rsidDel="00E70C3C">
            <w:delText xml:space="preserve">be the result of calling the [[Get]] internal method of </w:delText>
          </w:r>
          <w:r w:rsidRPr="00B820AB" w:rsidDel="00E70C3C">
            <w:rPr>
              <w:i/>
            </w:rPr>
            <w:delText xml:space="preserve">array </w:delText>
          </w:r>
          <w:r w:rsidRPr="00675B74"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ins>
    </w:p>
    <w:p w14:paraId="7DE1B7D0" w14:textId="77777777" w:rsidR="00711C66" w:rsidRPr="00E77497" w:rsidDel="00E70C3C" w:rsidRDefault="00711C66" w:rsidP="009E3FF6">
      <w:pPr>
        <w:pStyle w:val="Alg3"/>
        <w:numPr>
          <w:ilvl w:val="0"/>
          <w:numId w:val="418"/>
        </w:numPr>
        <w:rPr>
          <w:ins w:id="4301" w:author="Allen Wirfs-Brock" w:date="2011-07-05T09:04:00Z"/>
          <w:del w:id="4302" w:author="Rev 5 Allen Wirfs-Brock" w:date="2012-01-04T15:59:00Z"/>
        </w:rPr>
      </w:pPr>
      <w:ins w:id="4303" w:author="Allen Wirfs-Brock" w:date="2011-07-05T09:04:00Z">
        <w:del w:id="4304" w:author="Rev 5 Allen Wirfs-Brock" w:date="2012-01-04T15:59:00Z">
          <w:r w:rsidRPr="00E77497"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4305" w:author="Allen Wirfs-Brock" w:date="2011-07-05T09:14:00Z">
        <w:del w:id="4306" w:author="Rev 5 Allen Wirfs-Brock" w:date="2012-01-04T15:59:00Z">
          <w:r w:rsidR="00EB07D2" w:rsidRPr="00E77497" w:rsidDel="00E70C3C">
            <w:rPr>
              <w:i/>
            </w:rPr>
            <w:delText>spreadObj</w:delText>
          </w:r>
          <w:r w:rsidR="00EB07D2" w:rsidRPr="00E77497" w:rsidDel="00E70C3C">
            <w:delText xml:space="preserve"> </w:delText>
          </w:r>
        </w:del>
      </w:ins>
      <w:ins w:id="4307" w:author="Allen Wirfs-Brock" w:date="2011-07-05T09:04:00Z">
        <w:del w:id="4308"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57559D06" w14:textId="77777777" w:rsidR="00711C66" w:rsidRPr="00E77497" w:rsidDel="00E70C3C" w:rsidRDefault="00711C66" w:rsidP="009E3FF6">
      <w:pPr>
        <w:pStyle w:val="Alg3"/>
        <w:numPr>
          <w:ilvl w:val="0"/>
          <w:numId w:val="418"/>
        </w:numPr>
        <w:rPr>
          <w:ins w:id="4309" w:author="Allen Wirfs-Brock" w:date="2011-07-05T09:04:00Z"/>
          <w:del w:id="4310" w:author="Rev 5 Allen Wirfs-Brock" w:date="2012-01-04T15:59:00Z"/>
        </w:rPr>
      </w:pPr>
      <w:ins w:id="4311" w:author="Allen Wirfs-Brock" w:date="2011-07-05T09:04:00Z">
        <w:del w:id="4312" w:author="Rev 5 Allen Wirfs-Brock" w:date="2012-01-04T15:59:00Z">
          <w:r w:rsidRPr="00E77497" w:rsidDel="00E70C3C">
            <w:delText xml:space="preserve">Let </w:delText>
          </w:r>
        </w:del>
      </w:ins>
      <w:ins w:id="4313" w:author="Allen Wirfs-Brock" w:date="2011-07-05T09:15:00Z">
        <w:del w:id="4314" w:author="Rev 5 Allen Wirfs-Brock" w:date="2012-01-04T15:59:00Z">
          <w:r w:rsidR="00EB07D2" w:rsidRPr="00E77497" w:rsidDel="00E70C3C">
            <w:rPr>
              <w:i/>
            </w:rPr>
            <w:delText>spreadLen</w:delText>
          </w:r>
        </w:del>
      </w:ins>
      <w:ins w:id="4315" w:author="Allen Wirfs-Brock" w:date="2011-07-05T09:04:00Z">
        <w:del w:id="4316" w:author="Rev 5 Allen Wirfs-Brock" w:date="2012-01-04T15:59:00Z">
          <w:r w:rsidRPr="00E77497" w:rsidDel="00E70C3C">
            <w:delText xml:space="preserve"> be </w:delText>
          </w:r>
        </w:del>
      </w:ins>
      <w:ins w:id="4317" w:author="Allen Wirfs-Brock" w:date="2011-07-05T09:05:00Z">
        <w:del w:id="4318" w:author="Rev 5 Allen Wirfs-Brock" w:date="2012-01-04T15:59:00Z">
          <w:r w:rsidRPr="00E77497" w:rsidDel="00E70C3C">
            <w:delText>T</w:delText>
          </w:r>
        </w:del>
      </w:ins>
      <w:ins w:id="4319" w:author="Allen Wirfs-Brock" w:date="2011-07-05T09:04:00Z">
        <w:del w:id="4320" w:author="Rev 5 Allen Wirfs-Brock" w:date="2012-01-04T15:59:00Z">
          <w:r w:rsidRPr="00E77497" w:rsidDel="00E70C3C">
            <w:delText>oUint32(</w:delText>
          </w:r>
          <w:r w:rsidRPr="00E77497" w:rsidDel="00E70C3C">
            <w:rPr>
              <w:i/>
            </w:rPr>
            <w:delText>lenVal</w:delText>
          </w:r>
          <w:r w:rsidRPr="00E77497" w:rsidDel="00E70C3C">
            <w:delText>).</w:delText>
          </w:r>
        </w:del>
      </w:ins>
    </w:p>
    <w:p w14:paraId="0A75CFC4" w14:textId="77777777" w:rsidR="00711C66" w:rsidRPr="00E77497" w:rsidDel="00E70C3C" w:rsidRDefault="00711C66" w:rsidP="009E3FF6">
      <w:pPr>
        <w:pStyle w:val="Alg3"/>
        <w:numPr>
          <w:ilvl w:val="0"/>
          <w:numId w:val="418"/>
        </w:numPr>
        <w:rPr>
          <w:ins w:id="4321" w:author="Allen Wirfs-Brock" w:date="2011-07-05T09:04:00Z"/>
          <w:del w:id="4322" w:author="Rev 5 Allen Wirfs-Brock" w:date="2012-01-04T15:59:00Z"/>
        </w:rPr>
      </w:pPr>
      <w:ins w:id="4323" w:author="Allen Wirfs-Brock" w:date="2011-07-05T09:04:00Z">
        <w:del w:id="4324" w:author="Rev 5 Allen Wirfs-Brock" w:date="2012-01-04T15:59:00Z">
          <w:r w:rsidRPr="00E77497" w:rsidDel="00E70C3C">
            <w:delText xml:space="preserve">Let </w:delText>
          </w:r>
          <w:r w:rsidRPr="00E77497" w:rsidDel="00E70C3C">
            <w:rPr>
              <w:i/>
            </w:rPr>
            <w:delText>n</w:delText>
          </w:r>
          <w:r w:rsidRPr="00E77497" w:rsidDel="00E70C3C">
            <w:delText>=0;</w:delText>
          </w:r>
        </w:del>
      </w:ins>
    </w:p>
    <w:p w14:paraId="64B04AD9" w14:textId="77777777" w:rsidR="00711C66" w:rsidRPr="00E77497" w:rsidDel="00E70C3C" w:rsidRDefault="00711C66" w:rsidP="009E3FF6">
      <w:pPr>
        <w:pStyle w:val="Alg3"/>
        <w:numPr>
          <w:ilvl w:val="0"/>
          <w:numId w:val="418"/>
        </w:numPr>
        <w:rPr>
          <w:ins w:id="4325" w:author="Allen Wirfs-Brock" w:date="2011-07-05T09:04:00Z"/>
          <w:del w:id="4326" w:author="Rev 5 Allen Wirfs-Brock" w:date="2012-01-04T15:59:00Z"/>
        </w:rPr>
      </w:pPr>
      <w:ins w:id="4327" w:author="Allen Wirfs-Brock" w:date="2011-07-05T09:04:00Z">
        <w:del w:id="4328" w:author="Rev 5 Allen Wirfs-Brock" w:date="2012-01-04T15:59:00Z">
          <w:r w:rsidRPr="00E77497" w:rsidDel="00E70C3C">
            <w:delText xml:space="preserve">Repeat, while </w:delText>
          </w:r>
          <w:r w:rsidRPr="00E77497" w:rsidDel="00E70C3C">
            <w:rPr>
              <w:i/>
            </w:rPr>
            <w:delText>n</w:delText>
          </w:r>
          <w:r w:rsidRPr="00E77497" w:rsidDel="00E70C3C">
            <w:delText xml:space="preserve"> &lt; </w:delText>
          </w:r>
        </w:del>
      </w:ins>
      <w:ins w:id="4329" w:author="Allen Wirfs-Brock" w:date="2011-07-05T09:16:00Z">
        <w:del w:id="4330" w:author="Rev 5 Allen Wirfs-Brock" w:date="2012-01-04T15:59:00Z">
          <w:r w:rsidR="00EB07D2" w:rsidRPr="00E77497" w:rsidDel="00E70C3C">
            <w:rPr>
              <w:i/>
            </w:rPr>
            <w:delText>spreadLen</w:delText>
          </w:r>
        </w:del>
      </w:ins>
    </w:p>
    <w:p w14:paraId="5A344CF5" w14:textId="77777777" w:rsidR="00711C66" w:rsidRPr="00E77497" w:rsidDel="00E70C3C" w:rsidRDefault="00711C66" w:rsidP="009E3FF6">
      <w:pPr>
        <w:pStyle w:val="Alg3"/>
        <w:numPr>
          <w:ilvl w:val="1"/>
          <w:numId w:val="417"/>
        </w:numPr>
        <w:tabs>
          <w:tab w:val="clear" w:pos="1440"/>
          <w:tab w:val="left" w:pos="720"/>
        </w:tabs>
        <w:ind w:left="720"/>
        <w:rPr>
          <w:ins w:id="4331" w:author="Allen Wirfs-Brock" w:date="2011-07-05T09:04:00Z"/>
          <w:del w:id="4332" w:author="Rev 5 Allen Wirfs-Brock" w:date="2012-01-04T15:59:00Z"/>
        </w:rPr>
      </w:pPr>
      <w:ins w:id="4333" w:author="Allen Wirfs-Brock" w:date="2011-07-05T09:04:00Z">
        <w:del w:id="4334"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4335" w:author="Allen Wirfs-Brock" w:date="2011-07-05T09:14:00Z">
        <w:del w:id="4336" w:author="Rev 5 Allen Wirfs-Brock" w:date="2012-01-04T15:59:00Z">
          <w:r w:rsidR="00EB07D2" w:rsidRPr="00E77497" w:rsidDel="00E70C3C">
            <w:rPr>
              <w:i/>
            </w:rPr>
            <w:delText>spreadObj</w:delText>
          </w:r>
          <w:r w:rsidR="00EB07D2" w:rsidRPr="00E77497" w:rsidDel="00E70C3C">
            <w:delText xml:space="preserve"> </w:delText>
          </w:r>
        </w:del>
      </w:ins>
      <w:ins w:id="4337" w:author="Allen Wirfs-Brock" w:date="2011-07-05T09:04:00Z">
        <w:del w:id="4338" w:author="Rev 5 Allen Wirfs-Brock" w:date="2012-01-04T15:59:00Z">
          <w:r w:rsidRPr="00E77497" w:rsidDel="00E70C3C">
            <w:delText>with ToString(</w:delText>
          </w:r>
          <w:r w:rsidRPr="00E77497" w:rsidDel="00E70C3C">
            <w:rPr>
              <w:i/>
            </w:rPr>
            <w:delText>n</w:delText>
          </w:r>
          <w:r w:rsidRPr="00E77497" w:rsidDel="00E70C3C">
            <w:delText>).</w:delText>
          </w:r>
        </w:del>
      </w:ins>
    </w:p>
    <w:p w14:paraId="237942F3" w14:textId="77777777" w:rsidR="00711C66" w:rsidRPr="00E77497" w:rsidDel="00E70C3C" w:rsidRDefault="00711C66" w:rsidP="009E3FF6">
      <w:pPr>
        <w:pStyle w:val="Alg3"/>
        <w:numPr>
          <w:ilvl w:val="1"/>
          <w:numId w:val="417"/>
        </w:numPr>
        <w:tabs>
          <w:tab w:val="clear" w:pos="1440"/>
          <w:tab w:val="left" w:pos="720"/>
        </w:tabs>
        <w:ind w:left="720"/>
        <w:rPr>
          <w:ins w:id="4339" w:author="Allen Wirfs-Brock" w:date="2011-07-05T09:04:00Z"/>
          <w:del w:id="4340" w:author="Rev 5 Allen Wirfs-Brock" w:date="2012-01-04T15:59:00Z"/>
        </w:rPr>
      </w:pPr>
      <w:ins w:id="4341" w:author="Allen Wirfs-Brock" w:date="2011-07-05T09:04:00Z">
        <w:del w:id="4342"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4343" w:author="Allen Wirfs-Brock rev2" w:date="2011-07-20T13:31:00Z">
        <w:del w:id="4344"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4345" w:author="Allen Wirfs-Brock" w:date="2011-07-05T09:04:00Z">
        <w:del w:id="4346" w:author="Rev 5 Allen Wirfs-Brock" w:date="2012-01-04T15:59:00Z">
          <w:r w:rsidRPr="00E77497" w:rsidDel="00E70C3C">
            <w:delText>then,</w:delText>
          </w:r>
        </w:del>
      </w:ins>
    </w:p>
    <w:p w14:paraId="7E0A25FC"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4347" w:author="Allen Wirfs-Brock" w:date="2011-07-05T09:04:00Z"/>
          <w:del w:id="4348" w:author="Rev 5 Allen Wirfs-Brock" w:date="2012-01-04T15:59:00Z"/>
        </w:rPr>
      </w:pPr>
      <w:ins w:id="4349" w:author="Allen Wirfs-Brock" w:date="2011-07-05T09:04:00Z">
        <w:del w:id="4350"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4351" w:author="Allen Wirfs-Brock" w:date="2011-07-05T09:14:00Z">
        <w:del w:id="4352" w:author="Rev 5 Allen Wirfs-Brock" w:date="2012-01-04T15:59:00Z">
          <w:r w:rsidR="00EB07D2" w:rsidRPr="00E77497" w:rsidDel="00E70C3C">
            <w:rPr>
              <w:i/>
            </w:rPr>
            <w:delText>spreadObj</w:delText>
          </w:r>
          <w:r w:rsidR="00EB07D2" w:rsidRPr="00E77497" w:rsidDel="00E70C3C">
            <w:delText xml:space="preserve"> </w:delText>
          </w:r>
        </w:del>
      </w:ins>
      <w:ins w:id="4353" w:author="Allen Wirfs-Brock" w:date="2011-07-05T09:04:00Z">
        <w:del w:id="4354" w:author="Rev 5 Allen Wirfs-Brock" w:date="2012-01-04T15:59:00Z">
          <w:r w:rsidRPr="00E77497" w:rsidDel="00E70C3C">
            <w:delText>passing ToString(</w:delText>
          </w:r>
          <w:r w:rsidRPr="00E77497" w:rsidDel="00E70C3C">
            <w:rPr>
              <w:i/>
            </w:rPr>
            <w:delText>n</w:delText>
          </w:r>
          <w:r w:rsidRPr="00E77497" w:rsidDel="00E70C3C">
            <w:delText>) as the argument.</w:delText>
          </w:r>
        </w:del>
      </w:ins>
    </w:p>
    <w:p w14:paraId="66604036"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4355" w:author="Allen Wirfs-Brock" w:date="2011-07-05T09:04:00Z"/>
          <w:del w:id="4356" w:author="Rev 5 Allen Wirfs-Brock" w:date="2012-01-04T15:59:00Z"/>
        </w:rPr>
      </w:pPr>
      <w:ins w:id="4357" w:author="Allen Wirfs-Brock" w:date="2011-07-05T09:07:00Z">
        <w:del w:id="4358"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index</w:delText>
          </w:r>
          <w:r w:rsidRPr="00E77497" w:rsidDel="00E70C3C">
            <w:delText xml:space="preserve">)) and the Property Descriptor {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158C47A3" w14:textId="77777777" w:rsidR="00711C66" w:rsidRPr="00E77497" w:rsidDel="00E70C3C" w:rsidRDefault="00711C66" w:rsidP="009E3FF6">
      <w:pPr>
        <w:pStyle w:val="Alg3"/>
        <w:numPr>
          <w:ilvl w:val="1"/>
          <w:numId w:val="417"/>
        </w:numPr>
        <w:tabs>
          <w:tab w:val="clear" w:pos="1440"/>
          <w:tab w:val="left" w:pos="720"/>
        </w:tabs>
        <w:ind w:left="720"/>
        <w:rPr>
          <w:ins w:id="4359" w:author="Allen Wirfs-Brock" w:date="2011-07-05T09:04:00Z"/>
          <w:del w:id="4360" w:author="Rev 5 Allen Wirfs-Brock" w:date="2012-01-04T15:59:00Z"/>
        </w:rPr>
      </w:pPr>
      <w:ins w:id="4361" w:author="Allen Wirfs-Brock" w:date="2011-07-05T09:04:00Z">
        <w:del w:id="4362"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41A500E5" w14:textId="77777777" w:rsidR="00711C66" w:rsidRPr="00E77497" w:rsidDel="00E70C3C" w:rsidRDefault="00711C66" w:rsidP="009E3FF6">
      <w:pPr>
        <w:pStyle w:val="Alg3"/>
        <w:numPr>
          <w:ilvl w:val="1"/>
          <w:numId w:val="417"/>
        </w:numPr>
        <w:tabs>
          <w:tab w:val="clear" w:pos="1440"/>
          <w:tab w:val="left" w:pos="720"/>
        </w:tabs>
        <w:ind w:left="720"/>
        <w:rPr>
          <w:ins w:id="4363" w:author="Allen Wirfs-Brock" w:date="2011-07-05T09:04:00Z"/>
          <w:del w:id="4364" w:author="Rev 5 Allen Wirfs-Brock" w:date="2012-01-04T15:59:00Z"/>
        </w:rPr>
      </w:pPr>
      <w:ins w:id="4365" w:author="Allen Wirfs-Brock" w:date="2011-07-05T09:04:00Z">
        <w:del w:id="4366" w:author="Rev 5 Allen Wirfs-Brock" w:date="2012-01-04T15:59:00Z">
          <w:r w:rsidRPr="00E77497" w:rsidDel="00E70C3C">
            <w:delText xml:space="preserve">Let </w:delText>
          </w:r>
          <w:r w:rsidRPr="00E77497" w:rsidDel="00E70C3C">
            <w:rPr>
              <w:i/>
            </w:rPr>
            <w:delText>index</w:delText>
          </w:r>
          <w:r w:rsidRPr="00E77497" w:rsidDel="00E70C3C">
            <w:delText xml:space="preserve"> = </w:delText>
          </w:r>
          <w:r w:rsidRPr="00E77497" w:rsidDel="00E70C3C">
            <w:rPr>
              <w:i/>
            </w:rPr>
            <w:delText>index</w:delText>
          </w:r>
          <w:r w:rsidRPr="00E77497" w:rsidDel="00E70C3C">
            <w:delText xml:space="preserve"> +1.</w:delText>
          </w:r>
        </w:del>
      </w:ins>
    </w:p>
    <w:p w14:paraId="7220325F" w14:textId="77777777" w:rsidR="002C6802" w:rsidRPr="00E77497" w:rsidDel="00E70C3C" w:rsidRDefault="002C6802" w:rsidP="009E3FF6">
      <w:pPr>
        <w:pStyle w:val="Alg4"/>
        <w:numPr>
          <w:ilvl w:val="0"/>
          <w:numId w:val="418"/>
        </w:numPr>
        <w:spacing w:after="220"/>
        <w:contextualSpacing/>
        <w:rPr>
          <w:ins w:id="4367" w:author="Allen Wirfs-Brock" w:date="2011-07-05T08:57:00Z"/>
          <w:del w:id="4368" w:author="Rev 5 Allen Wirfs-Brock" w:date="2012-01-04T15:59:00Z"/>
        </w:rPr>
      </w:pPr>
      <w:ins w:id="4369" w:author="Allen Wirfs-Brock" w:date="2011-07-05T08:57:00Z">
        <w:del w:id="4370"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583956E7" w14:textId="77777777" w:rsidR="004C02EF" w:rsidRPr="00E77497" w:rsidDel="00365BF7" w:rsidRDefault="004C02EF" w:rsidP="004C02EF">
      <w:pPr>
        <w:rPr>
          <w:del w:id="4371" w:author="Rev 5 Allen Wirfs-Brock" w:date="2012-01-04T12:13:00Z"/>
        </w:rPr>
      </w:pPr>
      <w:del w:id="4372"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b/>
          </w:rPr>
          <w:delText>,</w:delText>
        </w:r>
        <w:r w:rsidRPr="00E77497" w:rsidDel="00365BF7">
          <w:delText xml:space="preserve">  is evaluated as follows:</w:delText>
        </w:r>
      </w:del>
    </w:p>
    <w:p w14:paraId="2AC7C771" w14:textId="77777777" w:rsidR="004C02EF" w:rsidRPr="00E77497" w:rsidDel="00365BF7" w:rsidRDefault="004C02EF" w:rsidP="004C02EF">
      <w:pPr>
        <w:pStyle w:val="Alg4"/>
        <w:numPr>
          <w:ilvl w:val="0"/>
          <w:numId w:val="46"/>
        </w:numPr>
        <w:spacing w:after="220"/>
        <w:contextualSpacing/>
        <w:rPr>
          <w:del w:id="4373" w:author="Rev 5 Allen Wirfs-Brock" w:date="2012-01-04T12:13:00Z"/>
        </w:rPr>
      </w:pPr>
      <w:del w:id="4374" w:author="Rev 5 Allen Wirfs-Brock" w:date="2012-01-04T12:13:00Z">
        <w:r w:rsidRPr="00E77497" w:rsidDel="00365BF7">
          <w:delText>Return the numeric value 1.</w:delText>
        </w:r>
      </w:del>
    </w:p>
    <w:p w14:paraId="4D3B06A1" w14:textId="77777777" w:rsidR="004C02EF" w:rsidRPr="00E77497" w:rsidDel="00365BF7" w:rsidRDefault="004C02EF" w:rsidP="004C02EF">
      <w:pPr>
        <w:rPr>
          <w:del w:id="4375" w:author="Rev 5 Allen Wirfs-Brock" w:date="2012-01-04T12:13:00Z"/>
        </w:rPr>
      </w:pPr>
      <w:del w:id="4376"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is evaluated as follows:</w:delText>
        </w:r>
      </w:del>
    </w:p>
    <w:p w14:paraId="6C7A1A63" w14:textId="77777777" w:rsidR="004C02EF" w:rsidRPr="00E77497" w:rsidDel="00365BF7" w:rsidRDefault="004C02EF" w:rsidP="004C02EF">
      <w:pPr>
        <w:pStyle w:val="Alg4"/>
        <w:numPr>
          <w:ilvl w:val="0"/>
          <w:numId w:val="47"/>
        </w:numPr>
        <w:spacing w:after="220"/>
        <w:contextualSpacing/>
        <w:rPr>
          <w:del w:id="4377" w:author="Rev 5 Allen Wirfs-Brock" w:date="2012-01-04T12:13:00Z"/>
        </w:rPr>
      </w:pPr>
      <w:del w:id="4378" w:author="Rev 5 Allen Wirfs-Brock" w:date="2012-01-04T12:13:00Z">
        <w:r w:rsidRPr="00E77497" w:rsidDel="00365BF7">
          <w:delText xml:space="preserve">Let </w:delText>
        </w:r>
        <w:r w:rsidRPr="00E77497" w:rsidDel="00365BF7">
          <w:rPr>
            <w:i/>
          </w:rPr>
          <w:delText>preceding</w:delText>
        </w:r>
        <w:r w:rsidRPr="00E77497" w:rsidDel="00365BF7">
          <w:delText xml:space="preserve"> be the result of evaluating </w:delText>
        </w:r>
        <w:r w:rsidRPr="00E77497" w:rsidDel="00365BF7">
          <w:rPr>
            <w:i/>
          </w:rPr>
          <w:delText>Elision</w:delText>
        </w:r>
        <w:r w:rsidRPr="00E77497" w:rsidDel="00365BF7">
          <w:delText>.</w:delText>
        </w:r>
      </w:del>
    </w:p>
    <w:p w14:paraId="2353483F" w14:textId="77777777" w:rsidR="004C02EF" w:rsidRPr="00E77497" w:rsidDel="00365BF7" w:rsidRDefault="004C02EF" w:rsidP="004C02EF">
      <w:pPr>
        <w:pStyle w:val="Alg4"/>
        <w:numPr>
          <w:ilvl w:val="0"/>
          <w:numId w:val="47"/>
        </w:numPr>
        <w:spacing w:after="220"/>
        <w:contextualSpacing/>
        <w:rPr>
          <w:del w:id="4379" w:author="Rev 5 Allen Wirfs-Brock" w:date="2012-01-04T12:13:00Z"/>
        </w:rPr>
      </w:pPr>
      <w:del w:id="4380" w:author="Rev 5 Allen Wirfs-Brock" w:date="2012-01-04T12:13:00Z">
        <w:r w:rsidRPr="00E77497" w:rsidDel="00365BF7">
          <w:delText xml:space="preserve">Return </w:delText>
        </w:r>
        <w:r w:rsidRPr="00E77497" w:rsidDel="00365BF7">
          <w:rPr>
            <w:i/>
          </w:rPr>
          <w:delText>preceding</w:delText>
        </w:r>
        <w:r w:rsidRPr="00E77497" w:rsidDel="00365BF7">
          <w:delText>+1.</w:delText>
        </w:r>
      </w:del>
    </w:p>
    <w:p w14:paraId="4D074B2A" w14:textId="77777777" w:rsidR="004C02EF" w:rsidRPr="00E77497" w:rsidDel="00E70C3C" w:rsidRDefault="004C02EF" w:rsidP="002924DE">
      <w:pPr>
        <w:pStyle w:val="Note"/>
        <w:rPr>
          <w:del w:id="4381" w:author="Rev 5 Allen Wirfs-Brock" w:date="2012-01-04T15:59:00Z"/>
        </w:rPr>
      </w:pPr>
      <w:bookmarkStart w:id="4382" w:name="_Ref456010689"/>
      <w:bookmarkStart w:id="4383" w:name="_Toc472818819"/>
      <w:del w:id="4384" w:author="Rev 5 Allen Wirfs-Brock" w:date="2012-01-04T15:59:00Z">
        <w:r w:rsidRPr="00E77497" w:rsidDel="00E70C3C">
          <w:delText>NOTE</w:delText>
        </w:r>
        <w:r w:rsidRPr="00E77497" w:rsidDel="00E70C3C">
          <w:tab/>
          <w:delText xml:space="preserve"> [[DefineOwnProperty]] is used to ensure that own properties are defined for the array even if the standard built-in Array prototype object has been modified in a manner that would preclude the creation of new own properties using [[Put]].</w:delText>
        </w:r>
      </w:del>
    </w:p>
    <w:p w14:paraId="2BDB5F87" w14:textId="77777777" w:rsidR="004C02EF" w:rsidRPr="00E77497" w:rsidRDefault="004C02EF" w:rsidP="003A4B22">
      <w:pPr>
        <w:pStyle w:val="30"/>
        <w:numPr>
          <w:ilvl w:val="0"/>
          <w:numId w:val="0"/>
        </w:numPr>
      </w:pPr>
      <w:bookmarkStart w:id="4385" w:name="_Toc235503393"/>
      <w:bookmarkStart w:id="4386" w:name="_Toc241509168"/>
      <w:bookmarkStart w:id="4387" w:name="_Toc244416655"/>
      <w:bookmarkStart w:id="4388" w:name="_Toc276631019"/>
      <w:bookmarkStart w:id="4389" w:name="_Toc314500584"/>
      <w:r w:rsidRPr="00E77497">
        <w:t>11.1.5</w:t>
      </w:r>
      <w:r w:rsidRPr="00E77497">
        <w:tab/>
        <w:t>Object Initialiser</w:t>
      </w:r>
      <w:bookmarkEnd w:id="4382"/>
      <w:bookmarkEnd w:id="4383"/>
      <w:bookmarkEnd w:id="4385"/>
      <w:bookmarkEnd w:id="4386"/>
      <w:bookmarkEnd w:id="4387"/>
      <w:bookmarkEnd w:id="4388"/>
      <w:bookmarkEnd w:id="4389"/>
    </w:p>
    <w:p w14:paraId="19EC8CA5" w14:textId="77777777" w:rsidR="004C02EF" w:rsidRPr="004D1BD1" w:rsidRDefault="002924DE" w:rsidP="002924DE">
      <w:pPr>
        <w:tabs>
          <w:tab w:val="left" w:pos="990"/>
        </w:tabs>
        <w:rPr>
          <w:sz w:val="18"/>
          <w:rPrChange w:id="4390" w:author="Rev 4 Allen Wirfs-Brock" w:date="2011-11-04T08:51:00Z">
            <w:rPr/>
          </w:rPrChange>
        </w:rPr>
      </w:pPr>
      <w:ins w:id="4391" w:author="Rev 4 Allen Wirfs-Brock" w:date="2011-10-11T09:31:00Z">
        <w:r w:rsidRPr="00E77497">
          <w:rPr>
            <w:sz w:val="18"/>
          </w:rPr>
          <w:t>NOTE</w:t>
        </w:r>
        <w:r w:rsidRPr="00E77497">
          <w:rPr>
            <w:sz w:val="18"/>
          </w:rPr>
          <w:tab/>
        </w:r>
      </w:ins>
      <w:r w:rsidR="004C02EF" w:rsidRPr="004D1BD1">
        <w:rPr>
          <w:sz w:val="18"/>
          <w:rPrChange w:id="4392" w:author="Rev 4 Allen Wirfs-Brock" w:date="2011-11-04T08:51:00Z">
            <w:rPr/>
          </w:rPrChange>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22DC5E2D" w14:textId="77777777" w:rsidR="004C02EF" w:rsidRPr="003B4312" w:rsidRDefault="004C02EF" w:rsidP="004C02EF">
      <w:pPr>
        <w:pStyle w:val="Syntax"/>
      </w:pPr>
      <w:r w:rsidRPr="004D1BD1">
        <w:t>Syntax</w:t>
      </w:r>
    </w:p>
    <w:p w14:paraId="7B159BB7" w14:textId="77777777" w:rsidR="00151B69" w:rsidRPr="008B7F6F" w:rsidRDefault="00151B69" w:rsidP="00151B69">
      <w:pPr>
        <w:pStyle w:val="SyntaxRule"/>
        <w:rPr>
          <w:ins w:id="4393" w:author="Rev 4 Allen Wirfs-Brock" w:date="2011-10-18T17:41:00Z"/>
        </w:rPr>
      </w:pPr>
      <w:ins w:id="4394" w:author="Rev 4 Allen Wirfs-Brock" w:date="2011-10-18T17:41:00Z">
        <w:r w:rsidRPr="003B4312">
          <w:t xml:space="preserve">SealedObjectLiteral </w:t>
        </w:r>
        <w:r w:rsidRPr="003B4312">
          <w:rPr>
            <w:rFonts w:ascii="Arial" w:hAnsi="Arial" w:cs="Arial"/>
            <w:b/>
            <w:i w:val="0"/>
          </w:rPr>
          <w:t>:</w:t>
        </w:r>
      </w:ins>
    </w:p>
    <w:p w14:paraId="0703C49A" w14:textId="77777777" w:rsidR="00151B69" w:rsidRPr="009C202C" w:rsidRDefault="00151B69" w:rsidP="00151B69">
      <w:pPr>
        <w:pStyle w:val="SyntaxDefinition"/>
        <w:rPr>
          <w:ins w:id="4395" w:author="Rev 4 Allen Wirfs-Brock" w:date="2011-10-18T17:41:00Z"/>
        </w:rPr>
      </w:pPr>
      <w:ins w:id="4396" w:author="Rev 4 Allen Wirfs-Brock" w:date="2011-10-18T17:42:00Z">
        <w:r w:rsidRPr="006B6D0A">
          <w:t>Object</w:t>
        </w:r>
      </w:ins>
      <w:ins w:id="4397" w:author="Rev 4 Allen Wirfs-Brock" w:date="2011-10-18T17:41:00Z">
        <w:r w:rsidRPr="006B6D0A">
          <w:t>Literal</w:t>
        </w:r>
        <w:r w:rsidRPr="006B6D0A">
          <w:rPr>
            <w:rFonts w:ascii="Courier New" w:hAnsi="Courier New"/>
            <w:b/>
            <w:i w:val="0"/>
          </w:rPr>
          <w:br/>
          <w:t xml:space="preserve"># </w:t>
        </w:r>
      </w:ins>
      <w:ins w:id="4398" w:author="Rev 4 Allen Wirfs-Brock" w:date="2011-10-18T17:42:00Z">
        <w:r w:rsidRPr="00E65A34">
          <w:t>Object</w:t>
        </w:r>
      </w:ins>
      <w:ins w:id="4399" w:author="Rev 4 Allen Wirfs-Brock" w:date="2011-10-18T17:41:00Z">
        <w:r w:rsidRPr="009C202C">
          <w:t>Literal</w:t>
        </w:r>
      </w:ins>
    </w:p>
    <w:p w14:paraId="369A0B02"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4EA51502"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Pr="00E77497">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PropertyNameAndValueList</w:t>
      </w:r>
      <w:r w:rsidRPr="00E77497">
        <w:rPr>
          <w:rFonts w:ascii="Courier New" w:hAnsi="Courier New"/>
          <w:i w:val="0"/>
        </w:rPr>
        <w:t xml:space="preserve"> , </w:t>
      </w:r>
      <w:r w:rsidRPr="00E77497">
        <w:rPr>
          <w:rFonts w:ascii="Courier New" w:hAnsi="Courier New"/>
          <w:b/>
          <w:i w:val="0"/>
        </w:rPr>
        <w:t>}</w:t>
      </w:r>
    </w:p>
    <w:p w14:paraId="2E23B9EE" w14:textId="77777777" w:rsidR="004C02EF" w:rsidRPr="00E77497" w:rsidRDefault="004C02EF" w:rsidP="004C02EF">
      <w:pPr>
        <w:pStyle w:val="SyntaxRule"/>
      </w:pPr>
      <w:r w:rsidRPr="00E77497">
        <w:t xml:space="preserve">PropertyNameAndValueList </w:t>
      </w:r>
      <w:r w:rsidRPr="00E77497">
        <w:rPr>
          <w:rFonts w:ascii="Arial" w:hAnsi="Arial" w:cs="Arial"/>
          <w:b/>
          <w:i w:val="0"/>
        </w:rPr>
        <w:t>:</w:t>
      </w:r>
    </w:p>
    <w:p w14:paraId="2BA0AEE3" w14:textId="77777777" w:rsidR="004C02EF" w:rsidRPr="00E77497" w:rsidRDefault="004C02EF" w:rsidP="004C02EF">
      <w:pPr>
        <w:pStyle w:val="SyntaxDefinition"/>
      </w:pPr>
      <w:r w:rsidRPr="00E77497">
        <w:t>PropertyAssignment</w:t>
      </w:r>
      <w:r w:rsidRPr="00E77497">
        <w:br/>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t>PropertyAssignment</w:t>
      </w:r>
    </w:p>
    <w:p w14:paraId="4E62029F" w14:textId="77777777" w:rsidR="004C02EF" w:rsidRPr="00E77497" w:rsidRDefault="004C02EF" w:rsidP="004C02EF">
      <w:pPr>
        <w:pStyle w:val="SyntaxRule"/>
        <w:rPr>
          <w:b/>
        </w:rPr>
      </w:pPr>
      <w:r w:rsidRPr="00E77497">
        <w:t>PropertyAssignment</w:t>
      </w:r>
      <w:r w:rsidRPr="00E77497">
        <w:rPr>
          <w:rFonts w:ascii="Arial" w:hAnsi="Arial" w:cs="Arial"/>
          <w:b/>
        </w:rPr>
        <w:t xml:space="preserve"> </w:t>
      </w:r>
      <w:r w:rsidRPr="00E77497">
        <w:rPr>
          <w:rFonts w:ascii="Arial" w:hAnsi="Arial" w:cs="Arial"/>
          <w:b/>
          <w:i w:val="0"/>
        </w:rPr>
        <w:t>:</w:t>
      </w:r>
    </w:p>
    <w:p w14:paraId="210B6488" w14:textId="77777777" w:rsidR="004C02EF" w:rsidRPr="00E77497" w:rsidRDefault="009574CD" w:rsidP="00A83EF2">
      <w:pPr>
        <w:pStyle w:val="SyntaxDefinition"/>
      </w:pPr>
      <w:ins w:id="4400" w:author="Allen Wirfs-Brock" w:date="2011-07-12T09:03:00Z">
        <w:r w:rsidRPr="00E77497">
          <w:t>IdentifierName</w:t>
        </w:r>
      </w:ins>
      <w:ins w:id="4401" w:author="Allen Wirfs-Brock" w:date="2011-07-12T08:57:00Z">
        <w:r w:rsidR="00A83EF2" w:rsidRPr="00E77497">
          <w:br/>
        </w:r>
      </w:ins>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ins w:id="4402" w:author="Rev 4 Allen Wirfs-Brock" w:date="2011-09-28T12:02:00Z">
        <w:r w:rsidR="006A1380" w:rsidRPr="00E77497">
          <w:br/>
        </w:r>
      </w:ins>
      <w:ins w:id="4403" w:author="Rev 4 Allen Wirfs-Brock" w:date="2011-09-28T12:03:00Z">
        <w:r w:rsidR="006A1380" w:rsidRPr="00E77497">
          <w:t>PropertyName</w:t>
        </w:r>
        <w:r w:rsidR="006A1380" w:rsidRPr="00E77497">
          <w:rPr>
            <w:rFonts w:ascii="Courier New" w:hAnsi="Courier New" w:cs="Courier New"/>
            <w:i w:val="0"/>
          </w:rPr>
          <w:t xml:space="preserve"> </w:t>
        </w:r>
      </w:ins>
      <w:ins w:id="4404" w:author="Rev 4 Allen Wirfs-Brock" w:date="2011-09-28T12:06:00Z">
        <w:r w:rsidR="006A1380" w:rsidRPr="00E77497">
          <w:rPr>
            <w:rFonts w:ascii="Courier New" w:hAnsi="Courier New"/>
            <w:b/>
            <w:i w:val="0"/>
          </w:rPr>
          <w:t>(</w:t>
        </w:r>
        <w:r w:rsidR="006A1380" w:rsidRPr="00E77497">
          <w:t xml:space="preserve"> FormalParameterList </w:t>
        </w:r>
        <w:r w:rsidR="006A1380" w:rsidRPr="00E77497">
          <w:rPr>
            <w:rFonts w:ascii="Courier New" w:hAnsi="Courier New"/>
            <w:b/>
            <w:i w:val="0"/>
          </w:rPr>
          <w:t>)</w:t>
        </w:r>
        <w:r w:rsidR="006A1380" w:rsidRPr="00E77497">
          <w:t xml:space="preserve"> </w:t>
        </w:r>
        <w:r w:rsidR="006A1380" w:rsidRPr="00E77497">
          <w:rPr>
            <w:rFonts w:ascii="Courier New" w:hAnsi="Courier New"/>
            <w:b/>
            <w:i w:val="0"/>
          </w:rPr>
          <w:t>{</w:t>
        </w:r>
        <w:r w:rsidR="006A1380" w:rsidRPr="00E77497">
          <w:t xml:space="preserve"> FunctionBody </w:t>
        </w:r>
        <w:r w:rsidR="006A1380" w:rsidRPr="00E77497">
          <w:rPr>
            <w:rFonts w:ascii="Courier New" w:hAnsi="Courier New"/>
            <w:b/>
            <w:i w:val="0"/>
          </w:rPr>
          <w:t>}</w:t>
        </w:r>
      </w:ins>
      <w:r w:rsidR="004C02EF" w:rsidRPr="00E77497">
        <w:br/>
      </w:r>
      <w:r w:rsidR="004C02EF" w:rsidRPr="00E77497">
        <w:rPr>
          <w:rFonts w:ascii="Courier New" w:hAnsi="Courier New" w:cs="Courier New"/>
          <w:b/>
          <w:i w:val="0"/>
        </w:rPr>
        <w:t xml:space="preserve">get </w:t>
      </w:r>
      <w:r w:rsidR="004C02EF" w:rsidRPr="00E77497">
        <w:t>PropertyName</w:t>
      </w:r>
      <w:r w:rsidR="004C02EF" w:rsidRPr="00E77497">
        <w:rPr>
          <w:rFonts w:ascii="Courier New" w:hAnsi="Courier New" w:cs="Courier New"/>
          <w:i w:val="0"/>
        </w:rPr>
        <w:t xml:space="preserve"> </w:t>
      </w:r>
      <w:r w:rsidR="004C02EF" w:rsidRPr="00E77497">
        <w:rPr>
          <w:rFonts w:ascii="Courier New" w:hAnsi="Courier New" w:cs="Courier New"/>
          <w:b/>
          <w:i w:val="0"/>
        </w:rPr>
        <w:t>( )</w:t>
      </w:r>
      <w:r w:rsidR="004C02EF" w:rsidRPr="00E77497">
        <w:rPr>
          <w:rFonts w:ascii="Courier New" w:hAnsi="Courier New" w:cs="Courier New"/>
        </w:rPr>
        <w:t xml:space="preserve"> </w:t>
      </w:r>
      <w:r w:rsidR="004C02EF" w:rsidRPr="00E77497">
        <w:rPr>
          <w:rFonts w:ascii="Courier New" w:hAnsi="Courier New" w:cs="Courier New"/>
          <w:b/>
          <w:i w:val="0"/>
        </w:rPr>
        <w:t>{</w:t>
      </w:r>
      <w:r w:rsidR="004C02EF" w:rsidRPr="00E77497">
        <w:rPr>
          <w:rFonts w:ascii="Courier New" w:hAnsi="Courier New" w:cs="Courier New"/>
          <w:i w:val="0"/>
        </w:rPr>
        <w:t xml:space="preserve"> </w:t>
      </w:r>
      <w:r w:rsidR="004C02EF" w:rsidRPr="00E77497">
        <w:t>FunctionBody</w:t>
      </w:r>
      <w:r w:rsidR="004C02EF" w:rsidRPr="00E77497">
        <w:rPr>
          <w:rFonts w:ascii="Courier New" w:hAnsi="Courier New" w:cs="Courier New"/>
          <w:i w:val="0"/>
        </w:rPr>
        <w:t xml:space="preserve"> </w:t>
      </w:r>
      <w:r w:rsidR="004C02EF" w:rsidRPr="00E77497">
        <w:rPr>
          <w:rFonts w:ascii="Courier New" w:hAnsi="Courier New" w:cs="Courier New"/>
          <w:b/>
          <w:i w:val="0"/>
        </w:rPr>
        <w:t>}</w:t>
      </w:r>
      <w:r w:rsidR="004C02EF" w:rsidRPr="00E77497">
        <w:rPr>
          <w:b/>
        </w:rPr>
        <w:br/>
      </w:r>
      <w:r w:rsidR="004C02EF" w:rsidRPr="00E77497">
        <w:rPr>
          <w:rFonts w:ascii="Courier New" w:hAnsi="Courier New" w:cs="Courier New"/>
          <w:b/>
          <w:i w:val="0"/>
        </w:rPr>
        <w:t xml:space="preserve">set </w:t>
      </w:r>
      <w:r w:rsidR="004C02EF" w:rsidRPr="00E77497">
        <w:t>PropertyName</w:t>
      </w:r>
      <w:r w:rsidR="004C02EF" w:rsidRPr="00E77497">
        <w:rPr>
          <w:rFonts w:ascii="Courier New" w:hAnsi="Courier New" w:cs="Courier New"/>
          <w:i w:val="0"/>
        </w:rPr>
        <w:t xml:space="preserve"> </w:t>
      </w:r>
      <w:r w:rsidR="004C02EF" w:rsidRPr="00E77497">
        <w:rPr>
          <w:rFonts w:ascii="Courier New" w:hAnsi="Courier New" w:cs="Courier New"/>
          <w:b/>
          <w:i w:val="0"/>
        </w:rPr>
        <w:t xml:space="preserve">( </w:t>
      </w:r>
      <w:r w:rsidR="004C02EF" w:rsidRPr="00E77497">
        <w:t>PropertySetParameterList</w:t>
      </w:r>
      <w:r w:rsidR="004C02EF" w:rsidRPr="00E77497">
        <w:rPr>
          <w:rFonts w:ascii="Courier New" w:hAnsi="Courier New" w:cs="Courier New"/>
          <w:b/>
          <w:i w:val="0"/>
        </w:rPr>
        <w:t xml:space="preserve"> ) { </w:t>
      </w:r>
      <w:r w:rsidR="004C02EF" w:rsidRPr="00E77497">
        <w:t>FunctionBody</w:t>
      </w:r>
      <w:r w:rsidR="004C02EF" w:rsidRPr="00E77497">
        <w:rPr>
          <w:rFonts w:ascii="Courier New" w:hAnsi="Courier New" w:cs="Courier New"/>
          <w:i w:val="0"/>
        </w:rPr>
        <w:t xml:space="preserve"> </w:t>
      </w:r>
      <w:r w:rsidR="004C02EF" w:rsidRPr="00E77497">
        <w:rPr>
          <w:rFonts w:ascii="Courier New" w:hAnsi="Courier New" w:cs="Courier New"/>
          <w:b/>
          <w:i w:val="0"/>
        </w:rPr>
        <w:t>}</w:t>
      </w:r>
    </w:p>
    <w:p w14:paraId="4D1C75EB" w14:textId="77777777" w:rsidR="004C02EF" w:rsidRPr="00E77497" w:rsidRDefault="004C02EF" w:rsidP="004C02EF">
      <w:pPr>
        <w:pStyle w:val="SyntaxRule"/>
      </w:pPr>
      <w:r w:rsidRPr="00E77497">
        <w:t xml:space="preserve">PropertyName </w:t>
      </w:r>
      <w:r w:rsidRPr="00E77497">
        <w:rPr>
          <w:rFonts w:ascii="Arial" w:hAnsi="Arial" w:cs="Arial"/>
          <w:b/>
          <w:i w:val="0"/>
        </w:rPr>
        <w:t>:</w:t>
      </w:r>
    </w:p>
    <w:p w14:paraId="57E4A145" w14:textId="77777777" w:rsidR="004C02EF" w:rsidRPr="00E77497" w:rsidRDefault="004C02EF" w:rsidP="004C02EF">
      <w:pPr>
        <w:pStyle w:val="SyntaxDefinition"/>
      </w:pPr>
      <w:r w:rsidRPr="00E77497">
        <w:t>IdentifierName</w:t>
      </w:r>
      <w:r w:rsidRPr="00E77497">
        <w:br/>
        <w:t>StringLiteral</w:t>
      </w:r>
      <w:r w:rsidRPr="00E77497">
        <w:br/>
        <w:t>NumericLiteral</w:t>
      </w:r>
    </w:p>
    <w:p w14:paraId="790BB94B" w14:textId="77777777" w:rsidR="004C02EF" w:rsidRPr="00E77497" w:rsidRDefault="004C02EF" w:rsidP="004C02EF">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51D05B4B" w14:textId="77777777" w:rsidR="0066693C" w:rsidRPr="00E77497" w:rsidRDefault="0066693C" w:rsidP="0066693C">
      <w:pPr>
        <w:pStyle w:val="SyntaxDefinition"/>
        <w:rPr>
          <w:ins w:id="4405" w:author="Rev 4 Allen Wirfs-Brock" w:date="2011-10-08T14:32:00Z"/>
        </w:rPr>
      </w:pPr>
      <w:ins w:id="4406" w:author="Rev 4 Allen Wirfs-Brock" w:date="2011-10-08T14:32:00Z">
        <w:r w:rsidRPr="00E77497">
          <w:t xml:space="preserve">BindingIdentifier </w:t>
        </w:r>
        <w:r w:rsidRPr="00E77497">
          <w:br/>
          <w:t xml:space="preserve">BindingPattern </w:t>
        </w:r>
      </w:ins>
    </w:p>
    <w:p w14:paraId="414B3F90" w14:textId="77777777" w:rsidR="004C02EF" w:rsidRPr="00E77497" w:rsidDel="0066693C" w:rsidRDefault="004C02EF" w:rsidP="004C02EF">
      <w:pPr>
        <w:pStyle w:val="SyntaxDefinition"/>
        <w:rPr>
          <w:del w:id="4407" w:author="Rev 4 Allen Wirfs-Brock" w:date="2011-10-08T14:32:00Z"/>
        </w:rPr>
      </w:pPr>
      <w:del w:id="4408" w:author="Rev 4 Allen Wirfs-Brock" w:date="2011-09-28T11:50:00Z">
        <w:r w:rsidRPr="00E77497" w:rsidDel="00494C99">
          <w:delText>Identifier</w:delText>
        </w:r>
      </w:del>
    </w:p>
    <w:p w14:paraId="7ED23FB1" w14:textId="77777777" w:rsidR="004C02EF" w:rsidRPr="00E77497" w:rsidDel="00833F54" w:rsidRDefault="004C02EF" w:rsidP="004C02EF">
      <w:pPr>
        <w:pStyle w:val="Syntax"/>
        <w:rPr>
          <w:del w:id="4409" w:author="Rev 4 Allen Wirfs-Brock" w:date="2011-10-15T08:41:00Z"/>
        </w:rPr>
      </w:pPr>
      <w:del w:id="4410" w:author="Rev 4 Allen Wirfs-Brock" w:date="2011-10-15T08:41:00Z">
        <w:r w:rsidRPr="00E77497" w:rsidDel="00833F54">
          <w:delText>Semantics</w:delText>
        </w:r>
      </w:del>
    </w:p>
    <w:p w14:paraId="62E254F9" w14:textId="77777777" w:rsidR="00833F54" w:rsidRPr="00E77497" w:rsidRDefault="00833F54" w:rsidP="00833F54">
      <w:pPr>
        <w:pStyle w:val="40"/>
        <w:numPr>
          <w:ilvl w:val="0"/>
          <w:numId w:val="0"/>
        </w:numPr>
        <w:rPr>
          <w:ins w:id="4411" w:author="Rev 4 Allen Wirfs-Brock" w:date="2011-10-15T08:41:00Z"/>
        </w:rPr>
      </w:pPr>
      <w:ins w:id="4412" w:author="Rev 4 Allen Wirfs-Brock" w:date="2011-10-15T08:41:00Z">
        <w:r w:rsidRPr="00E77497">
          <w:t>11.1.5.1 Static Semantics</w:t>
        </w:r>
      </w:ins>
    </w:p>
    <w:p w14:paraId="1FE2AF0C" w14:textId="77777777" w:rsidR="00833F54" w:rsidRPr="00E77497" w:rsidRDefault="00833F54" w:rsidP="00833F54">
      <w:pPr>
        <w:rPr>
          <w:ins w:id="4413" w:author="Rev 4 Allen Wirfs-Brock" w:date="2011-10-15T08:41:00Z"/>
          <w:rFonts w:ascii="Helvetica" w:hAnsi="Helvetica"/>
          <w:b/>
        </w:rPr>
      </w:pPr>
      <w:ins w:id="4414" w:author="Rev 4 Allen Wirfs-Brock" w:date="2011-10-15T08:41:00Z">
        <w:r w:rsidRPr="00E77497">
          <w:rPr>
            <w:rFonts w:ascii="Helvetica" w:hAnsi="Helvetica"/>
            <w:b/>
          </w:rPr>
          <w:t>Early Errors</w:t>
        </w:r>
      </w:ins>
    </w:p>
    <w:p w14:paraId="566229FD" w14:textId="77777777" w:rsidR="00833F54" w:rsidRPr="00E77497" w:rsidRDefault="00833F54" w:rsidP="00833F54">
      <w:pPr>
        <w:rPr>
          <w:ins w:id="4415" w:author="Rev 4 Allen Wirfs-Brock" w:date="2011-10-15T08:41:00Z"/>
        </w:rPr>
      </w:pPr>
      <w:ins w:id="4416" w:author="Rev 4 Allen Wirfs-Brock" w:date="2011-10-15T08:41:00Z">
        <w:r w:rsidRPr="00E77497">
          <w:rPr>
            <w:rStyle w:val="bnf"/>
          </w:rPr>
          <w:t>PropertyNameAndValueList</w:t>
        </w:r>
        <w:r w:rsidRPr="00E77497">
          <w:t xml:space="preserve"> </w:t>
        </w:r>
        <w:r w:rsidRPr="00E77497">
          <w:rPr>
            <w:b/>
          </w:rPr>
          <w:t>:</w:t>
        </w:r>
        <w:r w:rsidRPr="00E77497">
          <w:t xml:space="preserve">  </w:t>
        </w:r>
        <w:r w:rsidRPr="00E77497">
          <w:rPr>
            <w:rStyle w:val="bnf"/>
          </w:rPr>
          <w:t>PropertyNameAndValueList</w:t>
        </w:r>
        <w:r w:rsidRPr="00E77497">
          <w:t xml:space="preserve"> </w:t>
        </w:r>
        <w:r w:rsidRPr="00E77497">
          <w:rPr>
            <w:rFonts w:ascii="Courier New" w:hAnsi="Courier New" w:cs="Courier New"/>
            <w:b/>
          </w:rPr>
          <w:t>,</w:t>
        </w:r>
        <w:r w:rsidRPr="00E77497">
          <w:t xml:space="preserve"> </w:t>
        </w:r>
        <w:r w:rsidRPr="00E77497">
          <w:rPr>
            <w:rStyle w:val="bnf"/>
          </w:rPr>
          <w:t>PropertyAssignment</w:t>
        </w:r>
        <w:r w:rsidRPr="00E77497">
          <w:rPr>
            <w:rFonts w:ascii="Courier New" w:hAnsi="Courier New" w:cs="Courier New"/>
            <w:b/>
            <w:iCs/>
          </w:rPr>
          <w:t xml:space="preserve"> </w:t>
        </w:r>
      </w:ins>
    </w:p>
    <w:p w14:paraId="0EF1A575" w14:textId="77777777" w:rsidR="00833F54" w:rsidRPr="00E77497" w:rsidRDefault="00833F54" w:rsidP="009E3FF6">
      <w:pPr>
        <w:numPr>
          <w:ilvl w:val="0"/>
          <w:numId w:val="403"/>
        </w:numPr>
        <w:spacing w:after="220"/>
        <w:contextualSpacing/>
        <w:rPr>
          <w:ins w:id="4417" w:author="Rev 4 Allen Wirfs-Brock" w:date="2011-10-15T08:41:00Z"/>
        </w:rPr>
      </w:pPr>
      <w:ins w:id="4418" w:author="Rev 4 Allen Wirfs-Brock" w:date="2011-10-15T08:41:00Z">
        <w:r w:rsidRPr="00E77497">
          <w:t xml:space="preserve">It is a Syntax Error if this production is contained in strict code,  </w:t>
        </w:r>
        <w:r w:rsidRPr="00E77497">
          <w:rPr>
            <w:rStyle w:val="bnf"/>
          </w:rPr>
          <w:t>PropertyAssignment</w:t>
        </w:r>
        <w:r w:rsidRPr="00E77497">
          <w:rPr>
            <w:rFonts w:ascii="Courier New" w:hAnsi="Courier New" w:cs="Courier New"/>
            <w:b/>
            <w:iCs/>
          </w:rPr>
          <w:t xml:space="preserve"> </w:t>
        </w:r>
        <w:r w:rsidRPr="00E77497">
          <w:t xml:space="preserve">is the production </w:t>
        </w:r>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rPr>
            <w:rStyle w:val="bnf"/>
            <w:rFonts w:ascii="Arial" w:hAnsi="Arial" w:cs="Arial"/>
            <w:i w:val="0"/>
          </w:rPr>
          <w:t>,</w:t>
        </w:r>
        <w:r w:rsidRPr="00E77497">
          <w:t xml:space="preserve"> and </w:t>
        </w:r>
        <w:r w:rsidRPr="00E77497">
          <w:rPr>
            <w:rFonts w:ascii="Times New Roman" w:eastAsia="Times New Roman" w:hAnsi="Times New Roman"/>
            <w:spacing w:val="6"/>
            <w:lang w:eastAsia="en-US"/>
          </w:rPr>
          <w:t>PropertyDefinitionList</w:t>
        </w:r>
        <w:r w:rsidRPr="00E77497">
          <w:t>(</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is not the empty List.</w:t>
        </w:r>
      </w:ins>
    </w:p>
    <w:p w14:paraId="6765251C" w14:textId="77777777" w:rsidR="00833F54" w:rsidRPr="00E77497" w:rsidRDefault="00833F54" w:rsidP="009E3FF6">
      <w:pPr>
        <w:numPr>
          <w:ilvl w:val="0"/>
          <w:numId w:val="403"/>
        </w:numPr>
        <w:spacing w:after="220"/>
        <w:contextualSpacing/>
        <w:jc w:val="left"/>
        <w:rPr>
          <w:ins w:id="4419" w:author="Rev 4 Allen Wirfs-Brock" w:date="2011-10-15T08:41:00Z"/>
        </w:rPr>
      </w:pPr>
      <w:ins w:id="4420"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rPr>
            <w:rStyle w:val="bnf"/>
            <w:rFonts w:ascii="Arial" w:hAnsi="Arial" w:cs="Arial"/>
            <w:i w:val="0"/>
          </w:rPr>
          <w:br/>
        </w:r>
        <w:r w:rsidRPr="00E77497">
          <w:t xml:space="preserve">and </w:t>
        </w:r>
        <w:r w:rsidRPr="00E77497">
          <w:rPr>
            <w:rFonts w:ascii="Times New Roman" w:eastAsia="Times New Roman" w:hAnsi="Times New Roman"/>
            <w:spacing w:val="6"/>
            <w:lang w:eastAsia="en-US"/>
          </w:rPr>
          <w:t>PropertyDefinitionList</w:t>
        </w:r>
        <w:r w:rsidRPr="00E77497">
          <w:t xml:space="preserve"> (</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includes a production of the form </w:t>
        </w:r>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w:t>
        </w:r>
      </w:ins>
    </w:p>
    <w:p w14:paraId="2E4D9870" w14:textId="77777777" w:rsidR="00833F54" w:rsidRPr="00E77497" w:rsidRDefault="00833F54" w:rsidP="009E3FF6">
      <w:pPr>
        <w:numPr>
          <w:ilvl w:val="0"/>
          <w:numId w:val="403"/>
        </w:numPr>
        <w:contextualSpacing/>
        <w:jc w:val="left"/>
        <w:rPr>
          <w:ins w:id="4421" w:author="Rev 4 Allen Wirfs-Brock" w:date="2011-10-15T08:41:00Z"/>
        </w:rPr>
      </w:pPr>
      <w:ins w:id="4422"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w:t>
        </w:r>
        <w:r w:rsidRPr="008B7F6F">
          <w:rPr>
            <w:rStyle w:val="bnf"/>
            <w:rFonts w:ascii="Arial" w:hAnsi="Arial" w:cs="Arial"/>
            <w:i w:val="0"/>
          </w:rPr>
          <w:br/>
        </w:r>
        <w:r w:rsidRPr="006B6D0A">
          <w:t xml:space="preserve">and </w:t>
        </w:r>
        <w:r w:rsidRPr="006B6D0A">
          <w:rPr>
            <w:rFonts w:ascii="Times New Roman" w:eastAsia="Times New Roman" w:hAnsi="Times New Roman"/>
            <w:spacing w:val="6"/>
            <w:lang w:eastAsia="en-US"/>
          </w:rPr>
          <w:t>PropertyDefinitionList</w:t>
        </w:r>
        <w:r w:rsidRPr="006B6D0A">
          <w:t xml:space="preserve"> (</w:t>
        </w:r>
        <w:r w:rsidRPr="00E65A34">
          <w:rPr>
            <w:rFonts w:ascii="Times New Roman" w:eastAsia="Times New Roman" w:hAnsi="Times New Roman"/>
            <w:spacing w:val="6"/>
            <w:lang w:eastAsia="en-US"/>
          </w:rPr>
          <w:t>PropName</w:t>
        </w:r>
        <w:r w:rsidRPr="009C202C">
          <w:t xml:space="preserve"> of </w:t>
        </w:r>
        <w:r w:rsidRPr="009C202C">
          <w:rPr>
            <w:rStyle w:val="bnf"/>
          </w:rPr>
          <w:t>PropertyAssignment</w:t>
        </w:r>
        <w:r w:rsidRPr="00B820AB">
          <w:t xml:space="preserve">) of </w:t>
        </w:r>
        <w:r w:rsidRPr="00B820AB">
          <w:rPr>
            <w:rStyle w:val="bnf"/>
          </w:rPr>
          <w:t>PropertyNameAndValueList</w:t>
        </w:r>
        <w:r w:rsidRPr="00B820AB">
          <w:t xml:space="preserve"> includes a production of the form </w:t>
        </w:r>
        <w:r w:rsidRPr="00675B74">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w:t>
        </w:r>
      </w:ins>
    </w:p>
    <w:p w14:paraId="71DDBE6D" w14:textId="77777777" w:rsidR="00833F54" w:rsidRPr="00E77497" w:rsidRDefault="00833F54" w:rsidP="009E3FF6">
      <w:pPr>
        <w:numPr>
          <w:ilvl w:val="0"/>
          <w:numId w:val="403"/>
        </w:numPr>
        <w:spacing w:after="220"/>
        <w:contextualSpacing/>
        <w:jc w:val="left"/>
        <w:rPr>
          <w:ins w:id="4423" w:author="Rev 4 Allen Wirfs-Brock" w:date="2011-10-15T08:41:00Z"/>
        </w:rPr>
      </w:pPr>
      <w:ins w:id="4424"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br/>
          <w:t xml:space="preserve">and </w:t>
        </w:r>
        <w:r w:rsidRPr="00E77497">
          <w:rPr>
            <w:rFonts w:ascii="Times New Roman" w:eastAsia="Times New Roman" w:hAnsi="Times New Roman"/>
            <w:spacing w:val="6"/>
            <w:lang w:eastAsia="en-US"/>
          </w:rPr>
          <w:t>PropertyDefinitionList</w:t>
        </w:r>
        <w:r w:rsidRPr="00E77497">
          <w:t xml:space="preserve"> (</w:t>
        </w:r>
        <w:r w:rsidRPr="00E77497">
          <w:rPr>
            <w:rFonts w:ascii="Times New Roman" w:eastAsia="Times New Roman" w:hAnsi="Times New Roman"/>
            <w:spacing w:val="6"/>
            <w:lang w:eastAsia="en-US"/>
          </w:rPr>
          <w:t>PropName</w:t>
        </w:r>
        <w:r w:rsidRPr="00E77497">
          <w:t xml:space="preserve"> of </w:t>
        </w:r>
        <w:r w:rsidRPr="00E77497">
          <w:rPr>
            <w:rStyle w:val="bnf"/>
          </w:rPr>
          <w:t>PropertyAssignment</w:t>
        </w:r>
        <w:r w:rsidRPr="00E77497">
          <w:t xml:space="preserve">) of </w:t>
        </w:r>
        <w:r w:rsidRPr="00E77497">
          <w:rPr>
            <w:rStyle w:val="bnf"/>
          </w:rPr>
          <w:t>PropertyNameAndValueList</w:t>
        </w:r>
        <w:r w:rsidRPr="00E77497">
          <w:t xml:space="preserve"> includes a production of the form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w:t>
        </w:r>
      </w:ins>
    </w:p>
    <w:p w14:paraId="62DF4F36" w14:textId="77777777" w:rsidR="00833F54" w:rsidRPr="008B7F6F" w:rsidRDefault="00833F54" w:rsidP="009E3FF6">
      <w:pPr>
        <w:numPr>
          <w:ilvl w:val="0"/>
          <w:numId w:val="403"/>
        </w:numPr>
        <w:jc w:val="left"/>
        <w:rPr>
          <w:ins w:id="4425" w:author="Rev 4 Allen Wirfs-Brock" w:date="2011-10-15T08:41:00Z"/>
        </w:rPr>
      </w:pPr>
      <w:ins w:id="4426" w:author="Rev 4 Allen Wirfs-Brock" w:date="2011-10-15T08:41:00Z">
        <w:r w:rsidRPr="00E77497">
          <w:t xml:space="preserve">It is a Syntax Error if </w:t>
        </w:r>
        <w:r w:rsidRPr="00E77497">
          <w:rPr>
            <w:rStyle w:val="bnf"/>
          </w:rPr>
          <w:t>PropertyAssignment</w:t>
        </w:r>
        <w:r w:rsidRPr="00E77497">
          <w:rPr>
            <w:rFonts w:ascii="Courier New" w:hAnsi="Courier New" w:cs="Courier New"/>
            <w:b/>
            <w:iCs/>
          </w:rPr>
          <w:t xml:space="preserve"> </w:t>
        </w:r>
        <w:r w:rsidRPr="00E77497">
          <w:t>is the production</w:t>
        </w:r>
        <w:r w:rsidRPr="00E77497">
          <w:br/>
          <w:t xml:space="preserve">   </w:t>
        </w:r>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w:t>
        </w:r>
        <w:r w:rsidRPr="008B7F6F">
          <w:rPr>
            <w:rStyle w:val="bnf"/>
            <w:rFonts w:ascii="Arial" w:hAnsi="Arial" w:cs="Arial"/>
            <w:i w:val="0"/>
          </w:rPr>
          <w:br/>
        </w:r>
        <w:r w:rsidRPr="006B6D0A">
          <w:t xml:space="preserve">and </w:t>
        </w:r>
        <w:r w:rsidRPr="006B6D0A">
          <w:rPr>
            <w:rFonts w:ascii="Times New Roman" w:eastAsia="Times New Roman" w:hAnsi="Times New Roman"/>
            <w:spacing w:val="6"/>
            <w:lang w:eastAsia="en-US"/>
          </w:rPr>
          <w:t>PropertyDefinitionList</w:t>
        </w:r>
        <w:r w:rsidRPr="006B6D0A">
          <w:t xml:space="preserve"> (</w:t>
        </w:r>
        <w:r w:rsidRPr="00E65A34">
          <w:rPr>
            <w:rFonts w:ascii="Times New Roman" w:eastAsia="Times New Roman" w:hAnsi="Times New Roman"/>
            <w:spacing w:val="6"/>
            <w:lang w:eastAsia="en-US"/>
          </w:rPr>
          <w:t>PropName</w:t>
        </w:r>
        <w:r w:rsidRPr="009C202C">
          <w:t xml:space="preserve"> of </w:t>
        </w:r>
        <w:r w:rsidRPr="009C202C">
          <w:rPr>
            <w:rStyle w:val="bnf"/>
          </w:rPr>
          <w:t>PropertyAssignment</w:t>
        </w:r>
        <w:r w:rsidRPr="00B820AB">
          <w:t xml:space="preserve">) of </w:t>
        </w:r>
        <w:r w:rsidRPr="00B820AB">
          <w:rPr>
            <w:rStyle w:val="bnf"/>
          </w:rPr>
          <w:t>PropertyNameAndValueList</w:t>
        </w:r>
        <w:r w:rsidRPr="00B820AB">
          <w:t xml:space="preserve"> includes a production of the form</w:t>
        </w:r>
        <w:r w:rsidRPr="00B820AB">
          <w:br/>
          <w:t xml:space="preserve">   </w:t>
        </w:r>
        <w:r w:rsidRPr="00675B74">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8B7F6F">
          <w:rPr>
            <w:iCs/>
          </w:rPr>
          <w:t xml:space="preserve"> </w:t>
        </w:r>
        <w:r w:rsidRPr="008B7F6F">
          <w:rPr>
            <w:rFonts w:ascii="Courier New" w:hAnsi="Courier New" w:cs="Courier New"/>
            <w:b/>
            <w:iCs/>
          </w:rPr>
          <w:t>}</w:t>
        </w:r>
        <w:r w:rsidRPr="008B7F6F">
          <w:t>.</w:t>
        </w:r>
      </w:ins>
    </w:p>
    <w:p w14:paraId="2BEEAEF3" w14:textId="77777777" w:rsidR="00DB5B9F" w:rsidRPr="008B7F6F" w:rsidRDefault="00DB5B9F" w:rsidP="00DB5B9F">
      <w:pPr>
        <w:rPr>
          <w:ins w:id="4427" w:author="Rev 5 Allen Wirfs-Brock" w:date="2012-01-16T17:15:00Z"/>
        </w:rPr>
      </w:pPr>
      <w:ins w:id="4428" w:author="Rev 5 Allen Wirfs-Brock" w:date="2012-01-16T17:15:00Z">
        <w:r w:rsidRPr="006B6D0A">
          <w:rPr>
            <w:rStyle w:val="bnf"/>
          </w:rPr>
          <w:t>PropertyAssignment</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ins>
      <w:ins w:id="4429" w:author="Rev 5 Allen Wirfs-Brock" w:date="2012-01-16T17:16:00Z">
        <w:r>
          <w:rPr>
            <w:rStyle w:val="bnf"/>
          </w:rPr>
          <w:t>FormalParameterList</w:t>
        </w:r>
      </w:ins>
      <w:ins w:id="4430" w:author="Rev 5 Allen Wirfs-Brock" w:date="2012-01-16T17:15:00Z">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 xml:space="preserve">} </w:t>
        </w:r>
      </w:ins>
    </w:p>
    <w:p w14:paraId="7EBA5C11" w14:textId="77777777" w:rsidR="00DB5B9F" w:rsidRPr="006B6D0A" w:rsidRDefault="00DB5B9F" w:rsidP="00DB5B9F">
      <w:pPr>
        <w:numPr>
          <w:ilvl w:val="0"/>
          <w:numId w:val="403"/>
        </w:numPr>
        <w:spacing w:after="220"/>
        <w:contextualSpacing/>
        <w:rPr>
          <w:ins w:id="4431" w:author="Rev 5 Allen Wirfs-Brock" w:date="2012-01-16T17:16:00Z"/>
        </w:rPr>
      </w:pPr>
      <w:ins w:id="4432" w:author="Rev 5 Allen Wirfs-Brock" w:date="2012-01-16T17:16:00Z">
        <w:r w:rsidRPr="006B6D0A">
          <w:t>It is a Syntax Error if the source code parsed with this production is not extended code.</w:t>
        </w:r>
      </w:ins>
    </w:p>
    <w:p w14:paraId="4E6AF66E" w14:textId="77777777" w:rsidR="00DB5B9F" w:rsidRPr="00B820AB" w:rsidRDefault="00DB5B9F" w:rsidP="00DB5B9F">
      <w:pPr>
        <w:numPr>
          <w:ilvl w:val="0"/>
          <w:numId w:val="403"/>
        </w:numPr>
        <w:spacing w:after="220"/>
        <w:contextualSpacing/>
        <w:rPr>
          <w:ins w:id="4433" w:author="Rev 5 Allen Wirfs-Brock" w:date="2012-01-16T17:15:00Z"/>
        </w:rPr>
      </w:pPr>
      <w:ins w:id="4434" w:author="Rev 5 Allen Wirfs-Brock" w:date="2012-01-16T17:15:00Z">
        <w:r w:rsidRPr="006B6D0A">
          <w:t xml:space="preserve">It is a Syntax Error if the PropName of </w:t>
        </w:r>
        <w:r w:rsidRPr="00E65A34">
          <w:rPr>
            <w:rStyle w:val="bnf"/>
          </w:rPr>
          <w:t>PropertyName</w:t>
        </w:r>
        <w:r w:rsidRPr="009C202C">
          <w:rPr>
            <w:iCs/>
          </w:rPr>
          <w:t xml:space="preserve"> </w:t>
        </w:r>
        <w:r w:rsidRPr="009C202C">
          <w:t xml:space="preserve">also occurs in the VarDeclaredNames of </w:t>
        </w:r>
        <w:r w:rsidRPr="00B820AB">
          <w:rPr>
            <w:rFonts w:ascii="Times New Roman" w:hAnsi="Times New Roman"/>
            <w:i/>
          </w:rPr>
          <w:t>FunctionBody</w:t>
        </w:r>
        <w:r w:rsidRPr="00B820AB">
          <w:t>.</w:t>
        </w:r>
      </w:ins>
    </w:p>
    <w:p w14:paraId="787CB658" w14:textId="77777777" w:rsidR="00DB5B9F" w:rsidRPr="00E77497" w:rsidRDefault="00DB5B9F" w:rsidP="00DB5B9F">
      <w:pPr>
        <w:numPr>
          <w:ilvl w:val="0"/>
          <w:numId w:val="403"/>
        </w:numPr>
        <w:spacing w:after="220"/>
        <w:contextualSpacing/>
        <w:rPr>
          <w:ins w:id="4435" w:author="Rev 5 Allen Wirfs-Brock" w:date="2012-01-16T17:15:00Z"/>
        </w:rPr>
      </w:pPr>
      <w:ins w:id="4436" w:author="Rev 5 Allen Wirfs-Brock" w:date="2012-01-16T17:15:00Z">
        <w:r w:rsidRPr="00675B74">
          <w:t xml:space="preserve">It is a Syntax Error if </w:t>
        </w:r>
        <w:r w:rsidRPr="00E77497">
          <w:t xml:space="preserve">the PropName of </w:t>
        </w:r>
        <w:r w:rsidRPr="00E77497">
          <w:rPr>
            <w:rStyle w:val="bnf"/>
          </w:rPr>
          <w:t>PropertyName</w:t>
        </w:r>
        <w:r w:rsidRPr="00E77497">
          <w:rPr>
            <w:iCs/>
          </w:rPr>
          <w:t xml:space="preserve"> </w:t>
        </w:r>
        <w:r w:rsidRPr="00E77497">
          <w:t xml:space="preserve">also occurs in the LexicallyDeclaredNames of </w:t>
        </w:r>
        <w:r w:rsidRPr="00E77497">
          <w:rPr>
            <w:rFonts w:ascii="Times New Roman" w:hAnsi="Times New Roman"/>
            <w:i/>
          </w:rPr>
          <w:t>FunctionBody</w:t>
        </w:r>
        <w:r w:rsidRPr="00E77497">
          <w:t>.</w:t>
        </w:r>
      </w:ins>
    </w:p>
    <w:p w14:paraId="636C4CBF" w14:textId="77777777" w:rsidR="00DB5B9F" w:rsidRPr="003B4312" w:rsidRDefault="00DB5B9F" w:rsidP="00DB5B9F">
      <w:pPr>
        <w:numPr>
          <w:ilvl w:val="0"/>
          <w:numId w:val="403"/>
        </w:numPr>
        <w:spacing w:after="220"/>
        <w:contextualSpacing/>
        <w:rPr>
          <w:ins w:id="4437" w:author="Rev 5 Allen Wirfs-Brock" w:date="2012-01-16T17:15:00Z"/>
        </w:rPr>
      </w:pPr>
      <w:ins w:id="4438" w:author="Rev 5 Allen Wirfs-Brock" w:date="2012-01-16T17:15:00Z">
        <w:r w:rsidRPr="00E77497">
          <w:t xml:space="preserve">It is a Syntax Error if any element of the LexicallyDeclaredNames of </w:t>
        </w:r>
      </w:ins>
      <w:ins w:id="4439" w:author="Rev 5 Allen Wirfs-Brock" w:date="2012-01-16T17:19:00Z">
        <w:r w:rsidRPr="00E77497">
          <w:rPr>
            <w:rFonts w:ascii="Times New Roman" w:hAnsi="Times New Roman"/>
            <w:i/>
          </w:rPr>
          <w:t>FormalParameterList</w:t>
        </w:r>
        <w:r w:rsidRPr="00E77497">
          <w:t xml:space="preserve"> </w:t>
        </w:r>
      </w:ins>
      <w:ins w:id="4440" w:author="Rev 5 Allen Wirfs-Brock" w:date="2012-01-16T17:15:00Z">
        <w:r w:rsidRPr="004D1BD1">
          <w:t xml:space="preserve">also occurs in the VarDeclaredNames of </w:t>
        </w:r>
        <w:r w:rsidRPr="003B4312">
          <w:rPr>
            <w:rFonts w:ascii="Times New Roman" w:hAnsi="Times New Roman"/>
            <w:i/>
          </w:rPr>
          <w:t>FunctionBody</w:t>
        </w:r>
        <w:r w:rsidRPr="003B4312">
          <w:t>.</w:t>
        </w:r>
      </w:ins>
    </w:p>
    <w:p w14:paraId="4CC9221D" w14:textId="77777777" w:rsidR="00DB5B9F" w:rsidRPr="003B4312" w:rsidRDefault="00DB5B9F" w:rsidP="00DB5B9F">
      <w:pPr>
        <w:numPr>
          <w:ilvl w:val="0"/>
          <w:numId w:val="403"/>
        </w:numPr>
        <w:spacing w:after="220"/>
        <w:rPr>
          <w:ins w:id="4441" w:author="Rev 5 Allen Wirfs-Brock" w:date="2012-01-16T17:15:00Z"/>
        </w:rPr>
      </w:pPr>
      <w:ins w:id="4442" w:author="Rev 5 Allen Wirfs-Brock" w:date="2012-01-16T17:15:00Z">
        <w:r w:rsidRPr="003B4312">
          <w:t>It is a Syntax Error if any element of the BoundNames of</w:t>
        </w:r>
        <w:r w:rsidRPr="008B7F6F">
          <w:t xml:space="preserve"> </w:t>
        </w:r>
      </w:ins>
      <w:ins w:id="4443" w:author="Rev 5 Allen Wirfs-Brock" w:date="2012-01-16T17:19:00Z">
        <w:r w:rsidRPr="00E77497">
          <w:rPr>
            <w:rFonts w:ascii="Times New Roman" w:hAnsi="Times New Roman"/>
            <w:i/>
          </w:rPr>
          <w:t>FormalParameterList</w:t>
        </w:r>
        <w:r w:rsidRPr="00E77497">
          <w:t xml:space="preserve"> </w:t>
        </w:r>
      </w:ins>
      <w:ins w:id="4444" w:author="Rev 5 Allen Wirfs-Brock" w:date="2012-01-16T17:15:00Z">
        <w:r w:rsidRPr="004D1BD1">
          <w:t xml:space="preserve">also occurs in the LexicallyDeclaredNames of </w:t>
        </w:r>
        <w:r w:rsidRPr="003B4312">
          <w:rPr>
            <w:rFonts w:ascii="Times New Roman" w:hAnsi="Times New Roman"/>
            <w:i/>
          </w:rPr>
          <w:t>FunctionBody</w:t>
        </w:r>
        <w:r w:rsidRPr="003B4312">
          <w:t>.</w:t>
        </w:r>
      </w:ins>
    </w:p>
    <w:p w14:paraId="5B2E8D7F" w14:textId="77777777" w:rsidR="00DB5B9F" w:rsidRPr="008B7F6F" w:rsidRDefault="00DB5B9F" w:rsidP="00DB5B9F">
      <w:pPr>
        <w:rPr>
          <w:ins w:id="4445" w:author="Rev 5 Allen Wirfs-Brock" w:date="2012-01-16T17:13:00Z"/>
        </w:rPr>
      </w:pPr>
      <w:ins w:id="4446" w:author="Rev 5 Allen Wirfs-Brock" w:date="2012-01-16T17:13:00Z">
        <w:r w:rsidRPr="006B6D0A">
          <w:rPr>
            <w:rStyle w:val="bnf"/>
          </w:rPr>
          <w:t>PropertyAssignment</w:t>
        </w:r>
        <w:r w:rsidRPr="006B6D0A">
          <w:t xml:space="preserve"> </w:t>
        </w:r>
        <w:r w:rsidRPr="006B6D0A">
          <w:rPr>
            <w:b/>
          </w:rPr>
          <w:t>:</w:t>
        </w:r>
        <w:r w:rsidRPr="00E65A34">
          <w:t xml:space="preserve"> </w:t>
        </w:r>
        <w:r>
          <w:rPr>
            <w:rFonts w:ascii="Courier New" w:hAnsi="Courier New" w:cs="Courier New"/>
            <w:b/>
            <w:iCs/>
          </w:rPr>
          <w:t>g</w:t>
        </w:r>
        <w:r w:rsidRPr="009C202C">
          <w:rPr>
            <w:rFonts w:ascii="Courier New" w:hAnsi="Courier New" w:cs="Courier New"/>
            <w:b/>
            <w:iCs/>
          </w:rPr>
          <w:t>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w:t>
        </w:r>
        <w:r w:rsidRPr="00120381">
          <w:rPr>
            <w:rFonts w:ascii="Courier New" w:hAnsi="Courier New" w:cs="Courier New"/>
            <w:b/>
            <w:iCs/>
          </w:rPr>
          <w:t>)</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 xml:space="preserve">} </w:t>
        </w:r>
      </w:ins>
    </w:p>
    <w:p w14:paraId="23F72E9C" w14:textId="77777777" w:rsidR="00DB5B9F" w:rsidRPr="00B820AB" w:rsidRDefault="00DB5B9F" w:rsidP="00DB5B9F">
      <w:pPr>
        <w:numPr>
          <w:ilvl w:val="0"/>
          <w:numId w:val="403"/>
        </w:numPr>
        <w:spacing w:after="220"/>
        <w:contextualSpacing/>
        <w:rPr>
          <w:ins w:id="4447" w:author="Rev 5 Allen Wirfs-Brock" w:date="2012-01-16T17:13:00Z"/>
        </w:rPr>
      </w:pPr>
      <w:ins w:id="4448" w:author="Rev 5 Allen Wirfs-Brock" w:date="2012-01-16T17:13:00Z">
        <w:r w:rsidRPr="006B6D0A">
          <w:t>It is a Syntax Error if the source code matching this production is extended code and</w:t>
        </w:r>
        <w:r w:rsidRPr="006B6D0A">
          <w:rPr>
            <w:rFonts w:ascii="Times New Roman" w:eastAsia="Times New Roman" w:hAnsi="Times New Roman"/>
            <w:spacing w:val="6"/>
            <w:lang w:eastAsia="en-US"/>
          </w:rPr>
          <w:t xml:space="preserve"> </w:t>
        </w:r>
        <w:r w:rsidRPr="006B6D0A">
          <w:t xml:space="preserve">the PropName of </w:t>
        </w:r>
        <w:r w:rsidRPr="00E65A34">
          <w:rPr>
            <w:rStyle w:val="bnf"/>
          </w:rPr>
          <w:t>PropertyName</w:t>
        </w:r>
        <w:r w:rsidRPr="009C202C">
          <w:rPr>
            <w:iCs/>
          </w:rPr>
          <w:t xml:space="preserve"> </w:t>
        </w:r>
        <w:r w:rsidRPr="009C202C">
          <w:t xml:space="preserve">also occurs in the VarDeclaredNames of </w:t>
        </w:r>
        <w:r w:rsidRPr="00B820AB">
          <w:rPr>
            <w:rFonts w:ascii="Times New Roman" w:hAnsi="Times New Roman"/>
            <w:i/>
          </w:rPr>
          <w:t>FunctionBody</w:t>
        </w:r>
        <w:r w:rsidRPr="00B820AB">
          <w:t>.</w:t>
        </w:r>
      </w:ins>
    </w:p>
    <w:p w14:paraId="5CC3D89B" w14:textId="77777777" w:rsidR="00DB5B9F" w:rsidRPr="00E77497" w:rsidRDefault="00DB5B9F" w:rsidP="00DB5B9F">
      <w:pPr>
        <w:numPr>
          <w:ilvl w:val="0"/>
          <w:numId w:val="403"/>
        </w:numPr>
        <w:spacing w:after="220"/>
        <w:rPr>
          <w:ins w:id="4449" w:author="Rev 5 Allen Wirfs-Brock" w:date="2012-01-16T17:13:00Z"/>
        </w:rPr>
        <w:pPrChange w:id="4450" w:author="Rev 5 Allen Wirfs-Brock" w:date="2012-01-16T17:14:00Z">
          <w:pPr>
            <w:numPr>
              <w:numId w:val="403"/>
            </w:numPr>
            <w:spacing w:after="220"/>
            <w:ind w:left="720" w:hanging="360"/>
            <w:contextualSpacing/>
          </w:pPr>
        </w:pPrChange>
      </w:pPr>
      <w:ins w:id="4451" w:author="Rev 5 Allen Wirfs-Brock" w:date="2012-01-16T17:13:00Z">
        <w:r w:rsidRPr="00675B74">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the PropName of </w:t>
        </w:r>
        <w:r w:rsidRPr="00E77497">
          <w:rPr>
            <w:rStyle w:val="bnf"/>
          </w:rPr>
          <w:t>PropertyName</w:t>
        </w:r>
        <w:r w:rsidRPr="00E77497">
          <w:rPr>
            <w:iCs/>
          </w:rPr>
          <w:t xml:space="preserve"> </w:t>
        </w:r>
        <w:r w:rsidRPr="00E77497">
          <w:t xml:space="preserve">also occurs in the LexicallyDeclaredNames of </w:t>
        </w:r>
        <w:r w:rsidRPr="00E77497">
          <w:rPr>
            <w:rFonts w:ascii="Times New Roman" w:hAnsi="Times New Roman"/>
            <w:i/>
          </w:rPr>
          <w:t>FunctionBody</w:t>
        </w:r>
        <w:r w:rsidRPr="00E77497">
          <w:t>.</w:t>
        </w:r>
      </w:ins>
    </w:p>
    <w:p w14:paraId="6059AC84" w14:textId="77777777" w:rsidR="00833F54" w:rsidRPr="008B7F6F" w:rsidRDefault="00833F54" w:rsidP="00833F54">
      <w:pPr>
        <w:rPr>
          <w:ins w:id="4452" w:author="Rev 4 Allen Wirfs-Brock" w:date="2011-10-15T08:41:00Z"/>
        </w:rPr>
      </w:pPr>
      <w:ins w:id="4453" w:author="Rev 4 Allen Wirfs-Brock" w:date="2011-10-15T08:41:00Z">
        <w:r w:rsidRPr="006B6D0A">
          <w:rPr>
            <w:rStyle w:val="bnf"/>
          </w:rPr>
          <w:t>PropertyAssignment</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 xml:space="preserve">} </w:t>
        </w:r>
      </w:ins>
    </w:p>
    <w:p w14:paraId="6B3C279B" w14:textId="77777777" w:rsidR="00833F54" w:rsidRPr="00B820AB" w:rsidRDefault="00833F54" w:rsidP="009E3FF6">
      <w:pPr>
        <w:numPr>
          <w:ilvl w:val="0"/>
          <w:numId w:val="403"/>
        </w:numPr>
        <w:spacing w:after="220"/>
        <w:contextualSpacing/>
        <w:rPr>
          <w:ins w:id="4454" w:author="Rev 4 Allen Wirfs-Brock" w:date="2011-10-15T08:41:00Z"/>
        </w:rPr>
      </w:pPr>
      <w:ins w:id="4455" w:author="Rev 4 Allen Wirfs-Brock" w:date="2011-10-15T08:41:00Z">
        <w:r w:rsidRPr="006B6D0A">
          <w:t>It is a Syntax Error if the source code matching this production is extended code and</w:t>
        </w:r>
        <w:r w:rsidRPr="006B6D0A">
          <w:rPr>
            <w:rFonts w:ascii="Times New Roman" w:eastAsia="Times New Roman" w:hAnsi="Times New Roman"/>
            <w:spacing w:val="6"/>
            <w:lang w:eastAsia="en-US"/>
          </w:rPr>
          <w:t xml:space="preserve"> </w:t>
        </w:r>
        <w:r w:rsidRPr="006B6D0A">
          <w:t xml:space="preserve">the PropName of </w:t>
        </w:r>
        <w:r w:rsidRPr="00E65A34">
          <w:rPr>
            <w:rStyle w:val="bnf"/>
          </w:rPr>
          <w:t>PropertyName</w:t>
        </w:r>
        <w:r w:rsidRPr="009C202C">
          <w:rPr>
            <w:iCs/>
          </w:rPr>
          <w:t xml:space="preserve"> </w:t>
        </w:r>
        <w:r w:rsidRPr="009C202C">
          <w:t xml:space="preserve">also occurs in the VarDeclaredNames of </w:t>
        </w:r>
        <w:r w:rsidRPr="00B820AB">
          <w:rPr>
            <w:rFonts w:ascii="Times New Roman" w:hAnsi="Times New Roman"/>
            <w:i/>
          </w:rPr>
          <w:t>FunctionBody</w:t>
        </w:r>
        <w:r w:rsidRPr="00B820AB">
          <w:t>.</w:t>
        </w:r>
      </w:ins>
    </w:p>
    <w:p w14:paraId="7DC85579" w14:textId="77777777" w:rsidR="00833F54" w:rsidRPr="00E77497" w:rsidRDefault="00833F54" w:rsidP="009E3FF6">
      <w:pPr>
        <w:numPr>
          <w:ilvl w:val="0"/>
          <w:numId w:val="403"/>
        </w:numPr>
        <w:spacing w:after="220"/>
        <w:contextualSpacing/>
        <w:rPr>
          <w:ins w:id="4456" w:author="Rev 4 Allen Wirfs-Brock" w:date="2011-10-15T08:41:00Z"/>
        </w:rPr>
      </w:pPr>
      <w:ins w:id="4457" w:author="Rev 4 Allen Wirfs-Brock" w:date="2011-10-15T08:41:00Z">
        <w:r w:rsidRPr="00675B74">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the PropName of </w:t>
        </w:r>
        <w:r w:rsidRPr="00E77497">
          <w:rPr>
            <w:rStyle w:val="bnf"/>
          </w:rPr>
          <w:t>PropertyName</w:t>
        </w:r>
        <w:r w:rsidRPr="00E77497">
          <w:rPr>
            <w:iCs/>
          </w:rPr>
          <w:t xml:space="preserve"> </w:t>
        </w:r>
        <w:r w:rsidRPr="00E77497">
          <w:t xml:space="preserve">also occurs in the LexicallyDeclaredNames of </w:t>
        </w:r>
        <w:r w:rsidRPr="00E77497">
          <w:rPr>
            <w:rFonts w:ascii="Times New Roman" w:hAnsi="Times New Roman"/>
            <w:i/>
          </w:rPr>
          <w:t>FunctionBody</w:t>
        </w:r>
        <w:r w:rsidRPr="00E77497">
          <w:t>.</w:t>
        </w:r>
      </w:ins>
    </w:p>
    <w:p w14:paraId="09840004" w14:textId="77777777" w:rsidR="00833F54" w:rsidRPr="003B4312" w:rsidRDefault="00833F54" w:rsidP="009E3FF6">
      <w:pPr>
        <w:numPr>
          <w:ilvl w:val="0"/>
          <w:numId w:val="403"/>
        </w:numPr>
        <w:spacing w:after="220"/>
        <w:contextualSpacing/>
        <w:rPr>
          <w:ins w:id="4458" w:author="Rev 4 Allen Wirfs-Brock" w:date="2011-10-15T08:41:00Z"/>
        </w:rPr>
      </w:pPr>
      <w:ins w:id="4459" w:author="Rev 4 Allen Wirfs-Brock" w:date="2011-10-15T08:41: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any element of the LexicallyDeclaredNames of </w:t>
        </w:r>
        <w:r w:rsidRPr="00E77497">
          <w:rPr>
            <w:rStyle w:val="bnf"/>
          </w:rPr>
          <w:t>PropertySetParameterList</w:t>
        </w:r>
        <w:r w:rsidRPr="00120381">
          <w:rPr>
            <w:rFonts w:ascii="Courier New" w:hAnsi="Courier New" w:cs="Courier New"/>
            <w:b/>
            <w:iCs/>
          </w:rPr>
          <w:t xml:space="preserve"> </w:t>
        </w:r>
        <w:r w:rsidRPr="004D1BD1">
          <w:t xml:space="preserve">also occurs in the VarDeclaredNames of </w:t>
        </w:r>
        <w:r w:rsidRPr="003B4312">
          <w:rPr>
            <w:rFonts w:ascii="Times New Roman" w:hAnsi="Times New Roman"/>
            <w:i/>
          </w:rPr>
          <w:t>FunctionBody</w:t>
        </w:r>
        <w:r w:rsidRPr="003B4312">
          <w:t>.</w:t>
        </w:r>
      </w:ins>
    </w:p>
    <w:p w14:paraId="28015313" w14:textId="77777777" w:rsidR="00833F54" w:rsidRPr="003B4312" w:rsidRDefault="00833F54" w:rsidP="009E3FF6">
      <w:pPr>
        <w:numPr>
          <w:ilvl w:val="0"/>
          <w:numId w:val="403"/>
        </w:numPr>
        <w:spacing w:after="220"/>
        <w:rPr>
          <w:ins w:id="4460" w:author="Rev 4 Allen Wirfs-Brock" w:date="2011-10-15T08:41:00Z"/>
        </w:rPr>
      </w:pPr>
      <w:ins w:id="4461" w:author="Rev 4 Allen Wirfs-Brock" w:date="2011-10-15T08:41:00Z">
        <w:r w:rsidRPr="003B4312">
          <w:t>It is a Syntax Error if the source code matching this production is extended code and</w:t>
        </w:r>
        <w:r w:rsidRPr="003B4312">
          <w:rPr>
            <w:rFonts w:ascii="Times New Roman" w:eastAsia="Times New Roman" w:hAnsi="Times New Roman"/>
            <w:spacing w:val="6"/>
            <w:lang w:eastAsia="en-US"/>
          </w:rPr>
          <w:t xml:space="preserve"> </w:t>
        </w:r>
        <w:r w:rsidRPr="003B4312">
          <w:t>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Pr="003B4312">
          <w:rPr>
            <w:rFonts w:ascii="Times New Roman" w:hAnsi="Times New Roman"/>
            <w:i/>
          </w:rPr>
          <w:t>FunctionBody</w:t>
        </w:r>
        <w:r w:rsidRPr="003B4312">
          <w:t>.</w:t>
        </w:r>
      </w:ins>
    </w:p>
    <w:p w14:paraId="55DCCD87" w14:textId="77777777" w:rsidR="00833F54" w:rsidRPr="008B7F6F" w:rsidRDefault="00833F54" w:rsidP="00833F54">
      <w:pPr>
        <w:rPr>
          <w:ins w:id="4462" w:author="Rev 4 Allen Wirfs-Brock" w:date="2011-10-15T08:41:00Z"/>
        </w:rPr>
      </w:pPr>
      <w:ins w:id="4463" w:author="Rev 4 Allen Wirfs-Brock" w:date="2011-10-15T08:41:00Z">
        <w:r w:rsidRPr="003B4312">
          <w:rPr>
            <w:rStyle w:val="bnf"/>
          </w:rPr>
          <w:t xml:space="preserve">PropertySetParameterList </w:t>
        </w:r>
        <w:r w:rsidRPr="003B4312">
          <w:rPr>
            <w:b/>
          </w:rPr>
          <w:t>:</w:t>
        </w:r>
        <w:r w:rsidRPr="008B7F6F">
          <w:t xml:space="preserve"> </w:t>
        </w:r>
        <w:r w:rsidRPr="008B7F6F">
          <w:rPr>
            <w:rStyle w:val="bnf"/>
          </w:rPr>
          <w:t xml:space="preserve">BindingPattern </w:t>
        </w:r>
        <w:r w:rsidRPr="008B7F6F">
          <w:t xml:space="preserve"> </w:t>
        </w:r>
      </w:ins>
    </w:p>
    <w:p w14:paraId="12C594C7" w14:textId="77777777" w:rsidR="00833F54" w:rsidRPr="006B6D0A" w:rsidRDefault="00833F54" w:rsidP="009E3FF6">
      <w:pPr>
        <w:numPr>
          <w:ilvl w:val="0"/>
          <w:numId w:val="403"/>
        </w:numPr>
        <w:spacing w:after="220"/>
        <w:contextualSpacing/>
        <w:rPr>
          <w:ins w:id="4464" w:author="Rev 4 Allen Wirfs-Brock" w:date="2011-10-15T08:41:00Z"/>
        </w:rPr>
      </w:pPr>
      <w:ins w:id="4465" w:author="Rev 4 Allen Wirfs-Brock" w:date="2011-10-15T08:41:00Z">
        <w:r w:rsidRPr="006B6D0A">
          <w:t>It is a Syntax Error if the source code parsed with this production is not extended code.</w:t>
        </w:r>
      </w:ins>
    </w:p>
    <w:p w14:paraId="40E95CE0" w14:textId="77777777" w:rsidR="00833F54" w:rsidRPr="009C202C" w:rsidRDefault="00833F54" w:rsidP="009E3FF6">
      <w:pPr>
        <w:numPr>
          <w:ilvl w:val="0"/>
          <w:numId w:val="403"/>
        </w:numPr>
        <w:spacing w:after="220"/>
        <w:rPr>
          <w:ins w:id="4466" w:author="Rev 4 Allen Wirfs-Brock" w:date="2011-10-15T08:41:00Z"/>
        </w:rPr>
      </w:pPr>
      <w:ins w:id="4467" w:author="Rev 4 Allen Wirfs-Brock" w:date="2011-10-15T08:41:00Z">
        <w:r w:rsidRPr="006B6D0A">
          <w:t xml:space="preserve">It is a Syntax Error if </w:t>
        </w:r>
        <w:r w:rsidRPr="006B6D0A">
          <w:rPr>
            <w:rFonts w:ascii="Times New Roman" w:eastAsia="Times New Roman" w:hAnsi="Times New Roman"/>
            <w:spacing w:val="6"/>
            <w:lang w:eastAsia="en-US"/>
          </w:rPr>
          <w:t>BoundNames</w:t>
        </w:r>
        <w:r w:rsidRPr="00E65A34">
          <w:t xml:space="preserve"> of </w:t>
        </w:r>
        <w:r w:rsidRPr="009C202C">
          <w:rPr>
            <w:rStyle w:val="bnf"/>
          </w:rPr>
          <w:t xml:space="preserve">BindingPattern  </w:t>
        </w:r>
        <w:r w:rsidRPr="009C202C">
          <w:t>contains any duplicate elements.</w:t>
        </w:r>
      </w:ins>
    </w:p>
    <w:p w14:paraId="539CDB42" w14:textId="77777777" w:rsidR="002444D7" w:rsidRPr="00E77497" w:rsidRDefault="002444D7" w:rsidP="002444D7">
      <w:pPr>
        <w:rPr>
          <w:ins w:id="4468" w:author="Rev 4 Allen Wirfs-Brock" w:date="2011-10-20T13:05:00Z"/>
          <w:rFonts w:ascii="Helvetica" w:hAnsi="Helvetica"/>
          <w:b/>
        </w:rPr>
      </w:pPr>
      <w:ins w:id="4469" w:author="Rev 4 Allen Wirfs-Brock" w:date="2011-10-20T13:05:00Z">
        <w:r w:rsidRPr="00675B74">
          <w:rPr>
            <w:rFonts w:ascii="Helvetica" w:hAnsi="Helvetica"/>
            <w:b/>
          </w:rPr>
          <w:t xml:space="preserve">Static Semantics:  </w:t>
        </w:r>
        <w:r w:rsidRPr="00E77497">
          <w:rPr>
            <w:rFonts w:ascii="Helvetica" w:eastAsia="Times New Roman" w:hAnsi="Helvetica"/>
            <w:b/>
            <w:spacing w:val="6"/>
            <w:lang w:eastAsia="en-US"/>
          </w:rPr>
          <w:t>BoundNames</w:t>
        </w:r>
      </w:ins>
    </w:p>
    <w:p w14:paraId="439463AB" w14:textId="77777777" w:rsidR="002444D7" w:rsidRPr="00E77497" w:rsidRDefault="002444D7" w:rsidP="002444D7">
      <w:pPr>
        <w:rPr>
          <w:ins w:id="4470" w:author="Rev 4 Allen Wirfs-Brock" w:date="2011-10-20T13:05:00Z"/>
        </w:rPr>
      </w:pPr>
      <w:ins w:id="4471" w:author="Rev 4 Allen Wirfs-Brock" w:date="2011-10-20T13:05:00Z">
        <w:r w:rsidRPr="00E77497">
          <w:rPr>
            <w:rStyle w:val="bnf"/>
          </w:rPr>
          <w:t xml:space="preserve">PropertySetParameterList </w:t>
        </w:r>
        <w:r w:rsidRPr="00E77497">
          <w:rPr>
            <w:b/>
          </w:rPr>
          <w:t>:</w:t>
        </w:r>
        <w:r w:rsidRPr="00E77497">
          <w:t xml:space="preserve"> </w:t>
        </w:r>
        <w:r w:rsidRPr="00E77497">
          <w:rPr>
            <w:rFonts w:ascii="Times New Roman" w:hAnsi="Times New Roman"/>
            <w:i/>
          </w:rPr>
          <w:t>Binding</w:t>
        </w:r>
        <w:r w:rsidRPr="00E77497">
          <w:rPr>
            <w:rStyle w:val="bnf"/>
          </w:rPr>
          <w:t xml:space="preserve">Identifier </w:t>
        </w:r>
      </w:ins>
    </w:p>
    <w:p w14:paraId="2EC07828" w14:textId="77777777" w:rsidR="002444D7" w:rsidRPr="00E77497" w:rsidRDefault="002444D7" w:rsidP="009E3FF6">
      <w:pPr>
        <w:pStyle w:val="Alg4"/>
        <w:numPr>
          <w:ilvl w:val="0"/>
          <w:numId w:val="589"/>
        </w:numPr>
        <w:spacing w:after="220"/>
        <w:contextualSpacing/>
        <w:rPr>
          <w:ins w:id="4472" w:author="Rev 4 Allen Wirfs-Brock" w:date="2011-10-20T13:05:00Z"/>
        </w:rPr>
      </w:pPr>
      <w:ins w:id="4473" w:author="Rev 4 Allen Wirfs-Brock" w:date="2011-10-20T13:05:00Z">
        <w:r w:rsidRPr="00E77497">
          <w:t xml:space="preserve">Return BoundNames of </w:t>
        </w:r>
        <w:r w:rsidRPr="00E77497">
          <w:rPr>
            <w:i/>
          </w:rPr>
          <w:t>Binding</w:t>
        </w:r>
        <w:r w:rsidRPr="00E77497">
          <w:rPr>
            <w:rStyle w:val="bnf"/>
          </w:rPr>
          <w:t>Identifier</w:t>
        </w:r>
        <w:r w:rsidRPr="00E77497">
          <w:t>.</w:t>
        </w:r>
      </w:ins>
    </w:p>
    <w:p w14:paraId="28CE52A0" w14:textId="77777777" w:rsidR="002444D7" w:rsidRPr="00E77497" w:rsidRDefault="002444D7" w:rsidP="002444D7">
      <w:pPr>
        <w:rPr>
          <w:ins w:id="4474" w:author="Rev 4 Allen Wirfs-Brock" w:date="2011-10-20T13:05:00Z"/>
        </w:rPr>
      </w:pPr>
      <w:ins w:id="4475" w:author="Rev 4 Allen Wirfs-Brock" w:date="2011-10-20T13:05:00Z">
        <w:r w:rsidRPr="00E77497">
          <w:rPr>
            <w:rStyle w:val="bnf"/>
          </w:rPr>
          <w:t>PropertySetParameterList</w:t>
        </w:r>
        <w:r w:rsidRPr="00E77497">
          <w:rPr>
            <w:b/>
          </w:rPr>
          <w:t>:</w:t>
        </w:r>
        <w:r w:rsidRPr="00E77497">
          <w:t xml:space="preserve"> </w:t>
        </w:r>
        <w:r w:rsidRPr="00E77497">
          <w:rPr>
            <w:rStyle w:val="bnf"/>
          </w:rPr>
          <w:t xml:space="preserve">BindingPattern </w:t>
        </w:r>
      </w:ins>
    </w:p>
    <w:p w14:paraId="0E449187" w14:textId="77777777" w:rsidR="002444D7" w:rsidRPr="00E77497" w:rsidRDefault="002444D7" w:rsidP="009E3FF6">
      <w:pPr>
        <w:pStyle w:val="Alg4"/>
        <w:numPr>
          <w:ilvl w:val="0"/>
          <w:numId w:val="590"/>
        </w:numPr>
        <w:spacing w:after="220"/>
        <w:contextualSpacing/>
        <w:rPr>
          <w:ins w:id="4476" w:author="Rev 4 Allen Wirfs-Brock" w:date="2011-10-20T13:05:00Z"/>
        </w:rPr>
      </w:pPr>
      <w:ins w:id="4477" w:author="Rev 4 Allen Wirfs-Brock" w:date="2011-10-20T13:05:00Z">
        <w:r w:rsidRPr="00E77497">
          <w:t xml:space="preserve">Return BoundNames of </w:t>
        </w:r>
        <w:r w:rsidRPr="00E77497">
          <w:rPr>
            <w:rStyle w:val="bnf"/>
          </w:rPr>
          <w:t>BindingPattern</w:t>
        </w:r>
        <w:r w:rsidRPr="00E77497">
          <w:t>.</w:t>
        </w:r>
      </w:ins>
    </w:p>
    <w:p w14:paraId="778FB3DE" w14:textId="77777777" w:rsidR="0074281D" w:rsidRPr="00E77497" w:rsidRDefault="0074281D" w:rsidP="0074281D">
      <w:pPr>
        <w:rPr>
          <w:ins w:id="4478" w:author="Rev 4 Allen Wirfs-Brock" w:date="2011-10-20T13:06:00Z"/>
          <w:rFonts w:ascii="Helvetica" w:hAnsi="Helvetica"/>
          <w:b/>
        </w:rPr>
      </w:pPr>
      <w:ins w:id="4479" w:author="Rev 4 Allen Wirfs-Brock" w:date="2011-10-20T13:06:00Z">
        <w:r w:rsidRPr="00E77497">
          <w:rPr>
            <w:rFonts w:ascii="Helvetica" w:hAnsi="Helvetica"/>
            <w:b/>
          </w:rPr>
          <w:t xml:space="preserve">Static Semantics:  </w:t>
        </w:r>
        <w:r w:rsidRPr="00E77497">
          <w:rPr>
            <w:rFonts w:ascii="Helvetica" w:hAnsi="Helvetica"/>
            <w:b/>
            <w:lang w:eastAsia="en-US"/>
          </w:rPr>
          <w:t>ExpectedArgumentCount</w:t>
        </w:r>
      </w:ins>
    </w:p>
    <w:p w14:paraId="5EF444F5" w14:textId="77777777" w:rsidR="0074281D" w:rsidRPr="00E77497" w:rsidRDefault="0074281D" w:rsidP="0074281D">
      <w:pPr>
        <w:rPr>
          <w:ins w:id="4480" w:author="Rev 4 Allen Wirfs-Brock" w:date="2011-10-20T13:06:00Z"/>
        </w:rPr>
      </w:pPr>
      <w:ins w:id="4481" w:author="Rev 4 Allen Wirfs-Brock" w:date="2011-10-20T13:06: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5C0647D7" w14:textId="77777777" w:rsidR="0074281D" w:rsidRPr="00E77497" w:rsidRDefault="0074281D" w:rsidP="009E3FF6">
      <w:pPr>
        <w:pStyle w:val="Alg4"/>
        <w:numPr>
          <w:ilvl w:val="0"/>
          <w:numId w:val="585"/>
        </w:numPr>
        <w:spacing w:after="220"/>
        <w:contextualSpacing/>
        <w:rPr>
          <w:ins w:id="4482" w:author="Rev 4 Allen Wirfs-Brock" w:date="2011-10-20T13:06:00Z"/>
        </w:rPr>
      </w:pPr>
      <w:ins w:id="4483" w:author="Rev 4 Allen Wirfs-Brock" w:date="2011-10-20T13:06:00Z">
        <w:r w:rsidRPr="00E77497">
          <w:t>Return 1.</w:t>
        </w:r>
      </w:ins>
    </w:p>
    <w:p w14:paraId="77FEDEF7" w14:textId="77777777" w:rsidR="0074281D" w:rsidRPr="00E77497" w:rsidRDefault="0074281D" w:rsidP="0074281D">
      <w:pPr>
        <w:rPr>
          <w:ins w:id="4484" w:author="Rev 4 Allen Wirfs-Brock" w:date="2011-10-20T13:06:00Z"/>
        </w:rPr>
      </w:pPr>
      <w:ins w:id="4485" w:author="Rev 4 Allen Wirfs-Brock" w:date="2011-10-20T13:06: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07BC9E19" w14:textId="77777777" w:rsidR="0074281D" w:rsidRPr="00E77497" w:rsidRDefault="0074281D" w:rsidP="009E3FF6">
      <w:pPr>
        <w:pStyle w:val="Alg4"/>
        <w:numPr>
          <w:ilvl w:val="0"/>
          <w:numId w:val="586"/>
        </w:numPr>
        <w:spacing w:after="220"/>
        <w:contextualSpacing/>
        <w:rPr>
          <w:ins w:id="4486" w:author="Rev 4 Allen Wirfs-Brock" w:date="2011-10-20T13:06:00Z"/>
        </w:rPr>
      </w:pPr>
      <w:ins w:id="4487" w:author="Rev 4 Allen Wirfs-Brock" w:date="2011-10-20T13:06:00Z">
        <w:r w:rsidRPr="00E77497">
          <w:t>Return 1.</w:t>
        </w:r>
      </w:ins>
    </w:p>
    <w:p w14:paraId="6A09DC01" w14:textId="77777777" w:rsidR="0074281D" w:rsidRPr="00E77497" w:rsidRDefault="0074281D" w:rsidP="0074281D">
      <w:pPr>
        <w:rPr>
          <w:ins w:id="4488" w:author="Rev 4 Allen Wirfs-Brock" w:date="2011-10-20T13:06:00Z"/>
          <w:rFonts w:ascii="Helvetica" w:hAnsi="Helvetica"/>
          <w:b/>
        </w:rPr>
      </w:pPr>
      <w:ins w:id="4489" w:author="Rev 4 Allen Wirfs-Brock" w:date="2011-10-20T13:06:00Z">
        <w:r w:rsidRPr="00E77497">
          <w:rPr>
            <w:rFonts w:ascii="Helvetica" w:hAnsi="Helvetica"/>
            <w:b/>
          </w:rPr>
          <w:t xml:space="preserve">Static Semantics:  </w:t>
        </w:r>
        <w:r w:rsidRPr="00E77497">
          <w:rPr>
            <w:rFonts w:ascii="Helvetica" w:eastAsia="Times New Roman" w:hAnsi="Helvetica"/>
            <w:b/>
            <w:spacing w:val="6"/>
            <w:lang w:eastAsia="en-US"/>
          </w:rPr>
          <w:t>HasInitialiser</w:t>
        </w:r>
      </w:ins>
    </w:p>
    <w:p w14:paraId="1749F1AD" w14:textId="77777777" w:rsidR="0074281D" w:rsidRPr="00E77497" w:rsidRDefault="0074281D" w:rsidP="0074281D">
      <w:pPr>
        <w:rPr>
          <w:ins w:id="4490" w:author="Rev 4 Allen Wirfs-Brock" w:date="2011-10-20T13:06:00Z"/>
        </w:rPr>
      </w:pPr>
      <w:ins w:id="4491" w:author="Rev 4 Allen Wirfs-Brock" w:date="2011-10-20T13:06: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0AC92F20" w14:textId="77777777" w:rsidR="0074281D" w:rsidRPr="00E77497" w:rsidRDefault="0074281D" w:rsidP="009E3FF6">
      <w:pPr>
        <w:pStyle w:val="Alg4"/>
        <w:numPr>
          <w:ilvl w:val="0"/>
          <w:numId w:val="587"/>
        </w:numPr>
        <w:spacing w:after="220"/>
        <w:contextualSpacing/>
        <w:rPr>
          <w:ins w:id="4492" w:author="Rev 4 Allen Wirfs-Brock" w:date="2011-10-20T13:06:00Z"/>
        </w:rPr>
      </w:pPr>
      <w:ins w:id="4493" w:author="Rev 4 Allen Wirfs-Brock" w:date="2011-10-20T13:06:00Z">
        <w:r w:rsidRPr="00E77497">
          <w:t xml:space="preserve">Return </w:t>
        </w:r>
        <w:r w:rsidRPr="00E77497">
          <w:rPr>
            <w:b/>
          </w:rPr>
          <w:t>false</w:t>
        </w:r>
        <w:r w:rsidRPr="00E77497">
          <w:t>.</w:t>
        </w:r>
      </w:ins>
    </w:p>
    <w:p w14:paraId="632197B8" w14:textId="77777777" w:rsidR="0074281D" w:rsidRPr="00E77497" w:rsidRDefault="0074281D" w:rsidP="0074281D">
      <w:pPr>
        <w:rPr>
          <w:ins w:id="4494" w:author="Rev 4 Allen Wirfs-Brock" w:date="2011-10-20T13:06:00Z"/>
        </w:rPr>
      </w:pPr>
      <w:ins w:id="4495" w:author="Rev 4 Allen Wirfs-Brock" w:date="2011-10-20T13:06: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1AC6576C" w14:textId="77777777" w:rsidR="0074281D" w:rsidRPr="00E77497" w:rsidRDefault="0074281D" w:rsidP="009E3FF6">
      <w:pPr>
        <w:pStyle w:val="Alg4"/>
        <w:numPr>
          <w:ilvl w:val="0"/>
          <w:numId w:val="588"/>
        </w:numPr>
        <w:spacing w:after="220"/>
        <w:contextualSpacing/>
        <w:rPr>
          <w:ins w:id="4496" w:author="Rev 4 Allen Wirfs-Brock" w:date="2011-10-20T13:06:00Z"/>
        </w:rPr>
      </w:pPr>
      <w:ins w:id="4497" w:author="Rev 4 Allen Wirfs-Brock" w:date="2011-10-20T13:06:00Z">
        <w:r w:rsidRPr="00E77497">
          <w:t xml:space="preserve">Return </w:t>
        </w:r>
        <w:r w:rsidRPr="00E77497">
          <w:rPr>
            <w:b/>
          </w:rPr>
          <w:t>false</w:t>
        </w:r>
        <w:r w:rsidRPr="00E77497">
          <w:t>.</w:t>
        </w:r>
      </w:ins>
    </w:p>
    <w:p w14:paraId="46147B16" w14:textId="77777777" w:rsidR="00833F54" w:rsidRPr="00E77497" w:rsidRDefault="00833F54" w:rsidP="00833F54">
      <w:pPr>
        <w:rPr>
          <w:ins w:id="4498" w:author="Rev 4 Allen Wirfs-Brock" w:date="2011-10-15T08:41:00Z"/>
          <w:rFonts w:ascii="Helvetica" w:hAnsi="Helvetica"/>
          <w:b/>
        </w:rPr>
      </w:pPr>
      <w:ins w:id="4499" w:author="Rev 4 Allen Wirfs-Brock" w:date="2011-10-15T08:41:00Z">
        <w:r w:rsidRPr="00E77497">
          <w:rPr>
            <w:rFonts w:ascii="Helvetica" w:hAnsi="Helvetica"/>
            <w:b/>
          </w:rPr>
          <w:t xml:space="preserve">Static Semantics:  </w:t>
        </w:r>
        <w:r w:rsidRPr="00E77497">
          <w:rPr>
            <w:rFonts w:ascii="Helvetica" w:hAnsi="Helvetica"/>
            <w:b/>
            <w:lang w:eastAsia="en-US"/>
          </w:rPr>
          <w:t>PropertyDefinitionList(name)</w:t>
        </w:r>
      </w:ins>
    </w:p>
    <w:p w14:paraId="1AC2E551" w14:textId="77777777" w:rsidR="00833F54" w:rsidRPr="00E77497" w:rsidRDefault="00833F54" w:rsidP="00833F54">
      <w:pPr>
        <w:jc w:val="left"/>
        <w:rPr>
          <w:ins w:id="4500" w:author="Rev 4 Allen Wirfs-Brock" w:date="2011-10-15T08:41:00Z"/>
        </w:rPr>
      </w:pPr>
      <w:ins w:id="4501"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ins>
    </w:p>
    <w:p w14:paraId="41E42499" w14:textId="77777777" w:rsidR="00833F54" w:rsidRPr="00E77497" w:rsidRDefault="00833F54" w:rsidP="009E3FF6">
      <w:pPr>
        <w:pStyle w:val="Alg4"/>
        <w:numPr>
          <w:ilvl w:val="0"/>
          <w:numId w:val="576"/>
        </w:numPr>
        <w:spacing w:after="220"/>
        <w:contextualSpacing/>
        <w:rPr>
          <w:ins w:id="4502" w:author="Rev 4 Allen Wirfs-Brock" w:date="2011-10-15T08:41:00Z"/>
        </w:rPr>
      </w:pPr>
      <w:ins w:id="4503" w:author="Rev 4 Allen Wirfs-Brock" w:date="2011-10-15T08:41:00Z">
        <w:r w:rsidRPr="00E77497">
          <w:t xml:space="preserve">If PropName of </w:t>
        </w:r>
      </w:ins>
      <w:ins w:id="4504" w:author="Rev 5 Allen Wirfs-Brock" w:date="2012-01-06T15:46:00Z">
        <w:r w:rsidR="0099011E" w:rsidRPr="00E77497">
          <w:rPr>
            <w:rStyle w:val="bnf"/>
          </w:rPr>
          <w:t>PropertyName</w:t>
        </w:r>
        <w:r w:rsidR="0099011E" w:rsidRPr="00E77497">
          <w:t xml:space="preserve"> </w:t>
        </w:r>
      </w:ins>
      <w:ins w:id="4505" w:author="Rev 4 Allen Wirfs-Brock" w:date="2011-10-15T08:41:00Z">
        <w:del w:id="4506" w:author="Rev 5 Allen Wirfs-Brock" w:date="2012-01-06T15:46:00Z">
          <w:r w:rsidRPr="00E77497" w:rsidDel="0099011E">
            <w:rPr>
              <w:rStyle w:val="bnf"/>
            </w:rPr>
            <w:delText>PropertyAssignment</w:delText>
          </w:r>
          <w:r w:rsidRPr="00E77497" w:rsidDel="0099011E">
            <w:delText xml:space="preserve"> </w:delText>
          </w:r>
        </w:del>
        <w:r w:rsidRPr="00E77497">
          <w:t xml:space="preserve">is not </w:t>
        </w:r>
        <w:r w:rsidRPr="00E77497">
          <w:rPr>
            <w:i/>
          </w:rPr>
          <w:t>name</w:t>
        </w:r>
        <w:r w:rsidRPr="00E77497">
          <w:t xml:space="preserve"> return the empty List.</w:t>
        </w:r>
      </w:ins>
    </w:p>
    <w:p w14:paraId="685CE90E" w14:textId="77777777" w:rsidR="00833F54" w:rsidRPr="00E77497" w:rsidRDefault="00833F54" w:rsidP="009E3FF6">
      <w:pPr>
        <w:pStyle w:val="Alg4"/>
        <w:numPr>
          <w:ilvl w:val="0"/>
          <w:numId w:val="576"/>
        </w:numPr>
        <w:spacing w:after="220"/>
        <w:contextualSpacing/>
        <w:rPr>
          <w:ins w:id="4507" w:author="Rev 4 Allen Wirfs-Brock" w:date="2011-10-15T08:41:00Z"/>
        </w:rPr>
      </w:pPr>
      <w:ins w:id="4508" w:author="Rev 4 Allen Wirfs-Brock" w:date="2011-10-15T08:41:00Z">
        <w:r w:rsidRPr="00E77497">
          <w:t xml:space="preserve">Return a List containing </w:t>
        </w:r>
        <w:r w:rsidRPr="00E77497">
          <w:rPr>
            <w:rStyle w:val="bnf"/>
          </w:rPr>
          <w:t>PropertyAssignment</w:t>
        </w:r>
        <w:r w:rsidRPr="00E77497">
          <w:t>.</w:t>
        </w:r>
      </w:ins>
    </w:p>
    <w:p w14:paraId="4F65B85E" w14:textId="77777777" w:rsidR="00833F54" w:rsidRPr="00E77497" w:rsidRDefault="00833F54" w:rsidP="00833F54">
      <w:pPr>
        <w:jc w:val="left"/>
        <w:rPr>
          <w:ins w:id="4509" w:author="Rev 4 Allen Wirfs-Brock" w:date="2011-10-15T08:41:00Z"/>
        </w:rPr>
      </w:pPr>
      <w:ins w:id="4510" w:author="Rev 4 Allen Wirfs-Brock" w:date="2011-10-15T08:41:00Z">
        <w:r w:rsidRPr="00E77497">
          <w:rPr>
            <w:rStyle w:val="bnf"/>
          </w:rPr>
          <w:t>PropertyNameAndValueList</w:t>
        </w:r>
        <w:r w:rsidRPr="00E77497">
          <w:t xml:space="preserve"> </w:t>
        </w:r>
        <w:r w:rsidRPr="00E77497">
          <w:rPr>
            <w:b/>
          </w:rPr>
          <w:t>:</w:t>
        </w:r>
        <w:r w:rsidRPr="00E77497">
          <w:t xml:space="preserve">  </w:t>
        </w:r>
        <w:r w:rsidRPr="00E77497">
          <w:rPr>
            <w:rStyle w:val="bnf"/>
          </w:rPr>
          <w:t>PropertyNameAndValueList</w:t>
        </w:r>
        <w:r w:rsidRPr="00E77497">
          <w:t xml:space="preserve"> </w:t>
        </w:r>
        <w:r w:rsidRPr="00E77497">
          <w:rPr>
            <w:rFonts w:ascii="Courier New" w:hAnsi="Courier New" w:cs="Courier New"/>
            <w:b/>
          </w:rPr>
          <w:t>,</w:t>
        </w:r>
        <w:r w:rsidRPr="00E77497">
          <w:t xml:space="preserve"> </w:t>
        </w:r>
        <w:r w:rsidRPr="00E77497">
          <w:rPr>
            <w:rStyle w:val="bnf"/>
          </w:rPr>
          <w:t>PropertyAssignment</w:t>
        </w:r>
      </w:ins>
    </w:p>
    <w:p w14:paraId="0C5ED8C6" w14:textId="77777777" w:rsidR="00833F54" w:rsidRPr="00E77497" w:rsidRDefault="00833F54" w:rsidP="009E3FF6">
      <w:pPr>
        <w:pStyle w:val="Alg4"/>
        <w:numPr>
          <w:ilvl w:val="0"/>
          <w:numId w:val="577"/>
        </w:numPr>
        <w:spacing w:after="220"/>
        <w:contextualSpacing/>
        <w:rPr>
          <w:ins w:id="4511" w:author="Rev 4 Allen Wirfs-Brock" w:date="2011-10-15T08:41:00Z"/>
        </w:rPr>
      </w:pPr>
      <w:ins w:id="4512" w:author="Rev 4 Allen Wirfs-Brock" w:date="2011-10-15T08:41:00Z">
        <w:r w:rsidRPr="00E77497">
          <w:t xml:space="preserve">Let </w:t>
        </w:r>
        <w:r w:rsidRPr="00E77497">
          <w:rPr>
            <w:i/>
          </w:rPr>
          <w:t>previous</w:t>
        </w:r>
        <w:r w:rsidRPr="00E77497">
          <w:t xml:space="preserve"> be PropertyDefinitionList(</w:t>
        </w:r>
        <w:r w:rsidRPr="00E77497">
          <w:rPr>
            <w:i/>
          </w:rPr>
          <w:t>name</w:t>
        </w:r>
        <w:r w:rsidRPr="00E77497">
          <w:t xml:space="preserve">) of </w:t>
        </w:r>
        <w:r w:rsidRPr="00E77497">
          <w:rPr>
            <w:rStyle w:val="bnf"/>
          </w:rPr>
          <w:t>PropertyNameAndValueList</w:t>
        </w:r>
        <w:r w:rsidRPr="00E77497">
          <w:rPr>
            <w:rStyle w:val="bnf"/>
            <w:i w:val="0"/>
          </w:rPr>
          <w:t>.</w:t>
        </w:r>
      </w:ins>
    </w:p>
    <w:p w14:paraId="2DAEE99D" w14:textId="77777777" w:rsidR="00833F54" w:rsidRPr="00E77497" w:rsidRDefault="00833F54" w:rsidP="009E3FF6">
      <w:pPr>
        <w:pStyle w:val="Alg4"/>
        <w:numPr>
          <w:ilvl w:val="0"/>
          <w:numId w:val="577"/>
        </w:numPr>
        <w:contextualSpacing/>
        <w:rPr>
          <w:ins w:id="4513" w:author="Rev 4 Allen Wirfs-Brock" w:date="2011-10-15T08:41:00Z"/>
        </w:rPr>
      </w:pPr>
      <w:ins w:id="4514" w:author="Rev 4 Allen Wirfs-Brock" w:date="2011-10-15T08:41:00Z">
        <w:r w:rsidRPr="00E77497">
          <w:t xml:space="preserve">If PropName of </w:t>
        </w:r>
        <w:r w:rsidRPr="00E77497">
          <w:rPr>
            <w:rStyle w:val="bnf"/>
          </w:rPr>
          <w:t>PropertyAssignment</w:t>
        </w:r>
        <w:r w:rsidRPr="00E77497">
          <w:t xml:space="preserve"> is </w:t>
        </w:r>
        <w:r w:rsidRPr="00E77497">
          <w:rPr>
            <w:i/>
          </w:rPr>
          <w:t>name</w:t>
        </w:r>
        <w:r w:rsidRPr="00E77497">
          <w:t xml:space="preserve"> then,</w:t>
        </w:r>
      </w:ins>
    </w:p>
    <w:p w14:paraId="2A450307" w14:textId="77777777" w:rsidR="00833F54" w:rsidRPr="00E77497" w:rsidRDefault="00833F54" w:rsidP="009E3FF6">
      <w:pPr>
        <w:pStyle w:val="Alg3"/>
        <w:numPr>
          <w:ilvl w:val="1"/>
          <w:numId w:val="575"/>
        </w:numPr>
        <w:tabs>
          <w:tab w:val="clear" w:pos="1440"/>
          <w:tab w:val="left" w:pos="360"/>
        </w:tabs>
        <w:ind w:hanging="1080"/>
        <w:rPr>
          <w:ins w:id="4515" w:author="Rev 4 Allen Wirfs-Brock" w:date="2011-10-15T08:41:00Z"/>
        </w:rPr>
      </w:pPr>
      <w:ins w:id="4516" w:author="Rev 4 Allen Wirfs-Brock" w:date="2011-10-15T08:41:00Z">
        <w:r w:rsidRPr="00E77497">
          <w:t xml:space="preserve">Append  </w:t>
        </w:r>
        <w:r w:rsidRPr="00E77497">
          <w:rPr>
            <w:rStyle w:val="bnf"/>
          </w:rPr>
          <w:t>PropertyAssignment</w:t>
        </w:r>
        <w:r w:rsidRPr="00E77497">
          <w:t xml:space="preserve"> to the end of </w:t>
        </w:r>
        <w:r w:rsidRPr="00E77497">
          <w:rPr>
            <w:i/>
          </w:rPr>
          <w:t>previous</w:t>
        </w:r>
        <w:r w:rsidRPr="00E77497">
          <w:t>.</w:t>
        </w:r>
      </w:ins>
    </w:p>
    <w:p w14:paraId="3491F8F6" w14:textId="77777777" w:rsidR="00833F54" w:rsidRPr="00E77497" w:rsidRDefault="00833F54" w:rsidP="009E3FF6">
      <w:pPr>
        <w:pStyle w:val="Alg4"/>
        <w:numPr>
          <w:ilvl w:val="0"/>
          <w:numId w:val="577"/>
        </w:numPr>
        <w:spacing w:after="220"/>
        <w:contextualSpacing/>
        <w:rPr>
          <w:ins w:id="4517" w:author="Rev 4 Allen Wirfs-Brock" w:date="2011-10-15T08:41:00Z"/>
        </w:rPr>
      </w:pPr>
      <w:ins w:id="4518" w:author="Rev 4 Allen Wirfs-Brock" w:date="2011-10-15T08:41:00Z">
        <w:r w:rsidRPr="00E77497">
          <w:t xml:space="preserve">Return </w:t>
        </w:r>
        <w:r w:rsidRPr="00E77497">
          <w:rPr>
            <w:i/>
          </w:rPr>
          <w:t>previous</w:t>
        </w:r>
        <w:r w:rsidRPr="00E77497">
          <w:t>.</w:t>
        </w:r>
      </w:ins>
    </w:p>
    <w:p w14:paraId="5F08D1E7" w14:textId="77777777" w:rsidR="00833F54" w:rsidRPr="00E77497" w:rsidRDefault="00833F54" w:rsidP="00833F54">
      <w:pPr>
        <w:rPr>
          <w:ins w:id="4519" w:author="Rev 4 Allen Wirfs-Brock" w:date="2011-10-15T08:41:00Z"/>
          <w:rFonts w:ascii="Helvetica" w:hAnsi="Helvetica"/>
          <w:b/>
        </w:rPr>
      </w:pPr>
      <w:ins w:id="4520" w:author="Rev 4 Allen Wirfs-Brock" w:date="2011-10-15T08:41:00Z">
        <w:r w:rsidRPr="00E77497">
          <w:rPr>
            <w:rFonts w:ascii="Helvetica" w:hAnsi="Helvetica"/>
            <w:b/>
          </w:rPr>
          <w:t xml:space="preserve">Static Semantics:  </w:t>
        </w:r>
        <w:r w:rsidRPr="00E77497">
          <w:rPr>
            <w:rStyle w:val="bnf"/>
            <w:rFonts w:ascii="Helvetica" w:hAnsi="Helvetica"/>
            <w:b/>
            <w:i w:val="0"/>
          </w:rPr>
          <w:t>PropName</w:t>
        </w:r>
      </w:ins>
    </w:p>
    <w:p w14:paraId="70697144" w14:textId="77777777" w:rsidR="00833F54" w:rsidRPr="00E77497" w:rsidRDefault="00833F54" w:rsidP="00833F54">
      <w:pPr>
        <w:rPr>
          <w:ins w:id="4521" w:author="Rev 4 Allen Wirfs-Brock" w:date="2011-10-15T08:41:00Z"/>
        </w:rPr>
      </w:pPr>
      <w:ins w:id="4522"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Style w:val="bnf"/>
          </w:rPr>
          <w:t>IdentifierName</w:t>
        </w:r>
        <w:r w:rsidRPr="00E77497">
          <w:t xml:space="preserve"> </w:t>
        </w:r>
      </w:ins>
    </w:p>
    <w:p w14:paraId="182B428E" w14:textId="77777777" w:rsidR="00833F54" w:rsidRPr="00E77497" w:rsidRDefault="00833F54" w:rsidP="009E3FF6">
      <w:pPr>
        <w:pStyle w:val="Alg4"/>
        <w:numPr>
          <w:ilvl w:val="0"/>
          <w:numId w:val="578"/>
        </w:numPr>
        <w:spacing w:after="220"/>
        <w:contextualSpacing/>
        <w:rPr>
          <w:ins w:id="4523" w:author="Rev 4 Allen Wirfs-Brock" w:date="2011-10-15T08:41:00Z"/>
        </w:rPr>
      </w:pPr>
      <w:ins w:id="4524" w:author="Rev 4 Allen Wirfs-Brock" w:date="2011-10-15T08:41:00Z">
        <w:r w:rsidRPr="00E77497">
          <w:t xml:space="preserve">Return </w:t>
        </w:r>
      </w:ins>
      <w:ins w:id="4525" w:author="Rev 4 Allen Wirfs-Brock" w:date="2011-10-19T12:05:00Z">
        <w:r w:rsidR="0014059F" w:rsidRPr="00E77497">
          <w:t xml:space="preserve">String Value of </w:t>
        </w:r>
      </w:ins>
      <w:ins w:id="4526" w:author="Rev 4 Allen Wirfs-Brock" w:date="2011-10-15T08:41:00Z">
        <w:r w:rsidRPr="00E77497">
          <w:rPr>
            <w:rStyle w:val="bnf"/>
          </w:rPr>
          <w:t>IdentifierName</w:t>
        </w:r>
        <w:r w:rsidRPr="00E77497">
          <w:t>.</w:t>
        </w:r>
      </w:ins>
    </w:p>
    <w:p w14:paraId="4EA4F702" w14:textId="77777777" w:rsidR="00833F54" w:rsidRPr="00E77497" w:rsidRDefault="00833F54" w:rsidP="00833F54">
      <w:pPr>
        <w:rPr>
          <w:ins w:id="4527" w:author="Rev 4 Allen Wirfs-Brock" w:date="2011-10-15T08:41:00Z"/>
        </w:rPr>
      </w:pPr>
      <w:ins w:id="4528"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ins>
    </w:p>
    <w:p w14:paraId="29A4F520" w14:textId="77777777" w:rsidR="00833F54" w:rsidRPr="00E77497" w:rsidRDefault="00833F54" w:rsidP="009E3FF6">
      <w:pPr>
        <w:pStyle w:val="Alg4"/>
        <w:numPr>
          <w:ilvl w:val="0"/>
          <w:numId w:val="579"/>
        </w:numPr>
        <w:spacing w:after="220"/>
        <w:contextualSpacing/>
        <w:rPr>
          <w:ins w:id="4529" w:author="Rev 4 Allen Wirfs-Brock" w:date="2011-10-15T08:41:00Z"/>
        </w:rPr>
      </w:pPr>
      <w:ins w:id="4530" w:author="Rev 4 Allen Wirfs-Brock" w:date="2011-10-15T08:41:00Z">
        <w:r w:rsidRPr="00E77497">
          <w:t>Return PropName</w:t>
        </w:r>
      </w:ins>
      <w:ins w:id="4531" w:author="Rev 4 Allen Wirfs-Brock" w:date="2011-10-19T12:05:00Z">
        <w:r w:rsidR="0014059F" w:rsidRPr="00E77497">
          <w:t xml:space="preserve"> of </w:t>
        </w:r>
      </w:ins>
      <w:ins w:id="4532" w:author="Rev 4 Allen Wirfs-Brock" w:date="2011-10-15T08:41:00Z">
        <w:r w:rsidRPr="00E77497">
          <w:rPr>
            <w:i/>
          </w:rPr>
          <w:t>PropertyName</w:t>
        </w:r>
        <w:r w:rsidRPr="00E77497">
          <w:t>.</w:t>
        </w:r>
      </w:ins>
    </w:p>
    <w:p w14:paraId="385C8798" w14:textId="77777777" w:rsidR="008D6EE3" w:rsidRPr="00E77497" w:rsidRDefault="008D6EE3" w:rsidP="008D6EE3">
      <w:pPr>
        <w:rPr>
          <w:ins w:id="4533" w:author="Rev 5 Allen Wirfs-Brock" w:date="2012-01-06T15:41:00Z"/>
        </w:rPr>
      </w:pPr>
      <w:ins w:id="4534" w:author="Rev 5 Allen Wirfs-Brock" w:date="2012-01-06T15:41: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w:t>
        </w:r>
      </w:ins>
    </w:p>
    <w:p w14:paraId="50CAAA2F" w14:textId="77777777" w:rsidR="008D6EE3" w:rsidRPr="00E77497" w:rsidRDefault="008D6EE3" w:rsidP="008D6EE3">
      <w:pPr>
        <w:pStyle w:val="Alg4"/>
        <w:numPr>
          <w:ilvl w:val="0"/>
          <w:numId w:val="580"/>
        </w:numPr>
        <w:spacing w:after="220"/>
        <w:contextualSpacing/>
        <w:rPr>
          <w:ins w:id="4535" w:author="Rev 5 Allen Wirfs-Brock" w:date="2012-01-06T15:41:00Z"/>
        </w:rPr>
      </w:pPr>
      <w:ins w:id="4536" w:author="Rev 5 Allen Wirfs-Brock" w:date="2012-01-06T15:41:00Z">
        <w:r w:rsidRPr="00E77497">
          <w:t>Return PropName</w:t>
        </w:r>
      </w:ins>
      <w:ins w:id="4537" w:author="Rev 5 Allen Wirfs-Brock" w:date="2012-01-06T15:43:00Z">
        <w:r w:rsidRPr="008D6EE3">
          <w:t xml:space="preserve"> </w:t>
        </w:r>
        <w:r w:rsidRPr="00E77497">
          <w:t xml:space="preserve">of </w:t>
        </w:r>
        <w:r w:rsidRPr="00E77497">
          <w:rPr>
            <w:i/>
          </w:rPr>
          <w:t>PropertyName</w:t>
        </w:r>
      </w:ins>
      <w:ins w:id="4538" w:author="Rev 5 Allen Wirfs-Brock" w:date="2012-01-06T15:41:00Z">
        <w:r w:rsidRPr="00E77497">
          <w:t>.</w:t>
        </w:r>
      </w:ins>
    </w:p>
    <w:p w14:paraId="09EFB05C" w14:textId="77777777" w:rsidR="00833F54" w:rsidRPr="00E77497" w:rsidRDefault="00833F54" w:rsidP="00833F54">
      <w:pPr>
        <w:keepNext/>
        <w:rPr>
          <w:ins w:id="4539" w:author="Rev 4 Allen Wirfs-Brock" w:date="2011-10-15T08:41:00Z"/>
        </w:rPr>
      </w:pPr>
      <w:ins w:id="4540"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ins>
    </w:p>
    <w:p w14:paraId="4B4D6062" w14:textId="77777777" w:rsidR="00833F54" w:rsidRPr="00E77497" w:rsidRDefault="00833F54" w:rsidP="0099011E">
      <w:pPr>
        <w:pStyle w:val="Alg4"/>
        <w:numPr>
          <w:ilvl w:val="0"/>
          <w:numId w:val="631"/>
        </w:numPr>
        <w:spacing w:after="220"/>
        <w:contextualSpacing/>
        <w:rPr>
          <w:ins w:id="4541" w:author="Rev 4 Allen Wirfs-Brock" w:date="2011-10-15T08:41:00Z"/>
        </w:rPr>
        <w:pPrChange w:id="4542" w:author="Rev 5 Allen Wirfs-Brock" w:date="2012-01-06T15:43:00Z">
          <w:pPr>
            <w:pStyle w:val="Alg4"/>
            <w:numPr>
              <w:numId w:val="580"/>
            </w:numPr>
            <w:tabs>
              <w:tab w:val="num" w:pos="360"/>
            </w:tabs>
            <w:spacing w:after="220"/>
            <w:ind w:left="360" w:hanging="360"/>
            <w:contextualSpacing/>
          </w:pPr>
        </w:pPrChange>
      </w:pPr>
      <w:ins w:id="4543" w:author="Rev 4 Allen Wirfs-Brock" w:date="2011-10-15T08:41:00Z">
        <w:r w:rsidRPr="00E77497">
          <w:t>Return PropName</w:t>
        </w:r>
      </w:ins>
      <w:ins w:id="4544" w:author="Rev 5 Allen Wirfs-Brock" w:date="2012-01-06T15:43:00Z">
        <w:r w:rsidR="0099011E" w:rsidRPr="0099011E">
          <w:t xml:space="preserve"> </w:t>
        </w:r>
        <w:r w:rsidR="0099011E" w:rsidRPr="00E77497">
          <w:t xml:space="preserve">of </w:t>
        </w:r>
        <w:r w:rsidR="0099011E" w:rsidRPr="00E77497">
          <w:rPr>
            <w:i/>
          </w:rPr>
          <w:t>PropertyName</w:t>
        </w:r>
      </w:ins>
      <w:ins w:id="4545" w:author="Rev 4 Allen Wirfs-Brock" w:date="2011-10-15T08:41:00Z">
        <w:del w:id="4546" w:author="Rev 5 Allen Wirfs-Brock" w:date="2012-01-06T15:43:00Z">
          <w:r w:rsidRPr="00E77497" w:rsidDel="0099011E">
            <w:delText>(</w:delText>
          </w:r>
          <w:r w:rsidRPr="00E77497" w:rsidDel="0099011E">
            <w:rPr>
              <w:i/>
            </w:rPr>
            <w:delText>PropertyName</w:delText>
          </w:r>
          <w:r w:rsidRPr="00E77497" w:rsidDel="0099011E">
            <w:delText>)</w:delText>
          </w:r>
        </w:del>
        <w:r w:rsidRPr="00E77497">
          <w:t>.</w:t>
        </w:r>
      </w:ins>
    </w:p>
    <w:p w14:paraId="72777AD2" w14:textId="77777777" w:rsidR="00833F54" w:rsidRPr="008B7F6F" w:rsidRDefault="00833F54" w:rsidP="00833F54">
      <w:pPr>
        <w:rPr>
          <w:ins w:id="4547" w:author="Rev 4 Allen Wirfs-Brock" w:date="2011-10-15T08:41:00Z"/>
        </w:rPr>
      </w:pPr>
      <w:ins w:id="4548" w:author="Rev 4 Allen Wirfs-Brock" w:date="2011-10-15T08:41:00Z">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b/>
            <w:iCs/>
          </w:rPr>
          <w:t xml:space="preserve"> {</w:t>
        </w:r>
        <w:r w:rsidRPr="003B4312">
          <w:rPr>
            <w:iCs/>
          </w:rPr>
          <w:t xml:space="preserve"> </w:t>
        </w:r>
        <w:r w:rsidRPr="003B4312">
          <w:rPr>
            <w:rStyle w:val="bnf"/>
          </w:rPr>
          <w:t>FunctionBody</w:t>
        </w:r>
        <w:r w:rsidRPr="003B4312">
          <w:rPr>
            <w:rFonts w:ascii="Courier New" w:hAnsi="Courier New" w:cs="Courier New"/>
            <w:iCs/>
          </w:rPr>
          <w:t xml:space="preserve"> </w:t>
        </w:r>
        <w:r w:rsidRPr="003B4312">
          <w:rPr>
            <w:rFonts w:ascii="Courier New" w:hAnsi="Courier New" w:cs="Courier New"/>
            <w:b/>
            <w:iCs/>
          </w:rPr>
          <w:t>}</w:t>
        </w:r>
        <w:r w:rsidRPr="008B7F6F">
          <w:t xml:space="preserve"> </w:t>
        </w:r>
      </w:ins>
    </w:p>
    <w:p w14:paraId="6CAFC7B7" w14:textId="77777777" w:rsidR="00833F54" w:rsidRPr="006B6D0A" w:rsidRDefault="00833F54" w:rsidP="009E3FF6">
      <w:pPr>
        <w:pStyle w:val="Alg4"/>
        <w:numPr>
          <w:ilvl w:val="0"/>
          <w:numId w:val="581"/>
        </w:numPr>
        <w:spacing w:after="220"/>
        <w:contextualSpacing/>
        <w:rPr>
          <w:ins w:id="4549" w:author="Rev 4 Allen Wirfs-Brock" w:date="2011-10-15T08:41:00Z"/>
        </w:rPr>
      </w:pPr>
      <w:ins w:id="4550" w:author="Rev 4 Allen Wirfs-Brock" w:date="2011-10-15T08:41:00Z">
        <w:r w:rsidRPr="006B6D0A">
          <w:t>Return PropName</w:t>
        </w:r>
      </w:ins>
      <w:ins w:id="4551" w:author="Rev 5 Allen Wirfs-Brock" w:date="2012-01-06T15:43:00Z">
        <w:r w:rsidR="0099011E" w:rsidRPr="0099011E">
          <w:t xml:space="preserve"> </w:t>
        </w:r>
        <w:r w:rsidR="0099011E" w:rsidRPr="00E77497">
          <w:t xml:space="preserve">of </w:t>
        </w:r>
        <w:r w:rsidR="0099011E" w:rsidRPr="00E77497">
          <w:rPr>
            <w:i/>
          </w:rPr>
          <w:t>PropertyName</w:t>
        </w:r>
      </w:ins>
      <w:ins w:id="4552" w:author="Rev 4 Allen Wirfs-Brock" w:date="2011-10-15T08:41:00Z">
        <w:del w:id="4553" w:author="Rev 5 Allen Wirfs-Brock" w:date="2012-01-06T15:43:00Z">
          <w:r w:rsidRPr="006B6D0A" w:rsidDel="0099011E">
            <w:delText>(</w:delText>
          </w:r>
          <w:r w:rsidRPr="006B6D0A" w:rsidDel="0099011E">
            <w:rPr>
              <w:i/>
            </w:rPr>
            <w:delText>PropertyName</w:delText>
          </w:r>
          <w:r w:rsidRPr="006B6D0A" w:rsidDel="0099011E">
            <w:delText>)</w:delText>
          </w:r>
        </w:del>
        <w:r w:rsidRPr="006B6D0A">
          <w:t>.</w:t>
        </w:r>
      </w:ins>
    </w:p>
    <w:p w14:paraId="2E8DBA62" w14:textId="77777777" w:rsidR="00833F54" w:rsidRPr="00B820AB" w:rsidRDefault="00833F54" w:rsidP="00833F54">
      <w:pPr>
        <w:rPr>
          <w:ins w:id="4554" w:author="Rev 4 Allen Wirfs-Brock" w:date="2011-10-15T08:41:00Z"/>
        </w:rPr>
      </w:pPr>
      <w:ins w:id="4555" w:author="Rev 4 Allen Wirfs-Brock" w:date="2011-10-15T08:41:00Z">
        <w:r w:rsidRPr="00E65A34">
          <w:rPr>
            <w:rStyle w:val="bnf"/>
          </w:rPr>
          <w:t>PropertyName</w:t>
        </w:r>
        <w:r w:rsidRPr="009C202C">
          <w:t xml:space="preserve"> </w:t>
        </w:r>
        <w:r w:rsidRPr="00B820AB">
          <w:rPr>
            <w:b/>
          </w:rPr>
          <w:t xml:space="preserve">: </w:t>
        </w:r>
        <w:r w:rsidRPr="00B820AB">
          <w:t xml:space="preserve"> </w:t>
        </w:r>
        <w:r w:rsidRPr="00B820AB">
          <w:rPr>
            <w:rStyle w:val="bnf"/>
          </w:rPr>
          <w:t>IdentifierName</w:t>
        </w:r>
        <w:r w:rsidRPr="00B820AB">
          <w:t xml:space="preserve">  </w:t>
        </w:r>
      </w:ins>
    </w:p>
    <w:p w14:paraId="0E3401AB" w14:textId="77777777" w:rsidR="00833F54" w:rsidRPr="00E77497" w:rsidRDefault="00833F54" w:rsidP="009E3FF6">
      <w:pPr>
        <w:pStyle w:val="Alg4"/>
        <w:numPr>
          <w:ilvl w:val="0"/>
          <w:numId w:val="582"/>
        </w:numPr>
        <w:spacing w:after="220"/>
        <w:contextualSpacing/>
        <w:rPr>
          <w:ins w:id="4556" w:author="Rev 4 Allen Wirfs-Brock" w:date="2011-10-15T08:41:00Z"/>
        </w:rPr>
      </w:pPr>
      <w:ins w:id="4557" w:author="Rev 4 Allen Wirfs-Brock" w:date="2011-10-15T08:41:00Z">
        <w:r w:rsidRPr="00675B74">
          <w:t>Return PropName</w:t>
        </w:r>
        <w:del w:id="4558" w:author="Rev 5 Allen Wirfs-Brock" w:date="2012-01-06T15:43:00Z">
          <w:r w:rsidRPr="00675B74" w:rsidDel="0099011E">
            <w:delText>(</w:delText>
          </w:r>
        </w:del>
      </w:ins>
      <w:ins w:id="4559" w:author="Rev 5 Allen Wirfs-Brock" w:date="2012-01-06T15:43:00Z">
        <w:r w:rsidR="0099011E">
          <w:t xml:space="preserve"> of </w:t>
        </w:r>
      </w:ins>
      <w:ins w:id="4560" w:author="Rev 4 Allen Wirfs-Brock" w:date="2011-10-15T08:41:00Z">
        <w:r w:rsidRPr="00E77497">
          <w:rPr>
            <w:i/>
          </w:rPr>
          <w:t>IdentifierName</w:t>
        </w:r>
        <w:del w:id="4561" w:author="Rev 5 Allen Wirfs-Brock" w:date="2012-01-06T15:44:00Z">
          <w:r w:rsidRPr="00E77497" w:rsidDel="0099011E">
            <w:delText>)</w:delText>
          </w:r>
        </w:del>
        <w:r w:rsidRPr="00E77497">
          <w:t>.</w:t>
        </w:r>
      </w:ins>
    </w:p>
    <w:p w14:paraId="7C30BC35" w14:textId="77777777" w:rsidR="00833F54" w:rsidRPr="00E77497" w:rsidRDefault="00833F54" w:rsidP="00833F54">
      <w:pPr>
        <w:rPr>
          <w:ins w:id="4562" w:author="Rev 4 Allen Wirfs-Brock" w:date="2011-10-15T08:41:00Z"/>
        </w:rPr>
      </w:pPr>
      <w:ins w:id="4563" w:author="Rev 4 Allen Wirfs-Brock" w:date="2011-10-15T08:41:00Z">
        <w:r w:rsidRPr="00E77497">
          <w:rPr>
            <w:rStyle w:val="bnf"/>
          </w:rPr>
          <w:t>PropertyName</w:t>
        </w:r>
        <w:r w:rsidRPr="00E77497">
          <w:t xml:space="preserve"> </w:t>
        </w:r>
        <w:r w:rsidRPr="00E77497">
          <w:rPr>
            <w:b/>
          </w:rPr>
          <w:t xml:space="preserve">: </w:t>
        </w:r>
        <w:r w:rsidRPr="00E77497">
          <w:t xml:space="preserve"> </w:t>
        </w:r>
        <w:r w:rsidRPr="00E77497">
          <w:rPr>
            <w:rStyle w:val="bnf"/>
          </w:rPr>
          <w:t>StringLiteral</w:t>
        </w:r>
        <w:r w:rsidRPr="00E77497">
          <w:t xml:space="preserve">  </w:t>
        </w:r>
      </w:ins>
    </w:p>
    <w:p w14:paraId="74B13B35" w14:textId="77777777" w:rsidR="00833F54" w:rsidRPr="00E77497" w:rsidRDefault="00833F54" w:rsidP="009E3FF6">
      <w:pPr>
        <w:pStyle w:val="Alg4"/>
        <w:numPr>
          <w:ilvl w:val="0"/>
          <w:numId w:val="583"/>
        </w:numPr>
        <w:spacing w:after="220"/>
        <w:contextualSpacing/>
        <w:rPr>
          <w:ins w:id="4564" w:author="Rev 4 Allen Wirfs-Brock" w:date="2011-10-15T08:41:00Z"/>
        </w:rPr>
      </w:pPr>
      <w:ins w:id="4565" w:author="Rev 4 Allen Wirfs-Brock" w:date="2011-10-15T08:41:00Z">
        <w:r w:rsidRPr="00E77497">
          <w:t xml:space="preserve">Return the SV of the </w:t>
        </w:r>
        <w:r w:rsidRPr="00E77497">
          <w:rPr>
            <w:i/>
          </w:rPr>
          <w:t>StringLiteral</w:t>
        </w:r>
        <w:r w:rsidRPr="00E77497">
          <w:t>.</w:t>
        </w:r>
      </w:ins>
    </w:p>
    <w:p w14:paraId="4E394721" w14:textId="77777777" w:rsidR="00833F54" w:rsidRPr="00E77497" w:rsidRDefault="00833F54" w:rsidP="00833F54">
      <w:pPr>
        <w:rPr>
          <w:ins w:id="4566" w:author="Rev 4 Allen Wirfs-Brock" w:date="2011-10-15T08:41:00Z"/>
        </w:rPr>
      </w:pPr>
      <w:ins w:id="4567" w:author="Rev 4 Allen Wirfs-Brock" w:date="2011-10-15T08:41:00Z">
        <w:r w:rsidRPr="00E77497">
          <w:rPr>
            <w:rStyle w:val="bnf"/>
          </w:rPr>
          <w:t>PropertyName</w:t>
        </w:r>
        <w:r w:rsidRPr="00E77497">
          <w:t xml:space="preserve"> </w:t>
        </w:r>
        <w:r w:rsidRPr="00E77497">
          <w:rPr>
            <w:b/>
          </w:rPr>
          <w:t>:</w:t>
        </w:r>
        <w:r w:rsidRPr="00E77497">
          <w:t xml:space="preserve"> </w:t>
        </w:r>
        <w:r w:rsidRPr="00E77497">
          <w:rPr>
            <w:rStyle w:val="bnf"/>
          </w:rPr>
          <w:t>NumericLiteral</w:t>
        </w:r>
        <w:r w:rsidRPr="00E77497">
          <w:t xml:space="preserve">  </w:t>
        </w:r>
      </w:ins>
    </w:p>
    <w:p w14:paraId="066AA5F7" w14:textId="77777777" w:rsidR="00833F54" w:rsidRPr="00E77497" w:rsidRDefault="00833F54" w:rsidP="009E3FF6">
      <w:pPr>
        <w:pStyle w:val="Alg4"/>
        <w:numPr>
          <w:ilvl w:val="0"/>
          <w:numId w:val="584"/>
        </w:numPr>
        <w:spacing w:after="220"/>
        <w:contextualSpacing/>
        <w:rPr>
          <w:ins w:id="4568" w:author="Rev 4 Allen Wirfs-Brock" w:date="2011-10-15T08:41:00Z"/>
        </w:rPr>
      </w:pPr>
      <w:ins w:id="4569" w:author="Rev 4 Allen Wirfs-Brock" w:date="2011-10-15T08:41:00Z">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ins>
    </w:p>
    <w:p w14:paraId="446DBA90" w14:textId="77777777" w:rsidR="00833F54" w:rsidRPr="00E77497" w:rsidRDefault="00833F54" w:rsidP="009E3FF6">
      <w:pPr>
        <w:pStyle w:val="Alg4"/>
        <w:numPr>
          <w:ilvl w:val="0"/>
          <w:numId w:val="584"/>
        </w:numPr>
        <w:spacing w:after="220"/>
        <w:contextualSpacing/>
        <w:rPr>
          <w:ins w:id="4570" w:author="Rev 4 Allen Wirfs-Brock" w:date="2011-10-15T08:41:00Z"/>
        </w:rPr>
      </w:pPr>
      <w:ins w:id="4571" w:author="Rev 4 Allen Wirfs-Brock" w:date="2011-10-15T08:41:00Z">
        <w:r w:rsidRPr="00E77497">
          <w:t>Return ToString(</w:t>
        </w:r>
        <w:r w:rsidRPr="00E77497">
          <w:rPr>
            <w:i/>
          </w:rPr>
          <w:t>nbr</w:t>
        </w:r>
        <w:r w:rsidRPr="00E77497">
          <w:t>).</w:t>
        </w:r>
      </w:ins>
    </w:p>
    <w:p w14:paraId="409B0B3E" w14:textId="77777777" w:rsidR="00833F54" w:rsidRPr="00E77497" w:rsidRDefault="00833F54" w:rsidP="00833F54">
      <w:pPr>
        <w:pStyle w:val="40"/>
        <w:numPr>
          <w:ilvl w:val="0"/>
          <w:numId w:val="0"/>
        </w:numPr>
        <w:rPr>
          <w:ins w:id="4572" w:author="Rev 4 Allen Wirfs-Brock" w:date="2011-10-15T08:41:00Z"/>
        </w:rPr>
      </w:pPr>
      <w:ins w:id="4573" w:author="Rev 4 Allen Wirfs-Brock" w:date="2011-10-15T08:41:00Z">
        <w:r w:rsidRPr="00E77497">
          <w:t>11.1.5.</w:t>
        </w:r>
      </w:ins>
      <w:ins w:id="4574" w:author="Rev 4 Allen Wirfs-Brock" w:date="2011-10-15T09:06:00Z">
        <w:r w:rsidR="00734075" w:rsidRPr="00E77497">
          <w:t>2</w:t>
        </w:r>
      </w:ins>
      <w:ins w:id="4575" w:author="Rev 4 Allen Wirfs-Brock" w:date="2011-10-15T08:41:00Z">
        <w:r w:rsidRPr="00E77497">
          <w:t xml:space="preserve"> Runtime Semantics</w:t>
        </w:r>
      </w:ins>
    </w:p>
    <w:p w14:paraId="170B16B4" w14:textId="77777777" w:rsidR="00833F54" w:rsidRPr="00E77497" w:rsidRDefault="00833F54" w:rsidP="00833F54">
      <w:pPr>
        <w:keepNext/>
        <w:rPr>
          <w:ins w:id="4576" w:author="Rev 4 Allen Wirfs-Brock" w:date="2011-10-15T08:41:00Z"/>
          <w:rFonts w:ascii="Helvetica" w:hAnsi="Helvetica"/>
          <w:b/>
        </w:rPr>
      </w:pPr>
      <w:ins w:id="4577" w:author="Rev 4 Allen Wirfs-Brock" w:date="2011-10-15T08:41:00Z">
        <w:r w:rsidRPr="00E77497">
          <w:rPr>
            <w:rFonts w:ascii="Helvetica" w:hAnsi="Helvetica"/>
            <w:b/>
          </w:rPr>
          <w:t xml:space="preserve">Runtime Semantics: </w:t>
        </w:r>
        <w:r w:rsidRPr="00E77497">
          <w:rPr>
            <w:rFonts w:ascii="Helvetica" w:hAnsi="Helvetica"/>
            <w:b/>
            <w:spacing w:val="6"/>
          </w:rPr>
          <w:t>Evaluation</w:t>
        </w:r>
      </w:ins>
    </w:p>
    <w:p w14:paraId="1F72AE51" w14:textId="77777777" w:rsidR="004C02EF" w:rsidRPr="00E77497" w:rsidRDefault="004C02EF" w:rsidP="004C02EF">
      <w:del w:id="4578" w:author="Rev 4 Allen Wirfs-Brock" w:date="2011-10-15T08:49:00Z">
        <w:r w:rsidRPr="00E77497" w:rsidDel="00D708B2">
          <w:delText xml:space="preserve">The production  </w:delText>
        </w:r>
      </w:del>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del w:id="4579" w:author="Rev 4 Allen Wirfs-Brock" w:date="2011-10-15T08:49:00Z">
        <w:r w:rsidRPr="00E77497" w:rsidDel="00D708B2">
          <w:delText>is evaluated as follows:</w:delText>
        </w:r>
      </w:del>
    </w:p>
    <w:p w14:paraId="0D961260" w14:textId="77777777" w:rsidR="004C02EF" w:rsidRPr="00E77497" w:rsidRDefault="004C02EF" w:rsidP="004C02EF">
      <w:pPr>
        <w:pStyle w:val="Alg4"/>
        <w:numPr>
          <w:ilvl w:val="0"/>
          <w:numId w:val="48"/>
        </w:numPr>
        <w:spacing w:after="220"/>
        <w:contextualSpacing/>
      </w:pPr>
      <w:r w:rsidRPr="00E77497">
        <w:t xml:space="preserve">Return a new object created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14:paraId="514BA226" w14:textId="77777777" w:rsidR="00D708B2" w:rsidRPr="00E77497" w:rsidRDefault="00D708B2" w:rsidP="00D708B2">
      <w:pPr>
        <w:pStyle w:val="SyntaxRule"/>
        <w:rPr>
          <w:ins w:id="4580" w:author="Rev 4 Allen Wirfs-Brock" w:date="2011-10-15T08:51:00Z"/>
        </w:rPr>
      </w:pPr>
      <w:r w:rsidRPr="00E77497">
        <w:t xml:space="preserve">ObjectLiteral </w:t>
      </w:r>
      <w:r w:rsidRPr="00E77497">
        <w:rPr>
          <w:rFonts w:ascii="Arial" w:hAnsi="Arial" w:cs="Arial"/>
          <w:b/>
          <w:i w:val="0"/>
        </w:rPr>
        <w:t>:</w:t>
      </w:r>
    </w:p>
    <w:p w14:paraId="5D986B43"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PropertyNameAndValueList </w:t>
      </w:r>
      <w:r w:rsidRPr="00E77497">
        <w:rPr>
          <w:rFonts w:ascii="Courier New" w:hAnsi="Courier New"/>
          <w:b/>
        </w:rPr>
        <w:t>}</w:t>
      </w:r>
      <w:ins w:id="4581" w:author="Rev 4 Allen Wirfs-Brock" w:date="2011-10-15T08:51:00Z">
        <w:r w:rsidRPr="00E77497">
          <w:rPr>
            <w:rStyle w:val="bnf"/>
          </w:rPr>
          <w:br/>
        </w:r>
      </w:ins>
      <w:r w:rsidRPr="00E77497">
        <w:rPr>
          <w:rFonts w:ascii="Courier New" w:hAnsi="Courier New"/>
          <w:b/>
        </w:rPr>
        <w:t>{</w:t>
      </w:r>
      <w:r w:rsidRPr="00E77497">
        <w:rPr>
          <w:rStyle w:val="bnf"/>
        </w:rPr>
        <w:t xml:space="preserve"> PropertyNameAndValueList </w:t>
      </w:r>
      <w:r w:rsidRPr="00E77497">
        <w:rPr>
          <w:rFonts w:ascii="Courier New" w:hAnsi="Courier New"/>
          <w:b/>
        </w:rPr>
        <w:t>, }</w:t>
      </w:r>
      <w:del w:id="4582" w:author="Rev 4 Allen Wirfs-Brock" w:date="2011-10-15T08:51:00Z">
        <w:r w:rsidR="004C02EF" w:rsidRPr="00E77497" w:rsidDel="00D708B2">
          <w:rPr>
            <w:rStyle w:val="bnf"/>
          </w:rPr>
          <w:delText xml:space="preserve">ObjectLiteral : { PropertyNameAndValueList } </w:delText>
        </w:r>
      </w:del>
      <w:del w:id="4583" w:author="Rev 4 Allen Wirfs-Brock" w:date="2011-10-15T08:49:00Z">
        <w:r w:rsidR="004C02EF" w:rsidRPr="00E77497" w:rsidDel="00D708B2">
          <w:rPr>
            <w:rStyle w:val="bnf"/>
          </w:rPr>
          <w:delText>and</w:delText>
        </w:r>
      </w:del>
      <w:del w:id="4584" w:author="Rev 4 Allen Wirfs-Brock" w:date="2011-10-15T08:51:00Z">
        <w:r w:rsidR="004C02EF" w:rsidRPr="00E77497" w:rsidDel="00D708B2">
          <w:rPr>
            <w:rStyle w:val="bnf"/>
          </w:rPr>
          <w:br/>
          <w:delText xml:space="preserve">ObjectLiteral : { PropertyNameAndValueList ,} </w:delText>
        </w:r>
      </w:del>
      <w:del w:id="4585" w:author="Rev 4 Allen Wirfs-Brock" w:date="2011-10-15T08:49:00Z">
        <w:r w:rsidR="004C02EF" w:rsidRPr="00E77497" w:rsidDel="00D708B2">
          <w:rPr>
            <w:rStyle w:val="bnf"/>
          </w:rPr>
          <w:delText>are evaluated as follows:</w:delText>
        </w:r>
      </w:del>
    </w:p>
    <w:p w14:paraId="3B57D2EA" w14:textId="77777777" w:rsidR="00F64ED7" w:rsidRPr="00E77497" w:rsidRDefault="00F64ED7" w:rsidP="00F64ED7">
      <w:pPr>
        <w:pStyle w:val="Alg4"/>
        <w:numPr>
          <w:ilvl w:val="0"/>
          <w:numId w:val="49"/>
        </w:numPr>
        <w:spacing w:after="220"/>
        <w:contextualSpacing/>
        <w:rPr>
          <w:ins w:id="4586" w:author="Rev 5 Allen Wirfs-Brock" w:date="2012-01-10T14:45:00Z"/>
        </w:rPr>
      </w:pPr>
      <w:ins w:id="4587" w:author="Rev 5 Allen Wirfs-Brock" w:date="2012-01-10T14:45:00Z">
        <w:r w:rsidRPr="00E77497">
          <w:t xml:space="preserve">Let </w:t>
        </w:r>
        <w:r w:rsidRPr="00E77497">
          <w:rPr>
            <w:i/>
          </w:rPr>
          <w:t xml:space="preserve">obj </w:t>
        </w:r>
        <w:r w:rsidRPr="00E77497">
          <w:t xml:space="preserve">be the result of creating a new object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ins>
    </w:p>
    <w:p w14:paraId="3343323A" w14:textId="77777777" w:rsidR="00ED240D" w:rsidRDefault="00ED240D" w:rsidP="004C02EF">
      <w:pPr>
        <w:pStyle w:val="Alg4"/>
        <w:numPr>
          <w:ilvl w:val="0"/>
          <w:numId w:val="49"/>
        </w:numPr>
        <w:spacing w:after="220"/>
        <w:contextualSpacing/>
        <w:rPr>
          <w:ins w:id="4588" w:author="Rev 5 Allen Wirfs-Brock" w:date="2012-01-10T15:18:00Z"/>
        </w:rPr>
      </w:pPr>
      <w:ins w:id="4589" w:author="Rev 5 Allen Wirfs-Brock" w:date="2012-01-10T15:18:00Z">
        <w:r>
          <w:t xml:space="preserve">Perform Property Definition Dvaluation of </w:t>
        </w:r>
        <w:r w:rsidRPr="00E77497">
          <w:t xml:space="preserve"> </w:t>
        </w:r>
        <w:r w:rsidRPr="00E77497">
          <w:rPr>
            <w:i/>
          </w:rPr>
          <w:t>PropertyNameAndValueList</w:t>
        </w:r>
        <w:r>
          <w:rPr>
            <w:i/>
          </w:rPr>
          <w:t xml:space="preserve"> </w:t>
        </w:r>
        <w:r>
          <w:t xml:space="preserve">with argument </w:t>
        </w:r>
        <w:r w:rsidRPr="007870CC">
          <w:rPr>
            <w:i/>
          </w:rPr>
          <w:t>obj</w:t>
        </w:r>
        <w:r w:rsidRPr="00E77497">
          <w:t>.</w:t>
        </w:r>
      </w:ins>
    </w:p>
    <w:p w14:paraId="33EA9F08" w14:textId="77777777" w:rsidR="004C02EF" w:rsidRPr="00E77497" w:rsidRDefault="004C02EF" w:rsidP="004C02EF">
      <w:pPr>
        <w:pStyle w:val="Alg4"/>
        <w:numPr>
          <w:ilvl w:val="0"/>
          <w:numId w:val="49"/>
        </w:numPr>
        <w:spacing w:after="220"/>
        <w:contextualSpacing/>
      </w:pPr>
      <w:r w:rsidRPr="00E77497">
        <w:t xml:space="preserve">Return </w:t>
      </w:r>
      <w:del w:id="4590" w:author="Rev 5 Allen Wirfs-Brock" w:date="2012-01-10T15:18:00Z">
        <w:r w:rsidRPr="00E77497" w:rsidDel="00ED240D">
          <w:delText xml:space="preserve">the result of </w:delText>
        </w:r>
      </w:del>
      <w:del w:id="4591" w:author="Rev 5 Allen Wirfs-Brock" w:date="2012-01-10T14:45:00Z">
        <w:r w:rsidRPr="00E77497" w:rsidDel="00F64ED7">
          <w:delText xml:space="preserve">evaluating </w:delText>
        </w:r>
      </w:del>
      <w:del w:id="4592" w:author="Rev 5 Allen Wirfs-Brock" w:date="2012-01-10T15:18:00Z">
        <w:r w:rsidRPr="00E77497" w:rsidDel="00ED240D">
          <w:rPr>
            <w:i/>
          </w:rPr>
          <w:delText>PropertyNameAndValueList</w:delText>
        </w:r>
      </w:del>
      <w:ins w:id="4593" w:author="Rev 5 Allen Wirfs-Brock" w:date="2012-01-10T14:46:00Z">
        <w:r w:rsidR="00F64ED7" w:rsidRPr="00F64ED7">
          <w:rPr>
            <w:i/>
            <w:rPrChange w:id="4594" w:author="Rev 5 Allen Wirfs-Brock" w:date="2012-01-10T14:46:00Z">
              <w:rPr/>
            </w:rPrChange>
          </w:rPr>
          <w:t>obj</w:t>
        </w:r>
      </w:ins>
      <w:r w:rsidRPr="00E77497">
        <w:t>.</w:t>
      </w:r>
    </w:p>
    <w:p w14:paraId="4AE3C614" w14:textId="77777777" w:rsidR="00F64ED7" w:rsidRPr="00E77497" w:rsidRDefault="00F64ED7" w:rsidP="00F64ED7">
      <w:pPr>
        <w:keepNext/>
        <w:rPr>
          <w:ins w:id="4595" w:author="Rev 5 Allen Wirfs-Brock" w:date="2012-01-10T14:44:00Z"/>
          <w:rFonts w:ascii="Helvetica" w:hAnsi="Helvetica"/>
          <w:b/>
        </w:rPr>
      </w:pPr>
      <w:ins w:id="4596" w:author="Rev 5 Allen Wirfs-Brock" w:date="2012-01-10T14:44: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1F32D4BE" w14:textId="77777777" w:rsidR="00F64ED7" w:rsidRPr="004418C4" w:rsidRDefault="00F64ED7" w:rsidP="00F64ED7">
      <w:pPr>
        <w:ind w:left="360"/>
        <w:rPr>
          <w:ins w:id="4597" w:author="Rev 5 Allen Wirfs-Brock" w:date="2012-01-10T14:44:00Z"/>
        </w:rPr>
      </w:pPr>
      <w:ins w:id="4598" w:author="Rev 5 Allen Wirfs-Brock" w:date="2012-01-10T14:44:00Z">
        <w:r>
          <w:t>W</w:t>
        </w:r>
        <w:r w:rsidRPr="004418C4">
          <w:t xml:space="preserve">ith </w:t>
        </w:r>
        <w:r>
          <w:t>parameter</w:t>
        </w:r>
        <w:r w:rsidRPr="004418C4">
          <w:t xml:space="preserve"> </w:t>
        </w:r>
        <w:r>
          <w:rPr>
            <w:rFonts w:ascii="Times New Roman" w:hAnsi="Times New Roman"/>
            <w:i/>
          </w:rPr>
          <w:t>object</w:t>
        </w:r>
        <w:r>
          <w:t>.</w:t>
        </w:r>
      </w:ins>
    </w:p>
    <w:p w14:paraId="7C1850F1" w14:textId="77777777" w:rsidR="004C02EF" w:rsidRPr="00E77497" w:rsidRDefault="004C02EF" w:rsidP="004C02EF">
      <w:pPr>
        <w:jc w:val="left"/>
      </w:pPr>
      <w:del w:id="4599" w:author="Rev 4 Allen Wirfs-Brock" w:date="2011-10-15T08:58:00Z">
        <w:r w:rsidRPr="00E77497" w:rsidDel="00A60CBF">
          <w:delText xml:space="preserve">The production  </w:delText>
        </w:r>
      </w:del>
      <w:r w:rsidRPr="00E77497">
        <w:rPr>
          <w:rStyle w:val="bnf"/>
        </w:rPr>
        <w:t>PropertyNameAndValueList</w:t>
      </w:r>
      <w:r w:rsidRPr="00E77497">
        <w:t xml:space="preserve"> </w:t>
      </w:r>
      <w:r w:rsidRPr="00E77497">
        <w:rPr>
          <w:b/>
        </w:rPr>
        <w:t>:</w:t>
      </w:r>
      <w:r w:rsidRPr="00E77497">
        <w:t xml:space="preserve">  </w:t>
      </w:r>
      <w:r w:rsidRPr="00E77497">
        <w:rPr>
          <w:rStyle w:val="bnf"/>
        </w:rPr>
        <w:t>PropertyAssignment</w:t>
      </w:r>
      <w:r w:rsidRPr="00E77497">
        <w:t xml:space="preserve"> </w:t>
      </w:r>
      <w:del w:id="4600" w:author="Rev 4 Allen Wirfs-Brock" w:date="2011-10-15T08:58:00Z">
        <w:r w:rsidRPr="00E77497" w:rsidDel="00A60CBF">
          <w:delText>is evaluated as follows:</w:delText>
        </w:r>
      </w:del>
    </w:p>
    <w:p w14:paraId="4BE6182C" w14:textId="77777777" w:rsidR="004C02EF" w:rsidRPr="00E77497" w:rsidDel="00F64ED7" w:rsidRDefault="004C02EF" w:rsidP="004C02EF">
      <w:pPr>
        <w:pStyle w:val="Alg4"/>
        <w:numPr>
          <w:ilvl w:val="0"/>
          <w:numId w:val="50"/>
        </w:numPr>
        <w:spacing w:after="220"/>
        <w:contextualSpacing/>
        <w:rPr>
          <w:del w:id="4601" w:author="Rev 5 Allen Wirfs-Brock" w:date="2012-01-10T14:48:00Z"/>
        </w:rPr>
      </w:pPr>
      <w:del w:id="4602" w:author="Rev 5 Allen Wirfs-Brock" w:date="2012-01-10T14:48:00Z">
        <w:r w:rsidRPr="00E77497" w:rsidDel="00F64ED7">
          <w:delText xml:space="preserve">Let </w:delText>
        </w:r>
        <w:r w:rsidRPr="00E77497" w:rsidDel="00F64ED7">
          <w:rPr>
            <w:i/>
          </w:rPr>
          <w:delText xml:space="preserve">obj </w:delText>
        </w:r>
        <w:r w:rsidRPr="00E77497" w:rsidDel="00F64ED7">
          <w:delText xml:space="preserve">be the result of creating a new object as if by the expression </w:delText>
        </w:r>
        <w:r w:rsidRPr="00E77497" w:rsidDel="00F64ED7">
          <w:rPr>
            <w:rFonts w:ascii="Courier New" w:hAnsi="Courier New"/>
            <w:b/>
          </w:rPr>
          <w:delText xml:space="preserve">new Object() </w:delText>
        </w:r>
        <w:r w:rsidRPr="00E77497" w:rsidDel="00F64ED7">
          <w:delText xml:space="preserve">where </w:delText>
        </w:r>
        <w:r w:rsidRPr="00E77497" w:rsidDel="00F64ED7">
          <w:rPr>
            <w:rFonts w:ascii="Courier New" w:hAnsi="Courier New" w:cs="Courier New"/>
            <w:b/>
          </w:rPr>
          <w:delText>Object</w:delText>
        </w:r>
        <w:r w:rsidRPr="00E77497" w:rsidDel="00F64ED7">
          <w:delText xml:space="preserve"> is the standard built-in constructor with that name.</w:delText>
        </w:r>
      </w:del>
    </w:p>
    <w:p w14:paraId="553A3C1B" w14:textId="77777777" w:rsidR="004C02EF" w:rsidRPr="00E77497" w:rsidDel="00F64ED7" w:rsidRDefault="004C02EF" w:rsidP="004C02EF">
      <w:pPr>
        <w:pStyle w:val="Alg4"/>
        <w:numPr>
          <w:ilvl w:val="0"/>
          <w:numId w:val="50"/>
        </w:numPr>
        <w:spacing w:after="220"/>
        <w:contextualSpacing/>
        <w:rPr>
          <w:del w:id="4603" w:author="Rev 5 Allen Wirfs-Brock" w:date="2012-01-10T14:48:00Z"/>
        </w:rPr>
      </w:pPr>
      <w:del w:id="4604" w:author="Rev 5 Allen Wirfs-Brock" w:date="2012-01-10T14:48:00Z">
        <w:r w:rsidRPr="00E77497" w:rsidDel="00F64ED7">
          <w:delText xml:space="preserve">Let </w:delText>
        </w:r>
        <w:r w:rsidRPr="00E77497" w:rsidDel="00F64ED7">
          <w:rPr>
            <w:i/>
          </w:rPr>
          <w:delText xml:space="preserve">propId </w:delText>
        </w:r>
        <w:r w:rsidRPr="00E77497" w:rsidDel="00F64ED7">
          <w:delText xml:space="preserve">be the result of evaluating </w:delText>
        </w:r>
        <w:r w:rsidRPr="00E77497" w:rsidDel="00F64ED7">
          <w:rPr>
            <w:i/>
          </w:rPr>
          <w:delText>PropertyAssignment</w:delText>
        </w:r>
        <w:r w:rsidRPr="00E77497" w:rsidDel="00F64ED7">
          <w:delText>.</w:delText>
        </w:r>
      </w:del>
    </w:p>
    <w:p w14:paraId="3620B5C5" w14:textId="77777777" w:rsidR="004C02EF" w:rsidRPr="00E77497" w:rsidDel="00F64ED7" w:rsidRDefault="004C02EF" w:rsidP="004C02EF">
      <w:pPr>
        <w:pStyle w:val="Alg4"/>
        <w:numPr>
          <w:ilvl w:val="0"/>
          <w:numId w:val="50"/>
        </w:numPr>
        <w:spacing w:after="220"/>
        <w:contextualSpacing/>
        <w:rPr>
          <w:del w:id="4605" w:author="Rev 5 Allen Wirfs-Brock" w:date="2012-01-10T14:48:00Z"/>
        </w:rPr>
      </w:pPr>
      <w:del w:id="4606" w:author="Rev 5 Allen Wirfs-Brock" w:date="2012-01-10T14:48:00Z">
        <w:r w:rsidRPr="00E77497" w:rsidDel="00F64ED7">
          <w:delText xml:space="preserve">Call the [[DefineOwnProperty]] internal method of </w:delText>
        </w:r>
        <w:r w:rsidRPr="00E77497" w:rsidDel="00F64ED7">
          <w:rPr>
            <w:i/>
          </w:rPr>
          <w:delText>obj</w:delText>
        </w:r>
        <w:r w:rsidRPr="00E77497" w:rsidDel="00F64ED7">
          <w:delText xml:space="preserve"> with arguments </w:delText>
        </w:r>
        <w:r w:rsidRPr="00E77497" w:rsidDel="00F64ED7">
          <w:rPr>
            <w:i/>
          </w:rPr>
          <w:delText>propId</w:delText>
        </w:r>
        <w:r w:rsidRPr="00E77497" w:rsidDel="00F64ED7">
          <w:delText xml:space="preserve">.name, </w:delText>
        </w:r>
        <w:r w:rsidRPr="00E77497" w:rsidDel="00F64ED7">
          <w:rPr>
            <w:i/>
          </w:rPr>
          <w:delText>propId</w:delText>
        </w:r>
        <w:r w:rsidRPr="00E77497" w:rsidDel="00F64ED7">
          <w:delText xml:space="preserve">.descriptor, and </w:delText>
        </w:r>
        <w:r w:rsidRPr="00E77497" w:rsidDel="00F64ED7">
          <w:rPr>
            <w:b/>
          </w:rPr>
          <w:delText>false</w:delText>
        </w:r>
        <w:r w:rsidRPr="00E77497" w:rsidDel="00F64ED7">
          <w:delText>.</w:delText>
        </w:r>
      </w:del>
    </w:p>
    <w:p w14:paraId="1FEA17DE" w14:textId="77777777" w:rsidR="004C02EF" w:rsidRPr="00E77497" w:rsidRDefault="00F64ED7" w:rsidP="004C02EF">
      <w:pPr>
        <w:pStyle w:val="Alg4"/>
        <w:numPr>
          <w:ilvl w:val="0"/>
          <w:numId w:val="50"/>
        </w:numPr>
        <w:spacing w:after="220"/>
        <w:contextualSpacing/>
      </w:pPr>
      <w:ins w:id="4607" w:author="Rev 5 Allen Wirfs-Brock" w:date="2012-01-10T14:47:00Z">
        <w:r>
          <w:t>Perform Pr</w:t>
        </w:r>
        <w:r w:rsidR="00906D0C">
          <w:t>operty Definition Dvaluation of</w:t>
        </w:r>
        <w:r w:rsidRPr="00E77497">
          <w:t xml:space="preserve"> </w:t>
        </w:r>
        <w:r w:rsidRPr="00E77497">
          <w:rPr>
            <w:i/>
          </w:rPr>
          <w:t>Property</w:t>
        </w:r>
        <w:r>
          <w:rPr>
            <w:i/>
          </w:rPr>
          <w:t xml:space="preserve">Assignment </w:t>
        </w:r>
        <w:r>
          <w:t xml:space="preserve">with argument </w:t>
        </w:r>
        <w:r w:rsidRPr="007870CC">
          <w:rPr>
            <w:i/>
          </w:rPr>
          <w:t>ob</w:t>
        </w:r>
      </w:ins>
      <w:ins w:id="4608" w:author="Rev 5 Allen Wirfs-Brock" w:date="2012-01-10T14:48:00Z">
        <w:r>
          <w:rPr>
            <w:i/>
          </w:rPr>
          <w:t>ject</w:t>
        </w:r>
      </w:ins>
      <w:ins w:id="4609" w:author="Rev 5 Allen Wirfs-Brock" w:date="2012-01-10T14:47:00Z">
        <w:r w:rsidRPr="00E77497">
          <w:t>.</w:t>
        </w:r>
      </w:ins>
      <w:del w:id="4610" w:author="Rev 5 Allen Wirfs-Brock" w:date="2012-01-10T14:47:00Z">
        <w:r w:rsidR="004C02EF" w:rsidRPr="00E77497" w:rsidDel="00F64ED7">
          <w:delText xml:space="preserve">Return </w:delText>
        </w:r>
        <w:r w:rsidR="004C02EF" w:rsidRPr="00E77497" w:rsidDel="00F64ED7">
          <w:rPr>
            <w:i/>
          </w:rPr>
          <w:delText>obj</w:delText>
        </w:r>
        <w:r w:rsidR="004C02EF" w:rsidRPr="00E77497" w:rsidDel="00F64ED7">
          <w:delText>.</w:delText>
        </w:r>
      </w:del>
    </w:p>
    <w:p w14:paraId="72A25632" w14:textId="77777777" w:rsidR="004C02EF" w:rsidRPr="00E77497" w:rsidRDefault="004C02EF" w:rsidP="004C02EF">
      <w:pPr>
        <w:jc w:val="left"/>
      </w:pPr>
      <w:del w:id="4611" w:author="Rev 4 Allen Wirfs-Brock" w:date="2011-10-15T08:58:00Z">
        <w:r w:rsidRPr="00E77497" w:rsidDel="00C95629">
          <w:delText>The production</w:delText>
        </w:r>
        <w:r w:rsidRPr="00E77497" w:rsidDel="00C95629">
          <w:br/>
          <w:delText xml:space="preserve">     </w:delText>
        </w:r>
      </w:del>
      <w:r w:rsidRPr="00E77497">
        <w:rPr>
          <w:rStyle w:val="bnf"/>
        </w:rPr>
        <w:t>PropertyNameAndValueList</w:t>
      </w:r>
      <w:r w:rsidRPr="00E77497">
        <w:t xml:space="preserve"> </w:t>
      </w:r>
      <w:r w:rsidRPr="00E77497">
        <w:rPr>
          <w:b/>
        </w:rPr>
        <w:t>:</w:t>
      </w:r>
      <w:r w:rsidRPr="00E77497">
        <w:t xml:space="preserve">  </w:t>
      </w:r>
      <w:r w:rsidRPr="00E77497">
        <w:rPr>
          <w:rStyle w:val="bnf"/>
        </w:rPr>
        <w:t>PropertyNameAndValueList</w:t>
      </w:r>
      <w:r w:rsidRPr="00E77497">
        <w:t xml:space="preserve"> </w:t>
      </w:r>
      <w:r w:rsidRPr="00E77497">
        <w:rPr>
          <w:rFonts w:ascii="Courier New" w:hAnsi="Courier New" w:cs="Courier New"/>
          <w:b/>
        </w:rPr>
        <w:t>,</w:t>
      </w:r>
      <w:r w:rsidRPr="00E77497">
        <w:t xml:space="preserve"> </w:t>
      </w:r>
      <w:r w:rsidRPr="00E77497">
        <w:rPr>
          <w:rStyle w:val="bnf"/>
        </w:rPr>
        <w:t>PropertyAssignment</w:t>
      </w:r>
      <w:del w:id="4612" w:author="Rev 4 Allen Wirfs-Brock" w:date="2011-10-15T08:58:00Z">
        <w:r w:rsidRPr="00E77497" w:rsidDel="00C95629">
          <w:br/>
          <w:delText>is evaluated as follows:</w:delText>
        </w:r>
      </w:del>
    </w:p>
    <w:p w14:paraId="58D19EFE" w14:textId="77777777" w:rsidR="004C02EF" w:rsidRPr="00E77497" w:rsidDel="00906D0C" w:rsidRDefault="004C02EF" w:rsidP="009E3FF6">
      <w:pPr>
        <w:pStyle w:val="Alg4"/>
        <w:numPr>
          <w:ilvl w:val="0"/>
          <w:numId w:val="421"/>
        </w:numPr>
        <w:spacing w:after="220"/>
        <w:contextualSpacing/>
        <w:rPr>
          <w:del w:id="4613" w:author="Rev 5 Allen Wirfs-Brock" w:date="2012-01-10T14:50:00Z"/>
        </w:rPr>
      </w:pPr>
      <w:del w:id="4614" w:author="Rev 5 Allen Wirfs-Brock" w:date="2012-01-10T14:50:00Z">
        <w:r w:rsidRPr="00E77497" w:rsidDel="00906D0C">
          <w:delText xml:space="preserve">Let </w:delText>
        </w:r>
        <w:r w:rsidRPr="00E77497" w:rsidDel="00906D0C">
          <w:rPr>
            <w:i/>
          </w:rPr>
          <w:delText>obj</w:delText>
        </w:r>
        <w:r w:rsidRPr="00E77497" w:rsidDel="00906D0C">
          <w:delText xml:space="preserve"> be the result of evaluating </w:delText>
        </w:r>
        <w:r w:rsidRPr="00E77497" w:rsidDel="00906D0C">
          <w:rPr>
            <w:i/>
          </w:rPr>
          <w:delText>PropertyNameAndValueList</w:delText>
        </w:r>
        <w:r w:rsidRPr="00E77497" w:rsidDel="00906D0C">
          <w:delText>.</w:delText>
        </w:r>
      </w:del>
    </w:p>
    <w:p w14:paraId="7CCD6696" w14:textId="77777777" w:rsidR="004C02EF" w:rsidRPr="00E77497" w:rsidDel="00906D0C" w:rsidRDefault="004C02EF" w:rsidP="009E3FF6">
      <w:pPr>
        <w:pStyle w:val="Alg4"/>
        <w:numPr>
          <w:ilvl w:val="0"/>
          <w:numId w:val="421"/>
        </w:numPr>
        <w:spacing w:after="220"/>
        <w:contextualSpacing/>
        <w:rPr>
          <w:del w:id="4615" w:author="Rev 5 Allen Wirfs-Brock" w:date="2012-01-10T14:50:00Z"/>
        </w:rPr>
      </w:pPr>
      <w:del w:id="4616" w:author="Rev 5 Allen Wirfs-Brock" w:date="2012-01-10T14:50:00Z">
        <w:r w:rsidRPr="00E77497" w:rsidDel="00906D0C">
          <w:delText xml:space="preserve">Let </w:delText>
        </w:r>
        <w:r w:rsidRPr="00E77497" w:rsidDel="00906D0C">
          <w:rPr>
            <w:i/>
          </w:rPr>
          <w:delText>propId</w:delText>
        </w:r>
        <w:r w:rsidRPr="00E77497" w:rsidDel="00906D0C">
          <w:delText xml:space="preserve"> be the result of evaluating </w:delText>
        </w:r>
        <w:r w:rsidRPr="00E77497" w:rsidDel="00906D0C">
          <w:rPr>
            <w:i/>
          </w:rPr>
          <w:delText>PropertyAssignment</w:delText>
        </w:r>
        <w:r w:rsidRPr="00E77497" w:rsidDel="00906D0C">
          <w:delText>.</w:delText>
        </w:r>
      </w:del>
    </w:p>
    <w:p w14:paraId="6EE59368" w14:textId="77777777" w:rsidR="004C02EF" w:rsidRPr="00E77497" w:rsidDel="008A3C30" w:rsidRDefault="004C02EF" w:rsidP="008A3C30">
      <w:pPr>
        <w:pStyle w:val="Alg4"/>
        <w:numPr>
          <w:ilvl w:val="0"/>
          <w:numId w:val="51"/>
        </w:numPr>
        <w:spacing w:after="220"/>
        <w:contextualSpacing/>
        <w:rPr>
          <w:del w:id="4617" w:author="Allen Wirfs-Brock" w:date="2011-07-07T13:23:00Z"/>
        </w:rPr>
      </w:pPr>
      <w:del w:id="4618" w:author="Allen Wirfs-Brock" w:date="2011-07-07T13:23:00Z">
        <w:r w:rsidRPr="00E77497" w:rsidDel="008A3C30">
          <w:delText xml:space="preserve">Let </w:delText>
        </w:r>
        <w:r w:rsidRPr="00E77497" w:rsidDel="008A3C30">
          <w:rPr>
            <w:i/>
          </w:rPr>
          <w:delText>previous</w:delText>
        </w:r>
        <w:r w:rsidRPr="00E77497" w:rsidDel="008A3C30">
          <w:delText xml:space="preserve"> be the result of calling the [[GetOwnProperty]] internal method of </w:delText>
        </w:r>
        <w:r w:rsidRPr="00E77497" w:rsidDel="008A3C30">
          <w:rPr>
            <w:i/>
          </w:rPr>
          <w:delText>obj</w:delText>
        </w:r>
        <w:r w:rsidRPr="00E77497" w:rsidDel="008A3C30">
          <w:delText xml:space="preserve"> with argument </w:delText>
        </w:r>
        <w:r w:rsidRPr="00E77497" w:rsidDel="008A3C30">
          <w:rPr>
            <w:i/>
          </w:rPr>
          <w:delText>propId</w:delText>
        </w:r>
        <w:r w:rsidRPr="00E77497" w:rsidDel="008A3C30">
          <w:delText>.name.</w:delText>
        </w:r>
      </w:del>
    </w:p>
    <w:p w14:paraId="7854F3FD" w14:textId="77777777" w:rsidR="004C02EF" w:rsidRPr="00E77497" w:rsidDel="008A3C30" w:rsidRDefault="004C02EF" w:rsidP="004C02EF">
      <w:pPr>
        <w:pStyle w:val="Alg4"/>
        <w:numPr>
          <w:ilvl w:val="0"/>
          <w:numId w:val="51"/>
        </w:numPr>
        <w:spacing w:after="220"/>
        <w:contextualSpacing/>
        <w:rPr>
          <w:del w:id="4619" w:author="Allen Wirfs-Brock" w:date="2011-07-07T13:23:00Z"/>
        </w:rPr>
      </w:pPr>
      <w:del w:id="4620" w:author="Allen Wirfs-Brock" w:date="2011-07-07T13:23:00Z">
        <w:r w:rsidRPr="00E77497" w:rsidDel="008A3C30">
          <w:delText xml:space="preserve">If </w:delText>
        </w:r>
        <w:r w:rsidRPr="00E77497" w:rsidDel="008A3C30">
          <w:rPr>
            <w:i/>
          </w:rPr>
          <w:delText>previous</w:delText>
        </w:r>
        <w:r w:rsidRPr="00E77497" w:rsidDel="008A3C30">
          <w:delText xml:space="preserve"> is not </w:delText>
        </w:r>
        <w:r w:rsidRPr="00E77497" w:rsidDel="008A3C30">
          <w:rPr>
            <w:b/>
          </w:rPr>
          <w:delText>undefined</w:delText>
        </w:r>
        <w:r w:rsidRPr="00E77497" w:rsidDel="008A3C30">
          <w:delText xml:space="preserve"> then throw a </w:delText>
        </w:r>
        <w:r w:rsidRPr="00E77497" w:rsidDel="008A3C30">
          <w:rPr>
            <w:b/>
          </w:rPr>
          <w:delText>SyntaxError</w:delText>
        </w:r>
        <w:r w:rsidRPr="00E77497" w:rsidDel="008A3C30">
          <w:delText xml:space="preserve"> exception if any of the following conditions are true</w:delText>
        </w:r>
      </w:del>
    </w:p>
    <w:p w14:paraId="6E2130CF" w14:textId="77777777" w:rsidR="004C02EF" w:rsidRPr="00E77497" w:rsidDel="008A3C30" w:rsidRDefault="004C02EF" w:rsidP="004C02EF">
      <w:pPr>
        <w:pStyle w:val="Alg4"/>
        <w:numPr>
          <w:ilvl w:val="1"/>
          <w:numId w:val="51"/>
        </w:numPr>
        <w:spacing w:after="220"/>
        <w:contextualSpacing/>
        <w:rPr>
          <w:del w:id="4621" w:author="Allen Wirfs-Brock" w:date="2011-07-07T13:23:00Z"/>
        </w:rPr>
      </w:pPr>
      <w:del w:id="4622" w:author="Allen Wirfs-Brock" w:date="2011-07-07T13:23:00Z">
        <w:r w:rsidRPr="00E77497" w:rsidDel="008A3C30">
          <w:delText>This production is contained in strict code and 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0A5A77CE" w14:textId="77777777" w:rsidR="004C02EF" w:rsidRPr="00E77497" w:rsidDel="008A3C30" w:rsidRDefault="004C02EF" w:rsidP="004C02EF">
      <w:pPr>
        <w:pStyle w:val="Alg4"/>
        <w:numPr>
          <w:ilvl w:val="1"/>
          <w:numId w:val="51"/>
        </w:numPr>
        <w:spacing w:after="220"/>
        <w:contextualSpacing/>
        <w:rPr>
          <w:del w:id="4623" w:author="Allen Wirfs-Brock" w:date="2011-07-07T13:23:00Z"/>
        </w:rPr>
      </w:pPr>
      <w:del w:id="4624" w:author="Allen Wirfs-Brock" w:date="2011-07-07T13:23:00Z">
        <w:r w:rsidRPr="00E77497" w:rsidDel="008A3C30">
          <w:delText>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IsAccessorDescriptor(</w:delText>
        </w:r>
        <w:r w:rsidRPr="00E77497" w:rsidDel="008A3C30">
          <w:rPr>
            <w:i/>
          </w:rPr>
          <w:delText>propId</w:delText>
        </w:r>
        <w:r w:rsidRPr="00E77497" w:rsidDel="008A3C30">
          <w:delText xml:space="preserve">.descriptor) is </w:delText>
        </w:r>
        <w:r w:rsidRPr="00E77497" w:rsidDel="008A3C30">
          <w:rPr>
            <w:b/>
          </w:rPr>
          <w:delText>true.</w:delText>
        </w:r>
      </w:del>
    </w:p>
    <w:p w14:paraId="4BB2BE07" w14:textId="77777777" w:rsidR="004C02EF" w:rsidRPr="00E77497" w:rsidDel="008A3C30" w:rsidRDefault="004C02EF" w:rsidP="004C02EF">
      <w:pPr>
        <w:pStyle w:val="Alg4"/>
        <w:numPr>
          <w:ilvl w:val="1"/>
          <w:numId w:val="51"/>
        </w:numPr>
        <w:spacing w:after="220"/>
        <w:contextualSpacing/>
        <w:rPr>
          <w:del w:id="4625" w:author="Allen Wirfs-Brock" w:date="2011-07-07T13:23:00Z"/>
        </w:rPr>
      </w:pPr>
      <w:del w:id="4626"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2330E21E" w14:textId="77777777" w:rsidR="004C02EF" w:rsidRPr="00E77497" w:rsidDel="008A3C30" w:rsidRDefault="004C02EF" w:rsidP="004C02EF">
      <w:pPr>
        <w:pStyle w:val="Alg4"/>
        <w:numPr>
          <w:ilvl w:val="1"/>
          <w:numId w:val="51"/>
        </w:numPr>
        <w:spacing w:after="220"/>
        <w:contextualSpacing/>
        <w:rPr>
          <w:del w:id="4627" w:author="Allen Wirfs-Brock" w:date="2011-07-07T13:23:00Z"/>
        </w:rPr>
      </w:pPr>
      <w:del w:id="4628"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 xml:space="preserve">true </w:delText>
        </w:r>
        <w:r w:rsidRPr="00E77497" w:rsidDel="008A3C30">
          <w:delText>and IsAccessorDescriptor(</w:delText>
        </w:r>
        <w:r w:rsidRPr="00E77497" w:rsidDel="008A3C30">
          <w:rPr>
            <w:i/>
          </w:rPr>
          <w:delText>propId</w:delText>
        </w:r>
        <w:r w:rsidRPr="00E77497" w:rsidDel="008A3C30">
          <w:delText xml:space="preserve">.descriptor) is </w:delText>
        </w:r>
        <w:r w:rsidRPr="00E77497" w:rsidDel="008A3C30">
          <w:rPr>
            <w:b/>
          </w:rPr>
          <w:delText xml:space="preserve">true </w:delText>
        </w:r>
        <w:r w:rsidRPr="00E77497" w:rsidDel="008A3C30">
          <w:delText>and</w:delText>
        </w:r>
        <w:r w:rsidRPr="00E77497" w:rsidDel="008A3C30">
          <w:rPr>
            <w:b/>
          </w:rPr>
          <w:delText xml:space="preserve"> </w:delText>
        </w:r>
        <w:r w:rsidRPr="00E77497" w:rsidDel="008A3C30">
          <w:delText xml:space="preserve">either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 xml:space="preserve">.descriptor have [[Get]] fields or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.descriptor have [[Set]] fields</w:delText>
        </w:r>
      </w:del>
    </w:p>
    <w:p w14:paraId="255F6EFE" w14:textId="77777777" w:rsidR="004C02EF" w:rsidRPr="00E77497" w:rsidRDefault="00906D0C" w:rsidP="009E3FF6">
      <w:pPr>
        <w:pStyle w:val="Alg4"/>
        <w:numPr>
          <w:ilvl w:val="0"/>
          <w:numId w:val="421"/>
        </w:numPr>
        <w:spacing w:after="220"/>
        <w:contextualSpacing/>
      </w:pPr>
      <w:ins w:id="4629" w:author="Rev 5 Allen Wirfs-Brock" w:date="2012-01-10T14:50:00Z">
        <w:r>
          <w:t xml:space="preserve">Perform Property Definition Dvaluation of </w:t>
        </w:r>
        <w:r w:rsidRPr="00E77497">
          <w:t xml:space="preserve"> </w:t>
        </w:r>
        <w:r w:rsidRPr="00E77497">
          <w:rPr>
            <w:i/>
          </w:rPr>
          <w:t>PropertyNameAndValueList</w:t>
        </w:r>
        <w:r>
          <w:t xml:space="preserve"> with argument </w:t>
        </w:r>
        <w:r w:rsidRPr="007870CC">
          <w:rPr>
            <w:i/>
          </w:rPr>
          <w:t>ob</w:t>
        </w:r>
        <w:r>
          <w:rPr>
            <w:i/>
          </w:rPr>
          <w:t>ject</w:t>
        </w:r>
        <w:r w:rsidRPr="00E77497">
          <w:t>.</w:t>
        </w:r>
      </w:ins>
      <w:del w:id="4630" w:author="Rev 5 Allen Wirfs-Brock" w:date="2012-01-10T14:50:00Z">
        <w:r w:rsidR="004C02EF" w:rsidRPr="00E77497" w:rsidDel="00906D0C">
          <w:delText xml:space="preserve">Call the [[DefineOwnProperty]] internal method of </w:delText>
        </w:r>
        <w:r w:rsidR="004C02EF" w:rsidRPr="00E77497" w:rsidDel="00906D0C">
          <w:rPr>
            <w:i/>
          </w:rPr>
          <w:delText>obj</w:delText>
        </w:r>
        <w:r w:rsidR="004C02EF" w:rsidRPr="00E77497" w:rsidDel="00906D0C">
          <w:delText xml:space="preserve"> with arguments </w:delText>
        </w:r>
        <w:r w:rsidR="004C02EF" w:rsidRPr="00E77497" w:rsidDel="00906D0C">
          <w:rPr>
            <w:i/>
          </w:rPr>
          <w:delText>propId</w:delText>
        </w:r>
        <w:r w:rsidR="004C02EF" w:rsidRPr="00E77497" w:rsidDel="00906D0C">
          <w:delText xml:space="preserve">.name, </w:delText>
        </w:r>
        <w:r w:rsidR="004C02EF" w:rsidRPr="00E77497" w:rsidDel="00906D0C">
          <w:rPr>
            <w:i/>
          </w:rPr>
          <w:delText>propId</w:delText>
        </w:r>
        <w:r w:rsidR="004C02EF" w:rsidRPr="00E77497" w:rsidDel="00906D0C">
          <w:delText xml:space="preserve">.descriptor, and </w:delText>
        </w:r>
        <w:r w:rsidR="004C02EF" w:rsidRPr="00E77497" w:rsidDel="00906D0C">
          <w:rPr>
            <w:b/>
          </w:rPr>
          <w:delText>false</w:delText>
        </w:r>
        <w:r w:rsidR="004C02EF" w:rsidRPr="00E77497" w:rsidDel="00906D0C">
          <w:delText>.</w:delText>
        </w:r>
      </w:del>
    </w:p>
    <w:p w14:paraId="5931D4CC" w14:textId="77777777" w:rsidR="004C02EF" w:rsidRPr="00E77497" w:rsidDel="005D3773" w:rsidRDefault="00906D0C" w:rsidP="009E3FF6">
      <w:pPr>
        <w:pStyle w:val="Alg4"/>
        <w:numPr>
          <w:ilvl w:val="0"/>
          <w:numId w:val="421"/>
        </w:numPr>
        <w:spacing w:after="220"/>
        <w:contextualSpacing/>
        <w:rPr>
          <w:del w:id="4631" w:author="Rev 4 Allen Wirfs-Brock" w:date="2011-10-15T09:04:00Z"/>
        </w:rPr>
      </w:pPr>
      <w:ins w:id="4632" w:author="Rev 5 Allen Wirfs-Brock" w:date="2012-01-10T14:49:00Z">
        <w:r>
          <w:t>Perform Property Definition Dvaluation of</w:t>
        </w:r>
        <w:r w:rsidRPr="00E77497">
          <w:t xml:space="preserve"> </w:t>
        </w:r>
        <w:r w:rsidRPr="00E77497">
          <w:rPr>
            <w:i/>
          </w:rPr>
          <w:t>Property</w:t>
        </w:r>
        <w:r>
          <w:rPr>
            <w:i/>
          </w:rPr>
          <w:t xml:space="preserve">Assignment </w:t>
        </w:r>
        <w:r>
          <w:t xml:space="preserve">with argument </w:t>
        </w:r>
        <w:r w:rsidRPr="007870CC">
          <w:rPr>
            <w:i/>
          </w:rPr>
          <w:t>ob</w:t>
        </w:r>
        <w:r>
          <w:rPr>
            <w:i/>
          </w:rPr>
          <w:t>ject</w:t>
        </w:r>
        <w:r w:rsidRPr="00E77497">
          <w:t>.</w:t>
        </w:r>
      </w:ins>
      <w:del w:id="4633" w:author="Rev 5 Allen Wirfs-Brock" w:date="2012-01-10T14:49:00Z">
        <w:r w:rsidR="004C02EF" w:rsidRPr="00E77497" w:rsidDel="00906D0C">
          <w:delText xml:space="preserve">Return </w:delText>
        </w:r>
        <w:r w:rsidR="004C02EF" w:rsidRPr="00E77497" w:rsidDel="00906D0C">
          <w:rPr>
            <w:i/>
          </w:rPr>
          <w:delText>obj</w:delText>
        </w:r>
        <w:r w:rsidR="004C02EF" w:rsidRPr="00E77497" w:rsidDel="00906D0C">
          <w:delText>.</w:delText>
        </w:r>
      </w:del>
    </w:p>
    <w:p w14:paraId="67BD7DBC" w14:textId="77777777" w:rsidR="006D7E13" w:rsidRPr="00E77497" w:rsidRDefault="004C02EF" w:rsidP="009E3FF6">
      <w:pPr>
        <w:pStyle w:val="Alg4"/>
        <w:numPr>
          <w:ilvl w:val="0"/>
          <w:numId w:val="421"/>
        </w:numPr>
        <w:spacing w:after="220"/>
        <w:contextualSpacing/>
      </w:pPr>
      <w:del w:id="4634" w:author="Rev 4 Allen Wirfs-Brock" w:date="2011-10-11T09:00:00Z">
        <w:r w:rsidRPr="00E77497" w:rsidDel="00D73CC3">
          <w:delText xml:space="preserve">If the above steps would throw a </w:delText>
        </w:r>
        <w:r w:rsidRPr="00E77497" w:rsidDel="00D73CC3">
          <w:rPr>
            <w:b/>
          </w:rPr>
          <w:delText>SyntaxError</w:delText>
        </w:r>
        <w:r w:rsidRPr="00E77497" w:rsidDel="00D73CC3">
          <w:delText xml:space="preserve"> then an implementation must treat the error as an early error (Clause 16).</w:delText>
        </w:r>
      </w:del>
      <w:ins w:id="4635" w:author="Allen Wirfs-Brock" w:date="2011-07-07T12:28:00Z">
        <w:del w:id="4636" w:author="Rev 4 Allen Wirfs-Brock" w:date="2011-10-15T09:04:00Z">
          <w:r w:rsidR="006D7E13" w:rsidRPr="00E77497" w:rsidDel="005D3773">
            <w:delText>.</w:delText>
          </w:r>
        </w:del>
      </w:ins>
    </w:p>
    <w:p w14:paraId="6B8D7727" w14:textId="77777777" w:rsidR="00A83EF2" w:rsidRPr="00E77497" w:rsidRDefault="00A83EF2" w:rsidP="00A83EF2">
      <w:pPr>
        <w:rPr>
          <w:ins w:id="4637" w:author="Allen Wirfs-Brock" w:date="2011-07-12T09:01:00Z"/>
        </w:rPr>
      </w:pPr>
      <w:ins w:id="4638" w:author="Allen Wirfs-Brock" w:date="2011-07-12T09:01:00Z">
        <w:del w:id="4639" w:author="Rev 4 Allen Wirfs-Brock" w:date="2011-10-15T08:59: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ins>
      <w:ins w:id="4640" w:author="Allen Wirfs-Brock rev2" w:date="2011-07-22T09:49:00Z">
        <w:r w:rsidR="00986654" w:rsidRPr="00E77497">
          <w:rPr>
            <w:rStyle w:val="bnf"/>
          </w:rPr>
          <w:t>IdentifierName</w:t>
        </w:r>
        <w:r w:rsidR="00986654" w:rsidRPr="00E77497">
          <w:t xml:space="preserve"> </w:t>
        </w:r>
      </w:ins>
      <w:ins w:id="4641" w:author="Allen Wirfs-Brock" w:date="2011-07-12T09:01:00Z">
        <w:del w:id="4642" w:author="Rev 4 Allen Wirfs-Brock" w:date="2011-10-15T08:59:00Z">
          <w:r w:rsidRPr="00E77497" w:rsidDel="00C95629">
            <w:delText>is evaluated as follows:</w:delText>
          </w:r>
        </w:del>
      </w:ins>
    </w:p>
    <w:p w14:paraId="2D20F58D" w14:textId="77777777" w:rsidR="00A83EF2" w:rsidRPr="00E77497" w:rsidRDefault="00A83EF2" w:rsidP="009E3FF6">
      <w:pPr>
        <w:pStyle w:val="Alg4"/>
        <w:numPr>
          <w:ilvl w:val="0"/>
          <w:numId w:val="422"/>
        </w:numPr>
        <w:spacing w:after="220"/>
        <w:contextualSpacing/>
        <w:rPr>
          <w:ins w:id="4643" w:author="Allen Wirfs-Brock" w:date="2011-07-12T09:01:00Z"/>
        </w:rPr>
      </w:pPr>
      <w:ins w:id="4644" w:author="Allen Wirfs-Brock" w:date="2011-07-12T09:01:00Z">
        <w:r w:rsidRPr="00E77497">
          <w:t xml:space="preserve">Let </w:t>
        </w:r>
        <w:r w:rsidRPr="00E77497">
          <w:rPr>
            <w:i/>
          </w:rPr>
          <w:t xml:space="preserve">propName </w:t>
        </w:r>
        <w:r w:rsidRPr="00E77497">
          <w:t>be PropName(</w:t>
        </w:r>
      </w:ins>
      <w:ins w:id="4645" w:author="Allen Wirfs-Brock rev2" w:date="2011-07-22T09:50:00Z">
        <w:r w:rsidR="00986654" w:rsidRPr="00E77497">
          <w:rPr>
            <w:rStyle w:val="bnf"/>
          </w:rPr>
          <w:t>IdentifierName</w:t>
        </w:r>
      </w:ins>
      <w:ins w:id="4646" w:author="Allen Wirfs-Brock" w:date="2011-07-12T09:01:00Z">
        <w:r w:rsidRPr="00E77497">
          <w:t>).</w:t>
        </w:r>
      </w:ins>
    </w:p>
    <w:p w14:paraId="6478E8BA" w14:textId="77777777" w:rsidR="00A83EF2" w:rsidRPr="00E77497" w:rsidRDefault="00A83EF2" w:rsidP="009E3FF6">
      <w:pPr>
        <w:pStyle w:val="Alg4"/>
        <w:numPr>
          <w:ilvl w:val="0"/>
          <w:numId w:val="422"/>
        </w:numPr>
        <w:spacing w:after="220"/>
        <w:contextualSpacing/>
        <w:rPr>
          <w:ins w:id="4647" w:author="Allen Wirfs-Brock" w:date="2011-07-12T09:01:00Z"/>
        </w:rPr>
      </w:pPr>
      <w:ins w:id="4648" w:author="Allen Wirfs-Brock" w:date="2011-07-12T09:01:00Z">
        <w:r w:rsidRPr="00E77497">
          <w:t xml:space="preserve">Let </w:t>
        </w:r>
        <w:r w:rsidRPr="00E77497">
          <w:rPr>
            <w:i/>
          </w:rPr>
          <w:t xml:space="preserve">exprValue </w:t>
        </w:r>
        <w:r w:rsidRPr="00E77497">
          <w:t xml:space="preserve">be the result of </w:t>
        </w:r>
      </w:ins>
      <w:ins w:id="4649" w:author="Allen Wirfs-Brock" w:date="2011-07-12T09:06:00Z">
        <w:r w:rsidR="009574CD" w:rsidRPr="00E77497">
          <w:t xml:space="preserve">performing Identifier Resolution as specified in 10.3.1 using </w:t>
        </w:r>
      </w:ins>
      <w:ins w:id="4650" w:author="Allen Wirfs-Brock rev2" w:date="2011-07-22T10:24:00Z">
        <w:r w:rsidR="0004618C" w:rsidRPr="00E77497">
          <w:rPr>
            <w:i/>
          </w:rPr>
          <w:t>Identifier</w:t>
        </w:r>
      </w:ins>
      <w:ins w:id="4651" w:author="Allen Wirfs-Brock" w:date="2011-07-12T09:07:00Z">
        <w:r w:rsidR="009574CD" w:rsidRPr="00E77497">
          <w:rPr>
            <w:i/>
          </w:rPr>
          <w:t>Name</w:t>
        </w:r>
      </w:ins>
      <w:ins w:id="4652" w:author="Allen Wirfs-Brock" w:date="2011-07-12T09:06:00Z">
        <w:del w:id="4653" w:author="Allen Wirfs-Brock rev2" w:date="2011-07-22T10:41:00Z">
          <w:r w:rsidR="009574CD" w:rsidRPr="00E77497" w:rsidDel="00D91572">
            <w:delText xml:space="preserve"> as the </w:delText>
          </w:r>
          <w:r w:rsidR="009574CD" w:rsidRPr="00E77497" w:rsidDel="00D91572">
            <w:rPr>
              <w:i/>
            </w:rPr>
            <w:delText>Identifier</w:delText>
          </w:r>
        </w:del>
      </w:ins>
      <w:ins w:id="4654" w:author="Allen Wirfs-Brock" w:date="2011-07-12T09:01:00Z">
        <w:r w:rsidRPr="00E77497">
          <w:t>.</w:t>
        </w:r>
      </w:ins>
    </w:p>
    <w:p w14:paraId="0D8524DB" w14:textId="77777777" w:rsidR="00A83EF2" w:rsidRPr="00E77497" w:rsidRDefault="00A83EF2" w:rsidP="009E3FF6">
      <w:pPr>
        <w:pStyle w:val="Alg4"/>
        <w:numPr>
          <w:ilvl w:val="0"/>
          <w:numId w:val="422"/>
        </w:numPr>
        <w:spacing w:after="220"/>
        <w:contextualSpacing/>
        <w:rPr>
          <w:ins w:id="4655" w:author="Allen Wirfs-Brock" w:date="2011-07-12T09:01:00Z"/>
        </w:rPr>
      </w:pPr>
      <w:ins w:id="4656" w:author="Allen Wirfs-Brock" w:date="2011-07-12T09:01:00Z">
        <w:r w:rsidRPr="00E77497">
          <w:t xml:space="preserve">Let </w:t>
        </w:r>
        <w:r w:rsidRPr="00E77497">
          <w:rPr>
            <w:i/>
          </w:rPr>
          <w:t xml:space="preserve">propValue </w:t>
        </w:r>
        <w:r w:rsidRPr="00E77497">
          <w:t>be GetValue(</w:t>
        </w:r>
        <w:r w:rsidRPr="00E77497">
          <w:rPr>
            <w:i/>
          </w:rPr>
          <w:t>exprValue</w:t>
        </w:r>
        <w:r w:rsidRPr="00E77497">
          <w:t>).</w:t>
        </w:r>
      </w:ins>
    </w:p>
    <w:p w14:paraId="47E38DA5" w14:textId="77777777" w:rsidR="00A83EF2" w:rsidRPr="00E77497" w:rsidRDefault="00A83EF2" w:rsidP="009E3FF6">
      <w:pPr>
        <w:pStyle w:val="Alg4"/>
        <w:numPr>
          <w:ilvl w:val="0"/>
          <w:numId w:val="422"/>
        </w:numPr>
        <w:spacing w:after="220"/>
        <w:contextualSpacing/>
        <w:rPr>
          <w:ins w:id="4657" w:author="Allen Wirfs-Brock" w:date="2011-07-12T09:01:00Z"/>
        </w:rPr>
      </w:pPr>
      <w:ins w:id="4658" w:author="Allen Wirfs-Brock" w:date="2011-07-12T09:01:00Z">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ins>
    </w:p>
    <w:p w14:paraId="7FBDD398" w14:textId="77777777" w:rsidR="00F64ED7" w:rsidRPr="00E77497" w:rsidRDefault="00F64ED7" w:rsidP="00F64ED7">
      <w:pPr>
        <w:pStyle w:val="Alg4"/>
        <w:numPr>
          <w:ilvl w:val="0"/>
          <w:numId w:val="422"/>
        </w:numPr>
        <w:spacing w:after="220"/>
        <w:contextualSpacing/>
        <w:rPr>
          <w:ins w:id="4659" w:author="Rev 5 Allen Wirfs-Brock" w:date="2012-01-10T14:40:00Z"/>
        </w:rPr>
      </w:pPr>
      <w:ins w:id="4660" w:author="Rev 5 Allen Wirfs-Brock" w:date="2012-01-10T14:40:00Z">
        <w:r w:rsidRPr="00E77497">
          <w:t xml:space="preserve">Call the [[DefineOwnProperty]] internal method of </w:t>
        </w:r>
        <w:r w:rsidRPr="00E77497">
          <w:rPr>
            <w:i/>
          </w:rPr>
          <w:t>obj</w:t>
        </w:r>
        <w:r>
          <w:rPr>
            <w:i/>
          </w:rPr>
          <w:t>ect</w:t>
        </w:r>
        <w:r w:rsidRPr="00E77497">
          <w:t xml:space="preserve"> with arguments </w:t>
        </w:r>
      </w:ins>
      <w:ins w:id="4661" w:author="Rev 5 Allen Wirfs-Brock" w:date="2012-01-10T14:41:00Z">
        <w:r w:rsidRPr="00E77497">
          <w:rPr>
            <w:i/>
          </w:rPr>
          <w:t>propName</w:t>
        </w:r>
      </w:ins>
      <w:ins w:id="4662" w:author="Rev 5 Allen Wirfs-Brock" w:date="2012-01-10T14:40:00Z">
        <w:r w:rsidRPr="00E77497">
          <w:t xml:space="preserve">, </w:t>
        </w:r>
      </w:ins>
      <w:ins w:id="4663" w:author="Rev 5 Allen Wirfs-Brock" w:date="2012-01-10T14:41:00Z">
        <w:r w:rsidRPr="00E77497">
          <w:rPr>
            <w:i/>
          </w:rPr>
          <w:t>desc</w:t>
        </w:r>
      </w:ins>
      <w:ins w:id="4664" w:author="Rev 5 Allen Wirfs-Brock" w:date="2012-01-10T14:40:00Z">
        <w:r w:rsidRPr="00E77497">
          <w:t xml:space="preserve">, and </w:t>
        </w:r>
        <w:r w:rsidRPr="00E77497">
          <w:rPr>
            <w:b/>
          </w:rPr>
          <w:t>false</w:t>
        </w:r>
        <w:r w:rsidRPr="00E77497">
          <w:t>.</w:t>
        </w:r>
      </w:ins>
    </w:p>
    <w:p w14:paraId="306B7A90" w14:textId="77777777" w:rsidR="00A83EF2" w:rsidRPr="00E77497" w:rsidDel="00F64ED7" w:rsidRDefault="00A83EF2" w:rsidP="009E3FF6">
      <w:pPr>
        <w:pStyle w:val="Alg4"/>
        <w:numPr>
          <w:ilvl w:val="0"/>
          <w:numId w:val="422"/>
        </w:numPr>
        <w:spacing w:after="220"/>
        <w:contextualSpacing/>
        <w:rPr>
          <w:ins w:id="4665" w:author="Allen Wirfs-Brock" w:date="2011-07-12T09:01:00Z"/>
          <w:del w:id="4666" w:author="Rev 5 Allen Wirfs-Brock" w:date="2012-01-10T14:42:00Z"/>
        </w:rPr>
      </w:pPr>
      <w:ins w:id="4667" w:author="Allen Wirfs-Brock" w:date="2011-07-12T09:01:00Z">
        <w:del w:id="4668" w:author="Rev 5 Allen Wirfs-Brock" w:date="2012-01-10T14:42:00Z">
          <w:r w:rsidRPr="00E77497" w:rsidDel="00F64ED7">
            <w:delText>Return Property Identifier (</w:delText>
          </w:r>
          <w:r w:rsidRPr="00E77497" w:rsidDel="00F64ED7">
            <w:rPr>
              <w:i/>
            </w:rPr>
            <w:delText>propName</w:delText>
          </w:r>
          <w:r w:rsidRPr="00E77497" w:rsidDel="00F64ED7">
            <w:delText xml:space="preserve">, </w:delText>
          </w:r>
          <w:r w:rsidRPr="00E77497" w:rsidDel="00F64ED7">
            <w:rPr>
              <w:i/>
            </w:rPr>
            <w:delText>desc</w:delText>
          </w:r>
          <w:r w:rsidRPr="00E77497" w:rsidDel="00F64ED7">
            <w:delText>).</w:delText>
          </w:r>
        </w:del>
      </w:ins>
    </w:p>
    <w:p w14:paraId="2649A208" w14:textId="77777777" w:rsidR="004C02EF" w:rsidRPr="00E77497" w:rsidRDefault="004C02EF" w:rsidP="004C02EF">
      <w:del w:id="4669" w:author="Rev 4 Allen Wirfs-Brock" w:date="2011-10-15T08:59: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del w:id="4670" w:author="Rev 4 Allen Wirfs-Brock" w:date="2011-10-15T09:00:00Z">
        <w:r w:rsidRPr="00E77497" w:rsidDel="00C95629">
          <w:delText>is evaluated as follows:</w:delText>
        </w:r>
      </w:del>
    </w:p>
    <w:p w14:paraId="71D9DDD3"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propName </w:t>
      </w:r>
      <w:r w:rsidRPr="00E77497">
        <w:t xml:space="preserve">be </w:t>
      </w:r>
      <w:del w:id="4671" w:author="Allen Wirfs-Brock" w:date="2011-07-07T12:29:00Z">
        <w:r w:rsidRPr="00E77497" w:rsidDel="006D7E13">
          <w:delText xml:space="preserve">the result of evaluating </w:delText>
        </w:r>
      </w:del>
      <w:ins w:id="4672" w:author="Allen Wirfs-Brock" w:date="2011-07-07T12:29:00Z">
        <w:r w:rsidR="006D7E13" w:rsidRPr="00E77497">
          <w:t>PropName(</w:t>
        </w:r>
      </w:ins>
      <w:r w:rsidRPr="00E77497">
        <w:rPr>
          <w:i/>
        </w:rPr>
        <w:t>PropertyName</w:t>
      </w:r>
      <w:ins w:id="4673" w:author="Allen Wirfs-Brock" w:date="2011-07-07T12:29:00Z">
        <w:r w:rsidR="006D7E13" w:rsidRPr="00E77497">
          <w:t>)</w:t>
        </w:r>
      </w:ins>
      <w:r w:rsidRPr="00E77497">
        <w:t>.</w:t>
      </w:r>
    </w:p>
    <w:p w14:paraId="4E1FEE73"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3A0B82ED"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66AA8D12"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7F2D69D" w14:textId="77777777" w:rsidR="004C02EF" w:rsidRPr="00E77497" w:rsidRDefault="00906D0C" w:rsidP="009E3FF6">
      <w:pPr>
        <w:pStyle w:val="Alg4"/>
        <w:numPr>
          <w:ilvl w:val="0"/>
          <w:numId w:val="443"/>
        </w:numPr>
        <w:spacing w:after="220"/>
        <w:contextualSpacing/>
      </w:pPr>
      <w:ins w:id="4674" w:author="Rev 5 Allen Wirfs-Brock" w:date="2012-01-10T14:52:00Z">
        <w:r w:rsidRPr="00E77497">
          <w:t xml:space="preserve">Call the [[DefineOwnProperty]] internal method of </w:t>
        </w:r>
        <w:r w:rsidRPr="00E77497">
          <w:rPr>
            <w:i/>
          </w:rPr>
          <w:t>obj</w:t>
        </w:r>
        <w:r>
          <w:rPr>
            <w:i/>
          </w:rPr>
          <w:t>ect</w:t>
        </w:r>
        <w:r w:rsidRPr="00E77497">
          <w:t xml:space="preserve"> with arguments </w:t>
        </w:r>
        <w:r w:rsidRPr="00E77497">
          <w:rPr>
            <w:i/>
          </w:rPr>
          <w:t>propName</w:t>
        </w:r>
        <w:r w:rsidRPr="00E77497">
          <w:t xml:space="preserve">, </w:t>
        </w:r>
        <w:r w:rsidRPr="00E77497">
          <w:rPr>
            <w:i/>
          </w:rPr>
          <w:t>desc</w:t>
        </w:r>
        <w:r w:rsidRPr="00E77497">
          <w:t xml:space="preserve">, and </w:t>
        </w:r>
        <w:r w:rsidRPr="00E77497">
          <w:rPr>
            <w:b/>
          </w:rPr>
          <w:t>false</w:t>
        </w:r>
        <w:r w:rsidRPr="00E77497">
          <w:t>.</w:t>
        </w:r>
      </w:ins>
      <w:del w:id="4675" w:author="Rev 5 Allen Wirfs-Brock" w:date="2012-01-10T14:52: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7A200E29" w14:textId="77777777" w:rsidR="008D6EE3" w:rsidRPr="00E77497" w:rsidRDefault="008D6EE3" w:rsidP="008D6EE3">
      <w:pPr>
        <w:rPr>
          <w:ins w:id="4676" w:author="Rev 5 Allen Wirfs-Brock" w:date="2012-01-06T15:33:00Z"/>
        </w:rPr>
      </w:pPr>
      <w:ins w:id="4677" w:author="Rev 5 Allen Wirfs-Brock" w:date="2012-01-06T15:33:00Z">
        <w:r w:rsidRPr="00E77497">
          <w:rPr>
            <w:rStyle w:val="bnf"/>
          </w:rPr>
          <w:t>PropertyAssignment</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ins>
      <w:ins w:id="4678" w:author="Rev 5 Allen Wirfs-Brock" w:date="2012-01-06T15:35:00Z">
        <w:r>
          <w:rPr>
            <w:rFonts w:ascii="Courier New" w:hAnsi="Courier New" w:cs="Courier New"/>
            <w:b/>
            <w:iCs/>
          </w:rPr>
          <w:t xml:space="preserve"> </w:t>
        </w:r>
        <w:r w:rsidRPr="008D6EE3">
          <w:rPr>
            <w:rFonts w:ascii="Times New Roman" w:hAnsi="Times New Roman"/>
            <w:i/>
            <w:rPrChange w:id="4679" w:author="Rev 5 Allen Wirfs-Brock" w:date="2012-01-06T15:36:00Z">
              <w:rPr/>
            </w:rPrChange>
          </w:rPr>
          <w:t>FormalParameterList</w:t>
        </w:r>
      </w:ins>
      <w:ins w:id="4680" w:author="Rev 5 Allen Wirfs-Brock" w:date="2012-01-06T15:33:00Z">
        <w:r w:rsidRPr="00E77497">
          <w:rPr>
            <w:rFonts w:ascii="Courier New" w:hAnsi="Courier New" w:cs="Courier New"/>
            <w:b/>
            <w:iCs/>
          </w:rPr>
          <w:t xml:space="preserve">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w:t>
        </w:r>
      </w:ins>
    </w:p>
    <w:p w14:paraId="3ACC45E3" w14:textId="77777777" w:rsidR="008D6EE3" w:rsidRPr="00E77497" w:rsidRDefault="008D6EE3" w:rsidP="008D6EE3">
      <w:pPr>
        <w:pStyle w:val="Alg4"/>
        <w:numPr>
          <w:ilvl w:val="0"/>
          <w:numId w:val="53"/>
        </w:numPr>
        <w:spacing w:after="220"/>
        <w:contextualSpacing/>
        <w:rPr>
          <w:ins w:id="4681" w:author="Rev 5 Allen Wirfs-Brock" w:date="2012-01-06T15:33:00Z"/>
        </w:rPr>
      </w:pPr>
      <w:ins w:id="4682" w:author="Rev 5 Allen Wirfs-Brock" w:date="2012-01-06T15:33:00Z">
        <w:r w:rsidRPr="00E77497">
          <w:t xml:space="preserve">Let </w:t>
        </w:r>
        <w:r w:rsidRPr="00E77497">
          <w:rPr>
            <w:i/>
          </w:rPr>
          <w:t xml:space="preserve">propName </w:t>
        </w:r>
        <w:r w:rsidRPr="00E77497">
          <w:t>be PropName</w:t>
        </w:r>
      </w:ins>
      <w:ins w:id="4683" w:author="Rev 5 Allen Wirfs-Brock" w:date="2012-01-06T15:47:00Z">
        <w:r w:rsidR="0099011E">
          <w:t xml:space="preserve"> of </w:t>
        </w:r>
      </w:ins>
      <w:ins w:id="4684" w:author="Rev 5 Allen Wirfs-Brock" w:date="2012-01-06T15:33:00Z">
        <w:r w:rsidRPr="00E77497">
          <w:rPr>
            <w:i/>
          </w:rPr>
          <w:t>PropertyName</w:t>
        </w:r>
        <w:r w:rsidRPr="00E77497">
          <w:t>.</w:t>
        </w:r>
      </w:ins>
    </w:p>
    <w:p w14:paraId="49A1ED35" w14:textId="77777777" w:rsidR="008D6EE3" w:rsidRPr="00E77497" w:rsidRDefault="008D6EE3" w:rsidP="008D6EE3">
      <w:pPr>
        <w:pStyle w:val="Alg4"/>
        <w:numPr>
          <w:ilvl w:val="0"/>
          <w:numId w:val="53"/>
        </w:numPr>
        <w:spacing w:after="220"/>
        <w:contextualSpacing/>
        <w:rPr>
          <w:ins w:id="4685" w:author="Rev 5 Allen Wirfs-Brock" w:date="2012-01-06T15:33:00Z"/>
        </w:rPr>
      </w:pPr>
      <w:ins w:id="4686" w:author="Rev 5 Allen Wirfs-Brock" w:date="2012-01-06T15:33:00Z">
        <w:r w:rsidRPr="00E77497">
          <w:t xml:space="preserve">Let </w:t>
        </w:r>
        <w:r w:rsidRPr="00E77497">
          <w:rPr>
            <w:i/>
          </w:rPr>
          <w:t xml:space="preserve">closure </w:t>
        </w:r>
        <w:r w:rsidRPr="00E77497">
          <w:t xml:space="preserve">be the result of creating a new Function object as specified in 13.2 using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 as the parameter list and body specified by </w:t>
        </w:r>
        <w:r w:rsidRPr="00E77497">
          <w:rPr>
            <w:i/>
          </w:rPr>
          <w:t>FunctionBody</w:t>
        </w:r>
        <w:r w:rsidRPr="00E77497">
          <w:t xml:space="preserve">. Pass in the LexicalEnvironment of the running execution context as the </w:t>
        </w:r>
        <w:r w:rsidRPr="00E77497">
          <w:rPr>
            <w:i/>
          </w:rPr>
          <w:t>Scope</w:t>
        </w:r>
        <w:r w:rsidRPr="00E77497">
          <w:t xml:space="preserve">. Pass in </w:t>
        </w:r>
        <w:r w:rsidRPr="00E77497">
          <w:rPr>
            <w:b/>
          </w:rPr>
          <w:t>true</w:t>
        </w:r>
        <w:r w:rsidRPr="00E77497">
          <w:t xml:space="preserve"> as the </w:t>
        </w:r>
        <w:r w:rsidRPr="00E77497">
          <w:rPr>
            <w:i/>
          </w:rPr>
          <w:t>Strict</w:t>
        </w:r>
        <w:r w:rsidRPr="00E77497">
          <w:t xml:space="preserve"> flag.</w:t>
        </w:r>
      </w:ins>
      <w:ins w:id="4687" w:author="Rev 5 Allen Wirfs-Brock" w:date="2012-01-10T15:22:00Z">
        <w:r w:rsidR="00ED240D">
          <w:t xml:space="preserve"> Pass object as the optional </w:t>
        </w:r>
      </w:ins>
      <w:ins w:id="4688" w:author="Rev 5 Allen Wirfs-Brock" w:date="2012-01-10T15:23:00Z">
        <w:r w:rsidR="00ED240D" w:rsidRPr="00ED240D">
          <w:rPr>
            <w:i/>
          </w:rPr>
          <w:t>h</w:t>
        </w:r>
      </w:ins>
      <w:ins w:id="4689" w:author="Rev 5 Allen Wirfs-Brock" w:date="2012-01-10T15:22:00Z">
        <w:r w:rsidR="00ED240D" w:rsidRPr="00ED240D">
          <w:rPr>
            <w:i/>
          </w:rPr>
          <w:t>omeObject</w:t>
        </w:r>
        <w:r w:rsidR="00ED240D">
          <w:t xml:space="preserve"> argument and propName as the optional </w:t>
        </w:r>
        <w:r w:rsidR="00ED240D" w:rsidRPr="00ED240D">
          <w:rPr>
            <w:i/>
          </w:rPr>
          <w:t>methodName</w:t>
        </w:r>
        <w:r w:rsidR="00ED240D">
          <w:t xml:space="preserve"> argument.</w:t>
        </w:r>
      </w:ins>
    </w:p>
    <w:p w14:paraId="6415D8A1" w14:textId="77777777" w:rsidR="008D6EE3" w:rsidRPr="00E77497" w:rsidRDefault="008D6EE3" w:rsidP="008D6EE3">
      <w:pPr>
        <w:pStyle w:val="Alg4"/>
        <w:numPr>
          <w:ilvl w:val="0"/>
          <w:numId w:val="53"/>
        </w:numPr>
        <w:spacing w:after="220"/>
        <w:contextualSpacing/>
        <w:rPr>
          <w:ins w:id="4690" w:author="Rev 5 Allen Wirfs-Brock" w:date="2012-01-06T15:33:00Z"/>
        </w:rPr>
      </w:pPr>
      <w:ins w:id="4691" w:author="Rev 5 Allen Wirfs-Brock" w:date="2012-01-06T15:33:00Z">
        <w:r w:rsidRPr="00E77497">
          <w:t xml:space="preserve">Let </w:t>
        </w:r>
        <w:r w:rsidRPr="00E77497">
          <w:rPr>
            <w:i/>
          </w:rPr>
          <w:t>desc</w:t>
        </w:r>
        <w:r w:rsidRPr="00E77497">
          <w:t xml:space="preserve"> be the Property Descriptor{[[Get]]: </w:t>
        </w:r>
        <w:r w:rsidRPr="00E77497">
          <w:rPr>
            <w:i/>
          </w:rPr>
          <w:t>closure</w:t>
        </w:r>
        <w:r w:rsidRPr="00E77497">
          <w:t xml:space="preserve">, [[Enumerable]]: </w:t>
        </w:r>
        <w:r w:rsidRPr="00E77497">
          <w:rPr>
            <w:b/>
          </w:rPr>
          <w:t>true</w:t>
        </w:r>
        <w:r w:rsidRPr="00E77497">
          <w:t xml:space="preserve">, [[Configurable]]: </w:t>
        </w:r>
        <w:r w:rsidRPr="00E77497">
          <w:rPr>
            <w:b/>
          </w:rPr>
          <w:t>true</w:t>
        </w:r>
        <w:r w:rsidRPr="00E77497">
          <w:t>}</w:t>
        </w:r>
      </w:ins>
    </w:p>
    <w:p w14:paraId="3524722E" w14:textId="77777777" w:rsidR="008D6EE3" w:rsidRPr="00E77497" w:rsidRDefault="00906D0C" w:rsidP="008D6EE3">
      <w:pPr>
        <w:pStyle w:val="Alg4"/>
        <w:numPr>
          <w:ilvl w:val="0"/>
          <w:numId w:val="53"/>
        </w:numPr>
        <w:spacing w:after="220"/>
        <w:contextualSpacing/>
        <w:rPr>
          <w:ins w:id="4692" w:author="Rev 5 Allen Wirfs-Brock" w:date="2012-01-06T15:33:00Z"/>
        </w:rPr>
      </w:pPr>
      <w:ins w:id="4693" w:author="Rev 5 Allen Wirfs-Brock" w:date="2012-01-10T14:53:00Z">
        <w:r w:rsidRPr="00E77497">
          <w:t xml:space="preserve">Call the [[DefineOwnProperty]] internal method of </w:t>
        </w:r>
        <w:r w:rsidRPr="00E77497">
          <w:rPr>
            <w:i/>
          </w:rPr>
          <w:t>obj</w:t>
        </w:r>
        <w:r>
          <w:rPr>
            <w:i/>
          </w:rPr>
          <w:t>ect</w:t>
        </w:r>
        <w:r w:rsidRPr="00E77497">
          <w:t xml:space="preserve"> with arguments </w:t>
        </w:r>
        <w:r w:rsidRPr="00E77497">
          <w:rPr>
            <w:i/>
          </w:rPr>
          <w:t>propName</w:t>
        </w:r>
        <w:r w:rsidRPr="00E77497">
          <w:t xml:space="preserve">, </w:t>
        </w:r>
        <w:r w:rsidRPr="00E77497">
          <w:rPr>
            <w:i/>
          </w:rPr>
          <w:t>desc</w:t>
        </w:r>
        <w:r w:rsidRPr="00E77497">
          <w:t xml:space="preserve">, and </w:t>
        </w:r>
        <w:r w:rsidRPr="00E77497">
          <w:rPr>
            <w:b/>
          </w:rPr>
          <w:t>false</w:t>
        </w:r>
        <w:r w:rsidRPr="00E77497">
          <w:t>.</w:t>
        </w:r>
      </w:ins>
    </w:p>
    <w:p w14:paraId="523D1272" w14:textId="77777777" w:rsidR="004C02EF" w:rsidRPr="00E77497" w:rsidRDefault="004C02EF" w:rsidP="004C02EF">
      <w:del w:id="4694" w:author="Rev 4 Allen Wirfs-Brock" w:date="2011-10-15T09:00: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 {</w:t>
      </w:r>
      <w:r w:rsidRPr="00E77497">
        <w:rPr>
          <w:iCs/>
        </w:rPr>
        <w:t xml:space="preserve"> </w:t>
      </w:r>
      <w:r w:rsidRPr="00E77497">
        <w:rPr>
          <w:rStyle w:val="bnf"/>
        </w:rPr>
        <w:t>FunctionBody</w:t>
      </w:r>
      <w:r w:rsidRPr="00E77497">
        <w:rPr>
          <w:rFonts w:ascii="Courier New" w:hAnsi="Courier New" w:cs="Courier New"/>
          <w:iCs/>
        </w:rPr>
        <w:t xml:space="preserve"> </w:t>
      </w:r>
      <w:r w:rsidRPr="00E77497">
        <w:rPr>
          <w:rFonts w:ascii="Courier New" w:hAnsi="Courier New" w:cs="Courier New"/>
          <w:b/>
          <w:iCs/>
        </w:rPr>
        <w:t>}</w:t>
      </w:r>
      <w:r w:rsidRPr="00E77497">
        <w:t xml:space="preserve"> </w:t>
      </w:r>
      <w:del w:id="4695" w:author="Rev 4 Allen Wirfs-Brock" w:date="2011-10-15T09:00:00Z">
        <w:r w:rsidRPr="00E77497" w:rsidDel="00C95629">
          <w:delText>is evaluated as follows:</w:delText>
        </w:r>
      </w:del>
    </w:p>
    <w:p w14:paraId="0BF9810D" w14:textId="77777777" w:rsidR="004C02EF" w:rsidRPr="00E77497" w:rsidRDefault="004C02EF" w:rsidP="009E3FF6">
      <w:pPr>
        <w:pStyle w:val="Alg4"/>
        <w:numPr>
          <w:ilvl w:val="0"/>
          <w:numId w:val="53"/>
        </w:numPr>
        <w:spacing w:after="220"/>
        <w:contextualSpacing/>
      </w:pPr>
      <w:r w:rsidRPr="00E77497">
        <w:t xml:space="preserve">Let </w:t>
      </w:r>
      <w:r w:rsidRPr="00E77497">
        <w:rPr>
          <w:i/>
        </w:rPr>
        <w:t xml:space="preserve">propName </w:t>
      </w:r>
      <w:r w:rsidRPr="00E77497">
        <w:t xml:space="preserve">be </w:t>
      </w:r>
      <w:ins w:id="4696" w:author="Allen Wirfs-Brock" w:date="2011-07-07T12:40:00Z">
        <w:r w:rsidR="00B53AD1" w:rsidRPr="00E77497">
          <w:t>PropName(</w:t>
        </w:r>
      </w:ins>
      <w:del w:id="4697" w:author="Allen Wirfs-Brock" w:date="2011-07-07T12:40:00Z">
        <w:r w:rsidRPr="00E77497" w:rsidDel="00B53AD1">
          <w:delText xml:space="preserve">the result of evaluating </w:delText>
        </w:r>
      </w:del>
      <w:r w:rsidRPr="00E77497">
        <w:rPr>
          <w:i/>
        </w:rPr>
        <w:t>PropertyName</w:t>
      </w:r>
      <w:ins w:id="4698" w:author="Allen Wirfs-Brock" w:date="2011-07-07T12:40:00Z">
        <w:r w:rsidR="00B53AD1" w:rsidRPr="00E77497">
          <w:t>)</w:t>
        </w:r>
      </w:ins>
      <w:r w:rsidRPr="00E77497">
        <w:t>.</w:t>
      </w:r>
    </w:p>
    <w:p w14:paraId="7DD876D5" w14:textId="77777777" w:rsidR="004C02EF" w:rsidRPr="00E77497" w:rsidRDefault="004C02EF" w:rsidP="009E3FF6">
      <w:pPr>
        <w:pStyle w:val="Alg4"/>
        <w:numPr>
          <w:ilvl w:val="0"/>
          <w:numId w:val="53"/>
        </w:numPr>
        <w:spacing w:after="220"/>
        <w:contextualSpacing/>
      </w:pPr>
      <w:r w:rsidRPr="00E77497">
        <w:t xml:space="preserve">Let </w:t>
      </w:r>
      <w:r w:rsidRPr="00E77497">
        <w:rPr>
          <w:i/>
        </w:rPr>
        <w:t xml:space="preserve">closure </w:t>
      </w:r>
      <w:r w:rsidRPr="00E77497">
        <w:t xml:space="preserve">be the result of creating a new Function object as specified in 13.2 </w:t>
      </w:r>
      <w:del w:id="4699" w:author="Rev 4 Allen Wirfs-Brock" w:date="2011-10-18T10:58:00Z">
        <w:r w:rsidRPr="00E77497" w:rsidDel="005F6E26">
          <w:delText xml:space="preserve">with </w:delText>
        </w:r>
      </w:del>
      <w:ins w:id="4700" w:author="Rev 4 Allen Wirfs-Brock" w:date="2011-10-18T10:58:00Z">
        <w:r w:rsidR="005F6E26" w:rsidRPr="00E77497">
          <w:t xml:space="preserve">using a </w:t>
        </w:r>
        <w:r w:rsidR="005F6E26" w:rsidRPr="00E77497">
          <w:rPr>
            <w:rStyle w:val="bnf"/>
          </w:rPr>
          <w:t>FormalParameterList</w:t>
        </w:r>
        <w:r w:rsidR="005F6E26" w:rsidRPr="00E77497">
          <w:t xml:space="preserve"> </w:t>
        </w:r>
        <w:r w:rsidR="005F6E26" w:rsidRPr="00E77497">
          <w:rPr>
            <w:b/>
          </w:rPr>
          <w:t>:</w:t>
        </w:r>
        <w:r w:rsidR="005F6E26" w:rsidRPr="00E77497">
          <w:rPr>
            <w:sz w:val="16"/>
          </w:rPr>
          <w:t xml:space="preserve"> [empty]</w:t>
        </w:r>
        <w:r w:rsidR="005F6E26" w:rsidRPr="00E77497">
          <w:t xml:space="preserve"> production </w:t>
        </w:r>
      </w:ins>
      <w:del w:id="4701" w:author="Rev 4 Allen Wirfs-Brock" w:date="2011-10-18T10:58:00Z">
        <w:r w:rsidRPr="00E77497" w:rsidDel="005F6E26">
          <w:delText>an empty</w:delText>
        </w:r>
      </w:del>
      <w:ins w:id="4702" w:author="Rev 4 Allen Wirfs-Brock" w:date="2011-10-18T10:58:00Z">
        <w:r w:rsidR="005F6E26" w:rsidRPr="00E77497">
          <w:t>as the</w:t>
        </w:r>
      </w:ins>
      <w:r w:rsidRPr="00E77497">
        <w:t xml:space="preserve"> </w:t>
      </w:r>
      <w:ins w:id="4703" w:author="Rev 5 Allen Wirfs-Brock" w:date="2012-01-10T15:21:00Z">
        <w:r w:rsidR="00ED240D">
          <w:t xml:space="preserve">formal </w:t>
        </w:r>
      </w:ins>
      <w:r w:rsidRPr="00E77497">
        <w:t xml:space="preserve">parameter list and body specified by </w:t>
      </w:r>
      <w:r w:rsidRPr="00E77497">
        <w:rPr>
          <w:i/>
        </w:rPr>
        <w:t>FunctionBody</w:t>
      </w:r>
      <w:r w:rsidRPr="00E77497">
        <w:t xml:space="preserve">. Pass in the LexicalEnvironment of the running execution context as the </w:t>
      </w:r>
      <w:r w:rsidRPr="00E77497">
        <w:rPr>
          <w:i/>
        </w:rPr>
        <w:t>Scope</w:t>
      </w:r>
      <w:r w:rsidRPr="00E77497">
        <w:t xml:space="preserve">. Pass in </w:t>
      </w:r>
      <w:r w:rsidRPr="00E77497">
        <w:rPr>
          <w:b/>
        </w:rPr>
        <w:t>true</w:t>
      </w:r>
      <w:r w:rsidRPr="00E77497">
        <w:t xml:space="preserve"> as the </w:t>
      </w:r>
      <w:r w:rsidRPr="00E77497">
        <w:rPr>
          <w:i/>
        </w:rPr>
        <w:t>Strict</w:t>
      </w:r>
      <w:r w:rsidRPr="00E77497">
        <w:t xml:space="preserve"> flag if the </w:t>
      </w:r>
      <w:r w:rsidRPr="00E77497">
        <w:rPr>
          <w:rStyle w:val="bnf"/>
        </w:rPr>
        <w:t>PropertyAssignment</w:t>
      </w:r>
      <w:r w:rsidRPr="00E77497">
        <w:t xml:space="preserve"> is contained in strict code or if its </w:t>
      </w:r>
      <w:r w:rsidRPr="00E77497">
        <w:rPr>
          <w:i/>
        </w:rPr>
        <w:t>FunctionBody</w:t>
      </w:r>
      <w:r w:rsidRPr="00E77497">
        <w:t xml:space="preserve"> is strict code.</w:t>
      </w:r>
      <w:ins w:id="4704" w:author="Rev 5 Allen Wirfs-Brock" w:date="2012-01-10T15:26:00Z">
        <w:r w:rsidR="00C5717D" w:rsidRPr="00C5717D">
          <w:t xml:space="preserve"> </w:t>
        </w:r>
        <w:r w:rsidR="00C5717D">
          <w:t xml:space="preserve">Pass object as the optional </w:t>
        </w:r>
        <w:r w:rsidR="00C5717D" w:rsidRPr="00ED240D">
          <w:rPr>
            <w:i/>
          </w:rPr>
          <w:t>homeObject</w:t>
        </w:r>
        <w:r w:rsidR="00C5717D">
          <w:t xml:space="preserve"> argument and propName as the optional </w:t>
        </w:r>
        <w:r w:rsidR="00C5717D" w:rsidRPr="00ED240D">
          <w:rPr>
            <w:i/>
          </w:rPr>
          <w:t>methodName</w:t>
        </w:r>
        <w:r w:rsidR="00C5717D">
          <w:t xml:space="preserve"> argument. </w:t>
        </w:r>
      </w:ins>
    </w:p>
    <w:p w14:paraId="7453C289" w14:textId="77777777" w:rsidR="004C02EF" w:rsidRPr="00E77497" w:rsidRDefault="004C02EF" w:rsidP="009E3FF6">
      <w:pPr>
        <w:pStyle w:val="Alg4"/>
        <w:numPr>
          <w:ilvl w:val="0"/>
          <w:numId w:val="53"/>
        </w:numPr>
        <w:spacing w:after="220"/>
        <w:contextualSpacing/>
      </w:pPr>
      <w:r w:rsidRPr="00E77497">
        <w:t xml:space="preserve">Let </w:t>
      </w:r>
      <w:r w:rsidRPr="00E77497">
        <w:rPr>
          <w:i/>
        </w:rPr>
        <w:t>desc</w:t>
      </w:r>
      <w:r w:rsidRPr="00E77497">
        <w:t xml:space="preserve"> be the Property Descriptor{[[Get]]: </w:t>
      </w:r>
      <w:r w:rsidRPr="00E77497">
        <w:rPr>
          <w:i/>
        </w:rPr>
        <w:t>closure</w:t>
      </w:r>
      <w:r w:rsidRPr="00E77497">
        <w:t xml:space="preserve">, [[Enumerable]]: </w:t>
      </w:r>
      <w:r w:rsidRPr="00E77497">
        <w:rPr>
          <w:b/>
        </w:rPr>
        <w:t>true</w:t>
      </w:r>
      <w:r w:rsidRPr="00E77497">
        <w:t xml:space="preserve">, [[Configurable]]: </w:t>
      </w:r>
      <w:r w:rsidRPr="00E77497">
        <w:rPr>
          <w:b/>
        </w:rPr>
        <w:t>true</w:t>
      </w:r>
      <w:r w:rsidRPr="00E77497">
        <w:t>}</w:t>
      </w:r>
    </w:p>
    <w:p w14:paraId="4C5AF708" w14:textId="77777777" w:rsidR="004C02EF" w:rsidRPr="00E77497" w:rsidRDefault="00906D0C" w:rsidP="009E3FF6">
      <w:pPr>
        <w:pStyle w:val="Alg4"/>
        <w:numPr>
          <w:ilvl w:val="0"/>
          <w:numId w:val="53"/>
        </w:numPr>
        <w:spacing w:after="220"/>
        <w:contextualSpacing/>
      </w:pPr>
      <w:ins w:id="4705" w:author="Rev 5 Allen Wirfs-Brock" w:date="2012-01-10T14:53:00Z">
        <w:r w:rsidRPr="00E77497">
          <w:t xml:space="preserve">Call the [[DefineOwnProperty]] internal method of </w:t>
        </w:r>
        <w:r w:rsidRPr="00E77497">
          <w:rPr>
            <w:i/>
          </w:rPr>
          <w:t>obj</w:t>
        </w:r>
        <w:r>
          <w:rPr>
            <w:i/>
          </w:rPr>
          <w:t>ect</w:t>
        </w:r>
        <w:r w:rsidRPr="00E77497">
          <w:t xml:space="preserve"> with arguments </w:t>
        </w:r>
        <w:r w:rsidRPr="00E77497">
          <w:rPr>
            <w:i/>
          </w:rPr>
          <w:t>propName</w:t>
        </w:r>
        <w:r w:rsidRPr="00E77497">
          <w:t xml:space="preserve">, </w:t>
        </w:r>
        <w:r w:rsidRPr="00E77497">
          <w:rPr>
            <w:i/>
          </w:rPr>
          <w:t>desc</w:t>
        </w:r>
        <w:r w:rsidRPr="00E77497">
          <w:t xml:space="preserve">, and </w:t>
        </w:r>
        <w:r w:rsidRPr="00E77497">
          <w:rPr>
            <w:b/>
          </w:rPr>
          <w:t>false</w:t>
        </w:r>
        <w:r w:rsidRPr="00E77497">
          <w:t>.</w:t>
        </w:r>
      </w:ins>
      <w:del w:id="4706" w:author="Rev 5 Allen Wirfs-Brock" w:date="2012-01-10T14:53: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58C3D216" w14:textId="77777777" w:rsidR="004C02EF" w:rsidRPr="006B6D0A" w:rsidRDefault="004C02EF" w:rsidP="004C02EF">
      <w:del w:id="4707" w:author="Rev 4 Allen Wirfs-Brock" w:date="2011-10-15T09:00:00Z">
        <w:r w:rsidRPr="00E77497" w:rsidDel="00C95629">
          <w:delText xml:space="preserve">The production  </w:delText>
        </w:r>
      </w:del>
      <w:r w:rsidRPr="00E77497">
        <w:rPr>
          <w:rStyle w:val="bnf"/>
        </w:rPr>
        <w:t>PropertyAssignment</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3B4312">
        <w:rPr>
          <w:rFonts w:ascii="Courier New" w:hAnsi="Courier New" w:cs="Courier New"/>
          <w:b/>
          <w:iCs/>
        </w:rPr>
        <w:t>{</w:t>
      </w:r>
      <w:r w:rsidRPr="003B4312">
        <w:rPr>
          <w:rFonts w:ascii="Courier New" w:hAnsi="Courier New" w:cs="Courier New"/>
          <w:iCs/>
        </w:rPr>
        <w:t xml:space="preserve"> </w:t>
      </w:r>
      <w:r w:rsidRPr="003B4312">
        <w:rPr>
          <w:rStyle w:val="bnf"/>
        </w:rPr>
        <w:t>FunctionBody</w:t>
      </w:r>
      <w:r w:rsidRPr="003B4312">
        <w:rPr>
          <w:iCs/>
        </w:rPr>
        <w:t xml:space="preserve"> </w:t>
      </w:r>
      <w:r w:rsidRPr="008B7F6F">
        <w:rPr>
          <w:rFonts w:ascii="Courier New" w:hAnsi="Courier New" w:cs="Courier New"/>
          <w:b/>
          <w:iCs/>
        </w:rPr>
        <w:t>}</w:t>
      </w:r>
      <w:r w:rsidRPr="008B7F6F">
        <w:t xml:space="preserve"> </w:t>
      </w:r>
      <w:del w:id="4708" w:author="Rev 4 Allen Wirfs-Brock" w:date="2011-10-15T09:00:00Z">
        <w:r w:rsidRPr="008B7F6F" w:rsidDel="00C95629">
          <w:delText>is evaluated as follows:</w:delText>
        </w:r>
      </w:del>
    </w:p>
    <w:p w14:paraId="6B5F6A36" w14:textId="77777777" w:rsidR="004C02EF" w:rsidRPr="00B820AB" w:rsidRDefault="004C02EF" w:rsidP="009E3FF6">
      <w:pPr>
        <w:pStyle w:val="Alg4"/>
        <w:numPr>
          <w:ilvl w:val="0"/>
          <w:numId w:val="54"/>
        </w:numPr>
        <w:spacing w:after="220"/>
        <w:contextualSpacing/>
      </w:pPr>
      <w:r w:rsidRPr="006B6D0A">
        <w:t xml:space="preserve">Let </w:t>
      </w:r>
      <w:r w:rsidRPr="006B6D0A">
        <w:rPr>
          <w:i/>
        </w:rPr>
        <w:t xml:space="preserve">propName </w:t>
      </w:r>
      <w:r w:rsidRPr="00E65A34">
        <w:t xml:space="preserve">be </w:t>
      </w:r>
      <w:ins w:id="4709" w:author="Allen Wirfs-Brock" w:date="2011-07-07T12:41:00Z">
        <w:r w:rsidR="00B53AD1" w:rsidRPr="009C202C">
          <w:t>PropName(</w:t>
        </w:r>
      </w:ins>
      <w:del w:id="4710" w:author="Allen Wirfs-Brock" w:date="2011-07-07T12:41:00Z">
        <w:r w:rsidRPr="00B820AB" w:rsidDel="00B53AD1">
          <w:delText xml:space="preserve">the result of evaluating </w:delText>
        </w:r>
      </w:del>
      <w:r w:rsidRPr="00B820AB">
        <w:rPr>
          <w:i/>
        </w:rPr>
        <w:t>PropertyName</w:t>
      </w:r>
      <w:ins w:id="4711" w:author="Allen Wirfs-Brock" w:date="2011-07-07T12:41:00Z">
        <w:r w:rsidR="00B53AD1" w:rsidRPr="00B820AB">
          <w:t>)</w:t>
        </w:r>
      </w:ins>
      <w:r w:rsidRPr="00B820AB">
        <w:t>.</w:t>
      </w:r>
    </w:p>
    <w:p w14:paraId="467A79C0" w14:textId="77777777" w:rsidR="004C02EF" w:rsidRPr="00E77497" w:rsidRDefault="004C02EF" w:rsidP="009E3FF6">
      <w:pPr>
        <w:pStyle w:val="Alg4"/>
        <w:numPr>
          <w:ilvl w:val="0"/>
          <w:numId w:val="54"/>
        </w:numPr>
        <w:spacing w:after="220"/>
        <w:contextualSpacing/>
      </w:pPr>
      <w:r w:rsidRPr="00675B74">
        <w:t xml:space="preserve">Let </w:t>
      </w:r>
      <w:r w:rsidRPr="00E77497">
        <w:rPr>
          <w:i/>
        </w:rPr>
        <w:t>closure</w:t>
      </w:r>
      <w:r w:rsidRPr="00E77497">
        <w:t xml:space="preserve"> be the result of creating a new Function object as specified in 13.2 with parameters specified by </w:t>
      </w:r>
      <w:r w:rsidRPr="00E77497">
        <w:rPr>
          <w:i/>
        </w:rPr>
        <w:t xml:space="preserve">PropertySetParameterList </w:t>
      </w:r>
      <w:r w:rsidRPr="00E77497">
        <w:t xml:space="preserve">and body specified by </w:t>
      </w:r>
      <w:r w:rsidRPr="00E77497">
        <w:rPr>
          <w:i/>
        </w:rPr>
        <w:t>FunctionBody</w:t>
      </w:r>
      <w:r w:rsidRPr="00E77497">
        <w:t xml:space="preserve">. Pass in the LexicalEnvironment of the running execution context as the </w:t>
      </w:r>
      <w:r w:rsidRPr="00E77497">
        <w:rPr>
          <w:i/>
        </w:rPr>
        <w:t>Scope</w:t>
      </w:r>
      <w:r w:rsidRPr="00E77497">
        <w:t xml:space="preserve">. Pass in </w:t>
      </w:r>
      <w:r w:rsidRPr="00E77497">
        <w:rPr>
          <w:b/>
        </w:rPr>
        <w:t>true</w:t>
      </w:r>
      <w:r w:rsidRPr="00E77497">
        <w:t xml:space="preserve"> as the </w:t>
      </w:r>
      <w:r w:rsidRPr="00E77497">
        <w:rPr>
          <w:i/>
        </w:rPr>
        <w:t>Strict</w:t>
      </w:r>
      <w:r w:rsidRPr="00E77497">
        <w:t xml:space="preserve"> flag if the </w:t>
      </w:r>
      <w:r w:rsidRPr="00E77497">
        <w:rPr>
          <w:rStyle w:val="bnf"/>
        </w:rPr>
        <w:t>PropertyAssignment</w:t>
      </w:r>
      <w:r w:rsidRPr="00E77497">
        <w:t xml:space="preserve"> is contained in strict code or if its </w:t>
      </w:r>
      <w:r w:rsidRPr="00E77497">
        <w:rPr>
          <w:i/>
        </w:rPr>
        <w:t>FunctionBody</w:t>
      </w:r>
      <w:r w:rsidRPr="00E77497">
        <w:t xml:space="preserve"> is strict code.</w:t>
      </w:r>
      <w:ins w:id="4712" w:author="Rev 5 Allen Wirfs-Brock" w:date="2012-01-10T15:26:00Z">
        <w:r w:rsidR="00C5717D" w:rsidRPr="00C5717D">
          <w:t xml:space="preserve"> </w:t>
        </w:r>
        <w:r w:rsidR="00C5717D">
          <w:t xml:space="preserve">Pass object as the optional </w:t>
        </w:r>
        <w:r w:rsidR="00C5717D" w:rsidRPr="00ED240D">
          <w:rPr>
            <w:i/>
          </w:rPr>
          <w:t>homeObject</w:t>
        </w:r>
        <w:r w:rsidR="00C5717D">
          <w:t xml:space="preserve"> argument and propName as the optional </w:t>
        </w:r>
        <w:r w:rsidR="00C5717D" w:rsidRPr="00ED240D">
          <w:rPr>
            <w:i/>
          </w:rPr>
          <w:t>methodName</w:t>
        </w:r>
        <w:r w:rsidR="00C5717D">
          <w:t xml:space="preserve"> argument.</w:t>
        </w:r>
      </w:ins>
    </w:p>
    <w:p w14:paraId="639D9663" w14:textId="77777777" w:rsidR="004C02EF" w:rsidRPr="00E77497" w:rsidRDefault="004C02EF" w:rsidP="009E3FF6">
      <w:pPr>
        <w:pStyle w:val="Alg4"/>
        <w:numPr>
          <w:ilvl w:val="0"/>
          <w:numId w:val="54"/>
        </w:numPr>
        <w:spacing w:after="220"/>
        <w:contextualSpacing/>
      </w:pPr>
      <w:r w:rsidRPr="00E77497">
        <w:t xml:space="preserve">Let </w:t>
      </w:r>
      <w:r w:rsidRPr="00E77497">
        <w:rPr>
          <w:i/>
        </w:rPr>
        <w:t>desc</w:t>
      </w:r>
      <w:r w:rsidRPr="00E77497">
        <w:t xml:space="preserve"> be the Property Descriptor{[[Set]]: </w:t>
      </w:r>
      <w:r w:rsidRPr="00E77497">
        <w:rPr>
          <w:i/>
        </w:rPr>
        <w:t>closure</w:t>
      </w:r>
      <w:r w:rsidRPr="00E77497">
        <w:t xml:space="preserve">, [[Enumerable]]: </w:t>
      </w:r>
      <w:r w:rsidRPr="00E77497">
        <w:rPr>
          <w:b/>
        </w:rPr>
        <w:t>true</w:t>
      </w:r>
      <w:r w:rsidRPr="00E77497">
        <w:t xml:space="preserve">, [[Configurable]]: </w:t>
      </w:r>
      <w:r w:rsidRPr="00E77497">
        <w:rPr>
          <w:b/>
        </w:rPr>
        <w:t>true</w:t>
      </w:r>
      <w:r w:rsidRPr="00E77497">
        <w:t>}</w:t>
      </w:r>
    </w:p>
    <w:p w14:paraId="2F9F336D" w14:textId="77777777" w:rsidR="004C02EF" w:rsidRPr="00E77497" w:rsidDel="00C95629" w:rsidRDefault="00906D0C" w:rsidP="009E3FF6">
      <w:pPr>
        <w:pStyle w:val="Alg4"/>
        <w:numPr>
          <w:ilvl w:val="0"/>
          <w:numId w:val="54"/>
        </w:numPr>
        <w:spacing w:after="220"/>
        <w:contextualSpacing/>
        <w:rPr>
          <w:del w:id="4713" w:author="Rev 4 Allen Wirfs-Brock" w:date="2011-10-15T09:03:00Z"/>
        </w:rPr>
      </w:pPr>
      <w:ins w:id="4714" w:author="Rev 5 Allen Wirfs-Brock" w:date="2012-01-10T14:53:00Z">
        <w:r w:rsidRPr="00E77497">
          <w:t xml:space="preserve">Call the [[DefineOwnProperty]] internal method of </w:t>
        </w:r>
        <w:r w:rsidRPr="00E77497">
          <w:rPr>
            <w:i/>
          </w:rPr>
          <w:t>obj</w:t>
        </w:r>
        <w:r>
          <w:rPr>
            <w:i/>
          </w:rPr>
          <w:t>ect</w:t>
        </w:r>
        <w:r w:rsidRPr="00E77497">
          <w:t xml:space="preserve"> with arguments </w:t>
        </w:r>
        <w:r w:rsidRPr="00E77497">
          <w:rPr>
            <w:i/>
          </w:rPr>
          <w:t>propName</w:t>
        </w:r>
        <w:r w:rsidRPr="00E77497">
          <w:t xml:space="preserve">, </w:t>
        </w:r>
        <w:r w:rsidRPr="00E77497">
          <w:rPr>
            <w:i/>
          </w:rPr>
          <w:t>desc</w:t>
        </w:r>
        <w:r w:rsidRPr="00E77497">
          <w:t xml:space="preserve">, and </w:t>
        </w:r>
        <w:r w:rsidRPr="00E77497">
          <w:rPr>
            <w:b/>
          </w:rPr>
          <w:t>false</w:t>
        </w:r>
        <w:r w:rsidRPr="00E77497">
          <w:t>.</w:t>
        </w:r>
      </w:ins>
      <w:del w:id="4715" w:author="Rev 5 Allen Wirfs-Brock" w:date="2012-01-10T14:53: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09849FD0" w14:textId="77777777" w:rsidR="00531196" w:rsidRPr="00E77497" w:rsidRDefault="00531196" w:rsidP="009E3FF6">
      <w:pPr>
        <w:pStyle w:val="Alg4"/>
        <w:numPr>
          <w:ilvl w:val="0"/>
          <w:numId w:val="54"/>
        </w:numPr>
        <w:spacing w:after="220"/>
        <w:contextualSpacing/>
      </w:pPr>
    </w:p>
    <w:p w14:paraId="3FF39F6B" w14:textId="77777777" w:rsidR="00C85441" w:rsidRPr="00E77497" w:rsidRDefault="00C85441" w:rsidP="00C85441">
      <w:pPr>
        <w:pStyle w:val="30"/>
        <w:numPr>
          <w:ilvl w:val="0"/>
          <w:numId w:val="0"/>
        </w:numPr>
        <w:rPr>
          <w:ins w:id="4716" w:author="Rev 4 Allen Wirfs-Brock" w:date="2011-11-07T09:14:00Z"/>
        </w:rPr>
      </w:pPr>
      <w:bookmarkStart w:id="4717" w:name="_Toc314500585"/>
      <w:ins w:id="4718" w:author="Rev 4 Allen Wirfs-Brock" w:date="2011-11-07T09:14:00Z">
        <w:r w:rsidRPr="00E77497">
          <w:t>11.</w:t>
        </w:r>
        <w:r>
          <w:t>1</w:t>
        </w:r>
        <w:r w:rsidRPr="00E77497">
          <w:t>.</w:t>
        </w:r>
        <w:r>
          <w:t>6</w:t>
        </w:r>
        <w:r w:rsidRPr="00E77497">
          <w:tab/>
          <w:t>Function Expressions</w:t>
        </w:r>
        <w:bookmarkEnd w:id="4717"/>
      </w:ins>
    </w:p>
    <w:p w14:paraId="00378FD6" w14:textId="77777777" w:rsidR="00C85441" w:rsidRPr="00E77497" w:rsidRDefault="00C85441" w:rsidP="00C85441">
      <w:pPr>
        <w:keepNext/>
        <w:rPr>
          <w:ins w:id="4719" w:author="Rev 4 Allen Wirfs-Brock" w:date="2011-11-07T09:14:00Z"/>
          <w:rFonts w:ascii="Helvetica" w:hAnsi="Helvetica"/>
          <w:b/>
        </w:rPr>
      </w:pPr>
      <w:ins w:id="4720" w:author="Rev 4 Allen Wirfs-Brock" w:date="2011-11-07T09:14:00Z">
        <w:r w:rsidRPr="00E77497">
          <w:rPr>
            <w:rFonts w:ascii="Helvetica" w:hAnsi="Helvetica"/>
            <w:b/>
          </w:rPr>
          <w:t xml:space="preserve">Runtime Semantics: </w:t>
        </w:r>
        <w:r w:rsidRPr="00E77497">
          <w:rPr>
            <w:rFonts w:ascii="Helvetica" w:hAnsi="Helvetica"/>
            <w:b/>
            <w:spacing w:val="6"/>
          </w:rPr>
          <w:t>Evaluation</w:t>
        </w:r>
      </w:ins>
    </w:p>
    <w:p w14:paraId="6E95AE8D" w14:textId="77777777" w:rsidR="00C85441" w:rsidRPr="00E77497" w:rsidRDefault="00C85441" w:rsidP="00C85441">
      <w:pPr>
        <w:rPr>
          <w:ins w:id="4721" w:author="Rev 4 Allen Wirfs-Brock" w:date="2011-11-07T09:14:00Z"/>
        </w:rPr>
      </w:pPr>
      <w:ins w:id="4722" w:author="Rev 4 Allen Wirfs-Brock" w:date="2011-11-07T09:15:00Z">
        <w:r w:rsidRPr="00E77497">
          <w:rPr>
            <w:rStyle w:val="bnf"/>
          </w:rPr>
          <w:t>PrimaryExpression</w:t>
        </w:r>
        <w:r>
          <w:rPr>
            <w:rStyle w:val="bnf"/>
          </w:rPr>
          <w:t xml:space="preserve"> </w:t>
        </w:r>
      </w:ins>
      <w:ins w:id="4723" w:author="Rev 4 Allen Wirfs-Brock" w:date="2011-11-07T09:14:00Z">
        <w:r w:rsidRPr="00E77497">
          <w:rPr>
            <w:b/>
          </w:rPr>
          <w:t>:</w:t>
        </w:r>
        <w:r w:rsidRPr="00E77497">
          <w:t xml:space="preserve"> </w:t>
        </w:r>
        <w:r w:rsidRPr="00E77497">
          <w:rPr>
            <w:rStyle w:val="bnf"/>
          </w:rPr>
          <w:t>FunctionExpression</w:t>
        </w:r>
        <w:r w:rsidRPr="00E77497">
          <w:t xml:space="preserve"> </w:t>
        </w:r>
      </w:ins>
    </w:p>
    <w:p w14:paraId="7F563EB2" w14:textId="77777777" w:rsidR="00C85441" w:rsidRPr="00E77497" w:rsidRDefault="00C85441" w:rsidP="009E3FF6">
      <w:pPr>
        <w:pStyle w:val="Alg3"/>
        <w:numPr>
          <w:ilvl w:val="0"/>
          <w:numId w:val="67"/>
        </w:numPr>
        <w:spacing w:after="220"/>
        <w:contextualSpacing/>
        <w:rPr>
          <w:ins w:id="4724" w:author="Rev 4 Allen Wirfs-Brock" w:date="2011-11-07T09:14:00Z"/>
        </w:rPr>
      </w:pPr>
      <w:ins w:id="4725" w:author="Rev 4 Allen Wirfs-Brock" w:date="2011-11-07T09:14:00Z">
        <w:r w:rsidRPr="00E77497">
          <w:t xml:space="preserve">Return the result of evaluating </w:t>
        </w:r>
        <w:r w:rsidRPr="00E77497">
          <w:rPr>
            <w:i/>
          </w:rPr>
          <w:t>FunctionExpression</w:t>
        </w:r>
        <w:r w:rsidRPr="00E77497">
          <w:t>.</w:t>
        </w:r>
      </w:ins>
    </w:p>
    <w:p w14:paraId="2AB03B69" w14:textId="77777777" w:rsidR="004C02EF" w:rsidRPr="00E77497" w:rsidDel="00C95629" w:rsidRDefault="004C02EF" w:rsidP="004C02EF">
      <w:pPr>
        <w:rPr>
          <w:del w:id="4726" w:author="Rev 4 Allen Wirfs-Brock" w:date="2011-10-15T09:03:00Z"/>
        </w:rPr>
      </w:pPr>
      <w:del w:id="4727"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IdentifierName</w:delText>
        </w:r>
        <w:r w:rsidRPr="00E77497" w:rsidDel="00C95629">
          <w:delText xml:space="preserve">  is evaluated as follows:</w:delText>
        </w:r>
      </w:del>
    </w:p>
    <w:p w14:paraId="45E3F1A7" w14:textId="77777777" w:rsidR="004C02EF" w:rsidRPr="00E77497" w:rsidDel="00C95629" w:rsidRDefault="004C02EF" w:rsidP="006361CF">
      <w:pPr>
        <w:pStyle w:val="Alg4"/>
        <w:numPr>
          <w:ilvl w:val="0"/>
          <w:numId w:val="55"/>
        </w:numPr>
        <w:spacing w:after="220"/>
        <w:contextualSpacing/>
        <w:rPr>
          <w:del w:id="4728" w:author="Rev 4 Allen Wirfs-Brock" w:date="2011-10-15T09:03:00Z"/>
        </w:rPr>
        <w:pPrChange w:id="4729" w:author="Rev 4 Allen Wirfs-Brock" w:date="2011-11-07T12:16:00Z">
          <w:pPr>
            <w:pStyle w:val="Alg4"/>
            <w:numPr>
              <w:numId w:val="57"/>
            </w:numPr>
            <w:tabs>
              <w:tab w:val="num" w:pos="360"/>
            </w:tabs>
            <w:spacing w:after="220"/>
            <w:ind w:left="360" w:hanging="360"/>
            <w:contextualSpacing/>
          </w:pPr>
        </w:pPrChange>
      </w:pPr>
      <w:del w:id="4730" w:author="Rev 4 Allen Wirfs-Brock" w:date="2011-10-15T09:03:00Z">
        <w:r w:rsidRPr="00E77497" w:rsidDel="00C95629">
          <w:delText xml:space="preserve">Return the String value containing the same sequence of characters as the </w:delText>
        </w:r>
        <w:r w:rsidRPr="00E77497" w:rsidDel="00C95629">
          <w:rPr>
            <w:i/>
          </w:rPr>
          <w:delText>IdentifierName</w:delText>
        </w:r>
      </w:del>
      <w:ins w:id="4731" w:author="Allen Wirfs-Brock rev2" w:date="2011-07-22T10:17:00Z">
        <w:del w:id="4732" w:author="Rev 4 Allen Wirfs-Brock" w:date="2011-10-15T09:03:00Z">
          <w:r w:rsidR="0004618C" w:rsidRPr="00E77497" w:rsidDel="00C95629">
            <w:delText>)</w:delText>
          </w:r>
        </w:del>
      </w:ins>
      <w:del w:id="4733" w:author="Rev 4 Allen Wirfs-Brock" w:date="2011-10-15T09:03:00Z">
        <w:r w:rsidRPr="00E77497" w:rsidDel="00C95629">
          <w:delText>.</w:delText>
        </w:r>
      </w:del>
    </w:p>
    <w:p w14:paraId="54BA6A95" w14:textId="77777777" w:rsidR="004C02EF" w:rsidRPr="00E77497" w:rsidDel="00C95629" w:rsidRDefault="004C02EF" w:rsidP="004C02EF">
      <w:pPr>
        <w:rPr>
          <w:del w:id="4734" w:author="Rev 4 Allen Wirfs-Brock" w:date="2011-10-15T09:03:00Z"/>
        </w:rPr>
      </w:pPr>
      <w:del w:id="4735"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StringLiteral</w:delText>
        </w:r>
        <w:r w:rsidRPr="00E77497" w:rsidDel="00C95629">
          <w:delText xml:space="preserve">  is evaluated as follows:</w:delText>
        </w:r>
      </w:del>
    </w:p>
    <w:p w14:paraId="0E97CAF2" w14:textId="77777777" w:rsidR="004C02EF" w:rsidRPr="00E77497" w:rsidDel="00C95629" w:rsidRDefault="004C02EF" w:rsidP="006361CF">
      <w:pPr>
        <w:pStyle w:val="Alg4"/>
        <w:numPr>
          <w:ilvl w:val="0"/>
          <w:numId w:val="56"/>
        </w:numPr>
        <w:spacing w:after="220"/>
        <w:contextualSpacing/>
        <w:rPr>
          <w:del w:id="4736" w:author="Rev 4 Allen Wirfs-Brock" w:date="2011-10-15T09:03:00Z"/>
        </w:rPr>
        <w:pPrChange w:id="4737" w:author="Rev 4 Allen Wirfs-Brock" w:date="2011-11-07T12:16:00Z">
          <w:pPr>
            <w:pStyle w:val="Alg4"/>
            <w:numPr>
              <w:numId w:val="58"/>
            </w:numPr>
            <w:tabs>
              <w:tab w:val="num" w:pos="360"/>
            </w:tabs>
            <w:spacing w:after="220"/>
            <w:ind w:left="360" w:hanging="360"/>
            <w:contextualSpacing/>
          </w:pPr>
        </w:pPrChange>
      </w:pPr>
      <w:del w:id="4738" w:author="Rev 4 Allen Wirfs-Brock" w:date="2011-10-15T09:03:00Z">
        <w:r w:rsidRPr="00E77497" w:rsidDel="00C95629">
          <w:delText xml:space="preserve">Return the SV of the </w:delText>
        </w:r>
        <w:r w:rsidRPr="00E77497" w:rsidDel="00C95629">
          <w:rPr>
            <w:i/>
          </w:rPr>
          <w:delText>StringLiteral</w:delText>
        </w:r>
        <w:r w:rsidRPr="00E77497" w:rsidDel="00C95629">
          <w:delText>.</w:delText>
        </w:r>
      </w:del>
    </w:p>
    <w:p w14:paraId="70516035" w14:textId="77777777" w:rsidR="004C02EF" w:rsidRPr="00E77497" w:rsidDel="00C95629" w:rsidRDefault="004C02EF" w:rsidP="004C02EF">
      <w:pPr>
        <w:rPr>
          <w:del w:id="4739" w:author="Rev 4 Allen Wirfs-Brock" w:date="2011-10-15T09:03:00Z"/>
        </w:rPr>
      </w:pPr>
      <w:del w:id="4740"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w:delText>
        </w:r>
        <w:r w:rsidRPr="00E77497" w:rsidDel="00C95629">
          <w:delText xml:space="preserve"> </w:delText>
        </w:r>
        <w:r w:rsidRPr="00E77497" w:rsidDel="00C95629">
          <w:rPr>
            <w:rStyle w:val="bnf"/>
          </w:rPr>
          <w:delText>NumericLiteral</w:delText>
        </w:r>
        <w:r w:rsidRPr="00E77497" w:rsidDel="00C95629">
          <w:delText xml:space="preserve">  is evaluated as follows:</w:delText>
        </w:r>
      </w:del>
    </w:p>
    <w:p w14:paraId="7CE4B73A" w14:textId="77777777" w:rsidR="004C02EF" w:rsidRPr="00E77497" w:rsidDel="00C95629" w:rsidRDefault="004C02EF" w:rsidP="006361CF">
      <w:pPr>
        <w:pStyle w:val="Alg4"/>
        <w:numPr>
          <w:ilvl w:val="0"/>
          <w:numId w:val="57"/>
        </w:numPr>
        <w:spacing w:after="220"/>
        <w:contextualSpacing/>
        <w:rPr>
          <w:del w:id="4741" w:author="Rev 4 Allen Wirfs-Brock" w:date="2011-10-15T09:03:00Z"/>
        </w:rPr>
        <w:pPrChange w:id="4742" w:author="Rev 4 Allen Wirfs-Brock" w:date="2011-11-07T12:16:00Z">
          <w:pPr>
            <w:pStyle w:val="Alg4"/>
            <w:numPr>
              <w:numId w:val="59"/>
            </w:numPr>
            <w:tabs>
              <w:tab w:val="num" w:pos="360"/>
            </w:tabs>
            <w:spacing w:after="220"/>
            <w:ind w:left="360" w:hanging="360"/>
            <w:contextualSpacing/>
          </w:pPr>
        </w:pPrChange>
      </w:pPr>
      <w:del w:id="4743" w:author="Rev 4 Allen Wirfs-Brock" w:date="2011-10-15T09:03:00Z">
        <w:r w:rsidRPr="00E77497" w:rsidDel="00C95629">
          <w:delText xml:space="preserve">Let </w:delText>
        </w:r>
        <w:r w:rsidRPr="00E77497" w:rsidDel="00C95629">
          <w:rPr>
            <w:i/>
          </w:rPr>
          <w:delText xml:space="preserve">nbr </w:delText>
        </w:r>
        <w:r w:rsidRPr="00E77497" w:rsidDel="00C95629">
          <w:delText xml:space="preserve">be the result of forming the value of the </w:delText>
        </w:r>
        <w:r w:rsidRPr="00E77497" w:rsidDel="00C95629">
          <w:rPr>
            <w:i/>
          </w:rPr>
          <w:delText>NumericLiteral</w:delText>
        </w:r>
        <w:r w:rsidRPr="00E77497" w:rsidDel="00C95629">
          <w:delText>.</w:delText>
        </w:r>
      </w:del>
    </w:p>
    <w:p w14:paraId="6D563483" w14:textId="77777777" w:rsidR="004C02EF" w:rsidRPr="00E77497" w:rsidDel="00C95629" w:rsidRDefault="004C02EF" w:rsidP="006361CF">
      <w:pPr>
        <w:pStyle w:val="Alg4"/>
        <w:numPr>
          <w:ilvl w:val="0"/>
          <w:numId w:val="57"/>
        </w:numPr>
        <w:spacing w:after="220"/>
        <w:contextualSpacing/>
        <w:rPr>
          <w:del w:id="4744" w:author="Rev 4 Allen Wirfs-Brock" w:date="2011-10-15T09:03:00Z"/>
        </w:rPr>
        <w:pPrChange w:id="4745" w:author="Rev 4 Allen Wirfs-Brock" w:date="2011-11-07T12:16:00Z">
          <w:pPr>
            <w:pStyle w:val="Alg4"/>
            <w:numPr>
              <w:numId w:val="59"/>
            </w:numPr>
            <w:tabs>
              <w:tab w:val="num" w:pos="360"/>
            </w:tabs>
            <w:spacing w:after="220"/>
            <w:ind w:left="360" w:hanging="360"/>
            <w:contextualSpacing/>
          </w:pPr>
        </w:pPrChange>
      </w:pPr>
      <w:del w:id="4746" w:author="Rev 4 Allen Wirfs-Brock" w:date="2011-10-15T09:03:00Z">
        <w:r w:rsidRPr="00E77497" w:rsidDel="00C95629">
          <w:delText>Return ToString(</w:delText>
        </w:r>
        <w:r w:rsidRPr="00E77497" w:rsidDel="00C95629">
          <w:rPr>
            <w:i/>
          </w:rPr>
          <w:delText>nbr</w:delText>
        </w:r>
        <w:r w:rsidRPr="00E77497" w:rsidDel="00C95629">
          <w:delText>).</w:delText>
        </w:r>
      </w:del>
    </w:p>
    <w:p w14:paraId="1F297CF4" w14:textId="77777777" w:rsidR="004C02EF" w:rsidRPr="00E77497" w:rsidRDefault="004C02EF" w:rsidP="003A4B22">
      <w:pPr>
        <w:pStyle w:val="30"/>
        <w:numPr>
          <w:ilvl w:val="0"/>
          <w:numId w:val="0"/>
        </w:numPr>
      </w:pPr>
      <w:bookmarkStart w:id="4747" w:name="_Toc472818820"/>
      <w:bookmarkStart w:id="4748" w:name="_Toc235503394"/>
      <w:bookmarkStart w:id="4749" w:name="_Toc241509169"/>
      <w:bookmarkStart w:id="4750" w:name="_Toc244416656"/>
      <w:bookmarkStart w:id="4751" w:name="_Toc276631020"/>
      <w:bookmarkStart w:id="4752" w:name="_Toc314500586"/>
      <w:r w:rsidRPr="00E77497">
        <w:t>11.1.</w:t>
      </w:r>
      <w:del w:id="4753" w:author="Rev 4 Allen Wirfs-Brock" w:date="2011-11-07T09:14:00Z">
        <w:r w:rsidRPr="00E77497" w:rsidDel="00C85441">
          <w:delText>6</w:delText>
        </w:r>
      </w:del>
      <w:ins w:id="4754" w:author="Rev 4 Allen Wirfs-Brock" w:date="2011-11-07T09:14:00Z">
        <w:r w:rsidR="00C85441">
          <w:t>7</w:t>
        </w:r>
      </w:ins>
      <w:r w:rsidRPr="00E77497">
        <w:tab/>
        <w:t>The Grouping Operato</w:t>
      </w:r>
      <w:bookmarkStart w:id="4755" w:name="_Toc382202826"/>
      <w:bookmarkStart w:id="4756" w:name="_Toc382203046"/>
      <w:bookmarkEnd w:id="3723"/>
      <w:bookmarkEnd w:id="3724"/>
      <w:bookmarkEnd w:id="3725"/>
      <w:bookmarkEnd w:id="3726"/>
      <w:bookmarkEnd w:id="3727"/>
      <w:bookmarkEnd w:id="3728"/>
      <w:bookmarkEnd w:id="3729"/>
      <w:bookmarkEnd w:id="3730"/>
      <w:bookmarkEnd w:id="3731"/>
      <w:bookmarkEnd w:id="3732"/>
      <w:bookmarkEnd w:id="3733"/>
      <w:bookmarkEnd w:id="4755"/>
      <w:bookmarkEnd w:id="4756"/>
      <w:r w:rsidRPr="00E77497">
        <w:t>r</w:t>
      </w:r>
      <w:bookmarkEnd w:id="4747"/>
      <w:bookmarkEnd w:id="4748"/>
      <w:bookmarkEnd w:id="4749"/>
      <w:bookmarkEnd w:id="4750"/>
      <w:bookmarkEnd w:id="4751"/>
      <w:bookmarkEnd w:id="4752"/>
    </w:p>
    <w:p w14:paraId="15AB5DC2" w14:textId="77777777" w:rsidR="00191CB8" w:rsidRPr="00E77497" w:rsidRDefault="00191CB8" w:rsidP="00191CB8">
      <w:pPr>
        <w:keepNext/>
        <w:rPr>
          <w:ins w:id="4757" w:author="Rev 4 Allen Wirfs-Brock" w:date="2011-10-15T09:25:00Z"/>
          <w:rFonts w:ascii="Helvetica" w:hAnsi="Helvetica"/>
          <w:b/>
        </w:rPr>
      </w:pPr>
      <w:ins w:id="4758" w:author="Rev 4 Allen Wirfs-Brock" w:date="2011-10-15T09:25:00Z">
        <w:r w:rsidRPr="00E77497">
          <w:rPr>
            <w:rFonts w:ascii="Helvetica" w:hAnsi="Helvetica"/>
            <w:b/>
          </w:rPr>
          <w:t xml:space="preserve">Runtime Semantics: </w:t>
        </w:r>
        <w:r w:rsidRPr="00E77497">
          <w:rPr>
            <w:rFonts w:ascii="Helvetica" w:hAnsi="Helvetica"/>
            <w:b/>
            <w:spacing w:val="6"/>
          </w:rPr>
          <w:t>Evaluation</w:t>
        </w:r>
      </w:ins>
    </w:p>
    <w:p w14:paraId="6A388908" w14:textId="77777777" w:rsidR="004C02EF" w:rsidRPr="00E77497" w:rsidRDefault="004C02EF" w:rsidP="004C02EF">
      <w:del w:id="4759" w:author="Rev 4 Allen Wirfs-Brock" w:date="2011-10-15T09:25:00Z">
        <w:r w:rsidRPr="00E77497" w:rsidDel="00191CB8">
          <w:delText xml:space="preserve">The production </w:delText>
        </w:r>
      </w:del>
      <w:r w:rsidRPr="00E77497">
        <w:rPr>
          <w:rStyle w:val="bnf"/>
        </w:rPr>
        <w:t>PrimaryExpression</w:t>
      </w:r>
      <w:r w:rsidRPr="00E77497">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4760" w:author="Rev 4 Allen Wirfs-Brock" w:date="2011-10-15T09:25:00Z">
        <w:r w:rsidRPr="00E77497" w:rsidDel="00191CB8">
          <w:delText>is evaluated as follows:</w:delText>
        </w:r>
      </w:del>
      <w:bookmarkStart w:id="4761" w:name="_Toc382212442"/>
    </w:p>
    <w:p w14:paraId="15EDE288" w14:textId="77777777" w:rsidR="004C02EF" w:rsidRPr="00E77497" w:rsidRDefault="004C02EF" w:rsidP="009E3FF6">
      <w:pPr>
        <w:pStyle w:val="Alg4"/>
        <w:numPr>
          <w:ilvl w:val="0"/>
          <w:numId w:val="58"/>
        </w:numPr>
        <w:spacing w:after="220"/>
        <w:contextualSpacing/>
      </w:pPr>
      <w:r w:rsidRPr="00E77497">
        <w:t xml:space="preserve">Return the result of evaluating </w:t>
      </w:r>
      <w:r w:rsidRPr="00E77497">
        <w:rPr>
          <w:i/>
        </w:rPr>
        <w:t>Expression</w:t>
      </w:r>
      <w:r w:rsidRPr="00E77497">
        <w:t>. This may be of type Reference</w:t>
      </w:r>
      <w:bookmarkEnd w:id="4761"/>
      <w:r w:rsidRPr="00E77497">
        <w:t>.</w:t>
      </w:r>
      <w:bookmarkStart w:id="4762" w:name="_Toc382212443"/>
    </w:p>
    <w:p w14:paraId="62184116" w14:textId="77777777" w:rsidR="004C02EF" w:rsidRPr="00E77497" w:rsidRDefault="004C02EF" w:rsidP="004C02EF">
      <w:pPr>
        <w:pStyle w:val="Note"/>
      </w:pPr>
      <w:bookmarkStart w:id="4763" w:name="_Toc375031167"/>
      <w:bookmarkStart w:id="4764" w:name="_Ref381507044"/>
      <w:bookmarkStart w:id="4765" w:name="_Toc381513681"/>
      <w:bookmarkStart w:id="4766" w:name="_Toc382202827"/>
      <w:bookmarkStart w:id="4767" w:name="_Toc382203047"/>
      <w:bookmarkStart w:id="4768" w:name="_Toc382212203"/>
      <w:bookmarkStart w:id="4769" w:name="_Toc382212444"/>
      <w:bookmarkStart w:id="4770" w:name="_Toc382291548"/>
      <w:bookmarkStart w:id="4771" w:name="_Ref382714615"/>
      <w:bookmarkStart w:id="4772" w:name="_Toc385672187"/>
      <w:bookmarkEnd w:id="4762"/>
      <w:r w:rsidRPr="00E77497">
        <w:t>NOTE</w:t>
      </w:r>
      <w:r w:rsidRPr="00E77497">
        <w:tab/>
        <w:t xml:space="preserve">This algorithm does not apply GetValue to the result of evaluating Expression.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4773" w:name="_Toc393690282"/>
    </w:p>
    <w:p w14:paraId="5785E659" w14:textId="77777777" w:rsidR="004C02EF" w:rsidRPr="00E77497" w:rsidRDefault="004C02EF" w:rsidP="003A4B22">
      <w:pPr>
        <w:pStyle w:val="20"/>
        <w:numPr>
          <w:ilvl w:val="0"/>
          <w:numId w:val="0"/>
        </w:numPr>
      </w:pPr>
      <w:bookmarkStart w:id="4774" w:name="_Ref449966579"/>
      <w:bookmarkStart w:id="4775" w:name="_Toc472818821"/>
      <w:bookmarkStart w:id="4776" w:name="_Toc235503395"/>
      <w:bookmarkStart w:id="4777" w:name="_Toc241509170"/>
      <w:bookmarkStart w:id="4778" w:name="_Toc244416657"/>
      <w:bookmarkStart w:id="4779" w:name="_Toc276631021"/>
      <w:bookmarkStart w:id="4780" w:name="_Toc314500587"/>
      <w:r w:rsidRPr="00E77497">
        <w:t>11.2</w:t>
      </w:r>
      <w:r w:rsidRPr="00E77497">
        <w:tab/>
        <w:t>Left-Hand-Side Expression</w:t>
      </w:r>
      <w:bookmarkStart w:id="4781" w:name="_Toc382202828"/>
      <w:bookmarkStart w:id="4782" w:name="_Toc382203048"/>
      <w:bookmarkEnd w:id="4763"/>
      <w:bookmarkEnd w:id="4764"/>
      <w:bookmarkEnd w:id="4765"/>
      <w:bookmarkEnd w:id="4766"/>
      <w:bookmarkEnd w:id="4767"/>
      <w:bookmarkEnd w:id="4768"/>
      <w:bookmarkEnd w:id="4769"/>
      <w:bookmarkEnd w:id="4770"/>
      <w:bookmarkEnd w:id="4771"/>
      <w:bookmarkEnd w:id="4772"/>
      <w:bookmarkEnd w:id="4773"/>
      <w:bookmarkEnd w:id="4781"/>
      <w:bookmarkEnd w:id="4782"/>
      <w:r w:rsidRPr="00E77497">
        <w:t>s</w:t>
      </w:r>
      <w:bookmarkEnd w:id="4774"/>
      <w:bookmarkEnd w:id="4775"/>
      <w:bookmarkEnd w:id="4776"/>
      <w:bookmarkEnd w:id="4777"/>
      <w:bookmarkEnd w:id="4778"/>
      <w:bookmarkEnd w:id="4779"/>
      <w:bookmarkEnd w:id="4780"/>
    </w:p>
    <w:p w14:paraId="46E2B9C0" w14:textId="77777777" w:rsidR="004C02EF" w:rsidRPr="00E77497" w:rsidRDefault="004C02EF" w:rsidP="004C02EF">
      <w:pPr>
        <w:pStyle w:val="Syntax"/>
      </w:pPr>
      <w:r w:rsidRPr="00E77497">
        <w:t>Syntax</w:t>
      </w:r>
    </w:p>
    <w:p w14:paraId="02FCD74A"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38DBF1DF" w14:textId="77777777" w:rsidR="004C02EF" w:rsidRPr="00E77497" w:rsidRDefault="004C02EF" w:rsidP="004C02EF">
      <w:pPr>
        <w:pStyle w:val="SyntaxDefinition"/>
      </w:pPr>
      <w:r w:rsidRPr="00E77497">
        <w:t>PrimaryExpression</w:t>
      </w:r>
      <w:r w:rsidRPr="00E77497">
        <w:br/>
      </w:r>
      <w:del w:id="4783" w:author="Rev 4 Allen Wirfs-Brock" w:date="2011-11-07T09:11:00Z">
        <w:r w:rsidRPr="00E77497" w:rsidDel="00C85441">
          <w:delText>FunctionExpression</w:delText>
        </w:r>
        <w:r w:rsidRPr="00E77497" w:rsidDel="00C85441">
          <w:br/>
        </w:r>
      </w:del>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ins w:id="4784" w:author="Rev 4 Allen Wirfs-Brock" w:date="2011-10-18T17:10:00Z">
        <w:r w:rsidR="00AF6B71" w:rsidRPr="00E77497">
          <w:br/>
        </w:r>
      </w:ins>
      <w:ins w:id="4785" w:author="Rev 5 Allen Wirfs-Brock" w:date="2012-01-05T16:05:00Z">
        <w:r w:rsidR="00871E9A" w:rsidRPr="00E77497">
          <w:t>MemberExpression</w:t>
        </w:r>
        <w:r w:rsidR="00871E9A" w:rsidRPr="007870CC">
          <w:rPr>
            <w:rFonts w:ascii="Courier New" w:hAnsi="Courier New" w:cs="Courier New"/>
          </w:rPr>
          <w:t xml:space="preserve"> </w:t>
        </w:r>
        <w:r w:rsidR="00871E9A" w:rsidRPr="00E77497">
          <w:rPr>
            <w:rFonts w:ascii="Courier New" w:hAnsi="Courier New"/>
            <w:b/>
            <w:i w:val="0"/>
          </w:rPr>
          <w:t>&lt;|</w:t>
        </w:r>
        <w:r w:rsidR="00871E9A" w:rsidRPr="007870CC">
          <w:rPr>
            <w:rFonts w:ascii="Courier New" w:hAnsi="Courier New" w:cs="Courier New"/>
            <w:i w:val="0"/>
          </w:rPr>
          <w:t xml:space="preserve"> </w:t>
        </w:r>
        <w:r w:rsidR="00871E9A">
          <w:t>TriangleLiteral</w:t>
        </w:r>
        <w:r w:rsidR="00871E9A" w:rsidRPr="00E77497">
          <w:br/>
        </w:r>
      </w:ins>
      <w:ins w:id="4786" w:author="Rev 4 Allen Wirfs-Brock" w:date="2011-10-18T17:10:00Z">
        <w:r w:rsidR="00AF6B71" w:rsidRPr="00E77497">
          <w:rPr>
            <w:rFonts w:ascii="Courier New" w:hAnsi="Courier New"/>
            <w:b/>
            <w:i w:val="0"/>
          </w:rPr>
          <w:t>super</w:t>
        </w:r>
      </w:ins>
      <w:ins w:id="4787" w:author="Rev 4 Allen Wirfs-Brock" w:date="2011-10-18T17:32:00Z">
        <w:r w:rsidR="009B104F" w:rsidRPr="00E77497">
          <w:rPr>
            <w:rFonts w:ascii="Courier New" w:hAnsi="Courier New"/>
            <w:b/>
            <w:i w:val="0"/>
          </w:rPr>
          <w:t xml:space="preserve"> </w:t>
        </w:r>
      </w:ins>
      <w:ins w:id="4788" w:author="Rev 4 Allen Wirfs-Brock" w:date="2011-10-18T17:11:00Z">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ins>
      <w:r w:rsidRPr="00E77497">
        <w:br/>
      </w:r>
      <w:ins w:id="4789" w:author="Rev 4 Allen Wirfs-Brock" w:date="2011-10-18T17:11:00Z">
        <w:r w:rsidR="00623563" w:rsidRPr="00E77497">
          <w:rPr>
            <w:rFonts w:ascii="Courier New" w:hAnsi="Courier New"/>
            <w:b/>
            <w:i w:val="0"/>
          </w:rPr>
          <w:t>super</w:t>
        </w:r>
      </w:ins>
      <w:ins w:id="4790" w:author="Rev 4 Allen Wirfs-Brock" w:date="2011-10-18T17:32:00Z">
        <w:r w:rsidR="009B104F" w:rsidRPr="00E77497">
          <w:rPr>
            <w:rFonts w:ascii="Courier New" w:hAnsi="Courier New"/>
            <w:b/>
            <w:i w:val="0"/>
          </w:rPr>
          <w:t xml:space="preserve"> </w:t>
        </w:r>
      </w:ins>
      <w:ins w:id="4791" w:author="Rev 4 Allen Wirfs-Brock" w:date="2011-10-18T17:11:00Z">
        <w:r w:rsidR="00623563" w:rsidRPr="00E77497">
          <w:rPr>
            <w:rFonts w:ascii="Courier New" w:hAnsi="Courier New"/>
            <w:b/>
            <w:i w:val="0"/>
          </w:rPr>
          <w:t>.</w:t>
        </w:r>
      </w:ins>
      <w:ins w:id="4792" w:author="Rev 4 Allen Wirfs-Brock" w:date="2011-10-18T17:32:00Z">
        <w:r w:rsidR="009B104F" w:rsidRPr="00E77497">
          <w:t xml:space="preserve"> </w:t>
        </w:r>
      </w:ins>
      <w:ins w:id="4793" w:author="Rev 4 Allen Wirfs-Brock" w:date="2011-10-18T17:11:00Z">
        <w:r w:rsidR="00623563" w:rsidRPr="00E77497">
          <w:t>IdentifierName</w:t>
        </w:r>
        <w:r w:rsidR="00623563" w:rsidRPr="00E77497">
          <w:br/>
        </w:r>
      </w:ins>
      <w:ins w:id="4794" w:author="Rev 4 Allen Wirfs-Brock" w:date="2011-10-18T17:33:00Z">
        <w:del w:id="4795" w:author="Rev 5 Allen Wirfs-Brock" w:date="2012-01-05T16:05:00Z">
          <w:r w:rsidR="009B104F" w:rsidRPr="00E77497" w:rsidDel="00871E9A">
            <w:delText>MemberExpression</w:delText>
          </w:r>
          <w:r w:rsidR="009B104F" w:rsidRPr="00871E9A" w:rsidDel="00871E9A">
            <w:rPr>
              <w:rFonts w:ascii="Courier New" w:hAnsi="Courier New" w:cs="Courier New"/>
            </w:rPr>
            <w:delText xml:space="preserve"> </w:delText>
          </w:r>
          <w:r w:rsidR="009B104F" w:rsidRPr="00E77497" w:rsidDel="00871E9A">
            <w:rPr>
              <w:rFonts w:ascii="Courier New" w:hAnsi="Courier New"/>
              <w:b/>
              <w:i w:val="0"/>
            </w:rPr>
            <w:delText>&lt;|</w:delText>
          </w:r>
          <w:r w:rsidR="009B104F" w:rsidRPr="00871E9A" w:rsidDel="00871E9A">
            <w:rPr>
              <w:rFonts w:ascii="Courier New" w:hAnsi="Courier New" w:cs="Courier New"/>
              <w:i w:val="0"/>
            </w:rPr>
            <w:delText xml:space="preserve"> </w:delText>
          </w:r>
        </w:del>
      </w:ins>
      <w:ins w:id="4796" w:author="Rev 4 Allen Wirfs-Brock" w:date="2011-10-18T17:45:00Z">
        <w:del w:id="4797" w:author="Rev 5 Allen Wirfs-Brock" w:date="2012-01-05T16:00:00Z">
          <w:r w:rsidR="00C21799" w:rsidRPr="00E77497" w:rsidDel="00EB368B">
            <w:delText>SealedArrayLiteral</w:delText>
          </w:r>
        </w:del>
      </w:ins>
      <w:ins w:id="4798" w:author="Rev 4 Allen Wirfs-Brock" w:date="2011-10-18T17:33:00Z">
        <w:del w:id="4799" w:author="Rev 5 Allen Wirfs-Brock" w:date="2012-01-05T16:05:00Z">
          <w:r w:rsidR="009B104F" w:rsidRPr="00E77497" w:rsidDel="00871E9A">
            <w:br/>
          </w:r>
        </w:del>
      </w:ins>
      <w:ins w:id="4800" w:author="Rev 4 Allen Wirfs-Brock" w:date="2011-10-18T17:45:00Z">
        <w:del w:id="4801"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SealedObjectLiteral</w:delText>
          </w:r>
          <w:r w:rsidR="00C21799" w:rsidRPr="00E77497" w:rsidDel="00EB368B">
            <w:br/>
          </w:r>
        </w:del>
      </w:ins>
      <w:ins w:id="4802" w:author="Rev 4 Allen Wirfs-Brock" w:date="2011-10-18T17:47:00Z">
        <w:del w:id="4803"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FunctionExpression</w:delText>
          </w:r>
          <w:r w:rsidR="00C21799" w:rsidRPr="00E77497" w:rsidDel="00EB368B">
            <w:br/>
          </w:r>
        </w:del>
      </w:ins>
      <w:ins w:id="4804" w:author="Rev 4 Allen Wirfs-Brock" w:date="2011-10-18T17:54:00Z">
        <w:del w:id="4805" w:author="Rev 5 Allen Wirfs-Brock" w:date="2012-01-05T16:00:00Z">
          <w:r w:rsidR="00A76263" w:rsidRPr="00E77497" w:rsidDel="00EB368B">
            <w:delText xml:space="preserve">MemberExpression </w:delText>
          </w:r>
          <w:r w:rsidR="00A76263" w:rsidRPr="00E77497" w:rsidDel="00EB368B">
            <w:rPr>
              <w:rFonts w:ascii="Courier New" w:hAnsi="Courier New"/>
              <w:b/>
              <w:i w:val="0"/>
            </w:rPr>
            <w:delText>&lt;|</w:delText>
          </w:r>
          <w:r w:rsidR="00A76263" w:rsidRPr="00E77497" w:rsidDel="00EB368B">
            <w:delText xml:space="preserve"> ValueLiteral</w:delText>
          </w:r>
          <w:r w:rsidR="00A76263" w:rsidRPr="00E77497" w:rsidDel="00EB368B">
            <w:br/>
          </w:r>
        </w:del>
      </w:ins>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68DAD67F" w14:textId="77777777" w:rsidR="004C02EF" w:rsidRPr="00E77497" w:rsidRDefault="004C02EF" w:rsidP="004C02EF">
      <w:pPr>
        <w:pStyle w:val="SyntaxRule"/>
      </w:pPr>
      <w:r w:rsidRPr="00E77497">
        <w:t xml:space="preserve">NewExpression </w:t>
      </w:r>
      <w:r w:rsidRPr="00E77497">
        <w:rPr>
          <w:rFonts w:ascii="Arial" w:hAnsi="Arial"/>
          <w:b/>
          <w:i w:val="0"/>
        </w:rPr>
        <w:t>:</w:t>
      </w:r>
    </w:p>
    <w:p w14:paraId="2E63B8DA"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42B7608E" w14:textId="77777777" w:rsidR="004C02EF" w:rsidRPr="00E77497" w:rsidRDefault="004C02EF" w:rsidP="004C02EF">
      <w:pPr>
        <w:pStyle w:val="SyntaxRule"/>
      </w:pPr>
      <w:r w:rsidRPr="00E77497">
        <w:t xml:space="preserve">CallExpression </w:t>
      </w:r>
      <w:r w:rsidRPr="00E77497">
        <w:rPr>
          <w:rFonts w:ascii="Arial" w:hAnsi="Arial"/>
          <w:b/>
          <w:i w:val="0"/>
        </w:rPr>
        <w:t>:</w:t>
      </w:r>
    </w:p>
    <w:p w14:paraId="10000DDE"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ins w:id="4806" w:author="Rev 5 Allen Wirfs-Brock" w:date="2012-01-05T14:39:00Z">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ins>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ins w:id="4807" w:author="Rev 5 Allen Wirfs-Brock" w:date="2012-01-05T15:56:00Z">
        <w:r w:rsidR="00EB368B" w:rsidRPr="00EB368B">
          <w:rPr>
            <w:rFonts w:ascii="Courier New" w:hAnsi="Courier New"/>
            <w:b/>
            <w:i w:val="0"/>
          </w:rPr>
          <w:t xml:space="preserve"> </w:t>
        </w:r>
        <w:r w:rsidR="00EB368B" w:rsidRPr="00E77497">
          <w:rPr>
            <w:rFonts w:ascii="Courier New" w:hAnsi="Courier New"/>
            <w:b/>
            <w:i w:val="0"/>
          </w:rPr>
          <w:br/>
        </w:r>
        <w:r w:rsidR="00EB368B">
          <w:t>CallExpression</w:t>
        </w:r>
      </w:ins>
      <w:ins w:id="4808" w:author="Rev 5 Allen Wirfs-Brock" w:date="2012-01-05T15:57:00Z">
        <w:r w:rsidR="00EB368B" w:rsidRPr="00871E9A">
          <w:rPr>
            <w:rFonts w:ascii="Courier New" w:hAnsi="Courier New" w:cs="Courier New"/>
          </w:rPr>
          <w:t xml:space="preserve"> </w:t>
        </w:r>
        <w:r w:rsidR="00EB368B" w:rsidRPr="00E77497">
          <w:rPr>
            <w:rFonts w:ascii="Courier New" w:hAnsi="Courier New"/>
            <w:b/>
            <w:i w:val="0"/>
          </w:rPr>
          <w:t>&lt;|</w:t>
        </w:r>
      </w:ins>
      <w:ins w:id="4809" w:author="Rev 5 Allen Wirfs-Brock" w:date="2012-01-05T15:56:00Z">
        <w:r w:rsidR="00EB368B" w:rsidRPr="00871E9A">
          <w:rPr>
            <w:rFonts w:ascii="Courier New" w:hAnsi="Courier New" w:cs="Courier New"/>
          </w:rPr>
          <w:t xml:space="preserve"> </w:t>
        </w:r>
      </w:ins>
      <w:ins w:id="4810" w:author="Rev 5 Allen Wirfs-Brock" w:date="2012-01-05T15:58:00Z">
        <w:r w:rsidR="00EB368B">
          <w:t>TriangleLiteral</w:t>
        </w:r>
      </w:ins>
    </w:p>
    <w:p w14:paraId="6D20AECD" w14:textId="77777777" w:rsidR="004C02EF" w:rsidRPr="00E77497" w:rsidRDefault="004C02EF" w:rsidP="004C02EF">
      <w:pPr>
        <w:pStyle w:val="SyntaxRule"/>
      </w:pPr>
      <w:r w:rsidRPr="00E77497">
        <w:t xml:space="preserve">Arguments </w:t>
      </w:r>
      <w:r w:rsidRPr="00E77497">
        <w:rPr>
          <w:rFonts w:ascii="Arial" w:hAnsi="Arial"/>
          <w:b/>
          <w:i w:val="0"/>
        </w:rPr>
        <w:t>:</w:t>
      </w:r>
    </w:p>
    <w:p w14:paraId="19DECE4F"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139D6C77" w14:textId="77777777" w:rsidR="004C02EF" w:rsidRPr="00E77497" w:rsidRDefault="004C02EF" w:rsidP="004C02EF">
      <w:pPr>
        <w:pStyle w:val="SyntaxRule"/>
      </w:pPr>
      <w:r w:rsidRPr="00E77497">
        <w:t xml:space="preserve">ArgumentList </w:t>
      </w:r>
      <w:r w:rsidRPr="00E77497">
        <w:rPr>
          <w:rFonts w:ascii="Arial" w:hAnsi="Arial"/>
          <w:b/>
          <w:i w:val="0"/>
        </w:rPr>
        <w:t>:</w:t>
      </w:r>
    </w:p>
    <w:p w14:paraId="1956DAD0" w14:textId="77777777" w:rsidR="004C02EF" w:rsidRPr="00E77497" w:rsidRDefault="004C02EF" w:rsidP="004C02EF">
      <w:pPr>
        <w:pStyle w:val="SyntaxDefinition"/>
      </w:pPr>
      <w:r w:rsidRPr="00E77497">
        <w:t>AssignmentExpression</w:t>
      </w:r>
      <w:ins w:id="4811" w:author="Allen Wirfs-Brock" w:date="2011-07-05T10:44:00Z">
        <w:r w:rsidR="001C6F64" w:rsidRPr="00E77497">
          <w:br/>
        </w:r>
        <w:r w:rsidR="001C6F64" w:rsidRPr="00E77497">
          <w:rPr>
            <w:rFonts w:ascii="Courier New" w:hAnsi="Courier New"/>
            <w:b/>
            <w:i w:val="0"/>
          </w:rPr>
          <w:t xml:space="preserve">... </w:t>
        </w:r>
        <w:r w:rsidR="001C6F64" w:rsidRPr="00E77497">
          <w:t>AssignmentExpression</w:t>
        </w:r>
        <w:r w:rsidR="001C6F64" w:rsidRPr="00E77497">
          <w:br/>
        </w:r>
      </w:ins>
      <w:r w:rsidR="001C6F64" w:rsidRPr="00E77497">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ins w:id="4812" w:author="Allen Wirfs-Brock" w:date="2011-07-05T10:45:00Z">
        <w:r w:rsidR="001C6F64" w:rsidRPr="00E77497">
          <w:rPr>
            <w:rFonts w:ascii="Courier New" w:hAnsi="Courier New"/>
            <w:b/>
            <w:i w:val="0"/>
          </w:rPr>
          <w:t xml:space="preserve">... </w:t>
        </w:r>
      </w:ins>
      <w:r w:rsidRPr="00E77497">
        <w:t>AssignmentExpression</w:t>
      </w:r>
    </w:p>
    <w:p w14:paraId="34151F47" w14:textId="77777777" w:rsidR="00EB368B" w:rsidRPr="00E77497" w:rsidRDefault="00EB368B" w:rsidP="00EB368B">
      <w:pPr>
        <w:pStyle w:val="SyntaxRule"/>
        <w:rPr>
          <w:ins w:id="4813" w:author="Rev 5 Allen Wirfs-Brock" w:date="2012-01-05T15:59:00Z"/>
        </w:rPr>
      </w:pPr>
      <w:ins w:id="4814" w:author="Rev 5 Allen Wirfs-Brock" w:date="2012-01-05T15:59:00Z">
        <w:r>
          <w:t xml:space="preserve">TriangleLiteral </w:t>
        </w:r>
        <w:r w:rsidRPr="00E77497">
          <w:rPr>
            <w:rFonts w:ascii="Arial" w:hAnsi="Arial"/>
            <w:b/>
            <w:i w:val="0"/>
          </w:rPr>
          <w:t>:</w:t>
        </w:r>
      </w:ins>
    </w:p>
    <w:p w14:paraId="295DA5BC" w14:textId="77777777" w:rsidR="00EB368B" w:rsidRPr="00E77497" w:rsidRDefault="00EB368B" w:rsidP="00EB368B">
      <w:pPr>
        <w:pStyle w:val="SyntaxDefinition"/>
        <w:rPr>
          <w:ins w:id="4815" w:author="Rev 5 Allen Wirfs-Brock" w:date="2012-01-05T15:59:00Z"/>
        </w:rPr>
      </w:pPr>
      <w:ins w:id="4816" w:author="Rev 5 Allen Wirfs-Brock" w:date="2012-01-05T15:59:00Z">
        <w:r w:rsidRPr="00E77497">
          <w:t>SealedArrayLiteral</w:t>
        </w:r>
        <w:r w:rsidRPr="00E77497">
          <w:br/>
          <w:t>SealedObjectLiteral</w:t>
        </w:r>
        <w:r w:rsidRPr="00E77497">
          <w:br/>
          <w:t>FunctionExpression</w:t>
        </w:r>
        <w:r w:rsidRPr="00E77497">
          <w:br/>
          <w:t>ValueLiteral</w:t>
        </w:r>
      </w:ins>
    </w:p>
    <w:p w14:paraId="08ABE6F5"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45C7E752" w14:textId="77777777" w:rsidR="004C02EF" w:rsidRPr="00E77497" w:rsidRDefault="004C02EF" w:rsidP="004C02EF">
      <w:pPr>
        <w:pStyle w:val="SyntaxDefinition"/>
      </w:pPr>
      <w:r w:rsidRPr="00E77497">
        <w:t>NewExpression</w:t>
      </w:r>
      <w:r w:rsidRPr="00E77497">
        <w:br/>
        <w:t>CallExpression</w:t>
      </w:r>
      <w:bookmarkStart w:id="4817" w:name="_Toc375031168"/>
      <w:bookmarkStart w:id="4818" w:name="_Toc381513682"/>
      <w:bookmarkStart w:id="4819" w:name="_Toc382202829"/>
      <w:bookmarkStart w:id="4820" w:name="_Toc382203049"/>
      <w:bookmarkStart w:id="4821" w:name="_Toc382212204"/>
      <w:bookmarkStart w:id="4822" w:name="_Toc382212445"/>
      <w:bookmarkStart w:id="4823" w:name="_Toc382291549"/>
      <w:bookmarkStart w:id="4824" w:name="_Toc385672188"/>
      <w:bookmarkStart w:id="4825" w:name="_Toc393690283"/>
    </w:p>
    <w:p w14:paraId="210215F9" w14:textId="77777777" w:rsidR="004C02EF" w:rsidRPr="00E77497" w:rsidRDefault="004C02EF" w:rsidP="003A4B22">
      <w:pPr>
        <w:pStyle w:val="30"/>
        <w:numPr>
          <w:ilvl w:val="0"/>
          <w:numId w:val="0"/>
        </w:numPr>
      </w:pPr>
      <w:bookmarkStart w:id="4826" w:name="_Ref457437585"/>
      <w:bookmarkStart w:id="4827" w:name="_Ref457437586"/>
      <w:bookmarkStart w:id="4828" w:name="_Ref457437587"/>
      <w:bookmarkStart w:id="4829" w:name="_Ref457437588"/>
      <w:bookmarkStart w:id="4830" w:name="_Ref457437589"/>
      <w:bookmarkStart w:id="4831" w:name="_Ref457437593"/>
      <w:bookmarkStart w:id="4832" w:name="_Toc472818822"/>
      <w:bookmarkStart w:id="4833" w:name="_Toc235503396"/>
      <w:bookmarkStart w:id="4834" w:name="_Toc241509171"/>
      <w:bookmarkStart w:id="4835" w:name="_Toc244416658"/>
      <w:bookmarkStart w:id="4836" w:name="_Toc276631022"/>
      <w:bookmarkStart w:id="4837" w:name="_Toc314500588"/>
      <w:r w:rsidRPr="00E77497">
        <w:t>11.2.1</w:t>
      </w:r>
      <w:r w:rsidRPr="00E77497">
        <w:tab/>
        <w:t>Property Accessor</w:t>
      </w:r>
      <w:bookmarkStart w:id="4838" w:name="_Toc382202830"/>
      <w:bookmarkStart w:id="4839" w:name="_Toc382203050"/>
      <w:bookmarkEnd w:id="4817"/>
      <w:bookmarkEnd w:id="4818"/>
      <w:bookmarkEnd w:id="4819"/>
      <w:bookmarkEnd w:id="4820"/>
      <w:bookmarkEnd w:id="4821"/>
      <w:bookmarkEnd w:id="4822"/>
      <w:bookmarkEnd w:id="4823"/>
      <w:bookmarkEnd w:id="4824"/>
      <w:bookmarkEnd w:id="4825"/>
      <w:bookmarkEnd w:id="4838"/>
      <w:bookmarkEnd w:id="4839"/>
      <w:r w:rsidRPr="00E77497">
        <w:t>s</w:t>
      </w:r>
      <w:bookmarkEnd w:id="4826"/>
      <w:bookmarkEnd w:id="4827"/>
      <w:bookmarkEnd w:id="4828"/>
      <w:bookmarkEnd w:id="4829"/>
      <w:bookmarkEnd w:id="4830"/>
      <w:bookmarkEnd w:id="4831"/>
      <w:bookmarkEnd w:id="4832"/>
      <w:bookmarkEnd w:id="4833"/>
      <w:bookmarkEnd w:id="4834"/>
      <w:bookmarkEnd w:id="4835"/>
      <w:bookmarkEnd w:id="4836"/>
      <w:bookmarkEnd w:id="4837"/>
    </w:p>
    <w:p w14:paraId="6811BB7C" w14:textId="77777777" w:rsidR="004C02EF" w:rsidRPr="00E77497" w:rsidRDefault="004C02EF" w:rsidP="004C02EF">
      <w:r w:rsidRPr="00E77497">
        <w:t>Properties are accessed by name, using either the dot notation:</w:t>
      </w:r>
    </w:p>
    <w:p w14:paraId="0B526F93"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748F009D" w14:textId="77777777" w:rsidR="004C02EF" w:rsidRPr="004D1BD1" w:rsidRDefault="004C02EF" w:rsidP="004C02EF">
      <w:pPr>
        <w:spacing w:after="120"/>
      </w:pPr>
      <w:r w:rsidRPr="004D1BD1">
        <w:t>or the bracket notation:</w:t>
      </w:r>
    </w:p>
    <w:p w14:paraId="2D17794D"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789558F5" w14:textId="77777777" w:rsidR="004C02EF" w:rsidRPr="00B820AB" w:rsidRDefault="004C02EF" w:rsidP="004C02EF">
      <w:pPr>
        <w:spacing w:after="120"/>
      </w:pPr>
      <w:r w:rsidRPr="009C202C">
        <w:t>The dot notation is explained by the following</w:t>
      </w:r>
      <w:r w:rsidRPr="00B820AB">
        <w:t xml:space="preserve"> syntactic conversion:</w:t>
      </w:r>
    </w:p>
    <w:p w14:paraId="1482B4FB"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7565ABF7" w14:textId="77777777" w:rsidR="004C02EF" w:rsidRPr="00E77497" w:rsidRDefault="004C02EF" w:rsidP="004C02EF">
      <w:pPr>
        <w:spacing w:after="120"/>
      </w:pPr>
      <w:r w:rsidRPr="00E77497">
        <w:t>is identical in its behaviour to</w:t>
      </w:r>
    </w:p>
    <w:p w14:paraId="58831811"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383F2F66" w14:textId="77777777" w:rsidR="004C02EF" w:rsidRPr="00E77497" w:rsidRDefault="004C02EF" w:rsidP="004C02EF">
      <w:pPr>
        <w:spacing w:after="120"/>
      </w:pPr>
      <w:r w:rsidRPr="00E77497">
        <w:t>and similarly</w:t>
      </w:r>
    </w:p>
    <w:p w14:paraId="6B0A331E"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015808A7" w14:textId="77777777" w:rsidR="004C02EF" w:rsidRPr="00E77497" w:rsidRDefault="004C02EF" w:rsidP="004C02EF">
      <w:pPr>
        <w:keepNext/>
        <w:spacing w:after="120"/>
      </w:pPr>
      <w:r w:rsidRPr="00E77497">
        <w:t>is identical in its behaviour to</w:t>
      </w:r>
    </w:p>
    <w:p w14:paraId="2950A0CC"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15357972"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3F80C665" w14:textId="77777777" w:rsidR="00D35EDC" w:rsidRPr="00E77497" w:rsidRDefault="00D35EDC" w:rsidP="00D35EDC">
      <w:pPr>
        <w:keepNext/>
        <w:rPr>
          <w:ins w:id="4840" w:author="Rev 4 Allen Wirfs-Brock" w:date="2011-10-15T09:27:00Z"/>
          <w:rFonts w:ascii="Helvetica" w:hAnsi="Helvetica"/>
          <w:b/>
        </w:rPr>
      </w:pPr>
      <w:ins w:id="4841" w:author="Rev 4 Allen Wirfs-Brock" w:date="2011-10-15T09:27:00Z">
        <w:r w:rsidRPr="00E77497">
          <w:rPr>
            <w:rFonts w:ascii="Helvetica" w:hAnsi="Helvetica"/>
            <w:b/>
          </w:rPr>
          <w:t xml:space="preserve">Runtime Semantics: </w:t>
        </w:r>
        <w:r w:rsidRPr="00E77497">
          <w:rPr>
            <w:rFonts w:ascii="Helvetica" w:hAnsi="Helvetica"/>
            <w:b/>
            <w:spacing w:val="6"/>
          </w:rPr>
          <w:t>Evaluation</w:t>
        </w:r>
      </w:ins>
    </w:p>
    <w:p w14:paraId="4A47E6D2" w14:textId="77777777" w:rsidR="004C02EF" w:rsidRPr="00E77497" w:rsidRDefault="004C02EF" w:rsidP="004C02EF">
      <w:del w:id="4842" w:author="Rev 4 Allen Wirfs-Brock" w:date="2011-10-15T09:27: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4843" w:author="Rev 4 Allen Wirfs-Brock" w:date="2011-10-15T09:27:00Z">
        <w:r w:rsidRPr="00E77497" w:rsidDel="00D35EDC">
          <w:delText>is evaluated as follows:</w:delText>
        </w:r>
      </w:del>
      <w:bookmarkStart w:id="4844" w:name="_Toc382212446"/>
    </w:p>
    <w:p w14:paraId="436EEB71" w14:textId="77777777"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4844"/>
      <w:r w:rsidRPr="00E77497">
        <w:t>.</w:t>
      </w:r>
      <w:bookmarkStart w:id="4845" w:name="_Toc382212447"/>
    </w:p>
    <w:p w14:paraId="114B3023" w14:textId="77777777"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4845"/>
      <w:r w:rsidRPr="00E77497">
        <w:t>.</w:t>
      </w:r>
      <w:bookmarkStart w:id="4846" w:name="_Toc382212448"/>
    </w:p>
    <w:p w14:paraId="0C825947" w14:textId="77777777"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4846"/>
      <w:r w:rsidRPr="00E77497">
        <w:t>.</w:t>
      </w:r>
      <w:bookmarkStart w:id="4847" w:name="_Toc382212449"/>
    </w:p>
    <w:p w14:paraId="7FA7B2DC" w14:textId="77777777"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4847"/>
      <w:r w:rsidRPr="00E77497">
        <w:t>.</w:t>
      </w:r>
      <w:bookmarkStart w:id="4848" w:name="_Toc382212450"/>
    </w:p>
    <w:p w14:paraId="5F85995B" w14:textId="77777777" w:rsidR="004C02EF" w:rsidRPr="00E77497" w:rsidRDefault="004C02EF" w:rsidP="009E3FF6">
      <w:pPr>
        <w:pStyle w:val="Alg3"/>
        <w:numPr>
          <w:ilvl w:val="0"/>
          <w:numId w:val="59"/>
        </w:numPr>
      </w:pPr>
      <w:r w:rsidRPr="00E77497">
        <w:t>Call CheckObjectCoercible(</w:t>
      </w:r>
      <w:r w:rsidRPr="00E77497">
        <w:rPr>
          <w:i/>
        </w:rPr>
        <w:t>baseValue</w:t>
      </w:r>
      <w:r w:rsidRPr="00E77497">
        <w:t>)</w:t>
      </w:r>
      <w:bookmarkEnd w:id="4848"/>
      <w:r w:rsidRPr="00E77497">
        <w:t>.</w:t>
      </w:r>
      <w:bookmarkStart w:id="4849" w:name="_Toc382212451"/>
    </w:p>
    <w:p w14:paraId="23592694" w14:textId="77777777"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4849"/>
      <w:r w:rsidRPr="00E77497">
        <w:t>.</w:t>
      </w:r>
      <w:bookmarkStart w:id="4850" w:name="_Toc382212452"/>
    </w:p>
    <w:p w14:paraId="2E29D289" w14:textId="77777777" w:rsidR="004C02EF" w:rsidRPr="00E77497" w:rsidRDefault="004C02EF" w:rsidP="009E3FF6">
      <w:pPr>
        <w:pStyle w:val="Alg3"/>
        <w:numPr>
          <w:ilvl w:val="0"/>
          <w:numId w:val="59"/>
        </w:numPr>
      </w:pPr>
      <w:r w:rsidRPr="00E77497">
        <w:t>If the</w:t>
      </w:r>
      <w:ins w:id="4851" w:author="Rev 5 Allen Wirfs-Brock" w:date="2012-01-11T14:19:00Z">
        <w:r w:rsidR="000847C5">
          <w:t xml:space="preserve"> code matched by the</w:t>
        </w:r>
      </w:ins>
      <w:r w:rsidRPr="00E77497">
        <w:t xml:space="preserve"> syntactic production that is being evaluated is </w:t>
      </w:r>
      <w:del w:id="4852" w:author="Rev 5 Allen Wirfs-Brock" w:date="2012-01-11T14:19:00Z">
        <w:r w:rsidRPr="00E77497" w:rsidDel="000847C5">
          <w:delText xml:space="preserve">contained in </w:delText>
        </w:r>
      </w:del>
      <w:r w:rsidRPr="00E77497">
        <w:t xml:space="preserve">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157E9249" w14:textId="77777777" w:rsidR="004C02EF" w:rsidRPr="00E77497" w:rsidRDefault="004C02EF" w:rsidP="009E3FF6">
      <w:pPr>
        <w:pStyle w:val="Alg3"/>
        <w:numPr>
          <w:ilvl w:val="0"/>
          <w:numId w:val="59"/>
        </w:numPr>
        <w:spacing w:after="220"/>
      </w:pPr>
      <w:r w:rsidRPr="00E77497">
        <w:t xml:space="preserve">Return a value of type Reference whose base value is </w:t>
      </w:r>
      <w:r w:rsidRPr="00E77497">
        <w:rPr>
          <w:i/>
        </w:rPr>
        <w:t>baseValue</w:t>
      </w:r>
      <w:r w:rsidRPr="00E77497">
        <w:t xml:space="preserve"> and whose referenced name is </w:t>
      </w:r>
      <w:bookmarkEnd w:id="4850"/>
      <w:r w:rsidRPr="00E77497">
        <w:rPr>
          <w:i/>
        </w:rPr>
        <w:t>propertyNameString</w:t>
      </w:r>
      <w:r w:rsidRPr="00E77497">
        <w:t xml:space="preserve">, and whose strict mode flag is </w:t>
      </w:r>
      <w:r w:rsidRPr="00E77497">
        <w:rPr>
          <w:i/>
        </w:rPr>
        <w:t>strict</w:t>
      </w:r>
      <w:r w:rsidRPr="00E77497">
        <w:t>.</w:t>
      </w:r>
      <w:bookmarkStart w:id="4853" w:name="_Toc375031170"/>
      <w:bookmarkStart w:id="4854" w:name="_Toc381513684"/>
      <w:bookmarkStart w:id="4855" w:name="_Ref381525416"/>
      <w:bookmarkStart w:id="4856" w:name="_Toc382202834"/>
      <w:bookmarkStart w:id="4857" w:name="_Toc382212206"/>
      <w:bookmarkStart w:id="4858" w:name="_Toc382212460"/>
      <w:bookmarkStart w:id="4859" w:name="_Toc382291551"/>
    </w:p>
    <w:p w14:paraId="33BEBD0F" w14:textId="77777777" w:rsidR="00D35EDC" w:rsidRPr="00E77497" w:rsidRDefault="004C02EF" w:rsidP="004C02EF">
      <w:pPr>
        <w:rPr>
          <w:ins w:id="4860" w:author="Rev 4 Allen Wirfs-Brock" w:date="2011-10-15T09:28:00Z"/>
        </w:rPr>
      </w:pPr>
      <w:del w:id="4861" w:author="Rev 4 Allen Wirfs-Brock" w:date="2011-10-15T09:27:00Z">
        <w:r w:rsidRPr="00E77497" w:rsidDel="00D35EDC">
          <w:delText xml:space="preserve">The production </w:delText>
        </w:r>
      </w:del>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3767A751" w14:textId="77777777" w:rsidR="004C02EF" w:rsidRPr="00E77497" w:rsidRDefault="004C02EF" w:rsidP="004C02EF">
      <w:del w:id="4862" w:author="Rev 4 Allen Wirfs-Brock" w:date="2011-10-15T09:28:00Z">
        <w:r w:rsidRPr="00E77497" w:rsidDel="00D35EDC">
          <w:delText xml:space="preserve">is </w:delText>
        </w:r>
      </w:del>
      <w:ins w:id="4863" w:author="Rev 4 Allen Wirfs-Brock" w:date="2011-10-15T09:28:00Z">
        <w:r w:rsidR="00D35EDC" w:rsidRPr="00E77497">
          <w:t xml:space="preserve">Is </w:t>
        </w:r>
      </w:ins>
      <w:r w:rsidRPr="00E77497">
        <w:t>evaluated in exactly the same manner</w:t>
      </w:r>
      <w:ins w:id="4864" w:author="Rev 4 Allen Wirfs-Brock" w:date="2011-10-15T09:28:00Z">
        <w:r w:rsidR="00D35EDC" w:rsidRPr="00E77497">
          <w:t xml:space="preserve"> as</w:t>
        </w:r>
        <w:r w:rsidR="00D35EDC" w:rsidRPr="00E77497">
          <w:rPr>
            <w:rStyle w:val="bnf"/>
          </w:rPr>
          <w:t xml:space="preserve"> MemberExpression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Fonts w:ascii="Courier New" w:hAnsi="Courier New"/>
            <w:b/>
          </w:rPr>
          <w:t>[</w:t>
        </w:r>
        <w:r w:rsidR="00D35EDC" w:rsidRPr="00E77497">
          <w:t xml:space="preserve"> </w:t>
        </w:r>
        <w:r w:rsidR="00D35EDC" w:rsidRPr="00E77497">
          <w:rPr>
            <w:rStyle w:val="bnf"/>
          </w:rPr>
          <w:t>Expression</w:t>
        </w:r>
        <w:r w:rsidR="00D35EDC" w:rsidRPr="00E77497">
          <w:t xml:space="preserve"> </w:t>
        </w:r>
        <w:r w:rsidR="00D35EDC" w:rsidRPr="00E77497">
          <w:rPr>
            <w:rFonts w:ascii="Courier New" w:hAnsi="Courier New"/>
            <w:b/>
          </w:rPr>
          <w:t>]</w:t>
        </w:r>
      </w:ins>
      <w:del w:id="4865" w:author="Rev 4 Allen Wirfs-Brock" w:date="2011-10-15T09:28:00Z">
        <w:r w:rsidRPr="00E77497" w:rsidDel="00D35EDC">
          <w:delText>,</w:delText>
        </w:r>
      </w:del>
      <w:r w:rsidRPr="00E77497">
        <w:t xml:space="preserve"> except that the contained </w:t>
      </w:r>
      <w:r w:rsidRPr="00E77497">
        <w:rPr>
          <w:rStyle w:val="bnf"/>
        </w:rPr>
        <w:t>CallExpression</w:t>
      </w:r>
      <w:r w:rsidRPr="00E77497">
        <w:t xml:space="preserve"> is evaluated in step 1.</w:t>
      </w:r>
      <w:bookmarkStart w:id="4866" w:name="_Toc385672189"/>
      <w:bookmarkStart w:id="4867" w:name="_Toc393690284"/>
    </w:p>
    <w:p w14:paraId="1E8A911D" w14:textId="77777777" w:rsidR="004C02EF" w:rsidRPr="00E77497" w:rsidRDefault="004C02EF" w:rsidP="003A4B22">
      <w:pPr>
        <w:pStyle w:val="30"/>
        <w:numPr>
          <w:ilvl w:val="0"/>
          <w:numId w:val="0"/>
        </w:numPr>
      </w:pPr>
      <w:bookmarkStart w:id="4868" w:name="_Ref455972170"/>
      <w:bookmarkStart w:id="4869" w:name="_Ref456011197"/>
      <w:bookmarkStart w:id="4870" w:name="_Toc472818823"/>
      <w:bookmarkStart w:id="4871" w:name="_Toc235503397"/>
      <w:bookmarkStart w:id="4872" w:name="_Toc241509172"/>
      <w:bookmarkStart w:id="4873" w:name="_Toc244416659"/>
      <w:bookmarkStart w:id="4874" w:name="_Toc276631023"/>
      <w:bookmarkStart w:id="4875" w:name="_Toc314500589"/>
      <w:r w:rsidRPr="00E77497">
        <w:t>11.2.2</w:t>
      </w:r>
      <w:r w:rsidRPr="00E77497">
        <w:tab/>
        <w:t xml:space="preserve">The </w:t>
      </w:r>
      <w:r w:rsidRPr="00E77497">
        <w:rPr>
          <w:rFonts w:ascii="Courier New" w:hAnsi="Courier New"/>
          <w:sz w:val="22"/>
        </w:rPr>
        <w:t>new</w:t>
      </w:r>
      <w:r w:rsidRPr="00E77497">
        <w:rPr>
          <w:sz w:val="22"/>
        </w:rPr>
        <w:t xml:space="preserve"> </w:t>
      </w:r>
      <w:r w:rsidRPr="00E77497">
        <w:t>Operato</w:t>
      </w:r>
      <w:bookmarkEnd w:id="4853"/>
      <w:bookmarkEnd w:id="4854"/>
      <w:bookmarkEnd w:id="4855"/>
      <w:bookmarkEnd w:id="4856"/>
      <w:bookmarkEnd w:id="4857"/>
      <w:bookmarkEnd w:id="4858"/>
      <w:bookmarkEnd w:id="4859"/>
      <w:bookmarkEnd w:id="4866"/>
      <w:bookmarkEnd w:id="4867"/>
      <w:r w:rsidRPr="00E77497">
        <w:t>r</w:t>
      </w:r>
      <w:bookmarkEnd w:id="4868"/>
      <w:bookmarkEnd w:id="4869"/>
      <w:bookmarkEnd w:id="4870"/>
      <w:bookmarkEnd w:id="4871"/>
      <w:bookmarkEnd w:id="4872"/>
      <w:bookmarkEnd w:id="4873"/>
      <w:bookmarkEnd w:id="4874"/>
      <w:bookmarkEnd w:id="4875"/>
    </w:p>
    <w:p w14:paraId="44EDD256" w14:textId="77777777" w:rsidR="00D35EDC" w:rsidRPr="00E77497" w:rsidRDefault="00D35EDC" w:rsidP="00D35EDC">
      <w:pPr>
        <w:keepNext/>
        <w:rPr>
          <w:ins w:id="4876" w:author="Rev 4 Allen Wirfs-Brock" w:date="2011-10-15T09:29:00Z"/>
          <w:rFonts w:ascii="Helvetica" w:hAnsi="Helvetica"/>
          <w:b/>
        </w:rPr>
      </w:pPr>
      <w:ins w:id="4877"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72AB0E0C" w14:textId="77777777" w:rsidR="004C02EF" w:rsidRPr="00E77497" w:rsidRDefault="004C02EF" w:rsidP="004C02EF">
      <w:del w:id="4878" w:author="Rev 4 Allen Wirfs-Brock" w:date="2011-10-15T09:29:00Z">
        <w:r w:rsidRPr="00E77497" w:rsidDel="00D35EDC">
          <w:delText xml:space="preserve">The production </w:delText>
        </w:r>
        <w:r w:rsidRPr="00E77497" w:rsidDel="00D35EDC">
          <w:rPr>
            <w:rStyle w:val="bnf"/>
          </w:rPr>
          <w:delText>NewExpression</w:delText>
        </w:r>
        <w:r w:rsidRPr="00E77497" w:rsidDel="00D35EDC">
          <w:rPr>
            <w:i/>
          </w:rPr>
          <w:delText xml:space="preserve"> </w:delText>
        </w:r>
        <w:r w:rsidRPr="00E77497" w:rsidDel="00D35EDC">
          <w:rPr>
            <w:b/>
          </w:rPr>
          <w:delText>:</w:delText>
        </w:r>
        <w:r w:rsidRPr="00E77497" w:rsidDel="00D35EDC">
          <w:rPr>
            <w:i/>
          </w:rPr>
          <w:delText xml:space="preserve"> </w:delText>
        </w:r>
      </w:del>
      <w:r w:rsidRPr="00E77497">
        <w:rPr>
          <w:rFonts w:ascii="Courier New" w:hAnsi="Courier New"/>
          <w:b/>
        </w:rPr>
        <w:t>new</w:t>
      </w:r>
      <w:r w:rsidRPr="00E77497">
        <w:rPr>
          <w:i/>
        </w:rPr>
        <w:t xml:space="preserve"> </w:t>
      </w:r>
      <w:r w:rsidRPr="00E77497">
        <w:rPr>
          <w:rStyle w:val="bnf"/>
        </w:rPr>
        <w:t>NewExpression</w:t>
      </w:r>
      <w:r w:rsidRPr="00E77497">
        <w:rPr>
          <w:i/>
        </w:rPr>
        <w:t xml:space="preserve"> </w:t>
      </w:r>
      <w:del w:id="4879" w:author="Rev 4 Allen Wirfs-Brock" w:date="2011-10-15T09:29:00Z">
        <w:r w:rsidRPr="00E77497" w:rsidDel="00D35EDC">
          <w:delText>is evaluated as follows:</w:delText>
        </w:r>
      </w:del>
      <w:bookmarkStart w:id="4880" w:name="_Toc382212461"/>
    </w:p>
    <w:p w14:paraId="2746D646" w14:textId="77777777"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4880"/>
      <w:r w:rsidRPr="00E77497">
        <w:t>.</w:t>
      </w:r>
      <w:bookmarkStart w:id="4881" w:name="_Toc382212462"/>
    </w:p>
    <w:p w14:paraId="63971544" w14:textId="77777777"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4881"/>
      <w:r w:rsidRPr="00E77497">
        <w:t>.</w:t>
      </w:r>
      <w:bookmarkStart w:id="4882" w:name="_Toc382212463"/>
    </w:p>
    <w:p w14:paraId="3617C9BD" w14:textId="77777777" w:rsidR="004C02EF" w:rsidRPr="00E77497" w:rsidRDefault="004C02EF" w:rsidP="009E3FF6">
      <w:pPr>
        <w:pStyle w:val="Alg3"/>
        <w:numPr>
          <w:ilvl w:val="0"/>
          <w:numId w:val="60"/>
        </w:numPr>
      </w:pPr>
      <w:r w:rsidRPr="00E77497">
        <w:t>If Type(</w:t>
      </w:r>
      <w:r w:rsidRPr="00E77497">
        <w:rPr>
          <w:i/>
        </w:rPr>
        <w:t>constructor</w:t>
      </w:r>
      <w:r w:rsidRPr="00E77497">
        <w:t xml:space="preserve">) is not Object, </w:t>
      </w:r>
      <w:bookmarkStart w:id="4883" w:name="_Toc382212464"/>
      <w:bookmarkEnd w:id="4882"/>
      <w:r w:rsidRPr="00E77497">
        <w:t xml:space="preserve">throw a </w:t>
      </w:r>
      <w:r w:rsidRPr="00E77497">
        <w:rPr>
          <w:b/>
        </w:rPr>
        <w:t>TypeError</w:t>
      </w:r>
      <w:r w:rsidRPr="00E77497">
        <w:t xml:space="preserve"> exception.</w:t>
      </w:r>
    </w:p>
    <w:p w14:paraId="49A3310D" w14:textId="77777777" w:rsidR="004C02EF" w:rsidRPr="00E77497" w:rsidRDefault="004C02EF" w:rsidP="009E3FF6">
      <w:pPr>
        <w:pStyle w:val="Alg3"/>
        <w:numPr>
          <w:ilvl w:val="0"/>
          <w:numId w:val="60"/>
        </w:numPr>
      </w:pPr>
      <w:r w:rsidRPr="00E77497">
        <w:t xml:space="preserve">If </w:t>
      </w:r>
      <w:r w:rsidRPr="00E77497">
        <w:rPr>
          <w:i/>
        </w:rPr>
        <w:t>constructor</w:t>
      </w:r>
      <w:r w:rsidRPr="00E77497">
        <w:t xml:space="preserve"> does not implement the [[Construct]] internal method, </w:t>
      </w:r>
      <w:bookmarkEnd w:id="4883"/>
      <w:r w:rsidRPr="00E77497">
        <w:t xml:space="preserve">throw a </w:t>
      </w:r>
      <w:r w:rsidRPr="00E77497">
        <w:rPr>
          <w:b/>
        </w:rPr>
        <w:t>TypeError</w:t>
      </w:r>
      <w:r w:rsidRPr="00E77497">
        <w:t xml:space="preserve"> exception.</w:t>
      </w:r>
      <w:bookmarkStart w:id="4884" w:name="_Toc382212465"/>
    </w:p>
    <w:p w14:paraId="149D8DF3" w14:textId="77777777" w:rsidR="004C02EF" w:rsidRPr="00E77497" w:rsidRDefault="004C02EF" w:rsidP="009E3FF6">
      <w:pPr>
        <w:pStyle w:val="Alg3"/>
        <w:numPr>
          <w:ilvl w:val="0"/>
          <w:numId w:val="60"/>
        </w:numPr>
        <w:spacing w:after="220"/>
      </w:pPr>
      <w:r w:rsidRPr="00E77497">
        <w:t xml:space="preserve">Return the result of calling the [[Construct]] internal method on </w:t>
      </w:r>
      <w:r w:rsidRPr="00E77497">
        <w:rPr>
          <w:i/>
        </w:rPr>
        <w:t>constructor</w:t>
      </w:r>
      <w:r w:rsidRPr="00E77497">
        <w:t>, providing no arguments (that is, an empty list of arguments)</w:t>
      </w:r>
      <w:bookmarkEnd w:id="4884"/>
      <w:r w:rsidRPr="00E77497">
        <w:t>.</w:t>
      </w:r>
    </w:p>
    <w:p w14:paraId="7B5B6F07" w14:textId="77777777" w:rsidR="004C02EF" w:rsidRPr="00E77497" w:rsidRDefault="004C02EF" w:rsidP="004C02EF">
      <w:del w:id="4885" w:author="Rev 4 Allen Wirfs-Brock" w:date="2011-10-15T09:29: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4886" w:author="Rev 4 Allen Wirfs-Brock" w:date="2011-10-15T09:29:00Z">
        <w:r w:rsidRPr="00E77497" w:rsidDel="00D35EDC">
          <w:delText>is evaluated as follows:</w:delText>
        </w:r>
      </w:del>
      <w:bookmarkStart w:id="4887" w:name="_Toc382212467"/>
    </w:p>
    <w:p w14:paraId="7DBF51E1" w14:textId="77777777"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4887"/>
      <w:r w:rsidRPr="00E77497">
        <w:t>.</w:t>
      </w:r>
      <w:bookmarkStart w:id="4888" w:name="_Toc382212468"/>
    </w:p>
    <w:p w14:paraId="2FB52C23" w14:textId="77777777" w:rsidR="004C02EF" w:rsidRPr="00E77497" w:rsidRDefault="004C02EF" w:rsidP="009E3FF6">
      <w:pPr>
        <w:pStyle w:val="Alg3"/>
        <w:numPr>
          <w:ilvl w:val="0"/>
          <w:numId w:val="61"/>
        </w:numPr>
        <w:spacing w:after="220"/>
        <w:contextualSpacing/>
      </w:pPr>
      <w:r w:rsidRPr="00E77497">
        <w:t xml:space="preserve">Let </w:t>
      </w:r>
      <w:r w:rsidRPr="00E77497">
        <w:rPr>
          <w:i/>
        </w:rPr>
        <w:t>constructor</w:t>
      </w:r>
      <w:r w:rsidRPr="00E77497">
        <w:t xml:space="preserve"> be GetValue(</w:t>
      </w:r>
      <w:r w:rsidRPr="00E77497">
        <w:rPr>
          <w:i/>
        </w:rPr>
        <w:t>ref</w:t>
      </w:r>
      <w:r w:rsidRPr="00E77497">
        <w:t>)</w:t>
      </w:r>
      <w:bookmarkEnd w:id="4888"/>
      <w:r w:rsidRPr="00E77497">
        <w:t>.</w:t>
      </w:r>
      <w:bookmarkStart w:id="4889" w:name="_Toc382212469"/>
    </w:p>
    <w:p w14:paraId="546AF6E2" w14:textId="77777777"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(11.2.4)</w:t>
      </w:r>
      <w:bookmarkEnd w:id="4889"/>
      <w:r w:rsidRPr="00E77497">
        <w:t>.</w:t>
      </w:r>
      <w:bookmarkStart w:id="4890" w:name="_Toc382212470"/>
    </w:p>
    <w:p w14:paraId="268E1079" w14:textId="77777777" w:rsidR="004C02EF" w:rsidRPr="00E77497" w:rsidRDefault="004C02EF" w:rsidP="009E3FF6">
      <w:pPr>
        <w:pStyle w:val="Alg3"/>
        <w:numPr>
          <w:ilvl w:val="0"/>
          <w:numId w:val="61"/>
        </w:numPr>
      </w:pPr>
      <w:r w:rsidRPr="00E77497">
        <w:t>If Type(</w:t>
      </w:r>
      <w:r w:rsidRPr="00E77497">
        <w:rPr>
          <w:i/>
        </w:rPr>
        <w:t>constructor</w:t>
      </w:r>
      <w:r w:rsidRPr="00E77497">
        <w:t xml:space="preserve">) is not Object, </w:t>
      </w:r>
      <w:bookmarkEnd w:id="4890"/>
      <w:r w:rsidRPr="00E77497">
        <w:t xml:space="preserve">throw a </w:t>
      </w:r>
      <w:r w:rsidRPr="00E77497">
        <w:rPr>
          <w:b/>
        </w:rPr>
        <w:t>TypeError</w:t>
      </w:r>
      <w:r w:rsidRPr="00E77497">
        <w:t xml:space="preserve"> exception.</w:t>
      </w:r>
      <w:bookmarkStart w:id="4891" w:name="_Toc382212471"/>
    </w:p>
    <w:p w14:paraId="331AB9AA" w14:textId="77777777" w:rsidR="004C02EF" w:rsidRPr="00E77497" w:rsidRDefault="004C02EF" w:rsidP="009E3FF6">
      <w:pPr>
        <w:pStyle w:val="Alg3"/>
        <w:numPr>
          <w:ilvl w:val="0"/>
          <w:numId w:val="61"/>
        </w:numPr>
      </w:pPr>
      <w:r w:rsidRPr="00E77497">
        <w:t xml:space="preserve">If </w:t>
      </w:r>
      <w:r w:rsidRPr="00E77497">
        <w:rPr>
          <w:i/>
        </w:rPr>
        <w:t>constructor</w:t>
      </w:r>
      <w:r w:rsidRPr="00E77497">
        <w:t xml:space="preserve"> does not implement the [[Construct]] internal method, </w:t>
      </w:r>
      <w:bookmarkEnd w:id="4891"/>
      <w:r w:rsidRPr="00E77497">
        <w:t xml:space="preserve">throw a </w:t>
      </w:r>
      <w:r w:rsidRPr="00E77497">
        <w:rPr>
          <w:b/>
        </w:rPr>
        <w:t>TypeError</w:t>
      </w:r>
      <w:r w:rsidRPr="00E77497">
        <w:t xml:space="preserve"> exception.</w:t>
      </w:r>
      <w:bookmarkStart w:id="4892" w:name="_Toc382212472"/>
    </w:p>
    <w:p w14:paraId="23518215" w14:textId="77777777" w:rsidR="004C02EF" w:rsidRPr="00E77497" w:rsidRDefault="004C02EF" w:rsidP="009E3FF6">
      <w:pPr>
        <w:pStyle w:val="Alg3"/>
        <w:numPr>
          <w:ilvl w:val="0"/>
          <w:numId w:val="61"/>
        </w:numPr>
        <w:spacing w:after="220"/>
      </w:pPr>
      <w:r w:rsidRPr="00E77497">
        <w:t xml:space="preserve">Return the result of calling the [[Construct]] internal method on </w:t>
      </w:r>
      <w:r w:rsidRPr="00E77497">
        <w:rPr>
          <w:i/>
        </w:rPr>
        <w:t>constructor</w:t>
      </w:r>
      <w:r w:rsidRPr="00E77497">
        <w:t xml:space="preserve">, providing the list </w:t>
      </w:r>
      <w:r w:rsidRPr="00E77497">
        <w:rPr>
          <w:i/>
        </w:rPr>
        <w:t>argList</w:t>
      </w:r>
      <w:r w:rsidRPr="00E77497">
        <w:t xml:space="preserve"> as the argument values</w:t>
      </w:r>
      <w:bookmarkEnd w:id="4892"/>
      <w:r w:rsidRPr="00E77497">
        <w:t>.</w:t>
      </w:r>
      <w:bookmarkStart w:id="4893" w:name="_Toc382212473"/>
    </w:p>
    <w:p w14:paraId="08F81282" w14:textId="77777777" w:rsidR="004C02EF" w:rsidRPr="00E77497" w:rsidRDefault="004C02EF" w:rsidP="003A4B22">
      <w:pPr>
        <w:pStyle w:val="30"/>
        <w:numPr>
          <w:ilvl w:val="0"/>
          <w:numId w:val="0"/>
        </w:numPr>
      </w:pPr>
      <w:bookmarkStart w:id="4894" w:name="_Toc375031171"/>
      <w:bookmarkStart w:id="4895" w:name="_Ref381180778"/>
      <w:bookmarkStart w:id="4896" w:name="_Toc381513685"/>
      <w:bookmarkStart w:id="4897" w:name="_Toc382202835"/>
      <w:bookmarkStart w:id="4898" w:name="_Toc382212207"/>
      <w:bookmarkStart w:id="4899" w:name="_Toc382212475"/>
      <w:bookmarkStart w:id="4900" w:name="_Toc382291552"/>
      <w:bookmarkStart w:id="4901" w:name="_Toc385672190"/>
      <w:bookmarkStart w:id="4902" w:name="_Toc393690285"/>
      <w:bookmarkStart w:id="4903" w:name="_Ref455972172"/>
      <w:bookmarkStart w:id="4904" w:name="_Ref456011203"/>
      <w:bookmarkStart w:id="4905" w:name="_Toc472818824"/>
      <w:bookmarkStart w:id="4906" w:name="_Toc235503398"/>
      <w:bookmarkStart w:id="4907" w:name="_Toc241509173"/>
      <w:bookmarkStart w:id="4908" w:name="_Toc244416660"/>
      <w:bookmarkStart w:id="4909" w:name="_Toc276631024"/>
      <w:bookmarkStart w:id="4910" w:name="_Toc314500590"/>
      <w:bookmarkEnd w:id="4893"/>
      <w:r w:rsidRPr="00E77497">
        <w:t>11.2.3</w:t>
      </w:r>
      <w:r w:rsidRPr="00E77497">
        <w:tab/>
        <w:t>Function Call</w:t>
      </w:r>
      <w:bookmarkEnd w:id="4894"/>
      <w:bookmarkEnd w:id="4895"/>
      <w:bookmarkEnd w:id="4896"/>
      <w:bookmarkEnd w:id="4897"/>
      <w:bookmarkEnd w:id="4898"/>
      <w:bookmarkEnd w:id="4899"/>
      <w:bookmarkEnd w:id="4900"/>
      <w:bookmarkEnd w:id="4901"/>
      <w:bookmarkEnd w:id="4902"/>
      <w:r w:rsidRPr="00E77497">
        <w:t>s</w:t>
      </w:r>
      <w:bookmarkEnd w:id="4903"/>
      <w:bookmarkEnd w:id="4904"/>
      <w:bookmarkEnd w:id="4905"/>
      <w:bookmarkEnd w:id="4906"/>
      <w:bookmarkEnd w:id="4907"/>
      <w:bookmarkEnd w:id="4908"/>
      <w:bookmarkEnd w:id="4909"/>
      <w:bookmarkEnd w:id="4910"/>
    </w:p>
    <w:p w14:paraId="2FEAC584" w14:textId="77777777" w:rsidR="00D35EDC" w:rsidRPr="00E77497" w:rsidRDefault="00D35EDC" w:rsidP="00D35EDC">
      <w:pPr>
        <w:keepNext/>
        <w:rPr>
          <w:ins w:id="4911" w:author="Rev 4 Allen Wirfs-Brock" w:date="2011-10-15T09:29:00Z"/>
          <w:rFonts w:ascii="Helvetica" w:hAnsi="Helvetica"/>
          <w:b/>
        </w:rPr>
      </w:pPr>
      <w:ins w:id="4912"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5CA82CF2" w14:textId="77777777" w:rsidR="004C02EF" w:rsidRPr="00E77497" w:rsidRDefault="004C02EF" w:rsidP="004C02EF">
      <w:del w:id="4913" w:author="Rev 4 Allen Wirfs-Brock" w:date="2011-10-15T09:29:00Z">
        <w:r w:rsidRPr="00E77497" w:rsidDel="00D35EDC">
          <w:delText xml:space="preserve">The production </w:delText>
        </w:r>
      </w:del>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4914" w:author="Rev 4 Allen Wirfs-Brock" w:date="2011-10-15T09:30:00Z">
        <w:r w:rsidRPr="00E77497" w:rsidDel="00D35EDC">
          <w:delText>is evaluated as follows:</w:delText>
        </w:r>
      </w:del>
      <w:bookmarkStart w:id="4915" w:name="_Toc382212476"/>
    </w:p>
    <w:p w14:paraId="3AD13182" w14:textId="77777777" w:rsidR="004C02EF" w:rsidRPr="00E77497" w:rsidRDefault="004C02EF" w:rsidP="009E3FF6">
      <w:pPr>
        <w:pStyle w:val="Alg3"/>
        <w:numPr>
          <w:ilvl w:val="0"/>
          <w:numId w:val="62"/>
        </w:numPr>
        <w:spacing w:after="220"/>
        <w:contextualSpacing/>
      </w:pPr>
      <w:r w:rsidRPr="00E77497">
        <w:t xml:space="preserve">Let </w:t>
      </w:r>
      <w:r w:rsidRPr="00E77497">
        <w:rPr>
          <w:i/>
        </w:rPr>
        <w:t>ref</w:t>
      </w:r>
      <w:r w:rsidRPr="00E77497">
        <w:t xml:space="preserve"> be the result of evaluating </w:t>
      </w:r>
      <w:r w:rsidRPr="00E77497">
        <w:rPr>
          <w:i/>
        </w:rPr>
        <w:t>MemberExpression</w:t>
      </w:r>
      <w:bookmarkEnd w:id="4915"/>
      <w:r w:rsidRPr="00E77497">
        <w:t>.</w:t>
      </w:r>
      <w:bookmarkStart w:id="4916" w:name="_Toc382212477"/>
    </w:p>
    <w:p w14:paraId="066509CB" w14:textId="77777777" w:rsidR="004C02EF" w:rsidRPr="00E77497" w:rsidRDefault="004C02EF" w:rsidP="009E3FF6">
      <w:pPr>
        <w:pStyle w:val="Alg3"/>
        <w:numPr>
          <w:ilvl w:val="0"/>
          <w:numId w:val="62"/>
        </w:numPr>
      </w:pPr>
      <w:r w:rsidRPr="00E77497">
        <w:t xml:space="preserve">Let </w:t>
      </w:r>
      <w:r w:rsidRPr="00E77497">
        <w:rPr>
          <w:i/>
        </w:rPr>
        <w:t>func</w:t>
      </w:r>
      <w:r w:rsidRPr="00E77497">
        <w:t xml:space="preserve"> be GetValue(</w:t>
      </w:r>
      <w:r w:rsidRPr="00E77497">
        <w:rPr>
          <w:i/>
        </w:rPr>
        <w:t>ref</w:t>
      </w:r>
      <w:r w:rsidRPr="00E77497">
        <w:t>).</w:t>
      </w:r>
    </w:p>
    <w:p w14:paraId="6D3561BF" w14:textId="77777777" w:rsidR="004C02EF" w:rsidRPr="00E77497" w:rsidRDefault="004C02EF" w:rsidP="009E3FF6">
      <w:pPr>
        <w:pStyle w:val="Alg3"/>
        <w:numPr>
          <w:ilvl w:val="0"/>
          <w:numId w:val="62"/>
        </w:numPr>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(see 11.2.4)</w:t>
      </w:r>
      <w:bookmarkEnd w:id="4916"/>
      <w:r w:rsidRPr="00E77497">
        <w:t>.</w:t>
      </w:r>
      <w:bookmarkStart w:id="4917" w:name="_Toc382212478"/>
    </w:p>
    <w:p w14:paraId="33F3D4A6" w14:textId="77777777" w:rsidR="004C02EF" w:rsidRPr="00E77497" w:rsidRDefault="004C02EF" w:rsidP="009E3FF6">
      <w:pPr>
        <w:pStyle w:val="Alg3"/>
        <w:numPr>
          <w:ilvl w:val="0"/>
          <w:numId w:val="62"/>
        </w:numPr>
      </w:pPr>
      <w:bookmarkStart w:id="4918" w:name="_Toc382212479"/>
      <w:bookmarkEnd w:id="4917"/>
      <w:r w:rsidRPr="00E77497">
        <w:t>If Type(</w:t>
      </w:r>
      <w:r w:rsidRPr="00E77497">
        <w:rPr>
          <w:i/>
        </w:rPr>
        <w:t>func</w:t>
      </w:r>
      <w:r w:rsidRPr="00E77497">
        <w:t xml:space="preserve">) is not Object, </w:t>
      </w:r>
      <w:bookmarkEnd w:id="4918"/>
      <w:r w:rsidRPr="00E77497">
        <w:t xml:space="preserve">throw a </w:t>
      </w:r>
      <w:r w:rsidRPr="00E77497">
        <w:rPr>
          <w:b/>
        </w:rPr>
        <w:t>TypeError</w:t>
      </w:r>
      <w:r w:rsidRPr="00E77497">
        <w:t xml:space="preserve"> exception.</w:t>
      </w:r>
      <w:bookmarkStart w:id="4919" w:name="_Toc382212480"/>
    </w:p>
    <w:p w14:paraId="2C31AC50" w14:textId="77777777" w:rsidR="004C02EF" w:rsidRPr="00E77497" w:rsidRDefault="004C02EF" w:rsidP="009E3FF6">
      <w:pPr>
        <w:pStyle w:val="Alg3"/>
        <w:numPr>
          <w:ilvl w:val="0"/>
          <w:numId w:val="62"/>
        </w:numPr>
      </w:pPr>
      <w:r w:rsidRPr="00E77497">
        <w:t>If IsCallable(</w:t>
      </w:r>
      <w:r w:rsidRPr="00E77497">
        <w:rPr>
          <w:i/>
        </w:rPr>
        <w:t>func</w:t>
      </w:r>
      <w:r w:rsidRPr="00E77497">
        <w:t xml:space="preserve">) is </w:t>
      </w:r>
      <w:r w:rsidRPr="00E77497">
        <w:rPr>
          <w:b/>
        </w:rPr>
        <w:t>false</w:t>
      </w:r>
      <w:r w:rsidRPr="00E77497">
        <w:t xml:space="preserve">, </w:t>
      </w:r>
      <w:bookmarkEnd w:id="4919"/>
      <w:r w:rsidRPr="00E77497">
        <w:t xml:space="preserve">throw a </w:t>
      </w:r>
      <w:r w:rsidRPr="00E77497">
        <w:rPr>
          <w:b/>
        </w:rPr>
        <w:t>TypeError</w:t>
      </w:r>
      <w:r w:rsidRPr="00E77497">
        <w:t xml:space="preserve"> exception.</w:t>
      </w:r>
      <w:bookmarkStart w:id="4920" w:name="_Toc382212481"/>
    </w:p>
    <w:p w14:paraId="08AC41E6" w14:textId="77777777" w:rsidR="004C02EF" w:rsidRPr="00E77497" w:rsidRDefault="004C02EF" w:rsidP="009E3FF6">
      <w:pPr>
        <w:pStyle w:val="Alg3"/>
        <w:numPr>
          <w:ilvl w:val="0"/>
          <w:numId w:val="62"/>
        </w:numPr>
      </w:pPr>
      <w:r w:rsidRPr="00E77497">
        <w:t>If Type(</w:t>
      </w:r>
      <w:r w:rsidRPr="00E77497">
        <w:rPr>
          <w:i/>
        </w:rPr>
        <w:t>ref</w:t>
      </w:r>
      <w:r w:rsidRPr="00E77497">
        <w:t>) is Reference, then</w:t>
      </w:r>
      <w:bookmarkStart w:id="4921" w:name="_Toc382212482"/>
      <w:bookmarkEnd w:id="4920"/>
    </w:p>
    <w:p w14:paraId="5368B6F2" w14:textId="77777777" w:rsidR="004C02EF" w:rsidRPr="00E77497" w:rsidRDefault="004C02EF" w:rsidP="00441AED">
      <w:pPr>
        <w:pStyle w:val="Alg3"/>
        <w:numPr>
          <w:ilvl w:val="1"/>
          <w:numId w:val="62"/>
        </w:numPr>
      </w:pPr>
      <w:r w:rsidRPr="00E77497">
        <w:t>If IsPropertyReference(</w:t>
      </w:r>
      <w:r w:rsidRPr="00E77497">
        <w:rPr>
          <w:i/>
        </w:rPr>
        <w:t>ref</w:t>
      </w:r>
      <w:r w:rsidRPr="00E77497">
        <w:t xml:space="preserve">) is </w:t>
      </w:r>
      <w:r w:rsidRPr="00E77497">
        <w:rPr>
          <w:b/>
        </w:rPr>
        <w:t>true</w:t>
      </w:r>
      <w:r w:rsidRPr="00E77497">
        <w:t>, then</w:t>
      </w:r>
    </w:p>
    <w:p w14:paraId="733F4A10" w14:textId="77777777" w:rsidR="004C02EF" w:rsidRPr="00E77497" w:rsidRDefault="004C02EF" w:rsidP="00441AED">
      <w:pPr>
        <w:pStyle w:val="Alg3"/>
        <w:numPr>
          <w:ilvl w:val="2"/>
          <w:numId w:val="62"/>
        </w:numPr>
      </w:pPr>
      <w:r w:rsidRPr="00E77497">
        <w:t xml:space="preserve">Let </w:t>
      </w:r>
      <w:r w:rsidRPr="00E77497">
        <w:rPr>
          <w:i/>
        </w:rPr>
        <w:t>thisValue</w:t>
      </w:r>
      <w:r w:rsidRPr="00E77497">
        <w:t xml:space="preserve"> be GetBase(</w:t>
      </w:r>
      <w:r w:rsidRPr="00E77497">
        <w:rPr>
          <w:i/>
        </w:rPr>
        <w:t>ref</w:t>
      </w:r>
      <w:r w:rsidRPr="00E77497">
        <w:t>).</w:t>
      </w:r>
    </w:p>
    <w:p w14:paraId="5E093415" w14:textId="77777777" w:rsidR="004C02EF" w:rsidRPr="00E77497" w:rsidRDefault="004C02EF" w:rsidP="00441AED">
      <w:pPr>
        <w:pStyle w:val="Alg3"/>
        <w:numPr>
          <w:ilvl w:val="1"/>
          <w:numId w:val="62"/>
        </w:numPr>
      </w:pPr>
      <w:r w:rsidRPr="00E77497">
        <w:t xml:space="preserve">Else, the base of </w:t>
      </w:r>
      <w:r w:rsidRPr="00E77497">
        <w:rPr>
          <w:i/>
        </w:rPr>
        <w:t>ref</w:t>
      </w:r>
      <w:r w:rsidRPr="00E77497">
        <w:t xml:space="preserve"> is an Environment Record</w:t>
      </w:r>
    </w:p>
    <w:p w14:paraId="221FF59A" w14:textId="77777777" w:rsidR="004C02EF" w:rsidRPr="00E77497" w:rsidRDefault="004C02EF" w:rsidP="00441AED">
      <w:pPr>
        <w:pStyle w:val="Alg3"/>
        <w:numPr>
          <w:ilvl w:val="2"/>
          <w:numId w:val="62"/>
        </w:numPr>
      </w:pPr>
      <w:r w:rsidRPr="00E77497">
        <w:t xml:space="preserve">Let </w:t>
      </w:r>
      <w:r w:rsidRPr="00E77497">
        <w:rPr>
          <w:i/>
        </w:rPr>
        <w:t>thisValue</w:t>
      </w:r>
      <w:r w:rsidRPr="00E77497">
        <w:t xml:space="preserve"> be the result of calling the ImplicitThisValue concrete method of GetBase(</w:t>
      </w:r>
      <w:r w:rsidRPr="00E77497">
        <w:rPr>
          <w:i/>
        </w:rPr>
        <w:t>ref</w:t>
      </w:r>
      <w:r w:rsidRPr="00E77497">
        <w:t>).</w:t>
      </w:r>
    </w:p>
    <w:p w14:paraId="3F1DE4F8" w14:textId="77777777" w:rsidR="004C02EF" w:rsidRPr="00E77497" w:rsidRDefault="004C02EF" w:rsidP="00441AED">
      <w:pPr>
        <w:pStyle w:val="Alg3"/>
        <w:numPr>
          <w:ilvl w:val="0"/>
          <w:numId w:val="62"/>
        </w:numPr>
      </w:pPr>
      <w:r w:rsidRPr="00E77497">
        <w:t>Else, Type(</w:t>
      </w:r>
      <w:r w:rsidRPr="00E77497">
        <w:rPr>
          <w:i/>
        </w:rPr>
        <w:t>ref</w:t>
      </w:r>
      <w:r w:rsidRPr="00E77497">
        <w:t>) is not Reference.</w:t>
      </w:r>
    </w:p>
    <w:p w14:paraId="78E5D7A1" w14:textId="77777777" w:rsidR="004C02EF" w:rsidRPr="00E77497" w:rsidRDefault="004C02EF" w:rsidP="00441AED">
      <w:pPr>
        <w:pStyle w:val="Alg3"/>
        <w:numPr>
          <w:ilvl w:val="1"/>
          <w:numId w:val="62"/>
        </w:numPr>
      </w:pPr>
      <w:r w:rsidRPr="00E77497">
        <w:t xml:space="preserve">Let </w:t>
      </w:r>
      <w:r w:rsidRPr="00E77497">
        <w:rPr>
          <w:i/>
        </w:rPr>
        <w:t>thisValue</w:t>
      </w:r>
      <w:r w:rsidRPr="00E77497">
        <w:t xml:space="preserve"> be </w:t>
      </w:r>
      <w:r w:rsidRPr="00E77497">
        <w:rPr>
          <w:b/>
        </w:rPr>
        <w:t>undefined</w:t>
      </w:r>
      <w:r w:rsidRPr="00E77497">
        <w:t>.</w:t>
      </w:r>
    </w:p>
    <w:p w14:paraId="248E3E04" w14:textId="77777777" w:rsidR="004C02EF" w:rsidRPr="00E77497" w:rsidRDefault="004C02EF" w:rsidP="00441AED">
      <w:pPr>
        <w:pStyle w:val="Alg3"/>
        <w:numPr>
          <w:ilvl w:val="0"/>
          <w:numId w:val="62"/>
        </w:numPr>
        <w:spacing w:after="220"/>
        <w:contextualSpacing/>
      </w:pPr>
      <w:bookmarkStart w:id="4922" w:name="_Toc382212483"/>
      <w:bookmarkEnd w:id="4921"/>
      <w:r w:rsidRPr="00E77497">
        <w:t xml:space="preserve">Return the result of calling the [[Call]] internal method on </w:t>
      </w:r>
      <w:r w:rsidRPr="00E77497">
        <w:rPr>
          <w:i/>
        </w:rPr>
        <w:t>func</w:t>
      </w:r>
      <w:r w:rsidRPr="00E77497">
        <w:t xml:space="preserve">, providing </w:t>
      </w:r>
      <w:r w:rsidRPr="00E77497">
        <w:rPr>
          <w:i/>
        </w:rPr>
        <w:t>thisValue</w:t>
      </w:r>
      <w:r w:rsidRPr="00E77497">
        <w:t xml:space="preserve"> as the </w:t>
      </w:r>
      <w:r w:rsidRPr="00E77497">
        <w:rPr>
          <w:b/>
        </w:rPr>
        <w:t>this</w:t>
      </w:r>
      <w:r w:rsidRPr="00E77497">
        <w:t xml:space="preserve"> value and providing the list </w:t>
      </w:r>
      <w:r w:rsidRPr="00E77497">
        <w:rPr>
          <w:i/>
        </w:rPr>
        <w:t>argList</w:t>
      </w:r>
      <w:r w:rsidRPr="00E77497">
        <w:t xml:space="preserve"> as the argument values</w:t>
      </w:r>
      <w:bookmarkEnd w:id="4922"/>
      <w:r w:rsidRPr="00E77497">
        <w:t>.</w:t>
      </w:r>
      <w:bookmarkStart w:id="4923" w:name="_Toc382212484"/>
    </w:p>
    <w:bookmarkEnd w:id="4923"/>
    <w:p w14:paraId="7FEDE31C" w14:textId="77777777" w:rsidR="00D35EDC" w:rsidRPr="00E77497" w:rsidRDefault="00D35EDC" w:rsidP="004C02EF">
      <w:pPr>
        <w:rPr>
          <w:ins w:id="4924" w:author="Rev 4 Allen Wirfs-Brock" w:date="2011-10-15T09:30:00Z"/>
        </w:rPr>
      </w:pPr>
      <w:ins w:id="4925" w:author="Rev 4 Allen Wirfs-Brock" w:date="2011-10-15T09:30:00Z">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ins>
    </w:p>
    <w:p w14:paraId="642EAA32" w14:textId="77777777" w:rsidR="004C02EF" w:rsidRPr="00E77497" w:rsidRDefault="004C02EF" w:rsidP="004C02EF">
      <w:del w:id="4926" w:author="Rev 4 Allen Wirfs-Brock" w:date="2011-10-15T09:31:00Z">
        <w:r w:rsidRPr="00E77497" w:rsidDel="00D35EDC">
          <w:delText xml:space="preserve">The </w:delText>
        </w:r>
      </w:del>
      <w:ins w:id="4927" w:author="Rev 4 Allen Wirfs-Brock" w:date="2011-10-15T09:31:00Z">
        <w:r w:rsidR="00D35EDC" w:rsidRPr="00E77497">
          <w:t xml:space="preserve">This </w:t>
        </w:r>
      </w:ins>
      <w:del w:id="4928" w:author="Rev 4 Allen Wirfs-Brock" w:date="2011-10-15T09:31:00Z">
        <w:r w:rsidRPr="00E77497" w:rsidDel="00D35EDC">
          <w:delText xml:space="preserve">production </w:delText>
        </w:r>
        <w:r w:rsidRPr="00E77497" w:rsidDel="00D35EDC">
          <w:rPr>
            <w:rStyle w:val="bnf"/>
          </w:rPr>
          <w:delText>CallExpression</w:delText>
        </w:r>
        <w:r w:rsidRPr="00E77497" w:rsidDel="00D35EDC">
          <w:delText xml:space="preserve"> </w:delText>
        </w:r>
        <w:r w:rsidRPr="00E77497" w:rsidDel="00D35EDC">
          <w:rPr>
            <w:b/>
          </w:rPr>
          <w:delText>:</w:delText>
        </w:r>
        <w:r w:rsidRPr="00E77497" w:rsidDel="00D35EDC">
          <w:delText xml:space="preserve"> </w:delText>
        </w:r>
        <w:r w:rsidRPr="00E77497" w:rsidDel="00D35EDC">
          <w:rPr>
            <w:rStyle w:val="bnf"/>
          </w:rPr>
          <w:delText>CallExpression</w:delText>
        </w:r>
        <w:r w:rsidRPr="00E77497" w:rsidDel="00D35EDC">
          <w:delText xml:space="preserve"> </w:delText>
        </w:r>
        <w:r w:rsidRPr="00E77497" w:rsidDel="00D35EDC">
          <w:rPr>
            <w:rStyle w:val="bnf"/>
          </w:rPr>
          <w:delText>Arguments</w:delText>
        </w:r>
        <w:r w:rsidRPr="00E77497" w:rsidDel="00D35EDC">
          <w:delText xml:space="preserve">  </w:delText>
        </w:r>
      </w:del>
      <w:r w:rsidRPr="00E77497">
        <w:t>is evaluated in exactly the same manner</w:t>
      </w:r>
      <w:del w:id="4929" w:author="Rev 4 Allen Wirfs-Brock" w:date="2011-10-15T09:31:00Z">
        <w:r w:rsidRPr="00E77497" w:rsidDel="00D35EDC">
          <w:delText xml:space="preserve">, </w:delText>
        </w:r>
      </w:del>
      <w:ins w:id="4930" w:author="Rev 4 Allen Wirfs-Brock" w:date="2011-10-15T09:31:00Z">
        <w:r w:rsidR="00D35EDC" w:rsidRPr="00E77497">
          <w:t xml:space="preserve"> as </w:t>
        </w:r>
        <w:r w:rsidR="00D35EDC" w:rsidRPr="00E77497">
          <w:rPr>
            <w:rStyle w:val="bnf"/>
          </w:rPr>
          <w:t>CallExpression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Style w:val="bnf"/>
          </w:rPr>
          <w:t>Arguments</w:t>
        </w:r>
        <w:r w:rsidR="00D35EDC" w:rsidRPr="00E77497">
          <w:t xml:space="preserve"> </w:t>
        </w:r>
      </w:ins>
      <w:r w:rsidRPr="00E77497">
        <w:t xml:space="preserve">except that the contained </w:t>
      </w:r>
      <w:r w:rsidRPr="00E77497">
        <w:rPr>
          <w:rStyle w:val="bnf"/>
        </w:rPr>
        <w:t>CallExpression</w:t>
      </w:r>
      <w:r w:rsidRPr="00E77497">
        <w:t xml:space="preserve"> is evaluated in step 1.</w:t>
      </w:r>
    </w:p>
    <w:p w14:paraId="6D443846" w14:textId="77777777" w:rsidR="004C02EF" w:rsidRPr="00E77497" w:rsidRDefault="004C02EF" w:rsidP="004C02EF">
      <w:pPr>
        <w:pStyle w:val="Note"/>
      </w:pPr>
      <w:r w:rsidRPr="00E77497">
        <w:t>NOTE</w:t>
      </w:r>
      <w:r w:rsidRPr="00E77497">
        <w:tab/>
        <w:t xml:space="preserve">The returned result will never be of type Reference if </w:t>
      </w:r>
      <w:r w:rsidRPr="00E77497">
        <w:rPr>
          <w:rFonts w:ascii="Times New Roman" w:hAnsi="Times New Roman"/>
          <w:i/>
        </w:rPr>
        <w:t>func</w:t>
      </w:r>
      <w:r w:rsidRPr="00E77497">
        <w:t xml:space="preserve"> is a native ECMAScript object. Whether calling a host object can return a value of type Reference is implementation-dependent.</w:t>
      </w:r>
      <w:bookmarkStart w:id="4931" w:name="_Ref384027085"/>
      <w:bookmarkStart w:id="4932" w:name="_Toc385672191"/>
      <w:bookmarkStart w:id="4933" w:name="_Toc393690286"/>
      <w:r w:rsidRPr="00E77497">
        <w:t xml:space="preserve"> If a value of type Reference is returned, it must be a non-strict Property Reference.</w:t>
      </w:r>
    </w:p>
    <w:p w14:paraId="6D2FB5C9" w14:textId="77777777" w:rsidR="000847C5" w:rsidRPr="00E77497" w:rsidRDefault="000847C5" w:rsidP="000847C5">
      <w:pPr>
        <w:pStyle w:val="30"/>
        <w:numPr>
          <w:ilvl w:val="0"/>
          <w:numId w:val="0"/>
        </w:numPr>
        <w:rPr>
          <w:ins w:id="4934" w:author="Rev 5 Allen Wirfs-Brock" w:date="2012-01-11T14:26:00Z"/>
        </w:rPr>
      </w:pPr>
      <w:bookmarkStart w:id="4935" w:name="_Ref424531183"/>
      <w:bookmarkStart w:id="4936" w:name="_Ref424531447"/>
      <w:bookmarkStart w:id="4937" w:name="_Ref424531464"/>
      <w:bookmarkStart w:id="4938" w:name="_Toc472818825"/>
      <w:bookmarkStart w:id="4939" w:name="_Toc235503399"/>
      <w:bookmarkStart w:id="4940" w:name="_Toc241509174"/>
      <w:bookmarkStart w:id="4941" w:name="_Toc244416661"/>
      <w:bookmarkStart w:id="4942" w:name="_Toc276631025"/>
      <w:bookmarkStart w:id="4943" w:name="_Toc314500591"/>
      <w:ins w:id="4944" w:author="Rev 5 Allen Wirfs-Brock" w:date="2012-01-11T14:26:00Z">
        <w:r w:rsidRPr="00E77497">
          <w:t>11.2.3</w:t>
        </w:r>
        <w:r w:rsidRPr="00E77497">
          <w:tab/>
        </w:r>
      </w:ins>
      <w:ins w:id="4945" w:author="Rev 5 Allen Wirfs-Brock" w:date="2012-01-11T14:27:00Z">
        <w:r>
          <w:t>The</w:t>
        </w:r>
        <w:r w:rsidRPr="000847C5">
          <w:rPr>
            <w:rFonts w:cs="Arial"/>
            <w:b w:val="0"/>
            <w:sz w:val="22"/>
            <w:rPrChange w:id="4946" w:author="Rev 5 Allen Wirfs-Brock" w:date="2012-01-11T14:28:00Z">
              <w:rPr>
                <w:rFonts w:ascii="Courier New" w:hAnsi="Courier New"/>
                <w:sz w:val="22"/>
              </w:rPr>
            </w:rPrChange>
          </w:rPr>
          <w:t xml:space="preserve"> </w:t>
        </w:r>
      </w:ins>
      <w:ins w:id="4947" w:author="Rev 5 Allen Wirfs-Brock" w:date="2012-01-11T14:26:00Z">
        <w:r w:rsidRPr="000847C5">
          <w:rPr>
            <w:rFonts w:ascii="Courier New" w:hAnsi="Courier New"/>
            <w:sz w:val="22"/>
            <w:rPrChange w:id="4948" w:author="Rev 5 Allen Wirfs-Brock" w:date="2012-01-11T14:27:00Z">
              <w:rPr/>
            </w:rPrChange>
          </w:rPr>
          <w:t>super</w:t>
        </w:r>
        <w:r w:rsidRPr="00E77497">
          <w:t xml:space="preserve"> </w:t>
        </w:r>
      </w:ins>
      <w:ins w:id="4949" w:author="Rev 5 Allen Wirfs-Brock" w:date="2012-01-11T14:27:00Z">
        <w:r>
          <w:t>Keyword</w:t>
        </w:r>
      </w:ins>
      <w:bookmarkEnd w:id="4943"/>
    </w:p>
    <w:p w14:paraId="5A5DD0A3" w14:textId="77777777" w:rsidR="00304798" w:rsidRPr="00E77497" w:rsidRDefault="00304798" w:rsidP="00304798">
      <w:pPr>
        <w:rPr>
          <w:ins w:id="4950" w:author="Rev 5 Allen Wirfs-Brock" w:date="2012-01-11T14:29:00Z"/>
        </w:rPr>
        <w:pPrChange w:id="4951" w:author="Rev 5 Allen Wirfs-Brock" w:date="2012-01-11T14:29:00Z">
          <w:pPr>
            <w:pStyle w:val="40"/>
            <w:numPr>
              <w:ilvl w:val="0"/>
              <w:numId w:val="0"/>
            </w:numPr>
            <w:tabs>
              <w:tab w:val="clear" w:pos="1080"/>
            </w:tabs>
          </w:pPr>
        </w:pPrChange>
      </w:pPr>
      <w:ins w:id="4952" w:author="Rev 5 Allen Wirfs-Brock" w:date="2012-01-11T14:29:00Z">
        <w:r w:rsidRPr="00E77497">
          <w:t xml:space="preserve">Static </w:t>
        </w:r>
        <w:r w:rsidRPr="00304798">
          <w:rPr>
            <w:rFonts w:ascii="Helvetica" w:hAnsi="Helvetica"/>
            <w:b/>
            <w:rPrChange w:id="4953" w:author="Rev 5 Allen Wirfs-Brock" w:date="2012-01-11T14:29:00Z">
              <w:rPr/>
            </w:rPrChange>
          </w:rPr>
          <w:t>Semantics</w:t>
        </w:r>
      </w:ins>
    </w:p>
    <w:p w14:paraId="5C19D75A" w14:textId="77777777" w:rsidR="00304798" w:rsidRPr="00E77497" w:rsidRDefault="00304798" w:rsidP="00304798">
      <w:pPr>
        <w:rPr>
          <w:ins w:id="4954" w:author="Rev 5 Allen Wirfs-Brock" w:date="2012-01-11T14:29:00Z"/>
          <w:rFonts w:ascii="Helvetica" w:hAnsi="Helvetica"/>
          <w:b/>
        </w:rPr>
      </w:pPr>
      <w:ins w:id="4955" w:author="Rev 5 Allen Wirfs-Brock" w:date="2012-01-11T14:30:00Z">
        <w:r w:rsidRPr="00E77497">
          <w:rPr>
            <w:rFonts w:ascii="Helvetica" w:hAnsi="Helvetica"/>
            <w:b/>
          </w:rPr>
          <w:t xml:space="preserve">Static Semantics:  </w:t>
        </w:r>
      </w:ins>
      <w:ins w:id="4956" w:author="Rev 5 Allen Wirfs-Brock" w:date="2012-01-11T14:29:00Z">
        <w:r w:rsidRPr="00E77497">
          <w:rPr>
            <w:rFonts w:ascii="Helvetica" w:hAnsi="Helvetica"/>
            <w:b/>
          </w:rPr>
          <w:t>Early Errors</w:t>
        </w:r>
      </w:ins>
    </w:p>
    <w:p w14:paraId="6667853D" w14:textId="77777777" w:rsidR="00304798" w:rsidRPr="00E77497" w:rsidRDefault="00304798" w:rsidP="00304798">
      <w:pPr>
        <w:pStyle w:val="SyntaxRule"/>
        <w:rPr>
          <w:ins w:id="4957" w:author="Rev 5 Allen Wirfs-Brock" w:date="2012-01-11T14:32:00Z"/>
        </w:rPr>
      </w:pPr>
      <w:ins w:id="4958" w:author="Rev 5 Allen Wirfs-Brock" w:date="2012-01-11T14:32:00Z">
        <w:r w:rsidRPr="00E77497">
          <w:t xml:space="preserve">MemberExpression </w:t>
        </w:r>
        <w:r w:rsidRPr="00E77497">
          <w:rPr>
            <w:rFonts w:ascii="Arial" w:hAnsi="Arial" w:cs="Arial"/>
            <w:b/>
            <w:i w:val="0"/>
          </w:rPr>
          <w:t>:</w:t>
        </w:r>
      </w:ins>
    </w:p>
    <w:p w14:paraId="2C6F646E" w14:textId="77777777" w:rsidR="00304798" w:rsidRPr="00E77497" w:rsidRDefault="00304798" w:rsidP="00304798">
      <w:pPr>
        <w:pStyle w:val="SyntaxDefinition"/>
        <w:rPr>
          <w:ins w:id="4959" w:author="Rev 5 Allen Wirfs-Brock" w:date="2012-01-11T14:32:00Z"/>
        </w:rPr>
      </w:pPr>
      <w:ins w:id="4960" w:author="Rev 5 Allen Wirfs-Brock" w:date="2012-01-11T14:32:00Z">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14:paraId="486C9FAF" w14:textId="77777777" w:rsidR="00304798" w:rsidRDefault="00304798" w:rsidP="00BF506A">
      <w:pPr>
        <w:numPr>
          <w:ilvl w:val="0"/>
          <w:numId w:val="403"/>
        </w:numPr>
        <w:spacing w:after="220"/>
        <w:contextualSpacing/>
        <w:rPr>
          <w:ins w:id="4961" w:author="Rev 5 Allen Wirfs-Brock" w:date="2012-01-11T14:40:00Z"/>
        </w:rPr>
      </w:pPr>
      <w:ins w:id="4962" w:author="Rev 5 Allen Wirfs-Brock" w:date="2012-01-11T14:34:00Z">
        <w:r w:rsidRPr="00E77497">
          <w:t xml:space="preserve">It is a Syntax Error if the source code parsed with this production is </w:t>
        </w:r>
      </w:ins>
      <w:ins w:id="4963" w:author="Rev 5 Allen Wirfs-Brock" w:date="2012-01-11T14:38:00Z">
        <w:r>
          <w:t>global code</w:t>
        </w:r>
      </w:ins>
      <w:ins w:id="4964" w:author="Rev 5 Allen Wirfs-Brock" w:date="2012-01-11T14:34:00Z">
        <w:r w:rsidRPr="00E77497">
          <w:t xml:space="preserve"> code</w:t>
        </w:r>
      </w:ins>
      <w:ins w:id="4965" w:author="Rev 5 Allen Wirfs-Brock" w:date="2012-01-11T14:39:00Z">
        <w:r w:rsidR="00F461C2">
          <w:t xml:space="preserve"> that is not eval code</w:t>
        </w:r>
      </w:ins>
      <w:ins w:id="4966" w:author="Rev 5 Allen Wirfs-Brock" w:date="2012-01-11T14:34:00Z">
        <w:r w:rsidRPr="00E77497">
          <w:t>.</w:t>
        </w:r>
      </w:ins>
    </w:p>
    <w:p w14:paraId="0A36E09B" w14:textId="77777777" w:rsidR="00BF506A" w:rsidRPr="00E77497" w:rsidRDefault="00BF506A" w:rsidP="00BF506A">
      <w:pPr>
        <w:numPr>
          <w:ilvl w:val="0"/>
          <w:numId w:val="403"/>
        </w:numPr>
        <w:spacing w:after="220"/>
        <w:contextualSpacing/>
        <w:rPr>
          <w:ins w:id="4967" w:author="Rev 5 Allen Wirfs-Brock" w:date="2012-01-11T14:55:00Z"/>
        </w:rPr>
      </w:pPr>
      <w:ins w:id="4968" w:author="Rev 5 Allen Wirfs-Brock" w:date="2012-01-11T14:55:00Z">
        <w:r>
          <w:t xml:space="preserve">It is a SyntaxError if the source code </w:t>
        </w:r>
        <w:r w:rsidRPr="00E77497">
          <w:t xml:space="preserve">parsed with </w:t>
        </w:r>
        <w:r>
          <w:t xml:space="preserve">this production is eval code that is </w:t>
        </w:r>
      </w:ins>
      <w:ins w:id="4969" w:author="Rev 5 Allen Wirfs-Brock" w:date="2012-01-11T14:57:00Z">
        <w:r>
          <w:t xml:space="preserve">also </w:t>
        </w:r>
      </w:ins>
      <w:ins w:id="4970" w:author="Rev 5 Allen Wirfs-Brock" w:date="2012-01-11T14:55:00Z">
        <w:r>
          <w:t xml:space="preserve">global code and the source code is not being processed </w:t>
        </w:r>
      </w:ins>
      <w:ins w:id="4971" w:author="Rev 5 Allen Wirfs-Brock" w:date="2012-01-11T14:56:00Z">
        <w:r>
          <w:t>by</w:t>
        </w:r>
      </w:ins>
      <w:ins w:id="4972" w:author="Rev 5 Allen Wirfs-Brock" w:date="2012-01-11T14:55:00Z">
        <w:r>
          <w:t xml:space="preserve"> a direct call to eval</w:t>
        </w:r>
      </w:ins>
      <w:ins w:id="4973" w:author="Rev 5 Allen Wirfs-Brock" w:date="2012-01-11T14:57:00Z">
        <w:r>
          <w:t xml:space="preserve"> that is contained in function code</w:t>
        </w:r>
      </w:ins>
      <w:ins w:id="4974" w:author="Rev 5 Allen Wirfs-Brock" w:date="2012-01-11T14:55:00Z">
        <w:r>
          <w:t>.</w:t>
        </w:r>
      </w:ins>
    </w:p>
    <w:p w14:paraId="76536097" w14:textId="77777777" w:rsidR="00304798" w:rsidRPr="00E77497" w:rsidRDefault="00304798" w:rsidP="00304798">
      <w:pPr>
        <w:numPr>
          <w:ilvl w:val="0"/>
          <w:numId w:val="403"/>
        </w:numPr>
        <w:spacing w:after="220"/>
        <w:rPr>
          <w:ins w:id="4975" w:author="Rev 5 Allen Wirfs-Brock" w:date="2012-01-11T14:29:00Z"/>
        </w:rPr>
      </w:pPr>
      <w:ins w:id="4976" w:author="Rev 5 Allen Wirfs-Brock" w:date="2012-01-11T14:29:00Z">
        <w:r w:rsidRPr="00E77497">
          <w:t>It is a Syntax Error if the source code parsed with this production is not extended code.</w:t>
        </w:r>
      </w:ins>
    </w:p>
    <w:p w14:paraId="77AD693A" w14:textId="77777777" w:rsidR="00304798" w:rsidRPr="00E77497" w:rsidRDefault="00304798" w:rsidP="00304798">
      <w:pPr>
        <w:rPr>
          <w:ins w:id="4977" w:author="Rev 5 Allen Wirfs-Brock" w:date="2012-01-11T14:29:00Z"/>
        </w:rPr>
      </w:pPr>
      <w:ins w:id="4978" w:author="Rev 5 Allen Wirfs-Brock" w:date="2012-01-11T14:33:00Z">
        <w:r>
          <w:rPr>
            <w:rStyle w:val="bnf"/>
          </w:rPr>
          <w:t>CallExpression</w:t>
        </w:r>
      </w:ins>
      <w:ins w:id="4979" w:author="Rev 5 Allen Wirfs-Brock" w:date="2012-01-11T14:29:00Z">
        <w:r w:rsidRPr="00E77497">
          <w:rPr>
            <w:rStyle w:val="bnf"/>
          </w:rPr>
          <w:t xml:space="preserve"> </w:t>
        </w:r>
        <w:r w:rsidRPr="00E77497">
          <w:rPr>
            <w:b/>
          </w:rPr>
          <w:t>:</w:t>
        </w:r>
        <w:r w:rsidRPr="00E77497">
          <w:t xml:space="preserve"> </w:t>
        </w:r>
      </w:ins>
      <w:ins w:id="4980" w:author="Rev 5 Allen Wirfs-Brock" w:date="2012-01-11T14:33:00Z">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ins>
    </w:p>
    <w:p w14:paraId="52AAD752" w14:textId="77777777" w:rsidR="00BF506A" w:rsidRDefault="00BF506A" w:rsidP="00BF506A">
      <w:pPr>
        <w:numPr>
          <w:ilvl w:val="0"/>
          <w:numId w:val="403"/>
        </w:numPr>
        <w:spacing w:after="220"/>
        <w:contextualSpacing/>
        <w:rPr>
          <w:ins w:id="4981" w:author="Rev 5 Allen Wirfs-Brock" w:date="2012-01-11T14:58:00Z"/>
        </w:rPr>
      </w:pPr>
      <w:ins w:id="4982" w:author="Rev 5 Allen Wirfs-Brock" w:date="2012-01-11T14:58:00Z">
        <w:r w:rsidRPr="00E77497">
          <w:t xml:space="preserve">It is a Syntax Error if the source code parsed with this production is </w:t>
        </w:r>
        <w:r>
          <w:t>global code</w:t>
        </w:r>
        <w:r w:rsidRPr="00E77497">
          <w:t xml:space="preserve"> code</w:t>
        </w:r>
        <w:r>
          <w:t xml:space="preserve"> that is not eval code</w:t>
        </w:r>
        <w:r w:rsidRPr="00E77497">
          <w:t>.</w:t>
        </w:r>
      </w:ins>
    </w:p>
    <w:p w14:paraId="7F134B5D" w14:textId="77777777" w:rsidR="00BF506A" w:rsidRPr="00E77497" w:rsidRDefault="00BF506A" w:rsidP="00BF506A">
      <w:pPr>
        <w:numPr>
          <w:ilvl w:val="0"/>
          <w:numId w:val="403"/>
        </w:numPr>
        <w:spacing w:after="220"/>
        <w:contextualSpacing/>
        <w:rPr>
          <w:ins w:id="4983" w:author="Rev 5 Allen Wirfs-Brock" w:date="2012-01-11T14:58:00Z"/>
        </w:rPr>
      </w:pPr>
      <w:ins w:id="4984" w:author="Rev 5 Allen Wirfs-Brock" w:date="2012-01-11T14:58:00Z">
        <w:r>
          <w:t xml:space="preserve">It is a SyntaxError if the source code </w:t>
        </w:r>
        <w:r w:rsidRPr="00E77497">
          <w:t xml:space="preserve">parsed with </w:t>
        </w:r>
        <w:r>
          <w:t>this production is eval code that is also global code and the source code is not being processed by a direct call to eval that is contained in function code.</w:t>
        </w:r>
      </w:ins>
    </w:p>
    <w:p w14:paraId="223F222D" w14:textId="77777777" w:rsidR="00304798" w:rsidRPr="00E77497" w:rsidRDefault="00304798" w:rsidP="00304798">
      <w:pPr>
        <w:numPr>
          <w:ilvl w:val="0"/>
          <w:numId w:val="403"/>
        </w:numPr>
        <w:spacing w:after="220"/>
        <w:rPr>
          <w:ins w:id="4985" w:author="Rev 5 Allen Wirfs-Brock" w:date="2012-01-11T14:29:00Z"/>
        </w:rPr>
      </w:pPr>
      <w:ins w:id="4986" w:author="Rev 5 Allen Wirfs-Brock" w:date="2012-01-11T14:29:00Z">
        <w:r w:rsidRPr="00E77497">
          <w:t>It is a Syntax Error if the source code parsed with this production is not extended code.</w:t>
        </w:r>
      </w:ins>
    </w:p>
    <w:p w14:paraId="6B0EE7B2" w14:textId="77777777" w:rsidR="00004A4F" w:rsidRPr="00E77497" w:rsidRDefault="00004A4F" w:rsidP="00004A4F">
      <w:pPr>
        <w:keepNext/>
        <w:rPr>
          <w:ins w:id="4987" w:author="Rev 5 Allen Wirfs-Brock" w:date="2012-01-11T15:00:00Z"/>
          <w:rFonts w:ascii="Helvetica" w:hAnsi="Helvetica"/>
          <w:b/>
        </w:rPr>
      </w:pPr>
      <w:ins w:id="4988" w:author="Rev 5 Allen Wirfs-Brock" w:date="2012-01-11T15:00:00Z">
        <w:r w:rsidRPr="00E77497">
          <w:rPr>
            <w:rFonts w:ascii="Helvetica" w:hAnsi="Helvetica"/>
            <w:b/>
          </w:rPr>
          <w:t xml:space="preserve">Runtime Semantics: </w:t>
        </w:r>
        <w:r w:rsidRPr="00E77497">
          <w:rPr>
            <w:rFonts w:ascii="Helvetica" w:hAnsi="Helvetica"/>
            <w:b/>
            <w:spacing w:val="6"/>
          </w:rPr>
          <w:t>Evaluation</w:t>
        </w:r>
      </w:ins>
    </w:p>
    <w:p w14:paraId="35DB7F37" w14:textId="77777777" w:rsidR="00004A4F" w:rsidRPr="00E77497" w:rsidRDefault="00004A4F" w:rsidP="00004A4F">
      <w:pPr>
        <w:rPr>
          <w:ins w:id="4989" w:author="Rev 5 Allen Wirfs-Brock" w:date="2012-01-11T15:00:00Z"/>
        </w:rPr>
      </w:pPr>
      <w:ins w:id="4990" w:author="Rev 5 Allen Wirfs-Brock" w:date="2012-01-11T15:00:00Z">
        <w:r w:rsidRPr="00E77497">
          <w:rPr>
            <w:rStyle w:val="bnf"/>
          </w:rPr>
          <w:t>MemberExpression</w:t>
        </w:r>
        <w:r w:rsidRPr="00E77497">
          <w:t xml:space="preserve"> </w:t>
        </w:r>
        <w:r w:rsidRPr="00E77497">
          <w:rPr>
            <w:b/>
          </w:rPr>
          <w:t>:</w:t>
        </w:r>
        <w:r w:rsidRPr="00E77497">
          <w:t xml:space="preserve"> </w:t>
        </w:r>
      </w:ins>
      <w:ins w:id="4991" w:author="Rev 5 Allen Wirfs-Brock" w:date="2012-01-11T15:01:00Z">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ins>
      <w:ins w:id="4992" w:author="Rev 5 Allen Wirfs-Brock" w:date="2012-01-11T15:00:00Z">
        <w:r w:rsidRPr="00E77497">
          <w:t xml:space="preserve"> </w:t>
        </w:r>
      </w:ins>
    </w:p>
    <w:p w14:paraId="40AC3C05" w14:textId="77777777" w:rsidR="00004A4F" w:rsidRPr="00E77497" w:rsidRDefault="00004A4F" w:rsidP="00004A4F">
      <w:pPr>
        <w:pStyle w:val="Alg3"/>
        <w:numPr>
          <w:ilvl w:val="0"/>
          <w:numId w:val="632"/>
        </w:numPr>
        <w:rPr>
          <w:ins w:id="4993" w:author="Rev 5 Allen Wirfs-Brock" w:date="2012-01-11T15:00:00Z"/>
        </w:rPr>
      </w:pPr>
      <w:ins w:id="4994" w:author="Rev 5 Allen Wirfs-Brock" w:date="2012-01-11T15:00:00Z">
        <w:r w:rsidRPr="00E77497">
          <w:t xml:space="preserve">Let </w:t>
        </w:r>
        <w:r w:rsidRPr="00E77497">
          <w:rPr>
            <w:i/>
          </w:rPr>
          <w:t>baseReference</w:t>
        </w:r>
        <w:r w:rsidRPr="00E77497">
          <w:t xml:space="preserve"> be the result of evaluating </w:t>
        </w:r>
        <w:r w:rsidRPr="00E77497">
          <w:rPr>
            <w:i/>
          </w:rPr>
          <w:t>MemberExpression</w:t>
        </w:r>
        <w:r w:rsidRPr="00E77497">
          <w:t>.</w:t>
        </w:r>
      </w:ins>
    </w:p>
    <w:p w14:paraId="2A8759E5" w14:textId="77777777" w:rsidR="00004A4F" w:rsidRPr="00E77497" w:rsidRDefault="00004A4F" w:rsidP="00004A4F">
      <w:pPr>
        <w:pStyle w:val="Alg3"/>
        <w:numPr>
          <w:ilvl w:val="0"/>
          <w:numId w:val="632"/>
        </w:numPr>
        <w:rPr>
          <w:ins w:id="4995" w:author="Rev 5 Allen Wirfs-Brock" w:date="2012-01-11T15:00:00Z"/>
        </w:rPr>
      </w:pPr>
      <w:ins w:id="4996" w:author="Rev 5 Allen Wirfs-Brock" w:date="2012-01-11T15:00:00Z">
        <w:r w:rsidRPr="00E77497">
          <w:t xml:space="preserve">Let </w:t>
        </w:r>
        <w:r w:rsidRPr="00E77497">
          <w:rPr>
            <w:i/>
          </w:rPr>
          <w:t>baseValue</w:t>
        </w:r>
        <w:r w:rsidRPr="00E77497">
          <w:t xml:space="preserve"> be GetValue(</w:t>
        </w:r>
        <w:r w:rsidRPr="00E77497">
          <w:rPr>
            <w:i/>
          </w:rPr>
          <w:t>baseReference</w:t>
        </w:r>
        <w:r w:rsidRPr="00E77497">
          <w:t>).</w:t>
        </w:r>
      </w:ins>
    </w:p>
    <w:p w14:paraId="25906402" w14:textId="77777777" w:rsidR="00004A4F" w:rsidRPr="00E77497" w:rsidRDefault="00004A4F" w:rsidP="00004A4F">
      <w:pPr>
        <w:pStyle w:val="Alg3"/>
        <w:numPr>
          <w:ilvl w:val="0"/>
          <w:numId w:val="632"/>
        </w:numPr>
        <w:rPr>
          <w:ins w:id="4997" w:author="Rev 5 Allen Wirfs-Brock" w:date="2012-01-11T15:00:00Z"/>
        </w:rPr>
      </w:pPr>
      <w:ins w:id="4998" w:author="Rev 5 Allen Wirfs-Brock" w:date="2012-01-11T15:00:00Z">
        <w:r w:rsidRPr="00E77497">
          <w:t xml:space="preserve">Let </w:t>
        </w:r>
        <w:r w:rsidRPr="00E77497">
          <w:rPr>
            <w:i/>
          </w:rPr>
          <w:t>propertyNameReference</w:t>
        </w:r>
        <w:r w:rsidRPr="00E77497">
          <w:t xml:space="preserve"> be the result of evaluating </w:t>
        </w:r>
        <w:r w:rsidRPr="00E77497">
          <w:rPr>
            <w:i/>
          </w:rPr>
          <w:t>Expression</w:t>
        </w:r>
        <w:r w:rsidRPr="00E77497">
          <w:t>.</w:t>
        </w:r>
      </w:ins>
    </w:p>
    <w:p w14:paraId="2F5974F3" w14:textId="77777777" w:rsidR="00004A4F" w:rsidRPr="00E77497" w:rsidRDefault="00004A4F" w:rsidP="00004A4F">
      <w:pPr>
        <w:pStyle w:val="Alg3"/>
        <w:numPr>
          <w:ilvl w:val="0"/>
          <w:numId w:val="632"/>
        </w:numPr>
        <w:rPr>
          <w:ins w:id="4999" w:author="Rev 5 Allen Wirfs-Brock" w:date="2012-01-11T15:00:00Z"/>
        </w:rPr>
      </w:pPr>
      <w:ins w:id="5000" w:author="Rev 5 Allen Wirfs-Brock" w:date="2012-01-11T15:00:00Z">
        <w:r w:rsidRPr="00E77497">
          <w:t xml:space="preserve">Let </w:t>
        </w:r>
        <w:r w:rsidRPr="00E77497">
          <w:rPr>
            <w:i/>
          </w:rPr>
          <w:t>propertyNameValue</w:t>
        </w:r>
        <w:r w:rsidRPr="00E77497">
          <w:t xml:space="preserve"> be GetValue(</w:t>
        </w:r>
        <w:r w:rsidRPr="00E77497">
          <w:rPr>
            <w:i/>
          </w:rPr>
          <w:t>propertyNameReference</w:t>
        </w:r>
        <w:r w:rsidRPr="00E77497">
          <w:t>).</w:t>
        </w:r>
      </w:ins>
    </w:p>
    <w:p w14:paraId="15E8480D" w14:textId="77777777" w:rsidR="00004A4F" w:rsidRPr="00E77497" w:rsidRDefault="00004A4F" w:rsidP="00004A4F">
      <w:pPr>
        <w:pStyle w:val="Alg3"/>
        <w:numPr>
          <w:ilvl w:val="0"/>
          <w:numId w:val="632"/>
        </w:numPr>
        <w:rPr>
          <w:ins w:id="5001" w:author="Rev 5 Allen Wirfs-Brock" w:date="2012-01-11T15:00:00Z"/>
        </w:rPr>
      </w:pPr>
      <w:ins w:id="5002" w:author="Rev 5 Allen Wirfs-Brock" w:date="2012-01-11T15:00:00Z">
        <w:r w:rsidRPr="00E77497">
          <w:t>Call CheckObjectCoercible(</w:t>
        </w:r>
        <w:r w:rsidRPr="00E77497">
          <w:rPr>
            <w:i/>
          </w:rPr>
          <w:t>baseValue</w:t>
        </w:r>
        <w:r w:rsidRPr="00E77497">
          <w:t>).</w:t>
        </w:r>
      </w:ins>
    </w:p>
    <w:p w14:paraId="0B20CFED" w14:textId="77777777" w:rsidR="00004A4F" w:rsidRPr="00E77497" w:rsidRDefault="00004A4F" w:rsidP="00004A4F">
      <w:pPr>
        <w:pStyle w:val="Alg3"/>
        <w:numPr>
          <w:ilvl w:val="0"/>
          <w:numId w:val="632"/>
        </w:numPr>
        <w:rPr>
          <w:ins w:id="5003" w:author="Rev 5 Allen Wirfs-Brock" w:date="2012-01-11T15:00:00Z"/>
        </w:rPr>
      </w:pPr>
      <w:ins w:id="5004" w:author="Rev 5 Allen Wirfs-Brock" w:date="2012-01-11T15:00:00Z">
        <w:r w:rsidRPr="00E77497">
          <w:t xml:space="preserve">Let </w:t>
        </w:r>
        <w:r w:rsidRPr="00E77497">
          <w:rPr>
            <w:i/>
          </w:rPr>
          <w:t>propertyNameString</w:t>
        </w:r>
        <w:r w:rsidRPr="00E77497">
          <w:t xml:space="preserve"> be ToString(</w:t>
        </w:r>
        <w:r w:rsidRPr="00E77497">
          <w:rPr>
            <w:i/>
          </w:rPr>
          <w:t>propertyNameValue</w:t>
        </w:r>
        <w:r w:rsidRPr="00E77497">
          <w:t>).</w:t>
        </w:r>
      </w:ins>
    </w:p>
    <w:p w14:paraId="04D5693B" w14:textId="77777777" w:rsidR="00004A4F" w:rsidRPr="00E77497" w:rsidRDefault="00004A4F" w:rsidP="00004A4F">
      <w:pPr>
        <w:pStyle w:val="Alg3"/>
        <w:numPr>
          <w:ilvl w:val="0"/>
          <w:numId w:val="632"/>
        </w:numPr>
        <w:rPr>
          <w:ins w:id="5005" w:author="Rev 5 Allen Wirfs-Brock" w:date="2012-01-11T15:00:00Z"/>
        </w:rPr>
      </w:pPr>
      <w:ins w:id="5006" w:author="Rev 5 Allen Wirfs-Brock" w:date="2012-01-11T15: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0A329D68" w14:textId="77777777" w:rsidR="00004A4F" w:rsidRPr="00E77497" w:rsidRDefault="00004A4F" w:rsidP="00004A4F">
      <w:pPr>
        <w:pStyle w:val="Alg3"/>
        <w:numPr>
          <w:ilvl w:val="0"/>
          <w:numId w:val="632"/>
        </w:numPr>
        <w:spacing w:after="220"/>
        <w:rPr>
          <w:ins w:id="5007" w:author="Rev 5 Allen Wirfs-Brock" w:date="2012-01-11T15:00:00Z"/>
        </w:rPr>
      </w:pPr>
      <w:ins w:id="5008" w:author="Rev 5 Allen Wirfs-Brock" w:date="2012-01-11T15:00:00Z">
        <w:r w:rsidRPr="00E77497">
          <w:t xml:space="preserve">Return a value of type Reference whose base value is </w:t>
        </w:r>
        <w:r w:rsidRPr="00E77497">
          <w:rPr>
            <w:i/>
          </w:rPr>
          <w:t>baseValue</w:t>
        </w:r>
        <w:r w:rsidRPr="00E77497">
          <w:t xml:space="preserve"> and whose referenced name is </w:t>
        </w:r>
        <w:r w:rsidRPr="00E77497">
          <w:rPr>
            <w:i/>
          </w:rPr>
          <w:t>propertyNameString</w:t>
        </w:r>
        <w:r w:rsidRPr="00E77497">
          <w:t xml:space="preserve">, and whose strict mode flag is </w:t>
        </w:r>
        <w:r w:rsidRPr="00E77497">
          <w:rPr>
            <w:i/>
          </w:rPr>
          <w:t>strict</w:t>
        </w:r>
        <w:r w:rsidRPr="00E77497">
          <w:t>.</w:t>
        </w:r>
      </w:ins>
    </w:p>
    <w:p w14:paraId="52CD4F42" w14:textId="77777777" w:rsidR="004C02EF" w:rsidRPr="00E77497" w:rsidRDefault="004C02EF" w:rsidP="003A4B22">
      <w:pPr>
        <w:pStyle w:val="30"/>
        <w:numPr>
          <w:ilvl w:val="0"/>
          <w:numId w:val="0"/>
        </w:numPr>
      </w:pPr>
      <w:bookmarkStart w:id="5009" w:name="_Toc314500592"/>
      <w:r w:rsidRPr="00E77497">
        <w:t>11.2.</w:t>
      </w:r>
      <w:del w:id="5010" w:author="Rev 5 Allen Wirfs-Brock" w:date="2012-01-11T14:26:00Z">
        <w:r w:rsidRPr="00E77497" w:rsidDel="000847C5">
          <w:delText>4</w:delText>
        </w:r>
      </w:del>
      <w:ins w:id="5011" w:author="Rev 5 Allen Wirfs-Brock" w:date="2012-01-11T14:26:00Z">
        <w:r w:rsidR="000847C5">
          <w:t>5</w:t>
        </w:r>
      </w:ins>
      <w:r w:rsidRPr="00E77497">
        <w:tab/>
        <w:t>Argument List</w:t>
      </w:r>
      <w:bookmarkEnd w:id="4931"/>
      <w:bookmarkEnd w:id="4932"/>
      <w:bookmarkEnd w:id="4933"/>
      <w:r w:rsidRPr="00E77497">
        <w:t>s</w:t>
      </w:r>
      <w:bookmarkEnd w:id="4935"/>
      <w:bookmarkEnd w:id="4936"/>
      <w:bookmarkEnd w:id="4937"/>
      <w:bookmarkEnd w:id="4938"/>
      <w:bookmarkEnd w:id="4939"/>
      <w:bookmarkEnd w:id="4940"/>
      <w:bookmarkEnd w:id="4941"/>
      <w:bookmarkEnd w:id="4942"/>
      <w:bookmarkEnd w:id="5009"/>
    </w:p>
    <w:p w14:paraId="296684D3" w14:textId="77777777" w:rsidR="004C02EF" w:rsidRPr="00E77497" w:rsidRDefault="004C02EF" w:rsidP="004C02EF">
      <w:r w:rsidRPr="00E77497">
        <w:t>The evaluation of an argument list produces a List of values (see 8.8).</w:t>
      </w:r>
    </w:p>
    <w:p w14:paraId="5D025111" w14:textId="77777777" w:rsidR="00384BE6" w:rsidRPr="00E77497" w:rsidRDefault="00384BE6" w:rsidP="00384BE6">
      <w:pPr>
        <w:pStyle w:val="40"/>
        <w:numPr>
          <w:ilvl w:val="0"/>
          <w:numId w:val="0"/>
        </w:numPr>
        <w:rPr>
          <w:ins w:id="5012" w:author="Rev 4 Allen Wirfs-Brock" w:date="2011-10-15T09:35:00Z"/>
        </w:rPr>
      </w:pPr>
      <w:ins w:id="5013" w:author="Rev 4 Allen Wirfs-Brock" w:date="2011-10-15T09:35:00Z">
        <w:r w:rsidRPr="00E77497">
          <w:t>11.2.</w:t>
        </w:r>
        <w:del w:id="5014" w:author="Rev 5 Allen Wirfs-Brock" w:date="2012-01-11T14:26:00Z">
          <w:r w:rsidRPr="00E77497" w:rsidDel="000847C5">
            <w:delText>4</w:delText>
          </w:r>
        </w:del>
      </w:ins>
      <w:ins w:id="5015" w:author="Rev 5 Allen Wirfs-Brock" w:date="2012-01-11T14:26:00Z">
        <w:r w:rsidR="000847C5">
          <w:t>5</w:t>
        </w:r>
      </w:ins>
      <w:ins w:id="5016" w:author="Rev 4 Allen Wirfs-Brock" w:date="2011-10-15T09:35:00Z">
        <w:r w:rsidRPr="00E77497">
          <w:t>.1 Static Semantics</w:t>
        </w:r>
      </w:ins>
    </w:p>
    <w:p w14:paraId="3CECDEC7" w14:textId="77777777" w:rsidR="00384BE6" w:rsidRPr="00E77497" w:rsidRDefault="00304798" w:rsidP="00384BE6">
      <w:pPr>
        <w:rPr>
          <w:ins w:id="5017" w:author="Rev 4 Allen Wirfs-Brock" w:date="2011-10-15T09:35:00Z"/>
          <w:rFonts w:ascii="Helvetica" w:hAnsi="Helvetica"/>
          <w:b/>
        </w:rPr>
      </w:pPr>
      <w:ins w:id="5018" w:author="Rev 5 Allen Wirfs-Brock" w:date="2012-01-11T14:30:00Z">
        <w:r w:rsidRPr="00E77497">
          <w:rPr>
            <w:rFonts w:ascii="Helvetica" w:hAnsi="Helvetica"/>
            <w:b/>
          </w:rPr>
          <w:t xml:space="preserve">Static Semantics:  </w:t>
        </w:r>
      </w:ins>
      <w:ins w:id="5019" w:author="Rev 4 Allen Wirfs-Brock" w:date="2011-10-15T09:35:00Z">
        <w:r w:rsidR="00384BE6" w:rsidRPr="00E77497">
          <w:rPr>
            <w:rFonts w:ascii="Helvetica" w:hAnsi="Helvetica"/>
            <w:b/>
          </w:rPr>
          <w:t>Early Errors</w:t>
        </w:r>
      </w:ins>
    </w:p>
    <w:p w14:paraId="662B5DD2" w14:textId="77777777" w:rsidR="004C02EF" w:rsidRPr="00E77497" w:rsidDel="00D35EDC" w:rsidRDefault="004C02EF" w:rsidP="004C02EF">
      <w:pPr>
        <w:rPr>
          <w:del w:id="5020" w:author="Rev 4 Allen Wirfs-Brock" w:date="2011-10-15T09:32:00Z"/>
        </w:rPr>
      </w:pPr>
      <w:del w:id="5021" w:author="Rev 4 Allen Wirfs-Brock" w:date="2011-10-15T09:32:00Z">
        <w:r w:rsidRPr="00E77497" w:rsidDel="00D35EDC">
          <w:delText xml:space="preserve">The production </w:delText>
        </w:r>
        <w:r w:rsidRPr="00E77497" w:rsidDel="00D35EDC">
          <w:rPr>
            <w:rFonts w:ascii="Times New Roman" w:hAnsi="Times New Roman"/>
            <w:i/>
          </w:rPr>
          <w:delText xml:space="preserve">Arguments </w:delText>
        </w:r>
        <w:r w:rsidRPr="00E77497" w:rsidDel="00D35EDC">
          <w:rPr>
            <w:b/>
          </w:rPr>
          <w:delText>:</w:delText>
        </w:r>
        <w:r w:rsidRPr="00E77497" w:rsidDel="00D35EDC">
          <w:delText xml:space="preserve"> </w:delText>
        </w:r>
        <w:r w:rsidRPr="00E77497" w:rsidDel="00D35EDC">
          <w:rPr>
            <w:rFonts w:ascii="Courier New" w:hAnsi="Courier New"/>
            <w:b/>
          </w:rPr>
          <w:delText>( )</w:delText>
        </w:r>
        <w:r w:rsidRPr="00E77497" w:rsidDel="00D35EDC">
          <w:delText xml:space="preserve"> is evaluated as follows:</w:delText>
        </w:r>
      </w:del>
    </w:p>
    <w:p w14:paraId="28BB1FDA" w14:textId="77777777" w:rsidR="004C02EF" w:rsidRPr="00E77497" w:rsidDel="00D35EDC" w:rsidRDefault="004C02EF" w:rsidP="006361CF">
      <w:pPr>
        <w:pStyle w:val="Alg3"/>
        <w:numPr>
          <w:ilvl w:val="0"/>
          <w:numId w:val="63"/>
        </w:numPr>
        <w:spacing w:after="220"/>
        <w:contextualSpacing/>
        <w:rPr>
          <w:del w:id="5022" w:author="Rev 4 Allen Wirfs-Brock" w:date="2011-10-15T09:32:00Z"/>
        </w:rPr>
        <w:pPrChange w:id="5023" w:author="Rev 4 Allen Wirfs-Brock" w:date="2011-11-07T12:16:00Z">
          <w:pPr>
            <w:pStyle w:val="Alg3"/>
            <w:numPr>
              <w:numId w:val="65"/>
            </w:numPr>
            <w:spacing w:after="220"/>
            <w:contextualSpacing/>
          </w:pPr>
        </w:pPrChange>
      </w:pPr>
      <w:del w:id="5024" w:author="Rev 4 Allen Wirfs-Brock" w:date="2011-10-15T09:32:00Z">
        <w:r w:rsidRPr="00E77497" w:rsidDel="00D35EDC">
          <w:delText>Return an empty List.</w:delText>
        </w:r>
      </w:del>
    </w:p>
    <w:p w14:paraId="2DC1AA84" w14:textId="77777777" w:rsidR="004C02EF" w:rsidRPr="00E77497" w:rsidDel="00D35EDC" w:rsidRDefault="004C02EF" w:rsidP="004C02EF">
      <w:pPr>
        <w:rPr>
          <w:del w:id="5025" w:author="Rev 4 Allen Wirfs-Brock" w:date="2011-10-15T09:32:00Z"/>
        </w:rPr>
      </w:pPr>
      <w:del w:id="5026" w:author="Rev 4 Allen Wirfs-Brock" w:date="2011-10-15T09:32:00Z">
        <w:r w:rsidRPr="00E77497" w:rsidDel="00D35EDC">
          <w:delText xml:space="preserve">The production </w:delText>
        </w:r>
        <w:r w:rsidRPr="00E77497" w:rsidDel="00D35EDC">
          <w:rPr>
            <w:rStyle w:val="bnf"/>
          </w:rPr>
          <w:delText>Arguments</w:delText>
        </w:r>
        <w:r w:rsidRPr="00E77497" w:rsidDel="00D35EDC">
          <w:rPr>
            <w:i/>
          </w:rPr>
          <w:delText xml:space="preserve"> </w:delText>
        </w:r>
        <w:r w:rsidRPr="00E77497" w:rsidDel="00D35EDC">
          <w:rPr>
            <w:b/>
          </w:rPr>
          <w:delText>:</w:delText>
        </w:r>
        <w:r w:rsidRPr="00E77497" w:rsidDel="00D35EDC">
          <w:rPr>
            <w:i/>
          </w:rPr>
          <w:delText xml:space="preserve"> </w:delText>
        </w:r>
        <w:r w:rsidRPr="00E77497" w:rsidDel="00D35EDC">
          <w:rPr>
            <w:rFonts w:ascii="Courier New" w:hAnsi="Courier New"/>
            <w:b/>
          </w:rPr>
          <w:delText xml:space="preserve">( </w:delText>
        </w:r>
        <w:r w:rsidRPr="00E77497" w:rsidDel="00D35EDC">
          <w:rPr>
            <w:rStyle w:val="bnf"/>
          </w:rPr>
          <w:delText>ArgumentList</w:delText>
        </w:r>
        <w:r w:rsidRPr="00E77497" w:rsidDel="00D35EDC">
          <w:rPr>
            <w:rFonts w:ascii="Courier New" w:hAnsi="Courier New"/>
            <w:b/>
          </w:rPr>
          <w:delText xml:space="preserve"> )</w:delText>
        </w:r>
        <w:r w:rsidRPr="00E77497" w:rsidDel="00D35EDC">
          <w:delText xml:space="preserve"> is evaluated as follows:</w:delText>
        </w:r>
      </w:del>
    </w:p>
    <w:p w14:paraId="79B745E4" w14:textId="77777777" w:rsidR="004C02EF" w:rsidRPr="00E77497" w:rsidDel="00D35EDC" w:rsidRDefault="004C02EF" w:rsidP="006361CF">
      <w:pPr>
        <w:pStyle w:val="Alg3"/>
        <w:numPr>
          <w:ilvl w:val="0"/>
          <w:numId w:val="64"/>
        </w:numPr>
        <w:spacing w:after="220"/>
        <w:contextualSpacing/>
        <w:rPr>
          <w:del w:id="5027" w:author="Rev 4 Allen Wirfs-Brock" w:date="2011-10-15T09:32:00Z"/>
        </w:rPr>
        <w:pPrChange w:id="5028" w:author="Rev 4 Allen Wirfs-Brock" w:date="2011-11-07T12:16:00Z">
          <w:pPr>
            <w:pStyle w:val="Alg3"/>
            <w:numPr>
              <w:numId w:val="66"/>
            </w:numPr>
            <w:spacing w:after="220"/>
            <w:contextualSpacing/>
          </w:pPr>
        </w:pPrChange>
      </w:pPr>
      <w:del w:id="5029" w:author="Rev 4 Allen Wirfs-Brock" w:date="2011-10-15T09:32:00Z">
        <w:r w:rsidRPr="00E77497" w:rsidDel="00D35EDC">
          <w:delText xml:space="preserve">Return the result of evaluating </w:delText>
        </w:r>
        <w:r w:rsidRPr="00E77497" w:rsidDel="00D35EDC">
          <w:rPr>
            <w:i/>
          </w:rPr>
          <w:delText>ArgumentList</w:delText>
        </w:r>
        <w:r w:rsidRPr="00E77497" w:rsidDel="00D35EDC">
          <w:delText>.</w:delText>
        </w:r>
      </w:del>
    </w:p>
    <w:p w14:paraId="07014806" w14:textId="77777777" w:rsidR="004C02EF" w:rsidRPr="00E77497" w:rsidDel="00D35EDC" w:rsidRDefault="004C02EF" w:rsidP="004C02EF">
      <w:pPr>
        <w:keepNext/>
        <w:rPr>
          <w:del w:id="5030" w:author="Rev 4 Allen Wirfs-Brock" w:date="2011-10-15T09:32:00Z"/>
        </w:rPr>
      </w:pPr>
      <w:del w:id="5031" w:author="Rev 4 Allen Wirfs-Brock" w:date="2011-10-15T09:32:00Z">
        <w:r w:rsidRPr="00E77497" w:rsidDel="00D35EDC">
          <w:delText xml:space="preserve">The production </w:delText>
        </w:r>
        <w:r w:rsidRPr="00E77497" w:rsidDel="00D35EDC">
          <w:rPr>
            <w:rStyle w:val="bnf"/>
          </w:rPr>
          <w:delText>ArgumentList</w:delText>
        </w:r>
        <w:r w:rsidRPr="00E77497" w:rsidDel="00D35EDC">
          <w:rPr>
            <w:i/>
          </w:rPr>
          <w:delText xml:space="preserve"> </w:delText>
        </w:r>
        <w:r w:rsidRPr="00E77497" w:rsidDel="00D35EDC">
          <w:rPr>
            <w:b/>
          </w:rPr>
          <w:delText>:</w:delText>
        </w:r>
        <w:r w:rsidRPr="00E77497" w:rsidDel="00D35EDC">
          <w:rPr>
            <w:rFonts w:ascii="Courier New" w:hAnsi="Courier New"/>
            <w:b/>
          </w:rPr>
          <w:delText xml:space="preserve"> </w:delText>
        </w:r>
        <w:r w:rsidRPr="00E77497" w:rsidDel="00D35EDC">
          <w:rPr>
            <w:rStyle w:val="bnf"/>
          </w:rPr>
          <w:delText>AssignmentExpression</w:delText>
        </w:r>
        <w:r w:rsidRPr="00E77497" w:rsidDel="00D35EDC">
          <w:rPr>
            <w:rFonts w:ascii="Courier New" w:hAnsi="Courier New"/>
            <w:b/>
          </w:rPr>
          <w:delText xml:space="preserve"> </w:delText>
        </w:r>
        <w:r w:rsidRPr="00E77497" w:rsidDel="00D35EDC">
          <w:delText>is evaluated as follows:</w:delText>
        </w:r>
      </w:del>
    </w:p>
    <w:p w14:paraId="5734BBF6" w14:textId="77777777" w:rsidR="004C02EF" w:rsidRPr="00E77497" w:rsidDel="00D35EDC" w:rsidRDefault="004C02EF" w:rsidP="006361CF">
      <w:pPr>
        <w:pStyle w:val="Alg3"/>
        <w:numPr>
          <w:ilvl w:val="0"/>
          <w:numId w:val="65"/>
        </w:numPr>
        <w:spacing w:after="220"/>
        <w:contextualSpacing/>
        <w:rPr>
          <w:del w:id="5032" w:author="Rev 4 Allen Wirfs-Brock" w:date="2011-10-15T09:32:00Z"/>
        </w:rPr>
        <w:pPrChange w:id="5033" w:author="Rev 4 Allen Wirfs-Brock" w:date="2011-11-07T12:16:00Z">
          <w:pPr>
            <w:pStyle w:val="Alg3"/>
            <w:numPr>
              <w:numId w:val="67"/>
            </w:numPr>
            <w:spacing w:after="220"/>
            <w:contextualSpacing/>
          </w:pPr>
        </w:pPrChange>
      </w:pPr>
      <w:del w:id="5034" w:author="Rev 4 Allen Wirfs-Brock" w:date="2011-10-15T09:32:00Z">
        <w:r w:rsidRPr="00E77497" w:rsidDel="00D35EDC">
          <w:delText xml:space="preserve">Let </w:delText>
        </w:r>
        <w:r w:rsidRPr="00E77497" w:rsidDel="00D35EDC">
          <w:rPr>
            <w:i/>
          </w:rPr>
          <w:delText>ref</w:delText>
        </w:r>
        <w:r w:rsidRPr="00E77497" w:rsidDel="00D35EDC">
          <w:delText xml:space="preserve"> be the result of evaluating </w:delText>
        </w:r>
        <w:r w:rsidRPr="00E77497" w:rsidDel="00D35EDC">
          <w:rPr>
            <w:i/>
          </w:rPr>
          <w:delText>AssignmentExpression</w:delText>
        </w:r>
        <w:r w:rsidRPr="00E77497" w:rsidDel="00D35EDC">
          <w:delText>.</w:delText>
        </w:r>
      </w:del>
    </w:p>
    <w:p w14:paraId="1D1BA589" w14:textId="77777777" w:rsidR="004C02EF" w:rsidRPr="00E77497" w:rsidDel="00D35EDC" w:rsidRDefault="004C02EF" w:rsidP="006361CF">
      <w:pPr>
        <w:pStyle w:val="Alg3"/>
        <w:numPr>
          <w:ilvl w:val="0"/>
          <w:numId w:val="65"/>
        </w:numPr>
        <w:rPr>
          <w:del w:id="5035" w:author="Rev 4 Allen Wirfs-Brock" w:date="2011-10-15T09:32:00Z"/>
        </w:rPr>
        <w:pPrChange w:id="5036" w:author="Rev 4 Allen Wirfs-Brock" w:date="2011-11-07T12:16:00Z">
          <w:pPr>
            <w:pStyle w:val="Alg3"/>
            <w:numPr>
              <w:numId w:val="67"/>
            </w:numPr>
          </w:pPr>
        </w:pPrChange>
      </w:pPr>
      <w:del w:id="5037" w:author="Rev 4 Allen Wirfs-Brock" w:date="2011-10-15T09:32:00Z">
        <w:r w:rsidRPr="00E77497" w:rsidDel="00D35EDC">
          <w:delText xml:space="preserve">Let </w:delText>
        </w:r>
        <w:r w:rsidRPr="00E77497" w:rsidDel="00D35EDC">
          <w:rPr>
            <w:i/>
          </w:rPr>
          <w:delText>arg</w:delText>
        </w:r>
        <w:r w:rsidRPr="00E77497" w:rsidDel="00D35EDC">
          <w:delText xml:space="preserve"> be GetValue(</w:delText>
        </w:r>
        <w:r w:rsidRPr="00E77497" w:rsidDel="00D35EDC">
          <w:rPr>
            <w:i/>
          </w:rPr>
          <w:delText>ref</w:delText>
        </w:r>
        <w:r w:rsidRPr="00E77497" w:rsidDel="00D35EDC">
          <w:delText>).</w:delText>
        </w:r>
      </w:del>
    </w:p>
    <w:p w14:paraId="48AA3217" w14:textId="77777777" w:rsidR="004C02EF" w:rsidRPr="00E77497" w:rsidDel="00D35EDC" w:rsidRDefault="004C02EF" w:rsidP="006361CF">
      <w:pPr>
        <w:pStyle w:val="Alg3"/>
        <w:numPr>
          <w:ilvl w:val="0"/>
          <w:numId w:val="65"/>
        </w:numPr>
        <w:spacing w:after="220"/>
        <w:contextualSpacing/>
        <w:rPr>
          <w:del w:id="5038" w:author="Rev 4 Allen Wirfs-Brock" w:date="2011-10-15T09:32:00Z"/>
        </w:rPr>
        <w:pPrChange w:id="5039" w:author="Rev 4 Allen Wirfs-Brock" w:date="2011-11-07T12:16:00Z">
          <w:pPr>
            <w:pStyle w:val="Alg3"/>
            <w:numPr>
              <w:numId w:val="67"/>
            </w:numPr>
            <w:spacing w:after="220"/>
            <w:contextualSpacing/>
          </w:pPr>
        </w:pPrChange>
      </w:pPr>
      <w:del w:id="5040" w:author="Rev 4 Allen Wirfs-Brock" w:date="2011-10-15T09:32:00Z">
        <w:r w:rsidRPr="00E77497" w:rsidDel="00D35EDC">
          <w:delText xml:space="preserve">Return a List whose sole item is </w:delText>
        </w:r>
        <w:r w:rsidRPr="00E77497" w:rsidDel="00D35EDC">
          <w:rPr>
            <w:i/>
          </w:rPr>
          <w:delText>arg</w:delText>
        </w:r>
        <w:r w:rsidRPr="00E77497" w:rsidDel="00D35EDC">
          <w:delText>.</w:delText>
        </w:r>
      </w:del>
    </w:p>
    <w:p w14:paraId="44507479" w14:textId="77777777" w:rsidR="00144DD7" w:rsidRPr="00E77497" w:rsidRDefault="00144DD7" w:rsidP="00120381">
      <w:pPr>
        <w:contextualSpacing/>
        <w:rPr>
          <w:ins w:id="5041" w:author="Allen Wirfs-Brock" w:date="2011-07-05T10:46:00Z"/>
        </w:rPr>
      </w:pPr>
      <w:ins w:id="5042" w:author="Allen Wirfs-Brock" w:date="2011-07-05T10:46:00Z">
        <w:del w:id="5043" w:author="Rev 4 Allen Wirfs-Brock" w:date="2011-10-15T09:37:00Z">
          <w:r w:rsidRPr="00E77497" w:rsidDel="00326D0A">
            <w:delText xml:space="preserve">The static semantics of the production </w:delText>
          </w:r>
        </w:del>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del w:id="5044" w:author="Rev 4 Allen Wirfs-Brock" w:date="2011-10-15T09:37:00Z">
          <w:r w:rsidRPr="00E77497" w:rsidDel="00326D0A">
            <w:delText xml:space="preserve"> are</w:delText>
          </w:r>
        </w:del>
        <w:del w:id="5045" w:author="Rev 5 Allen Wirfs-Brock" w:date="2012-01-05T11:49:00Z">
          <w:r w:rsidRPr="00E77497" w:rsidDel="008F2447">
            <w:delText>:</w:delText>
          </w:r>
        </w:del>
      </w:ins>
    </w:p>
    <w:p w14:paraId="5D9110CF" w14:textId="77777777" w:rsidR="00144DD7" w:rsidRPr="00E77497" w:rsidRDefault="00144DD7" w:rsidP="00441AED">
      <w:pPr>
        <w:numPr>
          <w:ilvl w:val="0"/>
          <w:numId w:val="403"/>
        </w:numPr>
        <w:spacing w:after="220"/>
        <w:rPr>
          <w:ins w:id="5046" w:author="Allen Wirfs-Brock" w:date="2011-07-05T10:46:00Z"/>
        </w:rPr>
      </w:pPr>
      <w:ins w:id="5047" w:author="Allen Wirfs-Brock" w:date="2011-07-05T10:46:00Z">
        <w:r w:rsidRPr="00E77497">
          <w:t xml:space="preserve">It is a Syntax Error if the </w:t>
        </w:r>
        <w:del w:id="5048" w:author="Rev 3 Allen Wirfs-Brock" w:date="2011-08-30T11:39:00Z">
          <w:r w:rsidRPr="00E77497" w:rsidDel="00F937DA">
            <w:delText>scource</w:delText>
          </w:r>
        </w:del>
      </w:ins>
      <w:ins w:id="5049" w:author="Rev 3 Allen Wirfs-Brock" w:date="2011-08-30T11:39:00Z">
        <w:r w:rsidR="00F937DA" w:rsidRPr="00E77497">
          <w:t>source</w:t>
        </w:r>
      </w:ins>
      <w:ins w:id="5050" w:author="Allen Wirfs-Brock" w:date="2011-07-05T10:46:00Z">
        <w:r w:rsidRPr="00E77497">
          <w:t xml:space="preserve"> code parsed with this production is not extended code.</w:t>
        </w:r>
      </w:ins>
    </w:p>
    <w:p w14:paraId="213EC0A6" w14:textId="77777777" w:rsidR="002A29A1" w:rsidRPr="00E77497" w:rsidRDefault="002A29A1" w:rsidP="002A29A1">
      <w:pPr>
        <w:rPr>
          <w:ins w:id="5051" w:author="Allen Wirfs-Brock" w:date="2011-07-05T10:47:00Z"/>
        </w:rPr>
      </w:pPr>
      <w:bookmarkStart w:id="5052" w:name="_Toc385672192"/>
      <w:bookmarkStart w:id="5053" w:name="_Toc393690287"/>
      <w:bookmarkStart w:id="5054" w:name="_Toc472818826"/>
      <w:bookmarkStart w:id="5055" w:name="_Toc235503400"/>
      <w:bookmarkStart w:id="5056" w:name="_Toc241509175"/>
      <w:bookmarkStart w:id="5057" w:name="_Toc244416662"/>
      <w:bookmarkStart w:id="5058" w:name="_Toc276631026"/>
      <w:ins w:id="5059" w:author="Allen Wirfs-Brock" w:date="2011-07-05T10:47:00Z">
        <w:del w:id="5060" w:author="Rev 4 Allen Wirfs-Brock" w:date="2011-10-15T09:37:00Z">
          <w:r w:rsidRPr="00E77497" w:rsidDel="00326D0A">
            <w:delText xml:space="preserve">The static semantics of 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5061" w:author="Rev 4 Allen Wirfs-Brock" w:date="2011-10-15T09:37:00Z">
          <w:r w:rsidRPr="00E77497" w:rsidDel="00326D0A">
            <w:delText>are:</w:delText>
          </w:r>
        </w:del>
      </w:ins>
    </w:p>
    <w:p w14:paraId="7F7165E9" w14:textId="77777777" w:rsidR="002A29A1" w:rsidRPr="00E77497" w:rsidRDefault="002A29A1" w:rsidP="00441AED">
      <w:pPr>
        <w:numPr>
          <w:ilvl w:val="0"/>
          <w:numId w:val="403"/>
        </w:numPr>
        <w:spacing w:after="220"/>
        <w:rPr>
          <w:ins w:id="5062" w:author="Allen Wirfs-Brock" w:date="2011-07-05T10:47:00Z"/>
        </w:rPr>
      </w:pPr>
      <w:ins w:id="5063" w:author="Allen Wirfs-Brock" w:date="2011-07-05T10:47:00Z">
        <w:r w:rsidRPr="00E77497">
          <w:t xml:space="preserve">It is a Syntax Error if the </w:t>
        </w:r>
        <w:del w:id="5064" w:author="Rev 3 Allen Wirfs-Brock" w:date="2011-08-30T11:39:00Z">
          <w:r w:rsidRPr="00E77497" w:rsidDel="00F937DA">
            <w:delText>scource</w:delText>
          </w:r>
        </w:del>
      </w:ins>
      <w:ins w:id="5065" w:author="Rev 3 Allen Wirfs-Brock" w:date="2011-08-30T11:39:00Z">
        <w:r w:rsidR="00F937DA" w:rsidRPr="00E77497">
          <w:t>source</w:t>
        </w:r>
      </w:ins>
      <w:ins w:id="5066" w:author="Allen Wirfs-Brock" w:date="2011-07-05T10:47:00Z">
        <w:r w:rsidRPr="00E77497">
          <w:t xml:space="preserve"> code parsed with this production is not extended code.</w:t>
        </w:r>
      </w:ins>
    </w:p>
    <w:p w14:paraId="3C5F9208" w14:textId="77777777" w:rsidR="00384BE6" w:rsidRPr="00E77497" w:rsidRDefault="00384BE6" w:rsidP="00384BE6">
      <w:pPr>
        <w:pStyle w:val="40"/>
        <w:numPr>
          <w:ilvl w:val="0"/>
          <w:numId w:val="0"/>
        </w:numPr>
        <w:rPr>
          <w:ins w:id="5067" w:author="Rev 4 Allen Wirfs-Brock" w:date="2011-10-15T09:35:00Z"/>
        </w:rPr>
      </w:pPr>
      <w:ins w:id="5068" w:author="Rev 4 Allen Wirfs-Brock" w:date="2011-10-15T09:35:00Z">
        <w:r w:rsidRPr="00E77497">
          <w:t>11.2.</w:t>
        </w:r>
        <w:del w:id="5069" w:author="Rev 5 Allen Wirfs-Brock" w:date="2012-01-11T14:26:00Z">
          <w:r w:rsidRPr="00E77497" w:rsidDel="000847C5">
            <w:delText>4</w:delText>
          </w:r>
        </w:del>
      </w:ins>
      <w:ins w:id="5070" w:author="Rev 5 Allen Wirfs-Brock" w:date="2012-01-11T14:26:00Z">
        <w:r w:rsidR="000847C5">
          <w:t>5</w:t>
        </w:r>
      </w:ins>
      <w:ins w:id="5071" w:author="Rev 4 Allen Wirfs-Brock" w:date="2011-10-15T09:35:00Z">
        <w:r w:rsidRPr="00E77497">
          <w:t>.2 Runtime Semantics</w:t>
        </w:r>
      </w:ins>
    </w:p>
    <w:p w14:paraId="39721672" w14:textId="77777777" w:rsidR="00384BE6" w:rsidRPr="00E77497" w:rsidRDefault="00384BE6" w:rsidP="00384BE6">
      <w:pPr>
        <w:keepNext/>
        <w:rPr>
          <w:ins w:id="5072" w:author="Rev 4 Allen Wirfs-Brock" w:date="2011-10-15T09:35:00Z"/>
          <w:rFonts w:ascii="Helvetica" w:hAnsi="Helvetica"/>
          <w:b/>
        </w:rPr>
      </w:pPr>
      <w:ins w:id="5073" w:author="Rev 4 Allen Wirfs-Brock" w:date="2011-10-15T09:35:00Z">
        <w:r w:rsidRPr="00E77497">
          <w:rPr>
            <w:rFonts w:ascii="Helvetica" w:hAnsi="Helvetica"/>
            <w:b/>
          </w:rPr>
          <w:t xml:space="preserve">Runtime Semantics: </w:t>
        </w:r>
        <w:r w:rsidRPr="00E77497">
          <w:rPr>
            <w:rFonts w:ascii="Helvetica" w:hAnsi="Helvetica"/>
            <w:b/>
            <w:spacing w:val="6"/>
          </w:rPr>
          <w:t>Evaluation</w:t>
        </w:r>
      </w:ins>
    </w:p>
    <w:p w14:paraId="68D3EF93" w14:textId="77777777" w:rsidR="00384BE6" w:rsidRPr="00E77497" w:rsidRDefault="00384BE6" w:rsidP="00384BE6">
      <w:del w:id="5074" w:author="Rev 4 Allen Wirfs-Brock" w:date="2011-10-15T09:38:00Z">
        <w:r w:rsidRPr="00E77497" w:rsidDel="00326D0A">
          <w:delText xml:space="preserve">The production </w:delText>
        </w:r>
      </w:del>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del w:id="5075" w:author="Rev 4 Allen Wirfs-Brock" w:date="2011-10-15T09:38:00Z">
        <w:r w:rsidRPr="00E77497" w:rsidDel="00326D0A">
          <w:delText>is evaluated as follows:</w:delText>
        </w:r>
      </w:del>
    </w:p>
    <w:p w14:paraId="259AC447" w14:textId="77777777" w:rsidR="00384BE6" w:rsidRPr="00E77497" w:rsidRDefault="00384BE6" w:rsidP="00441AED">
      <w:pPr>
        <w:pStyle w:val="Alg3"/>
        <w:numPr>
          <w:ilvl w:val="0"/>
          <w:numId w:val="63"/>
        </w:numPr>
        <w:spacing w:after="220"/>
        <w:contextualSpacing/>
      </w:pPr>
      <w:r w:rsidRPr="00E77497">
        <w:t>Return an empty List.</w:t>
      </w:r>
    </w:p>
    <w:p w14:paraId="3D68A485" w14:textId="77777777" w:rsidR="00384BE6" w:rsidRPr="00E77497" w:rsidRDefault="00384BE6" w:rsidP="00384BE6">
      <w:del w:id="5076" w:author="Rev 4 Allen Wirfs-Brock" w:date="2011-10-15T09:38:00Z">
        <w:r w:rsidRPr="00E77497" w:rsidDel="00326D0A">
          <w:delText xml:space="preserve">The production </w:delText>
        </w:r>
      </w:del>
      <w:r w:rsidRPr="00E77497">
        <w:rPr>
          <w:rStyle w:val="bnf"/>
        </w:rPr>
        <w:t>Arguments</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ArgumentList</w:t>
      </w:r>
      <w:r w:rsidRPr="00E77497">
        <w:rPr>
          <w:rFonts w:ascii="Courier New" w:hAnsi="Courier New"/>
          <w:b/>
        </w:rPr>
        <w:t xml:space="preserve"> )</w:t>
      </w:r>
      <w:r w:rsidRPr="00E77497">
        <w:t xml:space="preserve"> </w:t>
      </w:r>
      <w:del w:id="5077" w:author="Rev 4 Allen Wirfs-Brock" w:date="2011-10-15T09:38:00Z">
        <w:r w:rsidRPr="00E77497" w:rsidDel="00326D0A">
          <w:delText>is evaluated as follows:</w:delText>
        </w:r>
      </w:del>
    </w:p>
    <w:p w14:paraId="727C5C27" w14:textId="77777777" w:rsidR="00384BE6" w:rsidRPr="00E77497" w:rsidRDefault="00384BE6" w:rsidP="00441AED">
      <w:pPr>
        <w:pStyle w:val="Alg3"/>
        <w:numPr>
          <w:ilvl w:val="0"/>
          <w:numId w:val="64"/>
        </w:numPr>
        <w:spacing w:after="220"/>
        <w:contextualSpacing/>
      </w:pPr>
      <w:r w:rsidRPr="00E77497">
        <w:t xml:space="preserve">Return the result of evaluating </w:t>
      </w:r>
      <w:r w:rsidRPr="00E77497">
        <w:rPr>
          <w:i/>
        </w:rPr>
        <w:t>ArgumentList</w:t>
      </w:r>
      <w:r w:rsidRPr="00E77497">
        <w:t>.</w:t>
      </w:r>
    </w:p>
    <w:p w14:paraId="27E83C34" w14:textId="77777777" w:rsidR="00384BE6" w:rsidRPr="00E77497" w:rsidRDefault="00384BE6" w:rsidP="00384BE6">
      <w:pPr>
        <w:keepNext/>
      </w:pPr>
      <w:del w:id="5078"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del w:id="5079" w:author="Rev 4 Allen Wirfs-Brock" w:date="2011-10-15T09:38:00Z">
        <w:r w:rsidRPr="00E77497" w:rsidDel="00326D0A">
          <w:delText>is evaluated as follows:</w:delText>
        </w:r>
      </w:del>
    </w:p>
    <w:p w14:paraId="135A706F" w14:textId="77777777"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0F980820" w14:textId="77777777"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14:paraId="567C7722" w14:textId="77777777"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14:paraId="7FF34670" w14:textId="77777777" w:rsidR="00326D0A" w:rsidRPr="00E77497" w:rsidRDefault="00326D0A" w:rsidP="00326D0A">
      <w:pPr>
        <w:rPr>
          <w:ins w:id="5080" w:author="Rev 4 Allen Wirfs-Brock" w:date="2011-10-15T09:37:00Z"/>
        </w:rPr>
      </w:pPr>
      <w:ins w:id="5081" w:author="Rev 4 Allen Wirfs-Brock" w:date="2011-10-15T09:37:00Z">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14:paraId="32E236E4" w14:textId="77777777" w:rsidR="00326D0A" w:rsidRPr="00E77497" w:rsidRDefault="00326D0A" w:rsidP="00441AED">
      <w:pPr>
        <w:pStyle w:val="Alg4"/>
        <w:numPr>
          <w:ilvl w:val="0"/>
          <w:numId w:val="419"/>
        </w:numPr>
        <w:spacing w:after="220"/>
        <w:contextualSpacing/>
        <w:rPr>
          <w:ins w:id="5082" w:author="Rev 4 Allen Wirfs-Brock" w:date="2011-10-15T09:37:00Z"/>
        </w:rPr>
      </w:pPr>
      <w:ins w:id="5083" w:author="Rev 4 Allen Wirfs-Brock" w:date="2011-10-15T09:37:00Z">
        <w:r w:rsidRPr="00E77497">
          <w:t xml:space="preserve">Let </w:t>
        </w:r>
        <w:r w:rsidRPr="00E77497">
          <w:rPr>
            <w:i/>
          </w:rPr>
          <w:t xml:space="preserve">list </w:t>
        </w:r>
        <w:r w:rsidRPr="00E77497">
          <w:t>be an empty List.</w:t>
        </w:r>
      </w:ins>
    </w:p>
    <w:p w14:paraId="2B609A94" w14:textId="77777777" w:rsidR="00326D0A" w:rsidRPr="00E77497" w:rsidRDefault="00326D0A" w:rsidP="00441AED">
      <w:pPr>
        <w:pStyle w:val="Alg4"/>
        <w:numPr>
          <w:ilvl w:val="0"/>
          <w:numId w:val="419"/>
        </w:numPr>
        <w:spacing w:after="220"/>
        <w:contextualSpacing/>
        <w:rPr>
          <w:ins w:id="5084" w:author="Rev 4 Allen Wirfs-Brock" w:date="2011-10-15T09:37:00Z"/>
        </w:rPr>
      </w:pPr>
      <w:ins w:id="5085" w:author="Rev 4 Allen Wirfs-Brock" w:date="2011-10-15T09:3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3416D9C3" w14:textId="77777777" w:rsidR="00326D0A" w:rsidRPr="00E77497" w:rsidRDefault="00326D0A" w:rsidP="00441AED">
      <w:pPr>
        <w:pStyle w:val="Alg4"/>
        <w:numPr>
          <w:ilvl w:val="0"/>
          <w:numId w:val="419"/>
        </w:numPr>
        <w:spacing w:after="220"/>
        <w:contextualSpacing/>
        <w:rPr>
          <w:ins w:id="5086" w:author="Rev 4 Allen Wirfs-Brock" w:date="2011-10-15T09:37:00Z"/>
        </w:rPr>
      </w:pPr>
      <w:ins w:id="5087" w:author="Rev 4 Allen Wirfs-Brock" w:date="2011-10-15T09:37:00Z">
        <w:r w:rsidRPr="00E77497">
          <w:t xml:space="preserve">Let </w:t>
        </w:r>
        <w:r w:rsidRPr="00E77497">
          <w:rPr>
            <w:i/>
          </w:rPr>
          <w:t xml:space="preserve">spreadValue </w:t>
        </w:r>
        <w:r w:rsidRPr="00E77497">
          <w:t>be GetValue(</w:t>
        </w:r>
        <w:r w:rsidRPr="00E77497">
          <w:rPr>
            <w:i/>
          </w:rPr>
          <w:t>spreadRef</w:t>
        </w:r>
        <w:r w:rsidRPr="00E77497">
          <w:t>).</w:t>
        </w:r>
      </w:ins>
    </w:p>
    <w:p w14:paraId="6BACD7F1" w14:textId="77777777" w:rsidR="00326D0A" w:rsidRPr="00E77497" w:rsidRDefault="00326D0A" w:rsidP="00441AED">
      <w:pPr>
        <w:pStyle w:val="Alg4"/>
        <w:numPr>
          <w:ilvl w:val="0"/>
          <w:numId w:val="419"/>
        </w:numPr>
        <w:contextualSpacing/>
        <w:rPr>
          <w:ins w:id="5088" w:author="Rev 4 Allen Wirfs-Brock" w:date="2011-10-15T09:37:00Z"/>
        </w:rPr>
      </w:pPr>
      <w:commentRangeStart w:id="5089"/>
      <w:ins w:id="5090" w:author="Rev 4 Allen Wirfs-Brock" w:date="2011-10-15T09:37:00Z">
        <w:r w:rsidRPr="00E77497">
          <w:t xml:space="preserve">Let </w:t>
        </w:r>
        <w:r w:rsidRPr="00E77497">
          <w:rPr>
            <w:i/>
          </w:rPr>
          <w:t>spreadObj</w:t>
        </w:r>
        <w:r w:rsidRPr="00E77497">
          <w:t xml:space="preserve"> be ToObject(</w:t>
        </w:r>
        <w:r w:rsidRPr="00E77497">
          <w:rPr>
            <w:i/>
          </w:rPr>
          <w:t>spreadValue</w:t>
        </w:r>
        <w:r w:rsidRPr="00E77497">
          <w:t>).</w:t>
        </w:r>
        <w:commentRangeEnd w:id="5089"/>
        <w:r w:rsidRPr="00E77497">
          <w:rPr>
            <w:rStyle w:val="af4"/>
            <w:rFonts w:ascii="Arial" w:eastAsia="MS Mincho" w:hAnsi="Arial"/>
            <w:spacing w:val="0"/>
            <w:lang w:val="en-GB" w:eastAsia="ja-JP"/>
          </w:rPr>
          <w:commentReference w:id="5089"/>
        </w:r>
      </w:ins>
    </w:p>
    <w:p w14:paraId="60E52B0A" w14:textId="77777777" w:rsidR="00326D0A" w:rsidRPr="00E77497" w:rsidRDefault="00326D0A" w:rsidP="00441AED">
      <w:pPr>
        <w:pStyle w:val="Alg3"/>
        <w:numPr>
          <w:ilvl w:val="0"/>
          <w:numId w:val="419"/>
        </w:numPr>
        <w:rPr>
          <w:ins w:id="5091" w:author="Rev 4 Allen Wirfs-Brock" w:date="2011-10-15T09:37:00Z"/>
        </w:rPr>
      </w:pPr>
      <w:ins w:id="5092" w:author="Rev 4 Allen Wirfs-Brock" w:date="2011-10-15T09:3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52B10D73" w14:textId="77777777" w:rsidR="00326D0A" w:rsidRPr="00E77497" w:rsidRDefault="00326D0A" w:rsidP="00441AED">
      <w:pPr>
        <w:pStyle w:val="Alg3"/>
        <w:numPr>
          <w:ilvl w:val="0"/>
          <w:numId w:val="419"/>
        </w:numPr>
        <w:rPr>
          <w:ins w:id="5093" w:author="Rev 4 Allen Wirfs-Brock" w:date="2011-10-15T09:37:00Z"/>
        </w:rPr>
      </w:pPr>
      <w:ins w:id="5094" w:author="Rev 4 Allen Wirfs-Brock" w:date="2011-10-15T09:37:00Z">
        <w:r w:rsidRPr="00E77497">
          <w:t xml:space="preserve">Let </w:t>
        </w:r>
        <w:r w:rsidRPr="00E77497">
          <w:rPr>
            <w:i/>
          </w:rPr>
          <w:t>spreadLen</w:t>
        </w:r>
        <w:r w:rsidRPr="00E77497">
          <w:t xml:space="preserve"> be ToUint32(</w:t>
        </w:r>
        <w:r w:rsidRPr="00E77497">
          <w:rPr>
            <w:i/>
          </w:rPr>
          <w:t>lenVal</w:t>
        </w:r>
        <w:r w:rsidRPr="00E77497">
          <w:t>).</w:t>
        </w:r>
      </w:ins>
    </w:p>
    <w:p w14:paraId="6D5DE76A" w14:textId="77777777" w:rsidR="00326D0A" w:rsidRPr="00E77497" w:rsidRDefault="00326D0A" w:rsidP="00441AED">
      <w:pPr>
        <w:pStyle w:val="Alg3"/>
        <w:numPr>
          <w:ilvl w:val="0"/>
          <w:numId w:val="419"/>
        </w:numPr>
        <w:rPr>
          <w:ins w:id="5095" w:author="Rev 4 Allen Wirfs-Brock" w:date="2011-10-15T09:37:00Z"/>
        </w:rPr>
      </w:pPr>
      <w:ins w:id="5096" w:author="Rev 4 Allen Wirfs-Brock" w:date="2011-10-15T09:37:00Z">
        <w:r w:rsidRPr="00E77497">
          <w:t xml:space="preserve">Let </w:t>
        </w:r>
        <w:r w:rsidRPr="00E77497">
          <w:rPr>
            <w:i/>
          </w:rPr>
          <w:t xml:space="preserve">n </w:t>
        </w:r>
        <w:r w:rsidRPr="00E77497">
          <w:t>= 0.</w:t>
        </w:r>
      </w:ins>
    </w:p>
    <w:p w14:paraId="4683CA43" w14:textId="77777777" w:rsidR="00326D0A" w:rsidRPr="00E77497" w:rsidRDefault="00326D0A" w:rsidP="00441AED">
      <w:pPr>
        <w:pStyle w:val="Alg3"/>
        <w:numPr>
          <w:ilvl w:val="0"/>
          <w:numId w:val="419"/>
        </w:numPr>
        <w:rPr>
          <w:ins w:id="5097" w:author="Rev 4 Allen Wirfs-Brock" w:date="2011-10-15T09:37:00Z"/>
        </w:rPr>
      </w:pPr>
      <w:ins w:id="5098" w:author="Rev 4 Allen Wirfs-Brock" w:date="2011-10-15T09:37:00Z">
        <w:r w:rsidRPr="00E77497">
          <w:t xml:space="preserve">Repeat, while </w:t>
        </w:r>
        <w:r w:rsidRPr="00E77497">
          <w:rPr>
            <w:i/>
          </w:rPr>
          <w:t>n</w:t>
        </w:r>
        <w:r w:rsidRPr="00E77497">
          <w:t xml:space="preserve"> &lt; </w:t>
        </w:r>
        <w:r w:rsidRPr="00E77497">
          <w:rPr>
            <w:i/>
          </w:rPr>
          <w:t>spreadLen</w:t>
        </w:r>
      </w:ins>
    </w:p>
    <w:p w14:paraId="48F356D0" w14:textId="77777777" w:rsidR="00326D0A" w:rsidRPr="00E77497" w:rsidRDefault="00326D0A" w:rsidP="00441AED">
      <w:pPr>
        <w:pStyle w:val="Alg3"/>
        <w:numPr>
          <w:ilvl w:val="1"/>
          <w:numId w:val="571"/>
        </w:numPr>
        <w:tabs>
          <w:tab w:val="left" w:pos="720"/>
        </w:tabs>
        <w:ind w:left="720"/>
        <w:rPr>
          <w:ins w:id="5099" w:author="Rev 4 Allen Wirfs-Brock" w:date="2011-10-15T09:37:00Z"/>
        </w:rPr>
      </w:pPr>
      <w:ins w:id="5100" w:author="Rev 4 Allen Wirfs-Brock" w:date="2011-10-15T09:3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3A5647AC" w14:textId="77777777" w:rsidR="00326D0A" w:rsidRPr="00E77497" w:rsidRDefault="00326D0A" w:rsidP="00441AED">
      <w:pPr>
        <w:pStyle w:val="Alg3"/>
        <w:numPr>
          <w:ilvl w:val="1"/>
          <w:numId w:val="571"/>
        </w:numPr>
        <w:tabs>
          <w:tab w:val="left" w:pos="720"/>
        </w:tabs>
        <w:ind w:left="720"/>
        <w:rPr>
          <w:ins w:id="5101" w:author="Rev 4 Allen Wirfs-Brock" w:date="2011-10-15T09:37:00Z"/>
        </w:rPr>
      </w:pPr>
      <w:ins w:id="5102" w:author="Rev 4 Allen Wirfs-Brock" w:date="2011-10-15T09:37:00Z">
        <w:r w:rsidRPr="00E77497">
          <w:t xml:space="preserve">Append </w:t>
        </w:r>
        <w:r w:rsidRPr="00E77497">
          <w:rPr>
            <w:i/>
          </w:rPr>
          <w:t>nextArg</w:t>
        </w:r>
        <w:r w:rsidRPr="00E77497">
          <w:t xml:space="preserve"> as the last element of </w:t>
        </w:r>
        <w:r w:rsidRPr="00E77497">
          <w:rPr>
            <w:i/>
          </w:rPr>
          <w:t>list</w:t>
        </w:r>
        <w:r w:rsidRPr="00E77497">
          <w:t>.</w:t>
        </w:r>
      </w:ins>
    </w:p>
    <w:p w14:paraId="1B0870B9" w14:textId="77777777" w:rsidR="00326D0A" w:rsidRPr="00E77497" w:rsidRDefault="00326D0A" w:rsidP="00441AED">
      <w:pPr>
        <w:pStyle w:val="Alg3"/>
        <w:numPr>
          <w:ilvl w:val="1"/>
          <w:numId w:val="571"/>
        </w:numPr>
        <w:tabs>
          <w:tab w:val="left" w:pos="720"/>
        </w:tabs>
        <w:ind w:left="720"/>
        <w:rPr>
          <w:ins w:id="5103" w:author="Rev 4 Allen Wirfs-Brock" w:date="2011-10-15T09:37:00Z"/>
        </w:rPr>
      </w:pPr>
      <w:ins w:id="5104" w:author="Rev 4 Allen Wirfs-Brock" w:date="2011-10-15T09:37:00Z">
        <w:r w:rsidRPr="00E77497">
          <w:t xml:space="preserve">Let </w:t>
        </w:r>
        <w:r w:rsidRPr="00E77497">
          <w:rPr>
            <w:i/>
          </w:rPr>
          <w:t>n</w:t>
        </w:r>
        <w:r w:rsidRPr="00E77497">
          <w:t xml:space="preserve"> = </w:t>
        </w:r>
        <w:r w:rsidRPr="00E77497">
          <w:rPr>
            <w:i/>
          </w:rPr>
          <w:t>n</w:t>
        </w:r>
        <w:r w:rsidRPr="00E77497">
          <w:t>+1.</w:t>
        </w:r>
      </w:ins>
    </w:p>
    <w:p w14:paraId="2DD91784" w14:textId="77777777" w:rsidR="00326D0A" w:rsidRPr="00E77497" w:rsidRDefault="00326D0A" w:rsidP="00441AED">
      <w:pPr>
        <w:pStyle w:val="Alg3"/>
        <w:numPr>
          <w:ilvl w:val="0"/>
          <w:numId w:val="419"/>
        </w:numPr>
        <w:spacing w:after="220"/>
        <w:rPr>
          <w:ins w:id="5105" w:author="Rev 4 Allen Wirfs-Brock" w:date="2011-10-15T09:37:00Z"/>
        </w:rPr>
      </w:pPr>
      <w:ins w:id="5106" w:author="Rev 4 Allen Wirfs-Brock" w:date="2011-10-15T09:37:00Z">
        <w:r w:rsidRPr="00E77497">
          <w:t xml:space="preserve">Return </w:t>
        </w:r>
        <w:r w:rsidRPr="00E77497">
          <w:rPr>
            <w:i/>
          </w:rPr>
          <w:t>list</w:t>
        </w:r>
        <w:r w:rsidRPr="00E77497">
          <w:t>.</w:t>
        </w:r>
      </w:ins>
    </w:p>
    <w:p w14:paraId="7C67E02B" w14:textId="77777777" w:rsidR="00384BE6" w:rsidRPr="00E77497" w:rsidRDefault="00384BE6" w:rsidP="00384BE6">
      <w:del w:id="5107"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del w:id="5108" w:author="Rev 4 Allen Wirfs-Brock" w:date="2011-10-15T09:38:00Z">
        <w:r w:rsidRPr="00E77497" w:rsidDel="00326D0A">
          <w:delText>is evaluated as follows:</w:delText>
        </w:r>
      </w:del>
    </w:p>
    <w:p w14:paraId="380FBAD2" w14:textId="77777777" w:rsidR="00384BE6" w:rsidRPr="00E77497" w:rsidRDefault="00384BE6" w:rsidP="00441AED">
      <w:pPr>
        <w:pStyle w:val="Alg3"/>
        <w:numPr>
          <w:ilvl w:val="0"/>
          <w:numId w:val="66"/>
        </w:numPr>
        <w:spacing w:after="220"/>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14:paraId="4E7EE507" w14:textId="77777777"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7525161B" w14:textId="77777777" w:rsidR="00384BE6" w:rsidRPr="00E77497" w:rsidRDefault="00384BE6" w:rsidP="00441AED">
      <w:pPr>
        <w:pStyle w:val="Alg3"/>
        <w:numPr>
          <w:ilvl w:val="0"/>
          <w:numId w:val="66"/>
        </w:numPr>
        <w:spacing w:after="220"/>
        <w:contextualSpacing/>
      </w:pPr>
      <w:r w:rsidRPr="00E77497">
        <w:t xml:space="preserve">Let </w:t>
      </w:r>
      <w:r w:rsidRPr="00E77497">
        <w:rPr>
          <w:i/>
        </w:rPr>
        <w:t>arg</w:t>
      </w:r>
      <w:r w:rsidRPr="00E77497">
        <w:t xml:space="preserve"> be GetValue(</w:t>
      </w:r>
      <w:r w:rsidRPr="00E77497">
        <w:rPr>
          <w:i/>
        </w:rPr>
        <w:t>ref</w:t>
      </w:r>
      <w:r w:rsidRPr="00E77497">
        <w:t>).</w:t>
      </w:r>
    </w:p>
    <w:p w14:paraId="2ACDFE79" w14:textId="77777777"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3BA83AC1" w14:textId="77777777" w:rsidR="002A29A1" w:rsidRPr="00E77497" w:rsidRDefault="002A29A1" w:rsidP="002A29A1">
      <w:pPr>
        <w:rPr>
          <w:ins w:id="5109" w:author="Allen Wirfs-Brock" w:date="2011-07-05T10:47:00Z"/>
        </w:rPr>
      </w:pPr>
      <w:ins w:id="5110" w:author="Allen Wirfs-Brock" w:date="2011-07-05T10:47:00Z">
        <w:del w:id="5111" w:author="Rev 4 Allen Wirfs-Brock" w:date="2011-10-15T09:39:00Z">
          <w:r w:rsidRPr="00E77497" w:rsidDel="00326D0A">
            <w:delText xml:space="preserve">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5112" w:author="Rev 4 Allen Wirfs-Brock" w:date="2011-10-15T09:39:00Z">
          <w:r w:rsidRPr="00E77497" w:rsidDel="00326D0A">
            <w:delText>is evaluated as follows:</w:delText>
          </w:r>
        </w:del>
      </w:ins>
    </w:p>
    <w:p w14:paraId="3FE2CCF0" w14:textId="77777777" w:rsidR="002A29A1" w:rsidRPr="00E77497" w:rsidRDefault="002A29A1" w:rsidP="00441AED">
      <w:pPr>
        <w:pStyle w:val="Alg4"/>
        <w:numPr>
          <w:ilvl w:val="0"/>
          <w:numId w:val="420"/>
        </w:numPr>
        <w:spacing w:after="220"/>
        <w:contextualSpacing/>
        <w:rPr>
          <w:ins w:id="5113" w:author="Allen Wirfs-Brock" w:date="2011-07-05T10:47:00Z"/>
        </w:rPr>
      </w:pPr>
      <w:ins w:id="5114" w:author="Allen Wirfs-Brock" w:date="2011-07-05T10:47:00Z">
        <w:r w:rsidRPr="00E77497">
          <w:t xml:space="preserve">Let </w:t>
        </w:r>
        <w:r w:rsidRPr="00E77497">
          <w:rPr>
            <w:i/>
          </w:rPr>
          <w:t>precedingArgs</w:t>
        </w:r>
        <w:r w:rsidRPr="00E77497">
          <w:t xml:space="preserve"> be an empty List.</w:t>
        </w:r>
      </w:ins>
    </w:p>
    <w:p w14:paraId="7ADCF052" w14:textId="77777777" w:rsidR="002A29A1" w:rsidRPr="00E77497" w:rsidRDefault="002A29A1" w:rsidP="00441AED">
      <w:pPr>
        <w:pStyle w:val="Alg4"/>
        <w:numPr>
          <w:ilvl w:val="0"/>
          <w:numId w:val="420"/>
        </w:numPr>
        <w:spacing w:after="220"/>
        <w:contextualSpacing/>
        <w:rPr>
          <w:ins w:id="5115" w:author="Allen Wirfs-Brock" w:date="2011-07-05T10:47:00Z"/>
        </w:rPr>
      </w:pPr>
      <w:ins w:id="5116" w:author="Allen Wirfs-Brock" w:date="2011-07-05T10:4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08FC7187" w14:textId="77777777" w:rsidR="002A29A1" w:rsidRPr="00E77497" w:rsidRDefault="002A29A1" w:rsidP="00441AED">
      <w:pPr>
        <w:pStyle w:val="Alg4"/>
        <w:numPr>
          <w:ilvl w:val="0"/>
          <w:numId w:val="420"/>
        </w:numPr>
        <w:spacing w:after="220"/>
        <w:contextualSpacing/>
        <w:rPr>
          <w:ins w:id="5117" w:author="Allen Wirfs-Brock" w:date="2011-07-05T10:47:00Z"/>
        </w:rPr>
      </w:pPr>
      <w:ins w:id="5118" w:author="Allen Wirfs-Brock" w:date="2011-07-05T10:47:00Z">
        <w:r w:rsidRPr="00E77497">
          <w:t xml:space="preserve">Let </w:t>
        </w:r>
        <w:r w:rsidRPr="00E77497">
          <w:rPr>
            <w:i/>
          </w:rPr>
          <w:t xml:space="preserve">spreadValue </w:t>
        </w:r>
        <w:r w:rsidRPr="00E77497">
          <w:t>be GetValue(</w:t>
        </w:r>
        <w:r w:rsidRPr="00E77497">
          <w:rPr>
            <w:i/>
          </w:rPr>
          <w:t>spreadRef</w:t>
        </w:r>
        <w:r w:rsidRPr="00E77497">
          <w:t>).</w:t>
        </w:r>
      </w:ins>
    </w:p>
    <w:p w14:paraId="579C05B5" w14:textId="77777777" w:rsidR="002A29A1" w:rsidRPr="00E77497" w:rsidRDefault="002A29A1" w:rsidP="00441AED">
      <w:pPr>
        <w:pStyle w:val="Alg4"/>
        <w:numPr>
          <w:ilvl w:val="0"/>
          <w:numId w:val="420"/>
        </w:numPr>
        <w:contextualSpacing/>
        <w:rPr>
          <w:ins w:id="5119" w:author="Allen Wirfs-Brock" w:date="2011-07-05T10:47:00Z"/>
        </w:rPr>
      </w:pPr>
      <w:commentRangeStart w:id="5120"/>
      <w:ins w:id="5121" w:author="Allen Wirfs-Brock" w:date="2011-07-05T10:47:00Z">
        <w:r w:rsidRPr="00E77497">
          <w:t xml:space="preserve">Let </w:t>
        </w:r>
        <w:r w:rsidRPr="00E77497">
          <w:rPr>
            <w:i/>
          </w:rPr>
          <w:t>spreadObj</w:t>
        </w:r>
        <w:r w:rsidRPr="00E77497">
          <w:t xml:space="preserve"> be ToObject(</w:t>
        </w:r>
        <w:r w:rsidRPr="00E77497">
          <w:rPr>
            <w:i/>
          </w:rPr>
          <w:t>spreadValue</w:t>
        </w:r>
        <w:r w:rsidRPr="00E77497">
          <w:t>).</w:t>
        </w:r>
        <w:commentRangeEnd w:id="5120"/>
        <w:r w:rsidRPr="00E77497">
          <w:rPr>
            <w:rStyle w:val="af4"/>
            <w:rFonts w:ascii="Arial" w:eastAsia="MS Mincho" w:hAnsi="Arial"/>
            <w:spacing w:val="0"/>
            <w:lang w:val="en-GB" w:eastAsia="ja-JP"/>
          </w:rPr>
          <w:commentReference w:id="5120"/>
        </w:r>
      </w:ins>
    </w:p>
    <w:p w14:paraId="1793DD67" w14:textId="77777777" w:rsidR="002A29A1" w:rsidRPr="00E77497" w:rsidRDefault="002A29A1" w:rsidP="00441AED">
      <w:pPr>
        <w:pStyle w:val="Alg3"/>
        <w:numPr>
          <w:ilvl w:val="0"/>
          <w:numId w:val="420"/>
        </w:numPr>
        <w:rPr>
          <w:ins w:id="5122" w:author="Allen Wirfs-Brock" w:date="2011-07-05T10:47:00Z"/>
        </w:rPr>
      </w:pPr>
      <w:ins w:id="5123" w:author="Allen Wirfs-Brock" w:date="2011-07-05T10:4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1EA17A6F" w14:textId="77777777" w:rsidR="002A29A1" w:rsidRPr="00E77497" w:rsidRDefault="002A29A1" w:rsidP="00441AED">
      <w:pPr>
        <w:pStyle w:val="Alg3"/>
        <w:numPr>
          <w:ilvl w:val="0"/>
          <w:numId w:val="420"/>
        </w:numPr>
        <w:rPr>
          <w:ins w:id="5124" w:author="Allen Wirfs-Brock" w:date="2011-07-05T10:47:00Z"/>
        </w:rPr>
      </w:pPr>
      <w:ins w:id="5125" w:author="Allen Wirfs-Brock" w:date="2011-07-05T10:47:00Z">
        <w:r w:rsidRPr="00E77497">
          <w:t xml:space="preserve">Let </w:t>
        </w:r>
        <w:r w:rsidRPr="00E77497">
          <w:rPr>
            <w:i/>
          </w:rPr>
          <w:t>spreadLen</w:t>
        </w:r>
        <w:r w:rsidRPr="00E77497">
          <w:t xml:space="preserve"> be ToUint32(</w:t>
        </w:r>
        <w:r w:rsidRPr="00E77497">
          <w:rPr>
            <w:i/>
          </w:rPr>
          <w:t>lenVal</w:t>
        </w:r>
        <w:r w:rsidRPr="00E77497">
          <w:t>).</w:t>
        </w:r>
      </w:ins>
    </w:p>
    <w:p w14:paraId="33E2A8C6" w14:textId="77777777" w:rsidR="002A29A1" w:rsidRPr="00E77497" w:rsidRDefault="002A29A1" w:rsidP="00441AED">
      <w:pPr>
        <w:pStyle w:val="Alg3"/>
        <w:numPr>
          <w:ilvl w:val="0"/>
          <w:numId w:val="420"/>
        </w:numPr>
        <w:rPr>
          <w:ins w:id="5126" w:author="Allen Wirfs-Brock" w:date="2011-07-05T10:47:00Z"/>
        </w:rPr>
      </w:pPr>
      <w:ins w:id="5127" w:author="Allen Wirfs-Brock" w:date="2011-07-05T10:47:00Z">
        <w:r w:rsidRPr="00E77497">
          <w:t xml:space="preserve">Let </w:t>
        </w:r>
        <w:r w:rsidRPr="00E77497">
          <w:rPr>
            <w:i/>
          </w:rPr>
          <w:t xml:space="preserve">n </w:t>
        </w:r>
        <w:r w:rsidRPr="00E77497">
          <w:t>= 0.</w:t>
        </w:r>
      </w:ins>
    </w:p>
    <w:p w14:paraId="19719377" w14:textId="77777777" w:rsidR="002A29A1" w:rsidRPr="00E77497" w:rsidRDefault="002A29A1" w:rsidP="00441AED">
      <w:pPr>
        <w:pStyle w:val="Alg3"/>
        <w:numPr>
          <w:ilvl w:val="0"/>
          <w:numId w:val="420"/>
        </w:numPr>
        <w:rPr>
          <w:ins w:id="5128" w:author="Allen Wirfs-Brock" w:date="2011-07-05T10:47:00Z"/>
        </w:rPr>
      </w:pPr>
      <w:ins w:id="5129" w:author="Allen Wirfs-Brock" w:date="2011-07-05T10:47:00Z">
        <w:r w:rsidRPr="00E77497">
          <w:t xml:space="preserve">Repeat, while </w:t>
        </w:r>
        <w:r w:rsidRPr="00E77497">
          <w:rPr>
            <w:i/>
          </w:rPr>
          <w:t>n</w:t>
        </w:r>
        <w:r w:rsidRPr="00E77497">
          <w:t xml:space="preserve"> &lt; </w:t>
        </w:r>
        <w:r w:rsidRPr="00E77497">
          <w:rPr>
            <w:i/>
          </w:rPr>
          <w:t>spreadLen</w:t>
        </w:r>
      </w:ins>
    </w:p>
    <w:p w14:paraId="35330669" w14:textId="77777777" w:rsidR="002A29A1" w:rsidRPr="00E77497" w:rsidRDefault="002A29A1" w:rsidP="00441AED">
      <w:pPr>
        <w:pStyle w:val="Alg3"/>
        <w:numPr>
          <w:ilvl w:val="1"/>
          <w:numId w:val="571"/>
        </w:numPr>
        <w:tabs>
          <w:tab w:val="left" w:pos="720"/>
        </w:tabs>
        <w:ind w:left="720"/>
        <w:rPr>
          <w:ins w:id="5130" w:author="Allen Wirfs-Brock" w:date="2011-07-05T10:47:00Z"/>
        </w:rPr>
      </w:pPr>
      <w:ins w:id="5131" w:author="Allen Wirfs-Brock" w:date="2011-07-05T10:4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0189BD3F" w14:textId="77777777" w:rsidR="002A29A1" w:rsidRPr="00E77497" w:rsidRDefault="002A29A1" w:rsidP="00441AED">
      <w:pPr>
        <w:pStyle w:val="Alg3"/>
        <w:numPr>
          <w:ilvl w:val="1"/>
          <w:numId w:val="571"/>
        </w:numPr>
        <w:tabs>
          <w:tab w:val="left" w:pos="720"/>
        </w:tabs>
        <w:ind w:left="720"/>
        <w:rPr>
          <w:ins w:id="5132" w:author="Allen Wirfs-Brock" w:date="2011-07-05T10:47:00Z"/>
        </w:rPr>
      </w:pPr>
      <w:ins w:id="5133" w:author="Allen Wirfs-Brock" w:date="2011-07-05T10:47:00Z">
        <w:r w:rsidRPr="00E77497">
          <w:t xml:space="preserve">Append </w:t>
        </w:r>
        <w:r w:rsidRPr="00E77497">
          <w:rPr>
            <w:i/>
          </w:rPr>
          <w:t>nextArg</w:t>
        </w:r>
        <w:r w:rsidRPr="00E77497">
          <w:t xml:space="preserve"> as the last element of </w:t>
        </w:r>
        <w:r w:rsidRPr="00E77497">
          <w:rPr>
            <w:i/>
          </w:rPr>
          <w:t>precedingArgs</w:t>
        </w:r>
        <w:r w:rsidRPr="00E77497">
          <w:t>.</w:t>
        </w:r>
      </w:ins>
    </w:p>
    <w:p w14:paraId="1C2DB7DC" w14:textId="77777777" w:rsidR="002A29A1" w:rsidRPr="00E77497" w:rsidRDefault="002A29A1" w:rsidP="00441AED">
      <w:pPr>
        <w:pStyle w:val="Alg3"/>
        <w:numPr>
          <w:ilvl w:val="1"/>
          <w:numId w:val="571"/>
        </w:numPr>
        <w:tabs>
          <w:tab w:val="left" w:pos="720"/>
        </w:tabs>
        <w:ind w:left="720"/>
        <w:rPr>
          <w:ins w:id="5134" w:author="Allen Wirfs-Brock" w:date="2011-07-05T10:47:00Z"/>
        </w:rPr>
      </w:pPr>
      <w:ins w:id="5135" w:author="Allen Wirfs-Brock" w:date="2011-07-05T10:47:00Z">
        <w:r w:rsidRPr="00E77497">
          <w:t xml:space="preserve">Let </w:t>
        </w:r>
        <w:r w:rsidRPr="00E77497">
          <w:rPr>
            <w:i/>
          </w:rPr>
          <w:t>n</w:t>
        </w:r>
        <w:r w:rsidRPr="00E77497">
          <w:t xml:space="preserve"> = </w:t>
        </w:r>
        <w:r w:rsidRPr="00E77497">
          <w:rPr>
            <w:i/>
          </w:rPr>
          <w:t>n</w:t>
        </w:r>
        <w:r w:rsidRPr="00E77497">
          <w:t>+1.</w:t>
        </w:r>
      </w:ins>
    </w:p>
    <w:p w14:paraId="20F33F94" w14:textId="77777777" w:rsidR="002A29A1" w:rsidRPr="00E77497" w:rsidRDefault="002A29A1" w:rsidP="00441AED">
      <w:pPr>
        <w:pStyle w:val="Alg3"/>
        <w:numPr>
          <w:ilvl w:val="0"/>
          <w:numId w:val="420"/>
        </w:numPr>
        <w:spacing w:after="220"/>
        <w:rPr>
          <w:ins w:id="5136" w:author="Allen Wirfs-Brock" w:date="2011-07-05T10:47:00Z"/>
        </w:rPr>
      </w:pPr>
      <w:ins w:id="5137" w:author="Allen Wirfs-Brock" w:date="2011-07-05T10:47:00Z">
        <w:r w:rsidRPr="00E77497">
          <w:t xml:space="preserve">Return </w:t>
        </w:r>
        <w:r w:rsidRPr="00E77497">
          <w:rPr>
            <w:i/>
          </w:rPr>
          <w:t>precedingArgs</w:t>
        </w:r>
        <w:r w:rsidRPr="00E77497">
          <w:t>.</w:t>
        </w:r>
      </w:ins>
    </w:p>
    <w:p w14:paraId="2EDAC8C7" w14:textId="77777777" w:rsidR="004C02EF" w:rsidRPr="00120381" w:rsidRDefault="004C02EF" w:rsidP="003A4B22">
      <w:pPr>
        <w:pStyle w:val="20"/>
        <w:numPr>
          <w:ilvl w:val="0"/>
          <w:numId w:val="0"/>
        </w:numPr>
      </w:pPr>
      <w:bookmarkStart w:id="5138" w:name="_Ref457437594"/>
      <w:bookmarkStart w:id="5139" w:name="_Toc472818827"/>
      <w:bookmarkStart w:id="5140" w:name="_Toc235503401"/>
      <w:bookmarkStart w:id="5141" w:name="_Toc241509176"/>
      <w:bookmarkStart w:id="5142" w:name="_Toc244416663"/>
      <w:bookmarkStart w:id="5143" w:name="_Toc276631027"/>
      <w:bookmarkStart w:id="5144" w:name="_Toc314500593"/>
      <w:bookmarkEnd w:id="5054"/>
      <w:bookmarkEnd w:id="5055"/>
      <w:bookmarkEnd w:id="5056"/>
      <w:bookmarkEnd w:id="5057"/>
      <w:bookmarkEnd w:id="5058"/>
      <w:r w:rsidRPr="00120381">
        <w:t>11.3</w:t>
      </w:r>
      <w:r w:rsidRPr="00120381">
        <w:tab/>
        <w:t>Postfix Expression</w:t>
      </w:r>
      <w:bookmarkEnd w:id="5052"/>
      <w:bookmarkEnd w:id="5053"/>
      <w:r w:rsidRPr="00120381">
        <w:t>s</w:t>
      </w:r>
      <w:bookmarkStart w:id="5145" w:name="_Toc375031172"/>
      <w:bookmarkStart w:id="5146" w:name="_Toc381513686"/>
      <w:bookmarkStart w:id="5147" w:name="_Toc382202836"/>
      <w:bookmarkStart w:id="5148" w:name="_Toc382212208"/>
      <w:bookmarkStart w:id="5149" w:name="_Toc382212485"/>
      <w:bookmarkStart w:id="5150" w:name="_Toc382291553"/>
      <w:bookmarkEnd w:id="5138"/>
      <w:bookmarkEnd w:id="5139"/>
      <w:bookmarkEnd w:id="5140"/>
      <w:bookmarkEnd w:id="5141"/>
      <w:bookmarkEnd w:id="5142"/>
      <w:bookmarkEnd w:id="5143"/>
      <w:bookmarkEnd w:id="5144"/>
    </w:p>
    <w:p w14:paraId="1A553860" w14:textId="77777777" w:rsidR="004C02EF" w:rsidRPr="00120381" w:rsidRDefault="004C02EF" w:rsidP="004C02EF">
      <w:pPr>
        <w:pStyle w:val="Syntax"/>
      </w:pPr>
      <w:r w:rsidRPr="004D1BD1">
        <w:t>Syntax</w:t>
      </w:r>
    </w:p>
    <w:p w14:paraId="52606DF0"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58667514"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5151" w:name="_Toc385672193"/>
      <w:bookmarkStart w:id="5152" w:name="_Toc393690288"/>
    </w:p>
    <w:p w14:paraId="6DA65D2D" w14:textId="77777777" w:rsidR="00795735" w:rsidRDefault="00795735" w:rsidP="00795735">
      <w:pPr>
        <w:rPr>
          <w:ins w:id="5153" w:author="Rev 5 Allen Wirfs-Brock" w:date="2012-01-11T10:54:00Z"/>
          <w:rFonts w:ascii="Helvetica" w:hAnsi="Helvetica"/>
          <w:b/>
        </w:rPr>
      </w:pPr>
      <w:bookmarkStart w:id="5154" w:name="_Ref457707573"/>
      <w:bookmarkStart w:id="5155" w:name="_Toc472818828"/>
      <w:bookmarkStart w:id="5156" w:name="_Toc235503402"/>
      <w:bookmarkStart w:id="5157" w:name="_Toc241509177"/>
      <w:bookmarkStart w:id="5158" w:name="_Toc244416664"/>
      <w:bookmarkStart w:id="5159" w:name="_Toc276631028"/>
      <w:ins w:id="5160" w:author="Rev 5 Allen Wirfs-Brock" w:date="2012-01-11T10:52:00Z">
        <w:r w:rsidRPr="00E77497">
          <w:rPr>
            <w:rFonts w:ascii="Helvetica" w:hAnsi="Helvetica"/>
            <w:b/>
          </w:rPr>
          <w:t>Static Semantics</w:t>
        </w:r>
      </w:ins>
    </w:p>
    <w:p w14:paraId="22516A2E" w14:textId="77777777" w:rsidR="00795735" w:rsidRPr="00E77497" w:rsidRDefault="00304798" w:rsidP="00795735">
      <w:pPr>
        <w:rPr>
          <w:ins w:id="5161" w:author="Rev 5 Allen Wirfs-Brock" w:date="2012-01-11T10:52:00Z"/>
          <w:rFonts w:ascii="Helvetica" w:hAnsi="Helvetica"/>
          <w:b/>
        </w:rPr>
      </w:pPr>
      <w:ins w:id="5162" w:author="Rev 5 Allen Wirfs-Brock" w:date="2012-01-11T14:30:00Z">
        <w:r w:rsidRPr="00E77497">
          <w:rPr>
            <w:rFonts w:ascii="Helvetica" w:hAnsi="Helvetica"/>
            <w:b/>
          </w:rPr>
          <w:t xml:space="preserve">Static Semantics:  </w:t>
        </w:r>
      </w:ins>
      <w:ins w:id="5163" w:author="Rev 5 Allen Wirfs-Brock" w:date="2012-01-11T10:52:00Z">
        <w:r w:rsidR="00795735" w:rsidRPr="00E77497">
          <w:rPr>
            <w:rFonts w:ascii="Helvetica" w:hAnsi="Helvetica"/>
            <w:b/>
          </w:rPr>
          <w:t>Early Errors</w:t>
        </w:r>
      </w:ins>
    </w:p>
    <w:p w14:paraId="286330AB" w14:textId="77777777" w:rsidR="00795735" w:rsidRPr="00120381" w:rsidRDefault="00795735" w:rsidP="00795735">
      <w:pPr>
        <w:pStyle w:val="SyntaxRule"/>
        <w:rPr>
          <w:ins w:id="5164" w:author="Rev 5 Allen Wirfs-Brock" w:date="2012-01-11T10:54:00Z"/>
        </w:rPr>
      </w:pPr>
      <w:ins w:id="5165" w:author="Rev 5 Allen Wirfs-Brock" w:date="2012-01-11T10:54:00Z">
        <w:r w:rsidRPr="00120381">
          <w:t xml:space="preserve">PostfixExpression </w:t>
        </w:r>
        <w:r w:rsidRPr="00120381">
          <w:rPr>
            <w:rFonts w:ascii="Arial" w:hAnsi="Arial"/>
            <w:b/>
            <w:i w:val="0"/>
          </w:rPr>
          <w:t>:</w:t>
        </w:r>
      </w:ins>
    </w:p>
    <w:p w14:paraId="004ECE51" w14:textId="77777777" w:rsidR="00795735" w:rsidRPr="00675B74" w:rsidRDefault="00795735" w:rsidP="00795735">
      <w:pPr>
        <w:pStyle w:val="SyntaxDefinition"/>
        <w:rPr>
          <w:ins w:id="5166" w:author="Rev 5 Allen Wirfs-Brock" w:date="2012-01-11T10:54:00Z"/>
        </w:rPr>
      </w:pPr>
      <w:ins w:id="5167" w:author="Rev 5 Allen Wirfs-Brock" w:date="2012-01-11T10:54: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6A4DA3C2" w14:textId="77777777" w:rsidR="00795735" w:rsidRPr="00E77497" w:rsidRDefault="00795735" w:rsidP="00795735">
      <w:pPr>
        <w:numPr>
          <w:ilvl w:val="0"/>
          <w:numId w:val="403"/>
        </w:numPr>
        <w:spacing w:after="0"/>
        <w:rPr>
          <w:ins w:id="5168" w:author="Rev 5 Allen Wirfs-Brock" w:date="2012-01-11T10:52:00Z"/>
        </w:rPr>
      </w:pPr>
      <w:ins w:id="5169" w:author="Rev 5 Allen Wirfs-Brock" w:date="2012-01-11T10:52:00Z">
        <w:r w:rsidRPr="00E77497">
          <w:t xml:space="preserve">It is a Syntax Error if the </w:t>
        </w:r>
      </w:ins>
      <w:ins w:id="5170" w:author="Rev 5 Allen Wirfs-Brock" w:date="2012-01-11T10:55:00Z">
        <w:r>
          <w:rPr>
            <w:rStyle w:val="bnf"/>
          </w:rPr>
          <w:t>Postfix</w:t>
        </w:r>
      </w:ins>
      <w:ins w:id="5171" w:author="Rev 5 Allen Wirfs-Brock" w:date="2012-01-11T10:52:00Z">
        <w:r w:rsidRPr="00E77497">
          <w:rPr>
            <w:rStyle w:val="bnf"/>
          </w:rPr>
          <w:t>Expression</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3F903B5F" w14:textId="77777777" w:rsidR="00795735" w:rsidRPr="00E77497" w:rsidRDefault="00795735" w:rsidP="00795735">
      <w:pPr>
        <w:numPr>
          <w:ilvl w:val="0"/>
          <w:numId w:val="403"/>
        </w:numPr>
        <w:spacing w:after="0"/>
        <w:rPr>
          <w:ins w:id="5172" w:author="Rev 5 Allen Wirfs-Brock" w:date="2012-01-11T10:52:00Z"/>
        </w:rPr>
      </w:pPr>
      <w:ins w:id="5173" w:author="Rev 5 Allen Wirfs-Brock" w:date="2012-01-11T10:52:00Z">
        <w:r w:rsidRPr="00E77497">
          <w:t xml:space="preserve">It is a Syntax Error if the </w:t>
        </w:r>
        <w:r w:rsidRPr="00E77497">
          <w:rPr>
            <w:rStyle w:val="bnf"/>
          </w:rPr>
          <w:t>AssignmentExpression</w:t>
        </w:r>
        <w:r w:rsidRPr="00E77497">
          <w:t xml:space="preserve"> is contained in extended code and the </w:t>
        </w:r>
        <w:r w:rsidRPr="00E77497">
          <w:rPr>
            <w:rStyle w:val="bnf"/>
          </w:rPr>
          <w:t>LeftHandSideExpression</w:t>
        </w:r>
        <w:r w:rsidRPr="00E77497">
          <w:t xml:space="preserve"> is a </w:t>
        </w:r>
        <w:r w:rsidRPr="00E77497">
          <w:rPr>
            <w:rStyle w:val="bnf"/>
          </w:rPr>
          <w:t xml:space="preserve">Literal </w:t>
        </w:r>
        <w:r w:rsidRPr="00E77497">
          <w:t xml:space="preserve">or a </w:t>
        </w:r>
        <w:r w:rsidRPr="00E77497">
          <w:rPr>
            <w:rStyle w:val="bnf"/>
          </w:rPr>
          <w:t>FunctionExpression</w:t>
        </w:r>
        <w:r w:rsidRPr="00E77497">
          <w:t>.</w:t>
        </w:r>
      </w:ins>
    </w:p>
    <w:p w14:paraId="1B4270F9" w14:textId="77777777" w:rsidR="00795735" w:rsidRPr="00E77497" w:rsidRDefault="00795735" w:rsidP="00795735">
      <w:pPr>
        <w:numPr>
          <w:ilvl w:val="0"/>
          <w:numId w:val="403"/>
        </w:numPr>
        <w:spacing w:after="0"/>
        <w:rPr>
          <w:ins w:id="5174" w:author="Rev 5 Allen Wirfs-Brock" w:date="2012-01-11T10:52:00Z"/>
        </w:rPr>
      </w:pPr>
      <w:ins w:id="5175" w:author="Rev 5 Allen Wirfs-Brock" w:date="2012-01-11T10:52:00Z">
        <w:r w:rsidRPr="00E77497">
          <w:t xml:space="preserve">It is a Syntax Error if the </w:t>
        </w:r>
        <w:r w:rsidRPr="00E77497">
          <w:rPr>
            <w:rStyle w:val="bnf"/>
          </w:rPr>
          <w:t>AssignmentExpression</w:t>
        </w:r>
        <w:r w:rsidRPr="00E77497">
          <w:t xml:space="preserve"> is contained in extended code and the </w:t>
        </w:r>
        <w:r w:rsidRPr="00E77497">
          <w:rPr>
            <w:rStyle w:val="bnf"/>
          </w:rPr>
          <w:t>LeftHandSideExpression</w:t>
        </w:r>
        <w:r w:rsidRPr="00E77497">
          <w:t xml:space="preserve"> is an </w:t>
        </w:r>
        <w:r w:rsidRPr="00E77497">
          <w:rPr>
            <w:rStyle w:val="bnf"/>
          </w:rPr>
          <w:t xml:space="preserve">Identifier </w:t>
        </w:r>
        <w:r w:rsidRPr="00795735">
          <w:rPr>
            <w:rStyle w:val="bnf"/>
            <w:rFonts w:ascii="Arial" w:hAnsi="Arial" w:cs="Arial"/>
            <w:i w:val="0"/>
          </w:rPr>
          <w:t xml:space="preserve">that does not statically resolve to a declarative environment record binding or if the resolved binding is </w:t>
        </w:r>
        <w:r w:rsidRPr="008D16CB">
          <w:rPr>
            <w:rStyle w:val="bnf"/>
            <w:rFonts w:ascii="Arial" w:hAnsi="Arial" w:cs="Arial"/>
            <w:i w:val="0"/>
          </w:rPr>
          <w:t>an immutable binding.</w:t>
        </w:r>
      </w:ins>
    </w:p>
    <w:p w14:paraId="5EF4C28B" w14:textId="77777777" w:rsidR="00795735" w:rsidRPr="00E77497" w:rsidRDefault="00795735" w:rsidP="00795735">
      <w:pPr>
        <w:numPr>
          <w:ilvl w:val="0"/>
          <w:numId w:val="403"/>
        </w:numPr>
        <w:spacing w:after="220"/>
        <w:rPr>
          <w:ins w:id="5176" w:author="Rev 5 Allen Wirfs-Brock" w:date="2012-01-11T10:52:00Z"/>
        </w:rPr>
      </w:pPr>
      <w:ins w:id="5177" w:author="Rev 5 Allen Wirfs-Brock" w:date="2012-01-11T10:52: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6ED83046" w14:textId="77777777" w:rsidR="004C02EF" w:rsidRPr="00E77497" w:rsidRDefault="004C02EF" w:rsidP="003A4B22">
      <w:pPr>
        <w:pStyle w:val="30"/>
        <w:numPr>
          <w:ilvl w:val="0"/>
          <w:numId w:val="0"/>
        </w:numPr>
      </w:pPr>
      <w:bookmarkStart w:id="5178" w:name="_Toc314500594"/>
      <w:r w:rsidRPr="00E77497">
        <w:t>11.3.1</w:t>
      </w:r>
      <w:r w:rsidRPr="00E77497">
        <w:tab/>
        <w:t>Postfix Increment Operato</w:t>
      </w:r>
      <w:bookmarkEnd w:id="5151"/>
      <w:bookmarkEnd w:id="5152"/>
      <w:r w:rsidRPr="00E77497">
        <w:t>r</w:t>
      </w:r>
      <w:bookmarkEnd w:id="5154"/>
      <w:bookmarkEnd w:id="5155"/>
      <w:bookmarkEnd w:id="5156"/>
      <w:bookmarkEnd w:id="5157"/>
      <w:bookmarkEnd w:id="5158"/>
      <w:bookmarkEnd w:id="5159"/>
      <w:bookmarkEnd w:id="5178"/>
    </w:p>
    <w:p w14:paraId="76C0EF34" w14:textId="77777777" w:rsidR="00326D0A" w:rsidRPr="00E77497" w:rsidRDefault="00326D0A" w:rsidP="00326D0A">
      <w:pPr>
        <w:keepNext/>
        <w:rPr>
          <w:ins w:id="5179" w:author="Rev 4 Allen Wirfs-Brock" w:date="2011-10-15T09:39:00Z"/>
          <w:rFonts w:ascii="Helvetica" w:hAnsi="Helvetica"/>
          <w:b/>
        </w:rPr>
      </w:pPr>
      <w:ins w:id="5180" w:author="Rev 4 Allen Wirfs-Brock" w:date="2011-10-15T09:39:00Z">
        <w:r w:rsidRPr="00E77497">
          <w:rPr>
            <w:rFonts w:ascii="Helvetica" w:hAnsi="Helvetica"/>
            <w:b/>
          </w:rPr>
          <w:t xml:space="preserve">Runtime Semantics: </w:t>
        </w:r>
        <w:r w:rsidRPr="00E77497">
          <w:rPr>
            <w:rFonts w:ascii="Helvetica" w:hAnsi="Helvetica"/>
            <w:b/>
            <w:spacing w:val="6"/>
          </w:rPr>
          <w:t>Evaluation</w:t>
        </w:r>
      </w:ins>
    </w:p>
    <w:p w14:paraId="62A58ECE" w14:textId="77777777" w:rsidR="004C02EF" w:rsidRPr="00E77497" w:rsidRDefault="004C02EF" w:rsidP="004C02EF">
      <w:del w:id="5181"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del w:id="5182" w:author="Rev 4 Allen Wirfs-Brock" w:date="2011-10-15T09:40:00Z">
        <w:r w:rsidRPr="00E77497" w:rsidDel="00326D0A">
          <w:delText>is evaluated as follows:</w:delText>
        </w:r>
      </w:del>
    </w:p>
    <w:p w14:paraId="04646ADA" w14:textId="77777777"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1B63E3E5" w14:textId="77777777" w:rsidR="004C02EF" w:rsidRPr="00E77497" w:rsidDel="00795735" w:rsidRDefault="004C02EF" w:rsidP="00441AED">
      <w:pPr>
        <w:pStyle w:val="Alg3"/>
        <w:numPr>
          <w:ilvl w:val="0"/>
          <w:numId w:val="68"/>
        </w:numPr>
        <w:spacing w:after="220"/>
        <w:contextualSpacing/>
        <w:rPr>
          <w:del w:id="5183" w:author="Rev 5 Allen Wirfs-Brock" w:date="2012-01-11T10:57:00Z"/>
        </w:rPr>
      </w:pPr>
      <w:del w:id="5184"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622A9298" w14:textId="77777777" w:rsidR="004C02EF" w:rsidRPr="00E77497" w:rsidDel="00795735" w:rsidRDefault="004C02EF" w:rsidP="00441AED">
      <w:pPr>
        <w:pStyle w:val="Alg3"/>
        <w:numPr>
          <w:ilvl w:val="0"/>
          <w:numId w:val="69"/>
        </w:numPr>
        <w:ind w:left="720" w:firstLine="0"/>
        <w:rPr>
          <w:del w:id="5185" w:author="Rev 5 Allen Wirfs-Brock" w:date="2012-01-11T10:57:00Z"/>
        </w:rPr>
      </w:pPr>
      <w:del w:id="5186"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1646B939" w14:textId="77777777" w:rsidR="004C02EF" w:rsidRPr="00E77497" w:rsidDel="00795735" w:rsidRDefault="004C02EF" w:rsidP="00441AED">
      <w:pPr>
        <w:pStyle w:val="Alg3"/>
        <w:numPr>
          <w:ilvl w:val="0"/>
          <w:numId w:val="69"/>
        </w:numPr>
        <w:ind w:left="720" w:firstLine="0"/>
        <w:rPr>
          <w:del w:id="5187" w:author="Rev 5 Allen Wirfs-Brock" w:date="2012-01-11T10:57:00Z"/>
        </w:rPr>
      </w:pPr>
      <w:del w:id="5188"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323C77AE" w14:textId="77777777" w:rsidR="004C02EF" w:rsidRPr="00E77497" w:rsidDel="00795735" w:rsidRDefault="004C02EF" w:rsidP="00441AED">
      <w:pPr>
        <w:pStyle w:val="Alg3"/>
        <w:numPr>
          <w:ilvl w:val="0"/>
          <w:numId w:val="69"/>
        </w:numPr>
        <w:ind w:left="720" w:firstLine="0"/>
        <w:rPr>
          <w:del w:id="5189" w:author="Rev 5 Allen Wirfs-Brock" w:date="2012-01-11T10:57:00Z"/>
        </w:rPr>
      </w:pPr>
      <w:del w:id="5190"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54C81BFC" w14:textId="77777777" w:rsidR="004C02EF" w:rsidRPr="00E77497" w:rsidDel="00795735" w:rsidRDefault="004C02EF" w:rsidP="00441AED">
      <w:pPr>
        <w:pStyle w:val="Alg3"/>
        <w:numPr>
          <w:ilvl w:val="0"/>
          <w:numId w:val="69"/>
        </w:numPr>
        <w:ind w:left="720" w:firstLine="0"/>
        <w:rPr>
          <w:del w:id="5191" w:author="Rev 5 Allen Wirfs-Brock" w:date="2012-01-11T10:57:00Z"/>
        </w:rPr>
      </w:pPr>
      <w:del w:id="5192"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1BE68138" w14:textId="77777777" w:rsidR="004C02EF" w:rsidRPr="00E77497" w:rsidRDefault="004C02EF" w:rsidP="00441AED">
      <w:pPr>
        <w:pStyle w:val="Alg3"/>
        <w:numPr>
          <w:ilvl w:val="0"/>
          <w:numId w:val="68"/>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74F7FFAE" w14:textId="77777777"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6918BB35" w14:textId="77777777" w:rsidR="004C02EF" w:rsidRPr="00E77497" w:rsidRDefault="004C02EF" w:rsidP="00441AED">
      <w:pPr>
        <w:pStyle w:val="Alg3"/>
        <w:numPr>
          <w:ilvl w:val="0"/>
          <w:numId w:val="68"/>
        </w:numPr>
        <w:spacing w:after="220"/>
        <w:contextualSpacing/>
      </w:pPr>
      <w:r w:rsidRPr="00E77497">
        <w:t>Call PutValue(</w:t>
      </w:r>
      <w:r w:rsidRPr="00E77497">
        <w:rPr>
          <w:i/>
        </w:rPr>
        <w:t>lhs</w:t>
      </w:r>
      <w:r w:rsidRPr="00E77497">
        <w:t xml:space="preserve">, </w:t>
      </w:r>
      <w:r w:rsidRPr="00E77497">
        <w:rPr>
          <w:i/>
        </w:rPr>
        <w:t>newValue</w:t>
      </w:r>
      <w:r w:rsidRPr="00E77497">
        <w:t>).</w:t>
      </w:r>
    </w:p>
    <w:p w14:paraId="74D2C9FA" w14:textId="77777777"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5193" w:name="_Toc385672194"/>
      <w:bookmarkStart w:id="5194" w:name="_Toc393690289"/>
    </w:p>
    <w:p w14:paraId="559B60F9" w14:textId="77777777" w:rsidR="004C02EF" w:rsidRPr="00E77497" w:rsidRDefault="004C02EF" w:rsidP="003A4B22">
      <w:pPr>
        <w:pStyle w:val="30"/>
        <w:numPr>
          <w:ilvl w:val="0"/>
          <w:numId w:val="0"/>
        </w:numPr>
      </w:pPr>
      <w:bookmarkStart w:id="5195" w:name="_Ref457707576"/>
      <w:bookmarkStart w:id="5196" w:name="_Toc472818829"/>
      <w:bookmarkStart w:id="5197" w:name="_Toc235503403"/>
      <w:bookmarkStart w:id="5198" w:name="_Toc241509178"/>
      <w:bookmarkStart w:id="5199" w:name="_Toc244416665"/>
      <w:bookmarkStart w:id="5200" w:name="_Toc276631029"/>
      <w:bookmarkStart w:id="5201" w:name="_Toc314500595"/>
      <w:r w:rsidRPr="00E77497">
        <w:t>11.3.2</w:t>
      </w:r>
      <w:r w:rsidRPr="00E77497">
        <w:tab/>
        <w:t>Postfix Decrement Operato</w:t>
      </w:r>
      <w:bookmarkEnd w:id="5193"/>
      <w:bookmarkEnd w:id="5194"/>
      <w:r w:rsidRPr="00E77497">
        <w:t>r</w:t>
      </w:r>
      <w:bookmarkEnd w:id="5195"/>
      <w:bookmarkEnd w:id="5196"/>
      <w:bookmarkEnd w:id="5197"/>
      <w:bookmarkEnd w:id="5198"/>
      <w:bookmarkEnd w:id="5199"/>
      <w:bookmarkEnd w:id="5200"/>
      <w:bookmarkEnd w:id="5201"/>
    </w:p>
    <w:p w14:paraId="44E412B0" w14:textId="77777777" w:rsidR="00326D0A" w:rsidRPr="00E77497" w:rsidRDefault="00326D0A" w:rsidP="00326D0A">
      <w:pPr>
        <w:keepNext/>
        <w:rPr>
          <w:ins w:id="5202" w:author="Rev 4 Allen Wirfs-Brock" w:date="2011-10-15T09:40:00Z"/>
          <w:rFonts w:ascii="Helvetica" w:hAnsi="Helvetica"/>
          <w:b/>
        </w:rPr>
      </w:pPr>
      <w:ins w:id="5203"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7CADC8CB" w14:textId="77777777" w:rsidR="004C02EF" w:rsidRPr="00E77497" w:rsidRDefault="004C02EF" w:rsidP="004C02EF">
      <w:del w:id="5204"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del w:id="5205" w:author="Rev 4 Allen Wirfs-Brock" w:date="2011-10-15T09:40:00Z">
        <w:r w:rsidRPr="00E77497" w:rsidDel="00326D0A">
          <w:delText>is evaluated as follows:</w:delText>
        </w:r>
      </w:del>
    </w:p>
    <w:p w14:paraId="31FD124D" w14:textId="77777777"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54B3E5DE" w14:textId="77777777" w:rsidR="004C02EF" w:rsidRPr="00E77497" w:rsidDel="00795735" w:rsidRDefault="004C02EF" w:rsidP="00441AED">
      <w:pPr>
        <w:pStyle w:val="Alg3"/>
        <w:numPr>
          <w:ilvl w:val="0"/>
          <w:numId w:val="70"/>
        </w:numPr>
        <w:spacing w:after="220"/>
        <w:contextualSpacing/>
        <w:rPr>
          <w:del w:id="5206" w:author="Rev 5 Allen Wirfs-Brock" w:date="2012-01-11T10:57:00Z"/>
        </w:rPr>
      </w:pPr>
      <w:del w:id="5207"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148663F2" w14:textId="77777777" w:rsidR="004C02EF" w:rsidRPr="00E77497" w:rsidDel="00795735" w:rsidRDefault="004C02EF" w:rsidP="00441AED">
      <w:pPr>
        <w:pStyle w:val="Alg3"/>
        <w:numPr>
          <w:ilvl w:val="0"/>
          <w:numId w:val="69"/>
        </w:numPr>
        <w:ind w:left="720" w:firstLine="0"/>
        <w:rPr>
          <w:del w:id="5208" w:author="Rev 5 Allen Wirfs-Brock" w:date="2012-01-11T10:57:00Z"/>
        </w:rPr>
      </w:pPr>
      <w:del w:id="5209"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02B4FCC8" w14:textId="77777777" w:rsidR="004C02EF" w:rsidRPr="00E77497" w:rsidDel="00795735" w:rsidRDefault="004C02EF" w:rsidP="00441AED">
      <w:pPr>
        <w:pStyle w:val="Alg3"/>
        <w:numPr>
          <w:ilvl w:val="0"/>
          <w:numId w:val="69"/>
        </w:numPr>
        <w:ind w:left="720" w:firstLine="0"/>
        <w:rPr>
          <w:del w:id="5210" w:author="Rev 5 Allen Wirfs-Brock" w:date="2012-01-11T10:57:00Z"/>
        </w:rPr>
      </w:pPr>
      <w:del w:id="5211"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74522B2B" w14:textId="77777777" w:rsidR="004C02EF" w:rsidRPr="00E77497" w:rsidDel="00795735" w:rsidRDefault="004C02EF" w:rsidP="00441AED">
      <w:pPr>
        <w:pStyle w:val="Alg3"/>
        <w:numPr>
          <w:ilvl w:val="0"/>
          <w:numId w:val="69"/>
        </w:numPr>
        <w:ind w:left="720" w:firstLine="0"/>
        <w:rPr>
          <w:del w:id="5212" w:author="Rev 5 Allen Wirfs-Brock" w:date="2012-01-11T10:57:00Z"/>
        </w:rPr>
      </w:pPr>
      <w:del w:id="5213"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0F4EF867" w14:textId="77777777" w:rsidR="004C02EF" w:rsidRPr="00E77497" w:rsidDel="00795735" w:rsidRDefault="004C02EF" w:rsidP="00441AED">
      <w:pPr>
        <w:pStyle w:val="Alg3"/>
        <w:numPr>
          <w:ilvl w:val="0"/>
          <w:numId w:val="69"/>
        </w:numPr>
        <w:ind w:left="720" w:firstLine="0"/>
        <w:rPr>
          <w:del w:id="5214" w:author="Rev 5 Allen Wirfs-Brock" w:date="2012-01-11T10:57:00Z"/>
        </w:rPr>
      </w:pPr>
      <w:del w:id="5215"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639C417C" w14:textId="77777777"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7C89297B" w14:textId="77777777"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14:paraId="3509420E" w14:textId="77777777" w:rsidR="004C02EF" w:rsidRPr="00E77497" w:rsidRDefault="004C02EF" w:rsidP="00441AED">
      <w:pPr>
        <w:pStyle w:val="Alg3"/>
        <w:numPr>
          <w:ilvl w:val="0"/>
          <w:numId w:val="70"/>
        </w:numPr>
        <w:spacing w:after="220"/>
        <w:contextualSpacing/>
      </w:pPr>
      <w:r w:rsidRPr="00E77497">
        <w:t>Call PutValue(</w:t>
      </w:r>
      <w:r w:rsidRPr="00E77497">
        <w:rPr>
          <w:i/>
        </w:rPr>
        <w:t>lhs</w:t>
      </w:r>
      <w:r w:rsidRPr="00E77497">
        <w:t xml:space="preserve">, </w:t>
      </w:r>
      <w:r w:rsidRPr="00E77497">
        <w:rPr>
          <w:i/>
        </w:rPr>
        <w:t>newValue</w:t>
      </w:r>
      <w:r w:rsidRPr="00E77497">
        <w:t>).</w:t>
      </w:r>
    </w:p>
    <w:p w14:paraId="3F37DBFE" w14:textId="77777777"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5216" w:name="_Toc385672195"/>
      <w:bookmarkStart w:id="5217" w:name="_Toc393690290"/>
    </w:p>
    <w:p w14:paraId="5CFF6EFF" w14:textId="77777777" w:rsidR="004C02EF" w:rsidRPr="00E77497" w:rsidRDefault="004C02EF" w:rsidP="003A4B22">
      <w:pPr>
        <w:pStyle w:val="20"/>
        <w:numPr>
          <w:ilvl w:val="0"/>
          <w:numId w:val="0"/>
        </w:numPr>
      </w:pPr>
      <w:bookmarkStart w:id="5218" w:name="_Ref457437595"/>
      <w:bookmarkStart w:id="5219" w:name="_Toc472818830"/>
      <w:bookmarkStart w:id="5220" w:name="_Toc235503404"/>
      <w:bookmarkStart w:id="5221" w:name="_Toc241509179"/>
      <w:bookmarkStart w:id="5222" w:name="_Toc244416666"/>
      <w:bookmarkStart w:id="5223" w:name="_Toc276631030"/>
      <w:bookmarkStart w:id="5224" w:name="_Toc314500596"/>
      <w:r w:rsidRPr="00E77497">
        <w:t>11.4</w:t>
      </w:r>
      <w:r w:rsidRPr="00E77497">
        <w:tab/>
        <w:t>Unary Operator</w:t>
      </w:r>
      <w:bookmarkStart w:id="5225" w:name="_Toc382202837"/>
      <w:bookmarkEnd w:id="5145"/>
      <w:bookmarkEnd w:id="5146"/>
      <w:bookmarkEnd w:id="5147"/>
      <w:bookmarkEnd w:id="5148"/>
      <w:bookmarkEnd w:id="5149"/>
      <w:bookmarkEnd w:id="5150"/>
      <w:bookmarkEnd w:id="5216"/>
      <w:bookmarkEnd w:id="5217"/>
      <w:bookmarkEnd w:id="5225"/>
      <w:r w:rsidRPr="00E77497">
        <w:t>s</w:t>
      </w:r>
      <w:bookmarkEnd w:id="5218"/>
      <w:bookmarkEnd w:id="5219"/>
      <w:bookmarkEnd w:id="5220"/>
      <w:bookmarkEnd w:id="5221"/>
      <w:bookmarkEnd w:id="5222"/>
      <w:bookmarkEnd w:id="5223"/>
      <w:bookmarkEnd w:id="5224"/>
    </w:p>
    <w:p w14:paraId="4E5210AA" w14:textId="77777777" w:rsidR="004C02EF" w:rsidRPr="00E77497" w:rsidRDefault="004C02EF" w:rsidP="004C02EF">
      <w:pPr>
        <w:pStyle w:val="Syntax"/>
      </w:pPr>
      <w:r w:rsidRPr="00E77497">
        <w:t>Syntax</w:t>
      </w:r>
    </w:p>
    <w:p w14:paraId="3D563668" w14:textId="77777777" w:rsidR="004C02EF" w:rsidRPr="00E77497" w:rsidRDefault="004C02EF" w:rsidP="004C02EF">
      <w:pPr>
        <w:pStyle w:val="SyntaxRule"/>
      </w:pPr>
      <w:r w:rsidRPr="00E77497">
        <w:t xml:space="preserve">UnaryExpression </w:t>
      </w:r>
      <w:r w:rsidRPr="00E77497">
        <w:rPr>
          <w:rFonts w:ascii="Arial" w:hAnsi="Arial"/>
          <w:b/>
          <w:i w:val="0"/>
        </w:rPr>
        <w:t>:</w:t>
      </w:r>
    </w:p>
    <w:p w14:paraId="2F71F5CB"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5226" w:name="_Ref375019246"/>
      <w:bookmarkStart w:id="5227" w:name="_Toc375031173"/>
      <w:bookmarkStart w:id="5228" w:name="_Toc381513687"/>
      <w:bookmarkStart w:id="5229" w:name="_Toc382202838"/>
      <w:bookmarkStart w:id="5230" w:name="_Toc382212209"/>
      <w:bookmarkStart w:id="5231" w:name="_Toc382212486"/>
      <w:bookmarkStart w:id="5232" w:name="_Toc382291554"/>
      <w:bookmarkStart w:id="5233" w:name="_Toc385672196"/>
      <w:bookmarkStart w:id="5234" w:name="_Toc393690291"/>
    </w:p>
    <w:p w14:paraId="41EF478F" w14:textId="77777777" w:rsidR="00795735" w:rsidRDefault="00795735" w:rsidP="00795735">
      <w:pPr>
        <w:rPr>
          <w:ins w:id="5235" w:author="Rev 5 Allen Wirfs-Brock" w:date="2012-01-11T11:05:00Z"/>
          <w:rFonts w:ascii="Helvetica" w:hAnsi="Helvetica"/>
          <w:b/>
        </w:rPr>
      </w:pPr>
      <w:bookmarkStart w:id="5236" w:name="_Ref424531014"/>
      <w:bookmarkStart w:id="5237" w:name="_Toc472818831"/>
      <w:bookmarkStart w:id="5238" w:name="_Toc235503405"/>
      <w:bookmarkStart w:id="5239" w:name="_Toc241509180"/>
      <w:bookmarkStart w:id="5240" w:name="_Toc244416667"/>
      <w:bookmarkStart w:id="5241" w:name="_Toc276631031"/>
      <w:ins w:id="5242" w:author="Rev 5 Allen Wirfs-Brock" w:date="2012-01-11T11:05:00Z">
        <w:r w:rsidRPr="00E77497">
          <w:rPr>
            <w:rFonts w:ascii="Helvetica" w:hAnsi="Helvetica"/>
            <w:b/>
          </w:rPr>
          <w:t>Static Semantics</w:t>
        </w:r>
      </w:ins>
    </w:p>
    <w:p w14:paraId="1399187C" w14:textId="77777777" w:rsidR="00795735" w:rsidRPr="00E77497" w:rsidRDefault="00304798" w:rsidP="00795735">
      <w:pPr>
        <w:rPr>
          <w:ins w:id="5243" w:author="Rev 5 Allen Wirfs-Brock" w:date="2012-01-11T11:05:00Z"/>
          <w:rFonts w:ascii="Helvetica" w:hAnsi="Helvetica"/>
          <w:b/>
        </w:rPr>
      </w:pPr>
      <w:ins w:id="5244" w:author="Rev 5 Allen Wirfs-Brock" w:date="2012-01-11T14:30:00Z">
        <w:r w:rsidRPr="00E77497">
          <w:rPr>
            <w:rFonts w:ascii="Helvetica" w:hAnsi="Helvetica"/>
            <w:b/>
          </w:rPr>
          <w:t xml:space="preserve">Static Semantics:  </w:t>
        </w:r>
      </w:ins>
      <w:ins w:id="5245" w:author="Rev 5 Allen Wirfs-Brock" w:date="2012-01-11T11:05:00Z">
        <w:r w:rsidR="00795735" w:rsidRPr="00E77497">
          <w:rPr>
            <w:rFonts w:ascii="Helvetica" w:hAnsi="Helvetica"/>
            <w:b/>
          </w:rPr>
          <w:t>Early Errors</w:t>
        </w:r>
      </w:ins>
    </w:p>
    <w:p w14:paraId="734D1739" w14:textId="77777777" w:rsidR="00795735" w:rsidRPr="00120381" w:rsidRDefault="00795735" w:rsidP="00795735">
      <w:pPr>
        <w:pStyle w:val="SyntaxRule"/>
        <w:rPr>
          <w:ins w:id="5246" w:author="Rev 5 Allen Wirfs-Brock" w:date="2012-01-11T11:05:00Z"/>
        </w:rPr>
      </w:pPr>
      <w:ins w:id="5247" w:author="Rev 5 Allen Wirfs-Brock" w:date="2012-01-11T11:05:00Z">
        <w:r w:rsidRPr="00E77497">
          <w:t>UnaryExpression</w:t>
        </w:r>
        <w:r>
          <w:t xml:space="preserve"> </w:t>
        </w:r>
        <w:r w:rsidRPr="00120381">
          <w:rPr>
            <w:rFonts w:ascii="Arial" w:hAnsi="Arial"/>
            <w:b/>
            <w:i w:val="0"/>
          </w:rPr>
          <w:t>:</w:t>
        </w:r>
      </w:ins>
    </w:p>
    <w:p w14:paraId="6F80DF2A" w14:textId="77777777" w:rsidR="00795735" w:rsidRPr="00675B74" w:rsidRDefault="00795735" w:rsidP="00795735">
      <w:pPr>
        <w:pStyle w:val="SyntaxDefinition"/>
        <w:rPr>
          <w:ins w:id="5248" w:author="Rev 5 Allen Wirfs-Brock" w:date="2012-01-11T11:05:00Z"/>
        </w:rPr>
      </w:pPr>
      <w:ins w:id="5249" w:author="Rev 5 Allen Wirfs-Brock" w:date="2012-01-11T11:05:00Z">
        <w:r w:rsidRPr="00E77497">
          <w:rPr>
            <w:rFonts w:ascii="Courier New" w:hAnsi="Courier New"/>
            <w:b/>
            <w:i w:val="0"/>
          </w:rPr>
          <w:t xml:space="preserve">delete </w:t>
        </w:r>
        <w:r w:rsidRPr="00E77497">
          <w:t>UnaryExpression</w:t>
        </w:r>
        <w:r w:rsidRPr="00E77497">
          <w:br/>
        </w:r>
      </w:ins>
      <w:ins w:id="5250" w:author="Rev 5 Allen Wirfs-Brock" w:date="2012-01-11T11:06:00Z">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14:paraId="3DFE3908" w14:textId="77777777" w:rsidR="00795735" w:rsidRPr="00E77497" w:rsidRDefault="00795735" w:rsidP="00795735">
      <w:pPr>
        <w:numPr>
          <w:ilvl w:val="0"/>
          <w:numId w:val="403"/>
        </w:numPr>
        <w:spacing w:after="0"/>
        <w:rPr>
          <w:ins w:id="5251" w:author="Rev 5 Allen Wirfs-Brock" w:date="2012-01-11T11:05:00Z"/>
        </w:rPr>
      </w:pPr>
      <w:ins w:id="5252" w:author="Rev 5 Allen Wirfs-Brock" w:date="2012-01-11T11:05:00Z">
        <w:r w:rsidRPr="00E77497">
          <w:t xml:space="preserve">It is a Syntax Error if the </w:t>
        </w:r>
      </w:ins>
      <w:ins w:id="5253" w:author="Rev 5 Allen Wirfs-Brock" w:date="2012-01-11T11:06:00Z">
        <w:r>
          <w:rPr>
            <w:rStyle w:val="bnf"/>
          </w:rPr>
          <w:t>Unary</w:t>
        </w:r>
      </w:ins>
      <w:ins w:id="5254" w:author="Rev 5 Allen Wirfs-Brock" w:date="2012-01-11T11:05:00Z">
        <w:r w:rsidRPr="00E77497">
          <w:rPr>
            <w:rStyle w:val="bnf"/>
          </w:rPr>
          <w:t>Expression</w:t>
        </w:r>
        <w:r w:rsidRPr="00E77497">
          <w:t xml:space="preserve"> is contained in strict code and</w:t>
        </w:r>
      </w:ins>
      <w:ins w:id="5255" w:author="Rev 5 Allen Wirfs-Brock" w:date="2012-01-11T11:11:00Z">
        <w:r>
          <w:t xml:space="preserve"> the derived</w:t>
        </w:r>
      </w:ins>
      <w:ins w:id="5256" w:author="Rev 5 Allen Wirfs-Brock" w:date="2012-01-11T11:05:00Z">
        <w:r w:rsidRPr="00E77497">
          <w:t xml:space="preserve"> </w:t>
        </w:r>
      </w:ins>
      <w:ins w:id="5257" w:author="Rev 5 Allen Wirfs-Brock" w:date="2012-01-11T11:12:00Z">
        <w:r>
          <w:rPr>
            <w:rStyle w:val="bnf"/>
          </w:rPr>
          <w:t>Unary</w:t>
        </w:r>
        <w:r w:rsidRPr="00E77497">
          <w:rPr>
            <w:rStyle w:val="bnf"/>
          </w:rPr>
          <w:t>Expression</w:t>
        </w:r>
        <w:r w:rsidRPr="00E77497">
          <w:t xml:space="preserve"> </w:t>
        </w:r>
      </w:ins>
      <w:ins w:id="5258" w:author="Rev 5 Allen Wirfs-Brock" w:date="2012-01-11T11:05:00Z">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5CDEBB9A" w14:textId="77777777" w:rsidR="00795735" w:rsidRPr="00E77497" w:rsidRDefault="00795735" w:rsidP="00795735">
      <w:pPr>
        <w:numPr>
          <w:ilvl w:val="0"/>
          <w:numId w:val="403"/>
        </w:numPr>
        <w:spacing w:after="0"/>
        <w:rPr>
          <w:ins w:id="5259" w:author="Rev 5 Allen Wirfs-Brock" w:date="2012-01-11T11:05:00Z"/>
        </w:rPr>
      </w:pPr>
      <w:ins w:id="5260" w:author="Rev 5 Allen Wirfs-Brock" w:date="2012-01-11T11:05:00Z">
        <w:r w:rsidRPr="00E77497">
          <w:t xml:space="preserve">It is a Syntax Error if the </w:t>
        </w:r>
      </w:ins>
      <w:ins w:id="5261" w:author="Rev 5 Allen Wirfs-Brock" w:date="2012-01-11T11:12:00Z">
        <w:r>
          <w:rPr>
            <w:rStyle w:val="bnf"/>
          </w:rPr>
          <w:t>Unary</w:t>
        </w:r>
        <w:r w:rsidRPr="00E77497">
          <w:rPr>
            <w:rStyle w:val="bnf"/>
          </w:rPr>
          <w:t>Expression</w:t>
        </w:r>
        <w:r w:rsidRPr="00E77497">
          <w:t xml:space="preserve"> </w:t>
        </w:r>
      </w:ins>
      <w:ins w:id="5262" w:author="Rev 5 Allen Wirfs-Brock" w:date="2012-01-11T11:05:00Z">
        <w:r w:rsidRPr="00E77497">
          <w:t>is contained in extended code and the</w:t>
        </w:r>
      </w:ins>
      <w:ins w:id="5263" w:author="Rev 5 Allen Wirfs-Brock" w:date="2012-01-11T11:12:00Z">
        <w:r w:rsidRPr="00795735">
          <w:t xml:space="preserve"> </w:t>
        </w:r>
        <w:r>
          <w:t>derived</w:t>
        </w:r>
      </w:ins>
      <w:ins w:id="5264" w:author="Rev 5 Allen Wirfs-Brock" w:date="2012-01-11T11:05:00Z">
        <w:r w:rsidRPr="00E77497">
          <w:t xml:space="preserve"> </w:t>
        </w:r>
      </w:ins>
      <w:ins w:id="5265" w:author="Rev 5 Allen Wirfs-Brock" w:date="2012-01-11T11:13:00Z">
        <w:r>
          <w:rPr>
            <w:rStyle w:val="bnf"/>
          </w:rPr>
          <w:t>Unary</w:t>
        </w:r>
        <w:r w:rsidRPr="00E77497">
          <w:rPr>
            <w:rStyle w:val="bnf"/>
          </w:rPr>
          <w:t>Expression</w:t>
        </w:r>
        <w:r w:rsidRPr="00E77497">
          <w:t xml:space="preserve"> </w:t>
        </w:r>
      </w:ins>
      <w:ins w:id="5266" w:author="Rev 5 Allen Wirfs-Brock" w:date="2012-01-11T11:05:00Z">
        <w:r w:rsidRPr="00E77497">
          <w:t xml:space="preserve">is a </w:t>
        </w:r>
        <w:r w:rsidRPr="00E77497">
          <w:rPr>
            <w:rStyle w:val="bnf"/>
          </w:rPr>
          <w:t xml:space="preserve">Literal </w:t>
        </w:r>
        <w:r w:rsidRPr="00E77497">
          <w:t xml:space="preserve">or a </w:t>
        </w:r>
        <w:r w:rsidRPr="00E77497">
          <w:rPr>
            <w:rStyle w:val="bnf"/>
          </w:rPr>
          <w:t>FunctionExpression</w:t>
        </w:r>
        <w:r w:rsidRPr="00E77497">
          <w:t>.</w:t>
        </w:r>
      </w:ins>
    </w:p>
    <w:p w14:paraId="67CFD8A9" w14:textId="77777777" w:rsidR="00795735" w:rsidRPr="00E77497" w:rsidRDefault="00795735" w:rsidP="00795735">
      <w:pPr>
        <w:numPr>
          <w:ilvl w:val="0"/>
          <w:numId w:val="403"/>
        </w:numPr>
        <w:spacing w:after="0"/>
        <w:rPr>
          <w:ins w:id="5267" w:author="Rev 5 Allen Wirfs-Brock" w:date="2012-01-11T11:05:00Z"/>
        </w:rPr>
      </w:pPr>
      <w:ins w:id="5268" w:author="Rev 5 Allen Wirfs-Brock" w:date="2012-01-11T11:05:00Z">
        <w:r w:rsidRPr="00E77497">
          <w:t xml:space="preserve">It is a Syntax Error if the </w:t>
        </w:r>
      </w:ins>
      <w:ins w:id="5269" w:author="Rev 5 Allen Wirfs-Brock" w:date="2012-01-11T11:14:00Z">
        <w:r>
          <w:rPr>
            <w:rStyle w:val="bnf"/>
          </w:rPr>
          <w:t>Unary</w:t>
        </w:r>
        <w:r w:rsidRPr="00E77497">
          <w:rPr>
            <w:rStyle w:val="bnf"/>
          </w:rPr>
          <w:t>Expression</w:t>
        </w:r>
        <w:r w:rsidRPr="00E77497">
          <w:t xml:space="preserve"> </w:t>
        </w:r>
      </w:ins>
      <w:ins w:id="5270" w:author="Rev 5 Allen Wirfs-Brock" w:date="2012-01-11T11:05:00Z">
        <w:r w:rsidRPr="00E77497">
          <w:t xml:space="preserve">is contained in extended code and the </w:t>
        </w:r>
      </w:ins>
      <w:ins w:id="5271" w:author="Rev 5 Allen Wirfs-Brock" w:date="2012-01-11T11:14:00Z">
        <w:r>
          <w:t>derived</w:t>
        </w:r>
        <w:r w:rsidRPr="00E77497">
          <w:t xml:space="preserve"> </w:t>
        </w:r>
        <w:r>
          <w:rPr>
            <w:rStyle w:val="bnf"/>
          </w:rPr>
          <w:t>Unary</w:t>
        </w:r>
        <w:r w:rsidRPr="00E77497">
          <w:rPr>
            <w:rStyle w:val="bnf"/>
          </w:rPr>
          <w:t>Expression</w:t>
        </w:r>
        <w:r w:rsidRPr="00E77497">
          <w:t xml:space="preserve"> </w:t>
        </w:r>
      </w:ins>
      <w:ins w:id="5272" w:author="Rev 5 Allen Wirfs-Brock" w:date="2012-01-11T11:05:00Z">
        <w:r w:rsidRPr="00E77497">
          <w:t xml:space="preserve">is an </w:t>
        </w:r>
        <w:r w:rsidRPr="00E77497">
          <w:rPr>
            <w:rStyle w:val="bnf"/>
          </w:rPr>
          <w:t xml:space="preserve">Identifier </w:t>
        </w:r>
        <w:r w:rsidRPr="00795735">
          <w:rPr>
            <w:rStyle w:val="bnf"/>
            <w:rFonts w:ascii="Arial" w:hAnsi="Arial" w:cs="Arial"/>
            <w:i w:val="0"/>
          </w:rPr>
          <w:t xml:space="preserve">that does not statically resolve to a declarative environment record binding or if the resolved binding is </w:t>
        </w:r>
        <w:r w:rsidRPr="008D16CB">
          <w:rPr>
            <w:rStyle w:val="bnf"/>
            <w:rFonts w:ascii="Arial" w:hAnsi="Arial" w:cs="Arial"/>
            <w:i w:val="0"/>
          </w:rPr>
          <w:t>an immutable binding.</w:t>
        </w:r>
      </w:ins>
    </w:p>
    <w:p w14:paraId="2BB7C3CE" w14:textId="77777777" w:rsidR="00795735" w:rsidRPr="00E77497" w:rsidRDefault="00795735" w:rsidP="00795735">
      <w:pPr>
        <w:numPr>
          <w:ilvl w:val="0"/>
          <w:numId w:val="403"/>
        </w:numPr>
        <w:spacing w:after="220"/>
        <w:rPr>
          <w:ins w:id="5273" w:author="Rev 5 Allen Wirfs-Brock" w:date="2012-01-11T11:05:00Z"/>
        </w:rPr>
      </w:pPr>
      <w:ins w:id="5274" w:author="Rev 5 Allen Wirfs-Brock" w:date="2012-01-11T11:05:00Z">
        <w:r w:rsidRPr="00E77497">
          <w:t xml:space="preserve">It is a Syntax Error if the </w:t>
        </w:r>
      </w:ins>
      <w:ins w:id="5275" w:author="Rev 5 Allen Wirfs-Brock" w:date="2012-01-11T11:17:00Z">
        <w:r>
          <w:t>derived</w:t>
        </w:r>
        <w:r w:rsidRPr="00E77497">
          <w:t xml:space="preserve"> </w:t>
        </w:r>
      </w:ins>
      <w:ins w:id="5276" w:author="Rev 5 Allen Wirfs-Brock" w:date="2012-01-11T11:15:00Z">
        <w:r>
          <w:rPr>
            <w:rStyle w:val="bnf"/>
          </w:rPr>
          <w:t>Unary</w:t>
        </w:r>
        <w:r w:rsidRPr="00E77497">
          <w:rPr>
            <w:rStyle w:val="bnf"/>
          </w:rPr>
          <w:t>Expression</w:t>
        </w:r>
        <w:r w:rsidRPr="00E77497">
          <w:t xml:space="preserve"> </w:t>
        </w:r>
      </w:ins>
      <w:ins w:id="5277" w:author="Rev 5 Allen Wirfs-Brock" w:date="2012-01-11T11:05:00Z">
        <w:r w:rsidRPr="00E77497">
          <w:t xml:space="preserve">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43DF8BB4" w14:textId="77777777" w:rsidR="004C02EF" w:rsidRPr="00E77497" w:rsidRDefault="004C02EF" w:rsidP="003A4B22">
      <w:pPr>
        <w:pStyle w:val="30"/>
        <w:numPr>
          <w:ilvl w:val="0"/>
          <w:numId w:val="0"/>
        </w:numPr>
      </w:pPr>
      <w:bookmarkStart w:id="5278" w:name="_Toc314500597"/>
      <w:r w:rsidRPr="00E77497">
        <w:t>11.4.1</w:t>
      </w:r>
      <w:r w:rsidRPr="00E77497">
        <w:tab/>
        <w:t xml:space="preserve">The </w:t>
      </w:r>
      <w:r w:rsidRPr="00E77497">
        <w:rPr>
          <w:rFonts w:ascii="Courier New" w:hAnsi="Courier New"/>
          <w:sz w:val="22"/>
        </w:rPr>
        <w:t>delete</w:t>
      </w:r>
      <w:r w:rsidRPr="00E77497">
        <w:t xml:space="preserve"> Operato</w:t>
      </w:r>
      <w:bookmarkStart w:id="5279" w:name="_Toc382202839"/>
      <w:bookmarkEnd w:id="5226"/>
      <w:bookmarkEnd w:id="5227"/>
      <w:bookmarkEnd w:id="5228"/>
      <w:bookmarkEnd w:id="5229"/>
      <w:bookmarkEnd w:id="5230"/>
      <w:bookmarkEnd w:id="5231"/>
      <w:bookmarkEnd w:id="5232"/>
      <w:bookmarkEnd w:id="5233"/>
      <w:bookmarkEnd w:id="5234"/>
      <w:bookmarkEnd w:id="5279"/>
      <w:r w:rsidRPr="00E77497">
        <w:t>r</w:t>
      </w:r>
      <w:bookmarkEnd w:id="5236"/>
      <w:bookmarkEnd w:id="5237"/>
      <w:bookmarkEnd w:id="5238"/>
      <w:bookmarkEnd w:id="5239"/>
      <w:bookmarkEnd w:id="5240"/>
      <w:bookmarkEnd w:id="5241"/>
      <w:bookmarkEnd w:id="5278"/>
    </w:p>
    <w:p w14:paraId="71FF585F" w14:textId="77777777" w:rsidR="00326D0A" w:rsidRPr="00E77497" w:rsidRDefault="00326D0A" w:rsidP="00326D0A">
      <w:pPr>
        <w:keepNext/>
        <w:rPr>
          <w:ins w:id="5280" w:author="Rev 4 Allen Wirfs-Brock" w:date="2011-10-15T09:40:00Z"/>
          <w:rFonts w:ascii="Helvetica" w:hAnsi="Helvetica"/>
          <w:b/>
        </w:rPr>
      </w:pPr>
      <w:ins w:id="5281"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6BEE2880" w14:textId="77777777" w:rsidR="004C02EF" w:rsidRPr="00E77497" w:rsidRDefault="004C02EF" w:rsidP="004C02EF">
      <w:del w:id="5282" w:author="Rev 4 Allen Wirfs-Brock" w:date="2011-10-15T09:40: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del w:id="5283" w:author="Rev 4 Allen Wirfs-Brock" w:date="2011-10-15T09:40:00Z">
        <w:r w:rsidRPr="00E77497" w:rsidDel="00326D0A">
          <w:delText>is evaluated as follows:</w:delText>
        </w:r>
      </w:del>
      <w:bookmarkStart w:id="5284" w:name="_Toc382212487"/>
    </w:p>
    <w:p w14:paraId="2A94973C" w14:textId="77777777" w:rsidR="004C02EF" w:rsidRPr="00E77497" w:rsidRDefault="004C02EF" w:rsidP="00441AED">
      <w:pPr>
        <w:pStyle w:val="Alg3"/>
        <w:numPr>
          <w:ilvl w:val="0"/>
          <w:numId w:val="71"/>
        </w:numPr>
        <w:spacing w:after="220"/>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5284"/>
      <w:r w:rsidRPr="00E77497">
        <w:t>.</w:t>
      </w:r>
      <w:bookmarkStart w:id="5285" w:name="_Toc382212488"/>
    </w:p>
    <w:p w14:paraId="217A9F75" w14:textId="77777777"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14:paraId="784409FE" w14:textId="77777777"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ins w:id="5286" w:author="Rev 5 Allen Wirfs-Brock" w:date="2012-01-11T12:55:00Z">
        <w:r w:rsidR="00795735">
          <w:t>i</w:t>
        </w:r>
      </w:ins>
      <w:ins w:id="5287" w:author="Rev 5 Allen Wirfs-Brock" w:date="2012-01-11T11:21:00Z">
        <w:r w:rsidR="00795735">
          <w:t xml:space="preserve">s </w:t>
        </w:r>
      </w:ins>
      <w:ins w:id="5288" w:author="Rev 5 Allen Wirfs-Brock" w:date="2012-01-11T12:55:00Z">
        <w:r w:rsidR="00795735">
          <w:rPr>
            <w:b/>
          </w:rPr>
          <w:t>true</w:t>
        </w:r>
      </w:ins>
      <w:ins w:id="5289" w:author="Rev 5 Allen Wirfs-Brock" w:date="2012-01-11T11:21:00Z">
        <w:r w:rsidR="00795735">
          <w:t xml:space="preserve">, </w:t>
        </w:r>
      </w:ins>
      <w:r w:rsidRPr="00E77497">
        <w:t>then,</w:t>
      </w:r>
    </w:p>
    <w:p w14:paraId="654041D8" w14:textId="77777777"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14:paraId="6D2ADCF3" w14:textId="77777777" w:rsidR="004C02EF" w:rsidRPr="00E77497" w:rsidRDefault="004C02EF" w:rsidP="00795735">
      <w:pPr>
        <w:pStyle w:val="Alg3"/>
        <w:numPr>
          <w:ilvl w:val="1"/>
          <w:numId w:val="71"/>
        </w:numPr>
        <w:spacing w:after="220"/>
        <w:contextualSpacing/>
      </w:pPr>
      <w:r w:rsidRPr="00E77497">
        <w:t xml:space="preserve">Else, return </w:t>
      </w:r>
      <w:r w:rsidRPr="00E77497">
        <w:rPr>
          <w:b/>
        </w:rPr>
        <w:t>true</w:t>
      </w:r>
      <w:r w:rsidRPr="00E77497">
        <w:t>.</w:t>
      </w:r>
    </w:p>
    <w:p w14:paraId="206B3C2F" w14:textId="77777777"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14:paraId="4CF08BC0" w14:textId="77777777" w:rsidR="004C02EF" w:rsidRPr="00E77497" w:rsidRDefault="004C02EF" w:rsidP="00441AED">
      <w:pPr>
        <w:pStyle w:val="Alg3"/>
        <w:numPr>
          <w:ilvl w:val="1"/>
          <w:numId w:val="71"/>
        </w:numPr>
        <w:spacing w:after="220"/>
        <w:contextualSpacing/>
      </w:pPr>
      <w:bookmarkStart w:id="5290" w:name="_Toc382212492"/>
      <w:bookmarkStart w:id="5291" w:name="_Ref458400786"/>
      <w:bookmarkEnd w:id="5285"/>
      <w:r w:rsidRPr="00E77497">
        <w:t>Return the result of calling the [[Delete]] internal method on ToObject(GetBase(</w:t>
      </w:r>
      <w:r w:rsidRPr="00E77497">
        <w:rPr>
          <w:i/>
        </w:rPr>
        <w:t>ref)</w:t>
      </w:r>
      <w:r w:rsidRPr="00E77497">
        <w:t>) providing GetReferencedName(</w:t>
      </w:r>
      <w:r w:rsidRPr="00E77497">
        <w:rPr>
          <w:i/>
        </w:rPr>
        <w:t>ref</w:t>
      </w:r>
      <w:r w:rsidRPr="00E77497">
        <w:t>) and IsStrictReference(</w:t>
      </w:r>
      <w:r w:rsidRPr="00E77497">
        <w:rPr>
          <w:i/>
        </w:rPr>
        <w:t>ref</w:t>
      </w:r>
      <w:r w:rsidRPr="00E77497">
        <w:t>) as the arguments</w:t>
      </w:r>
      <w:bookmarkEnd w:id="5290"/>
      <w:r w:rsidRPr="00E77497">
        <w:t>.</w:t>
      </w:r>
      <w:bookmarkStart w:id="5292" w:name="_Toc382212493"/>
      <w:bookmarkEnd w:id="5291"/>
    </w:p>
    <w:p w14:paraId="432E12D3" w14:textId="77777777" w:rsidR="004C02EF" w:rsidRPr="00E77497" w:rsidRDefault="004C02EF" w:rsidP="00441AED">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 so</w:t>
      </w:r>
    </w:p>
    <w:p w14:paraId="59950CD5" w14:textId="77777777" w:rsidR="004C02EF" w:rsidRPr="00E77497" w:rsidDel="00795735" w:rsidRDefault="004C02EF" w:rsidP="00441AED">
      <w:pPr>
        <w:pStyle w:val="Alg3"/>
        <w:numPr>
          <w:ilvl w:val="1"/>
          <w:numId w:val="71"/>
        </w:numPr>
        <w:spacing w:after="220"/>
        <w:contextualSpacing/>
        <w:rPr>
          <w:del w:id="5293" w:author="Rev 5 Allen Wirfs-Brock" w:date="2012-01-11T11:19:00Z"/>
        </w:rPr>
      </w:pPr>
      <w:del w:id="5294" w:author="Rev 5 Allen Wirfs-Brock" w:date="2012-01-11T11:19:00Z">
        <w:r w:rsidRPr="00E77497" w:rsidDel="00795735">
          <w:delText>If IsStrictReference(</w:delText>
        </w:r>
        <w:r w:rsidRPr="00E77497" w:rsidDel="00795735">
          <w:rPr>
            <w:i/>
          </w:rPr>
          <w:delText>ref</w:delText>
        </w:r>
        <w:r w:rsidRPr="00E77497" w:rsidDel="00795735">
          <w:delText xml:space="preserve">) is </w:delText>
        </w:r>
        <w:r w:rsidRPr="00E77497" w:rsidDel="00795735">
          <w:rPr>
            <w:b/>
          </w:rPr>
          <w:delText>true</w:delText>
        </w:r>
        <w:r w:rsidRPr="00E77497" w:rsidDel="00795735">
          <w:delText xml:space="preserve">, throw a </w:delText>
        </w:r>
        <w:r w:rsidRPr="00E77497" w:rsidDel="00795735">
          <w:rPr>
            <w:b/>
          </w:rPr>
          <w:delText>SyntaxError</w:delText>
        </w:r>
        <w:r w:rsidRPr="00E77497" w:rsidDel="00795735">
          <w:delText xml:space="preserve"> exception.</w:delText>
        </w:r>
      </w:del>
    </w:p>
    <w:p w14:paraId="461A1B99" w14:textId="77777777"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14:paraId="72A19CB6" w14:textId="77777777"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3D05F40B" w14:textId="77777777" w:rsidR="004C02EF" w:rsidRPr="00E77497" w:rsidRDefault="004C02EF" w:rsidP="004C02EF">
      <w:pPr>
        <w:pStyle w:val="Note"/>
      </w:pPr>
      <w:bookmarkStart w:id="5295" w:name="_Toc472818832"/>
      <w:bookmarkEnd w:id="5292"/>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287022A3" w14:textId="77777777" w:rsidR="004C02EF" w:rsidRPr="00E77497" w:rsidRDefault="004C02EF" w:rsidP="003A4B22">
      <w:pPr>
        <w:pStyle w:val="30"/>
        <w:numPr>
          <w:ilvl w:val="0"/>
          <w:numId w:val="0"/>
        </w:numPr>
      </w:pPr>
      <w:bookmarkStart w:id="5296" w:name="_Toc235503406"/>
      <w:bookmarkStart w:id="5297" w:name="_Toc241509181"/>
      <w:bookmarkStart w:id="5298" w:name="_Toc244416668"/>
      <w:bookmarkStart w:id="5299" w:name="_Toc276631032"/>
      <w:bookmarkStart w:id="5300" w:name="_Toc314500598"/>
      <w:r w:rsidRPr="00E77497">
        <w:t>11.4.2</w:t>
      </w:r>
      <w:r w:rsidRPr="00E77497">
        <w:tab/>
        <w:t xml:space="preserve">The </w:t>
      </w:r>
      <w:r w:rsidRPr="00E77497">
        <w:rPr>
          <w:rFonts w:ascii="Courier New" w:hAnsi="Courier New"/>
          <w:sz w:val="22"/>
        </w:rPr>
        <w:t>void</w:t>
      </w:r>
      <w:r w:rsidRPr="00E77497">
        <w:t xml:space="preserve"> Operato</w:t>
      </w:r>
      <w:bookmarkStart w:id="5301" w:name="_Toc382202841"/>
      <w:bookmarkEnd w:id="5301"/>
      <w:r w:rsidRPr="00E77497">
        <w:t>r</w:t>
      </w:r>
      <w:bookmarkEnd w:id="5295"/>
      <w:bookmarkEnd w:id="5296"/>
      <w:bookmarkEnd w:id="5297"/>
      <w:bookmarkEnd w:id="5298"/>
      <w:bookmarkEnd w:id="5299"/>
      <w:bookmarkEnd w:id="5300"/>
    </w:p>
    <w:p w14:paraId="70ED9C7B" w14:textId="77777777" w:rsidR="00326D0A" w:rsidRPr="00E77497" w:rsidRDefault="00326D0A" w:rsidP="00326D0A">
      <w:pPr>
        <w:keepNext/>
        <w:rPr>
          <w:ins w:id="5302" w:author="Rev 4 Allen Wirfs-Brock" w:date="2011-10-15T09:40:00Z"/>
          <w:rFonts w:ascii="Helvetica" w:hAnsi="Helvetica"/>
          <w:b/>
        </w:rPr>
      </w:pPr>
      <w:ins w:id="5303"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66990FA5" w14:textId="77777777" w:rsidR="004C02EF" w:rsidRPr="00E77497" w:rsidRDefault="004C02EF" w:rsidP="004C02EF">
      <w:del w:id="5304"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del w:id="5305" w:author="Rev 4 Allen Wirfs-Brock" w:date="2011-10-15T09:41:00Z">
        <w:r w:rsidRPr="00E77497" w:rsidDel="00326D0A">
          <w:delText>is evaluated as follows:</w:delText>
        </w:r>
      </w:del>
      <w:bookmarkStart w:id="5306" w:name="_Toc382212498"/>
    </w:p>
    <w:p w14:paraId="18FA1B9D" w14:textId="77777777" w:rsidR="004C02EF" w:rsidRPr="00E77497" w:rsidRDefault="004C02EF" w:rsidP="00441AED">
      <w:pPr>
        <w:pStyle w:val="Alg3"/>
        <w:numPr>
          <w:ilvl w:val="0"/>
          <w:numId w:val="72"/>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5306"/>
      <w:r w:rsidRPr="00E77497">
        <w:t>.</w:t>
      </w:r>
      <w:bookmarkStart w:id="5307" w:name="_Toc382212499"/>
    </w:p>
    <w:p w14:paraId="4E021460" w14:textId="77777777" w:rsidR="004C02EF" w:rsidRPr="00E77497" w:rsidRDefault="004C02EF" w:rsidP="00441AED">
      <w:pPr>
        <w:pStyle w:val="Alg3"/>
        <w:numPr>
          <w:ilvl w:val="0"/>
          <w:numId w:val="72"/>
        </w:numPr>
        <w:spacing w:after="220"/>
        <w:contextualSpacing/>
      </w:pPr>
      <w:r w:rsidRPr="00E77497">
        <w:t>Call GetValue(</w:t>
      </w:r>
      <w:r w:rsidRPr="00E77497">
        <w:rPr>
          <w:i/>
        </w:rPr>
        <w:t>expr</w:t>
      </w:r>
      <w:r w:rsidRPr="00E77497">
        <w:t>)</w:t>
      </w:r>
      <w:bookmarkEnd w:id="5307"/>
      <w:r w:rsidRPr="00E77497">
        <w:t>.</w:t>
      </w:r>
      <w:bookmarkStart w:id="5308" w:name="_Toc382212500"/>
    </w:p>
    <w:p w14:paraId="40D48582" w14:textId="77777777"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5308"/>
      <w:r w:rsidRPr="00E77497">
        <w:t>.</w:t>
      </w:r>
      <w:bookmarkStart w:id="5309" w:name="_Toc375031175"/>
      <w:bookmarkStart w:id="5310" w:name="_Ref379174824"/>
      <w:bookmarkStart w:id="5311" w:name="_Ref379914513"/>
      <w:bookmarkStart w:id="5312" w:name="_Toc381513689"/>
      <w:bookmarkStart w:id="5313" w:name="_Toc382202842"/>
      <w:bookmarkStart w:id="5314" w:name="_Toc382212211"/>
      <w:bookmarkStart w:id="5315" w:name="_Toc382212501"/>
      <w:bookmarkStart w:id="5316" w:name="_Toc382291556"/>
      <w:bookmarkStart w:id="5317" w:name="_Toc385672198"/>
      <w:bookmarkStart w:id="5318" w:name="_Toc393690293"/>
    </w:p>
    <w:p w14:paraId="3412B5E0" w14:textId="77777777" w:rsidR="004C02EF" w:rsidRPr="00E77497" w:rsidRDefault="004C02EF" w:rsidP="004C02EF">
      <w:pPr>
        <w:pStyle w:val="Note"/>
      </w:pPr>
      <w:bookmarkStart w:id="5319" w:name="_Toc472818833"/>
      <w:r w:rsidRPr="00E77497">
        <w:t>NOTE</w:t>
      </w:r>
      <w:r w:rsidRPr="00E77497">
        <w:tab/>
        <w:t>GetValue must be called even though its value is not used because it may have observable side-effects.</w:t>
      </w:r>
    </w:p>
    <w:p w14:paraId="4CD8308F" w14:textId="77777777" w:rsidR="004C02EF" w:rsidRPr="00E77497" w:rsidRDefault="004C02EF" w:rsidP="003A4B22">
      <w:pPr>
        <w:pStyle w:val="30"/>
        <w:numPr>
          <w:ilvl w:val="0"/>
          <w:numId w:val="0"/>
        </w:numPr>
      </w:pPr>
      <w:bookmarkStart w:id="5320" w:name="_Toc235503407"/>
      <w:bookmarkStart w:id="5321" w:name="_Toc241509182"/>
      <w:bookmarkStart w:id="5322" w:name="_Toc244416669"/>
      <w:bookmarkStart w:id="5323" w:name="_Toc276631033"/>
      <w:bookmarkStart w:id="5324" w:name="_Toc314500599"/>
      <w:r w:rsidRPr="00E77497">
        <w:t>11.4.3</w:t>
      </w:r>
      <w:r w:rsidRPr="00E77497">
        <w:tab/>
        <w:t xml:space="preserve">The </w:t>
      </w:r>
      <w:r w:rsidRPr="00E77497">
        <w:rPr>
          <w:rFonts w:ascii="Courier New" w:hAnsi="Courier New"/>
        </w:rPr>
        <w:t>typeof</w:t>
      </w:r>
      <w:r w:rsidRPr="00E77497">
        <w:t xml:space="preserve"> Operato</w:t>
      </w:r>
      <w:bookmarkEnd w:id="5309"/>
      <w:bookmarkEnd w:id="5310"/>
      <w:bookmarkEnd w:id="5311"/>
      <w:bookmarkEnd w:id="5312"/>
      <w:bookmarkEnd w:id="5313"/>
      <w:bookmarkEnd w:id="5314"/>
      <w:bookmarkEnd w:id="5315"/>
      <w:bookmarkEnd w:id="5316"/>
      <w:bookmarkEnd w:id="5317"/>
      <w:bookmarkEnd w:id="5318"/>
      <w:r w:rsidRPr="00E77497">
        <w:t>r</w:t>
      </w:r>
      <w:bookmarkEnd w:id="5319"/>
      <w:bookmarkEnd w:id="5320"/>
      <w:bookmarkEnd w:id="5321"/>
      <w:bookmarkEnd w:id="5322"/>
      <w:bookmarkEnd w:id="5323"/>
      <w:bookmarkEnd w:id="5324"/>
    </w:p>
    <w:p w14:paraId="1CCBC427" w14:textId="77777777" w:rsidR="00326D0A" w:rsidRPr="00E77497" w:rsidRDefault="00326D0A" w:rsidP="00326D0A">
      <w:pPr>
        <w:keepNext/>
        <w:rPr>
          <w:ins w:id="5325" w:author="Rev 4 Allen Wirfs-Brock" w:date="2011-10-15T09:41:00Z"/>
          <w:rFonts w:ascii="Helvetica" w:hAnsi="Helvetica"/>
          <w:b/>
        </w:rPr>
      </w:pPr>
      <w:ins w:id="5326" w:author="Rev 4 Allen Wirfs-Brock" w:date="2011-10-15T09:41:00Z">
        <w:r w:rsidRPr="00E77497">
          <w:rPr>
            <w:rFonts w:ascii="Helvetica" w:hAnsi="Helvetica"/>
            <w:b/>
          </w:rPr>
          <w:t xml:space="preserve">Runtime Semantics: </w:t>
        </w:r>
        <w:r w:rsidRPr="00E77497">
          <w:rPr>
            <w:rFonts w:ascii="Helvetica" w:hAnsi="Helvetica"/>
            <w:b/>
            <w:spacing w:val="6"/>
          </w:rPr>
          <w:t>Evaluation</w:t>
        </w:r>
      </w:ins>
    </w:p>
    <w:p w14:paraId="5030DCB7" w14:textId="77777777" w:rsidR="004C02EF" w:rsidRPr="00E77497" w:rsidRDefault="004C02EF" w:rsidP="004C02EF">
      <w:del w:id="5327"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del w:id="5328" w:author="Rev 4 Allen Wirfs-Brock" w:date="2011-10-15T09:41:00Z">
        <w:r w:rsidRPr="00E77497" w:rsidDel="00326D0A">
          <w:delText>is evaluated as follows:</w:delText>
        </w:r>
      </w:del>
      <w:bookmarkStart w:id="5329" w:name="_Toc382212502"/>
    </w:p>
    <w:p w14:paraId="7D903C6E" w14:textId="77777777" w:rsidR="004C02EF" w:rsidRPr="00E77497" w:rsidRDefault="004C02EF" w:rsidP="00441AED">
      <w:pPr>
        <w:pStyle w:val="Alg3"/>
        <w:numPr>
          <w:ilvl w:val="0"/>
          <w:numId w:val="73"/>
        </w:numPr>
        <w:spacing w:after="220"/>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5329"/>
      <w:r w:rsidRPr="00E77497">
        <w:t>.</w:t>
      </w:r>
      <w:bookmarkStart w:id="5330" w:name="_Toc382212503"/>
    </w:p>
    <w:p w14:paraId="216B5401" w14:textId="77777777"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5330"/>
      <w:r w:rsidRPr="00E77497">
        <w:t xml:space="preserve">, </w:t>
      </w:r>
      <w:bookmarkStart w:id="5331" w:name="_Toc382212504"/>
      <w:r w:rsidRPr="00E77497">
        <w:t>then</w:t>
      </w:r>
    </w:p>
    <w:p w14:paraId="2D827093" w14:textId="77777777"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00257273" w14:textId="77777777" w:rsidR="004C02EF" w:rsidRPr="00E77497" w:rsidRDefault="004C02EF" w:rsidP="00441AED">
      <w:pPr>
        <w:pStyle w:val="Alg3"/>
        <w:numPr>
          <w:ilvl w:val="1"/>
          <w:numId w:val="73"/>
        </w:numPr>
        <w:spacing w:after="220"/>
        <w:contextualSpacing/>
      </w:pPr>
      <w:r w:rsidRPr="00E77497">
        <w:t xml:space="preserve">Let </w:t>
      </w:r>
      <w:r w:rsidRPr="00E77497">
        <w:rPr>
          <w:i/>
        </w:rPr>
        <w:t xml:space="preserve">val </w:t>
      </w:r>
      <w:r w:rsidRPr="00E77497">
        <w:t>be GetValue(</w:t>
      </w:r>
      <w:r w:rsidRPr="00E77497">
        <w:rPr>
          <w:i/>
        </w:rPr>
        <w:t>val</w:t>
      </w:r>
      <w:r w:rsidRPr="00E77497">
        <w:t>)</w:t>
      </w:r>
      <w:bookmarkEnd w:id="5331"/>
      <w:r w:rsidRPr="00E77497">
        <w:t>.</w:t>
      </w:r>
      <w:bookmarkStart w:id="5332" w:name="_Toc382212505"/>
    </w:p>
    <w:p w14:paraId="37A45E59" w14:textId="77777777" w:rsidR="004C02EF" w:rsidRPr="00E77497" w:rsidRDefault="004C02EF" w:rsidP="00441AED">
      <w:pPr>
        <w:pStyle w:val="Alg3"/>
        <w:numPr>
          <w:ilvl w:val="0"/>
          <w:numId w:val="73"/>
        </w:numPr>
        <w:spacing w:after="220"/>
        <w:contextualSpacing/>
      </w:pPr>
      <w:r w:rsidRPr="00E77497">
        <w:t>Return a String determined by Type(</w:t>
      </w:r>
      <w:r w:rsidRPr="00E77497">
        <w:rPr>
          <w:i/>
        </w:rPr>
        <w:t>val</w:t>
      </w:r>
      <w:r w:rsidRPr="00E77497">
        <w:t>) according to Table</w:t>
      </w:r>
      <w:bookmarkEnd w:id="5332"/>
      <w:r w:rsidRPr="00E77497">
        <w:t xml:space="preserve"> </w:t>
      </w:r>
      <w:del w:id="5333" w:author="Allen Wirfs-Brock" w:date="2011-07-02T13:30:00Z">
        <w:r w:rsidRPr="00E77497" w:rsidDel="008962D8">
          <w:delText>20</w:delText>
        </w:r>
      </w:del>
      <w:ins w:id="5334" w:author="Allen Wirfs-Brock" w:date="2011-07-02T13:30:00Z">
        <w:r w:rsidR="008962D8" w:rsidRPr="00E77497">
          <w:t>21</w:t>
        </w:r>
      </w:ins>
      <w:r w:rsidRPr="00E77497">
        <w:t>.</w:t>
      </w:r>
    </w:p>
    <w:p w14:paraId="37C45B7E" w14:textId="77777777" w:rsidR="004C02EF" w:rsidRPr="00E77497" w:rsidRDefault="004C02EF" w:rsidP="004C02EF">
      <w:pPr>
        <w:pStyle w:val="Tabletitle"/>
        <w:widowControl w:val="0"/>
      </w:pPr>
      <w:r w:rsidRPr="00E77497">
        <w:rPr>
          <w:rFonts w:eastAsia="Arial Unicode MS"/>
        </w:rPr>
        <w:t>Table </w:t>
      </w:r>
      <w:del w:id="5335" w:author="Allen Wirfs-Brock" w:date="2011-07-02T13:31:00Z">
        <w:r w:rsidRPr="00E77497" w:rsidDel="008962D8">
          <w:rPr>
            <w:rFonts w:eastAsia="Arial Unicode MS"/>
          </w:rPr>
          <w:delText xml:space="preserve">20 </w:delText>
        </w:r>
      </w:del>
      <w:ins w:id="5336" w:author="Allen Wirfs-Brock" w:date="2011-07-02T13:31:00Z">
        <w:r w:rsidR="008962D8" w:rsidRPr="00E77497">
          <w:rPr>
            <w:rFonts w:eastAsia="Arial Unicode MS"/>
          </w:rPr>
          <w:t xml:space="preserve">21 </w:t>
        </w:r>
      </w:ins>
      <w:r w:rsidRPr="00E77497">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rsidRPr="00E77497" w14:paraId="0592F3DF" w14:textId="77777777" w:rsidTr="003A4B22">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02F6CCDD" w14:textId="77777777" w:rsidR="004C02EF" w:rsidRPr="003B4312" w:rsidRDefault="004C02EF" w:rsidP="003A4B22">
            <w:pPr>
              <w:keepNext/>
              <w:shd w:val="solid" w:color="C0C0C0" w:fill="FFFFFF"/>
              <w:spacing w:after="0"/>
              <w:rPr>
                <w:b/>
                <w:i/>
                <w:shd w:val="solid" w:color="C0C0C0" w:fill="FFFFFF"/>
              </w:rPr>
            </w:pPr>
            <w:bookmarkStart w:id="5337" w:name="_Toc382212506"/>
            <w:r w:rsidRPr="003B4312">
              <w:rPr>
                <w:b/>
                <w:i/>
                <w:shd w:val="solid" w:color="C0C0C0" w:fill="FFFFFF"/>
              </w:rPr>
              <w:t>Type</w:t>
            </w:r>
            <w:bookmarkEnd w:id="5337"/>
            <w:r w:rsidRPr="003B4312">
              <w:rPr>
                <w:b/>
                <w:i/>
                <w:shd w:val="solid" w:color="C0C0C0" w:fill="FFFFFF"/>
              </w:rPr>
              <w:t xml:space="preserve"> of </w:t>
            </w:r>
            <w:r w:rsidRPr="003B4312">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511DF6D4" w14:textId="77777777" w:rsidR="004C02EF" w:rsidRPr="006B6D0A" w:rsidRDefault="004C02EF" w:rsidP="003A4B22">
            <w:pPr>
              <w:keepNext/>
              <w:shd w:val="solid" w:color="C0C0C0" w:fill="FFFFFF"/>
              <w:spacing w:after="0"/>
              <w:rPr>
                <w:b/>
                <w:i/>
                <w:shd w:val="solid" w:color="C0C0C0" w:fill="FFFFFF"/>
              </w:rPr>
            </w:pPr>
            <w:bookmarkStart w:id="5338" w:name="_Toc382212507"/>
            <w:r w:rsidRPr="006B6D0A">
              <w:rPr>
                <w:b/>
                <w:i/>
                <w:shd w:val="solid" w:color="C0C0C0" w:fill="FFFFFF"/>
              </w:rPr>
              <w:t>Result</w:t>
            </w:r>
            <w:bookmarkEnd w:id="5338"/>
          </w:p>
        </w:tc>
      </w:tr>
      <w:tr w:rsidR="004C02EF" w:rsidRPr="00E77497" w14:paraId="26C3A7FB" w14:textId="77777777" w:rsidTr="003A4B22">
        <w:trPr>
          <w:cantSplit/>
          <w:jc w:val="center"/>
        </w:trPr>
        <w:tc>
          <w:tcPr>
            <w:tcW w:w="2610" w:type="dxa"/>
            <w:tcBorders>
              <w:top w:val="nil"/>
            </w:tcBorders>
          </w:tcPr>
          <w:p w14:paraId="71A255C0" w14:textId="77777777" w:rsidR="004C02EF" w:rsidRPr="00E77497" w:rsidRDefault="004C02EF" w:rsidP="003A4B22">
            <w:pPr>
              <w:keepNext/>
              <w:spacing w:after="60"/>
            </w:pPr>
            <w:bookmarkStart w:id="5339" w:name="_Toc382212508"/>
            <w:r w:rsidRPr="00E77497">
              <w:t>Undefin</w:t>
            </w:r>
            <w:bookmarkEnd w:id="5339"/>
            <w:r w:rsidRPr="00E77497">
              <w:t>ed</w:t>
            </w:r>
          </w:p>
        </w:tc>
        <w:tc>
          <w:tcPr>
            <w:tcW w:w="3535" w:type="dxa"/>
            <w:tcBorders>
              <w:top w:val="nil"/>
            </w:tcBorders>
          </w:tcPr>
          <w:p w14:paraId="7BC0993D" w14:textId="77777777" w:rsidR="004C02EF" w:rsidRPr="00E77497" w:rsidRDefault="004C02EF" w:rsidP="003A4B22">
            <w:pPr>
              <w:keepNext/>
              <w:spacing w:after="60"/>
              <w:rPr>
                <w:rFonts w:ascii="Courier" w:hAnsi="Courier"/>
                <w:b/>
              </w:rPr>
            </w:pPr>
            <w:bookmarkStart w:id="5340" w:name="_Toc382212509"/>
            <w:r w:rsidRPr="00E77497">
              <w:rPr>
                <w:rFonts w:ascii="Courier New" w:hAnsi="Courier New"/>
                <w:b/>
              </w:rPr>
              <w:t>"undefine</w:t>
            </w:r>
            <w:bookmarkEnd w:id="5340"/>
            <w:r w:rsidRPr="00E77497">
              <w:rPr>
                <w:rFonts w:ascii="Courier New" w:hAnsi="Courier New"/>
                <w:b/>
              </w:rPr>
              <w:t>d"</w:t>
            </w:r>
          </w:p>
        </w:tc>
      </w:tr>
      <w:tr w:rsidR="004C02EF" w:rsidRPr="00E77497" w14:paraId="15953D45" w14:textId="77777777" w:rsidTr="003A4B22">
        <w:trPr>
          <w:cantSplit/>
          <w:jc w:val="center"/>
        </w:trPr>
        <w:tc>
          <w:tcPr>
            <w:tcW w:w="2610" w:type="dxa"/>
          </w:tcPr>
          <w:p w14:paraId="3B101489" w14:textId="77777777" w:rsidR="004C02EF" w:rsidRPr="00E77497" w:rsidRDefault="004C02EF" w:rsidP="003A4B22">
            <w:pPr>
              <w:keepNext/>
              <w:spacing w:after="60"/>
            </w:pPr>
            <w:bookmarkStart w:id="5341" w:name="_Toc382212510"/>
            <w:r w:rsidRPr="00E77497">
              <w:t>Nu</w:t>
            </w:r>
            <w:bookmarkEnd w:id="5341"/>
            <w:r w:rsidRPr="00E77497">
              <w:t>ll</w:t>
            </w:r>
          </w:p>
        </w:tc>
        <w:tc>
          <w:tcPr>
            <w:tcW w:w="3535" w:type="dxa"/>
          </w:tcPr>
          <w:p w14:paraId="72F0A921" w14:textId="77777777" w:rsidR="004C02EF" w:rsidRPr="00E77497" w:rsidRDefault="004C02EF" w:rsidP="003A4B22">
            <w:pPr>
              <w:keepNext/>
              <w:spacing w:after="60"/>
              <w:rPr>
                <w:rFonts w:ascii="Courier" w:hAnsi="Courier"/>
                <w:b/>
              </w:rPr>
            </w:pPr>
            <w:bookmarkStart w:id="5342" w:name="_Toc382212511"/>
            <w:r w:rsidRPr="00E77497">
              <w:rPr>
                <w:rFonts w:ascii="Courier New" w:hAnsi="Courier New"/>
                <w:b/>
              </w:rPr>
              <w:t>"objec</w:t>
            </w:r>
            <w:bookmarkEnd w:id="5342"/>
            <w:r w:rsidRPr="00E77497">
              <w:rPr>
                <w:rFonts w:ascii="Courier New" w:hAnsi="Courier New"/>
                <w:b/>
              </w:rPr>
              <w:t>t"</w:t>
            </w:r>
          </w:p>
        </w:tc>
      </w:tr>
      <w:tr w:rsidR="004C02EF" w:rsidRPr="00E77497" w14:paraId="10BB3B4B" w14:textId="77777777" w:rsidTr="003A4B22">
        <w:trPr>
          <w:cantSplit/>
          <w:jc w:val="center"/>
        </w:trPr>
        <w:tc>
          <w:tcPr>
            <w:tcW w:w="2610" w:type="dxa"/>
          </w:tcPr>
          <w:p w14:paraId="195C314C" w14:textId="77777777" w:rsidR="004C02EF" w:rsidRPr="00E77497" w:rsidRDefault="004C02EF" w:rsidP="003A4B22">
            <w:pPr>
              <w:keepNext/>
              <w:spacing w:after="60"/>
            </w:pPr>
            <w:bookmarkStart w:id="5343" w:name="_Toc382212512"/>
            <w:r w:rsidRPr="00E77497">
              <w:t>Boole</w:t>
            </w:r>
            <w:bookmarkEnd w:id="5343"/>
            <w:r w:rsidRPr="00E77497">
              <w:t>an</w:t>
            </w:r>
          </w:p>
        </w:tc>
        <w:tc>
          <w:tcPr>
            <w:tcW w:w="3535" w:type="dxa"/>
          </w:tcPr>
          <w:p w14:paraId="00DBF10D" w14:textId="77777777" w:rsidR="004C02EF" w:rsidRPr="00E77497" w:rsidRDefault="004C02EF" w:rsidP="003A4B22">
            <w:pPr>
              <w:keepNext/>
              <w:spacing w:after="60"/>
              <w:rPr>
                <w:rFonts w:ascii="Courier" w:hAnsi="Courier"/>
                <w:b/>
              </w:rPr>
            </w:pPr>
            <w:bookmarkStart w:id="5344" w:name="_Toc382212513"/>
            <w:r w:rsidRPr="00E77497">
              <w:rPr>
                <w:rFonts w:ascii="Courier New" w:hAnsi="Courier New"/>
                <w:b/>
              </w:rPr>
              <w:t>"boolea</w:t>
            </w:r>
            <w:bookmarkEnd w:id="5344"/>
            <w:r w:rsidRPr="00E77497">
              <w:rPr>
                <w:rFonts w:ascii="Courier New" w:hAnsi="Courier New"/>
                <w:b/>
              </w:rPr>
              <w:t>n"</w:t>
            </w:r>
          </w:p>
        </w:tc>
      </w:tr>
      <w:tr w:rsidR="004C02EF" w:rsidRPr="00E77497" w14:paraId="66C925C1" w14:textId="77777777" w:rsidTr="003A4B22">
        <w:trPr>
          <w:cantSplit/>
          <w:jc w:val="center"/>
        </w:trPr>
        <w:tc>
          <w:tcPr>
            <w:tcW w:w="2610" w:type="dxa"/>
          </w:tcPr>
          <w:p w14:paraId="79DE6F3B" w14:textId="77777777" w:rsidR="004C02EF" w:rsidRPr="00E77497" w:rsidRDefault="004C02EF" w:rsidP="003A4B22">
            <w:pPr>
              <w:keepNext/>
              <w:spacing w:after="60"/>
            </w:pPr>
            <w:bookmarkStart w:id="5345" w:name="_Toc382212514"/>
            <w:r w:rsidRPr="00E77497">
              <w:t>Numb</w:t>
            </w:r>
            <w:bookmarkEnd w:id="5345"/>
            <w:r w:rsidRPr="00E77497">
              <w:t>er</w:t>
            </w:r>
          </w:p>
        </w:tc>
        <w:tc>
          <w:tcPr>
            <w:tcW w:w="3535" w:type="dxa"/>
          </w:tcPr>
          <w:p w14:paraId="655E1E9C" w14:textId="77777777" w:rsidR="004C02EF" w:rsidRPr="00E77497" w:rsidRDefault="004C02EF" w:rsidP="003A4B22">
            <w:pPr>
              <w:keepNext/>
              <w:spacing w:after="60"/>
              <w:rPr>
                <w:rFonts w:ascii="Courier" w:hAnsi="Courier"/>
                <w:b/>
              </w:rPr>
            </w:pPr>
            <w:bookmarkStart w:id="5346" w:name="_Toc382212515"/>
            <w:r w:rsidRPr="00E77497">
              <w:rPr>
                <w:rFonts w:ascii="Courier New" w:hAnsi="Courier New"/>
                <w:b/>
              </w:rPr>
              <w:t>"numbe</w:t>
            </w:r>
            <w:bookmarkEnd w:id="5346"/>
            <w:r w:rsidRPr="00E77497">
              <w:rPr>
                <w:rFonts w:ascii="Courier New" w:hAnsi="Courier New"/>
                <w:b/>
              </w:rPr>
              <w:t>r"</w:t>
            </w:r>
          </w:p>
        </w:tc>
      </w:tr>
      <w:tr w:rsidR="004C02EF" w:rsidRPr="00E77497" w14:paraId="5058245A" w14:textId="77777777" w:rsidTr="003A4B22">
        <w:trPr>
          <w:cantSplit/>
          <w:jc w:val="center"/>
        </w:trPr>
        <w:tc>
          <w:tcPr>
            <w:tcW w:w="2610" w:type="dxa"/>
          </w:tcPr>
          <w:p w14:paraId="4DBA4A35" w14:textId="77777777" w:rsidR="004C02EF" w:rsidRPr="00E77497" w:rsidRDefault="004C02EF" w:rsidP="003A4B22">
            <w:pPr>
              <w:keepNext/>
              <w:spacing w:after="60"/>
            </w:pPr>
            <w:bookmarkStart w:id="5347" w:name="_Toc382212516"/>
            <w:r w:rsidRPr="00E77497">
              <w:t>Stri</w:t>
            </w:r>
            <w:bookmarkEnd w:id="5347"/>
            <w:r w:rsidRPr="00E77497">
              <w:t>ng</w:t>
            </w:r>
          </w:p>
        </w:tc>
        <w:tc>
          <w:tcPr>
            <w:tcW w:w="3535" w:type="dxa"/>
          </w:tcPr>
          <w:p w14:paraId="7EBDBF12" w14:textId="77777777" w:rsidR="004C02EF" w:rsidRPr="00E77497" w:rsidRDefault="004C02EF" w:rsidP="003A4B22">
            <w:pPr>
              <w:keepNext/>
              <w:spacing w:after="60"/>
              <w:rPr>
                <w:rFonts w:ascii="Courier" w:hAnsi="Courier"/>
                <w:b/>
              </w:rPr>
            </w:pPr>
            <w:bookmarkStart w:id="5348" w:name="_Toc382212517"/>
            <w:r w:rsidRPr="00E77497">
              <w:rPr>
                <w:rFonts w:ascii="Courier New" w:hAnsi="Courier New"/>
                <w:b/>
              </w:rPr>
              <w:t>"strin</w:t>
            </w:r>
            <w:bookmarkEnd w:id="5348"/>
            <w:r w:rsidRPr="00E77497">
              <w:rPr>
                <w:rFonts w:ascii="Courier New" w:hAnsi="Courier New"/>
                <w:b/>
              </w:rPr>
              <w:t>g"</w:t>
            </w:r>
          </w:p>
        </w:tc>
      </w:tr>
      <w:tr w:rsidR="004C02EF" w:rsidRPr="00E77497" w14:paraId="6C2A03A1" w14:textId="77777777" w:rsidTr="003A4B22">
        <w:trPr>
          <w:cantSplit/>
          <w:jc w:val="center"/>
        </w:trPr>
        <w:tc>
          <w:tcPr>
            <w:tcW w:w="2610" w:type="dxa"/>
          </w:tcPr>
          <w:p w14:paraId="607772A0" w14:textId="77777777" w:rsidR="004C02EF" w:rsidRPr="00E77497" w:rsidRDefault="004C02EF" w:rsidP="003A4B22">
            <w:pPr>
              <w:keepNext/>
              <w:spacing w:after="60"/>
              <w:jc w:val="left"/>
            </w:pPr>
            <w:bookmarkStart w:id="5349" w:name="_Toc382212518"/>
            <w:r w:rsidRPr="00E77497">
              <w:t>Object (native and does not implement [[Call]</w:t>
            </w:r>
            <w:bookmarkEnd w:id="5349"/>
            <w:r w:rsidRPr="00E77497">
              <w:t>])</w:t>
            </w:r>
          </w:p>
        </w:tc>
        <w:tc>
          <w:tcPr>
            <w:tcW w:w="3535" w:type="dxa"/>
          </w:tcPr>
          <w:p w14:paraId="61754D79" w14:textId="77777777" w:rsidR="004C02EF" w:rsidRPr="00E77497" w:rsidRDefault="004C02EF" w:rsidP="003A4B22">
            <w:pPr>
              <w:keepNext/>
              <w:spacing w:after="60"/>
              <w:rPr>
                <w:rFonts w:ascii="Courier" w:hAnsi="Courier"/>
                <w:b/>
              </w:rPr>
            </w:pPr>
            <w:bookmarkStart w:id="5350" w:name="_Toc382212519"/>
            <w:r w:rsidRPr="00E77497">
              <w:rPr>
                <w:rFonts w:ascii="Courier New" w:hAnsi="Courier New"/>
                <w:b/>
              </w:rPr>
              <w:t>"objec</w:t>
            </w:r>
            <w:bookmarkEnd w:id="5350"/>
            <w:r w:rsidRPr="00E77497">
              <w:rPr>
                <w:rFonts w:ascii="Courier New" w:hAnsi="Courier New"/>
                <w:b/>
              </w:rPr>
              <w:t>t"</w:t>
            </w:r>
          </w:p>
        </w:tc>
      </w:tr>
      <w:tr w:rsidR="004C02EF" w:rsidRPr="00E77497" w14:paraId="1B686BBC" w14:textId="77777777" w:rsidTr="003A4B22">
        <w:trPr>
          <w:cantSplit/>
          <w:jc w:val="center"/>
        </w:trPr>
        <w:tc>
          <w:tcPr>
            <w:tcW w:w="2610" w:type="dxa"/>
          </w:tcPr>
          <w:p w14:paraId="22DA2E2D" w14:textId="77777777" w:rsidR="004C02EF" w:rsidRPr="00E77497" w:rsidRDefault="004C02EF" w:rsidP="003A4B22">
            <w:pPr>
              <w:spacing w:after="60"/>
            </w:pPr>
            <w:bookmarkStart w:id="5351" w:name="_Toc382212520"/>
            <w:r w:rsidRPr="00E77497">
              <w:t>Object (native or host and does implement [[Call]</w:t>
            </w:r>
            <w:bookmarkEnd w:id="5351"/>
            <w:r w:rsidRPr="00E77497">
              <w:t>])</w:t>
            </w:r>
          </w:p>
        </w:tc>
        <w:tc>
          <w:tcPr>
            <w:tcW w:w="3535" w:type="dxa"/>
          </w:tcPr>
          <w:p w14:paraId="272A4366" w14:textId="77777777" w:rsidR="004C02EF" w:rsidRPr="00E77497" w:rsidRDefault="004C02EF" w:rsidP="003A4B22">
            <w:pPr>
              <w:spacing w:after="60"/>
              <w:rPr>
                <w:rFonts w:ascii="Courier" w:hAnsi="Courier"/>
                <w:b/>
              </w:rPr>
            </w:pPr>
            <w:bookmarkStart w:id="5352" w:name="_Toc382212521"/>
            <w:r w:rsidRPr="00E77497">
              <w:rPr>
                <w:rFonts w:ascii="Courier New" w:hAnsi="Courier New"/>
                <w:b/>
              </w:rPr>
              <w:t>"functio</w:t>
            </w:r>
            <w:bookmarkEnd w:id="5352"/>
            <w:r w:rsidRPr="00E77497">
              <w:rPr>
                <w:rFonts w:ascii="Courier New" w:hAnsi="Courier New"/>
                <w:b/>
              </w:rPr>
              <w:t>n"</w:t>
            </w:r>
          </w:p>
        </w:tc>
      </w:tr>
      <w:tr w:rsidR="004C02EF" w:rsidRPr="00E77497" w14:paraId="42DA4EC0" w14:textId="77777777" w:rsidTr="003A4B22">
        <w:trPr>
          <w:cantSplit/>
          <w:jc w:val="center"/>
        </w:trPr>
        <w:tc>
          <w:tcPr>
            <w:tcW w:w="2610" w:type="dxa"/>
          </w:tcPr>
          <w:p w14:paraId="0FF9D04F" w14:textId="77777777" w:rsidR="004C02EF" w:rsidRPr="00E77497" w:rsidRDefault="004C02EF" w:rsidP="003A4B22">
            <w:pPr>
              <w:spacing w:after="60"/>
            </w:pPr>
            <w:bookmarkStart w:id="5353" w:name="_Toc382212522"/>
            <w:r w:rsidRPr="00E77497">
              <w:t>Object (hos</w:t>
            </w:r>
            <w:bookmarkEnd w:id="5353"/>
            <w:r w:rsidRPr="00E77497">
              <w:t>t and does not implement [[Call]])</w:t>
            </w:r>
          </w:p>
        </w:tc>
        <w:tc>
          <w:tcPr>
            <w:tcW w:w="3535" w:type="dxa"/>
          </w:tcPr>
          <w:p w14:paraId="7DB92556" w14:textId="77777777" w:rsidR="004C02EF" w:rsidRPr="00E77497" w:rsidRDefault="004C02EF" w:rsidP="003A4B22">
            <w:pPr>
              <w:spacing w:after="60"/>
              <w:jc w:val="left"/>
            </w:pPr>
            <w:bookmarkStart w:id="5354" w:name="_Toc382212523"/>
            <w:r w:rsidRPr="00E77497">
              <w:t>Implementation-</w:t>
            </w:r>
            <w:bookmarkEnd w:id="5354"/>
            <w:r w:rsidRPr="00E77497">
              <w:t xml:space="preserve">defined except may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or</w:t>
            </w:r>
            <w:r w:rsidRPr="00E77497">
              <w:rPr>
                <w:rFonts w:ascii="Courier New" w:hAnsi="Courier New"/>
                <w:b/>
              </w:rPr>
              <w:t xml:space="preserve"> "string".</w:t>
            </w:r>
          </w:p>
        </w:tc>
      </w:tr>
    </w:tbl>
    <w:p w14:paraId="4C0BF4FD" w14:textId="77777777" w:rsidR="004C02EF" w:rsidRPr="00E77497" w:rsidRDefault="004C02EF" w:rsidP="003A4B22">
      <w:pPr>
        <w:pStyle w:val="30"/>
        <w:numPr>
          <w:ilvl w:val="0"/>
          <w:numId w:val="0"/>
        </w:numPr>
      </w:pPr>
      <w:bookmarkStart w:id="5355" w:name="_Toc375031176"/>
      <w:bookmarkStart w:id="5356" w:name="_Ref378388513"/>
      <w:bookmarkStart w:id="5357" w:name="_Ref379174898"/>
      <w:bookmarkStart w:id="5358" w:name="_Toc381513690"/>
      <w:bookmarkStart w:id="5359" w:name="_Toc382202843"/>
      <w:bookmarkStart w:id="5360" w:name="_Toc382212212"/>
      <w:bookmarkStart w:id="5361" w:name="_Toc382212524"/>
      <w:bookmarkStart w:id="5362" w:name="_Toc382291557"/>
      <w:bookmarkStart w:id="5363" w:name="_Toc385672199"/>
      <w:bookmarkStart w:id="5364" w:name="_Toc393690294"/>
      <w:bookmarkStart w:id="5365" w:name="_Toc472818834"/>
      <w:bookmarkStart w:id="5366" w:name="_Toc235503408"/>
      <w:bookmarkStart w:id="5367" w:name="_Toc241509183"/>
      <w:bookmarkStart w:id="5368" w:name="_Toc244416670"/>
      <w:bookmarkStart w:id="5369" w:name="_Toc276631034"/>
      <w:bookmarkStart w:id="5370" w:name="_Toc314500600"/>
      <w:r w:rsidRPr="00E77497">
        <w:t>11.4.4</w:t>
      </w:r>
      <w:r w:rsidRPr="00E77497">
        <w:tab/>
        <w:t>Prefix Increment Operato</w:t>
      </w:r>
      <w:bookmarkEnd w:id="5355"/>
      <w:bookmarkEnd w:id="5356"/>
      <w:bookmarkEnd w:id="5357"/>
      <w:bookmarkEnd w:id="5358"/>
      <w:bookmarkEnd w:id="5359"/>
      <w:bookmarkEnd w:id="5360"/>
      <w:bookmarkEnd w:id="5361"/>
      <w:bookmarkEnd w:id="5362"/>
      <w:bookmarkEnd w:id="5363"/>
      <w:bookmarkEnd w:id="5364"/>
      <w:r w:rsidRPr="00E77497">
        <w:t>r</w:t>
      </w:r>
      <w:bookmarkEnd w:id="5365"/>
      <w:bookmarkEnd w:id="5366"/>
      <w:bookmarkEnd w:id="5367"/>
      <w:bookmarkEnd w:id="5368"/>
      <w:bookmarkEnd w:id="5369"/>
      <w:bookmarkEnd w:id="5370"/>
    </w:p>
    <w:p w14:paraId="01C27491" w14:textId="77777777" w:rsidR="00326D0A" w:rsidRPr="00E77497" w:rsidRDefault="00326D0A" w:rsidP="00326D0A">
      <w:pPr>
        <w:keepNext/>
        <w:rPr>
          <w:ins w:id="5371" w:author="Rev 4 Allen Wirfs-Brock" w:date="2011-10-15T09:43:00Z"/>
          <w:rFonts w:ascii="Helvetica" w:hAnsi="Helvetica"/>
          <w:b/>
        </w:rPr>
      </w:pPr>
      <w:ins w:id="5372"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1BFE8C4F" w14:textId="77777777" w:rsidR="004C02EF" w:rsidRPr="00E77497" w:rsidRDefault="004C02EF" w:rsidP="004C02EF">
      <w:del w:id="5373"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5374" w:author="Rev 4 Allen Wirfs-Brock" w:date="2011-10-15T09:43:00Z">
        <w:r w:rsidRPr="00E77497" w:rsidDel="00326D0A">
          <w:delText>is evaluated as follows:</w:delText>
        </w:r>
      </w:del>
      <w:bookmarkStart w:id="5375" w:name="_Toc382212525"/>
    </w:p>
    <w:p w14:paraId="0F597DEF" w14:textId="77777777"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UnaryExpression</w:t>
      </w:r>
      <w:bookmarkEnd w:id="5375"/>
      <w:r w:rsidRPr="00E77497">
        <w:t>.</w:t>
      </w:r>
      <w:bookmarkStart w:id="5376" w:name="_Toc382212526"/>
    </w:p>
    <w:p w14:paraId="7740EC06" w14:textId="77777777" w:rsidR="004C02EF" w:rsidRPr="00E77497" w:rsidDel="00795735" w:rsidRDefault="004C02EF" w:rsidP="00441AED">
      <w:pPr>
        <w:pStyle w:val="Alg3"/>
        <w:numPr>
          <w:ilvl w:val="0"/>
          <w:numId w:val="74"/>
        </w:numPr>
        <w:spacing w:after="220"/>
        <w:contextualSpacing/>
        <w:rPr>
          <w:del w:id="5377" w:author="Rev 5 Allen Wirfs-Brock" w:date="2012-01-11T11:23:00Z"/>
        </w:rPr>
      </w:pPr>
      <w:bookmarkStart w:id="5378" w:name="_Toc382212527"/>
      <w:bookmarkEnd w:id="5376"/>
      <w:del w:id="5379"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10AB96D9" w14:textId="77777777" w:rsidR="004C02EF" w:rsidRPr="00E77497" w:rsidDel="00795735" w:rsidRDefault="004C02EF" w:rsidP="00441AED">
      <w:pPr>
        <w:pStyle w:val="Alg3"/>
        <w:numPr>
          <w:ilvl w:val="0"/>
          <w:numId w:val="69"/>
        </w:numPr>
        <w:ind w:left="720" w:firstLine="0"/>
        <w:rPr>
          <w:del w:id="5380" w:author="Rev 5 Allen Wirfs-Brock" w:date="2012-01-11T11:23:00Z"/>
        </w:rPr>
      </w:pPr>
      <w:del w:id="5381"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21C6AF44" w14:textId="77777777" w:rsidR="004C02EF" w:rsidRPr="00E77497" w:rsidDel="00795735" w:rsidRDefault="004C02EF" w:rsidP="00441AED">
      <w:pPr>
        <w:pStyle w:val="Alg3"/>
        <w:numPr>
          <w:ilvl w:val="0"/>
          <w:numId w:val="69"/>
        </w:numPr>
        <w:ind w:left="720" w:firstLine="0"/>
        <w:rPr>
          <w:del w:id="5382" w:author="Rev 5 Allen Wirfs-Brock" w:date="2012-01-11T11:23:00Z"/>
        </w:rPr>
      </w:pPr>
      <w:del w:id="5383"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5E3E9287" w14:textId="77777777" w:rsidR="004C02EF" w:rsidRPr="00E77497" w:rsidDel="00795735" w:rsidRDefault="004C02EF" w:rsidP="00441AED">
      <w:pPr>
        <w:pStyle w:val="Alg3"/>
        <w:numPr>
          <w:ilvl w:val="0"/>
          <w:numId w:val="69"/>
        </w:numPr>
        <w:ind w:left="720" w:firstLine="0"/>
        <w:rPr>
          <w:del w:id="5384" w:author="Rev 5 Allen Wirfs-Brock" w:date="2012-01-11T11:23:00Z"/>
        </w:rPr>
      </w:pPr>
      <w:del w:id="5385"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2188222E" w14:textId="77777777" w:rsidR="004C02EF" w:rsidRPr="00E77497" w:rsidDel="00795735" w:rsidRDefault="004C02EF" w:rsidP="00441AED">
      <w:pPr>
        <w:pStyle w:val="Alg3"/>
        <w:numPr>
          <w:ilvl w:val="0"/>
          <w:numId w:val="69"/>
        </w:numPr>
        <w:ind w:left="720" w:firstLine="0"/>
        <w:rPr>
          <w:del w:id="5386" w:author="Rev 5 Allen Wirfs-Brock" w:date="2012-01-11T11:23:00Z"/>
        </w:rPr>
      </w:pPr>
      <w:del w:id="5387"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7E941014" w14:textId="77777777" w:rsidR="004C02EF" w:rsidRPr="00E77497" w:rsidRDefault="004C02EF" w:rsidP="00441AED">
      <w:pPr>
        <w:pStyle w:val="Alg3"/>
        <w:numPr>
          <w:ilvl w:val="0"/>
          <w:numId w:val="74"/>
        </w:numPr>
        <w:spacing w:after="220"/>
        <w:contextualSpacing/>
      </w:pPr>
      <w:r w:rsidRPr="00E77497">
        <w:t xml:space="preserve">Let </w:t>
      </w:r>
      <w:r w:rsidRPr="00E77497">
        <w:rPr>
          <w:i/>
        </w:rPr>
        <w:t>oldValue</w:t>
      </w:r>
      <w:r w:rsidRPr="00E77497">
        <w:t xml:space="preserve"> be ToNumber(GetValue(</w:t>
      </w:r>
      <w:r w:rsidRPr="00E77497">
        <w:rPr>
          <w:i/>
        </w:rPr>
        <w:t>expr</w:t>
      </w:r>
      <w:r w:rsidRPr="00E77497">
        <w:t>))</w:t>
      </w:r>
      <w:bookmarkEnd w:id="5378"/>
      <w:r w:rsidRPr="00E77497">
        <w:t>.</w:t>
      </w:r>
      <w:bookmarkStart w:id="5388" w:name="_Toc382212528"/>
    </w:p>
    <w:p w14:paraId="1139D983" w14:textId="77777777"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5389" w:name="_Toc382212529"/>
      <w:bookmarkEnd w:id="5388"/>
    </w:p>
    <w:p w14:paraId="735A2F02" w14:textId="77777777" w:rsidR="004C02EF" w:rsidRPr="00E77497" w:rsidRDefault="004C02EF" w:rsidP="00441AED">
      <w:pPr>
        <w:pStyle w:val="Alg3"/>
        <w:numPr>
          <w:ilvl w:val="0"/>
          <w:numId w:val="74"/>
        </w:numPr>
        <w:spacing w:after="220"/>
        <w:contextualSpacing/>
      </w:pPr>
      <w:r w:rsidRPr="00E77497">
        <w:t>Call PutValue(</w:t>
      </w:r>
      <w:r w:rsidRPr="00E77497">
        <w:rPr>
          <w:i/>
        </w:rPr>
        <w:t>expr</w:t>
      </w:r>
      <w:r w:rsidRPr="00E77497">
        <w:t xml:space="preserve">, </w:t>
      </w:r>
      <w:r w:rsidRPr="00E77497">
        <w:rPr>
          <w:i/>
        </w:rPr>
        <w:t>newValue</w:t>
      </w:r>
      <w:r w:rsidRPr="00E77497">
        <w:t>)</w:t>
      </w:r>
      <w:bookmarkEnd w:id="5389"/>
      <w:r w:rsidRPr="00E77497">
        <w:t>.</w:t>
      </w:r>
      <w:bookmarkStart w:id="5390" w:name="_Toc382212530"/>
    </w:p>
    <w:p w14:paraId="65CA574F" w14:textId="77777777"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5390"/>
      <w:r w:rsidRPr="00E77497">
        <w:t>.</w:t>
      </w:r>
      <w:bookmarkStart w:id="5391" w:name="_Toc385672200"/>
      <w:bookmarkStart w:id="5392" w:name="_Toc393690295"/>
      <w:bookmarkStart w:id="5393" w:name="_Toc375031177"/>
      <w:bookmarkStart w:id="5394" w:name="_Ref378388811"/>
      <w:bookmarkStart w:id="5395" w:name="_Toc381513691"/>
      <w:bookmarkStart w:id="5396" w:name="_Toc382202844"/>
      <w:bookmarkStart w:id="5397" w:name="_Toc382212213"/>
      <w:bookmarkStart w:id="5398" w:name="_Toc382212531"/>
      <w:bookmarkStart w:id="5399" w:name="_Toc382291558"/>
    </w:p>
    <w:p w14:paraId="1E846E02" w14:textId="77777777" w:rsidR="004C02EF" w:rsidRPr="00E77497" w:rsidRDefault="004C02EF" w:rsidP="003A4B22">
      <w:pPr>
        <w:pStyle w:val="30"/>
        <w:numPr>
          <w:ilvl w:val="0"/>
          <w:numId w:val="0"/>
        </w:numPr>
      </w:pPr>
      <w:bookmarkStart w:id="5400" w:name="_Toc472818835"/>
      <w:bookmarkStart w:id="5401" w:name="_Toc235503409"/>
      <w:bookmarkStart w:id="5402" w:name="_Toc241509184"/>
      <w:bookmarkStart w:id="5403" w:name="_Toc244416671"/>
      <w:bookmarkStart w:id="5404" w:name="_Toc276631035"/>
      <w:bookmarkStart w:id="5405" w:name="_Toc314500601"/>
      <w:r w:rsidRPr="00E77497">
        <w:t>11.4.5</w:t>
      </w:r>
      <w:r w:rsidRPr="00E77497">
        <w:tab/>
        <w:t>Prefix Decrement Operato</w:t>
      </w:r>
      <w:bookmarkEnd w:id="5391"/>
      <w:bookmarkEnd w:id="5392"/>
      <w:r w:rsidRPr="00E77497">
        <w:t>r</w:t>
      </w:r>
      <w:bookmarkEnd w:id="5400"/>
      <w:bookmarkEnd w:id="5401"/>
      <w:bookmarkEnd w:id="5402"/>
      <w:bookmarkEnd w:id="5403"/>
      <w:bookmarkEnd w:id="5404"/>
      <w:bookmarkEnd w:id="5405"/>
    </w:p>
    <w:p w14:paraId="597D0350" w14:textId="77777777" w:rsidR="00326D0A" w:rsidRPr="00E77497" w:rsidRDefault="00326D0A" w:rsidP="00326D0A">
      <w:pPr>
        <w:keepNext/>
        <w:rPr>
          <w:ins w:id="5406" w:author="Rev 4 Allen Wirfs-Brock" w:date="2011-10-15T09:43:00Z"/>
          <w:rFonts w:ascii="Helvetica" w:hAnsi="Helvetica"/>
          <w:b/>
        </w:rPr>
      </w:pPr>
      <w:ins w:id="5407"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2BF503EF" w14:textId="77777777" w:rsidR="004C02EF" w:rsidRPr="00E77497" w:rsidRDefault="004C02EF" w:rsidP="004C02EF">
      <w:del w:id="5408"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5409" w:author="Rev 4 Allen Wirfs-Brock" w:date="2011-10-15T09:43:00Z">
        <w:r w:rsidRPr="00E77497" w:rsidDel="00326D0A">
          <w:delText>is evaluated as follows:</w:delText>
        </w:r>
      </w:del>
    </w:p>
    <w:p w14:paraId="71A4A291" w14:textId="77777777"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UnaryExpression.</w:t>
      </w:r>
    </w:p>
    <w:p w14:paraId="53FD7E19" w14:textId="77777777" w:rsidR="004C02EF" w:rsidRPr="00E77497" w:rsidDel="00795735" w:rsidRDefault="004C02EF" w:rsidP="00877B57">
      <w:pPr>
        <w:pStyle w:val="Alg3"/>
        <w:numPr>
          <w:ilvl w:val="0"/>
          <w:numId w:val="75"/>
        </w:numPr>
        <w:spacing w:after="220"/>
        <w:contextualSpacing/>
        <w:rPr>
          <w:del w:id="5410" w:author="Rev 5 Allen Wirfs-Brock" w:date="2012-01-11T11:23:00Z"/>
        </w:rPr>
      </w:pPr>
      <w:del w:id="5411"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3EDB74CD" w14:textId="77777777" w:rsidR="004C02EF" w:rsidRPr="00E77497" w:rsidDel="00795735" w:rsidRDefault="004C02EF" w:rsidP="00877B57">
      <w:pPr>
        <w:pStyle w:val="Alg3"/>
        <w:numPr>
          <w:ilvl w:val="0"/>
          <w:numId w:val="69"/>
        </w:numPr>
        <w:ind w:left="720" w:firstLine="0"/>
        <w:rPr>
          <w:del w:id="5412" w:author="Rev 5 Allen Wirfs-Brock" w:date="2012-01-11T11:23:00Z"/>
        </w:rPr>
      </w:pPr>
      <w:del w:id="5413"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041CAFA6" w14:textId="77777777" w:rsidR="004C02EF" w:rsidRPr="00E77497" w:rsidDel="00795735" w:rsidRDefault="004C02EF" w:rsidP="00877B57">
      <w:pPr>
        <w:pStyle w:val="Alg3"/>
        <w:numPr>
          <w:ilvl w:val="0"/>
          <w:numId w:val="69"/>
        </w:numPr>
        <w:ind w:left="720" w:firstLine="0"/>
        <w:rPr>
          <w:del w:id="5414" w:author="Rev 5 Allen Wirfs-Brock" w:date="2012-01-11T11:23:00Z"/>
        </w:rPr>
      </w:pPr>
      <w:del w:id="5415"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5B8B183E" w14:textId="77777777" w:rsidR="004C02EF" w:rsidRPr="00E77497" w:rsidDel="00795735" w:rsidRDefault="004C02EF" w:rsidP="00877B57">
      <w:pPr>
        <w:pStyle w:val="Alg3"/>
        <w:numPr>
          <w:ilvl w:val="0"/>
          <w:numId w:val="69"/>
        </w:numPr>
        <w:ind w:left="720" w:firstLine="0"/>
        <w:rPr>
          <w:del w:id="5416" w:author="Rev 5 Allen Wirfs-Brock" w:date="2012-01-11T11:23:00Z"/>
        </w:rPr>
      </w:pPr>
      <w:del w:id="5417"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022DF16C" w14:textId="77777777" w:rsidR="004C02EF" w:rsidRPr="00E77497" w:rsidDel="00795735" w:rsidRDefault="004C02EF" w:rsidP="00877B57">
      <w:pPr>
        <w:pStyle w:val="Alg3"/>
        <w:numPr>
          <w:ilvl w:val="0"/>
          <w:numId w:val="69"/>
        </w:numPr>
        <w:ind w:left="720" w:firstLine="0"/>
        <w:rPr>
          <w:del w:id="5418" w:author="Rev 5 Allen Wirfs-Brock" w:date="2012-01-11T11:23:00Z"/>
        </w:rPr>
      </w:pPr>
      <w:del w:id="5419"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3793691E" w14:textId="77777777" w:rsidR="004C02EF" w:rsidRPr="00E77497" w:rsidRDefault="004C02EF" w:rsidP="00877B57">
      <w:pPr>
        <w:pStyle w:val="Alg3"/>
        <w:numPr>
          <w:ilvl w:val="0"/>
          <w:numId w:val="75"/>
        </w:numPr>
        <w:spacing w:after="220"/>
        <w:contextualSpacing/>
      </w:pPr>
      <w:r w:rsidRPr="00E77497">
        <w:t xml:space="preserve">Let </w:t>
      </w:r>
      <w:r w:rsidRPr="00E77497">
        <w:rPr>
          <w:i/>
        </w:rPr>
        <w:t>oldValue</w:t>
      </w:r>
      <w:r w:rsidRPr="00E77497">
        <w:t xml:space="preserve"> be ToNumber(GetValue(</w:t>
      </w:r>
      <w:r w:rsidRPr="00E77497">
        <w:rPr>
          <w:i/>
        </w:rPr>
        <w:t>expr</w:t>
      </w:r>
      <w:r w:rsidRPr="00E77497">
        <w:t>)).</w:t>
      </w:r>
    </w:p>
    <w:p w14:paraId="2D34762C" w14:textId="77777777"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50A65165" w14:textId="77777777" w:rsidR="004C02EF" w:rsidRPr="00E77497" w:rsidRDefault="004C02EF" w:rsidP="00877B57">
      <w:pPr>
        <w:pStyle w:val="Alg3"/>
        <w:numPr>
          <w:ilvl w:val="0"/>
          <w:numId w:val="75"/>
        </w:numPr>
        <w:spacing w:after="220"/>
        <w:contextualSpacing/>
      </w:pPr>
      <w:r w:rsidRPr="00E77497">
        <w:t>Call PutValue(</w:t>
      </w:r>
      <w:r w:rsidRPr="00E77497">
        <w:rPr>
          <w:i/>
        </w:rPr>
        <w:t>expr</w:t>
      </w:r>
      <w:r w:rsidRPr="00E77497">
        <w:t xml:space="preserve">, </w:t>
      </w:r>
      <w:r w:rsidRPr="00E77497">
        <w:rPr>
          <w:i/>
        </w:rPr>
        <w:t>newValue</w:t>
      </w:r>
      <w:r w:rsidRPr="00E77497">
        <w:t>).</w:t>
      </w:r>
    </w:p>
    <w:p w14:paraId="178D809C" w14:textId="77777777"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5420" w:name="_Toc385672201"/>
      <w:bookmarkStart w:id="5421" w:name="_Toc393690296"/>
    </w:p>
    <w:p w14:paraId="2A8BB03F" w14:textId="77777777" w:rsidR="004C02EF" w:rsidRPr="00E77497" w:rsidRDefault="004C02EF" w:rsidP="003A4B22">
      <w:pPr>
        <w:pStyle w:val="30"/>
        <w:numPr>
          <w:ilvl w:val="0"/>
          <w:numId w:val="0"/>
        </w:numPr>
      </w:pPr>
      <w:bookmarkStart w:id="5422" w:name="_Toc472818836"/>
      <w:bookmarkStart w:id="5423" w:name="_Toc235503410"/>
      <w:bookmarkStart w:id="5424" w:name="_Toc241509185"/>
      <w:bookmarkStart w:id="5425" w:name="_Toc244416672"/>
      <w:bookmarkStart w:id="5426" w:name="_Toc276631036"/>
      <w:bookmarkStart w:id="5427" w:name="_Toc314500602"/>
      <w:r w:rsidRPr="00E77497">
        <w:t>11.4.6</w:t>
      </w:r>
      <w:r w:rsidRPr="00E77497">
        <w:tab/>
        <w:t xml:space="preserve">Unary </w:t>
      </w:r>
      <w:r w:rsidRPr="00E77497">
        <w:rPr>
          <w:rFonts w:ascii="Courier New" w:hAnsi="Courier New"/>
          <w:sz w:val="22"/>
        </w:rPr>
        <w:t>+</w:t>
      </w:r>
      <w:r w:rsidRPr="00E77497">
        <w:t xml:space="preserve"> Operato</w:t>
      </w:r>
      <w:bookmarkEnd w:id="5393"/>
      <w:bookmarkEnd w:id="5394"/>
      <w:bookmarkEnd w:id="5395"/>
      <w:bookmarkEnd w:id="5396"/>
      <w:bookmarkEnd w:id="5397"/>
      <w:bookmarkEnd w:id="5398"/>
      <w:bookmarkEnd w:id="5399"/>
      <w:bookmarkEnd w:id="5420"/>
      <w:bookmarkEnd w:id="5421"/>
      <w:r w:rsidRPr="00E77497">
        <w:t>r</w:t>
      </w:r>
      <w:bookmarkEnd w:id="5422"/>
      <w:bookmarkEnd w:id="5423"/>
      <w:bookmarkEnd w:id="5424"/>
      <w:bookmarkEnd w:id="5425"/>
      <w:bookmarkEnd w:id="5426"/>
      <w:bookmarkEnd w:id="5427"/>
    </w:p>
    <w:p w14:paraId="4BF536FB" w14:textId="77777777" w:rsidR="004C02EF" w:rsidRPr="004D1BD1" w:rsidRDefault="00BC0A73" w:rsidP="004C02EF">
      <w:pPr>
        <w:rPr>
          <w:sz w:val="18"/>
          <w:rPrChange w:id="5428" w:author="Rev 4 Allen Wirfs-Brock" w:date="2011-11-04T08:51:00Z">
            <w:rPr/>
          </w:rPrChange>
        </w:rPr>
      </w:pPr>
      <w:ins w:id="5429" w:author="Rev 4 Allen Wirfs-Brock" w:date="2011-10-15T09:44:00Z">
        <w:r w:rsidRPr="00E77497">
          <w:rPr>
            <w:sz w:val="18"/>
          </w:rPr>
          <w:t>NOTE</w:t>
        </w:r>
        <w:r w:rsidRPr="00E77497">
          <w:rPr>
            <w:sz w:val="18"/>
          </w:rPr>
          <w:tab/>
        </w:r>
      </w:ins>
      <w:r w:rsidR="004C02EF" w:rsidRPr="004D1BD1">
        <w:rPr>
          <w:sz w:val="18"/>
          <w:rPrChange w:id="5430" w:author="Rev 4 Allen Wirfs-Brock" w:date="2011-11-04T08:51:00Z">
            <w:rPr/>
          </w:rPrChange>
        </w:rPr>
        <w:t>The unary + operator converts its operand to Number type.</w:t>
      </w:r>
    </w:p>
    <w:p w14:paraId="194B09B6" w14:textId="77777777" w:rsidR="00BC0A73" w:rsidRPr="003B4312" w:rsidRDefault="00BC0A73" w:rsidP="00BC0A73">
      <w:pPr>
        <w:keepNext/>
        <w:rPr>
          <w:ins w:id="5431" w:author="Rev 4 Allen Wirfs-Brock" w:date="2011-10-15T09:44:00Z"/>
          <w:rFonts w:ascii="Helvetica" w:hAnsi="Helvetica"/>
          <w:b/>
        </w:rPr>
      </w:pPr>
      <w:ins w:id="5432" w:author="Rev 4 Allen Wirfs-Brock" w:date="2011-10-15T09:44:00Z">
        <w:r w:rsidRPr="004D1BD1">
          <w:rPr>
            <w:rFonts w:ascii="Helvetica" w:hAnsi="Helvetica"/>
            <w:b/>
          </w:rPr>
          <w:t xml:space="preserve">Runtime Semantics: </w:t>
        </w:r>
        <w:r w:rsidRPr="003B4312">
          <w:rPr>
            <w:rFonts w:ascii="Helvetica" w:hAnsi="Helvetica"/>
            <w:b/>
            <w:spacing w:val="6"/>
          </w:rPr>
          <w:t>Evaluation</w:t>
        </w:r>
      </w:ins>
    </w:p>
    <w:p w14:paraId="6EC04C61" w14:textId="77777777" w:rsidR="004C02EF" w:rsidRPr="00675B74" w:rsidRDefault="004C02EF" w:rsidP="004C02EF">
      <w:del w:id="5433" w:author="Rev 4 Allen Wirfs-Brock" w:date="2011-10-15T09:44:00Z">
        <w:r w:rsidRPr="003B4312" w:rsidDel="00BC0A73">
          <w:delText xml:space="preserve">The production </w:delText>
        </w:r>
      </w:del>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del w:id="5434" w:author="Rev 4 Allen Wirfs-Brock" w:date="2011-10-15T09:44:00Z">
        <w:r w:rsidRPr="00B820AB" w:rsidDel="00BC0A73">
          <w:delText>is evaluated as follows:</w:delText>
        </w:r>
      </w:del>
      <w:bookmarkStart w:id="5435" w:name="_Toc382212532"/>
    </w:p>
    <w:p w14:paraId="623F0718" w14:textId="77777777"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UnaryExpression</w:t>
      </w:r>
      <w:bookmarkEnd w:id="5435"/>
      <w:r w:rsidRPr="00E77497">
        <w:t>.</w:t>
      </w:r>
      <w:bookmarkStart w:id="5436" w:name="_Toc382212533"/>
    </w:p>
    <w:p w14:paraId="27000640" w14:textId="77777777" w:rsidR="004C02EF" w:rsidRPr="00E77497" w:rsidRDefault="004C02EF" w:rsidP="00877B57">
      <w:pPr>
        <w:pStyle w:val="Alg3"/>
        <w:numPr>
          <w:ilvl w:val="0"/>
          <w:numId w:val="76"/>
        </w:numPr>
        <w:spacing w:after="220"/>
        <w:contextualSpacing/>
      </w:pPr>
      <w:bookmarkStart w:id="5437" w:name="_Toc382212534"/>
      <w:bookmarkEnd w:id="5436"/>
      <w:r w:rsidRPr="00E77497">
        <w:t>Return ToNumber(GetValue(</w:t>
      </w:r>
      <w:r w:rsidRPr="00E77497">
        <w:rPr>
          <w:i/>
        </w:rPr>
        <w:t>expr</w:t>
      </w:r>
      <w:r w:rsidRPr="00E77497">
        <w:t>)).</w:t>
      </w:r>
      <w:bookmarkStart w:id="5438" w:name="_Toc382212535"/>
      <w:bookmarkEnd w:id="5437"/>
    </w:p>
    <w:p w14:paraId="46FC999F" w14:textId="77777777" w:rsidR="004C02EF" w:rsidRPr="00E77497" w:rsidRDefault="004C02EF" w:rsidP="003A4B22">
      <w:pPr>
        <w:pStyle w:val="30"/>
        <w:numPr>
          <w:ilvl w:val="0"/>
          <w:numId w:val="0"/>
        </w:numPr>
      </w:pPr>
      <w:bookmarkStart w:id="5439" w:name="_Toc385672202"/>
      <w:bookmarkStart w:id="5440" w:name="_Toc393690297"/>
      <w:bookmarkStart w:id="5441" w:name="_Toc472818837"/>
      <w:bookmarkStart w:id="5442" w:name="_Toc235503411"/>
      <w:bookmarkStart w:id="5443" w:name="_Toc241509186"/>
      <w:bookmarkStart w:id="5444" w:name="_Toc244416673"/>
      <w:bookmarkStart w:id="5445" w:name="_Toc276631037"/>
      <w:bookmarkStart w:id="5446" w:name="_Toc314500603"/>
      <w:bookmarkEnd w:id="5438"/>
      <w:r w:rsidRPr="00E77497">
        <w:t>11.4.7</w:t>
      </w:r>
      <w:r w:rsidRPr="00E77497">
        <w:tab/>
        <w:t xml:space="preserve">Unary </w:t>
      </w:r>
      <w:r w:rsidRPr="00E77497">
        <w:rPr>
          <w:rFonts w:ascii="Courier New" w:hAnsi="Courier New"/>
          <w:sz w:val="22"/>
        </w:rPr>
        <w:t>-</w:t>
      </w:r>
      <w:r w:rsidRPr="00E77497">
        <w:t xml:space="preserve"> Operato</w:t>
      </w:r>
      <w:bookmarkEnd w:id="5439"/>
      <w:bookmarkEnd w:id="5440"/>
      <w:r w:rsidRPr="00E77497">
        <w:t>r</w:t>
      </w:r>
      <w:bookmarkEnd w:id="5441"/>
      <w:bookmarkEnd w:id="5442"/>
      <w:bookmarkEnd w:id="5443"/>
      <w:bookmarkEnd w:id="5444"/>
      <w:bookmarkEnd w:id="5445"/>
      <w:bookmarkEnd w:id="5446"/>
    </w:p>
    <w:p w14:paraId="639E3077" w14:textId="77777777" w:rsidR="004C02EF" w:rsidRPr="004D1BD1" w:rsidRDefault="00BC0A73" w:rsidP="004C02EF">
      <w:ins w:id="5447" w:author="Rev 4 Allen Wirfs-Brock" w:date="2011-10-15T09:45:00Z">
        <w:r w:rsidRPr="00E77497">
          <w:rPr>
            <w:sz w:val="18"/>
          </w:rPr>
          <w:t>NOTE</w:t>
        </w:r>
        <w:r w:rsidRPr="00E77497">
          <w:rPr>
            <w:sz w:val="18"/>
          </w:rPr>
          <w:tab/>
        </w:r>
      </w:ins>
      <w:r w:rsidR="004C02EF" w:rsidRPr="004D1BD1">
        <w:rPr>
          <w:sz w:val="18"/>
          <w:rPrChange w:id="5448" w:author="Rev 4 Allen Wirfs-Brock" w:date="2011-11-04T08:51:00Z">
            <w:rPr/>
          </w:rPrChange>
        </w:rPr>
        <w:t xml:space="preserve">The unary </w:t>
      </w:r>
      <w:r w:rsidR="004C02EF" w:rsidRPr="004D1BD1">
        <w:rPr>
          <w:rFonts w:ascii="Courier New" w:hAnsi="Courier New"/>
          <w:b/>
          <w:sz w:val="18"/>
          <w:rPrChange w:id="5449" w:author="Rev 4 Allen Wirfs-Brock" w:date="2011-11-04T08:51:00Z">
            <w:rPr>
              <w:rFonts w:ascii="Courier New" w:hAnsi="Courier New"/>
              <w:b/>
            </w:rPr>
          </w:rPrChange>
        </w:rPr>
        <w:t>-</w:t>
      </w:r>
      <w:r w:rsidR="004C02EF" w:rsidRPr="004D1BD1">
        <w:rPr>
          <w:sz w:val="18"/>
          <w:rPrChange w:id="5450" w:author="Rev 4 Allen Wirfs-Brock" w:date="2011-11-04T08:51:00Z">
            <w:rPr/>
          </w:rPrChange>
        </w:rPr>
        <w:t xml:space="preserve"> operator converts its operand to Number type and then negates it. </w:t>
      </w:r>
      <w:del w:id="5451" w:author="Rev 4 Allen Wirfs-Brock" w:date="2011-10-15T09:45:00Z">
        <w:r w:rsidR="004C02EF" w:rsidRPr="004D1BD1" w:rsidDel="00BC0A73">
          <w:rPr>
            <w:sz w:val="18"/>
            <w:rPrChange w:id="5452" w:author="Rev 4 Allen Wirfs-Brock" w:date="2011-11-04T08:51:00Z">
              <w:rPr/>
            </w:rPrChange>
          </w:rPr>
          <w:delText xml:space="preserve">Note that negating </w:delText>
        </w:r>
      </w:del>
      <w:ins w:id="5453" w:author="Rev 4 Allen Wirfs-Brock" w:date="2011-10-15T09:45:00Z">
        <w:r w:rsidRPr="004D1BD1">
          <w:rPr>
            <w:sz w:val="18"/>
            <w:rPrChange w:id="5454" w:author="Rev 4 Allen Wirfs-Brock" w:date="2011-11-04T08:51:00Z">
              <w:rPr/>
            </w:rPrChange>
          </w:rPr>
          <w:t xml:space="preserve">Negating </w:t>
        </w:r>
      </w:ins>
      <w:r w:rsidR="004C02EF" w:rsidRPr="004D1BD1">
        <w:rPr>
          <w:b/>
          <w:sz w:val="18"/>
          <w:rPrChange w:id="5455" w:author="Rev 4 Allen Wirfs-Brock" w:date="2011-11-04T08:51:00Z">
            <w:rPr>
              <w:b/>
            </w:rPr>
          </w:rPrChange>
        </w:rPr>
        <w:t>+0</w:t>
      </w:r>
      <w:r w:rsidR="004C02EF" w:rsidRPr="004D1BD1">
        <w:rPr>
          <w:sz w:val="18"/>
          <w:rPrChange w:id="5456" w:author="Rev 4 Allen Wirfs-Brock" w:date="2011-11-04T08:51:00Z">
            <w:rPr/>
          </w:rPrChange>
        </w:rPr>
        <w:t xml:space="preserve"> produces </w:t>
      </w:r>
      <w:r w:rsidR="004C02EF" w:rsidRPr="004D1BD1">
        <w:rPr>
          <w:b/>
          <w:sz w:val="18"/>
          <w:rPrChange w:id="5457" w:author="Rev 4 Allen Wirfs-Brock" w:date="2011-11-04T08:51:00Z">
            <w:rPr>
              <w:b/>
            </w:rPr>
          </w:rPrChange>
        </w:rPr>
        <w:sym w:font="Symbol" w:char="F02D"/>
      </w:r>
      <w:r w:rsidR="004C02EF" w:rsidRPr="004D1BD1">
        <w:rPr>
          <w:b/>
          <w:sz w:val="18"/>
          <w:rPrChange w:id="5458" w:author="Rev 4 Allen Wirfs-Brock" w:date="2011-11-04T08:51:00Z">
            <w:rPr>
              <w:b/>
            </w:rPr>
          </w:rPrChange>
        </w:rPr>
        <w:t>0</w:t>
      </w:r>
      <w:r w:rsidR="004C02EF" w:rsidRPr="004D1BD1">
        <w:rPr>
          <w:sz w:val="18"/>
          <w:rPrChange w:id="5459" w:author="Rev 4 Allen Wirfs-Brock" w:date="2011-11-04T08:51:00Z">
            <w:rPr/>
          </w:rPrChange>
        </w:rPr>
        <w:t xml:space="preserve">, and negating </w:t>
      </w:r>
      <w:r w:rsidR="004C02EF" w:rsidRPr="004D1BD1">
        <w:rPr>
          <w:b/>
          <w:sz w:val="18"/>
          <w:rPrChange w:id="5460" w:author="Rev 4 Allen Wirfs-Brock" w:date="2011-11-04T08:51:00Z">
            <w:rPr>
              <w:b/>
            </w:rPr>
          </w:rPrChange>
        </w:rPr>
        <w:sym w:font="Symbol" w:char="F02D"/>
      </w:r>
      <w:r w:rsidR="004C02EF" w:rsidRPr="004D1BD1">
        <w:rPr>
          <w:b/>
          <w:sz w:val="18"/>
          <w:rPrChange w:id="5461" w:author="Rev 4 Allen Wirfs-Brock" w:date="2011-11-04T08:51:00Z">
            <w:rPr>
              <w:b/>
            </w:rPr>
          </w:rPrChange>
        </w:rPr>
        <w:t>0</w:t>
      </w:r>
      <w:r w:rsidR="004C02EF" w:rsidRPr="004D1BD1">
        <w:rPr>
          <w:sz w:val="18"/>
          <w:rPrChange w:id="5462" w:author="Rev 4 Allen Wirfs-Brock" w:date="2011-11-04T08:51:00Z">
            <w:rPr/>
          </w:rPrChange>
        </w:rPr>
        <w:t xml:space="preserve"> produces </w:t>
      </w:r>
      <w:r w:rsidR="004C02EF" w:rsidRPr="004D1BD1">
        <w:rPr>
          <w:b/>
          <w:sz w:val="18"/>
          <w:rPrChange w:id="5463" w:author="Rev 4 Allen Wirfs-Brock" w:date="2011-11-04T08:51:00Z">
            <w:rPr>
              <w:b/>
            </w:rPr>
          </w:rPrChange>
        </w:rPr>
        <w:t>+0</w:t>
      </w:r>
      <w:r w:rsidR="004C02EF" w:rsidRPr="004D1BD1">
        <w:rPr>
          <w:sz w:val="18"/>
          <w:rPrChange w:id="5464" w:author="Rev 4 Allen Wirfs-Brock" w:date="2011-11-04T08:51:00Z">
            <w:rPr/>
          </w:rPrChange>
        </w:rPr>
        <w:t>.</w:t>
      </w:r>
    </w:p>
    <w:p w14:paraId="46B63EEA" w14:textId="77777777" w:rsidR="00BC0A73" w:rsidRPr="008B7F6F" w:rsidRDefault="00BC0A73" w:rsidP="00BC0A73">
      <w:pPr>
        <w:keepNext/>
        <w:rPr>
          <w:ins w:id="5465" w:author="Rev 4 Allen Wirfs-Brock" w:date="2011-10-15T09:44:00Z"/>
          <w:rFonts w:ascii="Helvetica" w:hAnsi="Helvetica"/>
          <w:b/>
        </w:rPr>
      </w:pPr>
      <w:ins w:id="5466" w:author="Rev 4 Allen Wirfs-Brock" w:date="2011-10-15T09:44:00Z">
        <w:r w:rsidRPr="003B4312">
          <w:rPr>
            <w:rFonts w:ascii="Helvetica" w:hAnsi="Helvetica"/>
            <w:b/>
          </w:rPr>
          <w:t xml:space="preserve">Runtime Semantics: </w:t>
        </w:r>
        <w:r w:rsidRPr="003B4312">
          <w:rPr>
            <w:rFonts w:ascii="Helvetica" w:hAnsi="Helvetica"/>
            <w:b/>
            <w:spacing w:val="6"/>
          </w:rPr>
          <w:t>Evaluation</w:t>
        </w:r>
      </w:ins>
    </w:p>
    <w:p w14:paraId="5898703F" w14:textId="77777777" w:rsidR="004C02EF" w:rsidRPr="00E77497" w:rsidRDefault="004C02EF" w:rsidP="004C02EF">
      <w:del w:id="5467" w:author="Rev 4 Allen Wirfs-Brock" w:date="2011-10-15T09:44:00Z">
        <w:r w:rsidRPr="006B6D0A" w:rsidDel="00BC0A73">
          <w:delText xml:space="preserve">The production </w:delText>
        </w:r>
      </w:del>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del w:id="5468" w:author="Rev 4 Allen Wirfs-Brock" w:date="2011-10-15T09:44:00Z">
        <w:r w:rsidRPr="00E77497" w:rsidDel="00BC0A73">
          <w:delText>is evaluated as follows:</w:delText>
        </w:r>
      </w:del>
      <w:bookmarkStart w:id="5469" w:name="_Toc382212536"/>
    </w:p>
    <w:p w14:paraId="6B170789" w14:textId="77777777"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UnaryExpression</w:t>
      </w:r>
      <w:bookmarkEnd w:id="5469"/>
      <w:r w:rsidRPr="00E77497">
        <w:t>.</w:t>
      </w:r>
      <w:bookmarkStart w:id="5470" w:name="_Toc382212537"/>
    </w:p>
    <w:p w14:paraId="6D890D20" w14:textId="77777777" w:rsidR="004C02EF" w:rsidRPr="00E77497" w:rsidRDefault="004C02EF" w:rsidP="00877B57">
      <w:pPr>
        <w:pStyle w:val="Alg3"/>
        <w:numPr>
          <w:ilvl w:val="0"/>
          <w:numId w:val="77"/>
        </w:numPr>
        <w:spacing w:after="220"/>
        <w:contextualSpacing/>
      </w:pPr>
      <w:bookmarkStart w:id="5471" w:name="_Toc382212538"/>
      <w:bookmarkEnd w:id="5470"/>
      <w:r w:rsidRPr="00E77497">
        <w:t xml:space="preserve">Let </w:t>
      </w:r>
      <w:r w:rsidRPr="00E77497">
        <w:rPr>
          <w:i/>
        </w:rPr>
        <w:t>oldValue</w:t>
      </w:r>
      <w:r w:rsidRPr="00E77497">
        <w:t xml:space="preserve"> be ToNumber(GetValue(</w:t>
      </w:r>
      <w:r w:rsidRPr="00E77497">
        <w:rPr>
          <w:i/>
        </w:rPr>
        <w:t>expr</w:t>
      </w:r>
      <w:r w:rsidRPr="00E77497">
        <w:t>)).</w:t>
      </w:r>
      <w:bookmarkStart w:id="5472" w:name="_Toc382212539"/>
      <w:bookmarkEnd w:id="5471"/>
    </w:p>
    <w:p w14:paraId="3DC9764B" w14:textId="77777777"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5472"/>
      <w:r w:rsidRPr="00E77497">
        <w:rPr>
          <w:b/>
        </w:rPr>
        <w:t>NaN</w:t>
      </w:r>
      <w:r w:rsidRPr="00E77497">
        <w:t>.</w:t>
      </w:r>
      <w:bookmarkStart w:id="5473" w:name="_Toc382212540"/>
    </w:p>
    <w:p w14:paraId="74CBE3D9" w14:textId="77777777"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5473"/>
      <w:r w:rsidRPr="00E77497">
        <w:t>.</w:t>
      </w:r>
      <w:bookmarkStart w:id="5474" w:name="_Toc382212541"/>
    </w:p>
    <w:p w14:paraId="4CF0FC69" w14:textId="77777777" w:rsidR="004C02EF" w:rsidRPr="00E77497" w:rsidRDefault="004C02EF" w:rsidP="003A4B22">
      <w:pPr>
        <w:pStyle w:val="30"/>
        <w:numPr>
          <w:ilvl w:val="0"/>
          <w:numId w:val="0"/>
        </w:numPr>
      </w:pPr>
      <w:bookmarkStart w:id="5475" w:name="_Toc375031178"/>
      <w:bookmarkStart w:id="5476" w:name="_Toc381513692"/>
      <w:bookmarkStart w:id="5477" w:name="_Toc382202845"/>
      <w:bookmarkStart w:id="5478" w:name="_Toc382212214"/>
      <w:bookmarkStart w:id="5479" w:name="_Toc382212542"/>
      <w:bookmarkStart w:id="5480" w:name="_Toc382291559"/>
      <w:bookmarkStart w:id="5481" w:name="_Toc385672203"/>
      <w:bookmarkStart w:id="5482" w:name="_Toc393690298"/>
      <w:bookmarkStart w:id="5483" w:name="_Toc472818838"/>
      <w:bookmarkStart w:id="5484" w:name="_Toc235503412"/>
      <w:bookmarkStart w:id="5485" w:name="_Toc241509187"/>
      <w:bookmarkStart w:id="5486" w:name="_Toc244416674"/>
      <w:bookmarkStart w:id="5487" w:name="_Toc276631038"/>
      <w:bookmarkStart w:id="5488" w:name="_Toc314500604"/>
      <w:bookmarkEnd w:id="5474"/>
      <w:r w:rsidRPr="00E77497">
        <w:t>11.4.8</w:t>
      </w:r>
      <w:r w:rsidRPr="00E77497">
        <w:tab/>
        <w:t xml:space="preserve">Bitwise NOT Operator ( </w:t>
      </w:r>
      <w:r w:rsidRPr="00E77497">
        <w:rPr>
          <w:rFonts w:ascii="Courier New" w:hAnsi="Courier New"/>
        </w:rPr>
        <w:t>~</w:t>
      </w:r>
      <w:r w:rsidRPr="00E77497">
        <w:t xml:space="preserve"> </w:t>
      </w:r>
      <w:bookmarkStart w:id="5489" w:name="_Toc382202846"/>
      <w:bookmarkEnd w:id="5475"/>
      <w:bookmarkEnd w:id="5476"/>
      <w:bookmarkEnd w:id="5477"/>
      <w:bookmarkEnd w:id="5478"/>
      <w:bookmarkEnd w:id="5479"/>
      <w:bookmarkEnd w:id="5480"/>
      <w:bookmarkEnd w:id="5481"/>
      <w:bookmarkEnd w:id="5482"/>
      <w:bookmarkEnd w:id="5489"/>
      <w:r w:rsidRPr="00E77497">
        <w:t>)</w:t>
      </w:r>
      <w:bookmarkEnd w:id="5483"/>
      <w:bookmarkEnd w:id="5484"/>
      <w:bookmarkEnd w:id="5485"/>
      <w:bookmarkEnd w:id="5486"/>
      <w:bookmarkEnd w:id="5487"/>
      <w:bookmarkEnd w:id="5488"/>
    </w:p>
    <w:p w14:paraId="5410164B" w14:textId="77777777" w:rsidR="00500F37" w:rsidRPr="00E77497" w:rsidRDefault="00500F37" w:rsidP="00500F37">
      <w:pPr>
        <w:keepNext/>
        <w:rPr>
          <w:ins w:id="5490" w:author="Rev 4 Allen Wirfs-Brock" w:date="2011-10-15T09:46:00Z"/>
          <w:rFonts w:ascii="Helvetica" w:hAnsi="Helvetica"/>
          <w:b/>
        </w:rPr>
      </w:pPr>
      <w:ins w:id="5491"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08342666" w14:textId="77777777" w:rsidR="004C02EF" w:rsidRPr="00E77497" w:rsidRDefault="004C02EF" w:rsidP="004C02EF">
      <w:del w:id="5492"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5493" w:author="Rev 4 Allen Wirfs-Brock" w:date="2011-10-15T09:47:00Z">
        <w:r w:rsidRPr="00E77497" w:rsidDel="00500F37">
          <w:delText>is evaluated as follows:</w:delText>
        </w:r>
      </w:del>
      <w:bookmarkStart w:id="5494" w:name="_Toc382212543"/>
    </w:p>
    <w:p w14:paraId="53B1C0CA" w14:textId="77777777"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5494"/>
      <w:r w:rsidRPr="00E77497">
        <w:t>.</w:t>
      </w:r>
      <w:bookmarkStart w:id="5495" w:name="_Toc382212544"/>
    </w:p>
    <w:p w14:paraId="653DE5E3" w14:textId="77777777" w:rsidR="004C02EF" w:rsidRPr="00E77497" w:rsidRDefault="004C02EF" w:rsidP="00877B57">
      <w:pPr>
        <w:pStyle w:val="Alg3"/>
        <w:numPr>
          <w:ilvl w:val="0"/>
          <w:numId w:val="78"/>
        </w:numPr>
        <w:spacing w:after="220"/>
        <w:contextualSpacing/>
      </w:pPr>
      <w:bookmarkStart w:id="5496" w:name="_Toc382212545"/>
      <w:bookmarkEnd w:id="5495"/>
      <w:r w:rsidRPr="00E77497">
        <w:t xml:space="preserve">Let </w:t>
      </w:r>
      <w:r w:rsidRPr="00E77497">
        <w:rPr>
          <w:i/>
        </w:rPr>
        <w:t>oldValue</w:t>
      </w:r>
      <w:r w:rsidRPr="00E77497">
        <w:t xml:space="preserve"> be ToInt32(GetValue(</w:t>
      </w:r>
      <w:r w:rsidRPr="00E77497">
        <w:rPr>
          <w:i/>
        </w:rPr>
        <w:t>expr</w:t>
      </w:r>
      <w:r w:rsidRPr="00E77497">
        <w:t>))</w:t>
      </w:r>
      <w:bookmarkEnd w:id="5496"/>
      <w:r w:rsidRPr="00E77497">
        <w:t>.</w:t>
      </w:r>
      <w:bookmarkStart w:id="5497" w:name="_Toc382212546"/>
    </w:p>
    <w:p w14:paraId="12A933DF" w14:textId="77777777"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5497"/>
      <w:r w:rsidRPr="00E77497">
        <w:t>. The result is a signed 32-bit integer.</w:t>
      </w:r>
      <w:bookmarkStart w:id="5498" w:name="_Toc382212547"/>
    </w:p>
    <w:p w14:paraId="0037B5E7" w14:textId="77777777" w:rsidR="004C02EF" w:rsidRPr="00E77497" w:rsidRDefault="004C02EF" w:rsidP="003A4B22">
      <w:pPr>
        <w:pStyle w:val="30"/>
        <w:numPr>
          <w:ilvl w:val="0"/>
          <w:numId w:val="0"/>
        </w:numPr>
      </w:pPr>
      <w:bookmarkStart w:id="5499" w:name="_Toc375031179"/>
      <w:bookmarkStart w:id="5500" w:name="_Toc381513693"/>
      <w:bookmarkStart w:id="5501" w:name="_Toc382202847"/>
      <w:bookmarkStart w:id="5502" w:name="_Toc382212215"/>
      <w:bookmarkStart w:id="5503" w:name="_Toc382212548"/>
      <w:bookmarkStart w:id="5504" w:name="_Toc382291560"/>
      <w:bookmarkStart w:id="5505" w:name="_Toc385672204"/>
      <w:bookmarkStart w:id="5506" w:name="_Toc393690299"/>
      <w:bookmarkStart w:id="5507" w:name="_Toc472818839"/>
      <w:bookmarkStart w:id="5508" w:name="_Toc235503413"/>
      <w:bookmarkStart w:id="5509" w:name="_Toc241509188"/>
      <w:bookmarkStart w:id="5510" w:name="_Toc244416675"/>
      <w:bookmarkStart w:id="5511" w:name="_Toc276631039"/>
      <w:bookmarkStart w:id="5512" w:name="_Toc314500605"/>
      <w:bookmarkEnd w:id="5498"/>
      <w:r w:rsidRPr="00E77497">
        <w:t>11.4.9</w:t>
      </w:r>
      <w:r w:rsidRPr="00E77497">
        <w:tab/>
        <w:t xml:space="preserve">Logical NOT Operator ( </w:t>
      </w:r>
      <w:r w:rsidRPr="00E77497">
        <w:rPr>
          <w:rFonts w:ascii="Courier New" w:hAnsi="Courier New"/>
        </w:rPr>
        <w:t>!</w:t>
      </w:r>
      <w:r w:rsidRPr="00E77497">
        <w:t xml:space="preserve"> </w:t>
      </w:r>
      <w:bookmarkStart w:id="5513" w:name="_Toc382202848"/>
      <w:bookmarkEnd w:id="5499"/>
      <w:bookmarkEnd w:id="5500"/>
      <w:bookmarkEnd w:id="5501"/>
      <w:bookmarkEnd w:id="5502"/>
      <w:bookmarkEnd w:id="5503"/>
      <w:bookmarkEnd w:id="5504"/>
      <w:bookmarkEnd w:id="5505"/>
      <w:bookmarkEnd w:id="5506"/>
      <w:bookmarkEnd w:id="5513"/>
      <w:r w:rsidRPr="00E77497">
        <w:t>)</w:t>
      </w:r>
      <w:bookmarkEnd w:id="5507"/>
      <w:bookmarkEnd w:id="5508"/>
      <w:bookmarkEnd w:id="5509"/>
      <w:bookmarkEnd w:id="5510"/>
      <w:bookmarkEnd w:id="5511"/>
      <w:bookmarkEnd w:id="5512"/>
    </w:p>
    <w:p w14:paraId="744A01C2" w14:textId="77777777" w:rsidR="00500F37" w:rsidRPr="00E77497" w:rsidRDefault="00500F37" w:rsidP="00500F37">
      <w:pPr>
        <w:keepNext/>
        <w:rPr>
          <w:ins w:id="5514" w:author="Rev 4 Allen Wirfs-Brock" w:date="2011-10-15T09:46:00Z"/>
          <w:rFonts w:ascii="Helvetica" w:hAnsi="Helvetica"/>
          <w:b/>
        </w:rPr>
      </w:pPr>
      <w:ins w:id="5515"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56325B13" w14:textId="77777777" w:rsidR="004C02EF" w:rsidRPr="00E77497" w:rsidRDefault="004C02EF" w:rsidP="004C02EF">
      <w:del w:id="5516"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5517" w:author="Rev 4 Allen Wirfs-Brock" w:date="2011-10-15T09:47:00Z">
        <w:r w:rsidRPr="00E77497" w:rsidDel="00500F37">
          <w:delText>is evaluated as follows:</w:delText>
        </w:r>
      </w:del>
      <w:bookmarkStart w:id="5518" w:name="_Toc382212549"/>
    </w:p>
    <w:p w14:paraId="64DCC9D5" w14:textId="77777777"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5518"/>
      <w:r w:rsidRPr="00E77497">
        <w:t>.</w:t>
      </w:r>
      <w:bookmarkStart w:id="5519" w:name="_Toc382212550"/>
    </w:p>
    <w:p w14:paraId="0537D9BB" w14:textId="77777777" w:rsidR="004C02EF" w:rsidRPr="00E77497" w:rsidRDefault="004C02EF" w:rsidP="00877B57">
      <w:pPr>
        <w:pStyle w:val="Alg3"/>
        <w:numPr>
          <w:ilvl w:val="0"/>
          <w:numId w:val="79"/>
        </w:numPr>
        <w:spacing w:after="220"/>
        <w:contextualSpacing/>
      </w:pPr>
      <w:bookmarkStart w:id="5520" w:name="_Toc382212551"/>
      <w:bookmarkEnd w:id="5519"/>
      <w:r w:rsidRPr="00E77497">
        <w:t xml:space="preserve">Let </w:t>
      </w:r>
      <w:r w:rsidRPr="00E77497">
        <w:rPr>
          <w:i/>
        </w:rPr>
        <w:t>oldValue</w:t>
      </w:r>
      <w:r w:rsidRPr="00E77497">
        <w:t xml:space="preserve"> be ToBoolean(GetValue(</w:t>
      </w:r>
      <w:r w:rsidRPr="00E77497">
        <w:rPr>
          <w:i/>
        </w:rPr>
        <w:t>expr</w:t>
      </w:r>
      <w:r w:rsidRPr="00E77497">
        <w:t>))</w:t>
      </w:r>
      <w:bookmarkEnd w:id="5520"/>
      <w:r w:rsidRPr="00E77497">
        <w:t>.</w:t>
      </w:r>
      <w:bookmarkStart w:id="5521" w:name="_Toc382212552"/>
    </w:p>
    <w:p w14:paraId="4AA89D3F" w14:textId="77777777"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5521"/>
      <w:r w:rsidRPr="00E77497">
        <w:t>.</w:t>
      </w:r>
      <w:bookmarkStart w:id="5522" w:name="_Toc382212553"/>
    </w:p>
    <w:p w14:paraId="41A54A36" w14:textId="77777777"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5522"/>
      <w:r w:rsidRPr="00E77497">
        <w:t>.</w:t>
      </w:r>
      <w:bookmarkStart w:id="5523" w:name="_Toc375031180"/>
      <w:bookmarkStart w:id="5524" w:name="_Ref378390263"/>
      <w:bookmarkStart w:id="5525" w:name="_Toc381513694"/>
      <w:bookmarkStart w:id="5526" w:name="_Toc382202849"/>
      <w:bookmarkStart w:id="5527" w:name="_Toc382212216"/>
      <w:bookmarkStart w:id="5528" w:name="_Toc382212554"/>
      <w:bookmarkStart w:id="5529" w:name="_Toc382291561"/>
      <w:bookmarkStart w:id="5530" w:name="_Toc385672205"/>
      <w:bookmarkStart w:id="5531" w:name="_Toc393690300"/>
    </w:p>
    <w:p w14:paraId="7D1CC8AA" w14:textId="77777777" w:rsidR="004C02EF" w:rsidRPr="00E77497" w:rsidRDefault="004C02EF" w:rsidP="003A4B22">
      <w:pPr>
        <w:pStyle w:val="20"/>
        <w:numPr>
          <w:ilvl w:val="0"/>
          <w:numId w:val="0"/>
        </w:numPr>
      </w:pPr>
      <w:bookmarkStart w:id="5532" w:name="_Ref457437596"/>
      <w:bookmarkStart w:id="5533" w:name="_Toc472818840"/>
      <w:bookmarkStart w:id="5534" w:name="_Toc235503414"/>
      <w:bookmarkStart w:id="5535" w:name="_Toc241509189"/>
      <w:bookmarkStart w:id="5536" w:name="_Toc244416676"/>
      <w:bookmarkStart w:id="5537" w:name="_Toc276631040"/>
      <w:bookmarkStart w:id="5538" w:name="_Toc314500606"/>
      <w:r w:rsidRPr="00E77497">
        <w:t>11.5</w:t>
      </w:r>
      <w:r w:rsidRPr="00E77497">
        <w:tab/>
        <w:t>Multiplicative Operator</w:t>
      </w:r>
      <w:bookmarkEnd w:id="5523"/>
      <w:bookmarkEnd w:id="5524"/>
      <w:bookmarkEnd w:id="5525"/>
      <w:bookmarkEnd w:id="5526"/>
      <w:bookmarkEnd w:id="5527"/>
      <w:bookmarkEnd w:id="5528"/>
      <w:bookmarkEnd w:id="5529"/>
      <w:bookmarkEnd w:id="5530"/>
      <w:bookmarkEnd w:id="5531"/>
      <w:r w:rsidRPr="00E77497">
        <w:t>s</w:t>
      </w:r>
      <w:bookmarkEnd w:id="5532"/>
      <w:bookmarkEnd w:id="5533"/>
      <w:bookmarkEnd w:id="5534"/>
      <w:bookmarkEnd w:id="5535"/>
      <w:bookmarkEnd w:id="5536"/>
      <w:bookmarkEnd w:id="5537"/>
      <w:bookmarkEnd w:id="5538"/>
    </w:p>
    <w:p w14:paraId="544B13CC" w14:textId="77777777" w:rsidR="004C02EF" w:rsidRPr="00E77497" w:rsidRDefault="004C02EF" w:rsidP="004C02EF">
      <w:pPr>
        <w:pStyle w:val="Syntax"/>
      </w:pPr>
      <w:r w:rsidRPr="00E77497">
        <w:t>Syntax</w:t>
      </w:r>
    </w:p>
    <w:p w14:paraId="5F4364A1"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3778676E"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2124B2DE" w14:textId="77777777" w:rsidR="00500F37" w:rsidRPr="00E77497" w:rsidRDefault="00500F37" w:rsidP="00500F37">
      <w:pPr>
        <w:keepNext/>
        <w:rPr>
          <w:ins w:id="5539" w:author="Rev 4 Allen Wirfs-Brock" w:date="2011-10-15T09:49:00Z"/>
          <w:rFonts w:ascii="Helvetica" w:hAnsi="Helvetica"/>
          <w:b/>
        </w:rPr>
      </w:pPr>
      <w:ins w:id="5540" w:author="Rev 4 Allen Wirfs-Brock" w:date="2011-10-15T09:49:00Z">
        <w:r w:rsidRPr="00E77497">
          <w:rPr>
            <w:rFonts w:ascii="Helvetica" w:hAnsi="Helvetica"/>
            <w:b/>
          </w:rPr>
          <w:t xml:space="preserve">Runtime Semantics: </w:t>
        </w:r>
        <w:r w:rsidRPr="00E77497">
          <w:rPr>
            <w:rFonts w:ascii="Helvetica" w:hAnsi="Helvetica"/>
            <w:b/>
            <w:spacing w:val="6"/>
          </w:rPr>
          <w:t>Evaluation</w:t>
        </w:r>
      </w:ins>
    </w:p>
    <w:p w14:paraId="17EEA234" w14:textId="77777777" w:rsidR="004C02EF" w:rsidRPr="00E77497" w:rsidDel="00500F37" w:rsidRDefault="004C02EF" w:rsidP="004C02EF">
      <w:pPr>
        <w:pStyle w:val="Syntax"/>
        <w:rPr>
          <w:del w:id="5541" w:author="Rev 4 Allen Wirfs-Brock" w:date="2011-10-15T09:49:00Z"/>
        </w:rPr>
      </w:pPr>
      <w:del w:id="5542" w:author="Rev 4 Allen Wirfs-Brock" w:date="2011-10-15T09:49:00Z">
        <w:r w:rsidRPr="00E77497" w:rsidDel="00500F37">
          <w:delText>Semantics</w:delText>
        </w:r>
      </w:del>
    </w:p>
    <w:p w14:paraId="38D1572B"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5543" w:name="_Toc382212555"/>
    </w:p>
    <w:p w14:paraId="5209E1E4" w14:textId="77777777"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MultiplicativeExpressio</w:t>
      </w:r>
      <w:bookmarkEnd w:id="5543"/>
      <w:r w:rsidRPr="00E77497">
        <w:t>n</w:t>
      </w:r>
      <w:bookmarkStart w:id="5544" w:name="_Toc382212556"/>
      <w:r w:rsidRPr="00E77497">
        <w:t>.</w:t>
      </w:r>
    </w:p>
    <w:p w14:paraId="602BB66D" w14:textId="77777777"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5544"/>
      <w:r w:rsidRPr="00E77497">
        <w:t>)</w:t>
      </w:r>
      <w:bookmarkStart w:id="5545" w:name="_Toc382212557"/>
      <w:r w:rsidRPr="00E77497">
        <w:t>.</w:t>
      </w:r>
    </w:p>
    <w:p w14:paraId="08026232" w14:textId="77777777"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UnaryExpressio</w:t>
      </w:r>
      <w:bookmarkEnd w:id="5545"/>
      <w:r w:rsidRPr="00E77497">
        <w:t>n</w:t>
      </w:r>
      <w:bookmarkStart w:id="5546" w:name="_Toc382212558"/>
      <w:r w:rsidRPr="00E77497">
        <w:t>.</w:t>
      </w:r>
    </w:p>
    <w:p w14:paraId="5E7DCF89" w14:textId="77777777"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5546"/>
      <w:r w:rsidRPr="00E77497">
        <w:t>)</w:t>
      </w:r>
      <w:bookmarkStart w:id="5547" w:name="_Toc382212559"/>
      <w:r w:rsidRPr="00E77497">
        <w:t>.</w:t>
      </w:r>
    </w:p>
    <w:p w14:paraId="1B8F9D87" w14:textId="77777777" w:rsidR="004C02EF" w:rsidRPr="00E77497" w:rsidRDefault="004C02EF" w:rsidP="00441AED">
      <w:pPr>
        <w:pStyle w:val="Alg4"/>
        <w:numPr>
          <w:ilvl w:val="0"/>
          <w:numId w:val="80"/>
        </w:numPr>
      </w:pPr>
      <w:r w:rsidRPr="00E77497">
        <w:t xml:space="preserve">Let </w:t>
      </w:r>
      <w:r w:rsidRPr="00E77497">
        <w:rPr>
          <w:i/>
        </w:rPr>
        <w:t>leftNum</w:t>
      </w:r>
      <w:r w:rsidRPr="00E77497">
        <w:t xml:space="preserve"> be ToNumber(</w:t>
      </w:r>
      <w:r w:rsidRPr="00E77497">
        <w:rPr>
          <w:i/>
        </w:rPr>
        <w:t>leftValue</w:t>
      </w:r>
      <w:bookmarkEnd w:id="5547"/>
      <w:r w:rsidRPr="00E77497">
        <w:t>)</w:t>
      </w:r>
      <w:bookmarkStart w:id="5548" w:name="_Toc382212560"/>
      <w:r w:rsidRPr="00E77497">
        <w:t>.</w:t>
      </w:r>
    </w:p>
    <w:p w14:paraId="6F9B06F4" w14:textId="77777777" w:rsidR="004C02EF" w:rsidRPr="00E77497" w:rsidRDefault="004C02EF" w:rsidP="00441AED">
      <w:pPr>
        <w:pStyle w:val="Alg4"/>
        <w:numPr>
          <w:ilvl w:val="0"/>
          <w:numId w:val="80"/>
        </w:numPr>
      </w:pPr>
      <w:r w:rsidRPr="00E77497">
        <w:t xml:space="preserve">Let </w:t>
      </w:r>
      <w:r w:rsidRPr="00E77497">
        <w:rPr>
          <w:i/>
        </w:rPr>
        <w:t>rightNum</w:t>
      </w:r>
      <w:r w:rsidRPr="00E77497">
        <w:t xml:space="preserve"> be ToNumber(</w:t>
      </w:r>
      <w:r w:rsidRPr="00E77497">
        <w:rPr>
          <w:i/>
        </w:rPr>
        <w:t>rightValue</w:t>
      </w:r>
      <w:bookmarkEnd w:id="5548"/>
      <w:r w:rsidRPr="00E77497">
        <w:t>)</w:t>
      </w:r>
      <w:bookmarkStart w:id="5549" w:name="_Toc382212561"/>
      <w:r w:rsidRPr="00E77497">
        <w:t>.</w:t>
      </w:r>
    </w:p>
    <w:p w14:paraId="2966A059" w14:textId="77777777" w:rsidR="004C02EF" w:rsidRPr="004D1BD1" w:rsidRDefault="004C02EF" w:rsidP="00441AED">
      <w:pPr>
        <w:pStyle w:val="Alg4"/>
        <w:numPr>
          <w:ilvl w:val="0"/>
          <w:numId w:val="80"/>
        </w:numPr>
        <w:spacing w:after="220"/>
      </w:pPr>
      <w:r w:rsidRPr="00E77497">
        <w:t xml:space="preserve">Return the result of applying the specified operation (*, /, or %) to </w:t>
      </w:r>
      <w:r w:rsidRPr="00E77497">
        <w:rPr>
          <w:i/>
        </w:rPr>
        <w:t>leftNum</w:t>
      </w:r>
      <w:r w:rsidRPr="00E77497">
        <w:t xml:space="preserve"> and </w:t>
      </w:r>
      <w:r w:rsidRPr="00E77497">
        <w:rPr>
          <w:i/>
        </w:rPr>
        <w:t>rightNum</w:t>
      </w:r>
      <w:r w:rsidRPr="00E77497">
        <w:t xml:space="preserve">. See the Notes below 11.5.1, </w:t>
      </w:r>
      <w:bookmarkEnd w:id="5549"/>
      <w:r w:rsidRPr="00120381">
        <w:t>11.5.2, 11.5.3</w:t>
      </w:r>
      <w:bookmarkStart w:id="5550" w:name="_Toc382212562"/>
      <w:r w:rsidRPr="004D1BD1">
        <w:t>.</w:t>
      </w:r>
      <w:bookmarkStart w:id="5551" w:name="_Ref382715556"/>
      <w:bookmarkStart w:id="5552" w:name="_Toc385672206"/>
      <w:bookmarkStart w:id="5553" w:name="_Toc393690301"/>
      <w:bookmarkStart w:id="5554" w:name="_Ref424535318"/>
      <w:bookmarkStart w:id="5555" w:name="_Ref424667968"/>
      <w:bookmarkStart w:id="5556" w:name="_Toc472818841"/>
      <w:bookmarkEnd w:id="5550"/>
    </w:p>
    <w:p w14:paraId="61224AC6" w14:textId="77777777" w:rsidR="004C02EF" w:rsidRPr="008B7F6F" w:rsidRDefault="004C02EF" w:rsidP="003A4B22">
      <w:pPr>
        <w:pStyle w:val="30"/>
        <w:numPr>
          <w:ilvl w:val="0"/>
          <w:numId w:val="0"/>
        </w:numPr>
      </w:pPr>
      <w:bookmarkStart w:id="5557" w:name="_Toc235503415"/>
      <w:bookmarkStart w:id="5558" w:name="_Toc241509190"/>
      <w:bookmarkStart w:id="5559" w:name="_Toc244416677"/>
      <w:bookmarkStart w:id="5560" w:name="_Toc276631041"/>
      <w:bookmarkStart w:id="5561" w:name="_Toc314500607"/>
      <w:r w:rsidRPr="003B4312">
        <w:t>11.5.1</w:t>
      </w:r>
      <w:r w:rsidRPr="003B4312">
        <w:tab/>
        <w:t xml:space="preserve">Applying the </w:t>
      </w:r>
      <w:r w:rsidRPr="003B4312">
        <w:rPr>
          <w:rFonts w:ascii="Courier New" w:hAnsi="Courier New"/>
        </w:rPr>
        <w:t>*</w:t>
      </w:r>
      <w:r w:rsidRPr="008B7F6F">
        <w:t xml:space="preserve"> Operato</w:t>
      </w:r>
      <w:bookmarkEnd w:id="5551"/>
      <w:bookmarkEnd w:id="5552"/>
      <w:bookmarkEnd w:id="5553"/>
      <w:r w:rsidRPr="008B7F6F">
        <w:t>r</w:t>
      </w:r>
      <w:bookmarkEnd w:id="5554"/>
      <w:bookmarkEnd w:id="5555"/>
      <w:bookmarkEnd w:id="5556"/>
      <w:bookmarkEnd w:id="5557"/>
      <w:bookmarkEnd w:id="5558"/>
      <w:bookmarkEnd w:id="5559"/>
      <w:bookmarkEnd w:id="5560"/>
      <w:bookmarkEnd w:id="5561"/>
    </w:p>
    <w:p w14:paraId="7B9B82F7"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17FC334C"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41489DE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19DFC3ED"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386C165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25A2E1A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74B689E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19D5F190"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5562" w:name="_Ref382715602"/>
      <w:bookmarkStart w:id="5563" w:name="_Toc385672207"/>
      <w:bookmarkStart w:id="5564" w:name="_Toc393690302"/>
    </w:p>
    <w:p w14:paraId="3FA0D816" w14:textId="77777777" w:rsidR="004C02EF" w:rsidRPr="00E77497" w:rsidRDefault="004C02EF" w:rsidP="003A4B22">
      <w:pPr>
        <w:pStyle w:val="30"/>
        <w:numPr>
          <w:ilvl w:val="0"/>
          <w:numId w:val="0"/>
        </w:numPr>
      </w:pPr>
      <w:bookmarkStart w:id="5565" w:name="_Ref424535329"/>
      <w:bookmarkStart w:id="5566" w:name="_Toc472818842"/>
      <w:bookmarkStart w:id="5567" w:name="_Toc235503416"/>
      <w:bookmarkStart w:id="5568" w:name="_Toc241509191"/>
      <w:bookmarkStart w:id="5569" w:name="_Toc244416678"/>
      <w:bookmarkStart w:id="5570" w:name="_Toc276631042"/>
      <w:bookmarkStart w:id="5571" w:name="_Toc314500608"/>
      <w:r w:rsidRPr="00E77497">
        <w:t>11.5.2</w:t>
      </w:r>
      <w:r w:rsidRPr="00E77497">
        <w:tab/>
        <w:t xml:space="preserve">Applying the </w:t>
      </w:r>
      <w:r w:rsidRPr="00E77497">
        <w:rPr>
          <w:rFonts w:ascii="Courier New" w:hAnsi="Courier New"/>
        </w:rPr>
        <w:t>/</w:t>
      </w:r>
      <w:r w:rsidRPr="00E77497">
        <w:t xml:space="preserve"> Operato</w:t>
      </w:r>
      <w:bookmarkEnd w:id="5562"/>
      <w:bookmarkEnd w:id="5563"/>
      <w:bookmarkEnd w:id="5564"/>
      <w:r w:rsidRPr="00E77497">
        <w:t>r</w:t>
      </w:r>
      <w:bookmarkEnd w:id="5565"/>
      <w:bookmarkEnd w:id="5566"/>
      <w:bookmarkEnd w:id="5567"/>
      <w:bookmarkEnd w:id="5568"/>
      <w:bookmarkEnd w:id="5569"/>
      <w:bookmarkEnd w:id="5570"/>
      <w:bookmarkEnd w:id="5571"/>
    </w:p>
    <w:p w14:paraId="188E955E"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3104F4A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262AFC7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5A2451D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3E64CBE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3BEEF6C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597DB09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45EC869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1DF3503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1A599BF6"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5572" w:name="_Ref382715606"/>
      <w:bookmarkStart w:id="5573" w:name="_Toc385672208"/>
      <w:bookmarkStart w:id="5574" w:name="_Toc393690303"/>
    </w:p>
    <w:p w14:paraId="7AC0EC81" w14:textId="77777777" w:rsidR="004C02EF" w:rsidRPr="00E77497" w:rsidRDefault="004C02EF" w:rsidP="003A4B22">
      <w:pPr>
        <w:pStyle w:val="30"/>
        <w:numPr>
          <w:ilvl w:val="0"/>
          <w:numId w:val="0"/>
        </w:numPr>
      </w:pPr>
      <w:bookmarkStart w:id="5575" w:name="_Ref424535339"/>
      <w:bookmarkStart w:id="5576" w:name="_Toc472818843"/>
      <w:bookmarkStart w:id="5577" w:name="_Toc235503417"/>
      <w:bookmarkStart w:id="5578" w:name="_Toc241509192"/>
      <w:bookmarkStart w:id="5579" w:name="_Toc244416679"/>
      <w:bookmarkStart w:id="5580" w:name="_Toc276631043"/>
      <w:bookmarkStart w:id="5581" w:name="_Toc314500609"/>
      <w:r w:rsidRPr="00E77497">
        <w:t>11.5.3</w:t>
      </w:r>
      <w:r w:rsidRPr="00E77497">
        <w:tab/>
        <w:t xml:space="preserve">Applying the </w:t>
      </w:r>
      <w:r w:rsidRPr="00E77497">
        <w:rPr>
          <w:rFonts w:ascii="Courier New" w:hAnsi="Courier New"/>
        </w:rPr>
        <w:t>%</w:t>
      </w:r>
      <w:r w:rsidRPr="00E77497">
        <w:t xml:space="preserve"> Operato</w:t>
      </w:r>
      <w:bookmarkEnd w:id="5572"/>
      <w:bookmarkEnd w:id="5573"/>
      <w:bookmarkEnd w:id="5574"/>
      <w:r w:rsidRPr="00E77497">
        <w:t>r</w:t>
      </w:r>
      <w:bookmarkEnd w:id="5575"/>
      <w:bookmarkEnd w:id="5576"/>
      <w:bookmarkEnd w:id="5577"/>
      <w:bookmarkEnd w:id="5578"/>
      <w:bookmarkEnd w:id="5579"/>
      <w:bookmarkEnd w:id="5580"/>
      <w:bookmarkEnd w:id="5581"/>
    </w:p>
    <w:p w14:paraId="563DFD49"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232AAD11"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373E2CF5"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674F8D4A" w14:textId="77777777" w:rsidR="004C02EF" w:rsidRPr="00E77497" w:rsidRDefault="004C02EF" w:rsidP="004C02EF">
      <w:pPr>
        <w:spacing w:after="60"/>
      </w:pPr>
      <w:r w:rsidRPr="00E77497">
        <w:t>The result of an ECMAScript floating-point remainder operation is determined by the rules of IEEE arithmetic:</w:t>
      </w:r>
    </w:p>
    <w:p w14:paraId="71EC4B5D"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111415D1"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4A959D1C"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68B91F20"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20EBF44E"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17081A79"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2CEC4809" w14:textId="77777777" w:rsidR="004C02EF" w:rsidRPr="00E77497" w:rsidRDefault="004C02EF" w:rsidP="003A4B22">
      <w:pPr>
        <w:pStyle w:val="20"/>
        <w:numPr>
          <w:ilvl w:val="0"/>
          <w:numId w:val="0"/>
        </w:numPr>
      </w:pPr>
      <w:bookmarkStart w:id="5582" w:name="_Hlt457723851"/>
      <w:bookmarkStart w:id="5583" w:name="_Ref457437597"/>
      <w:bookmarkStart w:id="5584" w:name="_Toc472818844"/>
      <w:bookmarkStart w:id="5585" w:name="_Toc235503418"/>
      <w:bookmarkStart w:id="5586" w:name="_Toc241509193"/>
      <w:bookmarkStart w:id="5587" w:name="_Toc244416680"/>
      <w:bookmarkStart w:id="5588" w:name="_Toc276631044"/>
      <w:bookmarkStart w:id="5589" w:name="_Toc314500610"/>
      <w:bookmarkEnd w:id="5582"/>
      <w:r w:rsidRPr="00E77497">
        <w:t>11.6</w:t>
      </w:r>
      <w:r w:rsidRPr="00E77497">
        <w:tab/>
        <w:t>Additive Operators</w:t>
      </w:r>
      <w:bookmarkEnd w:id="5583"/>
      <w:bookmarkEnd w:id="5584"/>
      <w:bookmarkEnd w:id="5585"/>
      <w:bookmarkEnd w:id="5586"/>
      <w:bookmarkEnd w:id="5587"/>
      <w:bookmarkEnd w:id="5588"/>
      <w:bookmarkEnd w:id="5589"/>
    </w:p>
    <w:p w14:paraId="7F943DF5" w14:textId="77777777" w:rsidR="004C02EF" w:rsidRPr="00E77497" w:rsidRDefault="004C02EF" w:rsidP="004C02EF">
      <w:pPr>
        <w:pStyle w:val="Syntax"/>
      </w:pPr>
      <w:r w:rsidRPr="00E77497">
        <w:t>Syntax</w:t>
      </w:r>
    </w:p>
    <w:p w14:paraId="7519E526"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7D78DA76"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5590" w:name="_Toc375031182"/>
      <w:bookmarkStart w:id="5591" w:name="_Ref383834802"/>
      <w:bookmarkStart w:id="5592" w:name="_Ref384028360"/>
      <w:bookmarkStart w:id="5593" w:name="_Toc385672210"/>
      <w:bookmarkStart w:id="5594" w:name="_Toc393690305"/>
    </w:p>
    <w:p w14:paraId="2061E438" w14:textId="77777777" w:rsidR="004C02EF" w:rsidRPr="00E77497" w:rsidRDefault="004C02EF" w:rsidP="003A4B22">
      <w:pPr>
        <w:pStyle w:val="30"/>
        <w:numPr>
          <w:ilvl w:val="0"/>
          <w:numId w:val="0"/>
        </w:numPr>
      </w:pPr>
      <w:bookmarkStart w:id="5595" w:name="_Toc472818845"/>
      <w:bookmarkStart w:id="5596" w:name="_Toc235503419"/>
      <w:bookmarkStart w:id="5597" w:name="_Toc241509194"/>
      <w:bookmarkStart w:id="5598" w:name="_Toc244416681"/>
      <w:bookmarkStart w:id="5599" w:name="_Toc276631045"/>
      <w:bookmarkStart w:id="5600" w:name="_Toc314500611"/>
      <w:r w:rsidRPr="00E77497">
        <w:t>11.6.1</w:t>
      </w:r>
      <w:r w:rsidRPr="00E77497">
        <w:tab/>
        <w:t xml:space="preserve">The Addition operator ( </w:t>
      </w:r>
      <w:r w:rsidRPr="00E77497">
        <w:rPr>
          <w:rFonts w:ascii="Courier New" w:hAnsi="Courier New"/>
        </w:rPr>
        <w:t>+</w:t>
      </w:r>
      <w:r w:rsidRPr="00E77497">
        <w:t xml:space="preserve"> </w:t>
      </w:r>
      <w:bookmarkEnd w:id="5590"/>
      <w:bookmarkEnd w:id="5591"/>
      <w:bookmarkEnd w:id="5592"/>
      <w:bookmarkEnd w:id="5593"/>
      <w:bookmarkEnd w:id="5594"/>
      <w:r w:rsidRPr="00E77497">
        <w:t>)</w:t>
      </w:r>
      <w:bookmarkEnd w:id="5595"/>
      <w:bookmarkEnd w:id="5596"/>
      <w:bookmarkEnd w:id="5597"/>
      <w:bookmarkEnd w:id="5598"/>
      <w:bookmarkEnd w:id="5599"/>
      <w:bookmarkEnd w:id="5600"/>
    </w:p>
    <w:p w14:paraId="667CFBDA" w14:textId="77777777" w:rsidR="004C02EF" w:rsidRPr="004D1BD1" w:rsidRDefault="00AF60D2" w:rsidP="004C02EF">
      <w:ins w:id="5601" w:author="Rev 4 Allen Wirfs-Brock" w:date="2011-10-15T09:50:00Z">
        <w:r w:rsidRPr="00E77497">
          <w:rPr>
            <w:sz w:val="18"/>
          </w:rPr>
          <w:t>NOTE</w:t>
        </w:r>
        <w:r w:rsidRPr="00E77497">
          <w:rPr>
            <w:sz w:val="18"/>
          </w:rPr>
          <w:tab/>
        </w:r>
      </w:ins>
      <w:r w:rsidR="004C02EF" w:rsidRPr="004D1BD1">
        <w:rPr>
          <w:sz w:val="18"/>
          <w:rPrChange w:id="5602" w:author="Rev 4 Allen Wirfs-Brock" w:date="2011-11-04T08:51:00Z">
            <w:rPr/>
          </w:rPrChange>
        </w:rPr>
        <w:t>The addition operator either performs string concatenation or numeric addition.</w:t>
      </w:r>
    </w:p>
    <w:p w14:paraId="63D6CD49" w14:textId="77777777" w:rsidR="00AF60D2" w:rsidRPr="008B7F6F" w:rsidRDefault="00AF60D2" w:rsidP="00AF60D2">
      <w:pPr>
        <w:keepNext/>
        <w:rPr>
          <w:ins w:id="5603" w:author="Rev 4 Allen Wirfs-Brock" w:date="2011-10-15T09:50:00Z"/>
          <w:rFonts w:ascii="Helvetica" w:hAnsi="Helvetica"/>
          <w:b/>
        </w:rPr>
      </w:pPr>
      <w:ins w:id="5604" w:author="Rev 4 Allen Wirfs-Brock" w:date="2011-10-15T09:50:00Z">
        <w:r w:rsidRPr="003B4312">
          <w:rPr>
            <w:rFonts w:ascii="Helvetica" w:hAnsi="Helvetica"/>
            <w:b/>
          </w:rPr>
          <w:t xml:space="preserve">Runtime Semantics: </w:t>
        </w:r>
        <w:r w:rsidRPr="003B4312">
          <w:rPr>
            <w:rFonts w:ascii="Helvetica" w:hAnsi="Helvetica"/>
            <w:b/>
            <w:spacing w:val="6"/>
          </w:rPr>
          <w:t>Evaluation</w:t>
        </w:r>
      </w:ins>
    </w:p>
    <w:p w14:paraId="428E435C" w14:textId="77777777" w:rsidR="004C02EF" w:rsidRPr="00E77497" w:rsidRDefault="004C02EF" w:rsidP="004C02EF">
      <w:pPr>
        <w:keepNext/>
      </w:pPr>
      <w:del w:id="5605" w:author="Rev 4 Allen Wirfs-Brock" w:date="2011-10-15T09:50:00Z">
        <w:r w:rsidRPr="006B6D0A" w:rsidDel="00AF60D2">
          <w:delText xml:space="preserve">The production </w:delText>
        </w:r>
      </w:del>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5606" w:author="Rev 4 Allen Wirfs-Brock" w:date="2011-10-15T09:50:00Z">
        <w:r w:rsidRPr="00E77497" w:rsidDel="00AF60D2">
          <w:delText>is evaluated as follows:</w:delText>
        </w:r>
      </w:del>
      <w:bookmarkStart w:id="5607" w:name="_Toc382212564"/>
    </w:p>
    <w:p w14:paraId="66BAF217" w14:textId="77777777"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AdditiveExpression</w:t>
      </w:r>
      <w:bookmarkEnd w:id="5607"/>
      <w:r w:rsidRPr="00E77497">
        <w:t>.</w:t>
      </w:r>
      <w:bookmarkStart w:id="5608" w:name="_Toc382212565"/>
    </w:p>
    <w:p w14:paraId="2CE65C1C" w14:textId="77777777"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5608"/>
      <w:r w:rsidRPr="00E77497">
        <w:t>.</w:t>
      </w:r>
      <w:bookmarkStart w:id="5609" w:name="_Toc382212566"/>
    </w:p>
    <w:p w14:paraId="1C686C66" w14:textId="77777777"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MultiplicativeExpression</w:t>
      </w:r>
      <w:bookmarkEnd w:id="5609"/>
      <w:r w:rsidRPr="00E77497">
        <w:t>.</w:t>
      </w:r>
      <w:bookmarkStart w:id="5610" w:name="_Toc382212567"/>
    </w:p>
    <w:p w14:paraId="6D1350CE" w14:textId="77777777"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5610"/>
      <w:r w:rsidRPr="00E77497">
        <w:t>.</w:t>
      </w:r>
      <w:bookmarkStart w:id="5611" w:name="_Toc382212568"/>
    </w:p>
    <w:p w14:paraId="190FE12E" w14:textId="77777777"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5611"/>
      <w:r w:rsidRPr="00E77497">
        <w:t>.</w:t>
      </w:r>
      <w:bookmarkStart w:id="5612" w:name="_Toc382212569"/>
    </w:p>
    <w:p w14:paraId="113E5C62" w14:textId="77777777"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5612"/>
      <w:r w:rsidRPr="00E77497">
        <w:t>.</w:t>
      </w:r>
      <w:bookmarkStart w:id="5613" w:name="_Toc382212570"/>
    </w:p>
    <w:p w14:paraId="206AD7B2" w14:textId="77777777"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5613"/>
      <w:r w:rsidRPr="00E77497">
        <w:t xml:space="preserve">then </w:t>
      </w:r>
      <w:bookmarkStart w:id="5614" w:name="_Toc382212571"/>
    </w:p>
    <w:p w14:paraId="3DE19511" w14:textId="77777777"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12207902" w14:textId="77777777" w:rsidR="004C02EF" w:rsidRPr="00E77497" w:rsidRDefault="004C02EF" w:rsidP="00441AED">
      <w:pPr>
        <w:pStyle w:val="Alg4"/>
        <w:numPr>
          <w:ilvl w:val="0"/>
          <w:numId w:val="81"/>
        </w:numPr>
        <w:spacing w:after="120"/>
      </w:pPr>
      <w:bookmarkStart w:id="5615" w:name="_Toc382212574"/>
      <w:bookmarkEnd w:id="5614"/>
      <w:r w:rsidRPr="00E77497">
        <w:t>Return the result of applying the addition operation to ToNumber(</w:t>
      </w:r>
      <w:r w:rsidRPr="00E77497">
        <w:rPr>
          <w:i/>
        </w:rPr>
        <w:t>lprim</w:t>
      </w:r>
      <w:r w:rsidRPr="00E77497">
        <w:t>) and ToNumber(</w:t>
      </w:r>
      <w:r w:rsidRPr="00E77497">
        <w:rPr>
          <w:i/>
        </w:rPr>
        <w:t>rprim</w:t>
      </w:r>
      <w:r w:rsidRPr="00E77497">
        <w:t>). See the Note below 11.6.3</w:t>
      </w:r>
      <w:bookmarkEnd w:id="5615"/>
      <w:r w:rsidRPr="00E77497">
        <w:t>.</w:t>
      </w:r>
      <w:bookmarkStart w:id="5616" w:name="_Toc382212575"/>
    </w:p>
    <w:bookmarkEnd w:id="5616"/>
    <w:p w14:paraId="02CEEE50" w14:textId="77777777" w:rsidR="004C02EF" w:rsidRPr="00E77497" w:rsidRDefault="004C02EF" w:rsidP="004C02EF">
      <w:pPr>
        <w:pStyle w:val="Note"/>
      </w:pPr>
      <w:r w:rsidRPr="00E77497">
        <w:t>NOTE 1</w:t>
      </w:r>
      <w:r w:rsidRPr="00E77497">
        <w:tab/>
        <w:t>No hint is provided in the calls to ToPrimitive in steps 5 and 6. All native ECMAScript objects except Date objects handle the absence of a hint as if the hint Number were given; Date objects handle the absence of a hint as if the hint String were given. Host objects may handle the absence of a hint in some other manner.</w:t>
      </w:r>
      <w:bookmarkStart w:id="5617" w:name="_Toc375031183"/>
      <w:bookmarkStart w:id="5618" w:name="_Toc381513696"/>
      <w:bookmarkStart w:id="5619" w:name="_Toc382202851"/>
      <w:bookmarkStart w:id="5620" w:name="_Toc382212218"/>
      <w:bookmarkStart w:id="5621" w:name="_Toc382212580"/>
      <w:bookmarkStart w:id="5622" w:name="_Toc382291563"/>
      <w:bookmarkStart w:id="5623" w:name="_Toc385672211"/>
      <w:bookmarkStart w:id="5624" w:name="_Toc393690306"/>
    </w:p>
    <w:p w14:paraId="57992976" w14:textId="77777777" w:rsidR="004C02EF" w:rsidRPr="00E77497" w:rsidRDefault="004C02EF" w:rsidP="004C02EF">
      <w:pPr>
        <w:pStyle w:val="Note"/>
      </w:pPr>
      <w:r w:rsidRPr="00E77497">
        <w:t>NOTE 2</w:t>
      </w:r>
      <w:r w:rsidRPr="00E77497">
        <w:tab/>
        <w:t>Step 7 differs from step 3 of the comparison algorithm for the relational operators (11.8.</w:t>
      </w:r>
      <w:del w:id="5625" w:author="Rev 4 Allen Wirfs-Brock" w:date="2011-10-15T12:29:00Z">
        <w:r w:rsidRPr="00E77497" w:rsidDel="00AA0621">
          <w:delText>5</w:delText>
        </w:r>
      </w:del>
      <w:ins w:id="5626" w:author="Rev 4 Allen Wirfs-Brock" w:date="2011-10-15T12:29:00Z">
        <w:r w:rsidR="00AA0621" w:rsidRPr="00E77497">
          <w:t>1</w:t>
        </w:r>
      </w:ins>
      <w:r w:rsidRPr="00E77497">
        <w:t>), by using the logical-or operation instead of the logical-and operation.</w:t>
      </w:r>
    </w:p>
    <w:p w14:paraId="29D868C4" w14:textId="77777777" w:rsidR="004C02EF" w:rsidRPr="00E77497" w:rsidRDefault="004C02EF" w:rsidP="003A4B22">
      <w:pPr>
        <w:pStyle w:val="30"/>
        <w:numPr>
          <w:ilvl w:val="0"/>
          <w:numId w:val="0"/>
        </w:numPr>
      </w:pPr>
      <w:bookmarkStart w:id="5627" w:name="_Toc472818846"/>
      <w:bookmarkStart w:id="5628" w:name="_Toc235503420"/>
      <w:bookmarkStart w:id="5629" w:name="_Toc241509195"/>
      <w:bookmarkStart w:id="5630" w:name="_Toc244416682"/>
      <w:bookmarkStart w:id="5631" w:name="_Toc276631046"/>
      <w:bookmarkStart w:id="5632" w:name="_Toc314500612"/>
      <w:r w:rsidRPr="00E77497">
        <w:t>11.6.2</w:t>
      </w:r>
      <w:r w:rsidRPr="00E77497">
        <w:tab/>
        <w:t xml:space="preserve">The Subtraction Operator ( </w:t>
      </w:r>
      <w:r w:rsidRPr="00E77497">
        <w:rPr>
          <w:rFonts w:ascii="Courier New" w:hAnsi="Courier New"/>
        </w:rPr>
        <w:t>-</w:t>
      </w:r>
      <w:r w:rsidRPr="00E77497">
        <w:t xml:space="preserve"> </w:t>
      </w:r>
      <w:bookmarkStart w:id="5633" w:name="_Toc382202852"/>
      <w:bookmarkEnd w:id="5617"/>
      <w:bookmarkEnd w:id="5618"/>
      <w:bookmarkEnd w:id="5619"/>
      <w:bookmarkEnd w:id="5620"/>
      <w:bookmarkEnd w:id="5621"/>
      <w:bookmarkEnd w:id="5622"/>
      <w:bookmarkEnd w:id="5623"/>
      <w:bookmarkEnd w:id="5624"/>
      <w:bookmarkEnd w:id="5633"/>
      <w:r w:rsidRPr="00E77497">
        <w:t>)</w:t>
      </w:r>
      <w:bookmarkEnd w:id="5627"/>
      <w:bookmarkEnd w:id="5628"/>
      <w:bookmarkEnd w:id="5629"/>
      <w:bookmarkEnd w:id="5630"/>
      <w:bookmarkEnd w:id="5631"/>
      <w:bookmarkEnd w:id="5632"/>
    </w:p>
    <w:p w14:paraId="6E37E9F6" w14:textId="77777777" w:rsidR="00AF60D2" w:rsidRPr="00E77497" w:rsidRDefault="00AF60D2" w:rsidP="00AF60D2">
      <w:pPr>
        <w:keepNext/>
        <w:rPr>
          <w:ins w:id="5634" w:author="Rev 4 Allen Wirfs-Brock" w:date="2011-10-15T09:51:00Z"/>
          <w:rFonts w:ascii="Helvetica" w:hAnsi="Helvetica"/>
          <w:b/>
        </w:rPr>
      </w:pPr>
      <w:ins w:id="5635" w:author="Rev 4 Allen Wirfs-Brock" w:date="2011-10-15T09:51:00Z">
        <w:r w:rsidRPr="00E77497">
          <w:rPr>
            <w:rFonts w:ascii="Helvetica" w:hAnsi="Helvetica"/>
            <w:b/>
          </w:rPr>
          <w:t xml:space="preserve">Runtime Semantics: </w:t>
        </w:r>
        <w:r w:rsidRPr="00E77497">
          <w:rPr>
            <w:rFonts w:ascii="Helvetica" w:hAnsi="Helvetica"/>
            <w:b/>
            <w:spacing w:val="6"/>
          </w:rPr>
          <w:t>Evaluation</w:t>
        </w:r>
      </w:ins>
    </w:p>
    <w:p w14:paraId="72177C7F" w14:textId="77777777" w:rsidR="004C02EF" w:rsidRPr="00E77497" w:rsidRDefault="004C02EF" w:rsidP="004C02EF">
      <w:del w:id="5636" w:author="Rev 4 Allen Wirfs-Brock" w:date="2011-10-15T09:51:00Z">
        <w:r w:rsidRPr="00E77497" w:rsidDel="00AF60D2">
          <w:delText xml:space="preserve">The production </w:delText>
        </w:r>
      </w:del>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5637" w:author="Rev 4 Allen Wirfs-Brock" w:date="2011-10-15T09:51:00Z">
        <w:r w:rsidRPr="00E77497" w:rsidDel="00AF60D2">
          <w:delText>is evaluated as follows:</w:delText>
        </w:r>
      </w:del>
      <w:bookmarkStart w:id="5638" w:name="_Toc382212581"/>
    </w:p>
    <w:p w14:paraId="0A101757" w14:textId="77777777"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AdditiveExpression</w:t>
      </w:r>
      <w:bookmarkEnd w:id="5638"/>
      <w:r w:rsidRPr="00E77497">
        <w:t>.</w:t>
      </w:r>
      <w:bookmarkStart w:id="5639" w:name="_Toc382212582"/>
    </w:p>
    <w:p w14:paraId="265C1A2E" w14:textId="77777777"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5640" w:name="_Toc382212583"/>
      <w:bookmarkEnd w:id="5639"/>
    </w:p>
    <w:p w14:paraId="36652BAE" w14:textId="77777777"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MultiplicativeExpression</w:t>
      </w:r>
      <w:bookmarkEnd w:id="5640"/>
      <w:r w:rsidRPr="00E77497">
        <w:t>.</w:t>
      </w:r>
      <w:bookmarkStart w:id="5641" w:name="_Toc382212584"/>
    </w:p>
    <w:p w14:paraId="62498B4D" w14:textId="77777777"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5641"/>
      <w:r w:rsidRPr="00E77497">
        <w:t>.</w:t>
      </w:r>
      <w:bookmarkStart w:id="5642" w:name="_Toc382212585"/>
    </w:p>
    <w:p w14:paraId="3A71E1B0" w14:textId="77777777"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5642"/>
      <w:r w:rsidRPr="00E77497">
        <w:t>.</w:t>
      </w:r>
      <w:bookmarkStart w:id="5643" w:name="_Toc382212586"/>
    </w:p>
    <w:p w14:paraId="3DEBF92D" w14:textId="77777777"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5644" w:name="_Toc382212587"/>
      <w:bookmarkEnd w:id="5643"/>
    </w:p>
    <w:p w14:paraId="20C2FDD4" w14:textId="77777777"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5644"/>
      <w:r w:rsidRPr="00E77497">
        <w:t>.</w:t>
      </w:r>
      <w:bookmarkStart w:id="5645" w:name="_Toc382212588"/>
    </w:p>
    <w:p w14:paraId="7390769E" w14:textId="77777777" w:rsidR="004C02EF" w:rsidRPr="00E77497" w:rsidRDefault="004C02EF" w:rsidP="003A4B22">
      <w:pPr>
        <w:pStyle w:val="30"/>
        <w:numPr>
          <w:ilvl w:val="0"/>
          <w:numId w:val="0"/>
        </w:numPr>
      </w:pPr>
      <w:bookmarkStart w:id="5646" w:name="_Ref383593633"/>
      <w:bookmarkStart w:id="5647" w:name="_Toc385672212"/>
      <w:bookmarkStart w:id="5648" w:name="_Toc393690307"/>
      <w:bookmarkStart w:id="5649" w:name="_Ref424533048"/>
      <w:bookmarkStart w:id="5650" w:name="_Ref424533073"/>
      <w:bookmarkStart w:id="5651" w:name="_Ref424533092"/>
      <w:bookmarkStart w:id="5652" w:name="_Ref424535393"/>
      <w:bookmarkStart w:id="5653" w:name="_Ref424535434"/>
      <w:bookmarkStart w:id="5654" w:name="_Ref424667869"/>
      <w:bookmarkStart w:id="5655" w:name="_Ref424667882"/>
      <w:bookmarkStart w:id="5656" w:name="_Ref424667915"/>
      <w:bookmarkStart w:id="5657" w:name="_Ref424667925"/>
      <w:bookmarkStart w:id="5658" w:name="_Ref424668007"/>
      <w:bookmarkStart w:id="5659" w:name="_Ref424668017"/>
      <w:bookmarkStart w:id="5660" w:name="_Toc472818847"/>
      <w:bookmarkStart w:id="5661" w:name="_Toc235503421"/>
      <w:bookmarkStart w:id="5662" w:name="_Toc241509196"/>
      <w:bookmarkStart w:id="5663" w:name="_Toc244416683"/>
      <w:bookmarkStart w:id="5664" w:name="_Toc276631047"/>
      <w:bookmarkStart w:id="5665" w:name="_Toc314500613"/>
      <w:bookmarkEnd w:id="5645"/>
      <w:r w:rsidRPr="00E77497">
        <w:t>11.6.3</w:t>
      </w:r>
      <w:r w:rsidRPr="00E77497">
        <w:tab/>
        <w:t>Applying the Additive Operators to Number</w:t>
      </w:r>
      <w:bookmarkEnd w:id="5646"/>
      <w:bookmarkEnd w:id="5647"/>
      <w:bookmarkEnd w:id="5648"/>
      <w:r w:rsidRPr="00E77497">
        <w:t>s</w:t>
      </w:r>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p>
    <w:p w14:paraId="08238BFB"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56BDC3F8" w14:textId="77777777" w:rsidR="004C02EF" w:rsidRPr="00E77497" w:rsidRDefault="004C02EF" w:rsidP="004C02EF">
      <w:r w:rsidRPr="00E77497">
        <w:t>Addition is a commutative operation, but not always associative.</w:t>
      </w:r>
    </w:p>
    <w:p w14:paraId="4913EC3E" w14:textId="77777777" w:rsidR="004C02EF" w:rsidRPr="00E77497" w:rsidRDefault="004C02EF" w:rsidP="004C02EF">
      <w:pPr>
        <w:spacing w:after="60"/>
      </w:pPr>
      <w:r w:rsidRPr="00E77497">
        <w:t>The result of an addition is determined using the rules of IEEE 754 binary double-precision arithmetic:</w:t>
      </w:r>
    </w:p>
    <w:p w14:paraId="1C5AD6A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63E8724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6774991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7F228B0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6B3D87A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3289FD5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72C8CD3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1C74C1CC"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463B5F4A"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5666" w:name="_Toc375031184"/>
      <w:bookmarkStart w:id="5667" w:name="_Ref381183061"/>
      <w:bookmarkStart w:id="5668" w:name="_Toc381513697"/>
      <w:bookmarkStart w:id="5669" w:name="_Toc382202853"/>
      <w:bookmarkStart w:id="5670" w:name="_Toc382212219"/>
      <w:bookmarkStart w:id="5671" w:name="_Toc382212589"/>
      <w:bookmarkStart w:id="5672" w:name="_Toc382291564"/>
      <w:bookmarkStart w:id="5673" w:name="_Toc385672213"/>
      <w:bookmarkStart w:id="5674" w:name="_Toc393690308"/>
      <w:r w:rsidRPr="00E77497">
        <w:t>.</w:t>
      </w:r>
    </w:p>
    <w:p w14:paraId="6EC36BDA" w14:textId="77777777" w:rsidR="004C02EF" w:rsidRPr="00E77497" w:rsidRDefault="004C02EF" w:rsidP="003A4B22">
      <w:pPr>
        <w:pStyle w:val="20"/>
        <w:numPr>
          <w:ilvl w:val="0"/>
          <w:numId w:val="0"/>
        </w:numPr>
      </w:pPr>
      <w:bookmarkStart w:id="5675" w:name="_Ref457437603"/>
      <w:bookmarkStart w:id="5676" w:name="_Ref457449400"/>
      <w:bookmarkStart w:id="5677" w:name="_Toc472818848"/>
      <w:bookmarkStart w:id="5678" w:name="_Toc235503422"/>
      <w:bookmarkStart w:id="5679" w:name="_Toc241509197"/>
      <w:bookmarkStart w:id="5680" w:name="_Toc244416684"/>
      <w:bookmarkStart w:id="5681" w:name="_Toc276631048"/>
      <w:bookmarkStart w:id="5682" w:name="_Toc314500614"/>
      <w:r w:rsidRPr="00E77497">
        <w:t>11.7</w:t>
      </w:r>
      <w:r w:rsidRPr="00E77497">
        <w:tab/>
        <w:t>Bitwise Shift Operator</w:t>
      </w:r>
      <w:bookmarkStart w:id="5683" w:name="_Toc382202854"/>
      <w:bookmarkEnd w:id="5666"/>
      <w:bookmarkEnd w:id="5667"/>
      <w:bookmarkEnd w:id="5668"/>
      <w:bookmarkEnd w:id="5669"/>
      <w:bookmarkEnd w:id="5670"/>
      <w:bookmarkEnd w:id="5671"/>
      <w:bookmarkEnd w:id="5672"/>
      <w:bookmarkEnd w:id="5673"/>
      <w:bookmarkEnd w:id="5674"/>
      <w:bookmarkEnd w:id="5683"/>
      <w:r w:rsidRPr="00E77497">
        <w:t>s</w:t>
      </w:r>
      <w:bookmarkEnd w:id="5675"/>
      <w:bookmarkEnd w:id="5676"/>
      <w:bookmarkEnd w:id="5677"/>
      <w:bookmarkEnd w:id="5678"/>
      <w:bookmarkEnd w:id="5679"/>
      <w:bookmarkEnd w:id="5680"/>
      <w:bookmarkEnd w:id="5681"/>
      <w:bookmarkEnd w:id="5682"/>
    </w:p>
    <w:p w14:paraId="5A0D7F75" w14:textId="77777777" w:rsidR="004C02EF" w:rsidRPr="00E77497" w:rsidRDefault="004C02EF" w:rsidP="004C02EF">
      <w:pPr>
        <w:pStyle w:val="Syntax"/>
      </w:pPr>
      <w:r w:rsidRPr="00E77497">
        <w:t>Syntax</w:t>
      </w:r>
    </w:p>
    <w:p w14:paraId="52DF8FAF"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659800CB"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5684" w:name="_Toc375031185"/>
      <w:bookmarkStart w:id="5685" w:name="_Ref378391230"/>
      <w:bookmarkStart w:id="5686" w:name="_Toc381513698"/>
      <w:bookmarkStart w:id="5687" w:name="_Toc382202855"/>
      <w:bookmarkStart w:id="5688" w:name="_Toc382212220"/>
      <w:bookmarkStart w:id="5689" w:name="_Toc382212590"/>
      <w:bookmarkStart w:id="5690" w:name="_Toc382291565"/>
      <w:bookmarkStart w:id="5691" w:name="_Toc385672214"/>
      <w:bookmarkStart w:id="5692" w:name="_Toc393690309"/>
    </w:p>
    <w:p w14:paraId="13634BE2" w14:textId="77777777" w:rsidR="004C02EF" w:rsidRPr="00E77497" w:rsidRDefault="004C02EF" w:rsidP="003A4B22">
      <w:pPr>
        <w:pStyle w:val="30"/>
        <w:numPr>
          <w:ilvl w:val="0"/>
          <w:numId w:val="0"/>
        </w:numPr>
      </w:pPr>
      <w:bookmarkStart w:id="5693" w:name="_Toc472818849"/>
      <w:bookmarkStart w:id="5694" w:name="_Toc235503423"/>
      <w:bookmarkStart w:id="5695" w:name="_Toc241509198"/>
      <w:bookmarkStart w:id="5696" w:name="_Toc244416685"/>
      <w:bookmarkStart w:id="5697" w:name="_Toc276631049"/>
      <w:bookmarkStart w:id="5698" w:name="_Toc314500615"/>
      <w:r w:rsidRPr="00E77497">
        <w:t>11.7.1</w:t>
      </w:r>
      <w:r w:rsidRPr="00E77497">
        <w:tab/>
        <w:t xml:space="preserve">The Left Shift Operator ( </w:t>
      </w:r>
      <w:r w:rsidRPr="00E77497">
        <w:rPr>
          <w:rFonts w:ascii="Courier New" w:hAnsi="Courier New"/>
        </w:rPr>
        <w:t>&lt;&lt;</w:t>
      </w:r>
      <w:r w:rsidRPr="00E77497">
        <w:t xml:space="preserve"> </w:t>
      </w:r>
      <w:bookmarkStart w:id="5699" w:name="_Toc382202856"/>
      <w:bookmarkEnd w:id="5684"/>
      <w:bookmarkEnd w:id="5685"/>
      <w:bookmarkEnd w:id="5686"/>
      <w:bookmarkEnd w:id="5687"/>
      <w:bookmarkEnd w:id="5688"/>
      <w:bookmarkEnd w:id="5689"/>
      <w:bookmarkEnd w:id="5690"/>
      <w:bookmarkEnd w:id="5691"/>
      <w:bookmarkEnd w:id="5692"/>
      <w:bookmarkEnd w:id="5699"/>
      <w:r w:rsidRPr="00E77497">
        <w:t>)</w:t>
      </w:r>
      <w:bookmarkEnd w:id="5693"/>
      <w:bookmarkEnd w:id="5694"/>
      <w:bookmarkEnd w:id="5695"/>
      <w:bookmarkEnd w:id="5696"/>
      <w:bookmarkEnd w:id="5697"/>
      <w:bookmarkEnd w:id="5698"/>
    </w:p>
    <w:p w14:paraId="6362D24C" w14:textId="77777777" w:rsidR="004C02EF" w:rsidRPr="004D1BD1" w:rsidRDefault="009D1CDA" w:rsidP="004C02EF">
      <w:pPr>
        <w:rPr>
          <w:sz w:val="18"/>
          <w:rPrChange w:id="5700" w:author="Rev 4 Allen Wirfs-Brock" w:date="2011-11-04T08:51:00Z">
            <w:rPr/>
          </w:rPrChange>
        </w:rPr>
      </w:pPr>
      <w:ins w:id="5701" w:author="Rev 4 Allen Wirfs-Brock" w:date="2011-10-15T09:53:00Z">
        <w:r w:rsidRPr="004D1BD1">
          <w:rPr>
            <w:sz w:val="18"/>
            <w:rPrChange w:id="5702" w:author="Rev 4 Allen Wirfs-Brock" w:date="2011-11-04T08:51:00Z">
              <w:rPr/>
            </w:rPrChange>
          </w:rPr>
          <w:t>NOTE</w:t>
        </w:r>
        <w:r w:rsidRPr="004D1BD1">
          <w:rPr>
            <w:sz w:val="18"/>
            <w:rPrChange w:id="5703" w:author="Rev 4 Allen Wirfs-Brock" w:date="2011-11-04T08:51:00Z">
              <w:rPr/>
            </w:rPrChange>
          </w:rPr>
          <w:tab/>
        </w:r>
      </w:ins>
      <w:r w:rsidR="004C02EF" w:rsidRPr="004D1BD1">
        <w:rPr>
          <w:sz w:val="18"/>
          <w:rPrChange w:id="5704" w:author="Rev 4 Allen Wirfs-Brock" w:date="2011-11-04T08:51:00Z">
            <w:rPr/>
          </w:rPrChange>
        </w:rPr>
        <w:t>Performs a bitwise left shift operation on the left operand by the amount specified by the right operand.</w:t>
      </w:r>
    </w:p>
    <w:p w14:paraId="612AAC76" w14:textId="77777777" w:rsidR="00AF60D2" w:rsidRPr="003B4312" w:rsidRDefault="00AF60D2" w:rsidP="00AF60D2">
      <w:pPr>
        <w:keepNext/>
        <w:rPr>
          <w:ins w:id="5705" w:author="Rev 4 Allen Wirfs-Brock" w:date="2011-10-15T09:52:00Z"/>
          <w:rFonts w:ascii="Helvetica" w:hAnsi="Helvetica"/>
          <w:b/>
        </w:rPr>
      </w:pPr>
      <w:ins w:id="5706"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3D271890" w14:textId="77777777" w:rsidR="004C02EF" w:rsidRPr="00E77497" w:rsidRDefault="004C02EF" w:rsidP="004C02EF">
      <w:del w:id="5707"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del w:id="5708" w:author="Rev 4 Allen Wirfs-Brock" w:date="2011-10-15T09:53:00Z">
        <w:r w:rsidRPr="00E77497" w:rsidDel="009D1CDA">
          <w:delText>is evaluated as follows:</w:delText>
        </w:r>
      </w:del>
      <w:bookmarkStart w:id="5709" w:name="_Toc382212591"/>
    </w:p>
    <w:p w14:paraId="1FE62328" w14:textId="77777777"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5709"/>
      <w:r w:rsidRPr="00E77497">
        <w:t>.</w:t>
      </w:r>
      <w:bookmarkStart w:id="5710" w:name="_Toc382212592"/>
    </w:p>
    <w:p w14:paraId="5ADF7D03" w14:textId="77777777"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5710"/>
      <w:r w:rsidRPr="00E77497">
        <w:t>.</w:t>
      </w:r>
      <w:bookmarkStart w:id="5711" w:name="_Toc382212593"/>
    </w:p>
    <w:p w14:paraId="4ACBC0DE" w14:textId="77777777"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5711"/>
      <w:r w:rsidRPr="00E77497">
        <w:t>.</w:t>
      </w:r>
      <w:bookmarkStart w:id="5712" w:name="_Toc382212594"/>
    </w:p>
    <w:p w14:paraId="05B2EA41" w14:textId="77777777"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5713" w:name="_Toc382212595"/>
      <w:bookmarkEnd w:id="5712"/>
    </w:p>
    <w:p w14:paraId="3BD17EC7" w14:textId="77777777"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5713"/>
      <w:r w:rsidRPr="00E77497">
        <w:t>.</w:t>
      </w:r>
      <w:bookmarkStart w:id="5714" w:name="_Toc382212596"/>
    </w:p>
    <w:p w14:paraId="6EF976DA" w14:textId="77777777"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5714"/>
      <w:r w:rsidRPr="00E77497">
        <w:t>.</w:t>
      </w:r>
      <w:bookmarkStart w:id="5715" w:name="_Toc382212597"/>
    </w:p>
    <w:p w14:paraId="73516BE0" w14:textId="77777777"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5715"/>
      <w:r w:rsidRPr="00E77497">
        <w:t>.</w:t>
      </w:r>
      <w:bookmarkStart w:id="5716" w:name="_Toc382212598"/>
    </w:p>
    <w:p w14:paraId="15A452C2" w14:textId="77777777"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5716"/>
      <w:r w:rsidRPr="00E77497">
        <w:t>.</w:t>
      </w:r>
      <w:bookmarkStart w:id="5717" w:name="_Toc382212599"/>
    </w:p>
    <w:p w14:paraId="5C07A2FC" w14:textId="77777777" w:rsidR="004C02EF" w:rsidRPr="00E77497" w:rsidRDefault="004C02EF" w:rsidP="003A4B22">
      <w:pPr>
        <w:pStyle w:val="30"/>
        <w:numPr>
          <w:ilvl w:val="0"/>
          <w:numId w:val="0"/>
        </w:numPr>
      </w:pPr>
      <w:bookmarkStart w:id="5718" w:name="_Toc375031186"/>
      <w:bookmarkStart w:id="5719" w:name="_Toc381513699"/>
      <w:bookmarkStart w:id="5720" w:name="_Toc382202857"/>
      <w:bookmarkStart w:id="5721" w:name="_Toc382212221"/>
      <w:bookmarkStart w:id="5722" w:name="_Toc382212600"/>
      <w:bookmarkStart w:id="5723" w:name="_Toc382291566"/>
      <w:bookmarkStart w:id="5724" w:name="_Toc385672215"/>
      <w:bookmarkStart w:id="5725" w:name="_Toc393690310"/>
      <w:bookmarkStart w:id="5726" w:name="_Toc472818850"/>
      <w:bookmarkStart w:id="5727" w:name="_Toc235503424"/>
      <w:bookmarkStart w:id="5728" w:name="_Toc241509199"/>
      <w:bookmarkStart w:id="5729" w:name="_Toc244416686"/>
      <w:bookmarkStart w:id="5730" w:name="_Toc276631050"/>
      <w:bookmarkStart w:id="5731" w:name="_Toc314500616"/>
      <w:bookmarkEnd w:id="5717"/>
      <w:r w:rsidRPr="00E77497">
        <w:t>11.7.2</w:t>
      </w:r>
      <w:r w:rsidRPr="00E77497">
        <w:tab/>
        <w:t xml:space="preserve">The Signed Right Shift Operator ( </w:t>
      </w:r>
      <w:r w:rsidRPr="00E77497">
        <w:rPr>
          <w:rFonts w:ascii="Courier New" w:hAnsi="Courier New"/>
        </w:rPr>
        <w:t>&gt;&gt;</w:t>
      </w:r>
      <w:r w:rsidRPr="00E77497">
        <w:t xml:space="preserve"> </w:t>
      </w:r>
      <w:bookmarkStart w:id="5732" w:name="_Toc382202858"/>
      <w:bookmarkEnd w:id="5718"/>
      <w:bookmarkEnd w:id="5719"/>
      <w:bookmarkEnd w:id="5720"/>
      <w:bookmarkEnd w:id="5721"/>
      <w:bookmarkEnd w:id="5722"/>
      <w:bookmarkEnd w:id="5723"/>
      <w:bookmarkEnd w:id="5724"/>
      <w:bookmarkEnd w:id="5725"/>
      <w:bookmarkEnd w:id="5732"/>
      <w:r w:rsidRPr="00E77497">
        <w:t>)</w:t>
      </w:r>
      <w:bookmarkEnd w:id="5726"/>
      <w:bookmarkEnd w:id="5727"/>
      <w:bookmarkEnd w:id="5728"/>
      <w:bookmarkEnd w:id="5729"/>
      <w:bookmarkEnd w:id="5730"/>
      <w:bookmarkEnd w:id="5731"/>
    </w:p>
    <w:p w14:paraId="2C047477" w14:textId="77777777" w:rsidR="004C02EF" w:rsidRPr="004D1BD1" w:rsidRDefault="009D1CDA" w:rsidP="004C02EF">
      <w:pPr>
        <w:rPr>
          <w:sz w:val="18"/>
          <w:rPrChange w:id="5733" w:author="Rev 4 Allen Wirfs-Brock" w:date="2011-11-04T08:51:00Z">
            <w:rPr/>
          </w:rPrChange>
        </w:rPr>
      </w:pPr>
      <w:ins w:id="5734" w:author="Rev 4 Allen Wirfs-Brock" w:date="2011-10-15T09:53:00Z">
        <w:r w:rsidRPr="004D1BD1">
          <w:rPr>
            <w:sz w:val="18"/>
            <w:rPrChange w:id="5735" w:author="Rev 4 Allen Wirfs-Brock" w:date="2011-11-04T08:51:00Z">
              <w:rPr/>
            </w:rPrChange>
          </w:rPr>
          <w:t>NOTE</w:t>
        </w:r>
        <w:r w:rsidRPr="004D1BD1">
          <w:rPr>
            <w:sz w:val="18"/>
            <w:rPrChange w:id="5736" w:author="Rev 4 Allen Wirfs-Brock" w:date="2011-11-04T08:51:00Z">
              <w:rPr/>
            </w:rPrChange>
          </w:rPr>
          <w:tab/>
        </w:r>
      </w:ins>
      <w:r w:rsidR="004C02EF" w:rsidRPr="004D1BD1">
        <w:rPr>
          <w:sz w:val="18"/>
          <w:rPrChange w:id="5737" w:author="Rev 4 Allen Wirfs-Brock" w:date="2011-11-04T08:51:00Z">
            <w:rPr/>
          </w:rPrChange>
        </w:rPr>
        <w:t>Performs a sign-filling bitwise right shift operation on the left operand by the amount specified by the right operand.</w:t>
      </w:r>
    </w:p>
    <w:p w14:paraId="41F4C7AE" w14:textId="77777777" w:rsidR="00AF60D2" w:rsidRPr="003B4312" w:rsidRDefault="00AF60D2" w:rsidP="00AF60D2">
      <w:pPr>
        <w:keepNext/>
        <w:rPr>
          <w:ins w:id="5738" w:author="Rev 4 Allen Wirfs-Brock" w:date="2011-10-15T09:52:00Z"/>
          <w:rFonts w:ascii="Helvetica" w:hAnsi="Helvetica"/>
          <w:b/>
        </w:rPr>
      </w:pPr>
      <w:ins w:id="5739"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669D3EDE" w14:textId="77777777" w:rsidR="004C02EF" w:rsidRPr="00E77497" w:rsidRDefault="004C02EF" w:rsidP="004C02EF">
      <w:del w:id="5740"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del w:id="5741" w:author="Rev 4 Allen Wirfs-Brock" w:date="2011-10-15T09:53:00Z">
        <w:r w:rsidRPr="00E77497" w:rsidDel="009D1CDA">
          <w:delText>is evaluated as follows:</w:delText>
        </w:r>
      </w:del>
      <w:bookmarkStart w:id="5742" w:name="_Toc382212601"/>
    </w:p>
    <w:p w14:paraId="3981B0A0" w14:textId="77777777"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5742"/>
      <w:r w:rsidRPr="00E77497">
        <w:t>.</w:t>
      </w:r>
      <w:bookmarkStart w:id="5743" w:name="_Toc382212602"/>
    </w:p>
    <w:p w14:paraId="3F61CC22" w14:textId="77777777"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5744" w:name="_Toc382212603"/>
      <w:bookmarkEnd w:id="5743"/>
    </w:p>
    <w:p w14:paraId="25E0FE4F" w14:textId="77777777"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5744"/>
      <w:r w:rsidRPr="00E77497">
        <w:t>.</w:t>
      </w:r>
      <w:bookmarkStart w:id="5745" w:name="_Toc382212604"/>
    </w:p>
    <w:p w14:paraId="4388DAE4" w14:textId="77777777"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5746" w:name="_Toc382212605"/>
      <w:bookmarkEnd w:id="5745"/>
    </w:p>
    <w:p w14:paraId="74422D86" w14:textId="77777777"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5747" w:name="_Toc382212606"/>
      <w:bookmarkEnd w:id="5746"/>
    </w:p>
    <w:p w14:paraId="29D95F93" w14:textId="77777777"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5748" w:name="_Toc382212607"/>
      <w:bookmarkEnd w:id="5747"/>
    </w:p>
    <w:p w14:paraId="1334417A" w14:textId="77777777"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56C0AC34" w14:textId="77777777" w:rsidR="004C02EF" w:rsidRPr="00E77497" w:rsidRDefault="004C02EF" w:rsidP="00441AED">
      <w:pPr>
        <w:pStyle w:val="Alg4"/>
        <w:numPr>
          <w:ilvl w:val="0"/>
          <w:numId w:val="84"/>
        </w:numPr>
        <w:spacing w:after="240"/>
      </w:pPr>
      <w:bookmarkStart w:id="5749" w:name="_Toc382212608"/>
      <w:bookmarkEnd w:id="5748"/>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5749"/>
      <w:r w:rsidRPr="00E77497">
        <w:t>.</w:t>
      </w:r>
      <w:bookmarkStart w:id="5750" w:name="_Toc382212609"/>
    </w:p>
    <w:p w14:paraId="389B1A49" w14:textId="77777777" w:rsidR="004C02EF" w:rsidRPr="00E77497" w:rsidRDefault="004C02EF" w:rsidP="003A4B22">
      <w:pPr>
        <w:pStyle w:val="30"/>
        <w:numPr>
          <w:ilvl w:val="0"/>
          <w:numId w:val="0"/>
        </w:numPr>
      </w:pPr>
      <w:bookmarkStart w:id="5751" w:name="_Toc375031187"/>
      <w:bookmarkStart w:id="5752" w:name="_Toc381513700"/>
      <w:bookmarkStart w:id="5753" w:name="_Toc382202859"/>
      <w:bookmarkStart w:id="5754" w:name="_Toc382212222"/>
      <w:bookmarkStart w:id="5755" w:name="_Toc382212610"/>
      <w:bookmarkStart w:id="5756" w:name="_Toc382291567"/>
      <w:bookmarkStart w:id="5757" w:name="_Toc385672216"/>
      <w:bookmarkStart w:id="5758" w:name="_Toc393690311"/>
      <w:bookmarkStart w:id="5759" w:name="_Toc472818851"/>
      <w:bookmarkStart w:id="5760" w:name="_Toc235503425"/>
      <w:bookmarkStart w:id="5761" w:name="_Toc241509200"/>
      <w:bookmarkStart w:id="5762" w:name="_Toc244416687"/>
      <w:bookmarkStart w:id="5763" w:name="_Toc276631051"/>
      <w:bookmarkStart w:id="5764" w:name="_Toc314500617"/>
      <w:bookmarkEnd w:id="5750"/>
      <w:r w:rsidRPr="00E77497">
        <w:t>11.7.3</w:t>
      </w:r>
      <w:r w:rsidRPr="00E77497">
        <w:tab/>
        <w:t xml:space="preserve">The Unsigned Right Shift Operator ( </w:t>
      </w:r>
      <w:r w:rsidRPr="00E77497">
        <w:rPr>
          <w:rFonts w:ascii="Courier New" w:hAnsi="Courier New"/>
        </w:rPr>
        <w:t>&gt;&gt;&gt;</w:t>
      </w:r>
      <w:r w:rsidRPr="00E77497">
        <w:t xml:space="preserve"> </w:t>
      </w:r>
      <w:bookmarkStart w:id="5765" w:name="_Toc382202860"/>
      <w:bookmarkEnd w:id="5751"/>
      <w:bookmarkEnd w:id="5752"/>
      <w:bookmarkEnd w:id="5753"/>
      <w:bookmarkEnd w:id="5754"/>
      <w:bookmarkEnd w:id="5755"/>
      <w:bookmarkEnd w:id="5756"/>
      <w:bookmarkEnd w:id="5757"/>
      <w:bookmarkEnd w:id="5758"/>
      <w:bookmarkEnd w:id="5765"/>
      <w:r w:rsidRPr="00E77497">
        <w:t>)</w:t>
      </w:r>
      <w:bookmarkEnd w:id="5759"/>
      <w:bookmarkEnd w:id="5760"/>
      <w:bookmarkEnd w:id="5761"/>
      <w:bookmarkEnd w:id="5762"/>
      <w:bookmarkEnd w:id="5763"/>
      <w:bookmarkEnd w:id="5764"/>
    </w:p>
    <w:p w14:paraId="314C42BB" w14:textId="77777777" w:rsidR="004C02EF" w:rsidRPr="004D1BD1" w:rsidRDefault="009D1CDA" w:rsidP="004C02EF">
      <w:pPr>
        <w:rPr>
          <w:sz w:val="18"/>
          <w:rPrChange w:id="5766" w:author="Rev 4 Allen Wirfs-Brock" w:date="2011-11-04T08:51:00Z">
            <w:rPr/>
          </w:rPrChange>
        </w:rPr>
      </w:pPr>
      <w:ins w:id="5767" w:author="Rev 4 Allen Wirfs-Brock" w:date="2011-10-15T09:52:00Z">
        <w:r w:rsidRPr="004D1BD1">
          <w:rPr>
            <w:sz w:val="18"/>
            <w:rPrChange w:id="5768" w:author="Rev 4 Allen Wirfs-Brock" w:date="2011-11-04T08:51:00Z">
              <w:rPr/>
            </w:rPrChange>
          </w:rPr>
          <w:t>NOTE</w:t>
        </w:r>
        <w:r w:rsidRPr="004D1BD1">
          <w:rPr>
            <w:sz w:val="18"/>
            <w:rPrChange w:id="5769" w:author="Rev 4 Allen Wirfs-Brock" w:date="2011-11-04T08:51:00Z">
              <w:rPr/>
            </w:rPrChange>
          </w:rPr>
          <w:tab/>
        </w:r>
      </w:ins>
      <w:r w:rsidR="004C02EF" w:rsidRPr="004D1BD1">
        <w:rPr>
          <w:sz w:val="18"/>
          <w:rPrChange w:id="5770" w:author="Rev 4 Allen Wirfs-Brock" w:date="2011-11-04T08:51:00Z">
            <w:rPr/>
          </w:rPrChange>
        </w:rPr>
        <w:t>Performs a zero-filling bitwise right shift operation on the left operand by the amount specified by the right operand.</w:t>
      </w:r>
    </w:p>
    <w:p w14:paraId="55A8BC1A" w14:textId="77777777" w:rsidR="00AF60D2" w:rsidRPr="003B4312" w:rsidRDefault="00AF60D2" w:rsidP="00AF60D2">
      <w:pPr>
        <w:keepNext/>
        <w:rPr>
          <w:ins w:id="5771" w:author="Rev 4 Allen Wirfs-Brock" w:date="2011-10-15T09:52:00Z"/>
          <w:rFonts w:ascii="Helvetica" w:hAnsi="Helvetica"/>
          <w:b/>
        </w:rPr>
      </w:pPr>
      <w:ins w:id="5772"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454505D1" w14:textId="77777777" w:rsidR="004C02EF" w:rsidRPr="00E77497" w:rsidRDefault="004C02EF" w:rsidP="004C02EF">
      <w:del w:id="5773" w:author="Rev 4 Allen Wirfs-Brock" w:date="2011-10-15T09:52: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del w:id="5774" w:author="Rev 4 Allen Wirfs-Brock" w:date="2011-10-15T09:52:00Z">
        <w:r w:rsidRPr="00E77497" w:rsidDel="009D1CDA">
          <w:delText>is evaluated as follows:</w:delText>
        </w:r>
      </w:del>
      <w:bookmarkStart w:id="5775" w:name="_Toc382212611"/>
    </w:p>
    <w:p w14:paraId="03FCEAA3" w14:textId="77777777"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5775"/>
      <w:r w:rsidRPr="00E77497">
        <w:t>.</w:t>
      </w:r>
      <w:bookmarkStart w:id="5776" w:name="_Toc382212612"/>
    </w:p>
    <w:p w14:paraId="18C21C2D" w14:textId="77777777"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5777" w:name="_Toc382212613"/>
      <w:bookmarkEnd w:id="5776"/>
    </w:p>
    <w:p w14:paraId="69BF9D39" w14:textId="77777777"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5777"/>
      <w:r w:rsidRPr="00E77497">
        <w:t>.</w:t>
      </w:r>
      <w:bookmarkStart w:id="5778" w:name="_Toc382212614"/>
    </w:p>
    <w:p w14:paraId="76FF7A5B" w14:textId="77777777"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5779" w:name="_Toc382212615"/>
      <w:bookmarkEnd w:id="5778"/>
    </w:p>
    <w:p w14:paraId="4205EF6B" w14:textId="77777777"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5780" w:name="_Toc382212616"/>
      <w:bookmarkEnd w:id="5779"/>
    </w:p>
    <w:p w14:paraId="78BEA72C" w14:textId="77777777"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5781" w:name="_Toc382212617"/>
      <w:bookmarkEnd w:id="5780"/>
    </w:p>
    <w:p w14:paraId="452031E1" w14:textId="77777777"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5782" w:name="_Toc382212618"/>
      <w:bookmarkEnd w:id="5781"/>
    </w:p>
    <w:p w14:paraId="7F2657FB" w14:textId="77777777"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5782"/>
      <w:r w:rsidRPr="00E77497">
        <w:t>.</w:t>
      </w:r>
      <w:bookmarkStart w:id="5783" w:name="_Toc382212619"/>
    </w:p>
    <w:p w14:paraId="7D0A30D1" w14:textId="77777777" w:rsidR="004C02EF" w:rsidRPr="00E77497" w:rsidRDefault="004C02EF" w:rsidP="003A4B22">
      <w:pPr>
        <w:pStyle w:val="20"/>
        <w:numPr>
          <w:ilvl w:val="0"/>
          <w:numId w:val="0"/>
        </w:numPr>
      </w:pPr>
      <w:bookmarkStart w:id="5784" w:name="_Toc382202861"/>
      <w:bookmarkStart w:id="5785" w:name="_Toc382212223"/>
      <w:bookmarkStart w:id="5786" w:name="_Toc382212620"/>
      <w:bookmarkStart w:id="5787" w:name="_Toc382291568"/>
      <w:bookmarkStart w:id="5788" w:name="_Toc385672217"/>
      <w:bookmarkStart w:id="5789" w:name="_Toc393690312"/>
      <w:bookmarkStart w:id="5790" w:name="_Ref440438334"/>
      <w:bookmarkStart w:id="5791" w:name="_Toc472818852"/>
      <w:bookmarkStart w:id="5792" w:name="_Toc235503426"/>
      <w:bookmarkStart w:id="5793" w:name="_Toc241509201"/>
      <w:bookmarkStart w:id="5794" w:name="_Toc244416688"/>
      <w:bookmarkStart w:id="5795" w:name="_Toc276631052"/>
      <w:bookmarkStart w:id="5796" w:name="_Toc314500618"/>
      <w:bookmarkEnd w:id="5783"/>
      <w:r w:rsidRPr="00E77497">
        <w:t>11.8</w:t>
      </w:r>
      <w:r w:rsidRPr="00E77497">
        <w:tab/>
        <w:t>Relational Operator</w:t>
      </w:r>
      <w:bookmarkStart w:id="5797" w:name="_Toc382202862"/>
      <w:bookmarkEnd w:id="5784"/>
      <w:bookmarkEnd w:id="5785"/>
      <w:bookmarkEnd w:id="5786"/>
      <w:bookmarkEnd w:id="5787"/>
      <w:bookmarkEnd w:id="5788"/>
      <w:bookmarkEnd w:id="5789"/>
      <w:bookmarkEnd w:id="5797"/>
      <w:r w:rsidRPr="00E77497">
        <w:t>s</w:t>
      </w:r>
      <w:bookmarkEnd w:id="5790"/>
      <w:bookmarkEnd w:id="5791"/>
      <w:bookmarkEnd w:id="5792"/>
      <w:bookmarkEnd w:id="5793"/>
      <w:bookmarkEnd w:id="5794"/>
      <w:bookmarkEnd w:id="5795"/>
      <w:bookmarkEnd w:id="5796"/>
    </w:p>
    <w:p w14:paraId="0AFFACDA" w14:textId="77777777" w:rsidR="00AA0621" w:rsidRPr="004D1BD1" w:rsidRDefault="00AA0621" w:rsidP="00AA0621">
      <w:pPr>
        <w:rPr>
          <w:ins w:id="5798" w:author="Rev 4 Allen Wirfs-Brock" w:date="2011-10-15T12:26:00Z"/>
          <w:sz w:val="18"/>
          <w:rPrChange w:id="5799" w:author="Rev 4 Allen Wirfs-Brock" w:date="2011-11-04T08:51:00Z">
            <w:rPr>
              <w:ins w:id="5800" w:author="Rev 4 Allen Wirfs-Brock" w:date="2011-10-15T12:26:00Z"/>
            </w:rPr>
          </w:rPrChange>
        </w:rPr>
      </w:pPr>
      <w:ins w:id="5801" w:author="Rev 4 Allen Wirfs-Brock" w:date="2011-10-15T12:26:00Z">
        <w:r w:rsidRPr="004D1BD1">
          <w:rPr>
            <w:sz w:val="18"/>
            <w:rPrChange w:id="5802" w:author="Rev 4 Allen Wirfs-Brock" w:date="2011-11-04T08:51:00Z">
              <w:rPr/>
            </w:rPrChange>
          </w:rPr>
          <w:t>NOTE</w:t>
        </w:r>
        <w:r w:rsidRPr="004D1BD1">
          <w:rPr>
            <w:sz w:val="18"/>
            <w:rPrChange w:id="5803" w:author="Rev 4 Allen Wirfs-Brock" w:date="2011-11-04T08:51:00Z">
              <w:rPr/>
            </w:rPrChange>
          </w:rPr>
          <w:tab/>
          <w:t>The result of evaluating a relational operator is always of type Boolean, reflecting whether the relationship named by the operator holds between its two operands.</w:t>
        </w:r>
      </w:ins>
    </w:p>
    <w:p w14:paraId="0D96E278" w14:textId="77777777" w:rsidR="004C02EF" w:rsidRPr="003B4312" w:rsidRDefault="004C02EF" w:rsidP="004C02EF">
      <w:pPr>
        <w:pStyle w:val="Syntax"/>
      </w:pPr>
      <w:r w:rsidRPr="004D1BD1">
        <w:t>Syntax</w:t>
      </w:r>
    </w:p>
    <w:p w14:paraId="707ABCB4"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2FA63E8D"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17BA7620" w14:textId="77777777" w:rsidR="004C02EF" w:rsidRPr="00E77497" w:rsidRDefault="004C02EF" w:rsidP="004C02EF">
      <w:pPr>
        <w:pStyle w:val="SyntaxRule"/>
      </w:pPr>
      <w:r w:rsidRPr="00E77497">
        <w:t xml:space="preserve">RelationalExpressionNoIn </w:t>
      </w:r>
      <w:r w:rsidRPr="00E77497">
        <w:rPr>
          <w:rFonts w:ascii="Arial" w:hAnsi="Arial"/>
          <w:b/>
          <w:i w:val="0"/>
        </w:rPr>
        <w:t>:</w:t>
      </w:r>
    </w:p>
    <w:p w14:paraId="6752675D" w14:textId="77777777" w:rsidR="004C02EF" w:rsidRPr="00E77497" w:rsidRDefault="004C02EF" w:rsidP="004C02EF">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5F544E66" w14:textId="77777777" w:rsidR="006115B6" w:rsidRPr="00E77497" w:rsidRDefault="006115B6" w:rsidP="006115B6">
      <w:pPr>
        <w:rPr>
          <w:ins w:id="5804" w:author="Rev 4 Allen Wirfs-Brock" w:date="2011-10-15T12:23:00Z"/>
        </w:rPr>
      </w:pPr>
      <w:r w:rsidRPr="00E77497">
        <w:t xml:space="preserve">The </w:t>
      </w:r>
      <w:ins w:id="5805" w:author="Rev 4 Allen Wirfs-Brock" w:date="2011-10-15T12:23:00Z">
        <w:r w:rsidRPr="00E77497">
          <w:t xml:space="preserve">semantics of the </w:t>
        </w:r>
      </w:ins>
      <w:r w:rsidRPr="00E77497">
        <w:rPr>
          <w:rStyle w:val="bnf"/>
        </w:rPr>
        <w:t>RelationalExpressionNoIn</w:t>
      </w:r>
      <w:r w:rsidRPr="00E77497">
        <w:t xml:space="preserve"> productions are </w:t>
      </w:r>
      <w:del w:id="5806" w:author="Rev 4 Allen Wirfs-Brock" w:date="2011-10-15T12:24:00Z">
        <w:r w:rsidRPr="00E77497" w:rsidDel="006115B6">
          <w:delText xml:space="preserve">evaluated in </w:delText>
        </w:r>
      </w:del>
      <w:r w:rsidRPr="00E77497">
        <w:t xml:space="preserve">the same </w:t>
      </w:r>
      <w:del w:id="5807" w:author="Rev 4 Allen Wirfs-Brock" w:date="2011-10-15T12:24:00Z">
        <w:r w:rsidRPr="00E77497" w:rsidDel="006115B6">
          <w:delText xml:space="preserve">manner </w:delText>
        </w:r>
      </w:del>
      <w:r w:rsidRPr="00E77497">
        <w:t xml:space="preserve">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w:t>
      </w:r>
      <w:ins w:id="5808" w:author="Rev 4 Allen Wirfs-Brock" w:date="2011-10-15T12:25:00Z">
        <w:r w:rsidRPr="00E77497">
          <w:t xml:space="preserve">used in place </w:t>
        </w:r>
      </w:ins>
      <w:del w:id="5809" w:author="Rev 4 Allen Wirfs-Brock" w:date="2011-10-15T12:25:00Z">
        <w:r w:rsidRPr="00E77497" w:rsidDel="006115B6">
          <w:delText xml:space="preserve">evaluated instead </w:delText>
        </w:r>
      </w:del>
      <w:r w:rsidRPr="00E77497">
        <w:t xml:space="preserve">of the contained </w:t>
      </w:r>
      <w:r w:rsidRPr="00E77497">
        <w:rPr>
          <w:rStyle w:val="bnf"/>
        </w:rPr>
        <w:t>RelationalExpression</w:t>
      </w:r>
      <w:r w:rsidRPr="00E77497">
        <w:t>.</w:t>
      </w:r>
    </w:p>
    <w:p w14:paraId="4050834F" w14:textId="77777777" w:rsidR="004C02EF" w:rsidRPr="00E77497" w:rsidRDefault="004C02EF" w:rsidP="004C02EF">
      <w:pPr>
        <w:pStyle w:val="Note"/>
      </w:pPr>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6BCA48E2" w14:textId="77777777" w:rsidR="004C02EF" w:rsidRPr="00E77497" w:rsidDel="006115B6" w:rsidRDefault="004C02EF" w:rsidP="004C02EF">
      <w:pPr>
        <w:pStyle w:val="Syntax"/>
        <w:rPr>
          <w:del w:id="5810" w:author="Rev 4 Allen Wirfs-Brock" w:date="2011-10-15T12:25:00Z"/>
        </w:rPr>
      </w:pPr>
      <w:del w:id="5811" w:author="Rev 4 Allen Wirfs-Brock" w:date="2011-10-15T12:25:00Z">
        <w:r w:rsidRPr="00E77497" w:rsidDel="006115B6">
          <w:delText>Semantics</w:delText>
        </w:r>
      </w:del>
    </w:p>
    <w:p w14:paraId="4A5B087A" w14:textId="77777777" w:rsidR="004C02EF" w:rsidRPr="00E77497" w:rsidDel="00AA0621" w:rsidRDefault="004C02EF" w:rsidP="004C02EF">
      <w:pPr>
        <w:rPr>
          <w:del w:id="5812" w:author="Rev 4 Allen Wirfs-Brock" w:date="2011-10-15T12:26:00Z"/>
        </w:rPr>
      </w:pPr>
      <w:del w:id="5813" w:author="Rev 4 Allen Wirfs-Brock" w:date="2011-10-15T12:26:00Z">
        <w:r w:rsidRPr="00E77497" w:rsidDel="00AA0621">
          <w:delText>The result of evaluating a relational operator is always of type Boolean, reflecting whether the relationship named by the operator holds between its two operands.</w:delText>
        </w:r>
        <w:bookmarkStart w:id="5814" w:name="_Toc393690313"/>
      </w:del>
    </w:p>
    <w:p w14:paraId="21610C42" w14:textId="77777777" w:rsidR="004C02EF" w:rsidRPr="00E77497" w:rsidDel="006115B6" w:rsidRDefault="004C02EF" w:rsidP="004C02EF">
      <w:pPr>
        <w:rPr>
          <w:del w:id="5815" w:author="Rev 4 Allen Wirfs-Brock" w:date="2011-10-15T12:23:00Z"/>
        </w:rPr>
      </w:pPr>
      <w:bookmarkStart w:id="5816" w:name="_Ref440425001"/>
      <w:del w:id="5817" w:author="Rev 4 Allen Wirfs-Brock" w:date="2011-10-15T12:23:00Z">
        <w:r w:rsidRPr="00E77497" w:rsidDel="006115B6">
          <w:delText xml:space="preserve">The </w:delText>
        </w:r>
        <w:r w:rsidRPr="00E77497" w:rsidDel="006115B6">
          <w:rPr>
            <w:rStyle w:val="bnf"/>
          </w:rPr>
          <w:delText>RelationalExpressionNoIn</w:delText>
        </w:r>
        <w:r w:rsidRPr="00E77497" w:rsidDel="006115B6">
          <w:delText xml:space="preserve"> productions are evaluated in the same manner as the </w:delText>
        </w:r>
        <w:r w:rsidRPr="00E77497" w:rsidDel="006115B6">
          <w:rPr>
            <w:rStyle w:val="bnf"/>
          </w:rPr>
          <w:delText>RelationalExpression</w:delText>
        </w:r>
        <w:r w:rsidRPr="00E77497" w:rsidDel="006115B6">
          <w:delText xml:space="preserve"> productions except that the contained </w:delText>
        </w:r>
        <w:r w:rsidRPr="00E77497" w:rsidDel="006115B6">
          <w:rPr>
            <w:rStyle w:val="bnf"/>
          </w:rPr>
          <w:delText>RelationalExpressionNoIn</w:delText>
        </w:r>
        <w:r w:rsidRPr="00E77497" w:rsidDel="006115B6">
          <w:delText xml:space="preserve"> is evaluated instead of the contained </w:delText>
        </w:r>
        <w:r w:rsidRPr="00E77497" w:rsidDel="006115B6">
          <w:rPr>
            <w:rStyle w:val="bnf"/>
          </w:rPr>
          <w:delText>RelationalExpression</w:delText>
        </w:r>
        <w:r w:rsidRPr="00E77497" w:rsidDel="006115B6">
          <w:delText>.</w:delText>
        </w:r>
      </w:del>
    </w:p>
    <w:p w14:paraId="232014F3" w14:textId="77777777" w:rsidR="00F63F0D" w:rsidRPr="00E77497" w:rsidRDefault="00F63F0D" w:rsidP="00120381">
      <w:pPr>
        <w:pStyle w:val="30"/>
        <w:numPr>
          <w:ilvl w:val="0"/>
          <w:numId w:val="0"/>
        </w:numPr>
        <w:rPr>
          <w:ins w:id="5818" w:author="Rev 4 Allen Wirfs-Brock" w:date="2011-10-15T12:18:00Z"/>
        </w:rPr>
      </w:pPr>
      <w:bookmarkStart w:id="5819" w:name="_Toc472818853"/>
      <w:bookmarkStart w:id="5820" w:name="_Toc235503427"/>
      <w:bookmarkStart w:id="5821" w:name="_Toc241509202"/>
      <w:bookmarkStart w:id="5822" w:name="_Toc244416689"/>
      <w:bookmarkStart w:id="5823" w:name="_Toc276631053"/>
      <w:bookmarkStart w:id="5824" w:name="_Toc314500619"/>
      <w:ins w:id="5825" w:author="Rev 4 Allen Wirfs-Brock" w:date="2011-10-15T12:13:00Z">
        <w:r w:rsidRPr="00E77497">
          <w:t>11.</w:t>
        </w:r>
      </w:ins>
      <w:ins w:id="5826" w:author="Rev 4 Allen Wirfs-Brock" w:date="2011-10-15T12:14:00Z">
        <w:r w:rsidRPr="00E77497">
          <w:t>8.1</w:t>
        </w:r>
      </w:ins>
      <w:ins w:id="5827" w:author="Rev 4 Allen Wirfs-Brock" w:date="2011-10-15T12:13:00Z">
        <w:r w:rsidRPr="00E77497">
          <w:t xml:space="preserve"> Runtime Semantics</w:t>
        </w:r>
      </w:ins>
      <w:bookmarkEnd w:id="5824"/>
    </w:p>
    <w:p w14:paraId="20D06102" w14:textId="77777777" w:rsidR="00CA128E" w:rsidRPr="00E77497" w:rsidRDefault="00CA128E" w:rsidP="00CA128E">
      <w:pPr>
        <w:keepNext/>
        <w:rPr>
          <w:ins w:id="5828" w:author="Rev 4 Allen Wirfs-Brock" w:date="2011-10-15T12:18:00Z"/>
          <w:rFonts w:ascii="Helvetica" w:hAnsi="Helvetica"/>
          <w:b/>
        </w:rPr>
      </w:pPr>
      <w:ins w:id="5829" w:author="Rev 4 Allen Wirfs-Brock" w:date="2011-10-15T12:18:00Z">
        <w:r w:rsidRPr="00E77497">
          <w:rPr>
            <w:rFonts w:ascii="Helvetica" w:hAnsi="Helvetica"/>
            <w:b/>
          </w:rPr>
          <w:t xml:space="preserve">Runtime Semantics: </w:t>
        </w:r>
      </w:ins>
      <w:ins w:id="5830" w:author="Rev 4 Allen Wirfs-Brock" w:date="2011-10-15T12:19:00Z">
        <w:r w:rsidR="006115B6" w:rsidRPr="00E77497">
          <w:rPr>
            <w:rFonts w:ascii="Helvetica" w:hAnsi="Helvetica"/>
            <w:b/>
            <w:spacing w:val="6"/>
          </w:rPr>
          <w:t>The Abstract Relational Comparison Algorithm</w:t>
        </w:r>
      </w:ins>
    </w:p>
    <w:p w14:paraId="75263C13" w14:textId="77777777"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56DBA780" w14:textId="77777777"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14:paraId="43B5CA6B"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30233A72"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5285FD82" w14:textId="77777777" w:rsidR="006115B6" w:rsidRPr="00E77497" w:rsidRDefault="006115B6" w:rsidP="00441AED">
      <w:pPr>
        <w:pStyle w:val="Alg4"/>
        <w:numPr>
          <w:ilvl w:val="0"/>
          <w:numId w:val="90"/>
        </w:numPr>
      </w:pPr>
      <w:r w:rsidRPr="00E77497">
        <w:t>Else the order of evaluation needs to be reversed to preserve left to right evaluation</w:t>
      </w:r>
    </w:p>
    <w:p w14:paraId="795B32C0"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3AB6D760"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13715FCF" w14:textId="77777777" w:rsidR="006115B6" w:rsidRPr="00E77497" w:rsidRDefault="006115B6" w:rsidP="00441AED">
      <w:pPr>
        <w:pStyle w:val="Alg4"/>
        <w:numPr>
          <w:ilvl w:val="0"/>
          <w:numId w:val="90"/>
        </w:numPr>
      </w:pPr>
      <w:r w:rsidRPr="00E77497">
        <w:t>If it is not the case that both Type(</w:t>
      </w:r>
      <w:r w:rsidRPr="00E77497">
        <w:rPr>
          <w:i/>
        </w:rPr>
        <w:t>px</w:t>
      </w:r>
      <w:r w:rsidRPr="00E77497">
        <w:t>) is String and Type(</w:t>
      </w:r>
      <w:r w:rsidRPr="00E77497">
        <w:rPr>
          <w:i/>
        </w:rPr>
        <w:t>py</w:t>
      </w:r>
      <w:r w:rsidRPr="00E77497">
        <w:t xml:space="preserve">) is String, then </w:t>
      </w:r>
    </w:p>
    <w:p w14:paraId="7F754B2E" w14:textId="77777777"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51D232C0" w14:textId="77777777"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14:paraId="07F1C027" w14:textId="77777777"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606547D2" w14:textId="77777777"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28813136"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7F49A9FF"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480BA37B"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018B8BAA"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6179B466"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150A9D60"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53443587"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7AC66B15" w14:textId="77777777" w:rsidR="006115B6" w:rsidRPr="00E77497" w:rsidRDefault="006115B6" w:rsidP="00441AED">
      <w:pPr>
        <w:pStyle w:val="Alg4"/>
        <w:numPr>
          <w:ilvl w:val="1"/>
          <w:numId w:val="90"/>
        </w:numPr>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29070C2D" w14:textId="77777777" w:rsidR="006115B6" w:rsidRPr="00E77497" w:rsidRDefault="006115B6" w:rsidP="00441AED">
      <w:pPr>
        <w:pStyle w:val="Alg4"/>
        <w:numPr>
          <w:ilvl w:val="0"/>
          <w:numId w:val="90"/>
        </w:numPr>
      </w:pPr>
      <w:r w:rsidRPr="00E77497">
        <w:t xml:space="preserve">Else, both </w:t>
      </w:r>
      <w:r w:rsidRPr="00E77497">
        <w:rPr>
          <w:i/>
        </w:rPr>
        <w:t xml:space="preserve">px </w:t>
      </w:r>
      <w:r w:rsidRPr="00E77497">
        <w:t xml:space="preserve">and </w:t>
      </w:r>
      <w:r w:rsidRPr="00E77497">
        <w:rPr>
          <w:i/>
        </w:rPr>
        <w:t xml:space="preserve">py </w:t>
      </w:r>
      <w:r w:rsidRPr="00E77497">
        <w:t>are Strings</w:t>
      </w:r>
    </w:p>
    <w:p w14:paraId="0E6AE475" w14:textId="77777777" w:rsidR="006115B6" w:rsidRPr="00E77497" w:rsidRDefault="006115B6" w:rsidP="00441AED">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35CB0245" w14:textId="77777777" w:rsidR="006115B6" w:rsidRPr="00E77497" w:rsidRDefault="006115B6" w:rsidP="00441AED">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4822D986" w14:textId="77777777" w:rsidR="006115B6" w:rsidRPr="00E77497" w:rsidRDefault="006115B6" w:rsidP="00441AED">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7BFFB5F4" w14:textId="77777777" w:rsidR="006115B6" w:rsidRPr="00E77497" w:rsidRDefault="006115B6" w:rsidP="00441AED">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1BF44E66" w14:textId="77777777" w:rsidR="006115B6" w:rsidRPr="00E77497" w:rsidRDefault="006115B6" w:rsidP="00441AED">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0670632B" w14:textId="77777777" w:rsidR="006115B6" w:rsidRPr="00E77497" w:rsidRDefault="006115B6" w:rsidP="00441AED">
      <w:pPr>
        <w:pStyle w:val="Alg4"/>
        <w:numPr>
          <w:ilvl w:val="1"/>
          <w:numId w:val="90"/>
        </w:numPr>
        <w:spacing w:after="240"/>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2099205F" w14:textId="77777777" w:rsidR="006115B6" w:rsidRPr="00E77497" w:rsidRDefault="006115B6" w:rsidP="006115B6">
      <w:pPr>
        <w:pStyle w:val="Note"/>
      </w:pPr>
      <w:r w:rsidRPr="00E77497">
        <w:t>NOTE 1</w:t>
      </w:r>
      <w:r w:rsidRPr="00E77497">
        <w:tab/>
        <w:t xml:space="preserve">Step 3 differs from step 7 in the algorithm for the addition operator </w:t>
      </w:r>
      <w:r w:rsidRPr="00E77497">
        <w:rPr>
          <w:rFonts w:ascii="Courier New" w:hAnsi="Courier New"/>
          <w:b/>
        </w:rPr>
        <w:t>+</w:t>
      </w:r>
      <w:r w:rsidRPr="00E77497">
        <w:t xml:space="preserve"> (11.6.1) in using and instead of or.</w:t>
      </w:r>
    </w:p>
    <w:p w14:paraId="2D7B9562" w14:textId="77777777" w:rsidR="00CA128E" w:rsidRPr="004D1BD1" w:rsidRDefault="006115B6" w:rsidP="006115B6">
      <w:pPr>
        <w:pStyle w:val="Note"/>
        <w:pPrChange w:id="5831" w:author="Rev 4 Allen Wirfs-Brock" w:date="2011-10-15T12:20:00Z">
          <w:pPr>
            <w:pStyle w:val="40"/>
            <w:numPr>
              <w:ilvl w:val="0"/>
              <w:numId w:val="0"/>
            </w:numPr>
            <w:tabs>
              <w:tab w:val="clear" w:pos="1080"/>
            </w:tabs>
          </w:pPr>
        </w:pPrChang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791EA544" w14:textId="77777777" w:rsidR="00F63F0D" w:rsidRPr="006B6D0A" w:rsidRDefault="00F63F0D" w:rsidP="00F63F0D">
      <w:pPr>
        <w:keepNext/>
        <w:rPr>
          <w:ins w:id="5832" w:author="Rev 4 Allen Wirfs-Brock" w:date="2011-10-15T12:13:00Z"/>
          <w:rFonts w:ascii="Helvetica" w:hAnsi="Helvetica"/>
          <w:b/>
        </w:rPr>
      </w:pPr>
      <w:ins w:id="5833" w:author="Rev 4 Allen Wirfs-Brock" w:date="2011-10-15T12:13:00Z">
        <w:r w:rsidRPr="003B4312">
          <w:rPr>
            <w:rFonts w:ascii="Helvetica" w:hAnsi="Helvetica"/>
            <w:b/>
          </w:rPr>
          <w:t xml:space="preserve">Runtime Semantics: </w:t>
        </w:r>
        <w:r w:rsidRPr="008B7F6F">
          <w:rPr>
            <w:rFonts w:ascii="Helvetica" w:hAnsi="Helvetica"/>
            <w:b/>
            <w:spacing w:val="6"/>
          </w:rPr>
          <w:t>Evaluation</w:t>
        </w:r>
      </w:ins>
    </w:p>
    <w:p w14:paraId="27B72BA6" w14:textId="77777777" w:rsidR="004C02EF" w:rsidRPr="00E65A34" w:rsidDel="00F63F0D" w:rsidRDefault="004C02EF" w:rsidP="003A4B22">
      <w:pPr>
        <w:pStyle w:val="30"/>
        <w:numPr>
          <w:ilvl w:val="0"/>
          <w:numId w:val="0"/>
        </w:numPr>
        <w:rPr>
          <w:del w:id="5834" w:author="Rev 4 Allen Wirfs-Brock" w:date="2011-10-15T12:14:00Z"/>
        </w:rPr>
      </w:pPr>
      <w:del w:id="5835" w:author="Rev 4 Allen Wirfs-Brock" w:date="2011-10-15T12:14:00Z">
        <w:r w:rsidRPr="006B6D0A" w:rsidDel="00F63F0D">
          <w:delText>11.8.1</w:delText>
        </w:r>
        <w:r w:rsidRPr="006B6D0A" w:rsidDel="00F63F0D">
          <w:tab/>
          <w:delText xml:space="preserve">The Less-than Operator ( </w:delText>
        </w:r>
        <w:r w:rsidRPr="006B6D0A" w:rsidDel="00F63F0D">
          <w:rPr>
            <w:rFonts w:ascii="Courier New" w:hAnsi="Courier New"/>
          </w:rPr>
          <w:delText>&lt;</w:delText>
        </w:r>
        <w:r w:rsidRPr="00E65A34" w:rsidDel="00F63F0D">
          <w:delText xml:space="preserve"> </w:delText>
        </w:r>
        <w:bookmarkEnd w:id="5814"/>
        <w:r w:rsidRPr="00E65A34" w:rsidDel="00F63F0D">
          <w:delText>)</w:delText>
        </w:r>
        <w:bookmarkEnd w:id="5816"/>
        <w:bookmarkEnd w:id="5819"/>
        <w:bookmarkEnd w:id="5820"/>
        <w:bookmarkEnd w:id="5821"/>
        <w:bookmarkEnd w:id="5822"/>
        <w:bookmarkEnd w:id="5823"/>
      </w:del>
    </w:p>
    <w:p w14:paraId="39124237" w14:textId="77777777" w:rsidR="004C02EF" w:rsidRPr="00E77497" w:rsidRDefault="004C02EF" w:rsidP="004C02EF">
      <w:del w:id="5836" w:author="Rev 4 Allen Wirfs-Brock" w:date="2011-10-15T12:14:00Z">
        <w:r w:rsidRPr="009C202C" w:rsidDel="00F63F0D">
          <w:delText xml:space="preserve">The production </w:delText>
        </w:r>
      </w:del>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del w:id="5837" w:author="Rev 4 Allen Wirfs-Brock" w:date="2011-10-15T12:15:00Z">
        <w:r w:rsidRPr="00E77497" w:rsidDel="00F63F0D">
          <w:delText>is evaluated as follows:</w:delText>
        </w:r>
      </w:del>
    </w:p>
    <w:p w14:paraId="0C8319B1" w14:textId="77777777"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1C7D4962" w14:textId="77777777"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14:paraId="0D750348" w14:textId="77777777"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5D0B89FE" w14:textId="77777777"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14:paraId="1EB9AEE4" w14:textId="77777777" w:rsidR="004C02EF" w:rsidRPr="00E77497" w:rsidRDefault="004C02EF" w:rsidP="00FA3203">
      <w:pPr>
        <w:pStyle w:val="Alg4"/>
        <w:numPr>
          <w:ilvl w:val="0"/>
          <w:numId w:val="86"/>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(see 11.8.5)</w:t>
      </w:r>
    </w:p>
    <w:p w14:paraId="54771D98" w14:textId="77777777"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5838" w:name="_Toc393690314"/>
      <w:r w:rsidRPr="00E77497">
        <w:t>.</w:t>
      </w:r>
    </w:p>
    <w:p w14:paraId="78B735F8" w14:textId="77777777" w:rsidR="004C02EF" w:rsidRPr="004D1BD1" w:rsidDel="00F63F0D" w:rsidRDefault="004C02EF" w:rsidP="003A4B22">
      <w:pPr>
        <w:pStyle w:val="30"/>
        <w:numPr>
          <w:ilvl w:val="0"/>
          <w:numId w:val="0"/>
        </w:numPr>
        <w:rPr>
          <w:del w:id="5839" w:author="Rev 4 Allen Wirfs-Brock" w:date="2011-10-15T12:15:00Z"/>
          <w:rStyle w:val="bnf"/>
        </w:rPr>
      </w:pPr>
      <w:bookmarkStart w:id="5840" w:name="_Ref440425018"/>
      <w:bookmarkStart w:id="5841" w:name="_Toc472818854"/>
      <w:bookmarkStart w:id="5842" w:name="_Toc235503428"/>
      <w:bookmarkStart w:id="5843" w:name="_Toc241509203"/>
      <w:bookmarkStart w:id="5844" w:name="_Toc244416690"/>
      <w:bookmarkStart w:id="5845" w:name="_Toc276631054"/>
      <w:del w:id="5846" w:author="Rev 4 Allen Wirfs-Brock" w:date="2011-10-15T12:15:00Z">
        <w:r w:rsidRPr="00120381" w:rsidDel="00F63F0D">
          <w:rPr>
            <w:rStyle w:val="bnf"/>
          </w:rPr>
          <w:delText>11.8.2</w:delText>
        </w:r>
        <w:r w:rsidRPr="00120381" w:rsidDel="00F63F0D">
          <w:rPr>
            <w:rStyle w:val="bnf"/>
          </w:rPr>
          <w:tab/>
          <w:delText>The Greater-than Operator ( &gt;</w:delText>
        </w:r>
        <w:r w:rsidRPr="004D1BD1" w:rsidDel="00F63F0D">
          <w:rPr>
            <w:rStyle w:val="bnf"/>
          </w:rPr>
          <w:delText xml:space="preserve"> </w:delText>
        </w:r>
        <w:bookmarkEnd w:id="5838"/>
        <w:r w:rsidRPr="004D1BD1" w:rsidDel="00F63F0D">
          <w:rPr>
            <w:rStyle w:val="bnf"/>
          </w:rPr>
          <w:delText>)</w:delText>
        </w:r>
        <w:bookmarkEnd w:id="5840"/>
        <w:bookmarkEnd w:id="5841"/>
        <w:bookmarkEnd w:id="5842"/>
        <w:bookmarkEnd w:id="5843"/>
        <w:bookmarkEnd w:id="5844"/>
        <w:bookmarkEnd w:id="5845"/>
      </w:del>
    </w:p>
    <w:p w14:paraId="279E5E8F" w14:textId="77777777" w:rsidR="004C02EF" w:rsidRPr="00E77497" w:rsidRDefault="004C02EF" w:rsidP="004C02EF">
      <w:del w:id="5847" w:author="Rev 4 Allen Wirfs-Brock" w:date="2011-10-15T12:15:00Z">
        <w:r w:rsidRPr="003B4312" w:rsidDel="00F63F0D">
          <w:rPr>
            <w:rStyle w:val="bnf"/>
          </w:rPr>
          <w:delText xml:space="preserve">The production </w:delText>
        </w:r>
      </w:del>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del w:id="5848" w:author="Rev 5 Allen Wirfs-Brock" w:date="2012-01-05T11:51:00Z">
        <w:r w:rsidRPr="00E77497" w:rsidDel="005B1B0C">
          <w:delText>is evaluated as follows:</w:delText>
        </w:r>
      </w:del>
    </w:p>
    <w:p w14:paraId="019E6A58" w14:textId="77777777"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35627601" w14:textId="77777777"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14:paraId="1D55DB82" w14:textId="77777777"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01D2D2B0" w14:textId="77777777"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14:paraId="0FE94FDB" w14:textId="77777777" w:rsidR="004C02EF" w:rsidRPr="00E77497" w:rsidRDefault="004C02EF" w:rsidP="00FA3203">
      <w:pPr>
        <w:pStyle w:val="Alg4"/>
        <w:numPr>
          <w:ilvl w:val="0"/>
          <w:numId w:val="87"/>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5849" w:author="Rev 4 Allen Wirfs-Brock" w:date="2011-10-15T12:28:00Z">
        <w:r w:rsidRPr="00E77497" w:rsidDel="00AA0621">
          <w:delText xml:space="preserve"> (see 11.8.5)</w:delText>
        </w:r>
      </w:del>
      <w:r w:rsidRPr="00E77497">
        <w:t>.</w:t>
      </w:r>
    </w:p>
    <w:p w14:paraId="04A93498" w14:textId="77777777"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5850" w:name="_Toc393690315"/>
    </w:p>
    <w:p w14:paraId="6A535FE4" w14:textId="77777777" w:rsidR="004C02EF" w:rsidRPr="00120381" w:rsidDel="00CA128E" w:rsidRDefault="004C02EF" w:rsidP="003A4B22">
      <w:pPr>
        <w:pStyle w:val="30"/>
        <w:numPr>
          <w:ilvl w:val="0"/>
          <w:numId w:val="0"/>
        </w:numPr>
        <w:rPr>
          <w:del w:id="5851" w:author="Rev 4 Allen Wirfs-Brock" w:date="2011-10-15T12:16:00Z"/>
          <w:rStyle w:val="bnf"/>
        </w:rPr>
      </w:pPr>
      <w:bookmarkStart w:id="5852" w:name="_Ref440425032"/>
      <w:bookmarkStart w:id="5853" w:name="_Toc472818855"/>
      <w:bookmarkStart w:id="5854" w:name="_Toc235503429"/>
      <w:bookmarkStart w:id="5855" w:name="_Toc241509204"/>
      <w:bookmarkStart w:id="5856" w:name="_Toc244416691"/>
      <w:bookmarkStart w:id="5857" w:name="_Toc276631055"/>
      <w:del w:id="5858" w:author="Rev 4 Allen Wirfs-Brock" w:date="2011-10-15T12:16:00Z">
        <w:r w:rsidRPr="00120381" w:rsidDel="00CA128E">
          <w:rPr>
            <w:rStyle w:val="bnf"/>
          </w:rPr>
          <w:delText>11.8.3</w:delText>
        </w:r>
        <w:r w:rsidRPr="00120381" w:rsidDel="00CA128E">
          <w:rPr>
            <w:rStyle w:val="bnf"/>
          </w:rPr>
          <w:tab/>
          <w:delText xml:space="preserve">The Less-than-or-equal Operator ( &lt;= </w:delText>
        </w:r>
        <w:bookmarkEnd w:id="5850"/>
        <w:r w:rsidRPr="00120381" w:rsidDel="00CA128E">
          <w:rPr>
            <w:rStyle w:val="bnf"/>
          </w:rPr>
          <w:delText>)</w:delText>
        </w:r>
        <w:bookmarkEnd w:id="5852"/>
        <w:bookmarkEnd w:id="5853"/>
        <w:bookmarkEnd w:id="5854"/>
        <w:bookmarkEnd w:id="5855"/>
        <w:bookmarkEnd w:id="5856"/>
        <w:bookmarkEnd w:id="5857"/>
      </w:del>
    </w:p>
    <w:p w14:paraId="1B92A245" w14:textId="77777777" w:rsidR="004C02EF" w:rsidRPr="00B820AB" w:rsidRDefault="004C02EF" w:rsidP="004C02EF">
      <w:del w:id="5859" w:author="Rev 4 Allen Wirfs-Brock" w:date="2011-10-15T12:16:00Z">
        <w:r w:rsidRPr="00120381" w:rsidDel="00CA128E">
          <w:rPr>
            <w:rStyle w:val="bnf"/>
          </w:rPr>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del w:id="5860" w:author="Rev 4 Allen Wirfs-Brock" w:date="2011-10-15T12:17:00Z">
        <w:r w:rsidRPr="009C202C" w:rsidDel="00CA128E">
          <w:delText>is evaluated as follows:</w:delText>
        </w:r>
      </w:del>
    </w:p>
    <w:p w14:paraId="6367EEE1" w14:textId="77777777"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25442853" w14:textId="77777777"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14:paraId="42CBB1EC" w14:textId="77777777"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1B75864D" w14:textId="77777777"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14:paraId="06ADEA1A" w14:textId="77777777" w:rsidR="004C02EF" w:rsidRPr="00E77497" w:rsidRDefault="004C02EF" w:rsidP="00FA3203">
      <w:pPr>
        <w:pStyle w:val="Alg4"/>
        <w:numPr>
          <w:ilvl w:val="0"/>
          <w:numId w:val="88"/>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5861" w:author="Rev 4 Allen Wirfs-Brock" w:date="2011-10-15T12:28:00Z">
        <w:r w:rsidRPr="00E77497" w:rsidDel="00AA0621">
          <w:delText xml:space="preserve"> (see 11.8.5)</w:delText>
        </w:r>
      </w:del>
      <w:r w:rsidRPr="00E77497">
        <w:t>.</w:t>
      </w:r>
    </w:p>
    <w:p w14:paraId="58FAAEC7" w14:textId="77777777"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862" w:name="_Toc393690316"/>
      <w:r w:rsidRPr="00E77497">
        <w:t>.</w:t>
      </w:r>
    </w:p>
    <w:p w14:paraId="240FDF23" w14:textId="77777777" w:rsidR="004C02EF" w:rsidRPr="00E77497" w:rsidDel="00CA128E" w:rsidRDefault="004C02EF" w:rsidP="003A4B22">
      <w:pPr>
        <w:pStyle w:val="30"/>
        <w:numPr>
          <w:ilvl w:val="0"/>
          <w:numId w:val="0"/>
        </w:numPr>
        <w:rPr>
          <w:del w:id="5863" w:author="Rev 4 Allen Wirfs-Brock" w:date="2011-10-15T12:17:00Z"/>
        </w:rPr>
      </w:pPr>
      <w:bookmarkStart w:id="5864" w:name="_Ref440425047"/>
      <w:bookmarkStart w:id="5865" w:name="_Toc472818856"/>
      <w:bookmarkStart w:id="5866" w:name="_Toc235503430"/>
      <w:bookmarkStart w:id="5867" w:name="_Toc241509205"/>
      <w:bookmarkStart w:id="5868" w:name="_Toc244416692"/>
      <w:bookmarkStart w:id="5869" w:name="_Toc276631056"/>
      <w:del w:id="5870" w:author="Rev 4 Allen Wirfs-Brock" w:date="2011-10-15T12:17:00Z">
        <w:r w:rsidRPr="00E77497" w:rsidDel="00CA128E">
          <w:delText>11.8.4</w:delText>
        </w:r>
        <w:r w:rsidRPr="00E77497" w:rsidDel="00CA128E">
          <w:tab/>
          <w:delText xml:space="preserve">The Greater-than-or-equal Operator ( </w:delText>
        </w:r>
        <w:r w:rsidRPr="00E77497" w:rsidDel="00CA128E">
          <w:rPr>
            <w:rFonts w:ascii="Courier New" w:hAnsi="Courier New"/>
          </w:rPr>
          <w:delText>&gt;=</w:delText>
        </w:r>
        <w:r w:rsidRPr="00E77497" w:rsidDel="00CA128E">
          <w:delText xml:space="preserve"> </w:delText>
        </w:r>
        <w:bookmarkEnd w:id="5862"/>
        <w:r w:rsidRPr="00E77497" w:rsidDel="00CA128E">
          <w:delText>)</w:delText>
        </w:r>
        <w:bookmarkEnd w:id="5864"/>
        <w:bookmarkEnd w:id="5865"/>
        <w:bookmarkEnd w:id="5866"/>
        <w:bookmarkEnd w:id="5867"/>
        <w:bookmarkEnd w:id="5868"/>
        <w:bookmarkEnd w:id="5869"/>
      </w:del>
    </w:p>
    <w:p w14:paraId="0FF00933" w14:textId="77777777" w:rsidR="004C02EF" w:rsidRPr="00B820AB" w:rsidRDefault="004C02EF" w:rsidP="004C02EF">
      <w:del w:id="5871" w:author="Rev 4 Allen Wirfs-Brock" w:date="2011-10-15T12:17:00Z">
        <w:r w:rsidRPr="00E77497" w:rsidDel="00CA128E">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del w:id="5872" w:author="Rev 4 Allen Wirfs-Brock" w:date="2011-10-15T12:17:00Z">
        <w:r w:rsidRPr="009C202C" w:rsidDel="00CA128E">
          <w:delText>is evaluated as follows:</w:delText>
        </w:r>
      </w:del>
    </w:p>
    <w:p w14:paraId="069DA7F2" w14:textId="77777777"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6940AE27" w14:textId="77777777"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14:paraId="7165F3B1" w14:textId="77777777"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6F42D239" w14:textId="77777777"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14:paraId="7187B789" w14:textId="77777777" w:rsidR="004C02EF" w:rsidRPr="00E77497" w:rsidRDefault="004C02EF" w:rsidP="00FA3203">
      <w:pPr>
        <w:pStyle w:val="Alg4"/>
        <w:numPr>
          <w:ilvl w:val="0"/>
          <w:numId w:val="89"/>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xml:space="preserve">. </w:t>
      </w:r>
      <w:del w:id="5873" w:author="Rev 4 Allen Wirfs-Brock" w:date="2011-10-15T12:28:00Z">
        <w:r w:rsidRPr="00E77497" w:rsidDel="00AA0621">
          <w:delText>(see 11.8.5)</w:delText>
        </w:r>
      </w:del>
    </w:p>
    <w:p w14:paraId="7E98F315" w14:textId="77777777"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874" w:name="_Ref393523057"/>
      <w:bookmarkStart w:id="5875" w:name="_Toc393690317"/>
      <w:r w:rsidRPr="00E77497">
        <w:t>.</w:t>
      </w:r>
      <w:bookmarkStart w:id="5876" w:name="_Ref424533139"/>
    </w:p>
    <w:p w14:paraId="4CB2779F" w14:textId="77777777" w:rsidR="004C02EF" w:rsidRPr="00E77497" w:rsidRDefault="004C02EF" w:rsidP="004C02EF">
      <w:bookmarkStart w:id="5877" w:name="_Toc375031189"/>
      <w:bookmarkStart w:id="5878" w:name="_Toc381513702"/>
      <w:bookmarkStart w:id="5879" w:name="_Ref381523787"/>
      <w:bookmarkStart w:id="5880" w:name="_Toc382202863"/>
      <w:bookmarkStart w:id="5881" w:name="_Toc382212224"/>
      <w:bookmarkStart w:id="5882" w:name="_Toc382212636"/>
      <w:bookmarkStart w:id="5883" w:name="_Toc382291569"/>
      <w:bookmarkStart w:id="5884" w:name="_Toc385672218"/>
      <w:bookmarkStart w:id="5885" w:name="_Toc393690318"/>
      <w:bookmarkEnd w:id="5874"/>
      <w:bookmarkEnd w:id="5875"/>
      <w:bookmarkEnd w:id="5876"/>
      <w:r w:rsidRPr="00E77497">
        <w:rPr>
          <w:rStyle w:val="bnf"/>
        </w:rPr>
        <w:t>RelationalExpression</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del w:id="5886" w:author="Rev 4 Allen Wirfs-Brock" w:date="2011-10-15T12:21:00Z">
        <w:r w:rsidRPr="00E77497" w:rsidDel="006115B6">
          <w:delText>is evaluated as follows:</w:delText>
        </w:r>
      </w:del>
    </w:p>
    <w:p w14:paraId="75A3E680" w14:textId="77777777"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2BCEB13D" w14:textId="77777777"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14:paraId="33724B00" w14:textId="77777777"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42B410AC" w14:textId="77777777"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14:paraId="10F06FE1" w14:textId="77777777" w:rsidR="004C02EF" w:rsidRPr="00E77497" w:rsidRDefault="004C02EF" w:rsidP="00FA3203">
      <w:pPr>
        <w:pStyle w:val="Alg3"/>
        <w:numPr>
          <w:ilvl w:val="0"/>
          <w:numId w:val="91"/>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7300B299" w14:textId="77777777" w:rsidR="004C02EF" w:rsidRPr="00E77497" w:rsidRDefault="004C02EF" w:rsidP="00FA3203">
      <w:pPr>
        <w:pStyle w:val="Alg3"/>
        <w:numPr>
          <w:ilvl w:val="0"/>
          <w:numId w:val="91"/>
        </w:numPr>
      </w:pPr>
      <w:r w:rsidRPr="00E77497">
        <w:t xml:space="preserve">If </w:t>
      </w:r>
      <w:r w:rsidRPr="00E77497">
        <w:rPr>
          <w:i/>
        </w:rPr>
        <w:t>rval</w:t>
      </w:r>
      <w:r w:rsidRPr="00E77497">
        <w:t xml:space="preserve"> does not have a [[HasInstance]] internal method, throw a </w:t>
      </w:r>
      <w:r w:rsidRPr="00E77497">
        <w:rPr>
          <w:b/>
        </w:rPr>
        <w:t>TypeError</w:t>
      </w:r>
      <w:r w:rsidRPr="00E77497">
        <w:t xml:space="preserve"> exception.</w:t>
      </w:r>
    </w:p>
    <w:p w14:paraId="7CD089B2" w14:textId="77777777" w:rsidR="004C02EF" w:rsidRPr="00E77497" w:rsidRDefault="004C02EF" w:rsidP="00FA3203">
      <w:pPr>
        <w:pStyle w:val="Alg3"/>
        <w:numPr>
          <w:ilvl w:val="0"/>
          <w:numId w:val="91"/>
        </w:numPr>
        <w:spacing w:after="220"/>
      </w:pPr>
      <w:r w:rsidRPr="00E77497">
        <w:t xml:space="preserve">Return the result of calling the [[HasInstance]] internal method of </w:t>
      </w:r>
      <w:r w:rsidRPr="00E77497">
        <w:rPr>
          <w:i/>
        </w:rPr>
        <w:t>rval</w:t>
      </w:r>
      <w:r w:rsidRPr="00E77497">
        <w:t xml:space="preserve"> with argument </w:t>
      </w:r>
      <w:r w:rsidRPr="00E77497">
        <w:rPr>
          <w:i/>
        </w:rPr>
        <w:t>lval</w:t>
      </w:r>
      <w:r w:rsidRPr="00E77497">
        <w:t>.</w:t>
      </w:r>
    </w:p>
    <w:p w14:paraId="673F6414" w14:textId="77777777" w:rsidR="004C02EF" w:rsidRPr="00E77497" w:rsidDel="006115B6" w:rsidRDefault="004C02EF" w:rsidP="003A4B22">
      <w:pPr>
        <w:pStyle w:val="30"/>
        <w:numPr>
          <w:ilvl w:val="0"/>
          <w:numId w:val="0"/>
        </w:numPr>
        <w:rPr>
          <w:del w:id="5887" w:author="Rev 4 Allen Wirfs-Brock" w:date="2011-10-15T12:21:00Z"/>
        </w:rPr>
      </w:pPr>
      <w:bookmarkStart w:id="5888" w:name="_Ref440443312"/>
      <w:bookmarkStart w:id="5889" w:name="_Toc472818859"/>
      <w:bookmarkStart w:id="5890" w:name="_Toc235503433"/>
      <w:bookmarkStart w:id="5891" w:name="_Toc241509208"/>
      <w:bookmarkStart w:id="5892" w:name="_Toc244416695"/>
      <w:bookmarkStart w:id="5893" w:name="_Toc276631059"/>
      <w:del w:id="5894" w:author="Rev 4 Allen Wirfs-Brock" w:date="2011-10-15T12:21:00Z">
        <w:r w:rsidRPr="00E77497" w:rsidDel="006115B6">
          <w:delText>11.8.7</w:delText>
        </w:r>
        <w:r w:rsidRPr="00E77497" w:rsidDel="006115B6">
          <w:tab/>
          <w:delText>The in operator</w:delText>
        </w:r>
        <w:bookmarkEnd w:id="5888"/>
        <w:bookmarkEnd w:id="5889"/>
        <w:bookmarkEnd w:id="5890"/>
        <w:bookmarkEnd w:id="5891"/>
        <w:bookmarkEnd w:id="5892"/>
        <w:bookmarkEnd w:id="5893"/>
      </w:del>
    </w:p>
    <w:p w14:paraId="05EF3B32" w14:textId="77777777" w:rsidR="004C02EF" w:rsidRPr="00E77497" w:rsidRDefault="004C02EF" w:rsidP="004C02EF">
      <w:del w:id="5895" w:author="Rev 4 Allen Wirfs-Brock" w:date="2011-10-15T12:21:00Z">
        <w:r w:rsidRPr="00E77497" w:rsidDel="006115B6">
          <w:delText xml:space="preserve">The production </w:delText>
        </w:r>
      </w:del>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del w:id="5896" w:author="Rev 4 Allen Wirfs-Brock" w:date="2011-10-15T12:21:00Z">
        <w:r w:rsidRPr="00E77497" w:rsidDel="006115B6">
          <w:delText>is evaluated as follows:</w:delText>
        </w:r>
      </w:del>
    </w:p>
    <w:p w14:paraId="45BE9E2B" w14:textId="77777777"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3CC6A985" w14:textId="77777777"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14:paraId="2C621B40" w14:textId="77777777"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4ABC281D" w14:textId="77777777"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14:paraId="2F5BAD6A" w14:textId="77777777"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6B187CEB" w14:textId="77777777" w:rsidR="004C02EF" w:rsidRPr="00E77497" w:rsidRDefault="004C02EF" w:rsidP="00FA3203">
      <w:pPr>
        <w:pStyle w:val="Alg3"/>
        <w:numPr>
          <w:ilvl w:val="0"/>
          <w:numId w:val="92"/>
        </w:numPr>
        <w:spacing w:after="220"/>
      </w:pPr>
      <w:r w:rsidRPr="00E77497">
        <w:t xml:space="preserve">Return the result of calling the [[HasProperty]] internal method of </w:t>
      </w:r>
      <w:r w:rsidRPr="00E77497">
        <w:rPr>
          <w:i/>
        </w:rPr>
        <w:t>rval</w:t>
      </w:r>
      <w:r w:rsidRPr="00E77497">
        <w:t xml:space="preserve"> with argument ToString(</w:t>
      </w:r>
      <w:r w:rsidRPr="00E77497">
        <w:rPr>
          <w:i/>
        </w:rPr>
        <w:t>lval</w:t>
      </w:r>
      <w:r w:rsidRPr="00E77497">
        <w:t>).</w:t>
      </w:r>
    </w:p>
    <w:p w14:paraId="257D332B" w14:textId="77777777" w:rsidR="004C02EF" w:rsidRPr="00E77497" w:rsidRDefault="004C02EF" w:rsidP="003A4B22">
      <w:pPr>
        <w:pStyle w:val="20"/>
        <w:numPr>
          <w:ilvl w:val="0"/>
          <w:numId w:val="0"/>
        </w:numPr>
      </w:pPr>
      <w:bookmarkStart w:id="5897" w:name="_Ref440445008"/>
      <w:bookmarkStart w:id="5898" w:name="_Toc472818860"/>
      <w:bookmarkStart w:id="5899" w:name="_Toc235503434"/>
      <w:bookmarkStart w:id="5900" w:name="_Toc241509209"/>
      <w:bookmarkStart w:id="5901" w:name="_Toc244416696"/>
      <w:bookmarkStart w:id="5902" w:name="_Toc276631060"/>
      <w:bookmarkStart w:id="5903" w:name="_Toc314500620"/>
      <w:r w:rsidRPr="00E77497">
        <w:t>11.9</w:t>
      </w:r>
      <w:r w:rsidRPr="00E77497">
        <w:tab/>
        <w:t>Equality Operator</w:t>
      </w:r>
      <w:bookmarkStart w:id="5904" w:name="_Toc382202864"/>
      <w:bookmarkEnd w:id="5877"/>
      <w:bookmarkEnd w:id="5878"/>
      <w:bookmarkEnd w:id="5879"/>
      <w:bookmarkEnd w:id="5880"/>
      <w:bookmarkEnd w:id="5881"/>
      <w:bookmarkEnd w:id="5882"/>
      <w:bookmarkEnd w:id="5883"/>
      <w:bookmarkEnd w:id="5884"/>
      <w:bookmarkEnd w:id="5885"/>
      <w:bookmarkEnd w:id="5904"/>
      <w:r w:rsidRPr="00E77497">
        <w:t>s</w:t>
      </w:r>
      <w:bookmarkEnd w:id="5897"/>
      <w:bookmarkEnd w:id="5898"/>
      <w:bookmarkEnd w:id="5899"/>
      <w:bookmarkEnd w:id="5900"/>
      <w:bookmarkEnd w:id="5901"/>
      <w:bookmarkEnd w:id="5902"/>
      <w:bookmarkEnd w:id="5903"/>
    </w:p>
    <w:p w14:paraId="4F20AC65" w14:textId="77777777" w:rsidR="007813BC" w:rsidRPr="004D1BD1" w:rsidRDefault="007813BC" w:rsidP="007813BC">
      <w:pPr>
        <w:rPr>
          <w:ins w:id="5905" w:author="Rev 4 Allen Wirfs-Brock" w:date="2011-10-15T12:35:00Z"/>
          <w:sz w:val="18"/>
          <w:rPrChange w:id="5906" w:author="Rev 4 Allen Wirfs-Brock" w:date="2011-11-04T08:51:00Z">
            <w:rPr>
              <w:ins w:id="5907" w:author="Rev 4 Allen Wirfs-Brock" w:date="2011-10-15T12:35:00Z"/>
            </w:rPr>
          </w:rPrChange>
        </w:rPr>
      </w:pPr>
      <w:ins w:id="5908" w:author="Rev 4 Allen Wirfs-Brock" w:date="2011-10-15T12:35:00Z">
        <w:r w:rsidRPr="004D1BD1">
          <w:rPr>
            <w:sz w:val="18"/>
            <w:rPrChange w:id="5909" w:author="Rev 4 Allen Wirfs-Brock" w:date="2011-11-04T08:51:00Z">
              <w:rPr/>
            </w:rPrChange>
          </w:rPr>
          <w:t>NOTE</w:t>
        </w:r>
        <w:r w:rsidRPr="004D1BD1">
          <w:rPr>
            <w:sz w:val="18"/>
            <w:rPrChange w:id="5910" w:author="Rev 4 Allen Wirfs-Brock" w:date="2011-11-04T08:51:00Z">
              <w:rPr/>
            </w:rPrChange>
          </w:rPr>
          <w:tab/>
          <w:t>The result of evaluating an equality operator is always of type Boolean, reflecting whether the relationship named by the operator holds between its two operands.</w:t>
        </w:r>
      </w:ins>
    </w:p>
    <w:p w14:paraId="33828C3D" w14:textId="77777777" w:rsidR="004C02EF" w:rsidRPr="003B4312" w:rsidRDefault="004C02EF" w:rsidP="004C02EF">
      <w:pPr>
        <w:pStyle w:val="Syntax"/>
      </w:pPr>
      <w:r w:rsidRPr="004D1BD1">
        <w:t>Syntax</w:t>
      </w:r>
    </w:p>
    <w:p w14:paraId="324AC911"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7A1060E5" w14:textId="77777777" w:rsidR="004C02EF" w:rsidRPr="00E77497" w:rsidRDefault="004C02EF" w:rsidP="004C02EF">
      <w:pPr>
        <w:pStyle w:val="SyntaxDefinition"/>
      </w:pPr>
      <w:r w:rsidRPr="006B6D0A">
        <w:t>RelationalExpression</w:t>
      </w:r>
      <w:r w:rsidRPr="006B6D0A">
        <w:br/>
        <w:t>EqualityExpression</w:t>
      </w:r>
      <w:ins w:id="5911" w:author="Rev 5 Allen Wirfs-Brock" w:date="2012-01-05T10:21:00Z">
        <w:r w:rsidR="000F21F2" w:rsidRPr="007870CC">
          <w:rPr>
            <w:rFonts w:ascii="Courier New" w:hAnsi="Courier New" w:cs="Courier New"/>
            <w:i w:val="0"/>
          </w:rPr>
          <w:t xml:space="preserve"> </w:t>
        </w:r>
      </w:ins>
      <w:r w:rsidRPr="006B6D0A">
        <w:rPr>
          <w:rFonts w:ascii="Courier New" w:hAnsi="Courier New"/>
          <w:b/>
          <w:i w:val="0"/>
        </w:rPr>
        <w:t>==</w:t>
      </w:r>
      <w:ins w:id="5912" w:author="Rev 5 Allen Wirfs-Brock" w:date="2012-01-05T10:24:00Z">
        <w:r w:rsidR="000F21F2" w:rsidRPr="007870CC">
          <w:rPr>
            <w:rFonts w:ascii="Courier New" w:hAnsi="Courier New" w:cs="Courier New"/>
            <w:i w:val="0"/>
          </w:rPr>
          <w:t xml:space="preserve"> </w:t>
        </w:r>
      </w:ins>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ins w:id="5913" w:author="Rev 5 Allen Wirfs-Brock" w:date="2012-01-05T10:24:00Z">
        <w:r w:rsidR="000F21F2" w:rsidRPr="007870CC">
          <w:rPr>
            <w:rFonts w:ascii="Courier New" w:hAnsi="Courier New" w:cs="Courier New"/>
            <w:i w:val="0"/>
          </w:rPr>
          <w:t xml:space="preserve"> </w:t>
        </w:r>
      </w:ins>
      <w:r w:rsidRPr="00B820AB">
        <w:t>RelationalExpression</w:t>
      </w:r>
      <w:r w:rsidRPr="00B820AB">
        <w:br/>
        <w:t>EqualityExpression</w:t>
      </w:r>
      <w:ins w:id="5914" w:author="Rev 5 Allen Wirfs-Brock" w:date="2012-01-05T10:22:00Z">
        <w:r w:rsidR="000F21F2" w:rsidRPr="007870CC">
          <w:rPr>
            <w:rFonts w:ascii="Courier New" w:hAnsi="Courier New" w:cs="Courier New"/>
            <w:i w:val="0"/>
          </w:rPr>
          <w:t xml:space="preserve"> </w:t>
        </w:r>
      </w:ins>
      <w:r w:rsidRPr="00675B74">
        <w:rPr>
          <w:rFonts w:ascii="Courier New" w:hAnsi="Courier New"/>
          <w:b/>
          <w:i w:val="0"/>
        </w:rPr>
        <w:t>===</w:t>
      </w:r>
      <w:ins w:id="5915" w:author="Rev 5 Allen Wirfs-Brock" w:date="2012-01-05T10:24:00Z">
        <w:r w:rsidR="000F21F2" w:rsidRPr="007870CC">
          <w:rPr>
            <w:rFonts w:ascii="Courier New" w:hAnsi="Courier New" w:cs="Courier New"/>
            <w:i w:val="0"/>
          </w:rPr>
          <w:t xml:space="preserve"> </w:t>
        </w:r>
      </w:ins>
      <w:r w:rsidRPr="00E77497">
        <w:t>RelationalExpression</w:t>
      </w:r>
      <w:r w:rsidRPr="00E77497">
        <w:br/>
        <w:t>EqualityExpression</w:t>
      </w:r>
      <w:ins w:id="5916" w:author="Rev 5 Allen Wirfs-Brock" w:date="2012-01-05T10:23:00Z">
        <w:r w:rsidR="000F21F2" w:rsidRPr="00952396">
          <w:rPr>
            <w:rFonts w:ascii="Courier New" w:hAnsi="Courier New" w:cs="Courier New"/>
            <w:i w:val="0"/>
          </w:rPr>
          <w:t xml:space="preserve"> </w:t>
        </w:r>
      </w:ins>
      <w:r w:rsidRPr="00E77497">
        <w:rPr>
          <w:rFonts w:ascii="Courier New" w:hAnsi="Courier New"/>
          <w:b/>
          <w:i w:val="0"/>
        </w:rPr>
        <w:t>!==</w:t>
      </w:r>
      <w:ins w:id="5917" w:author="Rev 5 Allen Wirfs-Brock" w:date="2012-01-05T10:24:00Z">
        <w:r w:rsidR="000F21F2" w:rsidRPr="007870CC">
          <w:rPr>
            <w:rFonts w:ascii="Courier New" w:hAnsi="Courier New" w:cs="Courier New"/>
            <w:i w:val="0"/>
          </w:rPr>
          <w:t xml:space="preserve"> </w:t>
        </w:r>
      </w:ins>
      <w:r w:rsidRPr="00E77497">
        <w:t>RelationalExpression</w:t>
      </w:r>
      <w:ins w:id="5918" w:author="Rev 5 Allen Wirfs-Brock" w:date="2012-01-05T10:14:00Z">
        <w:r w:rsidR="000F21F2">
          <w:br/>
        </w:r>
        <w:r w:rsidR="000F21F2" w:rsidRPr="006B6D0A">
          <w:t>EqualityExpression</w:t>
        </w:r>
        <w:r w:rsidR="000F21F2" w:rsidRPr="00952396">
          <w:rPr>
            <w:rFonts w:ascii="Courier New" w:hAnsi="Courier New" w:cs="Courier New"/>
            <w:i w:val="0"/>
          </w:rPr>
          <w:t xml:space="preserve"> </w:t>
        </w:r>
      </w:ins>
      <w:ins w:id="5919" w:author="Rev 5 Allen Wirfs-Brock" w:date="2012-01-05T10:16:00Z">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952396">
          <w:rPr>
            <w:rFonts w:ascii="Courier New" w:hAnsi="Courier New" w:cs="Courier New"/>
            <w:i w:val="0"/>
          </w:rPr>
          <w:t xml:space="preserve"> </w:t>
        </w:r>
      </w:ins>
      <w:ins w:id="5920" w:author="Rev 5 Allen Wirfs-Brock" w:date="2012-01-05T10:18:00Z">
        <w:r w:rsidR="000F21F2">
          <w:rPr>
            <w:rFonts w:ascii="Courier New" w:hAnsi="Courier New"/>
            <w:b/>
            <w:i w:val="0"/>
          </w:rPr>
          <w:t>is</w:t>
        </w:r>
      </w:ins>
      <w:ins w:id="5921" w:author="Rev 5 Allen Wirfs-Brock" w:date="2012-01-05T10:14:00Z">
        <w:r w:rsidR="000F21F2" w:rsidRPr="00952396">
          <w:rPr>
            <w:rFonts w:ascii="Courier New" w:hAnsi="Courier New" w:cs="Courier New"/>
            <w:i w:val="0"/>
          </w:rPr>
          <w:t xml:space="preserve"> </w:t>
        </w:r>
        <w:r w:rsidR="000F21F2" w:rsidRPr="00E65A34">
          <w:t>RelationalExpression</w:t>
        </w:r>
        <w:r w:rsidR="000F21F2" w:rsidRPr="00E65A34">
          <w:br/>
          <w:t>EqualityExpression</w:t>
        </w:r>
      </w:ins>
      <w:ins w:id="5922" w:author="Rev 5 Allen Wirfs-Brock" w:date="2012-01-05T10:19:00Z">
        <w:r w:rsidR="000F21F2" w:rsidRPr="007870CC">
          <w:rPr>
            <w:rFonts w:ascii="Courier New" w:hAnsi="Courier New" w:cs="Courier New"/>
            <w:i w:val="0"/>
          </w:rPr>
          <w:t xml:space="preserve"> </w:t>
        </w:r>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7870CC">
          <w:rPr>
            <w:rFonts w:ascii="Courier New" w:hAnsi="Courier New" w:cs="Courier New"/>
            <w:i w:val="0"/>
          </w:rPr>
          <w:t xml:space="preserve"> </w:t>
        </w:r>
        <w:r w:rsidR="000F21F2">
          <w:rPr>
            <w:rFonts w:ascii="Courier New" w:hAnsi="Courier New"/>
            <w:b/>
            <w:i w:val="0"/>
          </w:rPr>
          <w:t>isnt</w:t>
        </w:r>
        <w:r w:rsidR="000F21F2" w:rsidRPr="007870CC">
          <w:rPr>
            <w:rFonts w:ascii="Courier New" w:hAnsi="Courier New" w:cs="Courier New"/>
            <w:i w:val="0"/>
          </w:rPr>
          <w:t xml:space="preserve"> </w:t>
        </w:r>
      </w:ins>
      <w:ins w:id="5923" w:author="Rev 5 Allen Wirfs-Brock" w:date="2012-01-05T10:14:00Z">
        <w:r w:rsidR="000F21F2" w:rsidRPr="00B820AB">
          <w:t>RelationalExpression</w:t>
        </w:r>
      </w:ins>
    </w:p>
    <w:p w14:paraId="61623B95" w14:textId="77777777" w:rsidR="004C02EF" w:rsidRPr="00E77497" w:rsidRDefault="004C02EF" w:rsidP="004C02EF">
      <w:pPr>
        <w:pStyle w:val="SyntaxRule"/>
      </w:pPr>
      <w:r w:rsidRPr="00E77497">
        <w:t xml:space="preserve">EqualityExpressionNoIn </w:t>
      </w:r>
      <w:r w:rsidRPr="00E77497">
        <w:rPr>
          <w:rFonts w:ascii="Arial" w:hAnsi="Arial"/>
          <w:b/>
          <w:i w:val="0"/>
        </w:rPr>
        <w:t>:</w:t>
      </w:r>
    </w:p>
    <w:p w14:paraId="1094AFDA" w14:textId="77777777" w:rsidR="004C02EF" w:rsidRPr="00E77497" w:rsidRDefault="004C02EF" w:rsidP="004C02EF">
      <w:pPr>
        <w:pStyle w:val="SyntaxDefinition"/>
      </w:pPr>
      <w:r w:rsidRPr="00E77497">
        <w:t>RelationalExpressionNoIn</w:t>
      </w:r>
      <w:r w:rsidRPr="00E77497">
        <w:br/>
        <w:t>EqualityExpressionNoIn</w:t>
      </w:r>
      <w:ins w:id="5924"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5925" w:author="Rev 5 Allen Wirfs-Brock" w:date="2012-01-05T10:24:00Z">
        <w:r w:rsidR="00952396" w:rsidRPr="007870CC">
          <w:rPr>
            <w:rFonts w:ascii="Courier New" w:hAnsi="Courier New" w:cs="Courier New"/>
            <w:i w:val="0"/>
          </w:rPr>
          <w:t xml:space="preserve"> </w:t>
        </w:r>
      </w:ins>
      <w:r w:rsidRPr="00E77497">
        <w:t>RelationalExpressionNoIn</w:t>
      </w:r>
      <w:r w:rsidRPr="00E77497">
        <w:br/>
        <w:t>EqualityExpressionNoIn</w:t>
      </w:r>
      <w:ins w:id="5926"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5927"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5928"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5929"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5930"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5931" w:author="Rev 5 Allen Wirfs-Brock" w:date="2012-01-05T10:25:00Z">
        <w:r w:rsidR="00952396" w:rsidRPr="007870CC">
          <w:rPr>
            <w:rFonts w:ascii="Courier New" w:hAnsi="Courier New" w:cs="Courier New"/>
            <w:i w:val="0"/>
          </w:rPr>
          <w:t xml:space="preserve"> </w:t>
        </w:r>
      </w:ins>
      <w:r w:rsidRPr="00E77497">
        <w:t>RelationalExpressionNoIn</w:t>
      </w:r>
      <w:ins w:id="5932" w:author="Rev 5 Allen Wirfs-Brock" w:date="2012-01-05T10:28:00Z">
        <w:r w:rsidR="00952396" w:rsidRPr="00952396">
          <w:t xml:space="preserve"> </w:t>
        </w:r>
        <w:r w:rsidR="00952396">
          <w:br/>
        </w:r>
        <w:commentRangeStart w:id="5933"/>
        <w:r w:rsidR="00952396" w:rsidRPr="006B6D0A">
          <w:t>EqualityExpression</w:t>
        </w:r>
        <w:r w:rsidR="00952396" w:rsidRPr="00952396">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952396">
          <w:rPr>
            <w:rFonts w:ascii="Courier New" w:hAnsi="Courier New" w:cs="Courier New"/>
            <w:i w:val="0"/>
          </w:rPr>
          <w:t xml:space="preserve"> </w:t>
        </w:r>
        <w:r w:rsidR="00952396">
          <w:rPr>
            <w:rFonts w:ascii="Courier New" w:hAnsi="Courier New"/>
            <w:b/>
            <w:i w:val="0"/>
          </w:rPr>
          <w:t>is</w:t>
        </w:r>
        <w:r w:rsidR="00952396" w:rsidRPr="00952396">
          <w:rPr>
            <w:rFonts w:ascii="Courier New" w:hAnsi="Courier New" w:cs="Courier New"/>
            <w:i w:val="0"/>
          </w:rPr>
          <w:t xml:space="preserve"> </w:t>
        </w:r>
        <w:r w:rsidR="00952396" w:rsidRPr="00E65A34">
          <w:t>RelationalExpression</w:t>
        </w:r>
        <w:r w:rsidR="00952396" w:rsidRPr="00E65A34">
          <w:br/>
          <w:t>EqualityExpression</w:t>
        </w:r>
        <w:r w:rsidR="00952396" w:rsidRPr="007870CC">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7870CC">
          <w:rPr>
            <w:rFonts w:ascii="Courier New" w:hAnsi="Courier New" w:cs="Courier New"/>
            <w:i w:val="0"/>
          </w:rPr>
          <w:t xml:space="preserve"> </w:t>
        </w:r>
        <w:r w:rsidR="00952396">
          <w:rPr>
            <w:rFonts w:ascii="Courier New" w:hAnsi="Courier New"/>
            <w:b/>
            <w:i w:val="0"/>
          </w:rPr>
          <w:t>isnt</w:t>
        </w:r>
        <w:r w:rsidR="00952396" w:rsidRPr="007870CC">
          <w:rPr>
            <w:rFonts w:ascii="Courier New" w:hAnsi="Courier New" w:cs="Courier New"/>
            <w:i w:val="0"/>
          </w:rPr>
          <w:t xml:space="preserve"> </w:t>
        </w:r>
        <w:r w:rsidR="00952396" w:rsidRPr="00B820AB">
          <w:t>RelationalExpression</w:t>
        </w:r>
      </w:ins>
      <w:commentRangeEnd w:id="5933"/>
      <w:ins w:id="5934" w:author="Rev 5 Allen Wirfs-Brock" w:date="2012-01-05T12:46:00Z">
        <w:r w:rsidR="00C30F74">
          <w:rPr>
            <w:rStyle w:val="af4"/>
            <w:rFonts w:ascii="Arial" w:eastAsia="MS Mincho" w:hAnsi="Arial"/>
            <w:i w:val="0"/>
            <w:lang w:eastAsia="ja-JP"/>
          </w:rPr>
          <w:commentReference w:id="5933"/>
        </w:r>
      </w:ins>
    </w:p>
    <w:p w14:paraId="332B072D" w14:textId="77777777" w:rsidR="004C02EF" w:rsidRPr="00E77497" w:rsidDel="00041C9A" w:rsidRDefault="004C02EF" w:rsidP="004C02EF">
      <w:pPr>
        <w:pStyle w:val="Syntax"/>
        <w:rPr>
          <w:del w:id="5935" w:author="Rev 4 Allen Wirfs-Brock" w:date="2011-10-15T12:36:00Z"/>
        </w:rPr>
      </w:pPr>
      <w:del w:id="5936" w:author="Rev 4 Allen Wirfs-Brock" w:date="2011-10-15T12:36:00Z">
        <w:r w:rsidRPr="00E77497" w:rsidDel="00041C9A">
          <w:delText>Semantics</w:delText>
        </w:r>
      </w:del>
    </w:p>
    <w:p w14:paraId="14BF200B" w14:textId="77777777" w:rsidR="004C02EF" w:rsidRPr="00E77497" w:rsidDel="007813BC" w:rsidRDefault="004C02EF" w:rsidP="004C02EF">
      <w:pPr>
        <w:rPr>
          <w:del w:id="5937" w:author="Rev 4 Allen Wirfs-Brock" w:date="2011-10-15T12:35:00Z"/>
        </w:rPr>
      </w:pPr>
      <w:del w:id="5938" w:author="Rev 4 Allen Wirfs-Brock" w:date="2011-10-15T12:35:00Z">
        <w:r w:rsidRPr="00E77497" w:rsidDel="007813BC">
          <w:delText>The result of evaluating an equality operator is always of type Boolean, reflecting whether the relationship named by the operator holds between its two operands.</w:delText>
        </w:r>
        <w:bookmarkStart w:id="5939" w:name="_Toc393690319"/>
      </w:del>
    </w:p>
    <w:p w14:paraId="033CFF8C" w14:textId="77777777" w:rsidR="004C02EF" w:rsidRPr="00E77497" w:rsidRDefault="004C02EF" w:rsidP="004C02EF">
      <w:r w:rsidRPr="00E77497">
        <w:t>The</w:t>
      </w:r>
      <w:ins w:id="5940" w:author="Rev 4 Allen Wirfs-Brock" w:date="2011-10-15T12:36:00Z">
        <w:r w:rsidR="00041C9A" w:rsidRPr="00E77497">
          <w:t xml:space="preserve"> semantics of the</w:t>
        </w:r>
      </w:ins>
      <w:r w:rsidRPr="00E77497">
        <w:t xml:space="preserve"> </w:t>
      </w:r>
      <w:r w:rsidRPr="00E77497">
        <w:rPr>
          <w:rStyle w:val="bnf"/>
        </w:rPr>
        <w:t>EqualityExpressionNoIn</w:t>
      </w:r>
      <w:r w:rsidRPr="00E77497">
        <w:t xml:space="preserve"> productions are </w:t>
      </w:r>
      <w:del w:id="5941" w:author="Rev 4 Allen Wirfs-Brock" w:date="2011-10-15T12:37:00Z">
        <w:r w:rsidRPr="00E77497" w:rsidDel="00041C9A">
          <w:delText xml:space="preserve">evaluated in </w:delText>
        </w:r>
      </w:del>
      <w:r w:rsidRPr="00E77497">
        <w:t xml:space="preserve">the same </w:t>
      </w:r>
      <w:del w:id="5942" w:author="Rev 4 Allen Wirfs-Brock" w:date="2011-10-15T12:37:00Z">
        <w:r w:rsidRPr="00E77497" w:rsidDel="00041C9A">
          <w:delText xml:space="preserve">manner </w:delText>
        </w:r>
      </w:del>
      <w:r w:rsidRPr="00E77497">
        <w:t xml:space="preserve">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w:t>
      </w:r>
      <w:ins w:id="5943" w:author="Rev 4 Allen Wirfs-Brock" w:date="2011-10-15T12:37:00Z">
        <w:r w:rsidR="00041C9A" w:rsidRPr="00E77497">
          <w:t xml:space="preserve">used in place </w:t>
        </w:r>
      </w:ins>
      <w:del w:id="5944" w:author="Rev 4 Allen Wirfs-Brock" w:date="2011-10-15T12:37:00Z">
        <w:r w:rsidRPr="00E77497" w:rsidDel="00041C9A">
          <w:delText xml:space="preserve">evaluated instead </w:delText>
        </w:r>
      </w:del>
      <w:r w:rsidRPr="00E77497">
        <w:t xml:space="preserve">of the contained </w:t>
      </w:r>
      <w:r w:rsidRPr="00E77497">
        <w:rPr>
          <w:rStyle w:val="bnf"/>
        </w:rPr>
        <w:t>EqualityExpression</w:t>
      </w:r>
      <w:r w:rsidRPr="00E77497">
        <w:t xml:space="preserve"> and </w:t>
      </w:r>
      <w:r w:rsidRPr="00E77497">
        <w:rPr>
          <w:rStyle w:val="bnf"/>
        </w:rPr>
        <w:t>RelationalExpression</w:t>
      </w:r>
      <w:r w:rsidRPr="00E77497">
        <w:t>, respectively.</w:t>
      </w:r>
    </w:p>
    <w:p w14:paraId="56243E27" w14:textId="77777777" w:rsidR="00B85690" w:rsidRPr="00E77497" w:rsidRDefault="00B85690" w:rsidP="00B85690">
      <w:pPr>
        <w:pStyle w:val="30"/>
        <w:numPr>
          <w:ilvl w:val="0"/>
          <w:numId w:val="0"/>
        </w:numPr>
        <w:rPr>
          <w:ins w:id="5945" w:author="Rev 4 Allen Wirfs-Brock" w:date="2011-10-15T12:39:00Z"/>
        </w:rPr>
      </w:pPr>
      <w:bookmarkStart w:id="5946" w:name="_Toc472818861"/>
      <w:bookmarkStart w:id="5947" w:name="_Toc235503435"/>
      <w:bookmarkStart w:id="5948" w:name="_Toc241509210"/>
      <w:bookmarkStart w:id="5949" w:name="_Toc244416697"/>
      <w:bookmarkStart w:id="5950" w:name="_Toc276631061"/>
      <w:bookmarkStart w:id="5951" w:name="_Toc314500621"/>
      <w:ins w:id="5952" w:author="Rev 4 Allen Wirfs-Brock" w:date="2011-10-15T12:39:00Z">
        <w:r w:rsidRPr="00E77497">
          <w:t>11.</w:t>
        </w:r>
        <w:del w:id="5953" w:author="Rev 5 Allen Wirfs-Brock" w:date="2012-01-05T11:54:00Z">
          <w:r w:rsidRPr="00E77497" w:rsidDel="005B1B0C">
            <w:delText>1</w:delText>
          </w:r>
        </w:del>
      </w:ins>
      <w:ins w:id="5954" w:author="Rev 5 Allen Wirfs-Brock" w:date="2012-01-05T11:54:00Z">
        <w:r w:rsidR="005B1B0C">
          <w:t>9</w:t>
        </w:r>
      </w:ins>
      <w:ins w:id="5955" w:author="Rev 4 Allen Wirfs-Brock" w:date="2011-10-15T12:39:00Z">
        <w:r w:rsidRPr="00E77497">
          <w:t>.1 Runtime Semantics</w:t>
        </w:r>
        <w:bookmarkEnd w:id="5951"/>
      </w:ins>
    </w:p>
    <w:p w14:paraId="47714306" w14:textId="77777777" w:rsidR="00B85690" w:rsidRPr="00E77497" w:rsidRDefault="00B85690" w:rsidP="00B85690">
      <w:pPr>
        <w:keepNext/>
        <w:rPr>
          <w:ins w:id="5956" w:author="Rev 4 Allen Wirfs-Brock" w:date="2011-10-15T12:39:00Z"/>
          <w:rFonts w:ascii="Helvetica" w:hAnsi="Helvetica"/>
          <w:b/>
        </w:rPr>
      </w:pPr>
      <w:ins w:id="5957" w:author="Rev 4 Allen Wirfs-Brock" w:date="2011-10-15T12:39:00Z">
        <w:r w:rsidRPr="00E77497">
          <w:rPr>
            <w:rFonts w:ascii="Helvetica" w:hAnsi="Helvetica"/>
            <w:b/>
          </w:rPr>
          <w:t xml:space="preserve">Runtime Semantics: </w:t>
        </w:r>
        <w:r w:rsidRPr="00E77497">
          <w:rPr>
            <w:rFonts w:ascii="Helvetica" w:hAnsi="Helvetica"/>
            <w:b/>
            <w:spacing w:val="6"/>
          </w:rPr>
          <w:t xml:space="preserve">The Abstract </w:t>
        </w:r>
      </w:ins>
      <w:ins w:id="5958" w:author="Rev 4 Allen Wirfs-Brock" w:date="2011-10-15T12:42:00Z">
        <w:r w:rsidRPr="00E77497">
          <w:rPr>
            <w:rFonts w:ascii="Helvetica" w:hAnsi="Helvetica"/>
            <w:b/>
            <w:spacing w:val="6"/>
          </w:rPr>
          <w:t>Equality</w:t>
        </w:r>
        <w:r w:rsidRPr="00E77497">
          <w:t xml:space="preserve"> </w:t>
        </w:r>
      </w:ins>
      <w:ins w:id="5959" w:author="Rev 4 Allen Wirfs-Brock" w:date="2011-10-15T12:39:00Z">
        <w:r w:rsidRPr="00E77497">
          <w:rPr>
            <w:rFonts w:ascii="Helvetica" w:hAnsi="Helvetica"/>
            <w:b/>
            <w:spacing w:val="6"/>
          </w:rPr>
          <w:t>Comparison Algorithm</w:t>
        </w:r>
      </w:ins>
    </w:p>
    <w:p w14:paraId="5F251A64" w14:textId="77777777"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2D7246AC" w14:textId="77777777"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14:paraId="140DEDE2" w14:textId="77777777" w:rsidR="00B85690" w:rsidRPr="00E77497" w:rsidRDefault="00B85690" w:rsidP="00FA3203">
      <w:pPr>
        <w:pStyle w:val="Alg4"/>
        <w:numPr>
          <w:ilvl w:val="1"/>
          <w:numId w:val="95"/>
        </w:numPr>
      </w:pPr>
      <w:r w:rsidRPr="00E77497">
        <w:tab/>
        <w:t>If Type(</w:t>
      </w:r>
      <w:r w:rsidRPr="00E77497">
        <w:rPr>
          <w:i/>
        </w:rPr>
        <w:t>x</w:t>
      </w:r>
      <w:r w:rsidRPr="00E77497">
        <w:t xml:space="preserve">) is Undefined, return </w:t>
      </w:r>
      <w:r w:rsidRPr="00E77497">
        <w:rPr>
          <w:b/>
        </w:rPr>
        <w:t>true</w:t>
      </w:r>
      <w:r w:rsidRPr="00E77497">
        <w:t>.</w:t>
      </w:r>
    </w:p>
    <w:p w14:paraId="756BAFD2" w14:textId="77777777" w:rsidR="00B85690" w:rsidRPr="00E77497" w:rsidRDefault="00B85690" w:rsidP="00FA3203">
      <w:pPr>
        <w:pStyle w:val="Alg4"/>
        <w:numPr>
          <w:ilvl w:val="1"/>
          <w:numId w:val="95"/>
        </w:numPr>
      </w:pPr>
      <w:r w:rsidRPr="00E77497">
        <w:t>If Type(</w:t>
      </w:r>
      <w:r w:rsidRPr="00E77497">
        <w:rPr>
          <w:i/>
        </w:rPr>
        <w:t>x</w:t>
      </w:r>
      <w:r w:rsidRPr="00E77497">
        <w:t xml:space="preserve">) is Null, return </w:t>
      </w:r>
      <w:r w:rsidRPr="00E77497">
        <w:rPr>
          <w:b/>
        </w:rPr>
        <w:t>true</w:t>
      </w:r>
      <w:r w:rsidRPr="00E77497">
        <w:t>.</w:t>
      </w:r>
    </w:p>
    <w:p w14:paraId="3F44F863" w14:textId="77777777" w:rsidR="00B85690" w:rsidRPr="00E77497" w:rsidRDefault="00B85690" w:rsidP="00FA3203">
      <w:pPr>
        <w:pStyle w:val="Alg4"/>
        <w:numPr>
          <w:ilvl w:val="1"/>
          <w:numId w:val="95"/>
        </w:numPr>
      </w:pPr>
      <w:r w:rsidRPr="00E77497">
        <w:tab/>
        <w:t>If Type(</w:t>
      </w:r>
      <w:r w:rsidRPr="00E77497">
        <w:rPr>
          <w:i/>
        </w:rPr>
        <w:t>x</w:t>
      </w:r>
      <w:r w:rsidRPr="00E77497">
        <w:t>) is Number, then</w:t>
      </w:r>
    </w:p>
    <w:p w14:paraId="53F9B36C"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2D651EB0" w14:textId="77777777" w:rsidR="00B85690" w:rsidRPr="00E77497" w:rsidRDefault="00B85690" w:rsidP="00FA3203">
      <w:pPr>
        <w:pStyle w:val="Alg4"/>
        <w:numPr>
          <w:ilvl w:val="2"/>
          <w:numId w:val="95"/>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1B57015C"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73DBDB78" w14:textId="77777777" w:rsidR="00B85690" w:rsidRPr="009C202C" w:rsidRDefault="00B85690" w:rsidP="00FA3203">
      <w:pPr>
        <w:pStyle w:val="Alg4"/>
        <w:numPr>
          <w:ilvl w:val="2"/>
          <w:numId w:val="95"/>
        </w:numPr>
      </w:pPr>
      <w:r w:rsidRPr="00E77497">
        <w:t xml:space="preserve">If </w:t>
      </w:r>
      <w:r w:rsidRPr="00E77497">
        <w:rPr>
          <w:i/>
        </w:rPr>
        <w:t>x</w:t>
      </w:r>
      <w:r w:rsidRPr="00E77497">
        <w:t xml:space="preserve"> is </w:t>
      </w:r>
      <w:r w:rsidRPr="00E77497">
        <w:rPr>
          <w:b/>
        </w:rPr>
        <w:t>+0</w:t>
      </w:r>
      <w:r w:rsidRPr="00E77497">
        <w:t xml:space="preserve"> and </w:t>
      </w:r>
      <w:r w:rsidRPr="00E77497">
        <w:rPr>
          <w:i/>
        </w:rPr>
        <w:t xml:space="preserve">y </w:t>
      </w:r>
      <w:r w:rsidRPr="00E77497">
        <w:t xml:space="preserve">is </w:t>
      </w:r>
      <w:r w:rsidRPr="006B6D0A">
        <w:rPr>
          <w:b/>
        </w:rPr>
        <w:sym w:font="Symbol" w:char="F02D"/>
      </w:r>
      <w:r w:rsidRPr="006B6D0A">
        <w:rPr>
          <w:b/>
        </w:rPr>
        <w:t>0</w:t>
      </w:r>
      <w:r w:rsidRPr="006B6D0A">
        <w:t xml:space="preserve">, return </w:t>
      </w:r>
      <w:r w:rsidRPr="00E65A34">
        <w:rPr>
          <w:b/>
        </w:rPr>
        <w:t>true</w:t>
      </w:r>
      <w:r w:rsidRPr="009C202C">
        <w:t>.</w:t>
      </w:r>
    </w:p>
    <w:p w14:paraId="547F7B83" w14:textId="77777777" w:rsidR="00B85690" w:rsidRPr="00E77497" w:rsidRDefault="00B85690" w:rsidP="00FA3203">
      <w:pPr>
        <w:pStyle w:val="Alg4"/>
        <w:numPr>
          <w:ilvl w:val="2"/>
          <w:numId w:val="95"/>
        </w:numPr>
      </w:pPr>
      <w:r w:rsidRPr="00B820AB">
        <w:t xml:space="preserve">If </w:t>
      </w:r>
      <w:r w:rsidRPr="00675B74">
        <w:rPr>
          <w:i/>
        </w:rPr>
        <w:t>x</w:t>
      </w:r>
      <w:r w:rsidRPr="00E77497">
        <w:t xml:space="preserve"> is </w:t>
      </w:r>
      <w:r w:rsidRPr="006B6D0A">
        <w:rPr>
          <w:b/>
        </w:rPr>
        <w:sym w:font="Symbol" w:char="F02D"/>
      </w:r>
      <w:r w:rsidRPr="006B6D0A">
        <w:rPr>
          <w:b/>
        </w:rPr>
        <w:t>0</w:t>
      </w:r>
      <w:r w:rsidRPr="006B6D0A">
        <w:t xml:space="preserve"> and </w:t>
      </w:r>
      <w:r w:rsidRPr="00E65A34">
        <w:rPr>
          <w:i/>
        </w:rPr>
        <w:t xml:space="preserve">y </w:t>
      </w:r>
      <w:r w:rsidRPr="009C202C">
        <w:t xml:space="preserve">is </w:t>
      </w:r>
      <w:r w:rsidRPr="00B820AB">
        <w:rPr>
          <w:b/>
        </w:rPr>
        <w:t>+0</w:t>
      </w:r>
      <w:r w:rsidRPr="00675B74">
        <w:t xml:space="preserve">, return </w:t>
      </w:r>
      <w:r w:rsidRPr="00E77497">
        <w:rPr>
          <w:b/>
        </w:rPr>
        <w:t>true</w:t>
      </w:r>
      <w:r w:rsidRPr="00E77497">
        <w:t>.</w:t>
      </w:r>
    </w:p>
    <w:p w14:paraId="39B2203D" w14:textId="77777777" w:rsidR="00B85690" w:rsidRPr="00E77497" w:rsidRDefault="00B85690" w:rsidP="00FA3203">
      <w:pPr>
        <w:pStyle w:val="Alg4"/>
        <w:numPr>
          <w:ilvl w:val="2"/>
          <w:numId w:val="95"/>
        </w:numPr>
      </w:pPr>
      <w:r w:rsidRPr="00E77497">
        <w:t xml:space="preserve">Return </w:t>
      </w:r>
      <w:r w:rsidRPr="00E77497">
        <w:rPr>
          <w:b/>
        </w:rPr>
        <w:t>false</w:t>
      </w:r>
      <w:r w:rsidRPr="00E77497">
        <w:t>.</w:t>
      </w:r>
    </w:p>
    <w:p w14:paraId="018BA13A" w14:textId="77777777" w:rsidR="00B85690" w:rsidRPr="00E77497" w:rsidRDefault="00B85690" w:rsidP="00FA3203">
      <w:pPr>
        <w:pStyle w:val="Alg4"/>
        <w:numPr>
          <w:ilvl w:val="1"/>
          <w:numId w:val="95"/>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64B4D21C" w14:textId="77777777" w:rsidR="00B85690" w:rsidRPr="00E77497" w:rsidRDefault="00B85690" w:rsidP="00FA3203">
      <w:pPr>
        <w:pStyle w:val="Alg4"/>
        <w:numPr>
          <w:ilvl w:val="1"/>
          <w:numId w:val="95"/>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 xml:space="preserve">y </w:t>
      </w:r>
      <w:r w:rsidRPr="00E77497">
        <w:t xml:space="preserve">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07ED642D" w14:textId="77777777" w:rsidR="00B85690" w:rsidRPr="00E77497" w:rsidRDefault="00B85690" w:rsidP="00FA3203">
      <w:pPr>
        <w:pStyle w:val="Alg4"/>
        <w:numPr>
          <w:ilvl w:val="1"/>
          <w:numId w:val="95"/>
        </w:numPr>
      </w:pPr>
      <w:r w:rsidRPr="00E77497">
        <w:t xml:space="preserve">Return </w:t>
      </w:r>
      <w:r w:rsidRPr="00E77497">
        <w:rPr>
          <w:b/>
        </w:rPr>
        <w:t>true</w:t>
      </w:r>
      <w:r w:rsidRPr="00E77497">
        <w:t xml:space="preserve"> if </w:t>
      </w:r>
      <w:r w:rsidRPr="00E77497">
        <w:rPr>
          <w:i/>
        </w:rPr>
        <w:t>x</w:t>
      </w:r>
      <w:r w:rsidRPr="00E77497">
        <w:t xml:space="preserve"> and </w:t>
      </w:r>
      <w:r w:rsidRPr="00E77497">
        <w:rPr>
          <w:i/>
        </w:rPr>
        <w:t xml:space="preserve">y </w:t>
      </w:r>
      <w:del w:id="5960" w:author="Rev 5 Allen Wirfs-Brock" w:date="2012-01-05T12:57:00Z">
        <w:r w:rsidRPr="00E77497" w:rsidDel="00821C3A">
          <w:delText>refer to</w:delText>
        </w:r>
      </w:del>
      <w:ins w:id="5961" w:author="Rev 5 Allen Wirfs-Brock" w:date="2012-01-05T12:57:00Z">
        <w:r w:rsidR="00821C3A">
          <w:t>are</w:t>
        </w:r>
      </w:ins>
      <w:r w:rsidRPr="00E77497">
        <w:t xml:space="preserve"> the same </w:t>
      </w:r>
      <w:del w:id="5962" w:author="Rev 5 Allen Wirfs-Brock" w:date="2012-01-05T12:57:00Z">
        <w:r w:rsidRPr="00E77497" w:rsidDel="00821C3A">
          <w:delText>object</w:delText>
        </w:r>
      </w:del>
      <w:ins w:id="5963" w:author="Rev 5 Allen Wirfs-Brock" w:date="2012-01-05T12:57: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3928D5C9"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6E9E45C6"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48E7C141" w14:textId="77777777" w:rsidR="00B85690" w:rsidRPr="00E77497" w:rsidRDefault="00B85690" w:rsidP="00FA3203">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7DEDAC0F" w14:textId="77777777"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21EEA64D" w14:textId="77777777"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5B6E8C59" w14:textId="77777777"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3B0B0AE6" w14:textId="77777777" w:rsidR="00B85690" w:rsidRPr="00E77497" w:rsidRDefault="00B85690" w:rsidP="00FA3203">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31ADE7DB" w14:textId="77777777"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77A48F47" w14:textId="77777777"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14:paraId="7F198502" w14:textId="77777777"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14:paraId="1110A56D"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46A6F846"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0E8F7FAE"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3221FF6B" w14:textId="77777777"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14:paraId="5D50711A"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720FEC5A"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67EB26D6" w14:textId="77777777"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433DE08B"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37DC178D"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11805B03" w14:textId="77777777"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04302CF4" w14:textId="77777777" w:rsidR="004B2820" w:rsidRPr="00E77497" w:rsidRDefault="004B2820" w:rsidP="004B2820">
      <w:pPr>
        <w:keepNext/>
        <w:rPr>
          <w:ins w:id="5964" w:author="Rev 4 Allen Wirfs-Brock" w:date="2011-10-15T13:01:00Z"/>
          <w:rFonts w:ascii="Helvetica" w:hAnsi="Helvetica"/>
          <w:b/>
        </w:rPr>
      </w:pPr>
      <w:ins w:id="5965" w:author="Rev 4 Allen Wirfs-Brock" w:date="2011-10-15T13:01:00Z">
        <w:r w:rsidRPr="00E77497">
          <w:rPr>
            <w:rFonts w:ascii="Helvetica" w:hAnsi="Helvetica"/>
            <w:b/>
          </w:rPr>
          <w:t xml:space="preserve">Runtime Semantics: </w:t>
        </w:r>
        <w:r w:rsidRPr="00E77497">
          <w:rPr>
            <w:rFonts w:ascii="Helvetica" w:hAnsi="Helvetica"/>
            <w:b/>
            <w:spacing w:val="6"/>
          </w:rPr>
          <w:t>The Strict Equality</w:t>
        </w:r>
        <w:r w:rsidRPr="00E77497">
          <w:t xml:space="preserve"> </w:t>
        </w:r>
        <w:r w:rsidRPr="00E77497">
          <w:rPr>
            <w:rFonts w:ascii="Helvetica" w:hAnsi="Helvetica"/>
            <w:b/>
            <w:spacing w:val="6"/>
          </w:rPr>
          <w:t>Comparison Algorithm</w:t>
        </w:r>
      </w:ins>
    </w:p>
    <w:p w14:paraId="47393C38" w14:textId="77777777"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79C8174B" w14:textId="77777777"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0C32881E" w14:textId="77777777"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14:paraId="099CA1B9" w14:textId="77777777"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14:paraId="58F4D9DF" w14:textId="77777777" w:rsidR="004B2820" w:rsidRPr="00E77497" w:rsidRDefault="004B2820" w:rsidP="00FA3203">
      <w:pPr>
        <w:pStyle w:val="Alg4"/>
        <w:numPr>
          <w:ilvl w:val="0"/>
          <w:numId w:val="97"/>
        </w:numPr>
      </w:pPr>
      <w:r w:rsidRPr="00E77497">
        <w:t>If Type(</w:t>
      </w:r>
      <w:r w:rsidRPr="00E77497">
        <w:rPr>
          <w:i/>
        </w:rPr>
        <w:t>x</w:t>
      </w:r>
      <w:r w:rsidRPr="00E77497">
        <w:t>) is Number, then</w:t>
      </w:r>
    </w:p>
    <w:p w14:paraId="44572B89"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5F2DF358" w14:textId="77777777"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00DD693D"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491AFCB6" w14:textId="77777777"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2B5DAAC3"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436CB536" w14:textId="77777777" w:rsidR="004B2820" w:rsidRPr="00E77497" w:rsidRDefault="004B2820" w:rsidP="00FA3203">
      <w:pPr>
        <w:pStyle w:val="Alg4"/>
        <w:numPr>
          <w:ilvl w:val="1"/>
          <w:numId w:val="97"/>
        </w:numPr>
      </w:pPr>
      <w:r w:rsidRPr="00E77497">
        <w:t xml:space="preserve">Return </w:t>
      </w:r>
      <w:r w:rsidRPr="00E77497">
        <w:rPr>
          <w:b/>
        </w:rPr>
        <w:t>false</w:t>
      </w:r>
      <w:r w:rsidRPr="00E77497">
        <w:t>.</w:t>
      </w:r>
    </w:p>
    <w:p w14:paraId="3C709F33" w14:textId="77777777" w:rsidR="004B2820" w:rsidRPr="00E77497" w:rsidRDefault="004B2820" w:rsidP="00FA3203">
      <w:pPr>
        <w:pStyle w:val="Alg4"/>
        <w:numPr>
          <w:ilvl w:val="0"/>
          <w:numId w:val="97"/>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4798456A" w14:textId="77777777" w:rsidR="004B2820" w:rsidRPr="00E77497" w:rsidRDefault="004B2820" w:rsidP="00FA3203">
      <w:pPr>
        <w:pStyle w:val="Alg4"/>
        <w:numPr>
          <w:ilvl w:val="0"/>
          <w:numId w:val="97"/>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37ABBDD6" w14:textId="77777777" w:rsidR="004B2820" w:rsidRPr="00E77497" w:rsidRDefault="004B2820" w:rsidP="00FA3203">
      <w:pPr>
        <w:pStyle w:val="Alg4"/>
        <w:numPr>
          <w:ilvl w:val="0"/>
          <w:numId w:val="97"/>
        </w:numPr>
        <w:spacing w:after="120"/>
      </w:pPr>
      <w:r w:rsidRPr="00E77497">
        <w:t xml:space="preserve">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w:t>
      </w:r>
      <w:del w:id="5966" w:author="Rev 5 Allen Wirfs-Brock" w:date="2012-01-05T12:59:00Z">
        <w:r w:rsidRPr="00E77497" w:rsidDel="00821C3A">
          <w:delText>refer to</w:delText>
        </w:r>
      </w:del>
      <w:ins w:id="5967" w:author="Rev 5 Allen Wirfs-Brock" w:date="2012-01-05T12:59:00Z">
        <w:r w:rsidR="00821C3A">
          <w:t>are</w:t>
        </w:r>
      </w:ins>
      <w:r w:rsidRPr="00E77497">
        <w:t xml:space="preserve"> the same </w:t>
      </w:r>
      <w:del w:id="5968" w:author="Rev 5 Allen Wirfs-Brock" w:date="2012-01-05T12:59:00Z">
        <w:r w:rsidRPr="00E77497" w:rsidDel="00821C3A">
          <w:delText>object</w:delText>
        </w:r>
      </w:del>
      <w:ins w:id="5969" w:author="Rev 5 Allen Wirfs-Brock" w:date="2012-01-05T12:59: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529E9BC6" w14:textId="77777777" w:rsidR="004B2820" w:rsidRPr="00E77497" w:rsidRDefault="004B2820" w:rsidP="004B2820">
      <w:pPr>
        <w:pStyle w:val="Note"/>
      </w:pPr>
      <w:r w:rsidRPr="00E77497">
        <w:t>NOTE</w:t>
      </w:r>
      <w:r w:rsidRPr="00E77497">
        <w:tab/>
        <w:t>This algorithm differs from the SameValue Algorithm (9.12) in its treatment of signed zeroes and NaNs.</w:t>
      </w:r>
    </w:p>
    <w:p w14:paraId="29CADD63" w14:textId="77777777" w:rsidR="00B85690" w:rsidRPr="00E77497" w:rsidRDefault="00B85690" w:rsidP="00B85690">
      <w:pPr>
        <w:keepNext/>
        <w:rPr>
          <w:ins w:id="5970" w:author="Rev 4 Allen Wirfs-Brock" w:date="2011-10-15T12:40:00Z"/>
          <w:rFonts w:ascii="Helvetica" w:hAnsi="Helvetica"/>
          <w:b/>
        </w:rPr>
      </w:pPr>
      <w:ins w:id="5971" w:author="Rev 4 Allen Wirfs-Brock" w:date="2011-10-15T12:40:00Z">
        <w:r w:rsidRPr="00E77497">
          <w:rPr>
            <w:rFonts w:ascii="Helvetica" w:hAnsi="Helvetica"/>
            <w:b/>
          </w:rPr>
          <w:t xml:space="preserve">Runtime Semantics: </w:t>
        </w:r>
        <w:r w:rsidRPr="00E77497">
          <w:rPr>
            <w:rFonts w:ascii="Helvetica" w:hAnsi="Helvetica"/>
            <w:b/>
            <w:spacing w:val="6"/>
          </w:rPr>
          <w:t>Evaluation</w:t>
        </w:r>
      </w:ins>
    </w:p>
    <w:p w14:paraId="669BEC5D" w14:textId="77777777" w:rsidR="004C02EF" w:rsidRPr="00E77497" w:rsidDel="00D22E49" w:rsidRDefault="004C02EF" w:rsidP="003A4B22">
      <w:pPr>
        <w:pStyle w:val="30"/>
        <w:numPr>
          <w:ilvl w:val="0"/>
          <w:numId w:val="0"/>
        </w:numPr>
        <w:rPr>
          <w:del w:id="5972" w:author="Rev 4 Allen Wirfs-Brock" w:date="2011-10-15T13:27:00Z"/>
        </w:rPr>
      </w:pPr>
      <w:del w:id="5973" w:author="Rev 4 Allen Wirfs-Brock" w:date="2011-10-15T13:27:00Z">
        <w:r w:rsidRPr="00E77497" w:rsidDel="00D22E49">
          <w:delText>11.9.1</w:delText>
        </w:r>
        <w:r w:rsidRPr="00E77497" w:rsidDel="00D22E49">
          <w:tab/>
          <w:delText xml:space="preserve">The Equals Operator ( </w:delText>
        </w:r>
        <w:r w:rsidRPr="00E77497" w:rsidDel="00D22E49">
          <w:rPr>
            <w:rFonts w:ascii="Courier New" w:hAnsi="Courier New"/>
          </w:rPr>
          <w:delText>==</w:delText>
        </w:r>
        <w:r w:rsidRPr="00E77497" w:rsidDel="00D22E49">
          <w:delText xml:space="preserve"> </w:delText>
        </w:r>
        <w:bookmarkEnd w:id="5939"/>
        <w:r w:rsidRPr="00E77497" w:rsidDel="00D22E49">
          <w:delText>)</w:delText>
        </w:r>
        <w:bookmarkEnd w:id="5946"/>
        <w:bookmarkEnd w:id="5947"/>
        <w:bookmarkEnd w:id="5948"/>
        <w:bookmarkEnd w:id="5949"/>
        <w:bookmarkEnd w:id="5950"/>
      </w:del>
    </w:p>
    <w:p w14:paraId="06C79DFB" w14:textId="77777777" w:rsidR="004C02EF" w:rsidRPr="00E65A34" w:rsidRDefault="004C02EF" w:rsidP="004C02EF">
      <w:del w:id="5974" w:author="Rev 4 Allen Wirfs-Brock" w:date="2011-10-15T13:29:00Z">
        <w:r w:rsidRPr="00E77497" w:rsidDel="006C0159">
          <w:delText xml:space="preserve">The production </w:delText>
        </w:r>
      </w:del>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del w:id="5975" w:author="Rev 4 Allen Wirfs-Brock" w:date="2011-10-15T13:29:00Z">
        <w:r w:rsidRPr="006B6D0A" w:rsidDel="006C0159">
          <w:delText>is evaluated as follows:</w:delText>
        </w:r>
      </w:del>
    </w:p>
    <w:p w14:paraId="330452C4" w14:textId="77777777"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14:paraId="47E805F7" w14:textId="77777777"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14:paraId="2B39A9A0" w14:textId="77777777"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5E2D313F" w14:textId="77777777"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14:paraId="06C71ABA" w14:textId="77777777" w:rsidR="004C02EF" w:rsidRPr="00E77497" w:rsidRDefault="004C02EF" w:rsidP="00FA3203">
      <w:pPr>
        <w:pStyle w:val="Alg3"/>
        <w:numPr>
          <w:ilvl w:val="0"/>
          <w:numId w:val="93"/>
        </w:numPr>
        <w:spacing w:after="220"/>
      </w:pPr>
      <w:r w:rsidRPr="00E77497">
        <w:t>Return the result of performing abstract equality comparison</w:t>
      </w:r>
      <w:ins w:id="5976"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5977" w:author="Rev 4 Allen Wirfs-Brock" w:date="2011-10-15T12:43:00Z">
        <w:r w:rsidRPr="00E77497" w:rsidDel="00B85690">
          <w:delText>(see 11.9.3).</w:delText>
        </w:r>
      </w:del>
    </w:p>
    <w:p w14:paraId="1F590712" w14:textId="77777777" w:rsidR="004C02EF" w:rsidRPr="00E77497" w:rsidDel="006C0159" w:rsidRDefault="004C02EF" w:rsidP="003A4B22">
      <w:pPr>
        <w:pStyle w:val="30"/>
        <w:numPr>
          <w:ilvl w:val="0"/>
          <w:numId w:val="0"/>
        </w:numPr>
        <w:rPr>
          <w:del w:id="5978" w:author="Rev 4 Allen Wirfs-Brock" w:date="2011-10-15T13:29:00Z"/>
        </w:rPr>
      </w:pPr>
      <w:bookmarkStart w:id="5979" w:name="_Toc393690320"/>
      <w:bookmarkStart w:id="5980" w:name="_Toc472818862"/>
      <w:bookmarkStart w:id="5981" w:name="_Toc235503436"/>
      <w:bookmarkStart w:id="5982" w:name="_Toc241509211"/>
      <w:bookmarkStart w:id="5983" w:name="_Toc244416698"/>
      <w:bookmarkStart w:id="5984" w:name="_Toc276631062"/>
      <w:del w:id="5985" w:author="Rev 4 Allen Wirfs-Brock" w:date="2011-10-15T13:29:00Z">
        <w:r w:rsidRPr="00E77497" w:rsidDel="006C0159">
          <w:delText>11.9.2</w:delText>
        </w:r>
        <w:r w:rsidRPr="00E77497" w:rsidDel="006C0159">
          <w:tab/>
          <w:delText xml:space="preserve">The Does-not-equals Operator ( </w:delText>
        </w:r>
        <w:r w:rsidRPr="00E77497" w:rsidDel="006C0159">
          <w:rPr>
            <w:rFonts w:ascii="Courier New" w:hAnsi="Courier New"/>
          </w:rPr>
          <w:delText>!=</w:delText>
        </w:r>
        <w:r w:rsidRPr="00E77497" w:rsidDel="006C0159">
          <w:delText xml:space="preserve"> </w:delText>
        </w:r>
        <w:bookmarkEnd w:id="5979"/>
        <w:r w:rsidRPr="00E77497" w:rsidDel="006C0159">
          <w:delText>)</w:delText>
        </w:r>
        <w:bookmarkEnd w:id="5980"/>
        <w:bookmarkEnd w:id="5981"/>
        <w:bookmarkEnd w:id="5982"/>
        <w:bookmarkEnd w:id="5983"/>
        <w:bookmarkEnd w:id="5984"/>
      </w:del>
    </w:p>
    <w:p w14:paraId="35710B8A" w14:textId="77777777" w:rsidR="004C02EF" w:rsidRPr="00B820AB" w:rsidRDefault="004C02EF" w:rsidP="004C02EF">
      <w:del w:id="5986"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5987" w:author="Rev 4 Allen Wirfs-Brock" w:date="2011-10-15T13:29:00Z">
        <w:r w:rsidRPr="009C202C" w:rsidDel="006C0159">
          <w:delText>is evaluated as follows:</w:delText>
        </w:r>
      </w:del>
    </w:p>
    <w:p w14:paraId="4CD48A58" w14:textId="77777777"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10CC2A50" w14:textId="77777777"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14:paraId="037FF876" w14:textId="77777777"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5F6B7F96" w14:textId="77777777"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14:paraId="3A0A8A97" w14:textId="77777777" w:rsidR="004C02EF" w:rsidRPr="00E77497" w:rsidRDefault="004C02EF" w:rsidP="00FA3203">
      <w:pPr>
        <w:pStyle w:val="Alg3"/>
        <w:numPr>
          <w:ilvl w:val="0"/>
          <w:numId w:val="94"/>
        </w:numPr>
      </w:pPr>
      <w:r w:rsidRPr="00E77497">
        <w:t xml:space="preserve">Let </w:t>
      </w:r>
      <w:r w:rsidRPr="00E77497">
        <w:rPr>
          <w:i/>
        </w:rPr>
        <w:t>r</w:t>
      </w:r>
      <w:r w:rsidRPr="00E77497">
        <w:t xml:space="preserve"> be the result of performing abstract equality comparison</w:t>
      </w:r>
      <w:ins w:id="5988"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5989" w:author="Rev 4 Allen Wirfs-Brock" w:date="2011-10-15T12:43:00Z">
        <w:r w:rsidRPr="00E77497" w:rsidDel="00B85690">
          <w:delText>(see 11.9.3).</w:delText>
        </w:r>
      </w:del>
    </w:p>
    <w:p w14:paraId="41738850" w14:textId="77777777"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5990" w:name="_Ref393523209"/>
      <w:bookmarkStart w:id="5991" w:name="_Toc393690321"/>
      <w:r w:rsidRPr="00E77497">
        <w:t>.</w:t>
      </w:r>
      <w:bookmarkStart w:id="5992" w:name="_Ref424533194"/>
    </w:p>
    <w:p w14:paraId="08414D84" w14:textId="77777777" w:rsidR="004C02EF" w:rsidRPr="00E77497" w:rsidDel="006C0159" w:rsidRDefault="004C02EF" w:rsidP="003A4B22">
      <w:pPr>
        <w:pStyle w:val="30"/>
        <w:numPr>
          <w:ilvl w:val="0"/>
          <w:numId w:val="0"/>
        </w:numPr>
        <w:rPr>
          <w:del w:id="5993" w:author="Rev 4 Allen Wirfs-Brock" w:date="2011-10-15T13:29:00Z"/>
        </w:rPr>
      </w:pPr>
      <w:bookmarkStart w:id="5994" w:name="_Toc375031190"/>
      <w:bookmarkStart w:id="5995" w:name="_Ref378391680"/>
      <w:bookmarkStart w:id="5996" w:name="_Toc381513703"/>
      <w:bookmarkStart w:id="5997" w:name="_Toc382202865"/>
      <w:bookmarkStart w:id="5998" w:name="_Toc382212225"/>
      <w:bookmarkStart w:id="5999" w:name="_Toc382212654"/>
      <w:bookmarkStart w:id="6000" w:name="_Toc382291570"/>
      <w:bookmarkStart w:id="6001" w:name="_Toc385672219"/>
      <w:bookmarkStart w:id="6002" w:name="_Toc393690322"/>
      <w:bookmarkStart w:id="6003" w:name="_Toc417706204"/>
      <w:bookmarkStart w:id="6004" w:name="_Toc472818864"/>
      <w:bookmarkStart w:id="6005" w:name="_Toc398440770"/>
      <w:bookmarkStart w:id="6006" w:name="_Toc403317150"/>
      <w:bookmarkStart w:id="6007" w:name="_Toc403362705"/>
      <w:bookmarkStart w:id="6008" w:name="_Toc235503438"/>
      <w:bookmarkStart w:id="6009" w:name="_Toc241509213"/>
      <w:bookmarkStart w:id="6010" w:name="_Toc244416700"/>
      <w:bookmarkStart w:id="6011" w:name="_Toc276631064"/>
      <w:bookmarkEnd w:id="5990"/>
      <w:bookmarkEnd w:id="5991"/>
      <w:bookmarkEnd w:id="5992"/>
      <w:del w:id="6012" w:author="Rev 4 Allen Wirfs-Brock" w:date="2011-10-15T13:29:00Z">
        <w:r w:rsidRPr="00E77497" w:rsidDel="006C0159">
          <w:delText>11.9.4</w:delText>
        </w:r>
        <w:r w:rsidRPr="00E77497" w:rsidDel="006C0159">
          <w:tab/>
          <w:delText xml:space="preserve">The Strict Equals Operator ( </w:delText>
        </w:r>
        <w:r w:rsidRPr="00E77497" w:rsidDel="006C0159">
          <w:rPr>
            <w:rFonts w:ascii="Courier New" w:hAnsi="Courier New"/>
          </w:rPr>
          <w:delText>===</w:delText>
        </w:r>
        <w:r w:rsidRPr="00E77497" w:rsidDel="006C0159">
          <w:delText xml:space="preserve"> )</w:delText>
        </w:r>
        <w:bookmarkEnd w:id="6003"/>
        <w:bookmarkEnd w:id="6004"/>
        <w:bookmarkEnd w:id="6008"/>
        <w:bookmarkEnd w:id="6009"/>
        <w:bookmarkEnd w:id="6010"/>
        <w:bookmarkEnd w:id="6011"/>
      </w:del>
    </w:p>
    <w:p w14:paraId="4C477C5F" w14:textId="77777777" w:rsidR="004C02EF" w:rsidRPr="00B820AB" w:rsidRDefault="004C02EF" w:rsidP="004C02EF">
      <w:del w:id="6013" w:author="Rev 4 Allen Wirfs-Brock" w:date="2011-10-15T13:29:00Z">
        <w:r w:rsidRPr="00E77497" w:rsidDel="006C0159">
          <w:delText xml:space="preserve">The production </w:delText>
        </w:r>
      </w:del>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del w:id="6014" w:author="Rev 4 Allen Wirfs-Brock" w:date="2011-10-15T13:29:00Z">
        <w:r w:rsidRPr="009C202C" w:rsidDel="006C0159">
          <w:delText>is evaluated as follows:</w:delText>
        </w:r>
      </w:del>
    </w:p>
    <w:p w14:paraId="6D7B23EC" w14:textId="77777777"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281E05A7" w14:textId="77777777"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14:paraId="22CBA752" w14:textId="77777777"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79DEAB7C" w14:textId="77777777"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14:paraId="6E65A4D0" w14:textId="77777777" w:rsidR="004C02EF" w:rsidRPr="00E77497" w:rsidRDefault="004C02EF" w:rsidP="00FA3203">
      <w:pPr>
        <w:pStyle w:val="Alg3"/>
        <w:numPr>
          <w:ilvl w:val="0"/>
          <w:numId w:val="96"/>
        </w:numPr>
        <w:spacing w:after="220"/>
      </w:pPr>
      <w:r w:rsidRPr="00E77497">
        <w:t>Return the result of performing the strict equality comparison</w:t>
      </w:r>
      <w:ins w:id="6015"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6016" w:author="Rev 4 Allen Wirfs-Brock" w:date="2011-10-15T13:02:00Z">
        <w:r w:rsidRPr="00E77497" w:rsidDel="00E5271E">
          <w:delText>(See 11.9.6)</w:delText>
        </w:r>
      </w:del>
    </w:p>
    <w:p w14:paraId="4C70A7A3" w14:textId="77777777" w:rsidR="004C02EF" w:rsidRPr="00E77497" w:rsidDel="006C0159" w:rsidRDefault="004C02EF" w:rsidP="003A4B22">
      <w:pPr>
        <w:pStyle w:val="30"/>
        <w:numPr>
          <w:ilvl w:val="0"/>
          <w:numId w:val="0"/>
        </w:numPr>
        <w:rPr>
          <w:del w:id="6017" w:author="Rev 4 Allen Wirfs-Brock" w:date="2011-10-15T13:29:00Z"/>
        </w:rPr>
      </w:pPr>
      <w:bookmarkStart w:id="6018" w:name="_Toc417706205"/>
      <w:bookmarkStart w:id="6019" w:name="_Toc472818865"/>
      <w:bookmarkStart w:id="6020" w:name="_Toc235503439"/>
      <w:bookmarkStart w:id="6021" w:name="_Toc241509214"/>
      <w:bookmarkStart w:id="6022" w:name="_Toc244416701"/>
      <w:bookmarkStart w:id="6023" w:name="_Toc276631065"/>
      <w:del w:id="6024" w:author="Rev 4 Allen Wirfs-Brock" w:date="2011-10-15T13:29:00Z">
        <w:r w:rsidRPr="00E77497" w:rsidDel="006C0159">
          <w:delText>11.9.5</w:delText>
        </w:r>
        <w:r w:rsidRPr="00E77497" w:rsidDel="006C0159">
          <w:tab/>
          <w:delText xml:space="preserve">The Strict Does-not-equal Operator ( </w:delText>
        </w:r>
        <w:r w:rsidRPr="00E77497" w:rsidDel="006C0159">
          <w:rPr>
            <w:rFonts w:ascii="Courier New" w:hAnsi="Courier New"/>
          </w:rPr>
          <w:delText>!==</w:delText>
        </w:r>
        <w:r w:rsidRPr="00E77497" w:rsidDel="006C0159">
          <w:delText xml:space="preserve"> )</w:delText>
        </w:r>
        <w:bookmarkEnd w:id="6018"/>
        <w:bookmarkEnd w:id="6019"/>
        <w:bookmarkEnd w:id="6020"/>
        <w:bookmarkEnd w:id="6021"/>
        <w:bookmarkEnd w:id="6022"/>
        <w:bookmarkEnd w:id="6023"/>
      </w:del>
    </w:p>
    <w:p w14:paraId="18DBFD98" w14:textId="77777777" w:rsidR="004C02EF" w:rsidRPr="00B820AB" w:rsidRDefault="004C02EF" w:rsidP="004C02EF">
      <w:del w:id="6025"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6026" w:author="Rev 4 Allen Wirfs-Brock" w:date="2011-10-15T13:29:00Z">
        <w:r w:rsidRPr="009C202C" w:rsidDel="006C0159">
          <w:delText>is evaluated as follows:</w:delText>
        </w:r>
      </w:del>
    </w:p>
    <w:p w14:paraId="4A9C80D7" w14:textId="77777777"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7107A307" w14:textId="77777777"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14:paraId="4D062519" w14:textId="77777777"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7FCA1D19" w14:textId="77777777"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14:paraId="07CB534D" w14:textId="77777777" w:rsidR="004C02EF" w:rsidRPr="00E77497" w:rsidRDefault="004C02EF" w:rsidP="00FA3203">
      <w:pPr>
        <w:pStyle w:val="Alg3"/>
        <w:numPr>
          <w:ilvl w:val="0"/>
          <w:numId w:val="98"/>
        </w:numPr>
      </w:pPr>
      <w:r w:rsidRPr="00E77497">
        <w:t xml:space="preserve">Let </w:t>
      </w:r>
      <w:r w:rsidRPr="00E77497">
        <w:rPr>
          <w:i/>
        </w:rPr>
        <w:t>r</w:t>
      </w:r>
      <w:r w:rsidRPr="00E77497">
        <w:t xml:space="preserve"> be the result of performing strict equality comparison</w:t>
      </w:r>
      <w:ins w:id="6027"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6028" w:author="Rev 4 Allen Wirfs-Brock" w:date="2011-10-15T13:02:00Z">
        <w:r w:rsidRPr="00E77497" w:rsidDel="00E5271E">
          <w:delText>(See 11.9.6)</w:delText>
        </w:r>
      </w:del>
    </w:p>
    <w:p w14:paraId="1E477755" w14:textId="77777777"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36B9C0DC" w14:textId="77777777" w:rsidR="00952396" w:rsidRPr="00B820AB" w:rsidRDefault="00952396" w:rsidP="00952396">
      <w:pPr>
        <w:rPr>
          <w:ins w:id="6029" w:author="Rev 5 Allen Wirfs-Brock" w:date="2012-01-05T10:30:00Z"/>
        </w:rPr>
      </w:pPr>
      <w:bookmarkStart w:id="6030" w:name="_Ref440445026"/>
      <w:bookmarkStart w:id="6031" w:name="_Toc472818867"/>
      <w:bookmarkStart w:id="6032" w:name="_Toc235503441"/>
      <w:bookmarkStart w:id="6033" w:name="_Toc241509216"/>
      <w:bookmarkStart w:id="6034" w:name="_Toc244416703"/>
      <w:bookmarkStart w:id="6035" w:name="_Toc276631067"/>
      <w:bookmarkEnd w:id="5994"/>
      <w:bookmarkEnd w:id="5995"/>
      <w:bookmarkEnd w:id="5996"/>
      <w:bookmarkEnd w:id="5997"/>
      <w:bookmarkEnd w:id="5998"/>
      <w:bookmarkEnd w:id="5999"/>
      <w:bookmarkEnd w:id="6000"/>
      <w:bookmarkEnd w:id="6001"/>
      <w:bookmarkEnd w:id="6002"/>
      <w:bookmarkEnd w:id="6005"/>
      <w:bookmarkEnd w:id="6006"/>
      <w:bookmarkEnd w:id="6007"/>
      <w:ins w:id="6036" w:author="Rev 5 Allen Wirfs-Brock" w:date="2012-01-05T10:30:00Z">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ins>
      <w:ins w:id="6037" w:author="Rev 5 Allen Wirfs-Brock" w:date="2012-01-05T10:37:00Z">
        <w:r w:rsidR="0042613F">
          <w:rPr>
            <w:sz w:val="16"/>
            <w:szCs w:val="16"/>
          </w:rPr>
          <w:t xml:space="preserve">[no </w:t>
        </w:r>
        <w:r w:rsidR="0042613F" w:rsidRPr="0042613F">
          <w:rPr>
            <w:rFonts w:ascii="Times New Roman" w:hAnsi="Times New Roman"/>
            <w:i/>
            <w:sz w:val="16"/>
            <w:szCs w:val="16"/>
          </w:rPr>
          <w:t>LineTerminator</w:t>
        </w:r>
        <w:r w:rsidR="0042613F">
          <w:rPr>
            <w:sz w:val="16"/>
            <w:szCs w:val="16"/>
          </w:rPr>
          <w:t xml:space="preserve"> here] </w:t>
        </w:r>
      </w:ins>
      <w:ins w:id="6038" w:author="Rev 5 Allen Wirfs-Brock" w:date="2012-01-05T10:35:00Z">
        <w:r w:rsidR="0042613F">
          <w:rPr>
            <w:rFonts w:ascii="Courier New" w:hAnsi="Courier New"/>
            <w:b/>
          </w:rPr>
          <w:t>is</w:t>
        </w:r>
      </w:ins>
      <w:ins w:id="6039" w:author="Rev 5 Allen Wirfs-Brock" w:date="2012-01-05T10:30:00Z">
        <w:r w:rsidRPr="006B6D0A">
          <w:t xml:space="preserve"> </w:t>
        </w:r>
        <w:r w:rsidRPr="006B6D0A">
          <w:rPr>
            <w:rStyle w:val="bnf"/>
          </w:rPr>
          <w:t>RelationalExpression</w:t>
        </w:r>
        <w:r w:rsidRPr="00E65A34">
          <w:t xml:space="preserve"> </w:t>
        </w:r>
      </w:ins>
    </w:p>
    <w:p w14:paraId="0F288E9E" w14:textId="77777777" w:rsidR="00952396" w:rsidRPr="00E77497" w:rsidRDefault="00952396" w:rsidP="0042613F">
      <w:pPr>
        <w:pStyle w:val="Alg3"/>
        <w:numPr>
          <w:ilvl w:val="0"/>
          <w:numId w:val="629"/>
        </w:numPr>
        <w:rPr>
          <w:ins w:id="6040" w:author="Rev 5 Allen Wirfs-Brock" w:date="2012-01-05T10:30:00Z"/>
        </w:rPr>
      </w:pPr>
      <w:ins w:id="6041"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21F3FCF2" w14:textId="77777777" w:rsidR="00952396" w:rsidRPr="00E77497" w:rsidRDefault="00952396" w:rsidP="0042613F">
      <w:pPr>
        <w:pStyle w:val="Alg3"/>
        <w:numPr>
          <w:ilvl w:val="0"/>
          <w:numId w:val="629"/>
        </w:numPr>
        <w:rPr>
          <w:ins w:id="6042" w:author="Rev 5 Allen Wirfs-Brock" w:date="2012-01-05T10:30:00Z"/>
        </w:rPr>
      </w:pPr>
      <w:ins w:id="6043"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283B9693" w14:textId="77777777" w:rsidR="00952396" w:rsidRPr="00E77497" w:rsidRDefault="00952396" w:rsidP="0042613F">
      <w:pPr>
        <w:pStyle w:val="Alg3"/>
        <w:numPr>
          <w:ilvl w:val="0"/>
          <w:numId w:val="629"/>
        </w:numPr>
        <w:rPr>
          <w:ins w:id="6044" w:author="Rev 5 Allen Wirfs-Brock" w:date="2012-01-05T10:30:00Z"/>
        </w:rPr>
      </w:pPr>
      <w:ins w:id="6045"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110C43E5" w14:textId="77777777" w:rsidR="00952396" w:rsidRPr="00E77497" w:rsidRDefault="00952396" w:rsidP="0042613F">
      <w:pPr>
        <w:pStyle w:val="Alg3"/>
        <w:numPr>
          <w:ilvl w:val="0"/>
          <w:numId w:val="629"/>
        </w:numPr>
        <w:rPr>
          <w:ins w:id="6046" w:author="Rev 5 Allen Wirfs-Brock" w:date="2012-01-05T10:30:00Z"/>
        </w:rPr>
      </w:pPr>
      <w:ins w:id="6047"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1E956E67" w14:textId="77777777" w:rsidR="00952396" w:rsidRPr="00E77497" w:rsidRDefault="00952396" w:rsidP="0042613F">
      <w:pPr>
        <w:pStyle w:val="Alg3"/>
        <w:numPr>
          <w:ilvl w:val="0"/>
          <w:numId w:val="629"/>
        </w:numPr>
        <w:spacing w:after="220"/>
        <w:rPr>
          <w:ins w:id="6048" w:author="Rev 5 Allen Wirfs-Brock" w:date="2012-01-05T10:30:00Z"/>
        </w:rPr>
      </w:pPr>
      <w:ins w:id="6049" w:author="Rev 5 Allen Wirfs-Brock" w:date="2012-01-05T10:30:00Z">
        <w:r w:rsidRPr="00E77497">
          <w:t xml:space="preserve">Return the result of performing </w:t>
        </w:r>
      </w:ins>
      <w:ins w:id="6050" w:author="Rev 5 Allen Wirfs-Brock" w:date="2012-01-05T10:39:00Z">
        <w:r w:rsidR="0042613F">
          <w:t>SaveValue(</w:t>
        </w:r>
      </w:ins>
      <w:ins w:id="6051" w:author="Rev 5 Allen Wirfs-Brock" w:date="2012-01-05T10:30:00Z">
        <w:r w:rsidRPr="00E77497">
          <w:rPr>
            <w:i/>
          </w:rPr>
          <w:t>rval</w:t>
        </w:r>
      </w:ins>
      <w:ins w:id="6052" w:author="Rev 5 Allen Wirfs-Brock" w:date="2012-01-05T10:40:00Z">
        <w:r w:rsidR="0042613F">
          <w:t>,</w:t>
        </w:r>
      </w:ins>
      <w:ins w:id="6053" w:author="Rev 5 Allen Wirfs-Brock" w:date="2012-01-05T10:30:00Z">
        <w:r w:rsidRPr="00E77497">
          <w:t xml:space="preserve"> </w:t>
        </w:r>
        <w:r w:rsidRPr="00E77497">
          <w:rPr>
            <w:i/>
          </w:rPr>
          <w:t>lval</w:t>
        </w:r>
      </w:ins>
      <w:ins w:id="6054" w:author="Rev 5 Allen Wirfs-Brock" w:date="2012-01-05T10:40:00Z">
        <w:r w:rsidR="0042613F">
          <w:t>).</w:t>
        </w:r>
      </w:ins>
      <w:ins w:id="6055" w:author="Rev 5 Allen Wirfs-Brock" w:date="2012-01-05T10:30:00Z">
        <w:r w:rsidRPr="00E77497">
          <w:t xml:space="preserve"> </w:t>
        </w:r>
      </w:ins>
    </w:p>
    <w:p w14:paraId="65B92076" w14:textId="77777777" w:rsidR="00952396" w:rsidRPr="00B820AB" w:rsidRDefault="00952396" w:rsidP="00952396">
      <w:pPr>
        <w:rPr>
          <w:ins w:id="6056" w:author="Rev 5 Allen Wirfs-Brock" w:date="2012-01-05T10:30:00Z"/>
        </w:rPr>
      </w:pPr>
      <w:ins w:id="6057" w:author="Rev 5 Allen Wirfs-Brock" w:date="2012-01-05T10:30:00Z">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ins>
      <w:ins w:id="6058" w:author="Rev 5 Allen Wirfs-Brock" w:date="2012-01-05T10:38:00Z">
        <w:r w:rsidR="0042613F">
          <w:rPr>
            <w:sz w:val="16"/>
            <w:szCs w:val="16"/>
          </w:rPr>
          <w:t xml:space="preserve">[no </w:t>
        </w:r>
        <w:r w:rsidR="0042613F" w:rsidRPr="007870CC">
          <w:rPr>
            <w:rFonts w:ascii="Times New Roman" w:hAnsi="Times New Roman"/>
            <w:i/>
            <w:sz w:val="16"/>
            <w:szCs w:val="16"/>
          </w:rPr>
          <w:t>LineTerminator</w:t>
        </w:r>
        <w:r w:rsidR="0042613F">
          <w:rPr>
            <w:sz w:val="16"/>
            <w:szCs w:val="16"/>
          </w:rPr>
          <w:t xml:space="preserve"> here] </w:t>
        </w:r>
      </w:ins>
      <w:ins w:id="6059" w:author="Rev 5 Allen Wirfs-Brock" w:date="2012-01-05T10:35:00Z">
        <w:r w:rsidR="0042613F">
          <w:rPr>
            <w:rFonts w:ascii="Courier New" w:hAnsi="Courier New"/>
            <w:b/>
          </w:rPr>
          <w:t>isnt</w:t>
        </w:r>
      </w:ins>
      <w:ins w:id="6060" w:author="Rev 5 Allen Wirfs-Brock" w:date="2012-01-05T10:30:00Z">
        <w:r w:rsidRPr="006B6D0A">
          <w:t xml:space="preserve"> </w:t>
        </w:r>
        <w:r w:rsidRPr="006B6D0A">
          <w:rPr>
            <w:rStyle w:val="bnf"/>
          </w:rPr>
          <w:t>RelationalExpression</w:t>
        </w:r>
        <w:r w:rsidRPr="00E65A34">
          <w:t xml:space="preserve"> </w:t>
        </w:r>
      </w:ins>
    </w:p>
    <w:p w14:paraId="0A1F2DCE" w14:textId="77777777" w:rsidR="00952396" w:rsidRPr="00E77497" w:rsidRDefault="00952396" w:rsidP="0042613F">
      <w:pPr>
        <w:pStyle w:val="Alg3"/>
        <w:numPr>
          <w:ilvl w:val="0"/>
          <w:numId w:val="630"/>
        </w:numPr>
        <w:rPr>
          <w:ins w:id="6061" w:author="Rev 5 Allen Wirfs-Brock" w:date="2012-01-05T10:30:00Z"/>
        </w:rPr>
      </w:pPr>
      <w:ins w:id="6062"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692CF0A1" w14:textId="77777777" w:rsidR="00952396" w:rsidRPr="00E77497" w:rsidRDefault="00952396" w:rsidP="0042613F">
      <w:pPr>
        <w:pStyle w:val="Alg3"/>
        <w:numPr>
          <w:ilvl w:val="0"/>
          <w:numId w:val="630"/>
        </w:numPr>
        <w:rPr>
          <w:ins w:id="6063" w:author="Rev 5 Allen Wirfs-Brock" w:date="2012-01-05T10:30:00Z"/>
        </w:rPr>
      </w:pPr>
      <w:ins w:id="6064"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7C18448D" w14:textId="77777777" w:rsidR="00952396" w:rsidRPr="00E77497" w:rsidRDefault="00952396" w:rsidP="0042613F">
      <w:pPr>
        <w:pStyle w:val="Alg3"/>
        <w:numPr>
          <w:ilvl w:val="0"/>
          <w:numId w:val="630"/>
        </w:numPr>
        <w:rPr>
          <w:ins w:id="6065" w:author="Rev 5 Allen Wirfs-Brock" w:date="2012-01-05T10:30:00Z"/>
        </w:rPr>
      </w:pPr>
      <w:ins w:id="6066"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4A0ABCEC" w14:textId="77777777" w:rsidR="00952396" w:rsidRPr="00E77497" w:rsidRDefault="00952396" w:rsidP="0042613F">
      <w:pPr>
        <w:pStyle w:val="Alg3"/>
        <w:numPr>
          <w:ilvl w:val="0"/>
          <w:numId w:val="630"/>
        </w:numPr>
        <w:rPr>
          <w:ins w:id="6067" w:author="Rev 5 Allen Wirfs-Brock" w:date="2012-01-05T10:30:00Z"/>
        </w:rPr>
      </w:pPr>
      <w:ins w:id="6068"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18FE9290" w14:textId="77777777" w:rsidR="00952396" w:rsidRPr="00E77497" w:rsidRDefault="00952396" w:rsidP="0042613F">
      <w:pPr>
        <w:pStyle w:val="Alg3"/>
        <w:numPr>
          <w:ilvl w:val="0"/>
          <w:numId w:val="630"/>
        </w:numPr>
        <w:rPr>
          <w:ins w:id="6069" w:author="Rev 5 Allen Wirfs-Brock" w:date="2012-01-05T10:30:00Z"/>
        </w:rPr>
      </w:pPr>
      <w:ins w:id="6070" w:author="Rev 5 Allen Wirfs-Brock" w:date="2012-01-05T10:30:00Z">
        <w:r w:rsidRPr="00E77497">
          <w:t xml:space="preserve">Let </w:t>
        </w:r>
        <w:r w:rsidRPr="00E77497">
          <w:rPr>
            <w:i/>
          </w:rPr>
          <w:t>r</w:t>
        </w:r>
        <w:r w:rsidRPr="00E77497">
          <w:t xml:space="preserve"> be the result of</w:t>
        </w:r>
      </w:ins>
      <w:ins w:id="6071" w:author="Rev 5 Allen Wirfs-Brock" w:date="2012-01-05T10:42:00Z">
        <w:r w:rsidR="0042613F">
          <w:t xml:space="preserve"> performing</w:t>
        </w:r>
      </w:ins>
      <w:ins w:id="6072" w:author="Rev 5 Allen Wirfs-Brock" w:date="2012-01-05T10:30:00Z">
        <w:r w:rsidRPr="00E77497">
          <w:t xml:space="preserve"> </w:t>
        </w:r>
      </w:ins>
      <w:ins w:id="6073" w:author="Rev 5 Allen Wirfs-Brock" w:date="2012-01-05T10:40:00Z">
        <w:r w:rsidR="0042613F">
          <w:t>SaveValue(</w:t>
        </w:r>
        <w:r w:rsidR="0042613F" w:rsidRPr="00E77497">
          <w:rPr>
            <w:i/>
          </w:rPr>
          <w:t>rval</w:t>
        </w:r>
        <w:r w:rsidR="0042613F">
          <w:t>,</w:t>
        </w:r>
        <w:r w:rsidR="0042613F" w:rsidRPr="00E77497">
          <w:t xml:space="preserve"> </w:t>
        </w:r>
        <w:r w:rsidR="0042613F" w:rsidRPr="00E77497">
          <w:rPr>
            <w:i/>
          </w:rPr>
          <w:t>lval</w:t>
        </w:r>
        <w:r w:rsidR="0042613F">
          <w:t>)</w:t>
        </w:r>
      </w:ins>
      <w:ins w:id="6074" w:author="Rev 5 Allen Wirfs-Brock" w:date="2012-01-05T10:30:00Z">
        <w:r w:rsidRPr="00E77497">
          <w:t xml:space="preserve">. </w:t>
        </w:r>
      </w:ins>
    </w:p>
    <w:p w14:paraId="79495635" w14:textId="77777777" w:rsidR="00952396" w:rsidRPr="00E77497" w:rsidRDefault="00952396" w:rsidP="0042613F">
      <w:pPr>
        <w:pStyle w:val="Alg3"/>
        <w:numPr>
          <w:ilvl w:val="0"/>
          <w:numId w:val="630"/>
        </w:numPr>
        <w:spacing w:after="220"/>
        <w:rPr>
          <w:ins w:id="6075" w:author="Rev 5 Allen Wirfs-Brock" w:date="2012-01-05T10:30:00Z"/>
        </w:rPr>
      </w:pPr>
      <w:ins w:id="6076" w:author="Rev 5 Allen Wirfs-Brock" w:date="2012-01-05T10:30:00Z">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ins>
    </w:p>
    <w:p w14:paraId="0D7D1C6E" w14:textId="77777777" w:rsidR="004C02EF" w:rsidRPr="00E77497" w:rsidRDefault="004C02EF" w:rsidP="003A4B22">
      <w:pPr>
        <w:pStyle w:val="20"/>
        <w:numPr>
          <w:ilvl w:val="0"/>
          <w:numId w:val="0"/>
        </w:numPr>
      </w:pPr>
      <w:bookmarkStart w:id="6077" w:name="_Toc314500622"/>
      <w:r w:rsidRPr="00E77497">
        <w:t>11.10</w:t>
      </w:r>
      <w:r w:rsidRPr="00E77497">
        <w:tab/>
        <w:t>Binary Bitwise Operator</w:t>
      </w:r>
      <w:bookmarkStart w:id="6078" w:name="_Toc382202866"/>
      <w:bookmarkEnd w:id="6078"/>
      <w:r w:rsidRPr="00E77497">
        <w:t>s</w:t>
      </w:r>
      <w:bookmarkEnd w:id="6030"/>
      <w:bookmarkEnd w:id="6031"/>
      <w:bookmarkEnd w:id="6032"/>
      <w:bookmarkEnd w:id="6033"/>
      <w:bookmarkEnd w:id="6034"/>
      <w:bookmarkEnd w:id="6035"/>
      <w:bookmarkEnd w:id="6077"/>
    </w:p>
    <w:p w14:paraId="13B84E1A" w14:textId="77777777" w:rsidR="004C02EF" w:rsidRPr="00E77497" w:rsidRDefault="004C02EF" w:rsidP="004C02EF">
      <w:pPr>
        <w:pStyle w:val="Syntax"/>
      </w:pPr>
      <w:r w:rsidRPr="00E77497">
        <w:t>Syntax</w:t>
      </w:r>
    </w:p>
    <w:p w14:paraId="20990062"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28B06746"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1276C0B3" w14:textId="77777777" w:rsidR="004C02EF" w:rsidRPr="00E77497" w:rsidRDefault="004C02EF" w:rsidP="004C02EF">
      <w:pPr>
        <w:pStyle w:val="SyntaxRule"/>
      </w:pPr>
      <w:r w:rsidRPr="00E77497">
        <w:t xml:space="preserve">BitwiseANDExpressionNoIn </w:t>
      </w:r>
      <w:r w:rsidRPr="00E77497">
        <w:rPr>
          <w:rFonts w:ascii="Arial" w:hAnsi="Arial"/>
          <w:b/>
          <w:i w:val="0"/>
        </w:rPr>
        <w:t>:</w:t>
      </w:r>
    </w:p>
    <w:p w14:paraId="70CB4574" w14:textId="77777777" w:rsidR="004C02EF" w:rsidRPr="00E77497" w:rsidRDefault="004C02EF" w:rsidP="004C02EF">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41345659"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0FE15AB1"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53610148" w14:textId="77777777" w:rsidR="004C02EF" w:rsidRPr="00E77497" w:rsidRDefault="004C02EF" w:rsidP="004C02EF">
      <w:pPr>
        <w:pStyle w:val="SyntaxRule"/>
      </w:pPr>
      <w:r w:rsidRPr="00E77497">
        <w:t xml:space="preserve">BitwiseXORExpressionNoIn </w:t>
      </w:r>
      <w:r w:rsidRPr="00E77497">
        <w:rPr>
          <w:rFonts w:ascii="Arial" w:hAnsi="Arial"/>
          <w:b/>
          <w:i w:val="0"/>
        </w:rPr>
        <w:t>:</w:t>
      </w:r>
    </w:p>
    <w:p w14:paraId="4B7AFDD9" w14:textId="77777777" w:rsidR="004C02EF" w:rsidRPr="00E77497" w:rsidRDefault="004C02EF" w:rsidP="004C02EF">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48694DBD"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0AD838AF"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24035011" w14:textId="77777777" w:rsidR="004C02EF" w:rsidRPr="00E77497" w:rsidRDefault="004C02EF" w:rsidP="004C02EF">
      <w:pPr>
        <w:pStyle w:val="SyntaxRule"/>
      </w:pPr>
      <w:r w:rsidRPr="00E77497">
        <w:t xml:space="preserve">BitwiseORExpressionNoIn </w:t>
      </w:r>
      <w:r w:rsidRPr="00E77497">
        <w:rPr>
          <w:rFonts w:ascii="Arial" w:hAnsi="Arial"/>
          <w:b/>
          <w:i w:val="0"/>
        </w:rPr>
        <w:t>:</w:t>
      </w:r>
    </w:p>
    <w:p w14:paraId="2E236263" w14:textId="77777777" w:rsidR="004C02EF" w:rsidRPr="00E77497" w:rsidRDefault="004C02EF" w:rsidP="004C02EF">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1E822B03" w14:textId="77777777" w:rsidR="009A2F70" w:rsidRPr="00E77497" w:rsidRDefault="009A2F70" w:rsidP="009A2F70">
      <w:pPr>
        <w:keepNext/>
        <w:rPr>
          <w:ins w:id="6079" w:author="Rev 4 Allen Wirfs-Brock" w:date="2011-10-15T13:31:00Z"/>
          <w:rFonts w:ascii="Helvetica" w:hAnsi="Helvetica"/>
          <w:b/>
        </w:rPr>
      </w:pPr>
      <w:ins w:id="6080"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02B8CAAA" w14:textId="77777777" w:rsidR="004C02EF" w:rsidRPr="00E77497" w:rsidDel="009A2F70" w:rsidRDefault="004C02EF" w:rsidP="004C02EF">
      <w:pPr>
        <w:pStyle w:val="Syntax"/>
        <w:rPr>
          <w:del w:id="6081" w:author="Rev 4 Allen Wirfs-Brock" w:date="2011-10-15T13:31:00Z"/>
        </w:rPr>
      </w:pPr>
      <w:del w:id="6082" w:author="Rev 4 Allen Wirfs-Brock" w:date="2011-10-15T13:31:00Z">
        <w:r w:rsidRPr="00E77497" w:rsidDel="009A2F70">
          <w:delText>Semantics</w:delText>
        </w:r>
      </w:del>
    </w:p>
    <w:p w14:paraId="0643948F"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6083" w:name="_Toc382212655"/>
    </w:p>
    <w:p w14:paraId="69A6D949" w14:textId="77777777"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6083"/>
      <w:r w:rsidRPr="00E77497">
        <w:t>.</w:t>
      </w:r>
      <w:bookmarkStart w:id="6084" w:name="_Toc382212656"/>
    </w:p>
    <w:p w14:paraId="40EAC437" w14:textId="77777777"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6085" w:name="_Toc382212657"/>
      <w:bookmarkEnd w:id="6084"/>
    </w:p>
    <w:p w14:paraId="09764275" w14:textId="77777777"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6085"/>
      <w:r w:rsidRPr="00E77497">
        <w:t>.</w:t>
      </w:r>
      <w:bookmarkStart w:id="6086" w:name="_Toc382212658"/>
    </w:p>
    <w:p w14:paraId="18E03921" w14:textId="77777777"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6087" w:name="_Toc382212659"/>
      <w:bookmarkEnd w:id="6086"/>
    </w:p>
    <w:p w14:paraId="6CFC6A6C" w14:textId="77777777"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6088" w:name="_Toc382212660"/>
      <w:bookmarkEnd w:id="6087"/>
    </w:p>
    <w:p w14:paraId="2A8B9D5C" w14:textId="77777777"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6089" w:name="_Toc382212661"/>
      <w:bookmarkEnd w:id="6088"/>
    </w:p>
    <w:p w14:paraId="49208A18" w14:textId="77777777"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6089"/>
      <w:r w:rsidRPr="00E77497">
        <w:t>.</w:t>
      </w:r>
      <w:bookmarkStart w:id="6090" w:name="_Toc382212662"/>
    </w:p>
    <w:p w14:paraId="005E92FD" w14:textId="77777777" w:rsidR="004C02EF" w:rsidRPr="00E77497" w:rsidRDefault="004C02EF" w:rsidP="003A4B22">
      <w:pPr>
        <w:pStyle w:val="20"/>
        <w:numPr>
          <w:ilvl w:val="0"/>
          <w:numId w:val="0"/>
        </w:numPr>
      </w:pPr>
      <w:bookmarkStart w:id="6091" w:name="_Toc375031191"/>
      <w:bookmarkStart w:id="6092" w:name="_Ref381090012"/>
      <w:bookmarkStart w:id="6093" w:name="_Toc381513704"/>
      <w:bookmarkStart w:id="6094" w:name="_Toc382202867"/>
      <w:bookmarkStart w:id="6095" w:name="_Toc382212226"/>
      <w:bookmarkStart w:id="6096" w:name="_Toc382212663"/>
      <w:bookmarkStart w:id="6097" w:name="_Toc382291571"/>
      <w:bookmarkStart w:id="6098" w:name="_Toc385672220"/>
      <w:bookmarkStart w:id="6099" w:name="_Toc393690323"/>
      <w:bookmarkStart w:id="6100" w:name="_Ref440445041"/>
      <w:bookmarkStart w:id="6101" w:name="_Toc472818868"/>
      <w:bookmarkStart w:id="6102" w:name="_Toc235503442"/>
      <w:bookmarkStart w:id="6103" w:name="_Toc241509217"/>
      <w:bookmarkStart w:id="6104" w:name="_Toc244416704"/>
      <w:bookmarkStart w:id="6105" w:name="_Toc276631068"/>
      <w:bookmarkStart w:id="6106" w:name="_Toc314500623"/>
      <w:bookmarkEnd w:id="6090"/>
      <w:r w:rsidRPr="00E77497">
        <w:t>11.11</w:t>
      </w:r>
      <w:r w:rsidRPr="00E77497">
        <w:tab/>
        <w:t>Binary Logical Operator</w:t>
      </w:r>
      <w:bookmarkStart w:id="6107" w:name="_Toc382202868"/>
      <w:bookmarkEnd w:id="6091"/>
      <w:bookmarkEnd w:id="6092"/>
      <w:bookmarkEnd w:id="6093"/>
      <w:bookmarkEnd w:id="6094"/>
      <w:bookmarkEnd w:id="6095"/>
      <w:bookmarkEnd w:id="6096"/>
      <w:bookmarkEnd w:id="6097"/>
      <w:bookmarkEnd w:id="6098"/>
      <w:bookmarkEnd w:id="6099"/>
      <w:bookmarkEnd w:id="6107"/>
      <w:r w:rsidRPr="00E77497">
        <w:t>s</w:t>
      </w:r>
      <w:bookmarkEnd w:id="6100"/>
      <w:bookmarkEnd w:id="6101"/>
      <w:bookmarkEnd w:id="6102"/>
      <w:bookmarkEnd w:id="6103"/>
      <w:bookmarkEnd w:id="6104"/>
      <w:bookmarkEnd w:id="6105"/>
      <w:bookmarkEnd w:id="6106"/>
    </w:p>
    <w:p w14:paraId="4739A656" w14:textId="77777777" w:rsidR="004C02EF" w:rsidRPr="00E77497" w:rsidRDefault="004C02EF" w:rsidP="004C02EF">
      <w:pPr>
        <w:pStyle w:val="Syntax"/>
      </w:pPr>
      <w:r w:rsidRPr="00E77497">
        <w:t>Syntax</w:t>
      </w:r>
    </w:p>
    <w:p w14:paraId="09AF1474"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1CB05486"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33A75CDE" w14:textId="77777777" w:rsidR="004C02EF" w:rsidRPr="00E77497" w:rsidRDefault="004C02EF" w:rsidP="004C02EF">
      <w:pPr>
        <w:pStyle w:val="SyntaxRule"/>
        <w:rPr>
          <w:rFonts w:ascii="Arial" w:hAnsi="Arial"/>
        </w:rPr>
      </w:pPr>
      <w:r w:rsidRPr="00E77497">
        <w:t>LogicalANDExpressionNoIn</w:t>
      </w:r>
      <w:r w:rsidRPr="00E77497">
        <w:rPr>
          <w:rFonts w:ascii="Arial" w:hAnsi="Arial"/>
        </w:rPr>
        <w:t xml:space="preserve"> </w:t>
      </w:r>
      <w:r w:rsidRPr="00E77497">
        <w:rPr>
          <w:rFonts w:ascii="Arial" w:hAnsi="Arial"/>
          <w:b/>
          <w:i w:val="0"/>
        </w:rPr>
        <w:t>:</w:t>
      </w:r>
    </w:p>
    <w:p w14:paraId="36A26F5D" w14:textId="77777777" w:rsidR="004C02EF" w:rsidRPr="00E77497" w:rsidRDefault="004C02EF" w:rsidP="004C02EF">
      <w:pPr>
        <w:pStyle w:val="SyntaxDefinition"/>
        <w:rPr>
          <w:rFonts w:ascii="Arial" w:hAnsi="Arial"/>
        </w:rPr>
      </w:pPr>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p>
    <w:p w14:paraId="10971DE7"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1062D59A"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3AA92EA4" w14:textId="77777777" w:rsidR="004C02EF" w:rsidRPr="00E77497" w:rsidRDefault="004C02EF" w:rsidP="004C02EF">
      <w:pPr>
        <w:pStyle w:val="SyntaxRule"/>
        <w:rPr>
          <w:rFonts w:ascii="Arial" w:hAnsi="Arial"/>
        </w:rPr>
      </w:pPr>
      <w:r w:rsidRPr="00E77497">
        <w:t>LogicalORExpressionNoIn</w:t>
      </w:r>
      <w:r w:rsidRPr="00E77497">
        <w:rPr>
          <w:rFonts w:ascii="Arial" w:hAnsi="Arial"/>
        </w:rPr>
        <w:t xml:space="preserve"> </w:t>
      </w:r>
      <w:r w:rsidRPr="00E77497">
        <w:rPr>
          <w:rFonts w:ascii="Arial" w:hAnsi="Arial"/>
          <w:b/>
          <w:i w:val="0"/>
        </w:rPr>
        <w:t>:</w:t>
      </w:r>
    </w:p>
    <w:p w14:paraId="076F1E2D" w14:textId="77777777" w:rsidR="004C02EF" w:rsidRPr="00E77497" w:rsidRDefault="004C02EF" w:rsidP="004C02EF">
      <w:pPr>
        <w:pStyle w:val="SyntaxDefinition"/>
        <w:rPr>
          <w:rFonts w:ascii="Arial" w:hAnsi="Arial"/>
        </w:rPr>
      </w:pPr>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p>
    <w:p w14:paraId="4CE55A98" w14:textId="77777777" w:rsidR="008E5A31" w:rsidRPr="00E77497" w:rsidRDefault="008E5A31" w:rsidP="008E5A31">
      <w:r w:rsidRPr="00E77497">
        <w:t>The</w:t>
      </w:r>
      <w:ins w:id="6108" w:author="Rev 4 Allen Wirfs-Brock" w:date="2011-10-15T13:25:00Z">
        <w:r w:rsidRPr="00E77497">
          <w:t xml:space="preserve"> semantics of the</w:t>
        </w:r>
      </w:ins>
      <w:r w:rsidRPr="00E77497">
        <w:t xml:space="preserve"> </w:t>
      </w:r>
      <w:r w:rsidRPr="00E77497">
        <w:rPr>
          <w:rStyle w:val="bnf"/>
        </w:rPr>
        <w:t>LogicalANDExpressionNoIn</w:t>
      </w:r>
      <w:r w:rsidRPr="00E77497">
        <w:t xml:space="preserve"> and </w:t>
      </w:r>
      <w:r w:rsidRPr="00E77497">
        <w:rPr>
          <w:rStyle w:val="bnf"/>
        </w:rPr>
        <w:t>LogicalORExpressionNoIn</w:t>
      </w:r>
      <w:r w:rsidRPr="00E77497">
        <w:t xml:space="preserve"> productions are </w:t>
      </w:r>
      <w:del w:id="6109" w:author="Rev 4 Allen Wirfs-Brock" w:date="2011-10-15T13:25:00Z">
        <w:r w:rsidRPr="00E77497" w:rsidDel="008E5A31">
          <w:delText xml:space="preserve">evaluated in </w:delText>
        </w:r>
      </w:del>
      <w:r w:rsidRPr="00E77497">
        <w:t xml:space="preserve">the same manner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w:t>
      </w:r>
      <w:ins w:id="6110" w:author="Rev 4 Allen Wirfs-Brock" w:date="2011-10-15T13:26:00Z">
        <w:r w:rsidRPr="00E77497">
          <w:t xml:space="preserve">used in place </w:t>
        </w:r>
      </w:ins>
      <w:del w:id="6111" w:author="Rev 4 Allen Wirfs-Brock" w:date="2011-10-15T13:26:00Z">
        <w:r w:rsidRPr="00E77497" w:rsidDel="008E5A31">
          <w:delText xml:space="preserve">evaluated instead </w:delText>
        </w:r>
      </w:del>
      <w:r w:rsidRPr="00E77497">
        <w:t xml:space="preserve">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p>
    <w:p w14:paraId="15D1668B"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1D579680" w14:textId="77777777" w:rsidR="009A2F70" w:rsidRPr="00E77497" w:rsidRDefault="009A2F70" w:rsidP="009A2F70">
      <w:pPr>
        <w:keepNext/>
        <w:rPr>
          <w:ins w:id="6112" w:author="Rev 4 Allen Wirfs-Brock" w:date="2011-10-15T13:31:00Z"/>
          <w:rFonts w:ascii="Helvetica" w:hAnsi="Helvetica"/>
          <w:b/>
        </w:rPr>
      </w:pPr>
      <w:ins w:id="6113"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44356239" w14:textId="77777777" w:rsidR="004C02EF" w:rsidRPr="00E77497" w:rsidDel="009A2F70" w:rsidRDefault="004C02EF" w:rsidP="004C02EF">
      <w:pPr>
        <w:pStyle w:val="Syntax"/>
        <w:rPr>
          <w:del w:id="6114" w:author="Rev 4 Allen Wirfs-Brock" w:date="2011-10-15T13:31:00Z"/>
        </w:rPr>
      </w:pPr>
      <w:del w:id="6115" w:author="Rev 4 Allen Wirfs-Brock" w:date="2011-10-15T13:31:00Z">
        <w:r w:rsidRPr="00E77497" w:rsidDel="009A2F70">
          <w:delText>Semantics</w:delText>
        </w:r>
      </w:del>
    </w:p>
    <w:p w14:paraId="4F06079D" w14:textId="77777777" w:rsidR="004C02EF" w:rsidRPr="00E77497" w:rsidRDefault="004C02EF" w:rsidP="004C02EF">
      <w:del w:id="6116" w:author="Rev 4 Allen Wirfs-Brock" w:date="2011-10-15T13:32:00Z">
        <w:r w:rsidRPr="00E77497" w:rsidDel="007B32B7">
          <w:delText xml:space="preserve">The production </w:delText>
        </w:r>
      </w:del>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del w:id="6117" w:author="Rev 4 Allen Wirfs-Brock" w:date="2011-10-15T13:32:00Z">
        <w:r w:rsidRPr="00E77497" w:rsidDel="007B32B7">
          <w:delText>is evaluated as follows:</w:delText>
        </w:r>
      </w:del>
      <w:bookmarkStart w:id="6118" w:name="_Toc382212664"/>
    </w:p>
    <w:p w14:paraId="355EE2E2" w14:textId="77777777"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6118"/>
      <w:r w:rsidRPr="00E77497">
        <w:t>.</w:t>
      </w:r>
      <w:bookmarkStart w:id="6119" w:name="_Toc382212665"/>
    </w:p>
    <w:p w14:paraId="1432D192" w14:textId="77777777" w:rsidR="004C02EF" w:rsidRPr="00E77497" w:rsidRDefault="004C02EF" w:rsidP="00FA3203">
      <w:pPr>
        <w:pStyle w:val="Alg2"/>
        <w:numPr>
          <w:ilvl w:val="0"/>
          <w:numId w:val="100"/>
        </w:numPr>
      </w:pPr>
      <w:r w:rsidRPr="00E77497">
        <w:t xml:space="preserve">Let </w:t>
      </w:r>
      <w:r w:rsidRPr="00E77497">
        <w:rPr>
          <w:i/>
        </w:rPr>
        <w:t>lval</w:t>
      </w:r>
      <w:r w:rsidRPr="00E77497">
        <w:t xml:space="preserve"> be GetValue(</w:t>
      </w:r>
      <w:r w:rsidRPr="00E77497">
        <w:rPr>
          <w:i/>
        </w:rPr>
        <w:t>lref</w:t>
      </w:r>
      <w:r w:rsidRPr="00E77497">
        <w:t>).</w:t>
      </w:r>
      <w:bookmarkStart w:id="6120" w:name="_Toc382212666"/>
      <w:bookmarkEnd w:id="6119"/>
    </w:p>
    <w:p w14:paraId="7C9E7CDE" w14:textId="77777777" w:rsidR="004C02EF" w:rsidRPr="00E77497" w:rsidRDefault="004C02EF" w:rsidP="00FA3203">
      <w:pPr>
        <w:pStyle w:val="Alg2"/>
        <w:numPr>
          <w:ilvl w:val="0"/>
          <w:numId w:val="100"/>
        </w:numPr>
      </w:pPr>
      <w:bookmarkStart w:id="6121" w:name="_Toc382212667"/>
      <w:bookmarkEnd w:id="6120"/>
      <w:r w:rsidRPr="00E77497">
        <w:t>If ToBoolean(</w:t>
      </w:r>
      <w:r w:rsidRPr="00E77497">
        <w:rPr>
          <w:i/>
        </w:rPr>
        <w:t>lval</w:t>
      </w:r>
      <w:r w:rsidRPr="00E77497">
        <w:t xml:space="preserve">) is </w:t>
      </w:r>
      <w:r w:rsidRPr="00E77497">
        <w:rPr>
          <w:b/>
        </w:rPr>
        <w:t>false</w:t>
      </w:r>
      <w:r w:rsidRPr="00E77497">
        <w:t xml:space="preserve">, return </w:t>
      </w:r>
      <w:r w:rsidRPr="00E77497">
        <w:rPr>
          <w:i/>
        </w:rPr>
        <w:t>lval</w:t>
      </w:r>
      <w:bookmarkEnd w:id="6121"/>
      <w:r w:rsidRPr="00E77497">
        <w:t>.</w:t>
      </w:r>
      <w:bookmarkStart w:id="6122" w:name="_Toc382212668"/>
    </w:p>
    <w:p w14:paraId="67293EA4" w14:textId="77777777"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6122"/>
      <w:r w:rsidRPr="00E77497">
        <w:t>.</w:t>
      </w:r>
      <w:bookmarkStart w:id="6123" w:name="_Toc382212669"/>
    </w:p>
    <w:bookmarkEnd w:id="6123"/>
    <w:p w14:paraId="34550C4B" w14:textId="77777777"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14:paraId="3DC5769B" w14:textId="77777777" w:rsidR="004C02EF" w:rsidRPr="00E77497" w:rsidRDefault="004C02EF" w:rsidP="004C02EF">
      <w:del w:id="6124" w:author="Rev 4 Allen Wirfs-Brock" w:date="2011-10-15T13:32:00Z">
        <w:r w:rsidRPr="00E77497" w:rsidDel="007B32B7">
          <w:delText xml:space="preserve">The production </w:delText>
        </w:r>
      </w:del>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del w:id="6125" w:author="Rev 4 Allen Wirfs-Brock" w:date="2011-10-15T13:32:00Z">
        <w:r w:rsidRPr="00E77497" w:rsidDel="007B32B7">
          <w:delText>is evaluated as follows:</w:delText>
        </w:r>
      </w:del>
      <w:bookmarkStart w:id="6126" w:name="_Toc382212670"/>
    </w:p>
    <w:p w14:paraId="5B63FE96" w14:textId="77777777"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6126"/>
      <w:r w:rsidRPr="00E77497">
        <w:t>.</w:t>
      </w:r>
      <w:bookmarkStart w:id="6127" w:name="_Toc382212671"/>
    </w:p>
    <w:p w14:paraId="262A9803" w14:textId="77777777"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6128" w:name="_Toc382212672"/>
      <w:bookmarkEnd w:id="6127"/>
    </w:p>
    <w:p w14:paraId="4B16648F" w14:textId="77777777" w:rsidR="004C02EF" w:rsidRPr="00E77497" w:rsidRDefault="004C02EF" w:rsidP="00FA3203">
      <w:pPr>
        <w:pStyle w:val="Alg2"/>
        <w:numPr>
          <w:ilvl w:val="0"/>
          <w:numId w:val="101"/>
        </w:numPr>
      </w:pPr>
      <w:bookmarkStart w:id="6129" w:name="_Toc382212673"/>
      <w:bookmarkEnd w:id="6128"/>
      <w:r w:rsidRPr="00E77497">
        <w:t>If ToBoolean(</w:t>
      </w:r>
      <w:r w:rsidRPr="00E77497">
        <w:rPr>
          <w:i/>
        </w:rPr>
        <w:t>lval</w:t>
      </w:r>
      <w:r w:rsidRPr="00E77497">
        <w:t xml:space="preserve">) is </w:t>
      </w:r>
      <w:r w:rsidRPr="00E77497">
        <w:rPr>
          <w:b/>
        </w:rPr>
        <w:t>true</w:t>
      </w:r>
      <w:r w:rsidRPr="00E77497">
        <w:t xml:space="preserve">, return </w:t>
      </w:r>
      <w:r w:rsidRPr="00E77497">
        <w:rPr>
          <w:i/>
        </w:rPr>
        <w:t>lval</w:t>
      </w:r>
      <w:bookmarkEnd w:id="6129"/>
      <w:r w:rsidRPr="00E77497">
        <w:t>.</w:t>
      </w:r>
      <w:bookmarkStart w:id="6130" w:name="_Toc382212674"/>
    </w:p>
    <w:p w14:paraId="351CA801" w14:textId="77777777"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6130"/>
      <w:r w:rsidRPr="00E77497">
        <w:t>.</w:t>
      </w:r>
      <w:bookmarkStart w:id="6131" w:name="_Toc382212675"/>
    </w:p>
    <w:p w14:paraId="2765F0FA" w14:textId="77777777" w:rsidR="004C02EF" w:rsidRPr="00E77497" w:rsidRDefault="004C02EF" w:rsidP="00FA3203">
      <w:pPr>
        <w:pStyle w:val="Alg2"/>
        <w:numPr>
          <w:ilvl w:val="0"/>
          <w:numId w:val="101"/>
        </w:numPr>
        <w:spacing w:after="220"/>
      </w:pPr>
      <w:bookmarkStart w:id="6132" w:name="_Toc382212676"/>
      <w:bookmarkEnd w:id="6131"/>
      <w:r w:rsidRPr="00E77497">
        <w:t>Return GetValue(</w:t>
      </w:r>
      <w:r w:rsidRPr="00E77497">
        <w:rPr>
          <w:i/>
        </w:rPr>
        <w:t>rref</w:t>
      </w:r>
      <w:r w:rsidRPr="00E77497">
        <w:t>)</w:t>
      </w:r>
      <w:bookmarkEnd w:id="6132"/>
      <w:r w:rsidRPr="00E77497">
        <w:t>.</w:t>
      </w:r>
      <w:bookmarkStart w:id="6133" w:name="_Toc375031192"/>
      <w:bookmarkStart w:id="6134" w:name="_Ref378391886"/>
      <w:bookmarkStart w:id="6135" w:name="_Ref379915204"/>
      <w:bookmarkStart w:id="6136" w:name="_Toc381513705"/>
      <w:bookmarkStart w:id="6137" w:name="_Toc382202869"/>
      <w:bookmarkStart w:id="6138" w:name="_Toc382212227"/>
      <w:bookmarkStart w:id="6139" w:name="_Toc382212677"/>
      <w:bookmarkStart w:id="6140" w:name="_Toc382291572"/>
      <w:bookmarkStart w:id="6141" w:name="_Toc385672221"/>
    </w:p>
    <w:p w14:paraId="0CDA6CA8" w14:textId="77777777" w:rsidR="004C02EF" w:rsidRPr="00E77497" w:rsidDel="008E5A31" w:rsidRDefault="004C02EF" w:rsidP="004C02EF">
      <w:pPr>
        <w:rPr>
          <w:del w:id="6142" w:author="Rev 4 Allen Wirfs-Brock" w:date="2011-10-15T13:24:00Z"/>
        </w:rPr>
      </w:pPr>
      <w:del w:id="6143" w:author="Rev 4 Allen Wirfs-Brock" w:date="2011-10-15T13:24:00Z">
        <w:r w:rsidRPr="00E77497" w:rsidDel="008E5A31">
          <w:delText xml:space="preserve">The </w:delText>
        </w:r>
        <w:r w:rsidRPr="00E77497" w:rsidDel="008E5A31">
          <w:rPr>
            <w:rStyle w:val="bnf"/>
          </w:rPr>
          <w:delText>LogicalANDExpressionNoIn</w:delText>
        </w:r>
        <w:r w:rsidRPr="00E77497" w:rsidDel="008E5A31">
          <w:delText xml:space="preserve"> and </w:delText>
        </w:r>
        <w:r w:rsidRPr="00E77497" w:rsidDel="008E5A31">
          <w:rPr>
            <w:rStyle w:val="bnf"/>
          </w:rPr>
          <w:delText>LogicalORExpressionNoIn</w:delText>
        </w:r>
        <w:r w:rsidRPr="00E77497" w:rsidDel="008E5A31">
          <w:delText xml:space="preserve"> productions are evaluated in the same manner as the </w:delText>
        </w:r>
        <w:r w:rsidRPr="00E77497" w:rsidDel="008E5A31">
          <w:rPr>
            <w:rStyle w:val="bnf"/>
          </w:rPr>
          <w:delText>LogicalANDExpression</w:delText>
        </w:r>
        <w:r w:rsidRPr="00E77497" w:rsidDel="008E5A31">
          <w:delText xml:space="preserve"> and </w:delText>
        </w:r>
        <w:r w:rsidRPr="00E77497" w:rsidDel="008E5A31">
          <w:rPr>
            <w:rStyle w:val="bnf"/>
          </w:rPr>
          <w:delText>LogicalORExpression</w:delText>
        </w:r>
        <w:r w:rsidRPr="00E77497" w:rsidDel="008E5A31">
          <w:delText xml:space="preserve"> productions except that the contained </w:delText>
        </w:r>
        <w:r w:rsidRPr="00E77497" w:rsidDel="008E5A31">
          <w:rPr>
            <w:rStyle w:val="bnf"/>
          </w:rPr>
          <w:delText>LogicalANDExpressionNoIn</w:delText>
        </w:r>
        <w:r w:rsidRPr="00E77497" w:rsidDel="008E5A31">
          <w:delText xml:space="preserve">, </w:delText>
        </w:r>
        <w:r w:rsidRPr="00E77497" w:rsidDel="008E5A31">
          <w:rPr>
            <w:rStyle w:val="bnf"/>
          </w:rPr>
          <w:delText>BitwiseORExpressionNoIn</w:delText>
        </w:r>
        <w:r w:rsidRPr="00E77497" w:rsidDel="008E5A31">
          <w:delText xml:space="preserve"> and </w:delText>
        </w:r>
        <w:r w:rsidRPr="00E77497" w:rsidDel="008E5A31">
          <w:rPr>
            <w:rStyle w:val="bnf"/>
          </w:rPr>
          <w:delText>LogicalORExpressionNoIn</w:delText>
        </w:r>
        <w:r w:rsidRPr="00E77497" w:rsidDel="008E5A31">
          <w:delText xml:space="preserve"> are evaluated instead of the contained </w:delText>
        </w:r>
        <w:r w:rsidRPr="00E77497" w:rsidDel="008E5A31">
          <w:rPr>
            <w:rStyle w:val="bnf"/>
          </w:rPr>
          <w:delText>LogicalANDExpression</w:delText>
        </w:r>
        <w:r w:rsidRPr="00E77497" w:rsidDel="008E5A31">
          <w:delText xml:space="preserve">, </w:delText>
        </w:r>
        <w:r w:rsidRPr="00E77497" w:rsidDel="008E5A31">
          <w:rPr>
            <w:rStyle w:val="bnf"/>
          </w:rPr>
          <w:delText>BitwiseORExpression</w:delText>
        </w:r>
        <w:r w:rsidRPr="00E77497" w:rsidDel="008E5A31">
          <w:delText xml:space="preserve"> and </w:delText>
        </w:r>
        <w:r w:rsidRPr="00E77497" w:rsidDel="008E5A31">
          <w:rPr>
            <w:rStyle w:val="bnf"/>
          </w:rPr>
          <w:delText>LogicalORExpression</w:delText>
        </w:r>
        <w:r w:rsidRPr="00E77497" w:rsidDel="008E5A31">
          <w:delText>, respectively.</w:delText>
        </w:r>
      </w:del>
    </w:p>
    <w:p w14:paraId="32872799" w14:textId="77777777" w:rsidR="004C02EF" w:rsidRPr="00E77497" w:rsidDel="008E5A31" w:rsidRDefault="004C02EF" w:rsidP="004C02EF">
      <w:pPr>
        <w:pStyle w:val="Note"/>
        <w:rPr>
          <w:del w:id="6144" w:author="Rev 4 Allen Wirfs-Brock" w:date="2011-10-15T13:24:00Z"/>
        </w:rPr>
      </w:pPr>
      <w:del w:id="6145" w:author="Rev 4 Allen Wirfs-Brock" w:date="2011-10-15T13:24:00Z">
        <w:r w:rsidRPr="00E77497" w:rsidDel="008E5A31">
          <w:delText>NOTE</w:delText>
        </w:r>
        <w:r w:rsidRPr="00E77497" w:rsidDel="008E5A31">
          <w:tab/>
          <w:delText xml:space="preserve">The value produced by a </w:delText>
        </w:r>
        <w:r w:rsidRPr="00E77497" w:rsidDel="008E5A31">
          <w:rPr>
            <w:rFonts w:ascii="Courier New" w:hAnsi="Courier New"/>
            <w:b/>
          </w:rPr>
          <w:delText>&amp;&amp;</w:delText>
        </w:r>
        <w:r w:rsidRPr="00E77497" w:rsidDel="008E5A31">
          <w:delText xml:space="preserve"> or </w:delText>
        </w:r>
        <w:r w:rsidRPr="00E77497" w:rsidDel="008E5A31">
          <w:rPr>
            <w:rFonts w:ascii="Courier New" w:hAnsi="Courier New"/>
            <w:b/>
          </w:rPr>
          <w:delText>||</w:delText>
        </w:r>
        <w:r w:rsidRPr="00E77497" w:rsidDel="008E5A31">
          <w:delText xml:space="preserve"> operator is not necessarily of type Boolean. The value produced will always be the value of one of the two operand expressions.</w:delText>
        </w:r>
        <w:bookmarkStart w:id="6146" w:name="_Toc393690324"/>
      </w:del>
    </w:p>
    <w:p w14:paraId="0606E5C3" w14:textId="77777777" w:rsidR="004C02EF" w:rsidRPr="00120381" w:rsidRDefault="004C02EF" w:rsidP="003A4B22">
      <w:pPr>
        <w:pStyle w:val="20"/>
        <w:numPr>
          <w:ilvl w:val="0"/>
          <w:numId w:val="0"/>
        </w:numPr>
      </w:pPr>
      <w:bookmarkStart w:id="6147" w:name="_Ref440445056"/>
      <w:bookmarkStart w:id="6148" w:name="_Toc472818869"/>
      <w:bookmarkStart w:id="6149" w:name="_Toc235503443"/>
      <w:bookmarkStart w:id="6150" w:name="_Toc241509218"/>
      <w:bookmarkStart w:id="6151" w:name="_Toc244416705"/>
      <w:bookmarkStart w:id="6152" w:name="_Toc276631069"/>
      <w:bookmarkStart w:id="6153" w:name="_Toc314500624"/>
      <w:r w:rsidRPr="00120381">
        <w:t>11.12</w:t>
      </w:r>
      <w:r w:rsidRPr="00120381">
        <w:tab/>
        <w:t>Conditional Operator (</w:t>
      </w:r>
      <w:r w:rsidRPr="00120381">
        <w:rPr>
          <w:rFonts w:ascii="Courier New" w:hAnsi="Courier New"/>
          <w:smallCaps/>
        </w:rPr>
        <w:t xml:space="preserve"> ? : )</w:t>
      </w:r>
      <w:bookmarkStart w:id="6154" w:name="_Toc382202870"/>
      <w:bookmarkEnd w:id="6133"/>
      <w:bookmarkEnd w:id="6134"/>
      <w:bookmarkEnd w:id="6135"/>
      <w:bookmarkEnd w:id="6136"/>
      <w:bookmarkEnd w:id="6137"/>
      <w:bookmarkEnd w:id="6138"/>
      <w:bookmarkEnd w:id="6139"/>
      <w:bookmarkEnd w:id="6140"/>
      <w:bookmarkEnd w:id="6141"/>
      <w:bookmarkEnd w:id="6146"/>
      <w:bookmarkEnd w:id="6147"/>
      <w:bookmarkEnd w:id="6148"/>
      <w:bookmarkEnd w:id="6149"/>
      <w:bookmarkEnd w:id="6150"/>
      <w:bookmarkEnd w:id="6151"/>
      <w:bookmarkEnd w:id="6152"/>
      <w:bookmarkEnd w:id="6153"/>
      <w:bookmarkEnd w:id="6154"/>
    </w:p>
    <w:p w14:paraId="51A920C3" w14:textId="77777777" w:rsidR="004C02EF" w:rsidRPr="00120381" w:rsidRDefault="004C02EF" w:rsidP="004C02EF">
      <w:pPr>
        <w:pStyle w:val="Syntax"/>
      </w:pPr>
      <w:r w:rsidRPr="00120381">
        <w:t>Syntax</w:t>
      </w:r>
    </w:p>
    <w:p w14:paraId="605AB826"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13576572"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1ADB7F83" w14:textId="77777777" w:rsidR="004C02EF" w:rsidRPr="00120381" w:rsidRDefault="004C02EF" w:rsidP="004C02EF">
      <w:pPr>
        <w:pStyle w:val="SyntaxRule"/>
        <w:rPr>
          <w:rFonts w:ascii="Arial" w:hAnsi="Arial"/>
        </w:rPr>
      </w:pPr>
      <w:r w:rsidRPr="00120381">
        <w:t>ConditionalExpressionNoIn</w:t>
      </w:r>
      <w:r w:rsidRPr="00120381">
        <w:rPr>
          <w:rFonts w:ascii="Arial" w:hAnsi="Arial"/>
        </w:rPr>
        <w:t xml:space="preserve"> </w:t>
      </w:r>
      <w:r w:rsidRPr="00120381">
        <w:rPr>
          <w:rFonts w:ascii="Arial" w:hAnsi="Arial"/>
          <w:b/>
          <w:i w:val="0"/>
        </w:rPr>
        <w:t>:</w:t>
      </w:r>
    </w:p>
    <w:p w14:paraId="71B787CC" w14:textId="77777777" w:rsidR="004C02EF" w:rsidRPr="00120381" w:rsidRDefault="004C02EF" w:rsidP="004C02EF">
      <w:pPr>
        <w:pStyle w:val="SyntaxDefinition"/>
        <w:rPr>
          <w:rFonts w:ascii="Arial" w:hAnsi="Arial"/>
        </w:rPr>
      </w:pPr>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p>
    <w:p w14:paraId="28E19AB1" w14:textId="77777777" w:rsidR="006A0093" w:rsidRPr="00E77497" w:rsidRDefault="006A0093" w:rsidP="006A0093">
      <w:r w:rsidRPr="004D1BD1">
        <w:t>The</w:t>
      </w:r>
      <w:ins w:id="6155" w:author="Rev 4 Allen Wirfs-Brock" w:date="2011-10-15T13:34:00Z">
        <w:r w:rsidR="00C6419A" w:rsidRPr="003B4312">
          <w:t xml:space="preserve"> semantics of the</w:t>
        </w:r>
      </w:ins>
      <w:r w:rsidRPr="003B4312">
        <w:t xml:space="preserve"> </w:t>
      </w:r>
      <w:r w:rsidRPr="003B4312">
        <w:rPr>
          <w:rStyle w:val="bnf"/>
        </w:rPr>
        <w:t>ConditionalExpressionNoIn</w:t>
      </w:r>
      <w:r w:rsidRPr="008B7F6F">
        <w:t xml:space="preserve"> production is </w:t>
      </w:r>
      <w:del w:id="6156" w:author="Rev 4 Allen Wirfs-Brock" w:date="2011-10-15T13:34:00Z">
        <w:r w:rsidRPr="006B6D0A" w:rsidDel="00C6419A">
          <w:delText xml:space="preserve">evaluated in </w:delText>
        </w:r>
      </w:del>
      <w:r w:rsidRPr="006B6D0A">
        <w:t xml:space="preserve">the same </w:t>
      </w:r>
      <w:del w:id="6157" w:author="Rev 4 Allen Wirfs-Brock" w:date="2011-10-15T13:34:00Z">
        <w:r w:rsidRPr="006B6D0A" w:rsidDel="00C6419A">
          <w:delText xml:space="preserve">manner </w:delText>
        </w:r>
      </w:del>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w:t>
      </w:r>
      <w:ins w:id="6158" w:author="Rev 4 Allen Wirfs-Brock" w:date="2011-10-15T13:34:00Z">
        <w:r w:rsidR="00C6419A" w:rsidRPr="00E77497">
          <w:t xml:space="preserve">used in place </w:t>
        </w:r>
      </w:ins>
      <w:del w:id="6159" w:author="Rev 4 Allen Wirfs-Brock" w:date="2011-10-15T13:34:00Z">
        <w:r w:rsidRPr="00E77497" w:rsidDel="00C6419A">
          <w:delText xml:space="preserve">evaluated instead </w:delText>
        </w:r>
      </w:del>
      <w:r w:rsidRPr="00E77497">
        <w:t xml:space="preserve">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p>
    <w:p w14:paraId="71F83C42" w14:textId="77777777"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5B2CA683"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AFCD737" w14:textId="77777777" w:rsidR="004C02EF" w:rsidRPr="00120381" w:rsidDel="009A2F70" w:rsidRDefault="004C02EF" w:rsidP="004C02EF">
      <w:pPr>
        <w:pStyle w:val="Syntax"/>
        <w:rPr>
          <w:del w:id="6160" w:author="Rev 4 Allen Wirfs-Brock" w:date="2011-10-15T13:31:00Z"/>
        </w:rPr>
      </w:pPr>
      <w:del w:id="6161" w:author="Rev 4 Allen Wirfs-Brock" w:date="2011-10-15T13:31:00Z">
        <w:r w:rsidRPr="00120381" w:rsidDel="009A2F70">
          <w:delText>Semantics</w:delText>
        </w:r>
      </w:del>
    </w:p>
    <w:p w14:paraId="30D93AD7" w14:textId="77777777" w:rsidR="004C02EF" w:rsidRPr="006B6D0A" w:rsidRDefault="004C02EF" w:rsidP="004C02EF">
      <w:pPr>
        <w:jc w:val="left"/>
      </w:pPr>
      <w:del w:id="6162" w:author="Rev 4 Allen Wirfs-Brock" w:date="2011-10-15T13:32:00Z">
        <w:r w:rsidRPr="00120381" w:rsidDel="006A0093">
          <w:delText xml:space="preserve">The production </w:delText>
        </w:r>
      </w:del>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del w:id="6163" w:author="Rev 4 Allen Wirfs-Brock" w:date="2011-10-15T13:33:00Z">
        <w:r w:rsidRPr="006B6D0A" w:rsidDel="006A0093">
          <w:delText>is evaluated as follows:</w:delText>
        </w:r>
      </w:del>
    </w:p>
    <w:p w14:paraId="18B30620" w14:textId="77777777"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14:paraId="26FEC00F" w14:textId="77777777" w:rsidR="004C02EF" w:rsidRPr="00E77497" w:rsidRDefault="004C02EF" w:rsidP="00FA3203">
      <w:pPr>
        <w:pStyle w:val="Alg2"/>
        <w:numPr>
          <w:ilvl w:val="0"/>
          <w:numId w:val="102"/>
        </w:numPr>
      </w:pPr>
      <w:r w:rsidRPr="00E77497">
        <w:t>If ToBoolean(GetValue(</w:t>
      </w:r>
      <w:r w:rsidRPr="00E77497">
        <w:rPr>
          <w:i/>
        </w:rPr>
        <w:t>lref</w:t>
      </w:r>
      <w:r w:rsidRPr="00E77497">
        <w:t xml:space="preserve">)) is </w:t>
      </w:r>
      <w:r w:rsidRPr="00E77497">
        <w:rPr>
          <w:b/>
        </w:rPr>
        <w:t>true</w:t>
      </w:r>
      <w:r w:rsidRPr="00E77497">
        <w:t>, then</w:t>
      </w:r>
    </w:p>
    <w:p w14:paraId="161ACF67" w14:textId="77777777"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1D934EA1" w14:textId="77777777" w:rsidR="004C02EF" w:rsidRPr="00E77497" w:rsidRDefault="004C02EF" w:rsidP="00FA3203">
      <w:pPr>
        <w:pStyle w:val="Alg2"/>
        <w:numPr>
          <w:ilvl w:val="1"/>
          <w:numId w:val="102"/>
        </w:numPr>
      </w:pPr>
      <w:r w:rsidRPr="00E77497">
        <w:t>Return GetValue(</w:t>
      </w:r>
      <w:r w:rsidRPr="00E77497">
        <w:rPr>
          <w:i/>
        </w:rPr>
        <w:t>trueRef</w:t>
      </w:r>
      <w:r w:rsidRPr="00E77497">
        <w:t>).</w:t>
      </w:r>
    </w:p>
    <w:p w14:paraId="373C3069" w14:textId="77777777" w:rsidR="004C02EF" w:rsidRPr="00E77497" w:rsidRDefault="004C02EF" w:rsidP="00FA3203">
      <w:pPr>
        <w:pStyle w:val="Alg2"/>
        <w:numPr>
          <w:ilvl w:val="0"/>
          <w:numId w:val="102"/>
        </w:numPr>
      </w:pPr>
      <w:r w:rsidRPr="00E77497">
        <w:t>Else</w:t>
      </w:r>
    </w:p>
    <w:p w14:paraId="1B19EF48" w14:textId="77777777"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4CFD6D67" w14:textId="77777777"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14:paraId="315AF6DD" w14:textId="77777777" w:rsidR="004C02EF" w:rsidRPr="00E77497" w:rsidRDefault="004C02EF" w:rsidP="003A4B22">
      <w:pPr>
        <w:pStyle w:val="20"/>
        <w:numPr>
          <w:ilvl w:val="0"/>
          <w:numId w:val="0"/>
        </w:numPr>
      </w:pPr>
      <w:bookmarkStart w:id="6164" w:name="_Toc375031193"/>
      <w:bookmarkStart w:id="6165" w:name="_Ref381183204"/>
      <w:bookmarkStart w:id="6166" w:name="_Toc381513706"/>
      <w:bookmarkStart w:id="6167" w:name="_Toc382202871"/>
      <w:bookmarkStart w:id="6168" w:name="_Toc382212228"/>
      <w:bookmarkStart w:id="6169" w:name="_Toc382212688"/>
      <w:bookmarkStart w:id="6170" w:name="_Toc382291573"/>
      <w:bookmarkStart w:id="6171" w:name="_Ref382717195"/>
      <w:bookmarkStart w:id="6172" w:name="_Toc385672222"/>
      <w:bookmarkStart w:id="6173" w:name="_Toc393690325"/>
      <w:bookmarkStart w:id="6174" w:name="_Hlt457449446"/>
      <w:bookmarkStart w:id="6175" w:name="_Ref440445075"/>
      <w:bookmarkStart w:id="6176" w:name="_Toc472818870"/>
      <w:bookmarkStart w:id="6177" w:name="_Toc235503444"/>
      <w:bookmarkStart w:id="6178" w:name="_Toc241509219"/>
      <w:bookmarkStart w:id="6179" w:name="_Toc244416706"/>
      <w:bookmarkStart w:id="6180" w:name="_Toc276631070"/>
      <w:bookmarkStart w:id="6181" w:name="_Toc314500625"/>
      <w:bookmarkEnd w:id="6174"/>
      <w:r w:rsidRPr="00E77497">
        <w:t>11.13</w:t>
      </w:r>
      <w:r w:rsidRPr="00E77497">
        <w:tab/>
        <w:t>Assignment Operator</w:t>
      </w:r>
      <w:bookmarkStart w:id="6182" w:name="_Toc382202872"/>
      <w:bookmarkEnd w:id="6164"/>
      <w:bookmarkEnd w:id="6165"/>
      <w:bookmarkEnd w:id="6166"/>
      <w:bookmarkEnd w:id="6167"/>
      <w:bookmarkEnd w:id="6168"/>
      <w:bookmarkEnd w:id="6169"/>
      <w:bookmarkEnd w:id="6170"/>
      <w:bookmarkEnd w:id="6171"/>
      <w:bookmarkEnd w:id="6172"/>
      <w:bookmarkEnd w:id="6173"/>
      <w:bookmarkEnd w:id="6182"/>
      <w:r w:rsidRPr="00E77497">
        <w:t>s</w:t>
      </w:r>
      <w:bookmarkEnd w:id="6175"/>
      <w:bookmarkEnd w:id="6176"/>
      <w:bookmarkEnd w:id="6177"/>
      <w:bookmarkEnd w:id="6178"/>
      <w:bookmarkEnd w:id="6179"/>
      <w:bookmarkEnd w:id="6180"/>
      <w:bookmarkEnd w:id="6181"/>
    </w:p>
    <w:p w14:paraId="09BD4C16" w14:textId="77777777" w:rsidR="004C02EF" w:rsidRPr="00E77497" w:rsidRDefault="004C02EF" w:rsidP="004C02EF">
      <w:pPr>
        <w:pStyle w:val="Syntax"/>
      </w:pPr>
      <w:r w:rsidRPr="00E77497">
        <w:t>Syntax</w:t>
      </w:r>
    </w:p>
    <w:p w14:paraId="3E1CACA0"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6D175EA6" w14:textId="77777777" w:rsidR="004C02EF" w:rsidRPr="00E77497" w:rsidRDefault="004C02EF" w:rsidP="004C02EF">
      <w:pPr>
        <w:pStyle w:val="SyntaxDefinition"/>
      </w:pPr>
      <w:r w:rsidRPr="00E77497">
        <w:t>ConditionalExpression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3496EF0E" w14:textId="77777777" w:rsidR="004C02EF" w:rsidRPr="00E77497" w:rsidRDefault="004C02EF" w:rsidP="004C02EF">
      <w:pPr>
        <w:pStyle w:val="SyntaxRule"/>
        <w:rPr>
          <w:rFonts w:ascii="Arial" w:hAnsi="Arial"/>
        </w:rPr>
      </w:pPr>
      <w:r w:rsidRPr="00E77497">
        <w:t>AssignmentExpressionNoIn</w:t>
      </w:r>
      <w:r w:rsidRPr="00E77497">
        <w:rPr>
          <w:rFonts w:ascii="Arial" w:hAnsi="Arial"/>
        </w:rPr>
        <w:t xml:space="preserve"> </w:t>
      </w:r>
      <w:r w:rsidRPr="00E77497">
        <w:rPr>
          <w:rFonts w:ascii="Arial" w:hAnsi="Arial"/>
          <w:b/>
          <w:i w:val="0"/>
        </w:rPr>
        <w:t>:</w:t>
      </w:r>
    </w:p>
    <w:p w14:paraId="1D5DC388" w14:textId="77777777" w:rsidR="004C02EF" w:rsidRPr="00E77497" w:rsidRDefault="004C02EF" w:rsidP="004C02EF">
      <w:pPr>
        <w:pStyle w:val="SyntaxDefinition"/>
      </w:pPr>
      <w:r w:rsidRPr="00E77497">
        <w:t>ConditionalExpressionNoIn</w:t>
      </w:r>
      <w:r w:rsidRPr="00E77497">
        <w:br/>
        <w:t xml:space="preserve">LeftHandSideExpression </w:t>
      </w:r>
      <w:r w:rsidRPr="00E77497">
        <w:rPr>
          <w:rFonts w:ascii="Courier New" w:hAnsi="Courier New" w:cs="Courier New"/>
          <w:b/>
          <w:i w:val="0"/>
        </w:rPr>
        <w:t>=</w:t>
      </w:r>
      <w:r w:rsidRPr="00E77497">
        <w:t xml:space="preserve"> AssignmentExpressionNoIn</w:t>
      </w:r>
      <w:r w:rsidRPr="00E77497">
        <w:br/>
        <w:t>LeftHandSideExpression AssignmentOperator AssignmentExpressionNoIn</w:t>
      </w:r>
    </w:p>
    <w:p w14:paraId="3122EAE9"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14:paraId="4EA763EA" w14:textId="77777777" w:rsidTr="003A4B22">
        <w:trPr>
          <w:trHeight w:hRule="exact" w:val="240"/>
        </w:trPr>
        <w:tc>
          <w:tcPr>
            <w:tcW w:w="648" w:type="dxa"/>
          </w:tcPr>
          <w:p w14:paraId="239AB075" w14:textId="77777777" w:rsidR="004C02EF" w:rsidRPr="00E77497" w:rsidRDefault="004C02EF" w:rsidP="003A4B22">
            <w:pPr>
              <w:pStyle w:val="SyntaxOneOf"/>
            </w:pPr>
            <w:r w:rsidRPr="00E77497">
              <w:t>*=</w:t>
            </w:r>
          </w:p>
        </w:tc>
        <w:tc>
          <w:tcPr>
            <w:tcW w:w="648" w:type="dxa"/>
          </w:tcPr>
          <w:p w14:paraId="00703ABF" w14:textId="77777777" w:rsidR="004C02EF" w:rsidRPr="00E77497" w:rsidRDefault="004C02EF" w:rsidP="003A4B22">
            <w:pPr>
              <w:pStyle w:val="SyntaxOneOf"/>
            </w:pPr>
            <w:r w:rsidRPr="00E77497">
              <w:t>/=</w:t>
            </w:r>
          </w:p>
        </w:tc>
        <w:tc>
          <w:tcPr>
            <w:tcW w:w="648" w:type="dxa"/>
          </w:tcPr>
          <w:p w14:paraId="6C8A5460" w14:textId="77777777" w:rsidR="004C02EF" w:rsidRPr="00E77497" w:rsidRDefault="004C02EF" w:rsidP="003A4B22">
            <w:pPr>
              <w:pStyle w:val="SyntaxOneOf"/>
            </w:pPr>
            <w:r w:rsidRPr="00E77497">
              <w:t>%=</w:t>
            </w:r>
          </w:p>
        </w:tc>
        <w:tc>
          <w:tcPr>
            <w:tcW w:w="648" w:type="dxa"/>
          </w:tcPr>
          <w:p w14:paraId="11D3E06A" w14:textId="77777777" w:rsidR="004C02EF" w:rsidRPr="00E77497" w:rsidRDefault="004C02EF" w:rsidP="003A4B22">
            <w:pPr>
              <w:pStyle w:val="SyntaxOneOf"/>
            </w:pPr>
            <w:r w:rsidRPr="00E77497">
              <w:t>+=</w:t>
            </w:r>
          </w:p>
        </w:tc>
        <w:tc>
          <w:tcPr>
            <w:tcW w:w="648" w:type="dxa"/>
          </w:tcPr>
          <w:p w14:paraId="0854F2FD" w14:textId="77777777" w:rsidR="004C02EF" w:rsidRPr="00E77497" w:rsidRDefault="004C02EF" w:rsidP="003A4B22">
            <w:pPr>
              <w:pStyle w:val="SyntaxOneOf"/>
            </w:pPr>
            <w:r w:rsidRPr="00E77497">
              <w:t>-=</w:t>
            </w:r>
          </w:p>
        </w:tc>
        <w:tc>
          <w:tcPr>
            <w:tcW w:w="648" w:type="dxa"/>
          </w:tcPr>
          <w:p w14:paraId="3DFA9B64" w14:textId="77777777" w:rsidR="004C02EF" w:rsidRPr="00E77497" w:rsidRDefault="004C02EF" w:rsidP="003A4B22">
            <w:pPr>
              <w:pStyle w:val="SyntaxOneOf"/>
            </w:pPr>
            <w:r w:rsidRPr="00E77497">
              <w:t>&lt;&lt;=</w:t>
            </w:r>
          </w:p>
        </w:tc>
        <w:tc>
          <w:tcPr>
            <w:tcW w:w="648" w:type="dxa"/>
          </w:tcPr>
          <w:p w14:paraId="5228301B" w14:textId="77777777" w:rsidR="004C02EF" w:rsidRPr="00E77497" w:rsidRDefault="004C02EF" w:rsidP="003A4B22">
            <w:pPr>
              <w:pStyle w:val="SyntaxOneOf"/>
            </w:pPr>
            <w:r w:rsidRPr="00E77497">
              <w:t>&gt;&gt;=</w:t>
            </w:r>
          </w:p>
        </w:tc>
        <w:tc>
          <w:tcPr>
            <w:tcW w:w="648" w:type="dxa"/>
          </w:tcPr>
          <w:p w14:paraId="6ACA6169" w14:textId="77777777" w:rsidR="004C02EF" w:rsidRPr="00E77497" w:rsidRDefault="004C02EF" w:rsidP="003A4B22">
            <w:pPr>
              <w:pStyle w:val="SyntaxOneOf"/>
            </w:pPr>
            <w:r w:rsidRPr="00E77497">
              <w:t>&gt;&gt;&gt;=</w:t>
            </w:r>
          </w:p>
        </w:tc>
        <w:tc>
          <w:tcPr>
            <w:tcW w:w="648" w:type="dxa"/>
          </w:tcPr>
          <w:p w14:paraId="7107DEAB" w14:textId="77777777" w:rsidR="004C02EF" w:rsidRPr="00E77497" w:rsidRDefault="004C02EF" w:rsidP="003A4B22">
            <w:pPr>
              <w:pStyle w:val="SyntaxOneOf"/>
            </w:pPr>
            <w:r w:rsidRPr="00E77497">
              <w:t>&amp;=</w:t>
            </w:r>
          </w:p>
        </w:tc>
        <w:tc>
          <w:tcPr>
            <w:tcW w:w="648" w:type="dxa"/>
          </w:tcPr>
          <w:p w14:paraId="55F64B1E" w14:textId="77777777" w:rsidR="004C02EF" w:rsidRPr="00E77497" w:rsidRDefault="004C02EF" w:rsidP="003A4B22">
            <w:pPr>
              <w:pStyle w:val="SyntaxOneOf"/>
            </w:pPr>
            <w:r w:rsidRPr="00E77497">
              <w:t>^=</w:t>
            </w:r>
          </w:p>
        </w:tc>
        <w:tc>
          <w:tcPr>
            <w:tcW w:w="648" w:type="dxa"/>
          </w:tcPr>
          <w:p w14:paraId="64ACA79F" w14:textId="77777777" w:rsidR="004C02EF" w:rsidRPr="00E77497" w:rsidRDefault="004C02EF" w:rsidP="003A4B22">
            <w:pPr>
              <w:pStyle w:val="SyntaxOneOf"/>
            </w:pPr>
            <w:r w:rsidRPr="00E77497">
              <w:t>|=</w:t>
            </w:r>
          </w:p>
        </w:tc>
      </w:tr>
    </w:tbl>
    <w:p w14:paraId="06B0EA18" w14:textId="77777777" w:rsidR="00262A05" w:rsidRPr="00E77497" w:rsidRDefault="00262A05" w:rsidP="00262A05">
      <w:pPr>
        <w:rPr>
          <w:ins w:id="6183" w:author="Rev 4 Allen Wirfs-Brock" w:date="2011-10-15T13:36:00Z"/>
        </w:rPr>
      </w:pPr>
      <w:bookmarkStart w:id="6184" w:name="_Toc375031194"/>
      <w:bookmarkStart w:id="6185" w:name="_Ref378392063"/>
      <w:bookmarkStart w:id="6186" w:name="_Toc381513707"/>
      <w:bookmarkStart w:id="6187" w:name="_Toc382202873"/>
      <w:bookmarkStart w:id="6188" w:name="_Toc382212229"/>
      <w:bookmarkStart w:id="6189" w:name="_Toc382212689"/>
      <w:bookmarkStart w:id="6190" w:name="_Toc382291574"/>
      <w:bookmarkStart w:id="6191" w:name="_Toc385672223"/>
      <w:bookmarkStart w:id="6192" w:name="_Toc393690326"/>
      <w:ins w:id="6193" w:author="Rev 4 Allen Wirfs-Brock" w:date="2011-10-15T13:36:00Z">
        <w:r w:rsidRPr="00E77497">
          <w:t xml:space="preserve">The semantics of the </w:t>
        </w:r>
        <w:r w:rsidRPr="00E77497">
          <w:rPr>
            <w:rFonts w:ascii="Times New Roman" w:hAnsi="Times New Roman"/>
            <w:i/>
          </w:rPr>
          <w:t>AssignmentExpressionNoIn</w:t>
        </w:r>
        <w:r w:rsidRPr="00E77497">
          <w:t xml:space="preserve"> productions are the same manner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r w:rsidRPr="00E77497">
          <w:t xml:space="preserve"> and </w:t>
        </w:r>
        <w:r w:rsidRPr="00E77497">
          <w:rPr>
            <w:rFonts w:ascii="Times New Roman" w:hAnsi="Times New Roman"/>
            <w:i/>
          </w:rPr>
          <w:t>AssignmentExpression</w:t>
        </w:r>
        <w:r w:rsidRPr="00E77497">
          <w:t>, respectively.</w:t>
        </w:r>
      </w:ins>
    </w:p>
    <w:p w14:paraId="4C114547" w14:textId="77777777" w:rsidR="008D4C49" w:rsidRPr="00E77497" w:rsidDel="001F7486" w:rsidRDefault="008D4C49" w:rsidP="00120381">
      <w:pPr>
        <w:pStyle w:val="30"/>
        <w:numPr>
          <w:ilvl w:val="0"/>
          <w:numId w:val="0"/>
        </w:numPr>
        <w:rPr>
          <w:ins w:id="6194" w:author="Allen Wirfs-Brock" w:date="2011-07-01T15:44:00Z"/>
          <w:del w:id="6195" w:author="Rev 4 Allen Wirfs-Brock" w:date="2011-10-15T15:03:00Z"/>
        </w:rPr>
      </w:pPr>
      <w:ins w:id="6196" w:author="Allen Wirfs-Brock" w:date="2011-07-01T14:52:00Z">
        <w:del w:id="6197" w:author="Rev 4 Allen Wirfs-Brock" w:date="2011-10-15T15:03:00Z">
          <w:r w:rsidRPr="00E77497" w:rsidDel="001F7486">
            <w:delText>Supplemental Syntax</w:delText>
          </w:r>
        </w:del>
      </w:ins>
    </w:p>
    <w:p w14:paraId="4D9B953A" w14:textId="77777777" w:rsidR="004C4800" w:rsidRPr="00E77497" w:rsidDel="001F7486" w:rsidRDefault="004C4800" w:rsidP="00120381">
      <w:pPr>
        <w:pStyle w:val="30"/>
        <w:numPr>
          <w:ilvl w:val="0"/>
          <w:numId w:val="0"/>
        </w:numPr>
        <w:rPr>
          <w:ins w:id="6198" w:author="Allen Wirfs-Brock" w:date="2011-07-01T14:52:00Z"/>
          <w:del w:id="6199" w:author="Rev 4 Allen Wirfs-Brock" w:date="2011-10-15T15:03:00Z"/>
        </w:rPr>
      </w:pPr>
      <w:ins w:id="6200" w:author="Allen Wirfs-Brock" w:date="2011-07-01T15:44:00Z">
        <w:del w:id="6201" w:author="Rev 4 Allen Wirfs-Brock" w:date="2011-10-15T15:03:00Z">
          <w:r w:rsidRPr="00E77497" w:rsidDel="001F7486">
            <w:delText xml:space="preserve">In certain circumstances when processing the production </w:delText>
          </w:r>
          <w:r w:rsidRPr="00E77497" w:rsidDel="001F7486">
            <w:rPr>
              <w:rStyle w:val="bnf"/>
            </w:rPr>
            <w:delText>AssignmentExpression</w:delText>
          </w:r>
          <w:r w:rsidRPr="00E77497" w:rsidDel="001F7486">
            <w:delText xml:space="preserve"> : </w:delText>
          </w:r>
          <w:r w:rsidRPr="00E77497" w:rsidDel="001F7486">
            <w:rPr>
              <w:rStyle w:val="bnf"/>
            </w:rPr>
            <w:delText>LeftHandSideExpression</w:delText>
          </w:r>
          <w:r w:rsidRPr="00E77497" w:rsidDel="001F7486">
            <w:delText xml:space="preserve"> </w:delText>
          </w:r>
          <w:r w:rsidRPr="00E77497" w:rsidDel="001F7486">
            <w:rPr>
              <w:rFonts w:ascii="Courier New" w:hAnsi="Courier New"/>
            </w:rPr>
            <w:delText>=</w:delText>
          </w:r>
          <w:r w:rsidRPr="00E77497" w:rsidDel="001F7486">
            <w:delText xml:space="preserve"> </w:delText>
          </w:r>
          <w:r w:rsidRPr="00E77497" w:rsidDel="001F7486">
            <w:rPr>
              <w:rStyle w:val="bnf"/>
            </w:rPr>
            <w:delText>AssignmentExpression</w:delText>
          </w:r>
          <w:r w:rsidRPr="00E77497" w:rsidDel="001F7486">
            <w:delText xml:space="preserve"> the following grammar is used to refine the interpretation of  </w:delText>
          </w:r>
          <w:r w:rsidRPr="00E77497" w:rsidDel="001F7486">
            <w:rPr>
              <w:rStyle w:val="bnf"/>
            </w:rPr>
            <w:delText>LeftHandSideExpression</w:delText>
          </w:r>
          <w:r w:rsidRPr="00E77497" w:rsidDel="001F7486">
            <w:delText>.</w:delText>
          </w:r>
        </w:del>
      </w:ins>
    </w:p>
    <w:p w14:paraId="64B8A324" w14:textId="77777777" w:rsidR="008D4C49" w:rsidRPr="00E77497" w:rsidDel="001F7486" w:rsidRDefault="008D4C49" w:rsidP="00120381">
      <w:pPr>
        <w:pStyle w:val="30"/>
        <w:numPr>
          <w:ilvl w:val="0"/>
          <w:numId w:val="0"/>
        </w:numPr>
        <w:rPr>
          <w:ins w:id="6202" w:author="Allen Wirfs-Brock" w:date="2011-07-01T14:52:00Z"/>
          <w:del w:id="6203" w:author="Rev 4 Allen Wirfs-Brock" w:date="2011-10-15T15:03:00Z"/>
        </w:rPr>
      </w:pPr>
      <w:ins w:id="6204" w:author="Allen Wirfs-Brock" w:date="2011-07-01T14:52:00Z">
        <w:del w:id="6205" w:author="Rev 4 Allen Wirfs-Brock" w:date="2011-10-15T15:03:00Z">
          <w:r w:rsidRPr="00E77497" w:rsidDel="001F7486">
            <w:delText xml:space="preserve">AssignmentPattern </w:delText>
          </w:r>
          <w:r w:rsidRPr="00E77497" w:rsidDel="001F7486">
            <w:rPr>
              <w:i/>
            </w:rPr>
            <w:delText>:</w:delText>
          </w:r>
        </w:del>
      </w:ins>
    </w:p>
    <w:p w14:paraId="1A578A73" w14:textId="77777777" w:rsidR="008D4C49" w:rsidRPr="00E77497" w:rsidDel="001F7486" w:rsidRDefault="008D4C49" w:rsidP="00120381">
      <w:pPr>
        <w:pStyle w:val="30"/>
        <w:numPr>
          <w:ilvl w:val="0"/>
          <w:numId w:val="0"/>
        </w:numPr>
        <w:rPr>
          <w:ins w:id="6206" w:author="Allen Wirfs-Brock" w:date="2011-07-01T14:52:00Z"/>
          <w:del w:id="6207" w:author="Rev 4 Allen Wirfs-Brock" w:date="2011-10-15T15:03:00Z"/>
          <w:rFonts w:ascii="Courier New" w:hAnsi="Courier New" w:cs="Courier New"/>
          <w:i/>
        </w:rPr>
      </w:pPr>
      <w:ins w:id="6208" w:author="Allen Wirfs-Brock" w:date="2011-07-01T14:52:00Z">
        <w:del w:id="6209" w:author="Rev 4 Allen Wirfs-Brock" w:date="2011-10-15T15:03:00Z">
          <w:r w:rsidRPr="00E77497" w:rsidDel="001F7486">
            <w:delText>ObjectAssignmentPattern</w:delText>
          </w:r>
          <w:r w:rsidRPr="00E77497" w:rsidDel="001F7486">
            <w:br/>
            <w:delText>ArrayAssignmentPattern</w:delText>
          </w:r>
          <w:r w:rsidRPr="00E77497" w:rsidDel="001F7486">
            <w:rPr>
              <w:rFonts w:ascii="Courier New" w:hAnsi="Courier New" w:cs="Courier New"/>
              <w:i/>
            </w:rPr>
            <w:delText xml:space="preserve"> </w:delText>
          </w:r>
        </w:del>
      </w:ins>
    </w:p>
    <w:p w14:paraId="2B67269C" w14:textId="77777777" w:rsidR="008D4C49" w:rsidRPr="00E77497" w:rsidDel="001F7486" w:rsidRDefault="008D4C49" w:rsidP="00120381">
      <w:pPr>
        <w:pStyle w:val="30"/>
        <w:numPr>
          <w:ilvl w:val="0"/>
          <w:numId w:val="0"/>
        </w:numPr>
        <w:rPr>
          <w:ins w:id="6210" w:author="Allen Wirfs-Brock" w:date="2011-07-01T14:52:00Z"/>
          <w:del w:id="6211" w:author="Rev 4 Allen Wirfs-Brock" w:date="2011-10-15T15:03:00Z"/>
        </w:rPr>
      </w:pPr>
      <w:ins w:id="6212" w:author="Allen Wirfs-Brock" w:date="2011-07-01T14:52:00Z">
        <w:del w:id="6213" w:author="Rev 4 Allen Wirfs-Brock" w:date="2011-10-15T15:03:00Z">
          <w:r w:rsidRPr="00E77497" w:rsidDel="001F7486">
            <w:delText xml:space="preserve">ObjectAssignmentPattern </w:delText>
          </w:r>
          <w:r w:rsidRPr="00E77497" w:rsidDel="001F7486">
            <w:rPr>
              <w:i/>
            </w:rPr>
            <w:delText>:</w:delText>
          </w:r>
        </w:del>
      </w:ins>
    </w:p>
    <w:p w14:paraId="2F40F76E" w14:textId="77777777" w:rsidR="008D4C49" w:rsidRPr="00E77497" w:rsidDel="001F7486" w:rsidRDefault="008D4C49" w:rsidP="00120381">
      <w:pPr>
        <w:pStyle w:val="30"/>
        <w:numPr>
          <w:ilvl w:val="0"/>
          <w:numId w:val="0"/>
        </w:numPr>
        <w:rPr>
          <w:ins w:id="6214" w:author="Allen Wirfs-Brock" w:date="2011-07-01T14:52:00Z"/>
          <w:del w:id="6215" w:author="Rev 4 Allen Wirfs-Brock" w:date="2011-10-15T15:03:00Z"/>
          <w:rFonts w:ascii="Courier New" w:hAnsi="Courier New" w:cs="Courier New"/>
          <w:i/>
        </w:rPr>
      </w:pPr>
      <w:ins w:id="6216" w:author="Allen Wirfs-Brock" w:date="2011-07-01T14:52:00Z">
        <w:del w:id="6217" w:author="Rev 4 Allen Wirfs-Brock" w:date="2011-10-15T15:03:00Z">
          <w:r w:rsidRPr="00E77497" w:rsidDel="001F7486">
            <w:rPr>
              <w:rFonts w:ascii="Courier New" w:hAnsi="Courier New" w:cs="Courier New"/>
              <w:i/>
            </w:rPr>
            <w:delText>{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 }</w:delText>
          </w:r>
        </w:del>
      </w:ins>
    </w:p>
    <w:p w14:paraId="6A60F8BF" w14:textId="77777777" w:rsidR="008D4C49" w:rsidRPr="00E77497" w:rsidDel="001F7486" w:rsidRDefault="008D4C49" w:rsidP="00120381">
      <w:pPr>
        <w:pStyle w:val="30"/>
        <w:numPr>
          <w:ilvl w:val="0"/>
          <w:numId w:val="0"/>
        </w:numPr>
        <w:rPr>
          <w:ins w:id="6218" w:author="Allen Wirfs-Brock" w:date="2011-07-01T14:52:00Z"/>
          <w:del w:id="6219" w:author="Rev 4 Allen Wirfs-Brock" w:date="2011-10-15T15:03:00Z"/>
        </w:rPr>
      </w:pPr>
      <w:commentRangeStart w:id="6220"/>
      <w:ins w:id="6221" w:author="Allen Wirfs-Brock" w:date="2011-07-01T14:52:00Z">
        <w:del w:id="6222" w:author="Rev 4 Allen Wirfs-Brock" w:date="2011-10-15T15:03:00Z">
          <w:r w:rsidRPr="00E77497" w:rsidDel="001F7486">
            <w:delText xml:space="preserve">ArrayAssignmentPattern </w:delText>
          </w:r>
          <w:r w:rsidRPr="00E77497" w:rsidDel="001F7486">
            <w:rPr>
              <w:i/>
            </w:rPr>
            <w:delText>:</w:delText>
          </w:r>
          <w:commentRangeEnd w:id="6220"/>
          <w:r w:rsidRPr="00E77497" w:rsidDel="001F7486">
            <w:rPr>
              <w:rStyle w:val="af4"/>
              <w:i/>
              <w:lang w:val="en-GB"/>
            </w:rPr>
            <w:commentReference w:id="6220"/>
          </w:r>
        </w:del>
      </w:ins>
    </w:p>
    <w:p w14:paraId="2533A3A9" w14:textId="77777777" w:rsidR="008D4C49" w:rsidRPr="00E77497" w:rsidDel="001F7486" w:rsidRDefault="008D4C49" w:rsidP="00120381">
      <w:pPr>
        <w:pStyle w:val="30"/>
        <w:numPr>
          <w:ilvl w:val="0"/>
          <w:numId w:val="0"/>
        </w:numPr>
        <w:rPr>
          <w:ins w:id="6223" w:author="Allen Wirfs-Brock" w:date="2011-07-01T14:52:00Z"/>
          <w:del w:id="6224" w:author="Rev 4 Allen Wirfs-Brock" w:date="2011-10-15T15:03:00Z"/>
          <w:rFonts w:ascii="Courier New" w:hAnsi="Courier New" w:cs="Courier New"/>
          <w:i/>
        </w:rPr>
      </w:pPr>
      <w:ins w:id="6225" w:author="Allen Wirfs-Brock" w:date="2011-07-01T14:52:00Z">
        <w:del w:id="6226" w:author="Rev 4 Allen Wirfs-Brock" w:date="2011-10-15T15:03:00Z">
          <w:r w:rsidRPr="00E77497" w:rsidDel="001F7486">
            <w:rPr>
              <w:rFonts w:ascii="Courier New" w:hAnsi="Courier New" w:cs="Courier New"/>
              <w:i/>
            </w:rPr>
            <w:delText xml:space="preserve">[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r w:rsidRPr="00E77497" w:rsidDel="001F7486">
            <w:rPr>
              <w:rFonts w:ascii="Courier New" w:hAnsi="Courier New" w:cs="Courier New"/>
              <w:i/>
            </w:rPr>
            <w:br/>
            <w:delText xml:space="preserve">[ </w:delText>
          </w:r>
          <w:r w:rsidRPr="00E77497" w:rsidDel="001F7486">
            <w:delText>AssignmentElementList</w:delText>
          </w:r>
          <w:r w:rsidRPr="00E77497" w:rsidDel="001F7486">
            <w:rPr>
              <w:rFonts w:ascii="Courier New" w:hAnsi="Courier New" w:cs="Courier New"/>
              <w:i/>
            </w:rPr>
            <w:delText xml:space="preserve"> ,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del>
      </w:ins>
    </w:p>
    <w:p w14:paraId="491A4FEE" w14:textId="77777777" w:rsidR="008D4C49" w:rsidRPr="00E77497" w:rsidDel="001F7486" w:rsidRDefault="008D4C49" w:rsidP="00120381">
      <w:pPr>
        <w:pStyle w:val="30"/>
        <w:numPr>
          <w:ilvl w:val="0"/>
          <w:numId w:val="0"/>
        </w:numPr>
        <w:rPr>
          <w:ins w:id="6227" w:author="Allen Wirfs-Brock" w:date="2011-07-01T14:52:00Z"/>
          <w:del w:id="6228" w:author="Rev 4 Allen Wirfs-Brock" w:date="2011-10-15T15:03:00Z"/>
        </w:rPr>
      </w:pPr>
      <w:ins w:id="6229" w:author="Allen Wirfs-Brock" w:date="2011-07-01T14:52:00Z">
        <w:del w:id="6230" w:author="Rev 4 Allen Wirfs-Brock" w:date="2011-10-15T15:03:00Z">
          <w:r w:rsidRPr="00E77497" w:rsidDel="001F7486">
            <w:delText xml:space="preserve">AssignmentPropertyList </w:delText>
          </w:r>
          <w:r w:rsidRPr="00E77497" w:rsidDel="001F7486">
            <w:rPr>
              <w:i/>
            </w:rPr>
            <w:delText>:</w:delText>
          </w:r>
        </w:del>
      </w:ins>
    </w:p>
    <w:p w14:paraId="11792685" w14:textId="77777777" w:rsidR="008D4C49" w:rsidRPr="00E77497" w:rsidDel="001F7486" w:rsidRDefault="008D4C49" w:rsidP="00120381">
      <w:pPr>
        <w:pStyle w:val="30"/>
        <w:numPr>
          <w:ilvl w:val="0"/>
          <w:numId w:val="0"/>
        </w:numPr>
        <w:rPr>
          <w:ins w:id="6231" w:author="Allen Wirfs-Brock" w:date="2011-07-01T14:52:00Z"/>
          <w:del w:id="6232" w:author="Rev 4 Allen Wirfs-Brock" w:date="2011-10-15T15:03:00Z"/>
        </w:rPr>
      </w:pPr>
      <w:ins w:id="6233" w:author="Allen Wirfs-Brock" w:date="2011-07-01T14:52:00Z">
        <w:del w:id="6234" w:author="Rev 4 Allen Wirfs-Brock" w:date="2011-10-15T15:03:00Z">
          <w:r w:rsidRPr="00E77497" w:rsidDel="001F7486">
            <w:delText>AssignmentProperty</w:delText>
          </w:r>
          <w:r w:rsidRPr="00E77497" w:rsidDel="001F7486">
            <w:br/>
            <w:delText xml:space="preserve">AssignmentPropertyList </w:delText>
          </w:r>
          <w:r w:rsidRPr="00E77497" w:rsidDel="001F7486">
            <w:rPr>
              <w:rFonts w:ascii="Courier New" w:hAnsi="Courier New" w:cs="Courier New"/>
              <w:i/>
            </w:rPr>
            <w:delText>,</w:delText>
          </w:r>
          <w:r w:rsidRPr="00E77497" w:rsidDel="001F7486">
            <w:delText xml:space="preserve"> AssignmentProperty</w:delText>
          </w:r>
        </w:del>
      </w:ins>
    </w:p>
    <w:p w14:paraId="6FC7739C" w14:textId="77777777" w:rsidR="008D4C49" w:rsidRPr="00E77497" w:rsidDel="001F7486" w:rsidRDefault="008D4C49" w:rsidP="00120381">
      <w:pPr>
        <w:pStyle w:val="30"/>
        <w:numPr>
          <w:ilvl w:val="0"/>
          <w:numId w:val="0"/>
        </w:numPr>
        <w:rPr>
          <w:ins w:id="6235" w:author="Allen Wirfs-Brock" w:date="2011-07-01T14:52:00Z"/>
          <w:del w:id="6236" w:author="Rev 4 Allen Wirfs-Brock" w:date="2011-10-15T15:03:00Z"/>
        </w:rPr>
      </w:pPr>
      <w:ins w:id="6237" w:author="Allen Wirfs-Brock" w:date="2011-07-01T14:52:00Z">
        <w:del w:id="6238" w:author="Rev 4 Allen Wirfs-Brock" w:date="2011-10-15T15:03:00Z">
          <w:r w:rsidRPr="00E77497" w:rsidDel="001F7486">
            <w:delText xml:space="preserve">AssignmentElementList </w:delText>
          </w:r>
          <w:r w:rsidRPr="00E77497" w:rsidDel="001F7486">
            <w:rPr>
              <w:i/>
            </w:rPr>
            <w:delText>:</w:delText>
          </w:r>
        </w:del>
      </w:ins>
    </w:p>
    <w:p w14:paraId="51AB29D2" w14:textId="77777777" w:rsidR="008D4C49" w:rsidRPr="00E77497" w:rsidDel="001F7486" w:rsidRDefault="008D4C49" w:rsidP="00120381">
      <w:pPr>
        <w:pStyle w:val="30"/>
        <w:numPr>
          <w:ilvl w:val="0"/>
          <w:numId w:val="0"/>
        </w:numPr>
        <w:rPr>
          <w:ins w:id="6239" w:author="Allen Wirfs-Brock" w:date="2011-07-01T14:52:00Z"/>
          <w:del w:id="6240" w:author="Rev 4 Allen Wirfs-Brock" w:date="2011-10-15T15:03:00Z"/>
        </w:rPr>
      </w:pPr>
      <w:ins w:id="6241" w:author="Allen Wirfs-Brock" w:date="2011-07-01T14:52:00Z">
        <w:del w:id="6242" w:author="Rev 4 Allen Wirfs-Brock" w:date="2011-10-15T15:03:00Z">
          <w:r w:rsidRPr="00E77497" w:rsidDel="001F7486">
            <w:delText>Elision</w:delText>
          </w:r>
          <w:r w:rsidRPr="00E77497" w:rsidDel="001F7486">
            <w:rPr>
              <w:rFonts w:cs="Arial"/>
              <w:i/>
              <w:vertAlign w:val="subscript"/>
            </w:rPr>
            <w:delText>opt</w:delText>
          </w:r>
          <w:r w:rsidRPr="00E77497" w:rsidDel="001F7486">
            <w:delText xml:space="preserve">  AssignmentElement </w:delText>
          </w:r>
          <w:r w:rsidRPr="00E77497" w:rsidDel="001F7486">
            <w:br/>
            <w:delText xml:space="preserve">AssignmentElementList </w:delText>
          </w:r>
          <w:r w:rsidRPr="00E77497" w:rsidDel="001F7486">
            <w:rPr>
              <w:rFonts w:ascii="Courier New" w:hAnsi="Courier New" w:cs="Courier New"/>
              <w:i/>
            </w:rPr>
            <w:delText>,</w:delText>
          </w:r>
          <w:r w:rsidRPr="00E77497" w:rsidDel="001F7486">
            <w:delText xml:space="preserve"> Elision</w:delText>
          </w:r>
          <w:r w:rsidRPr="00E77497" w:rsidDel="001F7486">
            <w:rPr>
              <w:rFonts w:cs="Arial"/>
              <w:i/>
              <w:vertAlign w:val="subscript"/>
            </w:rPr>
            <w:delText xml:space="preserve">opt </w:delText>
          </w:r>
          <w:r w:rsidRPr="00E77497" w:rsidDel="001F7486">
            <w:delText xml:space="preserve"> AssignmentElement</w:delText>
          </w:r>
        </w:del>
      </w:ins>
    </w:p>
    <w:p w14:paraId="2E704AC3" w14:textId="77777777" w:rsidR="008D4C49" w:rsidRPr="00E77497" w:rsidDel="001F7486" w:rsidRDefault="008D4C49" w:rsidP="00120381">
      <w:pPr>
        <w:pStyle w:val="30"/>
        <w:numPr>
          <w:ilvl w:val="0"/>
          <w:numId w:val="0"/>
        </w:numPr>
        <w:rPr>
          <w:ins w:id="6243" w:author="Allen Wirfs-Brock" w:date="2011-07-01T14:52:00Z"/>
          <w:del w:id="6244" w:author="Rev 4 Allen Wirfs-Brock" w:date="2011-10-15T15:03:00Z"/>
        </w:rPr>
      </w:pPr>
      <w:ins w:id="6245" w:author="Allen Wirfs-Brock" w:date="2011-07-01T14:52:00Z">
        <w:del w:id="6246" w:author="Rev 4 Allen Wirfs-Brock" w:date="2011-10-15T15:03:00Z">
          <w:r w:rsidRPr="00E77497" w:rsidDel="001F7486">
            <w:delText xml:space="preserve">AssignmentProperty </w:delText>
          </w:r>
          <w:r w:rsidRPr="00E77497" w:rsidDel="001F7486">
            <w:rPr>
              <w:i/>
            </w:rPr>
            <w:delText>:</w:delText>
          </w:r>
        </w:del>
      </w:ins>
    </w:p>
    <w:p w14:paraId="24F0DCC7" w14:textId="77777777" w:rsidR="008D4C49" w:rsidRPr="00E77497" w:rsidDel="001F7486" w:rsidRDefault="008D4C49" w:rsidP="00120381">
      <w:pPr>
        <w:pStyle w:val="30"/>
        <w:numPr>
          <w:ilvl w:val="0"/>
          <w:numId w:val="0"/>
        </w:numPr>
        <w:rPr>
          <w:ins w:id="6247" w:author="Allen Wirfs-Brock" w:date="2011-07-01T14:52:00Z"/>
          <w:del w:id="6248" w:author="Rev 4 Allen Wirfs-Brock" w:date="2011-10-15T15:03:00Z"/>
        </w:rPr>
      </w:pPr>
      <w:ins w:id="6249" w:author="Allen Wirfs-Brock" w:date="2011-07-01T14:52:00Z">
        <w:del w:id="6250" w:author="Rev 4 Allen Wirfs-Brock" w:date="2011-10-15T15:03:00Z">
          <w:r w:rsidRPr="00E77497" w:rsidDel="001F7486">
            <w:delText>Identifier</w:delText>
          </w:r>
          <w:r w:rsidRPr="00E77497" w:rsidDel="001F7486">
            <w:br/>
            <w:delText>PropertyName</w:delText>
          </w:r>
          <w:r w:rsidRPr="00E77497" w:rsidDel="001F7486">
            <w:rPr>
              <w:rFonts w:ascii="Courier New" w:hAnsi="Courier New" w:cs="Courier New"/>
              <w:i/>
            </w:rPr>
            <w:delText xml:space="preserve"> : </w:delText>
          </w:r>
          <w:r w:rsidRPr="00E77497" w:rsidDel="001F7486">
            <w:delText>LeftHandSideExpression</w:delText>
          </w:r>
        </w:del>
      </w:ins>
    </w:p>
    <w:p w14:paraId="47529223" w14:textId="77777777" w:rsidR="008D4C49" w:rsidRPr="00E77497" w:rsidDel="001F7486" w:rsidRDefault="008D4C49" w:rsidP="00120381">
      <w:pPr>
        <w:pStyle w:val="30"/>
        <w:numPr>
          <w:ilvl w:val="0"/>
          <w:numId w:val="0"/>
        </w:numPr>
        <w:rPr>
          <w:ins w:id="6251" w:author="Allen Wirfs-Brock" w:date="2011-07-01T14:52:00Z"/>
          <w:del w:id="6252" w:author="Rev 4 Allen Wirfs-Brock" w:date="2011-10-15T15:03:00Z"/>
        </w:rPr>
      </w:pPr>
      <w:ins w:id="6253" w:author="Allen Wirfs-Brock" w:date="2011-07-01T14:52:00Z">
        <w:del w:id="6254" w:author="Rev 4 Allen Wirfs-Brock" w:date="2011-10-15T15:03:00Z">
          <w:r w:rsidRPr="00E77497" w:rsidDel="001F7486">
            <w:delText xml:space="preserve">AssignmentElement </w:delText>
          </w:r>
          <w:r w:rsidRPr="00E77497" w:rsidDel="001F7486">
            <w:rPr>
              <w:i/>
            </w:rPr>
            <w:delText>:</w:delText>
          </w:r>
        </w:del>
      </w:ins>
    </w:p>
    <w:p w14:paraId="45BD2C5F" w14:textId="77777777" w:rsidR="008D4C49" w:rsidRPr="00E77497" w:rsidDel="001F7486" w:rsidRDefault="008D4C49" w:rsidP="00120381">
      <w:pPr>
        <w:pStyle w:val="30"/>
        <w:numPr>
          <w:ilvl w:val="0"/>
          <w:numId w:val="0"/>
        </w:numPr>
        <w:rPr>
          <w:ins w:id="6255" w:author="Allen Wirfs-Brock" w:date="2011-07-01T14:52:00Z"/>
          <w:del w:id="6256" w:author="Rev 4 Allen Wirfs-Brock" w:date="2011-10-15T15:03:00Z"/>
        </w:rPr>
      </w:pPr>
      <w:ins w:id="6257" w:author="Allen Wirfs-Brock" w:date="2011-07-01T14:52:00Z">
        <w:del w:id="6258" w:author="Rev 4 Allen Wirfs-Brock" w:date="2011-10-15T15:03:00Z">
          <w:r w:rsidRPr="00E77497" w:rsidDel="001F7486">
            <w:rPr>
              <w:rFonts w:cs="Arial"/>
              <w:i/>
              <w:sz w:val="16"/>
              <w:szCs w:val="16"/>
            </w:rPr>
            <w:delText xml:space="preserve"> </w:delText>
          </w:r>
          <w:r w:rsidRPr="00E77497" w:rsidDel="001F7486">
            <w:delText>LeftHandSideExpression</w:delText>
          </w:r>
        </w:del>
      </w:ins>
    </w:p>
    <w:p w14:paraId="055C0252" w14:textId="77777777" w:rsidR="008D4C49" w:rsidRPr="00E77497" w:rsidDel="001F7486" w:rsidRDefault="008D4C49" w:rsidP="00120381">
      <w:pPr>
        <w:pStyle w:val="30"/>
        <w:numPr>
          <w:ilvl w:val="0"/>
          <w:numId w:val="0"/>
        </w:numPr>
        <w:rPr>
          <w:ins w:id="6259" w:author="Allen Wirfs-Brock" w:date="2011-07-01T14:52:00Z"/>
          <w:del w:id="6260" w:author="Rev 4 Allen Wirfs-Brock" w:date="2011-10-15T15:03:00Z"/>
        </w:rPr>
      </w:pPr>
      <w:ins w:id="6261" w:author="Allen Wirfs-Brock" w:date="2011-07-01T14:52:00Z">
        <w:del w:id="6262" w:author="Rev 4 Allen Wirfs-Brock" w:date="2011-10-15T15:03:00Z">
          <w:r w:rsidRPr="00E77497" w:rsidDel="001F7486">
            <w:delText xml:space="preserve">AssignmentRestElement </w:delText>
          </w:r>
          <w:r w:rsidRPr="00E77497" w:rsidDel="001F7486">
            <w:rPr>
              <w:i/>
            </w:rPr>
            <w:delText>:</w:delText>
          </w:r>
        </w:del>
      </w:ins>
    </w:p>
    <w:p w14:paraId="35D1B40B" w14:textId="77777777" w:rsidR="004C02EF" w:rsidRPr="00E77497" w:rsidDel="001F7486" w:rsidRDefault="008D4C49" w:rsidP="00120381">
      <w:pPr>
        <w:pStyle w:val="30"/>
        <w:numPr>
          <w:ilvl w:val="0"/>
          <w:numId w:val="0"/>
        </w:numPr>
        <w:rPr>
          <w:del w:id="6263" w:author="Rev 4 Allen Wirfs-Brock" w:date="2011-10-15T15:03:00Z"/>
        </w:rPr>
      </w:pPr>
      <w:ins w:id="6264" w:author="Allen Wirfs-Brock" w:date="2011-07-01T14:52:00Z">
        <w:del w:id="6265" w:author="Rev 4 Allen Wirfs-Brock" w:date="2011-10-15T15:03:00Z">
          <w:r w:rsidRPr="00E77497" w:rsidDel="001F7486">
            <w:rPr>
              <w:rFonts w:cs="Arial"/>
              <w:i/>
              <w:sz w:val="16"/>
              <w:szCs w:val="16"/>
            </w:rPr>
            <w:delText xml:space="preserve"> </w:delText>
          </w:r>
          <w:r w:rsidRPr="00E77497" w:rsidDel="001F7486">
            <w:rPr>
              <w:rFonts w:ascii="Courier New" w:hAnsi="Courier New" w:cs="Courier New"/>
              <w:i/>
            </w:rPr>
            <w:delText>…</w:delText>
          </w:r>
          <w:r w:rsidRPr="00E77497" w:rsidDel="001F7486">
            <w:rPr>
              <w:rFonts w:cs="Arial"/>
              <w:i/>
              <w:sz w:val="16"/>
              <w:szCs w:val="16"/>
            </w:rPr>
            <w:delText xml:space="preserve"> </w:delText>
          </w:r>
          <w:r w:rsidRPr="00E77497" w:rsidDel="001F7486">
            <w:delText>LeftHandSideExpression</w:delText>
          </w:r>
        </w:del>
      </w:ins>
    </w:p>
    <w:p w14:paraId="48F4E2F0" w14:textId="77777777" w:rsidR="007806CA" w:rsidRPr="00E77497" w:rsidRDefault="007806CA" w:rsidP="00120381">
      <w:pPr>
        <w:pStyle w:val="30"/>
        <w:numPr>
          <w:ilvl w:val="0"/>
          <w:numId w:val="0"/>
        </w:numPr>
        <w:rPr>
          <w:ins w:id="6266" w:author="Rev 4 Allen Wirfs-Brock" w:date="2011-10-15T13:44:00Z"/>
        </w:rPr>
      </w:pPr>
      <w:bookmarkStart w:id="6267" w:name="_Toc314500626"/>
      <w:ins w:id="6268" w:author="Rev 4 Allen Wirfs-Brock" w:date="2011-10-15T13:44:00Z">
        <w:r w:rsidRPr="00E77497">
          <w:t>Static Semantics</w:t>
        </w:r>
        <w:bookmarkEnd w:id="6267"/>
      </w:ins>
    </w:p>
    <w:p w14:paraId="75B2DBF7" w14:textId="77777777" w:rsidR="007806CA" w:rsidRPr="00E77497" w:rsidRDefault="00C9049C" w:rsidP="007806CA">
      <w:pPr>
        <w:rPr>
          <w:ins w:id="6269" w:author="Rev 4 Allen Wirfs-Brock" w:date="2011-10-15T13:44:00Z"/>
          <w:rFonts w:ascii="Helvetica" w:hAnsi="Helvetica"/>
          <w:b/>
        </w:rPr>
      </w:pPr>
      <w:ins w:id="6270" w:author="Rev 4 Allen Wirfs-Brock" w:date="2011-10-20T10:21:00Z">
        <w:r w:rsidRPr="00E77497">
          <w:rPr>
            <w:rFonts w:ascii="Helvetica" w:hAnsi="Helvetica"/>
            <w:b/>
          </w:rPr>
          <w:t xml:space="preserve">Static Semantics:  </w:t>
        </w:r>
      </w:ins>
      <w:ins w:id="6271" w:author="Rev 4 Allen Wirfs-Brock" w:date="2011-10-15T13:44:00Z">
        <w:r w:rsidR="007806CA" w:rsidRPr="00E77497">
          <w:rPr>
            <w:rFonts w:ascii="Helvetica" w:hAnsi="Helvetica"/>
            <w:b/>
          </w:rPr>
          <w:t>Early Errors</w:t>
        </w:r>
      </w:ins>
    </w:p>
    <w:p w14:paraId="69AD7735" w14:textId="77777777" w:rsidR="001A5F8D" w:rsidRPr="00E77497" w:rsidRDefault="001A5F8D" w:rsidP="001A5F8D">
      <w:pPr>
        <w:pStyle w:val="SyntaxRule"/>
        <w:rPr>
          <w:ins w:id="6272" w:author="Rev 4 Allen Wirfs-Brock" w:date="2011-10-15T13:57:00Z"/>
          <w:rFonts w:ascii="Arial" w:hAnsi="Arial"/>
        </w:rPr>
      </w:pPr>
      <w:ins w:id="6273" w:author="Rev 4 Allen Wirfs-Brock" w:date="2011-10-15T13:57:00Z">
        <w:r w:rsidRPr="00E77497">
          <w:t>AssignmentExpression</w:t>
        </w:r>
        <w:r w:rsidRPr="00E77497">
          <w:rPr>
            <w:rFonts w:ascii="Arial" w:hAnsi="Arial"/>
          </w:rPr>
          <w:t xml:space="preserve"> </w:t>
        </w:r>
        <w:r w:rsidRPr="00E77497">
          <w:rPr>
            <w:rFonts w:ascii="Arial" w:hAnsi="Arial"/>
            <w:b/>
            <w:i w:val="0"/>
          </w:rPr>
          <w:t>:</w:t>
        </w:r>
      </w:ins>
    </w:p>
    <w:p w14:paraId="3EC31C6C" w14:textId="77777777" w:rsidR="001A5F8D" w:rsidRPr="00E77497" w:rsidRDefault="001A5F8D" w:rsidP="001A5F8D">
      <w:pPr>
        <w:pStyle w:val="SyntaxDefinition"/>
        <w:rPr>
          <w:ins w:id="6274" w:author="Rev 4 Allen Wirfs-Brock" w:date="2011-10-15T13:57:00Z"/>
        </w:rPr>
      </w:pPr>
      <w:ins w:id="6275" w:author="Rev 4 Allen Wirfs-Brock" w:date="2011-10-15T13:57:00Z">
        <w:r w:rsidRPr="00E77497">
          <w:t>LeftHandSideExpression</w:t>
        </w:r>
      </w:ins>
      <w:ins w:id="6276" w:author="Rev 5 Allen Wirfs-Brock" w:date="2012-01-11T10:46:00Z">
        <w:r w:rsidR="00795735">
          <w:t xml:space="preserve"> </w:t>
        </w:r>
      </w:ins>
      <w:ins w:id="6277" w:author="Rev 4 Allen Wirfs-Brock" w:date="2011-10-15T13:57:00Z">
        <w:r w:rsidRPr="00E77497">
          <w:t xml:space="preserve"> </w:t>
        </w:r>
        <w:r w:rsidRPr="00E77497">
          <w:rPr>
            <w:rFonts w:ascii="Courier New" w:hAnsi="Courier New" w:cs="Courier New"/>
            <w:b/>
            <w:i w:val="0"/>
          </w:rPr>
          <w:t>=</w:t>
        </w:r>
        <w:r w:rsidRPr="00E77497">
          <w:t xml:space="preserve"> AssignmentExpression </w:t>
        </w:r>
        <w:r w:rsidRPr="00E77497">
          <w:br/>
          <w:t>LeftHandSideExpression AssignmentOperator AssignmentExpression</w:t>
        </w:r>
      </w:ins>
    </w:p>
    <w:p w14:paraId="5E2631DA" w14:textId="77777777" w:rsidR="004C02EF" w:rsidRPr="00E77497" w:rsidDel="005B5983" w:rsidRDefault="004C02EF" w:rsidP="004C02EF">
      <w:pPr>
        <w:pStyle w:val="Syntax"/>
        <w:rPr>
          <w:del w:id="6278" w:author="Rev 4 Allen Wirfs-Brock" w:date="2011-10-15T13:37:00Z"/>
        </w:rPr>
      </w:pPr>
      <w:del w:id="6279" w:author="Rev 4 Allen Wirfs-Brock" w:date="2011-10-15T13:37:00Z">
        <w:r w:rsidRPr="00E77497" w:rsidDel="005B5983">
          <w:delText>Semantics</w:delText>
        </w:r>
      </w:del>
    </w:p>
    <w:p w14:paraId="7A535122" w14:textId="77777777" w:rsidR="004C02EF" w:rsidRPr="00E77497" w:rsidDel="007806CA" w:rsidRDefault="004C02EF" w:rsidP="003A4B22">
      <w:pPr>
        <w:pStyle w:val="30"/>
        <w:numPr>
          <w:ilvl w:val="0"/>
          <w:numId w:val="0"/>
        </w:numPr>
        <w:rPr>
          <w:del w:id="6280" w:author="Rev 4 Allen Wirfs-Brock" w:date="2011-10-15T13:45:00Z"/>
        </w:rPr>
      </w:pPr>
      <w:bookmarkStart w:id="6281" w:name="_Toc472818871"/>
      <w:bookmarkStart w:id="6282" w:name="_Toc235503445"/>
      <w:bookmarkStart w:id="6283" w:name="_Toc241509220"/>
      <w:bookmarkStart w:id="6284" w:name="_Toc244416707"/>
      <w:bookmarkStart w:id="6285" w:name="_Toc276631071"/>
      <w:del w:id="6286" w:author="Rev 4 Allen Wirfs-Brock" w:date="2011-10-15T13:45:00Z">
        <w:r w:rsidRPr="00E77497" w:rsidDel="007806CA">
          <w:delText>11.13.1</w:delText>
        </w:r>
        <w:r w:rsidRPr="00E77497" w:rsidDel="007806CA">
          <w:tab/>
          <w:delText xml:space="preserve">Simple Assignment ( </w:delText>
        </w:r>
        <w:r w:rsidRPr="00E77497" w:rsidDel="007806CA">
          <w:rPr>
            <w:rFonts w:ascii="Courier New" w:hAnsi="Courier New"/>
          </w:rPr>
          <w:delText>=</w:delText>
        </w:r>
        <w:r w:rsidRPr="00E77497" w:rsidDel="007806CA">
          <w:delText xml:space="preserve"> </w:delText>
        </w:r>
        <w:bookmarkEnd w:id="6184"/>
        <w:bookmarkEnd w:id="6185"/>
        <w:bookmarkEnd w:id="6186"/>
        <w:bookmarkEnd w:id="6187"/>
        <w:bookmarkEnd w:id="6188"/>
        <w:bookmarkEnd w:id="6189"/>
        <w:bookmarkEnd w:id="6190"/>
        <w:bookmarkEnd w:id="6191"/>
        <w:bookmarkEnd w:id="6192"/>
        <w:r w:rsidRPr="00E77497" w:rsidDel="007806CA">
          <w:delText>)</w:delText>
        </w:r>
        <w:bookmarkEnd w:id="6281"/>
        <w:bookmarkEnd w:id="6282"/>
        <w:bookmarkEnd w:id="6283"/>
        <w:bookmarkEnd w:id="6284"/>
        <w:bookmarkEnd w:id="6285"/>
      </w:del>
    </w:p>
    <w:p w14:paraId="695C767E" w14:textId="77777777" w:rsidR="004C0865" w:rsidRPr="00E77497" w:rsidDel="001A5F8D" w:rsidRDefault="004C0865" w:rsidP="004C4800">
      <w:pPr>
        <w:rPr>
          <w:ins w:id="6287" w:author="Allen Wirfs-Brock" w:date="2011-07-01T14:54:00Z"/>
          <w:del w:id="6288" w:author="Rev 4 Allen Wirfs-Brock" w:date="2011-10-15T13:57:00Z"/>
        </w:rPr>
      </w:pPr>
      <w:ins w:id="6289" w:author="Allen Wirfs-Brock" w:date="2011-07-01T14:54:00Z">
        <w:del w:id="6290" w:author="Rev 4 Allen Wirfs-Brock" w:date="2011-10-15T13:45:00Z">
          <w:r w:rsidRPr="00E77497" w:rsidDel="007806CA">
            <w:delText xml:space="preserve">The static semantics of </w:delText>
          </w:r>
        </w:del>
        <w:del w:id="6291" w:author="Rev 4 Allen Wirfs-Brock" w:date="2011-10-15T13:57:00Z">
          <w:r w:rsidRPr="00E77497" w:rsidDel="001A5F8D">
            <w:rPr>
              <w:rStyle w:val="bnf"/>
            </w:rPr>
            <w:delText>AssignmentExpression</w:delText>
          </w:r>
          <w:r w:rsidRPr="00E77497" w:rsidDel="001A5F8D">
            <w:delText xml:space="preserve"> </w:delText>
          </w:r>
          <w:r w:rsidRPr="00E77497" w:rsidDel="001A5F8D">
            <w:rPr>
              <w:b/>
            </w:rPr>
            <w:delText>:</w:delText>
          </w:r>
          <w:r w:rsidRPr="00E77497" w:rsidDel="001A5F8D">
            <w:delText xml:space="preserve"> </w:delText>
          </w:r>
          <w:r w:rsidRPr="00E77497" w:rsidDel="001A5F8D">
            <w:rPr>
              <w:rStyle w:val="bnf"/>
            </w:rPr>
            <w:delText>LeftHandSideExpression</w:delText>
          </w:r>
          <w:r w:rsidRPr="00E77497" w:rsidDel="001A5F8D">
            <w:delText xml:space="preserve"> </w:delText>
          </w:r>
          <w:r w:rsidRPr="00E77497" w:rsidDel="001A5F8D">
            <w:rPr>
              <w:rFonts w:ascii="Courier New" w:hAnsi="Courier New"/>
              <w:b/>
            </w:rPr>
            <w:delText>=</w:delText>
          </w:r>
          <w:r w:rsidRPr="00E77497" w:rsidDel="001A5F8D">
            <w:delText xml:space="preserve"> </w:delText>
          </w:r>
          <w:r w:rsidRPr="00E77497" w:rsidDel="001A5F8D">
            <w:rPr>
              <w:rStyle w:val="bnf"/>
            </w:rPr>
            <w:delText xml:space="preserve">AssignmentExpression </w:delText>
          </w:r>
        </w:del>
        <w:del w:id="6292" w:author="Rev 4 Allen Wirfs-Brock" w:date="2011-10-15T13:45:00Z">
          <w:r w:rsidRPr="00E77497" w:rsidDel="007806CA">
            <w:delText>are:</w:delText>
          </w:r>
        </w:del>
      </w:ins>
    </w:p>
    <w:p w14:paraId="1B3AA468" w14:textId="77777777" w:rsidR="004C0865" w:rsidRPr="00E77497" w:rsidRDefault="004C0865" w:rsidP="00FA3203">
      <w:pPr>
        <w:numPr>
          <w:ilvl w:val="0"/>
          <w:numId w:val="403"/>
        </w:numPr>
        <w:spacing w:after="0"/>
        <w:rPr>
          <w:ins w:id="6293" w:author="Allen Wirfs-Brock" w:date="2011-07-01T14:54:00Z"/>
        </w:rPr>
      </w:pPr>
      <w:ins w:id="6294" w:author="Allen Wirfs-Brock" w:date="2011-07-01T14:54:00Z">
        <w:r w:rsidRPr="00E77497">
          <w:t xml:space="preserve">It is a Syntax Error if the </w:t>
        </w:r>
        <w:r w:rsidRPr="00E77497">
          <w:rPr>
            <w:rStyle w:val="bnf"/>
          </w:rPr>
          <w:t>AssignmentExpression</w:t>
        </w:r>
        <w:r w:rsidRPr="00E77497">
          <w:t xml:space="preserve"> is contained in strict code and </w:t>
        </w:r>
        <w:r w:rsidRPr="00E77497">
          <w:rPr>
            <w:rStyle w:val="bnf"/>
          </w:rPr>
          <w:t>LeftHandSideExpression</w:t>
        </w:r>
        <w:r w:rsidRPr="00E77497">
          <w:t xml:space="preserve"> is the </w:t>
        </w:r>
        <w:r w:rsidRPr="00E77497">
          <w:rPr>
            <w:rStyle w:val="bnf"/>
          </w:rPr>
          <w:t>Identif</w:t>
        </w:r>
      </w:ins>
      <w:ins w:id="6295" w:author="Rev 3 Allen Wirfs-Brock" w:date="2011-08-30T11:17:00Z">
        <w:r w:rsidR="00E85BAD" w:rsidRPr="00E77497">
          <w:rPr>
            <w:rStyle w:val="bnf"/>
          </w:rPr>
          <w:t>i</w:t>
        </w:r>
      </w:ins>
      <w:ins w:id="6296" w:author="Allen Wirfs-Brock" w:date="2011-07-01T14:54:00Z">
        <w:r w:rsidRPr="00E77497">
          <w:rPr>
            <w:rStyle w:val="bnf"/>
          </w:rPr>
          <w:t>er</w:t>
        </w:r>
        <w:r w:rsidRPr="00E77497">
          <w:t xml:space="preserve"> </w:t>
        </w:r>
        <w:r w:rsidRPr="00E77497">
          <w:rPr>
            <w:rFonts w:ascii="Courier New" w:hAnsi="Courier New" w:cs="Courier New"/>
            <w:b/>
          </w:rPr>
          <w:t>eval</w:t>
        </w:r>
        <w:r w:rsidRPr="00E77497">
          <w:t xml:space="preserve"> or the </w:t>
        </w:r>
        <w:r w:rsidRPr="00E77497">
          <w:rPr>
            <w:rStyle w:val="bnf"/>
          </w:rPr>
          <w:t>Identif</w:t>
        </w:r>
      </w:ins>
      <w:ins w:id="6297" w:author="Rev 3 Allen Wirfs-Brock" w:date="2011-08-30T11:17:00Z">
        <w:r w:rsidR="00E85BAD" w:rsidRPr="00E77497">
          <w:rPr>
            <w:rStyle w:val="bnf"/>
          </w:rPr>
          <w:t>i</w:t>
        </w:r>
      </w:ins>
      <w:ins w:id="6298" w:author="Allen Wirfs-Brock" w:date="2011-07-01T14:54:00Z">
        <w:r w:rsidRPr="00E77497">
          <w:rPr>
            <w:rStyle w:val="bnf"/>
          </w:rPr>
          <w:t xml:space="preserve">er </w:t>
        </w:r>
        <w:r w:rsidRPr="00E77497">
          <w:rPr>
            <w:rFonts w:ascii="Courier New" w:hAnsi="Courier New" w:cs="Courier New"/>
            <w:b/>
          </w:rPr>
          <w:t>arguments</w:t>
        </w:r>
        <w:r w:rsidRPr="00E77497">
          <w:t>.</w:t>
        </w:r>
      </w:ins>
    </w:p>
    <w:p w14:paraId="33C1DB16" w14:textId="77777777" w:rsidR="004C0865" w:rsidRPr="00E77497" w:rsidDel="006B46BE" w:rsidRDefault="004C0865" w:rsidP="00FA3203">
      <w:pPr>
        <w:numPr>
          <w:ilvl w:val="0"/>
          <w:numId w:val="403"/>
        </w:numPr>
        <w:spacing w:after="0"/>
        <w:rPr>
          <w:ins w:id="6299" w:author="Allen Wirfs-Brock" w:date="2011-07-01T14:54:00Z"/>
          <w:del w:id="6300" w:author="Allen Wirfs-Brock rev2" w:date="2011-07-12T15:34:00Z"/>
        </w:rPr>
      </w:pPr>
      <w:ins w:id="6301" w:author="Allen Wirfs-Brock" w:date="2011-07-01T14:54:00Z">
        <w:del w:id="6302" w:author="Allen Wirfs-Brock rev2" w:date="2011-07-12T15:34:00Z">
          <w:r w:rsidRPr="00E77497" w:rsidDel="006B46BE">
            <w:delText xml:space="preserve">It is a Syntax Error if the </w:delText>
          </w:r>
          <w:r w:rsidRPr="00E77497" w:rsidDel="006B46BE">
            <w:rPr>
              <w:rStyle w:val="bnf"/>
            </w:rPr>
            <w:delText>AssignmentExpression</w:delText>
          </w:r>
          <w:r w:rsidRPr="00E77497" w:rsidDel="006B46BE">
            <w:delText xml:space="preserve"> is contained in extended code and the </w:delText>
          </w:r>
          <w:r w:rsidRPr="00E77497" w:rsidDel="006B46BE">
            <w:rPr>
              <w:rStyle w:val="bnf"/>
            </w:rPr>
            <w:delText>LeftHandSideExpression</w:delText>
          </w:r>
          <w:r w:rsidRPr="00E77497" w:rsidDel="006B46BE">
            <w:delText xml:space="preserve"> is the </w:delText>
          </w:r>
          <w:r w:rsidRPr="00E77497" w:rsidDel="006B46BE">
            <w:rPr>
              <w:rStyle w:val="bnf"/>
            </w:rPr>
            <w:delText>Identifier</w:delText>
          </w:r>
          <w:r w:rsidRPr="00E77497" w:rsidDel="006B46BE">
            <w:delText xml:space="preserve"> </w:delText>
          </w:r>
          <w:r w:rsidRPr="00E77497" w:rsidDel="006B46BE">
            <w:rPr>
              <w:rFonts w:ascii="Courier New" w:hAnsi="Courier New" w:cs="Courier New"/>
              <w:b/>
            </w:rPr>
            <w:delText>this</w:delText>
          </w:r>
          <w:r w:rsidRPr="00E77497" w:rsidDel="006B46BE">
            <w:delText xml:space="preserve"> or the </w:delText>
          </w:r>
          <w:r w:rsidRPr="00E77497" w:rsidDel="006B46BE">
            <w:rPr>
              <w:rStyle w:val="bnf"/>
            </w:rPr>
            <w:delText xml:space="preserve">Identifer </w:delText>
          </w:r>
          <w:r w:rsidRPr="00E77497" w:rsidDel="006B46BE">
            <w:rPr>
              <w:rFonts w:ascii="Courier New" w:hAnsi="Courier New" w:cs="Courier New"/>
              <w:b/>
            </w:rPr>
            <w:delText>super</w:delText>
          </w:r>
          <w:r w:rsidRPr="00E77497" w:rsidDel="006B46BE">
            <w:delText>.</w:delText>
          </w:r>
        </w:del>
      </w:ins>
    </w:p>
    <w:p w14:paraId="2EFEA266" w14:textId="77777777" w:rsidR="004C0865" w:rsidRPr="00E77497" w:rsidRDefault="004C0865" w:rsidP="00FA3203">
      <w:pPr>
        <w:numPr>
          <w:ilvl w:val="0"/>
          <w:numId w:val="403"/>
        </w:numPr>
        <w:spacing w:after="0"/>
        <w:rPr>
          <w:ins w:id="6303" w:author="Allen Wirfs-Brock" w:date="2011-07-01T14:54:00Z"/>
        </w:rPr>
      </w:pPr>
      <w:ins w:id="6304" w:author="Allen Wirfs-Brock" w:date="2011-07-01T14:54:00Z">
        <w:r w:rsidRPr="00E77497">
          <w:t xml:space="preserve">It is a Syntax Error if the </w:t>
        </w:r>
        <w:r w:rsidRPr="00E77497">
          <w:rPr>
            <w:rStyle w:val="bnf"/>
          </w:rPr>
          <w:t>AssignmentExpression</w:t>
        </w:r>
        <w:r w:rsidRPr="00E77497">
          <w:t xml:space="preserve"> is contained in extended code and the </w:t>
        </w:r>
        <w:r w:rsidRPr="00E77497">
          <w:rPr>
            <w:rStyle w:val="bnf"/>
          </w:rPr>
          <w:t>LeftHandSideExpression</w:t>
        </w:r>
        <w:r w:rsidRPr="00E77497">
          <w:t xml:space="preserve"> is a </w:t>
        </w:r>
        <w:r w:rsidRPr="00E77497">
          <w:rPr>
            <w:rStyle w:val="bnf"/>
          </w:rPr>
          <w:t xml:space="preserve">Literal </w:t>
        </w:r>
        <w:r w:rsidRPr="00E77497">
          <w:t xml:space="preserve">or a </w:t>
        </w:r>
        <w:r w:rsidRPr="00E77497">
          <w:rPr>
            <w:rStyle w:val="bnf"/>
          </w:rPr>
          <w:t>FunctionExpression</w:t>
        </w:r>
        <w:r w:rsidRPr="00E77497">
          <w:t>.</w:t>
        </w:r>
      </w:ins>
    </w:p>
    <w:p w14:paraId="79A900DD" w14:textId="77777777" w:rsidR="004C0865" w:rsidRPr="00E77497" w:rsidRDefault="004C0865" w:rsidP="00FA3203">
      <w:pPr>
        <w:numPr>
          <w:ilvl w:val="0"/>
          <w:numId w:val="403"/>
        </w:numPr>
        <w:spacing w:after="0"/>
        <w:rPr>
          <w:ins w:id="6305" w:author="Allen Wirfs-Brock" w:date="2011-07-01T14:54:00Z"/>
        </w:rPr>
      </w:pPr>
      <w:ins w:id="6306" w:author="Allen Wirfs-Brock" w:date="2011-07-01T14:54:00Z">
        <w:r w:rsidRPr="00E77497">
          <w:t xml:space="preserve">It is a Syntax Error if the </w:t>
        </w:r>
        <w:r w:rsidRPr="00E77497">
          <w:rPr>
            <w:rStyle w:val="bnf"/>
          </w:rPr>
          <w:t>AssignmentExpression</w:t>
        </w:r>
        <w:r w:rsidRPr="00E77497">
          <w:t xml:space="preserve"> is contained in extended code and the </w:t>
        </w:r>
        <w:r w:rsidRPr="00E77497">
          <w:rPr>
            <w:rStyle w:val="bnf"/>
          </w:rPr>
          <w:t>LeftHandSideExpression</w:t>
        </w:r>
        <w:r w:rsidRPr="00E77497">
          <w:t xml:space="preserve"> is an </w:t>
        </w:r>
        <w:r w:rsidRPr="00E77497">
          <w:rPr>
            <w:rStyle w:val="bnf"/>
          </w:rPr>
          <w:t xml:space="preserve">Identifier </w:t>
        </w:r>
        <w:r w:rsidRPr="00E77497">
          <w:rPr>
            <w:rStyle w:val="bnf"/>
            <w:i w:val="0"/>
          </w:rPr>
          <w:t xml:space="preserve">that does not statically resolve to a declarative environment record binding or if the resolved binding </w:t>
        </w:r>
      </w:ins>
      <w:ins w:id="6307" w:author="Rev 4 Allen Wirfs-Brock" w:date="2011-10-15T14:06:00Z">
        <w:r w:rsidR="00520E07" w:rsidRPr="00E77497">
          <w:rPr>
            <w:rStyle w:val="bnf"/>
            <w:i w:val="0"/>
          </w:rPr>
          <w:t xml:space="preserve">is </w:t>
        </w:r>
      </w:ins>
      <w:ins w:id="6308" w:author="Allen Wirfs-Brock" w:date="2011-07-01T14:54:00Z">
        <w:r w:rsidRPr="00E77497">
          <w:rPr>
            <w:rStyle w:val="bnf"/>
            <w:i w:val="0"/>
          </w:rPr>
          <w:t>an immutable binding.</w:t>
        </w:r>
      </w:ins>
    </w:p>
    <w:p w14:paraId="63930802" w14:textId="77777777" w:rsidR="004C0865" w:rsidRPr="00E77497" w:rsidRDefault="004C0865" w:rsidP="00FA3203">
      <w:pPr>
        <w:numPr>
          <w:ilvl w:val="0"/>
          <w:numId w:val="403"/>
        </w:numPr>
        <w:spacing w:after="220"/>
        <w:rPr>
          <w:ins w:id="6309" w:author="Rev 4 Allen Wirfs-Brock" w:date="2011-10-15T14:11:00Z"/>
        </w:rPr>
      </w:pPr>
      <w:ins w:id="6310" w:author="Allen Wirfs-Brock" w:date="2011-07-01T14:54: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1AA719F5" w14:textId="77777777" w:rsidR="00520E07" w:rsidRPr="00E77497" w:rsidRDefault="00520E07" w:rsidP="00120381">
      <w:pPr>
        <w:pStyle w:val="SyntaxRule"/>
        <w:spacing w:after="220"/>
        <w:jc w:val="left"/>
        <w:rPr>
          <w:ins w:id="6311" w:author="Allen Wirfs-Brock" w:date="2011-07-01T14:54:00Z"/>
          <w:rFonts w:ascii="Arial" w:hAnsi="Arial"/>
        </w:rPr>
      </w:pPr>
      <w:ins w:id="6312" w:author="Rev 4 Allen Wirfs-Brock" w:date="2011-10-15T14:11:00Z">
        <w:r w:rsidRPr="00E77497">
          <w:t>AssignmentExpression</w:t>
        </w:r>
        <w:r w:rsidRPr="00E77497">
          <w:rPr>
            <w:rFonts w:ascii="Arial" w:hAnsi="Arial"/>
          </w:rPr>
          <w:t xml:space="preserve"> </w:t>
        </w:r>
        <w:r w:rsidRPr="00E77497">
          <w:rPr>
            <w:rFonts w:ascii="Arial" w:hAnsi="Arial"/>
            <w:b/>
            <w:i w:val="0"/>
          </w:rPr>
          <w:t>:</w:t>
        </w:r>
      </w:ins>
      <w:ins w:id="6313" w:author="Rev 4 Allen Wirfs-Brock" w:date="2011-10-15T14:12:00Z">
        <w:r w:rsidRPr="00E77497">
          <w:rPr>
            <w:rFonts w:ascii="Arial" w:hAnsi="Arial"/>
            <w:b/>
            <w:i w:val="0"/>
          </w:rPr>
          <w:t xml:space="preserve"> </w:t>
        </w:r>
      </w:ins>
      <w:ins w:id="6314" w:author="Rev 4 Allen Wirfs-Brock" w:date="2011-10-15T14:11:00Z">
        <w:r w:rsidRPr="00E77497">
          <w:t xml:space="preserve">LeftHandSideExpression </w:t>
        </w:r>
        <w:r w:rsidRPr="00E77497">
          <w:rPr>
            <w:rFonts w:ascii="Courier New" w:hAnsi="Courier New" w:cs="Courier New"/>
            <w:b/>
            <w:i w:val="0"/>
          </w:rPr>
          <w:t>=</w:t>
        </w:r>
        <w:r w:rsidRPr="00E77497">
          <w:t xml:space="preserve"> AssignmentExpression </w:t>
        </w:r>
      </w:ins>
    </w:p>
    <w:p w14:paraId="179B8EB1" w14:textId="77777777" w:rsidR="004C0865" w:rsidRPr="00E77497" w:rsidRDefault="004C0865" w:rsidP="00FA3203">
      <w:pPr>
        <w:numPr>
          <w:ilvl w:val="0"/>
          <w:numId w:val="403"/>
        </w:numPr>
        <w:rPr>
          <w:ins w:id="6315" w:author="Allen Wirfs-Brock" w:date="2011-07-01T14:54:00Z"/>
        </w:rPr>
      </w:pPr>
      <w:ins w:id="6316" w:author="Allen Wirfs-Brock" w:date="2011-07-01T14:54:00Z">
        <w:r w:rsidRPr="00E77497">
          <w:t xml:space="preserve">It is a Syntax Error if the </w:t>
        </w:r>
        <w:r w:rsidRPr="00E77497">
          <w:rPr>
            <w:rStyle w:val="bnf"/>
          </w:rPr>
          <w:t>AssignmentExpression</w:t>
        </w:r>
        <w:r w:rsidRPr="00E77497">
          <w:t xml:space="preserve"> is contained in extended code and the </w:t>
        </w:r>
        <w:r w:rsidRPr="00E77497">
          <w:rPr>
            <w:rStyle w:val="bnf"/>
          </w:rPr>
          <w:t>LeftHandSideExpression</w:t>
        </w:r>
        <w:r w:rsidRPr="00E77497">
          <w:t xml:space="preserve"> is an </w:t>
        </w:r>
        <w:r w:rsidRPr="00E77497">
          <w:rPr>
            <w:rStyle w:val="bnf"/>
          </w:rPr>
          <w:t>ObjectLiteral</w:t>
        </w:r>
        <w:r w:rsidRPr="00E77497">
          <w:t xml:space="preserve"> or an</w:t>
        </w:r>
        <w:r w:rsidRPr="00E77497">
          <w:rPr>
            <w:i/>
          </w:rPr>
          <w:t xml:space="preserve"> </w:t>
        </w:r>
        <w:r w:rsidRPr="00E77497">
          <w:rPr>
            <w:rStyle w:val="bnf"/>
          </w:rPr>
          <w:t>ArrayLiteral</w:t>
        </w:r>
        <w:r w:rsidRPr="00E77497">
          <w:rPr>
            <w:i/>
          </w:rPr>
          <w:t xml:space="preserve"> </w:t>
        </w:r>
        <w:r w:rsidRPr="00E77497">
          <w:t xml:space="preserve">and the source code corresponding to </w:t>
        </w:r>
        <w:r w:rsidRPr="00E77497">
          <w:rPr>
            <w:rStyle w:val="bnf"/>
          </w:rPr>
          <w:t>LeftHandSideExp</w:t>
        </w:r>
      </w:ins>
      <w:ins w:id="6317" w:author="Allen Wirfs-Brock rev2" w:date="2011-07-20T13:35:00Z">
        <w:r w:rsidR="00920F94" w:rsidRPr="00E77497">
          <w:rPr>
            <w:rStyle w:val="bnf"/>
          </w:rPr>
          <w:t>r</w:t>
        </w:r>
      </w:ins>
      <w:ins w:id="6318" w:author="Allen Wirfs-Brock" w:date="2011-07-01T14:54:00Z">
        <w:r w:rsidRPr="00E77497">
          <w:rPr>
            <w:rStyle w:val="bnf"/>
          </w:rPr>
          <w:t>ess</w:t>
        </w:r>
      </w:ins>
      <w:ins w:id="6319" w:author="Rev 3 Allen Wirfs-Brock" w:date="2011-08-30T10:44:00Z">
        <w:r w:rsidR="0096712D" w:rsidRPr="00E77497">
          <w:rPr>
            <w:rStyle w:val="bnf"/>
          </w:rPr>
          <w:t>i</w:t>
        </w:r>
      </w:ins>
      <w:ins w:id="6320" w:author="Allen Wirfs-Brock" w:date="2011-07-01T14:54:00Z">
        <w:r w:rsidRPr="00E77497">
          <w:rPr>
            <w:rStyle w:val="bnf"/>
          </w:rPr>
          <w:t>on</w:t>
        </w:r>
        <w:r w:rsidRPr="00E77497">
          <w:t xml:space="preserve"> cannot be parsed using </w:t>
        </w:r>
        <w:r w:rsidRPr="00E77497">
          <w:rPr>
            <w:rStyle w:val="bnf"/>
          </w:rPr>
          <w:t>AssignmentPattern</w:t>
        </w:r>
        <w:r w:rsidRPr="00E77497">
          <w:t xml:space="preserve"> as the goal symbol.</w:t>
        </w:r>
      </w:ins>
    </w:p>
    <w:p w14:paraId="45BDE91A" w14:textId="77777777" w:rsidR="00295437" w:rsidRPr="00E77497" w:rsidRDefault="00295437" w:rsidP="00120381">
      <w:pPr>
        <w:pStyle w:val="30"/>
        <w:numPr>
          <w:ilvl w:val="0"/>
          <w:numId w:val="0"/>
        </w:numPr>
        <w:rPr>
          <w:ins w:id="6321" w:author="Rev 4 Allen Wirfs-Brock" w:date="2011-11-06T16:32:00Z"/>
        </w:rPr>
      </w:pPr>
      <w:bookmarkStart w:id="6322" w:name="_Toc314500627"/>
      <w:ins w:id="6323" w:author="Rev 4 Allen Wirfs-Brock" w:date="2011-11-06T16:32:00Z">
        <w:r w:rsidRPr="00E77497">
          <w:t>Runtime Semantics</w:t>
        </w:r>
        <w:bookmarkEnd w:id="6322"/>
      </w:ins>
    </w:p>
    <w:p w14:paraId="21A46B41" w14:textId="77777777" w:rsidR="007806CA" w:rsidRPr="00E77497" w:rsidRDefault="007806CA" w:rsidP="004C02EF">
      <w:pPr>
        <w:rPr>
          <w:ins w:id="6324" w:author="Rev 4 Allen Wirfs-Brock" w:date="2011-10-15T13:47:00Z"/>
        </w:rPr>
      </w:pPr>
      <w:ins w:id="6325" w:author="Rev 4 Allen Wirfs-Brock" w:date="2011-10-15T13:47:00Z">
        <w:r w:rsidRPr="00E77497">
          <w:rPr>
            <w:rFonts w:ascii="Helvetica" w:hAnsi="Helvetica"/>
            <w:b/>
          </w:rPr>
          <w:t xml:space="preserve">Runtime Semantics: </w:t>
        </w:r>
        <w:r w:rsidRPr="00E77497">
          <w:rPr>
            <w:rFonts w:ascii="Helvetica" w:hAnsi="Helvetica"/>
            <w:b/>
            <w:spacing w:val="6"/>
          </w:rPr>
          <w:t>Evaluation</w:t>
        </w:r>
        <w:r w:rsidRPr="00E77497">
          <w:t xml:space="preserve"> </w:t>
        </w:r>
      </w:ins>
    </w:p>
    <w:p w14:paraId="3BB36A2A" w14:textId="77777777" w:rsidR="004C02EF" w:rsidRPr="00E77497" w:rsidRDefault="004C02EF" w:rsidP="004C02EF">
      <w:del w:id="6326" w:author="Rev 4 Allen Wirfs-Brock" w:date="2011-10-15T13:47:00Z">
        <w:r w:rsidRPr="00E77497" w:rsidDel="007806CA">
          <w:delText xml:space="preserve">The production </w:delText>
        </w:r>
      </w:del>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6327" w:author="Rev 4 Allen Wirfs-Brock" w:date="2011-10-15T13:47:00Z">
        <w:r w:rsidRPr="00E77497" w:rsidDel="007806CA">
          <w:delText>is evaluated as follows:</w:delText>
        </w:r>
      </w:del>
      <w:bookmarkStart w:id="6328" w:name="_Toc382212690"/>
    </w:p>
    <w:p w14:paraId="6CFCA705" w14:textId="77777777" w:rsidR="004C0865" w:rsidRPr="00E77497" w:rsidRDefault="004C0865" w:rsidP="006361CF">
      <w:pPr>
        <w:pStyle w:val="Alg3"/>
        <w:numPr>
          <w:ilvl w:val="0"/>
          <w:numId w:val="103"/>
        </w:numPr>
        <w:rPr>
          <w:ins w:id="6329" w:author="Allen Wirfs-Brock" w:date="2011-07-01T14:57:00Z"/>
        </w:rPr>
        <w:pPrChange w:id="6330" w:author="Rev 4 Allen Wirfs-Brock" w:date="2011-11-07T12:16:00Z">
          <w:pPr>
            <w:pStyle w:val="Alg3"/>
            <w:numPr>
              <w:numId w:val="105"/>
            </w:numPr>
          </w:pPr>
        </w:pPrChange>
      </w:pPr>
      <w:ins w:id="6331" w:author="Allen Wirfs-Brock" w:date="2011-07-01T14:57:00Z">
        <w:r w:rsidRPr="00E77497">
          <w:t xml:space="preserve">If </w:t>
        </w:r>
        <w:r w:rsidRPr="00E77497">
          <w:rPr>
            <w:i/>
          </w:rPr>
          <w:t>LeftHandSideExpression</w:t>
        </w:r>
        <w:r w:rsidRPr="00E77497">
          <w:t xml:space="preserve"> is neither an </w:t>
        </w:r>
        <w:r w:rsidRPr="00E77497">
          <w:rPr>
            <w:i/>
          </w:rPr>
          <w:t>ObjectLiteral</w:t>
        </w:r>
        <w:r w:rsidRPr="00E77497">
          <w:t xml:space="preserve"> nor an</w:t>
        </w:r>
        <w:r w:rsidRPr="00E77497">
          <w:rPr>
            <w:i/>
          </w:rPr>
          <w:t xml:space="preserve"> ArrayLiteral  </w:t>
        </w:r>
        <w:r w:rsidRPr="00E77497">
          <w:t>then</w:t>
        </w:r>
      </w:ins>
    </w:p>
    <w:p w14:paraId="33A05BE2" w14:textId="77777777"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6328"/>
      <w:r w:rsidRPr="00E77497">
        <w:t>.</w:t>
      </w:r>
      <w:bookmarkStart w:id="6332" w:name="_Toc382212691"/>
    </w:p>
    <w:p w14:paraId="29F1CAB0" w14:textId="77777777"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6332"/>
      <w:r w:rsidRPr="00E77497">
        <w:t>.</w:t>
      </w:r>
      <w:bookmarkStart w:id="6333" w:name="_Toc382212692"/>
    </w:p>
    <w:p w14:paraId="3BF996C2" w14:textId="77777777"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6333"/>
      <w:r w:rsidRPr="00E77497">
        <w:t>.</w:t>
      </w:r>
      <w:bookmarkStart w:id="6334" w:name="_Toc382212693"/>
    </w:p>
    <w:p w14:paraId="71195BA1" w14:textId="77777777" w:rsidR="004C02EF" w:rsidRPr="00E77497" w:rsidDel="00C707BD" w:rsidRDefault="004C02EF" w:rsidP="00FA3203">
      <w:pPr>
        <w:pStyle w:val="Alg3"/>
        <w:numPr>
          <w:ilvl w:val="1"/>
          <w:numId w:val="103"/>
        </w:numPr>
        <w:rPr>
          <w:del w:id="6335" w:author="Allen Wirfs-Brock" w:date="2011-07-01T15:02:00Z"/>
        </w:rPr>
      </w:pPr>
      <w:del w:id="6336" w:author="Allen Wirfs-Brock" w:date="2011-07-01T15:02:00Z">
        <w:r w:rsidRPr="00E77497" w:rsidDel="00C707BD">
          <w:delText xml:space="preserve">Throw a </w:delText>
        </w:r>
        <w:r w:rsidRPr="00E77497" w:rsidDel="00C707BD">
          <w:rPr>
            <w:b/>
          </w:rPr>
          <w:delText>SyntaxError</w:delText>
        </w:r>
        <w:r w:rsidRPr="00E77497" w:rsidDel="00C707BD">
          <w:delText xml:space="preserve"> exception if the following conditions are all true:</w:delText>
        </w:r>
      </w:del>
    </w:p>
    <w:p w14:paraId="74DD1071" w14:textId="77777777" w:rsidR="004C02EF" w:rsidRPr="00E77497" w:rsidDel="00C707BD" w:rsidRDefault="004C02EF" w:rsidP="00FA3203">
      <w:pPr>
        <w:pStyle w:val="Alg3"/>
        <w:numPr>
          <w:ilvl w:val="1"/>
          <w:numId w:val="103"/>
        </w:numPr>
        <w:rPr>
          <w:del w:id="6337" w:author="Allen Wirfs-Brock" w:date="2011-07-01T15:02:00Z"/>
        </w:rPr>
      </w:pPr>
      <w:del w:id="6338" w:author="Allen Wirfs-Brock" w:date="2011-07-01T15:02:00Z">
        <w:r w:rsidRPr="00E77497" w:rsidDel="00C707BD">
          <w:delText xml:space="preserve"> Type(</w:delText>
        </w:r>
        <w:r w:rsidRPr="00E77497" w:rsidDel="00C707BD">
          <w:rPr>
            <w:i/>
          </w:rPr>
          <w:delText>lref</w:delText>
        </w:r>
        <w:r w:rsidRPr="00E77497" w:rsidDel="00C707BD">
          <w:delText xml:space="preserve">) is Reference is </w:delText>
        </w:r>
        <w:r w:rsidRPr="00E77497" w:rsidDel="00C707BD">
          <w:rPr>
            <w:b/>
          </w:rPr>
          <w:delText>true</w:delText>
        </w:r>
      </w:del>
    </w:p>
    <w:p w14:paraId="5FCCC10D" w14:textId="77777777" w:rsidR="004C02EF" w:rsidRPr="00E77497" w:rsidDel="00C707BD" w:rsidRDefault="004C02EF" w:rsidP="00FA3203">
      <w:pPr>
        <w:pStyle w:val="Alg3"/>
        <w:numPr>
          <w:ilvl w:val="1"/>
          <w:numId w:val="103"/>
        </w:numPr>
        <w:rPr>
          <w:del w:id="6339" w:author="Allen Wirfs-Brock" w:date="2011-07-01T15:02:00Z"/>
        </w:rPr>
      </w:pPr>
      <w:del w:id="6340" w:author="Allen Wirfs-Brock" w:date="2011-07-01T15:02:00Z">
        <w:r w:rsidRPr="00E77497" w:rsidDel="00C707BD">
          <w:delText xml:space="preserve"> IsStrictReference(</w:delText>
        </w:r>
        <w:r w:rsidRPr="00E77497" w:rsidDel="00C707BD">
          <w:rPr>
            <w:i/>
          </w:rPr>
          <w:delText>lref</w:delText>
        </w:r>
        <w:r w:rsidRPr="00E77497" w:rsidDel="00C707BD">
          <w:delText xml:space="preserve">) is </w:delText>
        </w:r>
        <w:r w:rsidRPr="00E77497" w:rsidDel="00C707BD">
          <w:rPr>
            <w:b/>
          </w:rPr>
          <w:delText>true</w:delText>
        </w:r>
      </w:del>
    </w:p>
    <w:p w14:paraId="4D16EF41" w14:textId="77777777" w:rsidR="004C02EF" w:rsidRPr="00E77497" w:rsidDel="00C707BD" w:rsidRDefault="004C02EF" w:rsidP="00FA3203">
      <w:pPr>
        <w:pStyle w:val="Alg3"/>
        <w:numPr>
          <w:ilvl w:val="1"/>
          <w:numId w:val="103"/>
        </w:numPr>
        <w:rPr>
          <w:del w:id="6341" w:author="Allen Wirfs-Brock" w:date="2011-07-01T15:02:00Z"/>
        </w:rPr>
      </w:pPr>
      <w:del w:id="6342" w:author="Allen Wirfs-Brock" w:date="2011-07-01T15:02:00Z">
        <w:r w:rsidRPr="00E77497" w:rsidDel="00C707BD">
          <w:delText xml:space="preserve"> Type(GetBase(</w:delText>
        </w:r>
        <w:r w:rsidRPr="00E77497" w:rsidDel="00C707BD">
          <w:rPr>
            <w:i/>
          </w:rPr>
          <w:delText>lref</w:delText>
        </w:r>
        <w:r w:rsidRPr="00E77497" w:rsidDel="00C707BD">
          <w:delText>)) is Environment Record</w:delText>
        </w:r>
      </w:del>
    </w:p>
    <w:p w14:paraId="03E58129" w14:textId="77777777" w:rsidR="004C02EF" w:rsidRPr="00E77497" w:rsidDel="00C707BD" w:rsidRDefault="004C02EF" w:rsidP="00FA3203">
      <w:pPr>
        <w:pStyle w:val="Alg3"/>
        <w:numPr>
          <w:ilvl w:val="1"/>
          <w:numId w:val="103"/>
        </w:numPr>
        <w:rPr>
          <w:del w:id="6343" w:author="Allen Wirfs-Brock" w:date="2011-07-01T15:02:00Z"/>
        </w:rPr>
      </w:pPr>
      <w:del w:id="6344" w:author="Allen Wirfs-Brock" w:date="2011-07-01T15:02:00Z">
        <w:r w:rsidRPr="00E77497" w:rsidDel="00C707BD">
          <w:delText xml:space="preserve"> GetReferencedName(</w:delText>
        </w:r>
        <w:r w:rsidRPr="00E77497" w:rsidDel="00C707BD">
          <w:rPr>
            <w:i/>
          </w:rPr>
          <w:delText>lref</w:delText>
        </w:r>
        <w:r w:rsidRPr="00E77497" w:rsidDel="00C707BD">
          <w:delText xml:space="preserve">) is either </w:delText>
        </w:r>
        <w:r w:rsidRPr="00E77497" w:rsidDel="00C707BD">
          <w:rPr>
            <w:rFonts w:ascii="Courier New" w:hAnsi="Courier New" w:cs="Courier New"/>
            <w:b/>
          </w:rPr>
          <w:delText>"eval"</w:delText>
        </w:r>
        <w:r w:rsidRPr="00E77497" w:rsidDel="00C707BD">
          <w:delText xml:space="preserve"> or</w:delText>
        </w:r>
        <w:r w:rsidRPr="00E77497" w:rsidDel="00C707BD">
          <w:rPr>
            <w:rFonts w:ascii="Courier New" w:hAnsi="Courier New" w:cs="Courier New"/>
            <w:b/>
          </w:rPr>
          <w:delText xml:space="preserve"> "arguments"</w:delText>
        </w:r>
      </w:del>
    </w:p>
    <w:p w14:paraId="1698AEA1" w14:textId="77777777" w:rsidR="004C02EF" w:rsidRPr="00E77497" w:rsidRDefault="004C02EF" w:rsidP="00FA3203">
      <w:pPr>
        <w:pStyle w:val="Alg3"/>
        <w:numPr>
          <w:ilvl w:val="1"/>
          <w:numId w:val="103"/>
        </w:numPr>
      </w:pPr>
      <w:r w:rsidRPr="00E77497">
        <w:t>Call PutValue(</w:t>
      </w:r>
      <w:r w:rsidRPr="00E77497">
        <w:rPr>
          <w:i/>
        </w:rPr>
        <w:t>lref</w:t>
      </w:r>
      <w:r w:rsidRPr="00E77497">
        <w:t xml:space="preserve">, </w:t>
      </w:r>
      <w:r w:rsidRPr="00E77497">
        <w:rPr>
          <w:i/>
        </w:rPr>
        <w:t>rval</w:t>
      </w:r>
      <w:r w:rsidRPr="00E77497">
        <w:t>)</w:t>
      </w:r>
      <w:bookmarkEnd w:id="6334"/>
      <w:r w:rsidRPr="00E77497">
        <w:t>.</w:t>
      </w:r>
      <w:bookmarkStart w:id="6345" w:name="_Toc382212694"/>
    </w:p>
    <w:p w14:paraId="7A701AD2" w14:textId="77777777" w:rsidR="004C0865" w:rsidRPr="00E77497" w:rsidRDefault="004C0865" w:rsidP="00FA3203">
      <w:pPr>
        <w:pStyle w:val="Alg3"/>
        <w:numPr>
          <w:ilvl w:val="1"/>
          <w:numId w:val="103"/>
        </w:numPr>
        <w:rPr>
          <w:ins w:id="6346" w:author="Allen Wirfs-Brock" w:date="2011-07-01T14:59:00Z"/>
        </w:rPr>
      </w:pPr>
      <w:ins w:id="6347" w:author="Allen Wirfs-Brock" w:date="2011-07-01T14:59:00Z">
        <w:r w:rsidRPr="00E77497">
          <w:t xml:space="preserve">Return </w:t>
        </w:r>
        <w:r w:rsidRPr="00E77497">
          <w:rPr>
            <w:i/>
          </w:rPr>
          <w:t>rval</w:t>
        </w:r>
        <w:r w:rsidRPr="00E77497">
          <w:t>.</w:t>
        </w:r>
      </w:ins>
    </w:p>
    <w:p w14:paraId="39C1DD4E" w14:textId="77777777" w:rsidR="00C707BD" w:rsidRPr="003B4312" w:rsidRDefault="00C707BD" w:rsidP="00FA3203">
      <w:pPr>
        <w:pStyle w:val="Alg3"/>
        <w:numPr>
          <w:ilvl w:val="0"/>
          <w:numId w:val="103"/>
        </w:numPr>
        <w:rPr>
          <w:ins w:id="6348" w:author="Allen Wirfs-Brock" w:date="2011-07-01T15:04:00Z"/>
        </w:rPr>
      </w:pPr>
      <w:ins w:id="6349" w:author="Allen Wirfs-Brock" w:date="2011-07-01T15:04:00Z">
        <w:r w:rsidRPr="00E77497">
          <w:t xml:space="preserve">If this is not extended code, throw a </w:t>
        </w:r>
        <w:r w:rsidRPr="00120381">
          <w:rPr>
            <w:b/>
          </w:rPr>
          <w:t>ReferenceError</w:t>
        </w:r>
        <w:r w:rsidRPr="004D1BD1">
          <w:t xml:space="preserve"> exception.</w:t>
        </w:r>
      </w:ins>
    </w:p>
    <w:p w14:paraId="5D53CC48" w14:textId="77777777" w:rsidR="00C707BD" w:rsidRPr="00E77497" w:rsidRDefault="00C707BD" w:rsidP="00FA3203">
      <w:pPr>
        <w:pStyle w:val="Alg3"/>
        <w:numPr>
          <w:ilvl w:val="0"/>
          <w:numId w:val="103"/>
        </w:numPr>
        <w:rPr>
          <w:ins w:id="6350" w:author="Allen Wirfs-Brock" w:date="2011-07-01T15:04:00Z"/>
        </w:rPr>
      </w:pPr>
      <w:ins w:id="6351" w:author="Allen Wirfs-Brock" w:date="2011-07-01T15:04:00Z">
        <w:r w:rsidRPr="003B4312">
          <w:t xml:space="preserve">Let </w:t>
        </w:r>
        <w:r w:rsidRPr="008B7F6F">
          <w:rPr>
            <w:i/>
          </w:rPr>
          <w:t>AssignmentPattern</w:t>
        </w:r>
        <w:r w:rsidRPr="006B6D0A">
          <w:t xml:space="preserve"> be the parse of the source code corresponding to </w:t>
        </w:r>
        <w:r w:rsidRPr="006B6D0A">
          <w:rPr>
            <w:i/>
          </w:rPr>
          <w:t>LeftHandSideExp</w:t>
        </w:r>
      </w:ins>
      <w:ins w:id="6352" w:author="Allen Wirfs-Brock rev2" w:date="2011-07-20T13:34:00Z">
        <w:r w:rsidR="00CD7A72" w:rsidRPr="006B6D0A">
          <w:rPr>
            <w:i/>
          </w:rPr>
          <w:t>r</w:t>
        </w:r>
      </w:ins>
      <w:ins w:id="6353" w:author="Allen Wirfs-Brock" w:date="2011-07-01T15:04:00Z">
        <w:r w:rsidRPr="00E65A34">
          <w:rPr>
            <w:i/>
          </w:rPr>
          <w:t>ess</w:t>
        </w:r>
      </w:ins>
      <w:ins w:id="6354" w:author="Rev 3 Allen Wirfs-Brock" w:date="2011-08-30T10:45:00Z">
        <w:r w:rsidR="0096712D" w:rsidRPr="009C202C">
          <w:rPr>
            <w:i/>
          </w:rPr>
          <w:t>i</w:t>
        </w:r>
      </w:ins>
      <w:ins w:id="6355" w:author="Allen Wirfs-Brock" w:date="2011-07-01T15:04:00Z">
        <w:r w:rsidRPr="00B820AB">
          <w:rPr>
            <w:i/>
          </w:rPr>
          <w:t>on</w:t>
        </w:r>
        <w:r w:rsidRPr="00675B74">
          <w:t xml:space="preserve"> using </w:t>
        </w:r>
        <w:r w:rsidRPr="00E77497">
          <w:rPr>
            <w:i/>
          </w:rPr>
          <w:t>AssignmentPattern</w:t>
        </w:r>
        <w:r w:rsidRPr="00E77497">
          <w:t xml:space="preserve"> as the goal symbol.</w:t>
        </w:r>
      </w:ins>
    </w:p>
    <w:p w14:paraId="72D0C2EA" w14:textId="77777777" w:rsidR="00C707BD" w:rsidRPr="00E77497" w:rsidRDefault="00C707BD" w:rsidP="00FA3203">
      <w:pPr>
        <w:pStyle w:val="Alg3"/>
        <w:numPr>
          <w:ilvl w:val="0"/>
          <w:numId w:val="103"/>
        </w:numPr>
        <w:rPr>
          <w:ins w:id="6356" w:author="Allen Wirfs-Brock" w:date="2011-07-01T15:04:00Z"/>
        </w:rPr>
      </w:pPr>
      <w:ins w:id="6357" w:author="Allen Wirfs-Brock" w:date="2011-07-01T15:04:00Z">
        <w:r w:rsidRPr="00E77497">
          <w:t xml:space="preserve">Let </w:t>
        </w:r>
        <w:r w:rsidRPr="00E77497">
          <w:rPr>
            <w:i/>
          </w:rPr>
          <w:t>rref</w:t>
        </w:r>
        <w:r w:rsidRPr="00E77497">
          <w:t xml:space="preserve"> be the result of evaluating </w:t>
        </w:r>
        <w:r w:rsidRPr="00E77497">
          <w:rPr>
            <w:i/>
          </w:rPr>
          <w:t>AssignmentExpression</w:t>
        </w:r>
        <w:r w:rsidRPr="00E77497">
          <w:t>.</w:t>
        </w:r>
      </w:ins>
    </w:p>
    <w:p w14:paraId="4DD28644" w14:textId="77777777" w:rsidR="00C707BD" w:rsidRPr="00E77497" w:rsidRDefault="00C707BD" w:rsidP="00FA3203">
      <w:pPr>
        <w:pStyle w:val="Alg3"/>
        <w:numPr>
          <w:ilvl w:val="0"/>
          <w:numId w:val="103"/>
        </w:numPr>
        <w:rPr>
          <w:ins w:id="6358" w:author="Allen Wirfs-Brock" w:date="2011-07-01T15:04:00Z"/>
        </w:rPr>
      </w:pPr>
      <w:ins w:id="6359" w:author="Allen Wirfs-Brock" w:date="2011-07-01T15:04:00Z">
        <w:r w:rsidRPr="00E77497">
          <w:t xml:space="preserve">Let </w:t>
        </w:r>
        <w:r w:rsidRPr="00E77497">
          <w:rPr>
            <w:i/>
          </w:rPr>
          <w:t>rval</w:t>
        </w:r>
        <w:r w:rsidRPr="00E77497">
          <w:t xml:space="preserve"> be ToObject(GetValue(</w:t>
        </w:r>
        <w:r w:rsidRPr="00E77497">
          <w:rPr>
            <w:i/>
          </w:rPr>
          <w:t>rref</w:t>
        </w:r>
        <w:r w:rsidRPr="00E77497">
          <w:t>)).</w:t>
        </w:r>
      </w:ins>
    </w:p>
    <w:p w14:paraId="2075B0E7" w14:textId="77777777" w:rsidR="00C707BD" w:rsidRPr="00E77497" w:rsidRDefault="005D43BD" w:rsidP="00FA3203">
      <w:pPr>
        <w:pStyle w:val="Alg3"/>
        <w:numPr>
          <w:ilvl w:val="0"/>
          <w:numId w:val="103"/>
        </w:numPr>
        <w:rPr>
          <w:ins w:id="6360" w:author="Allen Wirfs-Brock" w:date="2011-07-01T15:04:00Z"/>
        </w:rPr>
      </w:pPr>
      <w:ins w:id="6361" w:author="Rev 4 Allen Wirfs-Brock" w:date="2011-11-07T11:02:00Z">
        <w:r>
          <w:t>Perform Destructuring Assignment Evaluation of</w:t>
        </w:r>
        <w:r w:rsidRPr="00E77497">
          <w:t xml:space="preserve"> </w:t>
        </w:r>
      </w:ins>
      <w:ins w:id="6362" w:author="Allen Wirfs-Brock" w:date="2011-07-01T15:04:00Z">
        <w:del w:id="6363" w:author="Rev 4 Allen Wirfs-Brock" w:date="2011-11-07T11:02:00Z">
          <w:r w:rsidR="00C707BD" w:rsidRPr="00E77497" w:rsidDel="005D43BD">
            <w:delText xml:space="preserve">Evaluate </w:delText>
          </w:r>
        </w:del>
        <w:r w:rsidR="00C707BD" w:rsidRPr="00E77497">
          <w:rPr>
            <w:i/>
          </w:rPr>
          <w:t>AssignmentPattern</w:t>
        </w:r>
        <w:r w:rsidR="00C707BD" w:rsidRPr="00E77497">
          <w:t xml:space="preserve"> using </w:t>
        </w:r>
        <w:r w:rsidR="00C707BD" w:rsidRPr="00E77497">
          <w:rPr>
            <w:i/>
          </w:rPr>
          <w:t>rval</w:t>
        </w:r>
        <w:r w:rsidR="00C707BD" w:rsidRPr="00E77497">
          <w:t xml:space="preserve"> as the </w:t>
        </w:r>
        <w:del w:id="6364" w:author="Rev 4 Allen Wirfs-Brock" w:date="2011-11-07T11:02:00Z">
          <w:r w:rsidR="00C707BD" w:rsidRPr="00E77497" w:rsidDel="005D43BD">
            <w:rPr>
              <w:rStyle w:val="bnf"/>
            </w:rPr>
            <w:delText>obj</w:delText>
          </w:r>
          <w:r w:rsidR="00C707BD" w:rsidRPr="00E77497" w:rsidDel="005D43BD">
            <w:rPr>
              <w:i/>
            </w:rPr>
            <w:delText xml:space="preserve"> </w:delText>
          </w:r>
          <w:r w:rsidR="00C707BD" w:rsidRPr="00E77497" w:rsidDel="005D43BD">
            <w:delText>parameter</w:delText>
          </w:r>
        </w:del>
      </w:ins>
      <w:ins w:id="6365" w:author="Rev 4 Allen Wirfs-Brock" w:date="2011-11-07T11:02:00Z">
        <w:r>
          <w:t>argument</w:t>
        </w:r>
      </w:ins>
      <w:ins w:id="6366" w:author="Allen Wirfs-Brock" w:date="2011-07-01T15:04:00Z">
        <w:r w:rsidR="00C707BD" w:rsidRPr="00E77497">
          <w:t>.</w:t>
        </w:r>
      </w:ins>
    </w:p>
    <w:p w14:paraId="5E104B5C" w14:textId="77777777" w:rsidR="004C0865" w:rsidRPr="00E77497" w:rsidRDefault="004C02EF" w:rsidP="00FA3203">
      <w:pPr>
        <w:pStyle w:val="Alg3"/>
        <w:numPr>
          <w:ilvl w:val="0"/>
          <w:numId w:val="103"/>
        </w:numPr>
        <w:spacing w:after="220"/>
      </w:pPr>
      <w:r w:rsidRPr="00E77497">
        <w:t xml:space="preserve">Return </w:t>
      </w:r>
      <w:r w:rsidRPr="00E77497">
        <w:rPr>
          <w:i/>
        </w:rPr>
        <w:t>rval</w:t>
      </w:r>
      <w:bookmarkEnd w:id="6345"/>
      <w:r w:rsidRPr="00E77497">
        <w:t>.</w:t>
      </w:r>
      <w:bookmarkStart w:id="6367" w:name="_Toc375031195"/>
      <w:bookmarkStart w:id="6368" w:name="_Toc381513708"/>
      <w:bookmarkStart w:id="6369" w:name="_Toc382202874"/>
      <w:bookmarkStart w:id="6370" w:name="_Toc382212230"/>
      <w:bookmarkStart w:id="6371" w:name="_Toc382212695"/>
      <w:bookmarkStart w:id="6372" w:name="_Toc382291575"/>
      <w:bookmarkStart w:id="6373" w:name="_Toc385672224"/>
      <w:bookmarkStart w:id="6374" w:name="_Toc393690327"/>
    </w:p>
    <w:p w14:paraId="3227E02A" w14:textId="77777777" w:rsidR="007806CA" w:rsidRPr="00E77497" w:rsidRDefault="007806CA" w:rsidP="007806CA">
      <w:pPr>
        <w:jc w:val="left"/>
      </w:pPr>
      <w:bookmarkStart w:id="6375"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del w:id="6376" w:author="Rev 4 Allen Wirfs-Brock" w:date="2011-11-07T09:23:00Z">
        <w:r w:rsidRPr="00E77497" w:rsidDel="003F7C52">
          <w:br/>
          <w:delText xml:space="preserve">    where </w:delText>
        </w:r>
        <w:r w:rsidRPr="00E77497" w:rsidDel="003F7C52">
          <w:rPr>
            <w:rStyle w:val="bnf"/>
          </w:rPr>
          <w:delText>AssignmentOperator</w:delText>
        </w:r>
        <w:r w:rsidRPr="00E77497" w:rsidDel="003F7C52">
          <w:delText xml:space="preserve"> is @</w:delText>
        </w:r>
        <w:r w:rsidRPr="00E77497" w:rsidDel="003F7C52">
          <w:rPr>
            <w:rFonts w:ascii="Courier New" w:hAnsi="Courier New" w:cs="Courier New"/>
            <w:b/>
          </w:rPr>
          <w:delText>=</w:delText>
        </w:r>
        <w:r w:rsidRPr="00E77497" w:rsidDel="003F7C52">
          <w:delText xml:space="preserve"> and @ represents one of the operators indicated above</w:delText>
        </w:r>
      </w:del>
    </w:p>
    <w:p w14:paraId="3ECF79A2" w14:textId="77777777"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387A158B" w14:textId="77777777"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14:paraId="3E99393B" w14:textId="77777777"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17356E11" w14:textId="77777777"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14:paraId="77CC4FA6" w14:textId="77777777" w:rsidR="00C85441" w:rsidRDefault="00C85441" w:rsidP="00FA3203">
      <w:pPr>
        <w:pStyle w:val="Alg3"/>
        <w:numPr>
          <w:ilvl w:val="0"/>
          <w:numId w:val="104"/>
        </w:numPr>
        <w:rPr>
          <w:ins w:id="6377" w:author="Rev 4 Allen Wirfs-Brock" w:date="2011-11-07T09:18:00Z"/>
        </w:rPr>
      </w:pPr>
      <w:ins w:id="6378" w:author="Rev 4 Allen Wirfs-Brock" w:date="2011-11-07T09:18:00Z">
        <w:r>
          <w:t xml:space="preserve">Let </w:t>
        </w:r>
        <w:r w:rsidRPr="00120381">
          <w:rPr>
            <w:i/>
          </w:rPr>
          <w:t>operator</w:t>
        </w:r>
        <w:r>
          <w:t xml:space="preserve"> </w:t>
        </w:r>
      </w:ins>
      <w:ins w:id="6379" w:author="Rev 4 Allen Wirfs-Brock" w:date="2011-11-07T09:20:00Z">
        <w:r w:rsidR="003F7C52">
          <w:t xml:space="preserve">be the </w:t>
        </w:r>
      </w:ins>
      <w:ins w:id="6380" w:author="Rev 4 Allen Wirfs-Brock" w:date="2011-11-07T09:22:00Z">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ins>
    </w:p>
    <w:p w14:paraId="74188C76" w14:textId="77777777"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6CD18021" w14:textId="77777777" w:rsidR="007806CA" w:rsidRPr="00E77497" w:rsidDel="003F7C52" w:rsidRDefault="007806CA" w:rsidP="00FA3203">
      <w:pPr>
        <w:pStyle w:val="Alg3"/>
        <w:numPr>
          <w:ilvl w:val="0"/>
          <w:numId w:val="104"/>
        </w:numPr>
        <w:rPr>
          <w:del w:id="6381" w:author="Rev 4 Allen Wirfs-Brock" w:date="2011-11-07T09:25:00Z"/>
        </w:rPr>
      </w:pPr>
      <w:del w:id="6382" w:author="Rev 4 Allen Wirfs-Brock" w:date="2011-11-07T09:25:00Z">
        <w:r w:rsidRPr="00E77497" w:rsidDel="003F7C52">
          <w:delText xml:space="preserve">Throw a </w:delText>
        </w:r>
        <w:r w:rsidRPr="00E77497" w:rsidDel="003F7C52">
          <w:rPr>
            <w:b/>
          </w:rPr>
          <w:delText>SyntaxError</w:delText>
        </w:r>
        <w:r w:rsidRPr="00E77497" w:rsidDel="003F7C52">
          <w:delText xml:space="preserve"> exception if the following conditions are all true:</w:delText>
        </w:r>
      </w:del>
    </w:p>
    <w:p w14:paraId="3C2D562B" w14:textId="77777777" w:rsidR="007806CA" w:rsidRPr="00E77497" w:rsidDel="003F7C52" w:rsidRDefault="007806CA" w:rsidP="006361CF">
      <w:pPr>
        <w:pStyle w:val="Alg3"/>
        <w:numPr>
          <w:ilvl w:val="0"/>
          <w:numId w:val="69"/>
        </w:numPr>
        <w:ind w:left="720" w:firstLine="0"/>
        <w:rPr>
          <w:del w:id="6383" w:author="Rev 4 Allen Wirfs-Brock" w:date="2011-11-07T09:25:00Z"/>
        </w:rPr>
        <w:pPrChange w:id="6384" w:author="Rev 4 Allen Wirfs-Brock" w:date="2011-11-07T12:16:00Z">
          <w:pPr>
            <w:pStyle w:val="Alg3"/>
            <w:numPr>
              <w:numId w:val="71"/>
            </w:numPr>
            <w:ind w:left="720" w:firstLine="0"/>
          </w:pPr>
        </w:pPrChange>
      </w:pPr>
      <w:del w:id="6385" w:author="Rev 4 Allen Wirfs-Brock" w:date="2011-11-07T09:25:00Z">
        <w:r w:rsidRPr="00E77497" w:rsidDel="003F7C52">
          <w:delText xml:space="preserve"> Type(</w:delText>
        </w:r>
        <w:r w:rsidRPr="00E77497" w:rsidDel="003F7C52">
          <w:rPr>
            <w:i/>
          </w:rPr>
          <w:delText>lref</w:delText>
        </w:r>
        <w:r w:rsidRPr="00E77497" w:rsidDel="003F7C52">
          <w:delText xml:space="preserve">) is Reference is </w:delText>
        </w:r>
        <w:r w:rsidRPr="00E77497" w:rsidDel="003F7C52">
          <w:rPr>
            <w:b/>
          </w:rPr>
          <w:delText>true</w:delText>
        </w:r>
      </w:del>
    </w:p>
    <w:p w14:paraId="324F83EB" w14:textId="77777777" w:rsidR="007806CA" w:rsidRPr="00E77497" w:rsidDel="003F7C52" w:rsidRDefault="007806CA" w:rsidP="006361CF">
      <w:pPr>
        <w:pStyle w:val="Alg3"/>
        <w:numPr>
          <w:ilvl w:val="0"/>
          <w:numId w:val="69"/>
        </w:numPr>
        <w:ind w:left="720" w:firstLine="0"/>
        <w:rPr>
          <w:del w:id="6386" w:author="Rev 4 Allen Wirfs-Brock" w:date="2011-11-07T09:25:00Z"/>
        </w:rPr>
        <w:pPrChange w:id="6387" w:author="Rev 4 Allen Wirfs-Brock" w:date="2011-11-07T12:16:00Z">
          <w:pPr>
            <w:pStyle w:val="Alg3"/>
            <w:numPr>
              <w:numId w:val="71"/>
            </w:numPr>
            <w:ind w:left="720" w:firstLine="0"/>
          </w:pPr>
        </w:pPrChange>
      </w:pPr>
      <w:del w:id="6388" w:author="Rev 4 Allen Wirfs-Brock" w:date="2011-11-07T09:25:00Z">
        <w:r w:rsidRPr="00E77497" w:rsidDel="003F7C52">
          <w:delText xml:space="preserve"> IsStrictReference(</w:delText>
        </w:r>
        <w:r w:rsidRPr="00E77497" w:rsidDel="003F7C52">
          <w:rPr>
            <w:i/>
          </w:rPr>
          <w:delText>lref</w:delText>
        </w:r>
        <w:r w:rsidRPr="00E77497" w:rsidDel="003F7C52">
          <w:delText xml:space="preserve">) is </w:delText>
        </w:r>
        <w:r w:rsidRPr="00E77497" w:rsidDel="003F7C52">
          <w:rPr>
            <w:b/>
          </w:rPr>
          <w:delText>true</w:delText>
        </w:r>
      </w:del>
    </w:p>
    <w:p w14:paraId="2F848F1C" w14:textId="77777777" w:rsidR="007806CA" w:rsidRPr="00E77497" w:rsidDel="003F7C52" w:rsidRDefault="007806CA" w:rsidP="006361CF">
      <w:pPr>
        <w:pStyle w:val="Alg3"/>
        <w:numPr>
          <w:ilvl w:val="0"/>
          <w:numId w:val="69"/>
        </w:numPr>
        <w:ind w:left="720" w:firstLine="0"/>
        <w:rPr>
          <w:del w:id="6389" w:author="Rev 4 Allen Wirfs-Brock" w:date="2011-11-07T09:25:00Z"/>
        </w:rPr>
        <w:pPrChange w:id="6390" w:author="Rev 4 Allen Wirfs-Brock" w:date="2011-11-07T12:16:00Z">
          <w:pPr>
            <w:pStyle w:val="Alg3"/>
            <w:numPr>
              <w:numId w:val="71"/>
            </w:numPr>
            <w:ind w:left="720" w:firstLine="0"/>
          </w:pPr>
        </w:pPrChange>
      </w:pPr>
      <w:del w:id="6391" w:author="Rev 4 Allen Wirfs-Brock" w:date="2011-11-07T09:25:00Z">
        <w:r w:rsidRPr="00E77497" w:rsidDel="003F7C52">
          <w:delText xml:space="preserve"> Type(GetBase(</w:delText>
        </w:r>
        <w:r w:rsidRPr="00E77497" w:rsidDel="003F7C52">
          <w:rPr>
            <w:i/>
          </w:rPr>
          <w:delText>lref</w:delText>
        </w:r>
        <w:r w:rsidRPr="00E77497" w:rsidDel="003F7C52">
          <w:delText>)) is Environment Record</w:delText>
        </w:r>
      </w:del>
    </w:p>
    <w:p w14:paraId="0B72FC9E" w14:textId="77777777" w:rsidR="007806CA" w:rsidRPr="00E77497" w:rsidDel="003F7C52" w:rsidRDefault="007806CA" w:rsidP="006361CF">
      <w:pPr>
        <w:pStyle w:val="Alg3"/>
        <w:numPr>
          <w:ilvl w:val="0"/>
          <w:numId w:val="69"/>
        </w:numPr>
        <w:ind w:left="720" w:firstLine="0"/>
        <w:rPr>
          <w:del w:id="6392" w:author="Rev 4 Allen Wirfs-Brock" w:date="2011-11-07T09:25:00Z"/>
        </w:rPr>
        <w:pPrChange w:id="6393" w:author="Rev 4 Allen Wirfs-Brock" w:date="2011-11-07T12:16:00Z">
          <w:pPr>
            <w:pStyle w:val="Alg3"/>
            <w:numPr>
              <w:numId w:val="71"/>
            </w:numPr>
            <w:ind w:left="720" w:firstLine="0"/>
          </w:pPr>
        </w:pPrChange>
      </w:pPr>
      <w:del w:id="6394" w:author="Rev 4 Allen Wirfs-Brock" w:date="2011-11-07T09:25:00Z">
        <w:r w:rsidRPr="00E77497" w:rsidDel="003F7C52">
          <w:delText xml:space="preserve"> GetReferencedName(lref) is either </w:delText>
        </w:r>
        <w:r w:rsidRPr="00E77497" w:rsidDel="003F7C52">
          <w:rPr>
            <w:rFonts w:ascii="Courier New" w:hAnsi="Courier New" w:cs="Courier New"/>
            <w:b/>
          </w:rPr>
          <w:delText>"eval"</w:delText>
        </w:r>
        <w:r w:rsidRPr="00E77497" w:rsidDel="003F7C52">
          <w:delText xml:space="preserve"> or</w:delText>
        </w:r>
        <w:r w:rsidRPr="00E77497" w:rsidDel="003F7C52">
          <w:rPr>
            <w:rFonts w:ascii="Courier New" w:hAnsi="Courier New" w:cs="Courier New"/>
            <w:b/>
          </w:rPr>
          <w:delText xml:space="preserve"> "arguments"</w:delText>
        </w:r>
      </w:del>
    </w:p>
    <w:p w14:paraId="5551EBE6" w14:textId="77777777" w:rsidR="007806CA" w:rsidRPr="00E77497" w:rsidRDefault="007806CA" w:rsidP="00FA3203">
      <w:pPr>
        <w:pStyle w:val="Alg3"/>
        <w:numPr>
          <w:ilvl w:val="0"/>
          <w:numId w:val="104"/>
        </w:numPr>
      </w:pPr>
      <w:r w:rsidRPr="00E77497">
        <w:t>Call PutValue(</w:t>
      </w:r>
      <w:r w:rsidRPr="00E77497">
        <w:rPr>
          <w:i/>
        </w:rPr>
        <w:t>lref</w:t>
      </w:r>
      <w:r w:rsidRPr="00E77497">
        <w:t xml:space="preserve">, </w:t>
      </w:r>
      <w:r w:rsidRPr="00E77497">
        <w:rPr>
          <w:i/>
        </w:rPr>
        <w:t>r</w:t>
      </w:r>
      <w:r w:rsidRPr="00E77497">
        <w:t>).</w:t>
      </w:r>
    </w:p>
    <w:p w14:paraId="42D3C0BA" w14:textId="77777777" w:rsidR="007806CA" w:rsidRPr="00E77497" w:rsidDel="007806CA" w:rsidRDefault="007806CA" w:rsidP="00FA3203">
      <w:pPr>
        <w:pStyle w:val="Alg3"/>
        <w:numPr>
          <w:ilvl w:val="0"/>
          <w:numId w:val="104"/>
        </w:numPr>
        <w:spacing w:after="220"/>
        <w:rPr>
          <w:del w:id="6395" w:author="Rev 4 Allen Wirfs-Brock" w:date="2011-10-15T13:52:00Z"/>
        </w:rPr>
      </w:pPr>
      <w:r w:rsidRPr="00E77497">
        <w:t xml:space="preserve">Return </w:t>
      </w:r>
      <w:r w:rsidRPr="00E77497">
        <w:rPr>
          <w:i/>
        </w:rPr>
        <w:t>r</w:t>
      </w:r>
      <w:r w:rsidRPr="00E77497">
        <w:t>.</w:t>
      </w:r>
    </w:p>
    <w:p w14:paraId="5095882B" w14:textId="77777777" w:rsidR="007806CA" w:rsidRPr="00E77497" w:rsidRDefault="007806CA" w:rsidP="00FA3203">
      <w:pPr>
        <w:pStyle w:val="Alg3"/>
        <w:numPr>
          <w:ilvl w:val="0"/>
          <w:numId w:val="104"/>
        </w:numPr>
        <w:spacing w:after="220"/>
      </w:pPr>
    </w:p>
    <w:p w14:paraId="1395C958" w14:textId="77777777" w:rsidR="004C02EF" w:rsidRPr="00E77497" w:rsidDel="007806CA" w:rsidRDefault="004C02EF" w:rsidP="004C02EF">
      <w:pPr>
        <w:pStyle w:val="Note"/>
        <w:rPr>
          <w:ins w:id="6396" w:author="Allen Wirfs-Brock" w:date="2011-07-01T15:12:00Z"/>
          <w:del w:id="6397" w:author="Rev 4 Allen Wirfs-Brock" w:date="2011-10-15T13:49:00Z"/>
        </w:rPr>
      </w:pPr>
      <w:r w:rsidRPr="00E77497">
        <w:t>NOTE</w:t>
      </w:r>
      <w:r w:rsidRPr="00E77497">
        <w:tab/>
        <w:t xml:space="preserve">When an assignment occurs within strict mode code, </w:t>
      </w:r>
      <w:del w:id="6398" w:author="Allen Wirfs-Brock" w:date="2011-07-01T15:09:00Z">
        <w:r w:rsidRPr="00E77497" w:rsidDel="00C707BD">
          <w:rPr>
            <w:rFonts w:ascii="Times New Roman" w:hAnsi="Times New Roman"/>
            <w:i/>
          </w:rPr>
          <w:delText xml:space="preserve">its </w:delText>
        </w:r>
        <w:r w:rsidRPr="00E77497" w:rsidDel="00C707BD">
          <w:rPr>
            <w:rStyle w:val="bnf"/>
          </w:rPr>
          <w:delText>LeftHandSide</w:delText>
        </w:r>
        <w:r w:rsidRPr="00E77497" w:rsidDel="00C707BD">
          <w:rPr>
            <w:rFonts w:ascii="Times New Roman" w:hAnsi="Times New Roman"/>
            <w:i/>
          </w:rPr>
          <w:delText xml:space="preserve"> must not evaluate to an</w:delText>
        </w:r>
      </w:del>
      <w:ins w:id="6399" w:author="Allen Wirfs-Brock" w:date="2011-07-01T15:09:00Z">
        <w:r w:rsidR="00C707BD" w:rsidRPr="00E77497">
          <w:rPr>
            <w:rFonts w:ascii="Times New Roman" w:hAnsi="Times New Roman"/>
            <w:i/>
          </w:rPr>
          <w:t>lref</w:t>
        </w:r>
        <w:r w:rsidR="00C707BD" w:rsidRPr="00E77497">
          <w:t xml:space="preserve"> in step 1.d</w:t>
        </w:r>
      </w:ins>
      <w:ins w:id="6400" w:author="Rev 4 Allen Wirfs-Brock" w:date="2011-11-07T09:26:00Z">
        <w:r w:rsidR="003F7C52">
          <w:t xml:space="preserve"> </w:t>
        </w:r>
      </w:ins>
      <w:ins w:id="6401" w:author="Rev 4 Allen Wirfs-Brock" w:date="2011-11-07T09:27:00Z">
        <w:r w:rsidR="003F7C52">
          <w:t>of</w:t>
        </w:r>
      </w:ins>
      <w:ins w:id="6402" w:author="Rev 4 Allen Wirfs-Brock" w:date="2011-11-07T09:26:00Z">
        <w:r w:rsidR="003F7C52">
          <w:t xml:space="preserve"> the first </w:t>
        </w:r>
      </w:ins>
      <w:ins w:id="6403" w:author="Allen Wirfs-Brock" w:date="2011-07-01T15:09:00Z">
        <w:del w:id="6404" w:author="Rev 4 Allen Wirfs-Brock" w:date="2011-11-07T09:27:00Z">
          <w:r w:rsidR="00C707BD" w:rsidRPr="00E77497" w:rsidDel="003F7C52">
            <w:delText xml:space="preserve"> </w:delText>
          </w:r>
        </w:del>
        <w:r w:rsidR="00C707BD" w:rsidRPr="00E77497">
          <w:t>must not be an</w:t>
        </w:r>
      </w:ins>
      <w:r w:rsidRPr="00E77497">
        <w:t xml:space="preserve"> unresolvable reference. If it </w:t>
      </w:r>
      <w:del w:id="6405" w:author="Allen Wirfs-Brock" w:date="2011-07-01T15:10:00Z">
        <w:r w:rsidRPr="00E77497" w:rsidDel="00C707BD">
          <w:delText xml:space="preserve">does </w:delText>
        </w:r>
      </w:del>
      <w:ins w:id="6406" w:author="Allen Wirfs-Brock" w:date="2011-07-01T15:10:00Z">
        <w:r w:rsidR="00C707BD" w:rsidRPr="00E77497">
          <w:t xml:space="preserve">is, </w:t>
        </w:r>
      </w:ins>
      <w:r w:rsidRPr="00E77497">
        <w:t xml:space="preserve">a </w:t>
      </w:r>
      <w:r w:rsidRPr="00E77497">
        <w:rPr>
          <w:b/>
        </w:rPr>
        <w:t>ReferenceError</w:t>
      </w:r>
      <w:r w:rsidRPr="00E77497">
        <w:t xml:space="preserve"> exception is thrown upon assignment.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whose [[Extensible]] internal property has the value </w:t>
      </w:r>
      <w:r w:rsidRPr="00E77497">
        <w:rPr>
          <w:b/>
        </w:rPr>
        <w:t>false</w:t>
      </w:r>
      <w:r w:rsidRPr="00E77497">
        <w:t xml:space="preserve">. In these cases a </w:t>
      </w:r>
      <w:r w:rsidRPr="00E77497">
        <w:rPr>
          <w:b/>
        </w:rPr>
        <w:t>TypeError</w:t>
      </w:r>
      <w:r w:rsidRPr="00E77497">
        <w:t xml:space="preserve"> exception is thrown.</w:t>
      </w:r>
    </w:p>
    <w:p w14:paraId="7459E1C6" w14:textId="77777777" w:rsidR="007806CA" w:rsidRPr="00E77497" w:rsidRDefault="007806CA" w:rsidP="007806CA">
      <w:pPr>
        <w:pStyle w:val="Note"/>
        <w:rPr>
          <w:ins w:id="6407" w:author="Rev 4 Allen Wirfs-Brock" w:date="2011-10-15T13:49:00Z"/>
        </w:rPr>
        <w:pPrChange w:id="6408" w:author="Rev 4 Allen Wirfs-Brock" w:date="2011-10-15T13:49:00Z">
          <w:pPr/>
        </w:pPrChange>
      </w:pPr>
    </w:p>
    <w:p w14:paraId="37375A99" w14:textId="77777777" w:rsidR="00C707BD" w:rsidRPr="00E77497" w:rsidRDefault="00C707BD" w:rsidP="008A0648">
      <w:pPr>
        <w:pStyle w:val="30"/>
        <w:numPr>
          <w:ilvl w:val="0"/>
          <w:numId w:val="0"/>
        </w:numPr>
        <w:rPr>
          <w:ins w:id="6409" w:author="Allen Wirfs-Brock" w:date="2011-07-01T15:12:00Z"/>
        </w:rPr>
        <w:pPrChange w:id="6410" w:author="Rev 4 Allen Wirfs-Brock" w:date="2011-11-07T12:11:00Z">
          <w:pPr>
            <w:pStyle w:val="40"/>
            <w:numPr>
              <w:ilvl w:val="0"/>
              <w:numId w:val="0"/>
            </w:numPr>
            <w:tabs>
              <w:tab w:val="clear" w:pos="1080"/>
            </w:tabs>
          </w:pPr>
        </w:pPrChange>
      </w:pPr>
      <w:bookmarkStart w:id="6411" w:name="_Toc314500628"/>
      <w:ins w:id="6412" w:author="Allen Wirfs-Brock" w:date="2011-07-01T15:12:00Z">
        <w:r w:rsidRPr="00E77497">
          <w:t>11.13.1</w:t>
        </w:r>
        <w:del w:id="6413" w:author="Rev 4 Allen Wirfs-Brock" w:date="2011-11-07T12:11:00Z">
          <w:r w:rsidRPr="00E77497" w:rsidDel="008A0648">
            <w:delText>.1</w:delText>
          </w:r>
        </w:del>
        <w:r w:rsidRPr="00E77497">
          <w:t xml:space="preserve"> Destructuring Assignment</w:t>
        </w:r>
        <w:bookmarkEnd w:id="6411"/>
      </w:ins>
    </w:p>
    <w:p w14:paraId="619B6830" w14:textId="77777777" w:rsidR="001F7486" w:rsidRPr="00E77497" w:rsidRDefault="001F7486" w:rsidP="001F7486">
      <w:pPr>
        <w:pStyle w:val="Syntax"/>
        <w:rPr>
          <w:ins w:id="6414" w:author="Rev 4 Allen Wirfs-Brock" w:date="2011-10-15T15:04:00Z"/>
        </w:rPr>
      </w:pPr>
      <w:ins w:id="6415" w:author="Rev 4 Allen Wirfs-Brock" w:date="2011-10-15T15:04:00Z">
        <w:r w:rsidRPr="00E77497">
          <w:t>Supplemental Syntax</w:t>
        </w:r>
      </w:ins>
    </w:p>
    <w:p w14:paraId="21F8D3A7" w14:textId="77777777" w:rsidR="001F7486" w:rsidRPr="00E77497" w:rsidRDefault="001F7486" w:rsidP="001F7486">
      <w:pPr>
        <w:rPr>
          <w:ins w:id="6416" w:author="Rev 4 Allen Wirfs-Brock" w:date="2011-10-15T15:04:00Z"/>
        </w:rPr>
      </w:pPr>
      <w:ins w:id="6417" w:author="Rev 4 Allen Wirfs-Brock" w:date="2011-10-15T15:04:00Z">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ins>
    </w:p>
    <w:p w14:paraId="61DC7BD1" w14:textId="77777777" w:rsidR="001F7486" w:rsidRPr="00E77497" w:rsidRDefault="001F7486" w:rsidP="001F7486">
      <w:pPr>
        <w:pStyle w:val="SyntaxRule"/>
        <w:rPr>
          <w:ins w:id="6418" w:author="Rev 4 Allen Wirfs-Brock" w:date="2011-10-15T15:04:00Z"/>
          <w:rFonts w:ascii="Arial" w:hAnsi="Arial"/>
        </w:rPr>
      </w:pPr>
      <w:ins w:id="6419" w:author="Rev 4 Allen Wirfs-Brock" w:date="2011-10-15T15:04:00Z">
        <w:r w:rsidRPr="00E77497">
          <w:t xml:space="preserve">AssignmentPattern </w:t>
        </w:r>
        <w:r w:rsidRPr="00E77497">
          <w:rPr>
            <w:rFonts w:ascii="Arial" w:hAnsi="Arial"/>
            <w:b/>
            <w:i w:val="0"/>
          </w:rPr>
          <w:t>:</w:t>
        </w:r>
      </w:ins>
    </w:p>
    <w:p w14:paraId="6286EC12" w14:textId="77777777" w:rsidR="001F7486" w:rsidRPr="00E77497" w:rsidRDefault="001F7486" w:rsidP="001F7486">
      <w:pPr>
        <w:pStyle w:val="SyntaxDefinition"/>
        <w:rPr>
          <w:ins w:id="6420" w:author="Rev 4 Allen Wirfs-Brock" w:date="2011-10-15T15:04:00Z"/>
          <w:rFonts w:ascii="Courier New" w:hAnsi="Courier New" w:cs="Courier New"/>
          <w:b/>
          <w:i w:val="0"/>
        </w:rPr>
      </w:pPr>
      <w:ins w:id="6421" w:author="Rev 4 Allen Wirfs-Brock" w:date="2011-10-15T15:04:00Z">
        <w:r w:rsidRPr="00E77497">
          <w:t>ObjectAssignmentPattern</w:t>
        </w:r>
        <w:r w:rsidRPr="00E77497">
          <w:br/>
          <w:t>ArrayAssignmentPattern</w:t>
        </w:r>
        <w:r w:rsidRPr="00E77497">
          <w:rPr>
            <w:rFonts w:ascii="Courier New" w:hAnsi="Courier New" w:cs="Courier New"/>
            <w:b/>
            <w:i w:val="0"/>
          </w:rPr>
          <w:t xml:space="preserve"> </w:t>
        </w:r>
      </w:ins>
    </w:p>
    <w:p w14:paraId="6D1B6500" w14:textId="77777777" w:rsidR="001F7486" w:rsidRPr="00E77497" w:rsidRDefault="001F7486" w:rsidP="001F7486">
      <w:pPr>
        <w:pStyle w:val="SyntaxRule"/>
        <w:rPr>
          <w:ins w:id="6422" w:author="Rev 4 Allen Wirfs-Brock" w:date="2011-10-15T15:04:00Z"/>
          <w:rFonts w:ascii="Arial" w:hAnsi="Arial"/>
        </w:rPr>
      </w:pPr>
      <w:ins w:id="6423" w:author="Rev 4 Allen Wirfs-Brock" w:date="2011-10-15T15:04:00Z">
        <w:r w:rsidRPr="00E77497">
          <w:t xml:space="preserve">ObjectAssignmentPattern </w:t>
        </w:r>
        <w:r w:rsidRPr="00E77497">
          <w:rPr>
            <w:rFonts w:ascii="Arial" w:hAnsi="Arial"/>
            <w:b/>
            <w:i w:val="0"/>
          </w:rPr>
          <w:t>:</w:t>
        </w:r>
      </w:ins>
    </w:p>
    <w:p w14:paraId="4EFE9182" w14:textId="77777777" w:rsidR="001F7486" w:rsidRPr="00E77497" w:rsidRDefault="001F7486" w:rsidP="001F7486">
      <w:pPr>
        <w:pStyle w:val="SyntaxDefinition"/>
        <w:rPr>
          <w:ins w:id="6424" w:author="Rev 4 Allen Wirfs-Brock" w:date="2011-10-15T15:04:00Z"/>
          <w:rFonts w:ascii="Courier New" w:hAnsi="Courier New" w:cs="Courier New"/>
          <w:b/>
          <w:i w:val="0"/>
        </w:rPr>
      </w:pPr>
      <w:ins w:id="6425" w:author="Rev 4 Allen Wirfs-Brock" w:date="2011-10-15T15:04:00Z">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17210045" w14:textId="77777777" w:rsidR="001F7486" w:rsidRPr="00E77497" w:rsidRDefault="001F7486" w:rsidP="001F7486">
      <w:pPr>
        <w:pStyle w:val="SyntaxRule"/>
        <w:rPr>
          <w:ins w:id="6426" w:author="Rev 4 Allen Wirfs-Brock" w:date="2011-10-15T15:04:00Z"/>
          <w:rFonts w:ascii="Arial" w:hAnsi="Arial"/>
        </w:rPr>
      </w:pPr>
      <w:ins w:id="6427" w:author="Rev 4 Allen Wirfs-Brock" w:date="2011-10-15T15:04:00Z">
        <w:r w:rsidRPr="00E77497">
          <w:t xml:space="preserve">ArrayAssignmentPattern </w:t>
        </w:r>
        <w:r w:rsidRPr="00E77497">
          <w:rPr>
            <w:rFonts w:ascii="Arial" w:hAnsi="Arial"/>
            <w:b/>
            <w:i w:val="0"/>
          </w:rPr>
          <w:t>:</w:t>
        </w:r>
      </w:ins>
    </w:p>
    <w:p w14:paraId="68141AF3" w14:textId="77777777" w:rsidR="001F7486" w:rsidRPr="00E77497" w:rsidRDefault="001F7486" w:rsidP="001F7486">
      <w:pPr>
        <w:pStyle w:val="SyntaxDefinition"/>
        <w:rPr>
          <w:ins w:id="6428" w:author="Rev 4 Allen Wirfs-Brock" w:date="2011-10-15T15:04:00Z"/>
          <w:rFonts w:ascii="Courier New" w:hAnsi="Courier New" w:cs="Courier New"/>
          <w:b/>
          <w:i w:val="0"/>
        </w:rPr>
      </w:pPr>
      <w:ins w:id="6429" w:author="Rev 4 Allen Wirfs-Brock" w:date="2011-10-15T15:04: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ins>
      <w:ins w:id="6430" w:author="Rev 5 Allen Wirfs-Brock" w:date="2012-01-03T17:28:00Z">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ins>
      <w:ins w:id="6431" w:author="Rev 4 Allen Wirfs-Brock" w:date="2011-10-15T15:04:00Z">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665ACBD8" w14:textId="77777777" w:rsidR="001F7486" w:rsidRPr="00E77497" w:rsidRDefault="001F7486" w:rsidP="001F7486">
      <w:pPr>
        <w:pStyle w:val="SyntaxRule"/>
        <w:rPr>
          <w:ins w:id="6432" w:author="Rev 4 Allen Wirfs-Brock" w:date="2011-10-15T15:04:00Z"/>
          <w:rFonts w:ascii="Arial" w:hAnsi="Arial"/>
        </w:rPr>
      </w:pPr>
      <w:ins w:id="6433" w:author="Rev 4 Allen Wirfs-Brock" w:date="2011-10-15T15:04:00Z">
        <w:r w:rsidRPr="00E77497">
          <w:t xml:space="preserve">AssignmentPropertyList </w:t>
        </w:r>
        <w:r w:rsidRPr="00E77497">
          <w:rPr>
            <w:rFonts w:ascii="Arial" w:hAnsi="Arial"/>
            <w:b/>
            <w:i w:val="0"/>
          </w:rPr>
          <w:t>:</w:t>
        </w:r>
      </w:ins>
    </w:p>
    <w:p w14:paraId="444B0911" w14:textId="77777777" w:rsidR="001F7486" w:rsidRPr="00E77497" w:rsidRDefault="001F7486" w:rsidP="001F7486">
      <w:pPr>
        <w:pStyle w:val="SyntaxDefinition"/>
        <w:rPr>
          <w:ins w:id="6434" w:author="Rev 4 Allen Wirfs-Brock" w:date="2011-10-15T15:04:00Z"/>
        </w:rPr>
      </w:pPr>
      <w:ins w:id="6435" w:author="Rev 4 Allen Wirfs-Brock" w:date="2011-10-15T15:04:00Z">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ins>
    </w:p>
    <w:p w14:paraId="0DA7A4B9" w14:textId="77777777" w:rsidR="001F7486" w:rsidRPr="00E77497" w:rsidRDefault="001F7486" w:rsidP="001F7486">
      <w:pPr>
        <w:pStyle w:val="SyntaxRule"/>
        <w:rPr>
          <w:ins w:id="6436" w:author="Rev 4 Allen Wirfs-Brock" w:date="2011-10-15T15:04:00Z"/>
          <w:rFonts w:ascii="Arial" w:hAnsi="Arial"/>
        </w:rPr>
      </w:pPr>
      <w:ins w:id="6437" w:author="Rev 4 Allen Wirfs-Brock" w:date="2011-10-15T15:04:00Z">
        <w:r w:rsidRPr="00E77497">
          <w:t>AssignmentElementList</w:t>
        </w:r>
        <w:r w:rsidRPr="00E77497">
          <w:rPr>
            <w:rFonts w:ascii="Arial" w:hAnsi="Arial"/>
          </w:rPr>
          <w:t xml:space="preserve"> </w:t>
        </w:r>
        <w:r w:rsidRPr="00E77497">
          <w:rPr>
            <w:rFonts w:ascii="Arial" w:hAnsi="Arial"/>
            <w:b/>
            <w:i w:val="0"/>
          </w:rPr>
          <w:t>:</w:t>
        </w:r>
      </w:ins>
    </w:p>
    <w:p w14:paraId="736714FC" w14:textId="77777777" w:rsidR="001F7486" w:rsidRPr="00E77497" w:rsidRDefault="001F7486" w:rsidP="001F7486">
      <w:pPr>
        <w:pStyle w:val="SyntaxDefinition"/>
        <w:rPr>
          <w:ins w:id="6438" w:author="Rev 4 Allen Wirfs-Brock" w:date="2011-10-15T15:04:00Z"/>
        </w:rPr>
      </w:pPr>
      <w:ins w:id="6439" w:author="Rev 4 Allen Wirfs-Brock" w:date="2011-10-15T15:04:00Z">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ins>
    </w:p>
    <w:p w14:paraId="549D0833" w14:textId="77777777" w:rsidR="001F7486" w:rsidRPr="00E77497" w:rsidRDefault="001F7486" w:rsidP="001F7486">
      <w:pPr>
        <w:pStyle w:val="SyntaxRule"/>
        <w:rPr>
          <w:ins w:id="6440" w:author="Rev 4 Allen Wirfs-Brock" w:date="2011-10-15T15:04:00Z"/>
          <w:rFonts w:ascii="Arial" w:hAnsi="Arial"/>
        </w:rPr>
      </w:pPr>
      <w:ins w:id="6441" w:author="Rev 4 Allen Wirfs-Brock" w:date="2011-10-15T15:04:00Z">
        <w:r w:rsidRPr="00E77497">
          <w:t xml:space="preserve">AssignmentProperty </w:t>
        </w:r>
        <w:r w:rsidRPr="00E77497">
          <w:rPr>
            <w:rFonts w:ascii="Arial" w:hAnsi="Arial"/>
            <w:b/>
            <w:i w:val="0"/>
          </w:rPr>
          <w:t>:</w:t>
        </w:r>
      </w:ins>
    </w:p>
    <w:p w14:paraId="275061B9" w14:textId="77777777" w:rsidR="001F7486" w:rsidRPr="00E77497" w:rsidRDefault="001F7486" w:rsidP="001F7486">
      <w:pPr>
        <w:pStyle w:val="SyntaxDefinition"/>
        <w:rPr>
          <w:ins w:id="6442" w:author="Rev 4 Allen Wirfs-Brock" w:date="2011-10-15T15:04:00Z"/>
        </w:rPr>
      </w:pPr>
      <w:ins w:id="6443" w:author="Rev 4 Allen Wirfs-Brock" w:date="2011-10-15T15:04:00Z">
        <w:r w:rsidRPr="00E77497">
          <w:t>Identifier</w:t>
        </w:r>
        <w:r w:rsidRPr="00E77497">
          <w:br/>
          <w:t>PropertyName</w:t>
        </w:r>
        <w:r w:rsidRPr="00E77497">
          <w:rPr>
            <w:rFonts w:ascii="Courier New" w:hAnsi="Courier New" w:cs="Courier New"/>
            <w:b/>
            <w:i w:val="0"/>
          </w:rPr>
          <w:t xml:space="preserve"> : </w:t>
        </w:r>
        <w:r w:rsidRPr="00E77497">
          <w:t>LeftHandSideExpression</w:t>
        </w:r>
      </w:ins>
    </w:p>
    <w:p w14:paraId="51C1BDD6" w14:textId="77777777" w:rsidR="001F7486" w:rsidRPr="00E77497" w:rsidRDefault="001F7486" w:rsidP="001F7486">
      <w:pPr>
        <w:pStyle w:val="SyntaxRule"/>
        <w:rPr>
          <w:ins w:id="6444" w:author="Rev 4 Allen Wirfs-Brock" w:date="2011-10-15T15:04:00Z"/>
          <w:rFonts w:ascii="Arial" w:hAnsi="Arial"/>
        </w:rPr>
      </w:pPr>
      <w:ins w:id="6445" w:author="Rev 4 Allen Wirfs-Brock" w:date="2011-10-15T15:04:00Z">
        <w:r w:rsidRPr="00E77497">
          <w:t xml:space="preserve">AssignmentElement </w:t>
        </w:r>
        <w:r w:rsidRPr="00E77497">
          <w:rPr>
            <w:rFonts w:ascii="Arial" w:hAnsi="Arial"/>
            <w:b/>
            <w:i w:val="0"/>
          </w:rPr>
          <w:t>:</w:t>
        </w:r>
      </w:ins>
    </w:p>
    <w:p w14:paraId="109CAD76" w14:textId="77777777" w:rsidR="001F7486" w:rsidRPr="00E77497" w:rsidRDefault="001F7486" w:rsidP="001F7486">
      <w:pPr>
        <w:pStyle w:val="SyntaxDefinition"/>
        <w:rPr>
          <w:ins w:id="6446" w:author="Rev 4 Allen Wirfs-Brock" w:date="2011-10-15T15:04:00Z"/>
        </w:rPr>
      </w:pPr>
      <w:ins w:id="6447" w:author="Rev 4 Allen Wirfs-Brock" w:date="2011-10-15T15:04:00Z">
        <w:r w:rsidRPr="00E77497">
          <w:rPr>
            <w:rFonts w:ascii="Arial" w:hAnsi="Arial" w:cs="Arial"/>
            <w:i w:val="0"/>
            <w:sz w:val="16"/>
            <w:szCs w:val="16"/>
          </w:rPr>
          <w:t xml:space="preserve"> </w:t>
        </w:r>
        <w:r w:rsidRPr="00E77497">
          <w:t>LeftHandSideExpression</w:t>
        </w:r>
      </w:ins>
    </w:p>
    <w:p w14:paraId="65B73EDD" w14:textId="77777777" w:rsidR="001F7486" w:rsidRPr="00E77497" w:rsidRDefault="001F7486" w:rsidP="001F7486">
      <w:pPr>
        <w:pStyle w:val="SyntaxRule"/>
        <w:rPr>
          <w:ins w:id="6448" w:author="Rev 4 Allen Wirfs-Brock" w:date="2011-10-15T15:04:00Z"/>
          <w:rFonts w:ascii="Arial" w:hAnsi="Arial"/>
        </w:rPr>
      </w:pPr>
      <w:ins w:id="6449" w:author="Rev 4 Allen Wirfs-Brock" w:date="2011-10-15T15:04:00Z">
        <w:r w:rsidRPr="00E77497">
          <w:t xml:space="preserve">AssignmentRestElement </w:t>
        </w:r>
        <w:r w:rsidRPr="00E77497">
          <w:rPr>
            <w:rFonts w:ascii="Arial" w:hAnsi="Arial"/>
            <w:b/>
            <w:i w:val="0"/>
          </w:rPr>
          <w:t>:</w:t>
        </w:r>
      </w:ins>
    </w:p>
    <w:p w14:paraId="41F38A90" w14:textId="77777777" w:rsidR="001F7486" w:rsidRPr="00E77497" w:rsidRDefault="001F7486" w:rsidP="001F7486">
      <w:pPr>
        <w:pStyle w:val="SyntaxDefinition"/>
        <w:rPr>
          <w:ins w:id="6450" w:author="Rev 4 Allen Wirfs-Brock" w:date="2011-10-15T15:04:00Z"/>
        </w:rPr>
      </w:pPr>
      <w:ins w:id="6451" w:author="Rev 4 Allen Wirfs-Brock" w:date="2011-10-15T15:04: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r w:rsidRPr="00E77497">
          <w:t>LeftHandSideExpression</w:t>
        </w:r>
      </w:ins>
    </w:p>
    <w:p w14:paraId="37178DD4" w14:textId="77777777" w:rsidR="006C296B" w:rsidRPr="00E77497" w:rsidRDefault="006C296B" w:rsidP="008A0648">
      <w:pPr>
        <w:pStyle w:val="40"/>
        <w:numPr>
          <w:ilvl w:val="0"/>
          <w:numId w:val="0"/>
        </w:numPr>
        <w:rPr>
          <w:ins w:id="6452" w:author="Rev 4 Allen Wirfs-Brock" w:date="2011-10-15T14:19:00Z"/>
        </w:rPr>
      </w:pPr>
      <w:ins w:id="6453" w:author="Rev 4 Allen Wirfs-Brock" w:date="2011-10-15T14:19:00Z">
        <w:r w:rsidRPr="00E77497">
          <w:t>Static Semantics</w:t>
        </w:r>
      </w:ins>
    </w:p>
    <w:p w14:paraId="1DA8DDDA" w14:textId="77777777" w:rsidR="00D012F5" w:rsidRPr="00E77497" w:rsidRDefault="00C9049C" w:rsidP="00C7794D">
      <w:pPr>
        <w:rPr>
          <w:ins w:id="6454" w:author="Rev 4 Allen Wirfs-Brock" w:date="2011-10-15T14:24:00Z"/>
          <w:rFonts w:ascii="Helvetica" w:hAnsi="Helvetica"/>
          <w:b/>
        </w:rPr>
      </w:pPr>
      <w:ins w:id="6455" w:author="Rev 4 Allen Wirfs-Brock" w:date="2011-10-20T10:21:00Z">
        <w:r w:rsidRPr="00E77497">
          <w:rPr>
            <w:rFonts w:ascii="Helvetica" w:hAnsi="Helvetica"/>
            <w:b/>
          </w:rPr>
          <w:t xml:space="preserve">Static Semantics:  </w:t>
        </w:r>
      </w:ins>
      <w:ins w:id="6456" w:author="Rev 4 Allen Wirfs-Brock" w:date="2011-10-15T14:19:00Z">
        <w:r w:rsidR="006C296B" w:rsidRPr="00E77497">
          <w:rPr>
            <w:rFonts w:ascii="Helvetica" w:hAnsi="Helvetica"/>
            <w:b/>
          </w:rPr>
          <w:t>Early Errors</w:t>
        </w:r>
      </w:ins>
    </w:p>
    <w:p w14:paraId="7253B3E2" w14:textId="77777777" w:rsidR="00D012F5" w:rsidRPr="00E77497" w:rsidRDefault="00D012F5" w:rsidP="00D012F5">
      <w:pPr>
        <w:jc w:val="left"/>
        <w:rPr>
          <w:ins w:id="6457" w:author="Rev 4 Allen Wirfs-Brock" w:date="2011-10-15T14:25:00Z"/>
          <w:rStyle w:val="bnf"/>
        </w:rPr>
      </w:pPr>
      <w:ins w:id="6458" w:author="Rev 4 Allen Wirfs-Brock" w:date="2011-10-15T14:23:00Z">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LeftHandSideExpression</w:t>
        </w:r>
      </w:ins>
    </w:p>
    <w:p w14:paraId="1028CE14" w14:textId="77777777" w:rsidR="00D012F5" w:rsidRPr="00C7794D" w:rsidRDefault="00D012F5" w:rsidP="00D012F5">
      <w:pPr>
        <w:jc w:val="left"/>
        <w:rPr>
          <w:ins w:id="6459" w:author="Rev 4 Allen Wirfs-Brock" w:date="2011-10-15T14:23:00Z"/>
          <w:rFonts w:ascii="Times New Roman" w:hAnsi="Times New Roman"/>
          <w:i/>
        </w:rPr>
      </w:pPr>
      <w:ins w:id="6460" w:author="Rev 4 Allen Wirfs-Brock" w:date="2011-10-15T14:23:00Z">
        <w:r w:rsidRPr="00E77497">
          <w:rPr>
            <w:rStyle w:val="bnf"/>
          </w:rPr>
          <w:t xml:space="preserve">AssignmentElement </w:t>
        </w:r>
        <w:r w:rsidRPr="00E77497">
          <w:rPr>
            <w:b/>
          </w:rPr>
          <w:t xml:space="preserve">: </w:t>
        </w:r>
        <w:r w:rsidRPr="00E77497">
          <w:rPr>
            <w:rStyle w:val="bnf"/>
          </w:rPr>
          <w:t>LeftHandSideExpression</w:t>
        </w:r>
        <w:r w:rsidRPr="00E77497">
          <w:t xml:space="preserve"> </w:t>
        </w:r>
      </w:ins>
    </w:p>
    <w:p w14:paraId="08769B2D" w14:textId="77777777" w:rsidR="00D012F5" w:rsidRPr="009C202C" w:rsidRDefault="00D012F5" w:rsidP="00FA3203">
      <w:pPr>
        <w:numPr>
          <w:ilvl w:val="0"/>
          <w:numId w:val="403"/>
        </w:numPr>
        <w:spacing w:after="0"/>
        <w:rPr>
          <w:ins w:id="6461" w:author="Rev 4 Allen Wirfs-Brock" w:date="2011-10-15T14:23:00Z"/>
        </w:rPr>
      </w:pPr>
      <w:ins w:id="6462" w:author="Rev 4 Allen Wirfs-Brock" w:date="2011-10-15T14:23:00Z">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492BD2E2" w14:textId="77777777" w:rsidR="00D012F5" w:rsidRPr="00E77497" w:rsidRDefault="00D012F5" w:rsidP="00FA3203">
      <w:pPr>
        <w:numPr>
          <w:ilvl w:val="0"/>
          <w:numId w:val="403"/>
        </w:numPr>
        <w:spacing w:after="0"/>
        <w:rPr>
          <w:ins w:id="6463" w:author="Rev 4 Allen Wirfs-Brock" w:date="2011-10-15T14:23:00Z"/>
        </w:rPr>
      </w:pPr>
      <w:ins w:id="6464" w:author="Rev 4 Allen Wirfs-Brock" w:date="2011-10-15T14:23:00Z">
        <w:r w:rsidRPr="00B820AB">
          <w:t xml:space="preserve">It is a Syntax Error if </w:t>
        </w:r>
        <w:r w:rsidRPr="00675B74">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3145F128" w14:textId="77777777" w:rsidR="00D012F5" w:rsidRPr="00E77497" w:rsidRDefault="00D012F5" w:rsidP="00FA3203">
      <w:pPr>
        <w:numPr>
          <w:ilvl w:val="0"/>
          <w:numId w:val="403"/>
        </w:numPr>
        <w:spacing w:after="0"/>
        <w:rPr>
          <w:ins w:id="6465" w:author="Rev 4 Allen Wirfs-Brock" w:date="2011-10-15T14:23:00Z"/>
        </w:rPr>
      </w:pPr>
      <w:ins w:id="6466" w:author="Rev 4 Allen Wirfs-Brock" w:date="2011-10-15T14:23:00Z">
        <w:r w:rsidRPr="00E77497">
          <w:t xml:space="preserve">It is a Syntax Error if the </w:t>
        </w:r>
        <w:r w:rsidRPr="00E77497">
          <w:rPr>
            <w:rStyle w:val="bnf"/>
          </w:rPr>
          <w:t xml:space="preserve">LeftHandSideExpression </w:t>
        </w:r>
        <w:r w:rsidRPr="00E77497">
          <w:t xml:space="preserve">is a </w:t>
        </w:r>
        <w:r w:rsidRPr="00E77497">
          <w:rPr>
            <w:rStyle w:val="bnf"/>
          </w:rPr>
          <w:t>Literal</w:t>
        </w:r>
        <w:r w:rsidRPr="00E77497">
          <w:t xml:space="preserve">, a </w:t>
        </w:r>
        <w:r w:rsidRPr="00E77497">
          <w:rPr>
            <w:rStyle w:val="bnf"/>
          </w:rPr>
          <w:t>FunctionExpression</w:t>
        </w:r>
        <w:r w:rsidRPr="00E77497">
          <w:rPr>
            <w:rStyle w:val="bnf"/>
            <w:i w:val="0"/>
          </w:rPr>
          <w:t xml:space="preserve"> or a </w:t>
        </w:r>
        <w:r w:rsidRPr="00E77497">
          <w:rPr>
            <w:rStyle w:val="bnf"/>
          </w:rPr>
          <w:t>ClassExpression</w:t>
        </w:r>
        <w:r w:rsidRPr="00E77497">
          <w:t>.</w:t>
        </w:r>
      </w:ins>
    </w:p>
    <w:p w14:paraId="63416931" w14:textId="77777777" w:rsidR="00D012F5" w:rsidRPr="003B4312" w:rsidRDefault="00D012F5" w:rsidP="00FA3203">
      <w:pPr>
        <w:numPr>
          <w:ilvl w:val="0"/>
          <w:numId w:val="403"/>
        </w:numPr>
        <w:spacing w:after="0"/>
        <w:rPr>
          <w:ins w:id="6467" w:author="Rev 4 Allen Wirfs-Brock" w:date="2011-10-15T14:23:00Z"/>
        </w:rPr>
      </w:pPr>
      <w:ins w:id="6468" w:author="Rev 4 Allen Wirfs-Brock" w:date="2011-10-15T14:23:00Z">
        <w:r w:rsidRPr="00E77497">
          <w:t xml:space="preserve">It is a Syntax Error if the </w:t>
        </w:r>
        <w:r w:rsidRPr="00E77497">
          <w:rPr>
            <w:rStyle w:val="bnf"/>
          </w:rPr>
          <w:t xml:space="preserve">LeftHandSideExpression </w:t>
        </w:r>
        <w:r w:rsidRPr="00E77497">
          <w:t xml:space="preserve">is an </w:t>
        </w:r>
        <w:r w:rsidRPr="00E77497">
          <w:rPr>
            <w:rStyle w:val="bnf"/>
          </w:rPr>
          <w:t>Identifier</w:t>
        </w:r>
        <w:r w:rsidRPr="00E77497">
          <w:rPr>
            <w:rStyle w:val="bnf"/>
            <w:rFonts w:ascii="Arial" w:hAnsi="Arial" w:cs="Arial"/>
          </w:rPr>
          <w:t xml:space="preserve"> </w:t>
        </w:r>
        <w:r w:rsidRPr="00E77497">
          <w:rPr>
            <w:rStyle w:val="bnf"/>
            <w:rFonts w:ascii="Arial" w:hAnsi="Arial" w:cs="Arial"/>
            <w:i w:val="0"/>
          </w:rPr>
          <w:t xml:space="preserve">that </w:t>
        </w:r>
        <w:commentRangeStart w:id="6469"/>
        <w:r w:rsidRPr="00E77497">
          <w:rPr>
            <w:rStyle w:val="bnf"/>
            <w:rFonts w:ascii="Arial" w:hAnsi="Arial" w:cs="Arial"/>
            <w:i w:val="0"/>
          </w:rPr>
          <w:t xml:space="preserve">does not statically resolve to a declarative environment record binding or </w:t>
        </w:r>
        <w:commentRangeEnd w:id="6469"/>
        <w:r w:rsidRPr="00CB5F32">
          <w:rPr>
            <w:rStyle w:val="af4"/>
            <w:rFonts w:cs="Arial"/>
            <w:lang w:val="en-GB"/>
          </w:rPr>
          <w:commentReference w:id="6469"/>
        </w:r>
        <w:r w:rsidRPr="004D1BD1">
          <w:rPr>
            <w:rStyle w:val="bnf"/>
            <w:rFonts w:ascii="Arial" w:hAnsi="Arial" w:cs="Arial"/>
            <w:i w:val="0"/>
          </w:rPr>
          <w:t>if the resolved binding an immutable binding</w:t>
        </w:r>
        <w:r w:rsidRPr="003B4312">
          <w:rPr>
            <w:rStyle w:val="bnf"/>
            <w:i w:val="0"/>
          </w:rPr>
          <w:t>.</w:t>
        </w:r>
      </w:ins>
    </w:p>
    <w:p w14:paraId="5F6D5896" w14:textId="77777777" w:rsidR="00D012F5" w:rsidRPr="00E77497" w:rsidRDefault="00D012F5" w:rsidP="00FA3203">
      <w:pPr>
        <w:numPr>
          <w:ilvl w:val="0"/>
          <w:numId w:val="403"/>
        </w:numPr>
        <w:spacing w:after="0"/>
        <w:rPr>
          <w:ins w:id="6470" w:author="Rev 4 Allen Wirfs-Brock" w:date="2011-10-15T14:23:00Z"/>
        </w:rPr>
      </w:pPr>
      <w:ins w:id="6471" w:author="Rev 4 Allen Wirfs-Brock" w:date="2011-10-15T14:23:00Z">
        <w:r w:rsidRPr="003B4312">
          <w:t xml:space="preserve">It is a Syntax Error if the </w:t>
        </w:r>
        <w:r w:rsidRPr="008B7F6F">
          <w:rPr>
            <w:rStyle w:val="bnf"/>
          </w:rPr>
          <w:t xml:space="preserve">LeftHandSideExpression </w:t>
        </w:r>
        <w:r w:rsidRPr="006B6D0A">
          <w:t xml:space="preserve">is an </w:t>
        </w:r>
        <w:r w:rsidRPr="006B6D0A">
          <w:rPr>
            <w:rStyle w:val="bnf"/>
          </w:rPr>
          <w:t>ObjectLiteral</w:t>
        </w:r>
        <w:r w:rsidRPr="006B6D0A">
          <w:t xml:space="preserve"> or an</w:t>
        </w:r>
        <w:r w:rsidRPr="00E65A34">
          <w:rPr>
            <w:i/>
          </w:rPr>
          <w:t xml:space="preserve"> </w:t>
        </w:r>
        <w:r w:rsidRPr="009C202C">
          <w:rPr>
            <w:rStyle w:val="bnf"/>
          </w:rPr>
          <w:t>ArrayLiteral</w:t>
        </w:r>
        <w:r w:rsidRPr="00B820AB">
          <w:rPr>
            <w:i/>
          </w:rPr>
          <w:t xml:space="preserve"> </w:t>
        </w:r>
        <w:r w:rsidRPr="00675B74">
          <w:t xml:space="preserve">and the source code corresponding to </w:t>
        </w:r>
        <w:r w:rsidRPr="00E77497">
          <w:rPr>
            <w:rStyle w:val="bnf"/>
          </w:rPr>
          <w:t>LeftHandSideExpression</w:t>
        </w:r>
        <w:r w:rsidRPr="00E77497">
          <w:t xml:space="preserve"> using cannot be parsed using </w:t>
        </w:r>
        <w:r w:rsidRPr="00E77497">
          <w:rPr>
            <w:rStyle w:val="bnf"/>
          </w:rPr>
          <w:t>AssignmentPattern</w:t>
        </w:r>
        <w:r w:rsidRPr="00E77497">
          <w:t xml:space="preserve"> as the goal symbol.</w:t>
        </w:r>
      </w:ins>
    </w:p>
    <w:p w14:paraId="00EC5FE4" w14:textId="77777777" w:rsidR="00D012F5" w:rsidRPr="00E77497" w:rsidRDefault="00D012F5" w:rsidP="00FA3203">
      <w:pPr>
        <w:numPr>
          <w:ilvl w:val="0"/>
          <w:numId w:val="403"/>
        </w:numPr>
        <w:rPr>
          <w:ins w:id="6472" w:author="Rev 4 Allen Wirfs-Brock" w:date="2011-10-15T14:23:00Z"/>
        </w:rPr>
      </w:pPr>
      <w:ins w:id="6473" w:author="Rev 4 Allen Wirfs-Brock" w:date="2011-10-15T14:23: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072768CD" w14:textId="77777777" w:rsidR="00D012F5" w:rsidRPr="00E77497" w:rsidRDefault="00D012F5" w:rsidP="00D012F5">
      <w:pPr>
        <w:rPr>
          <w:ins w:id="6474" w:author="Rev 4 Allen Wirfs-Brock" w:date="2011-10-15T14:26:00Z"/>
        </w:rPr>
      </w:pPr>
      <w:ins w:id="6475" w:author="Rev 4 Allen Wirfs-Brock" w:date="2011-10-15T14:26:00Z">
        <w:r w:rsidRPr="00E77497">
          <w:rPr>
            <w:rStyle w:val="bnf"/>
          </w:rPr>
          <w:t xml:space="preserve">AssignmentRestElement </w:t>
        </w:r>
        <w:r w:rsidRPr="00E77497">
          <w:rPr>
            <w:b/>
          </w:rPr>
          <w:t>:</w:t>
        </w:r>
        <w:r w:rsidRPr="00E77497">
          <w:t xml:space="preserve"> </w:t>
        </w:r>
        <w:r w:rsidRPr="00E77497">
          <w:rPr>
            <w:b/>
          </w:rPr>
          <w:t>…</w:t>
        </w:r>
        <w:r w:rsidRPr="00E77497">
          <w:t xml:space="preserve"> </w:t>
        </w:r>
        <w:r w:rsidRPr="00E77497">
          <w:rPr>
            <w:b/>
          </w:rPr>
          <w:t xml:space="preserve"> </w:t>
        </w:r>
        <w:r w:rsidRPr="00E77497">
          <w:rPr>
            <w:rStyle w:val="bnf"/>
          </w:rPr>
          <w:t>LeftHandSideExpression</w:t>
        </w:r>
        <w:r w:rsidRPr="00E77497">
          <w:t xml:space="preserve"> </w:t>
        </w:r>
      </w:ins>
    </w:p>
    <w:p w14:paraId="0DEC3214" w14:textId="77777777" w:rsidR="00D012F5" w:rsidRPr="00E77497" w:rsidRDefault="00D012F5" w:rsidP="00FA3203">
      <w:pPr>
        <w:numPr>
          <w:ilvl w:val="0"/>
          <w:numId w:val="403"/>
        </w:numPr>
        <w:spacing w:after="0"/>
        <w:rPr>
          <w:ins w:id="6476" w:author="Rev 4 Allen Wirfs-Brock" w:date="2011-10-15T14:26:00Z"/>
        </w:rPr>
      </w:pPr>
      <w:ins w:id="6477"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3949F1AF" w14:textId="77777777" w:rsidR="00D012F5" w:rsidRPr="00E77497" w:rsidRDefault="00D012F5" w:rsidP="00FA3203">
      <w:pPr>
        <w:numPr>
          <w:ilvl w:val="0"/>
          <w:numId w:val="403"/>
        </w:numPr>
        <w:spacing w:after="0"/>
        <w:rPr>
          <w:ins w:id="6478" w:author="Rev 4 Allen Wirfs-Brock" w:date="2011-10-15T14:26:00Z"/>
        </w:rPr>
      </w:pPr>
      <w:ins w:id="6479"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64C9A28C" w14:textId="77777777" w:rsidR="00D012F5" w:rsidRPr="003B4312" w:rsidRDefault="00D012F5" w:rsidP="00FA3203">
      <w:pPr>
        <w:numPr>
          <w:ilvl w:val="0"/>
          <w:numId w:val="403"/>
        </w:numPr>
        <w:spacing w:after="0"/>
        <w:rPr>
          <w:ins w:id="6480" w:author="Rev 4 Allen Wirfs-Brock" w:date="2011-10-15T14:26:00Z"/>
        </w:rPr>
      </w:pPr>
      <w:ins w:id="6481" w:author="Rev 4 Allen Wirfs-Brock" w:date="2011-10-15T14:26:00Z">
        <w:r w:rsidRPr="00E77497">
          <w:t xml:space="preserve">It is a Syntax Error if the </w:t>
        </w:r>
        <w:r w:rsidRPr="00E77497">
          <w:rPr>
            <w:rStyle w:val="bnf"/>
          </w:rPr>
          <w:t xml:space="preserve">LeftHandSideExpression </w:t>
        </w:r>
        <w:r w:rsidRPr="00E77497">
          <w:t xml:space="preserve">is a </w:t>
        </w:r>
        <w:r w:rsidRPr="00E77497">
          <w:rPr>
            <w:rStyle w:val="bnf"/>
          </w:rPr>
          <w:t>Literal</w:t>
        </w:r>
        <w:r w:rsidRPr="00E77497">
          <w:rPr>
            <w:rStyle w:val="bnf"/>
            <w:i w:val="0"/>
          </w:rPr>
          <w:t xml:space="preserve">, </w:t>
        </w:r>
        <w:r w:rsidRPr="00C7794D">
          <w:t>an</w:t>
        </w:r>
        <w:r w:rsidRPr="004D1BD1">
          <w:rPr>
            <w:rStyle w:val="bnf"/>
            <w:i w:val="0"/>
          </w:rPr>
          <w:t xml:space="preserve"> </w:t>
        </w:r>
        <w:r w:rsidRPr="003B4312">
          <w:rPr>
            <w:rStyle w:val="bnf"/>
          </w:rPr>
          <w:t>ObjectLiteral</w:t>
        </w:r>
        <w:r w:rsidRPr="003B4312">
          <w:rPr>
            <w:rStyle w:val="bnf"/>
            <w:i w:val="0"/>
          </w:rPr>
          <w:t xml:space="preserve">, </w:t>
        </w:r>
        <w:r w:rsidRPr="00C7794D">
          <w:t>an</w:t>
        </w:r>
        <w:r w:rsidRPr="004D1BD1">
          <w:rPr>
            <w:rStyle w:val="bnf"/>
            <w:i w:val="0"/>
          </w:rPr>
          <w:t xml:space="preserve"> </w:t>
        </w:r>
        <w:r w:rsidRPr="003B4312">
          <w:rPr>
            <w:rStyle w:val="bnf"/>
          </w:rPr>
          <w:t>ArrayLiteral</w:t>
        </w:r>
        <w:r w:rsidRPr="003B4312">
          <w:rPr>
            <w:rStyle w:val="bnf"/>
            <w:i w:val="0"/>
          </w:rPr>
          <w:t>,</w:t>
        </w:r>
        <w:r w:rsidRPr="003B4312">
          <w:rPr>
            <w:rStyle w:val="bnf"/>
          </w:rPr>
          <w:t xml:space="preserve"> </w:t>
        </w:r>
        <w:r w:rsidRPr="008B7F6F">
          <w:t xml:space="preserve">a </w:t>
        </w:r>
        <w:r w:rsidRPr="006B6D0A">
          <w:rPr>
            <w:rStyle w:val="bnf"/>
          </w:rPr>
          <w:t>FunctionExpression</w:t>
        </w:r>
        <w:r w:rsidRPr="006B6D0A">
          <w:rPr>
            <w:rStyle w:val="bnf"/>
            <w:i w:val="0"/>
          </w:rPr>
          <w:t xml:space="preserve">, </w:t>
        </w:r>
        <w:r w:rsidRPr="00C7794D">
          <w:t>or a</w:t>
        </w:r>
        <w:r w:rsidRPr="004D1BD1">
          <w:rPr>
            <w:rStyle w:val="bnf"/>
            <w:i w:val="0"/>
          </w:rPr>
          <w:t xml:space="preserve"> </w:t>
        </w:r>
        <w:r w:rsidRPr="003B4312">
          <w:rPr>
            <w:rStyle w:val="bnf"/>
          </w:rPr>
          <w:t>ClassExpression</w:t>
        </w:r>
        <w:r w:rsidRPr="003B4312">
          <w:t>.</w:t>
        </w:r>
      </w:ins>
    </w:p>
    <w:p w14:paraId="266DC075" w14:textId="77777777" w:rsidR="00D012F5" w:rsidRPr="003B4312" w:rsidRDefault="00D012F5" w:rsidP="00FA3203">
      <w:pPr>
        <w:numPr>
          <w:ilvl w:val="0"/>
          <w:numId w:val="403"/>
        </w:numPr>
        <w:spacing w:after="0"/>
        <w:rPr>
          <w:ins w:id="6482" w:author="Rev 4 Allen Wirfs-Brock" w:date="2011-10-15T14:26:00Z"/>
        </w:rPr>
      </w:pPr>
      <w:ins w:id="6483" w:author="Rev 4 Allen Wirfs-Brock" w:date="2011-10-15T14:26:00Z">
        <w:r w:rsidRPr="003B4312">
          <w:t xml:space="preserve">It is a Syntax Error if the </w:t>
        </w:r>
        <w:r w:rsidRPr="008B7F6F">
          <w:rPr>
            <w:rStyle w:val="bnf"/>
          </w:rPr>
          <w:t>LeftHandSideExpressi</w:t>
        </w:r>
        <w:r w:rsidRPr="006B6D0A">
          <w:rPr>
            <w:rStyle w:val="bnf"/>
          </w:rPr>
          <w:t xml:space="preserve">on </w:t>
        </w:r>
        <w:r w:rsidRPr="006B6D0A">
          <w:t xml:space="preserve">is an </w:t>
        </w:r>
        <w:r w:rsidRPr="006B6D0A">
          <w:rPr>
            <w:rStyle w:val="bnf"/>
          </w:rPr>
          <w:t xml:space="preserve">Identifier </w:t>
        </w:r>
        <w:r w:rsidRPr="00C7794D">
          <w:t>that does not statically resolve to a declarative environment record binding or if the resolved binding an immutable binding</w:t>
        </w:r>
        <w:r w:rsidRPr="004D1BD1">
          <w:rPr>
            <w:rStyle w:val="bnf"/>
            <w:i w:val="0"/>
          </w:rPr>
          <w:t>.</w:t>
        </w:r>
      </w:ins>
    </w:p>
    <w:p w14:paraId="5B7D1C0C" w14:textId="77777777" w:rsidR="00D012F5" w:rsidRPr="00E77497" w:rsidRDefault="00D012F5" w:rsidP="00FA3203">
      <w:pPr>
        <w:numPr>
          <w:ilvl w:val="0"/>
          <w:numId w:val="403"/>
        </w:numPr>
        <w:rPr>
          <w:ins w:id="6484" w:author="Rev 4 Allen Wirfs-Brock" w:date="2011-10-15T14:26:00Z"/>
        </w:rPr>
      </w:pPr>
      <w:ins w:id="6485" w:author="Rev 4 Allen Wirfs-Brock" w:date="2011-10-15T14:26:00Z">
        <w:r w:rsidRPr="003B4312">
          <w:t xml:space="preserve">It is a Syntax Error if the </w:t>
        </w:r>
        <w:r w:rsidRPr="008B7F6F">
          <w:rPr>
            <w:rStyle w:val="bnf"/>
          </w:rPr>
          <w:t>LeftHandSideExpression</w:t>
        </w:r>
        <w:r w:rsidRPr="006B6D0A">
          <w:t xml:space="preserve"> is </w:t>
        </w:r>
        <w:r w:rsidRPr="006B6D0A">
          <w:rPr>
            <w:rStyle w:val="bnf"/>
          </w:rPr>
          <w:t xml:space="preserve">PrimaryExpression </w:t>
        </w:r>
        <w:r w:rsidRPr="006B6D0A">
          <w:rPr>
            <w:rStyle w:val="bnf"/>
            <w:i w:val="0"/>
          </w:rPr>
          <w:t xml:space="preserve">: </w:t>
        </w:r>
        <w:r w:rsidRPr="00E65A34">
          <w:rPr>
            <w:rStyle w:val="bnf"/>
            <w:rFonts w:ascii="Courier New" w:hAnsi="Courier New" w:cs="Courier New"/>
            <w:b/>
            <w:i w:val="0"/>
          </w:rPr>
          <w:t>(</w:t>
        </w:r>
        <w:r w:rsidRPr="009C202C">
          <w:rPr>
            <w:rStyle w:val="bnf"/>
          </w:rPr>
          <w:t xml:space="preserve"> Expression</w:t>
        </w:r>
        <w:r w:rsidRPr="00B820AB">
          <w:rPr>
            <w:rFonts w:ascii="Courier New" w:hAnsi="Courier New" w:cs="Courier New"/>
            <w:b/>
          </w:rPr>
          <w:t xml:space="preserve"> ) </w:t>
        </w:r>
        <w:r w:rsidRPr="00675B74">
          <w:t xml:space="preserve">and </w:t>
        </w:r>
        <w:r w:rsidRPr="00E77497">
          <w:rPr>
            <w:rStyle w:val="bnf"/>
          </w:rPr>
          <w:t>Expression</w:t>
        </w:r>
        <w:r w:rsidRPr="00E77497">
          <w:t xml:space="preserve"> derived a production that would produce a Syntax Error according to these rules. This rule is recursively applied.</w:t>
        </w:r>
      </w:ins>
    </w:p>
    <w:p w14:paraId="69A9E680" w14:textId="77777777" w:rsidR="00295437" w:rsidRPr="00E77497" w:rsidRDefault="00295437" w:rsidP="008A0648">
      <w:pPr>
        <w:pStyle w:val="40"/>
        <w:numPr>
          <w:ilvl w:val="0"/>
          <w:numId w:val="0"/>
        </w:numPr>
        <w:rPr>
          <w:ins w:id="6486" w:author="Rev 4 Allen Wirfs-Brock" w:date="2011-11-06T16:31:00Z"/>
        </w:rPr>
      </w:pPr>
      <w:commentRangeStart w:id="6487"/>
      <w:ins w:id="6488" w:author="Rev 4 Allen Wirfs-Brock" w:date="2011-11-06T16:31:00Z">
        <w:r w:rsidRPr="00E77497">
          <w:t>Runtime Semantics</w:t>
        </w:r>
      </w:ins>
      <w:commentRangeEnd w:id="6487"/>
      <w:ins w:id="6489" w:author="Rev 4 Allen Wirfs-Brock" w:date="2011-11-07T11:21:00Z">
        <w:r w:rsidR="00C7794D">
          <w:rPr>
            <w:rStyle w:val="af4"/>
            <w:b w:val="0"/>
          </w:rPr>
          <w:commentReference w:id="6487"/>
        </w:r>
      </w:ins>
    </w:p>
    <w:p w14:paraId="35FCBD27" w14:textId="77777777" w:rsidR="00D012F5" w:rsidRPr="00E77497" w:rsidRDefault="00D012F5" w:rsidP="00D012F5">
      <w:pPr>
        <w:rPr>
          <w:ins w:id="6490" w:author="Rev 4 Allen Wirfs-Brock" w:date="2011-10-15T14:23:00Z"/>
        </w:rPr>
      </w:pPr>
      <w:ins w:id="6491" w:author="Rev 4 Allen Wirfs-Brock" w:date="2011-10-15T14:23:00Z">
        <w:r w:rsidRPr="00E77497">
          <w:rPr>
            <w:rFonts w:ascii="Helvetica" w:hAnsi="Helvetica"/>
            <w:b/>
          </w:rPr>
          <w:t xml:space="preserve">Runtime Semantics: </w:t>
        </w:r>
      </w:ins>
      <w:ins w:id="6492" w:author="Rev 4 Allen Wirfs-Brock" w:date="2011-11-07T10:51:00Z">
        <w:r w:rsidR="005D43BD">
          <w:rPr>
            <w:rFonts w:ascii="Helvetica" w:hAnsi="Helvetica"/>
            <w:b/>
          </w:rPr>
          <w:t>Destructuring Assignment</w:t>
        </w:r>
      </w:ins>
      <w:ins w:id="6493" w:author="Rev 4 Allen Wirfs-Brock" w:date="2011-11-07T11:01:00Z">
        <w:r w:rsidR="005D43BD">
          <w:rPr>
            <w:rFonts w:ascii="Helvetica" w:hAnsi="Helvetica"/>
            <w:b/>
          </w:rPr>
          <w:t xml:space="preserve"> </w:t>
        </w:r>
      </w:ins>
      <w:ins w:id="6494" w:author="Rev 4 Allen Wirfs-Brock" w:date="2011-10-15T14:23:00Z">
        <w:r w:rsidRPr="00E77497">
          <w:rPr>
            <w:rFonts w:ascii="Helvetica" w:hAnsi="Helvetica"/>
            <w:b/>
            <w:spacing w:val="6"/>
          </w:rPr>
          <w:t>Evaluation</w:t>
        </w:r>
        <w:r w:rsidRPr="00E77497">
          <w:t xml:space="preserve"> </w:t>
        </w:r>
      </w:ins>
    </w:p>
    <w:p w14:paraId="3BF15649" w14:textId="77777777" w:rsidR="005D43BD" w:rsidRPr="00E77497" w:rsidRDefault="005D43BD" w:rsidP="005D43BD">
      <w:pPr>
        <w:ind w:left="360"/>
        <w:rPr>
          <w:ins w:id="6495" w:author="Rev 4 Allen Wirfs-Brock" w:date="2011-11-07T10:52:00Z"/>
        </w:rPr>
      </w:pPr>
      <w:ins w:id="6496" w:author="Rev 4 Allen Wirfs-Brock" w:date="2011-11-07T10:52:00Z">
        <w:r w:rsidRPr="00E77497">
          <w:t xml:space="preserve">with parameter </w:t>
        </w:r>
        <w:r w:rsidRPr="00E77497">
          <w:rPr>
            <w:rStyle w:val="bnf"/>
          </w:rPr>
          <w:t>obj</w:t>
        </w:r>
      </w:ins>
    </w:p>
    <w:p w14:paraId="3488158C" w14:textId="77777777" w:rsidR="00881EF5" w:rsidRPr="00E77497" w:rsidRDefault="00C707BD" w:rsidP="00C7794D">
      <w:pPr>
        <w:contextualSpacing/>
        <w:rPr>
          <w:ins w:id="6497" w:author="Rev 4 Allen Wirfs-Brock" w:date="2011-10-15T14:33:00Z"/>
        </w:rPr>
      </w:pPr>
      <w:ins w:id="6498" w:author="Allen Wirfs-Brock" w:date="2011-07-01T15:12:00Z">
        <w:del w:id="6499" w:author="Rev 4 Allen Wirfs-Brock" w:date="2011-10-15T14:29:00Z">
          <w:r w:rsidRPr="00E77497" w:rsidDel="00D012F5">
            <w:delText xml:space="preserve">The </w:delText>
          </w:r>
        </w:del>
      </w:ins>
      <w:ins w:id="6500" w:author="Allen Wirfs-Brock" w:date="2011-07-01T15:13:00Z">
        <w:del w:id="6501" w:author="Rev 4 Allen Wirfs-Brock" w:date="2011-10-15T14:29:00Z">
          <w:r w:rsidR="00697CC4" w:rsidRPr="00E77497" w:rsidDel="00D012F5">
            <w:delText xml:space="preserve">supplemental </w:delText>
          </w:r>
        </w:del>
      </w:ins>
      <w:ins w:id="6502" w:author="Allen Wirfs-Brock" w:date="2011-07-01T15:12:00Z">
        <w:del w:id="6503" w:author="Rev 4 Allen Wirfs-Brock" w:date="2011-10-15T14:29:00Z">
          <w:r w:rsidRPr="00E77497" w:rsidDel="00D012F5">
            <w:delText xml:space="preserve">production </w:delText>
          </w:r>
        </w:del>
        <w:r w:rsidRPr="00E77497">
          <w:rPr>
            <w:rStyle w:val="bnf"/>
          </w:rPr>
          <w:t xml:space="preserve">AssignmentPattern </w:t>
        </w:r>
        <w:r w:rsidRPr="00E77497">
          <w:rPr>
            <w:b/>
          </w:rPr>
          <w:t xml:space="preserve">: </w:t>
        </w:r>
        <w:r w:rsidRPr="00E77497">
          <w:rPr>
            <w:rStyle w:val="bnf"/>
          </w:rPr>
          <w:t>ObjectAssignmentPattern</w:t>
        </w:r>
        <w:r w:rsidRPr="00E77497">
          <w:t xml:space="preserve"> </w:t>
        </w:r>
      </w:ins>
    </w:p>
    <w:p w14:paraId="63AF6C55" w14:textId="77777777" w:rsidR="00C707BD" w:rsidRPr="00E77497" w:rsidDel="005D43BD" w:rsidRDefault="00C707BD" w:rsidP="00C7794D">
      <w:pPr>
        <w:ind w:left="360"/>
        <w:rPr>
          <w:ins w:id="6504" w:author="Allen Wirfs-Brock" w:date="2011-07-01T15:12:00Z"/>
          <w:del w:id="6505" w:author="Rev 4 Allen Wirfs-Brock" w:date="2011-11-07T10:52:00Z"/>
        </w:rPr>
      </w:pPr>
      <w:ins w:id="6506" w:author="Allen Wirfs-Brock" w:date="2011-07-01T15:12:00Z">
        <w:del w:id="6507" w:author="Rev 4 Allen Wirfs-Brock" w:date="2011-10-15T14:29:00Z">
          <w:r w:rsidRPr="00E77497" w:rsidDel="00D012F5">
            <w:delText xml:space="preserve">is evaluated with the parameter </w:delText>
          </w:r>
          <w:r w:rsidRPr="00E77497" w:rsidDel="00D012F5">
            <w:rPr>
              <w:rStyle w:val="bnf"/>
            </w:rPr>
            <w:delText>obj</w:delText>
          </w:r>
          <w:r w:rsidRPr="00E77497" w:rsidDel="00D012F5">
            <w:delText xml:space="preserve"> as follows:</w:delText>
          </w:r>
        </w:del>
      </w:ins>
    </w:p>
    <w:p w14:paraId="5BDBD5DD" w14:textId="77777777" w:rsidR="00C707BD" w:rsidRPr="00E77497" w:rsidDel="00A916DC" w:rsidRDefault="00C707BD" w:rsidP="00FA3203">
      <w:pPr>
        <w:pStyle w:val="Alg3"/>
        <w:numPr>
          <w:ilvl w:val="0"/>
          <w:numId w:val="404"/>
        </w:numPr>
        <w:spacing w:after="240"/>
        <w:rPr>
          <w:ins w:id="6508" w:author="Allen Wirfs-Brock" w:date="2011-07-01T15:12:00Z"/>
          <w:del w:id="6509" w:author="Rev 4 Allen Wirfs-Brock" w:date="2011-10-15T14:39:00Z"/>
        </w:rPr>
      </w:pPr>
      <w:ins w:id="6510" w:author="Allen Wirfs-Brock" w:date="2011-07-01T15:12:00Z">
        <w:del w:id="6511" w:author="Rev 4 Allen Wirfs-Brock" w:date="2011-11-07T11:00:00Z">
          <w:r w:rsidRPr="00E77497" w:rsidDel="005D43BD">
            <w:delText>Evaluate</w:delText>
          </w:r>
        </w:del>
      </w:ins>
      <w:ins w:id="6512" w:author="Rev 4 Allen Wirfs-Brock" w:date="2011-11-07T11:00:00Z">
        <w:r w:rsidR="005D43BD">
          <w:t>Perform Destructuring Assignment Evaluation of</w:t>
        </w:r>
      </w:ins>
      <w:ins w:id="6513" w:author="Allen Wirfs-Brock" w:date="2011-07-01T15:12:00Z">
        <w:r w:rsidRPr="00E77497">
          <w:t xml:space="preserve"> </w:t>
        </w:r>
        <w:r w:rsidRPr="00E77497">
          <w:rPr>
            <w:rStyle w:val="bnf"/>
          </w:rPr>
          <w:t>ObjectAssignmentPattern</w:t>
        </w:r>
        <w:r w:rsidRPr="00E77497">
          <w:t xml:space="preserve"> </w:t>
        </w:r>
        <w:del w:id="6514" w:author="Rev 4 Allen Wirfs-Brock" w:date="2011-11-07T11:01:00Z">
          <w:r w:rsidRPr="00E77497" w:rsidDel="005D43BD">
            <w:delText>using</w:delText>
          </w:r>
        </w:del>
      </w:ins>
      <w:ins w:id="6515" w:author="Rev 4 Allen Wirfs-Brock" w:date="2011-11-07T11:01:00Z">
        <w:r w:rsidR="005D43BD">
          <w:t>with</w:t>
        </w:r>
      </w:ins>
      <w:ins w:id="6516" w:author="Allen Wirfs-Brock" w:date="2011-07-01T15:12:00Z">
        <w:r w:rsidRPr="00E77497">
          <w:t xml:space="preserve"> </w:t>
        </w:r>
        <w:r w:rsidRPr="00E77497">
          <w:rPr>
            <w:i/>
          </w:rPr>
          <w:t>obj</w:t>
        </w:r>
        <w:r w:rsidRPr="00E77497">
          <w:t xml:space="preserve"> as the </w:t>
        </w:r>
        <w:del w:id="6517" w:author="Rev 4 Allen Wirfs-Brock" w:date="2011-11-07T11:01:00Z">
          <w:r w:rsidRPr="00E77497" w:rsidDel="005D43BD">
            <w:rPr>
              <w:i/>
            </w:rPr>
            <w:delText>obj</w:delText>
          </w:r>
          <w:r w:rsidRPr="00E77497" w:rsidDel="005D43BD">
            <w:delText xml:space="preserve"> parameter</w:delText>
          </w:r>
        </w:del>
      </w:ins>
      <w:ins w:id="6518" w:author="Rev 4 Allen Wirfs-Brock" w:date="2011-11-07T11:01:00Z">
        <w:r w:rsidR="005D43BD">
          <w:t>argument</w:t>
        </w:r>
      </w:ins>
      <w:ins w:id="6519" w:author="Allen Wirfs-Brock" w:date="2011-07-01T15:12:00Z">
        <w:r w:rsidRPr="00E77497">
          <w:t>.</w:t>
        </w:r>
      </w:ins>
    </w:p>
    <w:p w14:paraId="1BA86916" w14:textId="77777777" w:rsidR="00C707BD" w:rsidRPr="00E77497" w:rsidRDefault="00C707BD" w:rsidP="00FA3203">
      <w:pPr>
        <w:pStyle w:val="Alg3"/>
        <w:numPr>
          <w:ilvl w:val="0"/>
          <w:numId w:val="404"/>
        </w:numPr>
        <w:spacing w:after="240"/>
        <w:rPr>
          <w:ins w:id="6520" w:author="Allen Wirfs-Brock" w:date="2011-07-01T15:12:00Z"/>
        </w:rPr>
      </w:pPr>
    </w:p>
    <w:p w14:paraId="26D436C1" w14:textId="77777777" w:rsidR="00D012F5" w:rsidRPr="00E77497" w:rsidRDefault="00C707BD" w:rsidP="00C7794D">
      <w:pPr>
        <w:contextualSpacing/>
        <w:rPr>
          <w:ins w:id="6521" w:author="Rev 4 Allen Wirfs-Brock" w:date="2011-10-15T14:29:00Z"/>
        </w:rPr>
      </w:pPr>
      <w:ins w:id="6522" w:author="Allen Wirfs-Brock" w:date="2011-07-01T15:12:00Z">
        <w:del w:id="6523" w:author="Rev 4 Allen Wirfs-Brock" w:date="2011-10-15T14:29:00Z">
          <w:r w:rsidRPr="00E77497" w:rsidDel="00D012F5">
            <w:delText xml:space="preserve">The </w:delText>
          </w:r>
        </w:del>
      </w:ins>
      <w:ins w:id="6524" w:author="Allen Wirfs-Brock" w:date="2011-07-01T15:13:00Z">
        <w:del w:id="6525" w:author="Rev 4 Allen Wirfs-Brock" w:date="2011-10-15T14:29:00Z">
          <w:r w:rsidR="00697CC4" w:rsidRPr="00E77497" w:rsidDel="00D012F5">
            <w:delText xml:space="preserve">supplemental </w:delText>
          </w:r>
        </w:del>
      </w:ins>
      <w:ins w:id="6526" w:author="Allen Wirfs-Brock" w:date="2011-07-01T15:12:00Z">
        <w:del w:id="6527" w:author="Rev 4 Allen Wirfs-Brock" w:date="2011-10-15T14:29:00Z">
          <w:r w:rsidRPr="00E77497" w:rsidDel="00D012F5">
            <w:delText xml:space="preserve">production </w:delText>
          </w:r>
        </w:del>
        <w:r w:rsidRPr="00E77497">
          <w:rPr>
            <w:rStyle w:val="bnf"/>
          </w:rPr>
          <w:t xml:space="preserve">AssignmentPattern </w:t>
        </w:r>
        <w:r w:rsidRPr="00E77497">
          <w:rPr>
            <w:b/>
          </w:rPr>
          <w:t xml:space="preserve">: </w:t>
        </w:r>
        <w:r w:rsidRPr="00E77497">
          <w:rPr>
            <w:rStyle w:val="bnf"/>
          </w:rPr>
          <w:t>ArrayAssignmentPattern</w:t>
        </w:r>
        <w:del w:id="6528" w:author="Rev 4 Allen Wirfs-Brock" w:date="2011-10-15T14:29:00Z">
          <w:r w:rsidRPr="00E77497" w:rsidDel="00D012F5">
            <w:delText xml:space="preserve"> </w:delText>
          </w:r>
        </w:del>
      </w:ins>
    </w:p>
    <w:p w14:paraId="364541B6" w14:textId="77777777" w:rsidR="00C707BD" w:rsidRPr="00E77497" w:rsidDel="005D43BD" w:rsidRDefault="00C707BD" w:rsidP="00C7794D">
      <w:pPr>
        <w:ind w:left="360"/>
        <w:rPr>
          <w:ins w:id="6529" w:author="Allen Wirfs-Brock" w:date="2011-07-01T15:12:00Z"/>
          <w:del w:id="6530" w:author="Rev 4 Allen Wirfs-Brock" w:date="2011-11-07T10:52:00Z"/>
        </w:rPr>
      </w:pPr>
      <w:ins w:id="6531" w:author="Allen Wirfs-Brock" w:date="2011-07-01T15:12:00Z">
        <w:del w:id="6532" w:author="Rev 4 Allen Wirfs-Brock" w:date="2011-10-15T14:32:00Z">
          <w:r w:rsidRPr="00E77497" w:rsidDel="00D012F5">
            <w:delText xml:space="preserve">is </w:delText>
          </w:r>
        </w:del>
        <w:del w:id="6533" w:author="Rev 4 Allen Wirfs-Brock" w:date="2011-10-15T14:33:00Z">
          <w:r w:rsidRPr="00E77497" w:rsidDel="00881EF5">
            <w:delText xml:space="preserve">evaluated </w:delText>
          </w:r>
        </w:del>
        <w:del w:id="6534" w:author="Rev 4 Allen Wirfs-Brock" w:date="2011-11-07T10:52:00Z">
          <w:r w:rsidRPr="00E77497" w:rsidDel="005D43BD">
            <w:delText xml:space="preserve">with </w:delText>
          </w:r>
        </w:del>
        <w:del w:id="6535" w:author="Rev 4 Allen Wirfs-Brock" w:date="2011-10-15T14:34:00Z">
          <w:r w:rsidRPr="00E77497" w:rsidDel="00881EF5">
            <w:delText xml:space="preserve">the </w:delText>
          </w:r>
        </w:del>
        <w:del w:id="6536" w:author="Rev 4 Allen Wirfs-Brock" w:date="2011-11-07T10:52:00Z">
          <w:r w:rsidRPr="00E77497" w:rsidDel="005D43BD">
            <w:delText xml:space="preserve">parameter </w:delText>
          </w:r>
          <w:r w:rsidRPr="00E77497" w:rsidDel="005D43BD">
            <w:rPr>
              <w:rStyle w:val="bnf"/>
            </w:rPr>
            <w:delText>obj</w:delText>
          </w:r>
        </w:del>
        <w:del w:id="6537" w:author="Rev 4 Allen Wirfs-Brock" w:date="2011-10-15T14:30:00Z">
          <w:r w:rsidRPr="00E77497" w:rsidDel="00D012F5">
            <w:delText xml:space="preserve"> as follows:</w:delText>
          </w:r>
        </w:del>
      </w:ins>
    </w:p>
    <w:p w14:paraId="19F6B46B" w14:textId="77777777" w:rsidR="00C707BD" w:rsidRPr="00E77497" w:rsidDel="00A916DC" w:rsidRDefault="005D43BD" w:rsidP="00FA3203">
      <w:pPr>
        <w:pStyle w:val="Alg3"/>
        <w:numPr>
          <w:ilvl w:val="0"/>
          <w:numId w:val="405"/>
        </w:numPr>
        <w:spacing w:after="240"/>
        <w:rPr>
          <w:ins w:id="6538" w:author="Allen Wirfs-Brock" w:date="2011-07-01T15:12:00Z"/>
          <w:del w:id="6539" w:author="Rev 4 Allen Wirfs-Brock" w:date="2011-10-15T14:39:00Z"/>
        </w:rPr>
      </w:pPr>
      <w:ins w:id="6540" w:author="Rev 4 Allen Wirfs-Brock" w:date="2011-11-07T11:02:00Z">
        <w:r>
          <w:t>Perform Destructuring Assignment Evaluation of</w:t>
        </w:r>
        <w:r w:rsidRPr="00E77497">
          <w:t xml:space="preserve"> </w:t>
        </w:r>
      </w:ins>
      <w:ins w:id="6541" w:author="Allen Wirfs-Brock" w:date="2011-07-01T15:12:00Z">
        <w:del w:id="6542" w:author="Rev 4 Allen Wirfs-Brock" w:date="2011-11-07T11:02:00Z">
          <w:r w:rsidR="00C707BD" w:rsidRPr="00E77497" w:rsidDel="005D43BD">
            <w:delText xml:space="preserve">Evaluate </w:delText>
          </w:r>
        </w:del>
        <w:r w:rsidR="00C707BD" w:rsidRPr="00E77497">
          <w:rPr>
            <w:rStyle w:val="bnf"/>
          </w:rPr>
          <w:t>ArrayAssignmentPattern</w:t>
        </w:r>
        <w:r w:rsidR="00C707BD" w:rsidRPr="00E77497">
          <w:t xml:space="preserve"> </w:t>
        </w:r>
        <w:del w:id="6543" w:author="Rev 4 Allen Wirfs-Brock" w:date="2011-11-07T11:13:00Z">
          <w:r w:rsidR="00C707BD" w:rsidRPr="00E77497" w:rsidDel="00C7794D">
            <w:delText>using</w:delText>
          </w:r>
        </w:del>
      </w:ins>
      <w:ins w:id="6544" w:author="Rev 4 Allen Wirfs-Brock" w:date="2011-11-07T11:13:00Z">
        <w:r w:rsidR="00C7794D">
          <w:t>with</w:t>
        </w:r>
      </w:ins>
      <w:ins w:id="6545" w:author="Allen Wirfs-Brock" w:date="2011-07-01T15:12:00Z">
        <w:r w:rsidR="00C707BD" w:rsidRPr="00E77497">
          <w:t xml:space="preserve"> </w:t>
        </w:r>
        <w:r w:rsidR="00C707BD" w:rsidRPr="00E77497">
          <w:rPr>
            <w:i/>
          </w:rPr>
          <w:t>obj</w:t>
        </w:r>
        <w:r w:rsidR="00C707BD" w:rsidRPr="00E77497">
          <w:t xml:space="preserve"> as the </w:t>
        </w:r>
        <w:del w:id="6546" w:author="Rev 4 Allen Wirfs-Brock" w:date="2011-11-07T11:12:00Z">
          <w:r w:rsidR="00C707BD" w:rsidRPr="00E77497" w:rsidDel="006B1B28">
            <w:rPr>
              <w:i/>
            </w:rPr>
            <w:delText>obj</w:delText>
          </w:r>
          <w:r w:rsidR="00C707BD" w:rsidRPr="00E77497" w:rsidDel="006B1B28">
            <w:delText xml:space="preserve"> </w:delText>
          </w:r>
        </w:del>
      </w:ins>
      <w:ins w:id="6547" w:author="Rev 4 Allen Wirfs-Brock" w:date="2011-11-07T11:12:00Z">
        <w:r w:rsidR="006B1B28">
          <w:t>argument</w:t>
        </w:r>
      </w:ins>
      <w:ins w:id="6548" w:author="Allen Wirfs-Brock" w:date="2011-07-01T15:12:00Z">
        <w:del w:id="6549" w:author="Rev 4 Allen Wirfs-Brock" w:date="2011-11-07T11:12:00Z">
          <w:r w:rsidR="00C707BD" w:rsidRPr="00E77497" w:rsidDel="006B1B28">
            <w:delText>parameter</w:delText>
          </w:r>
        </w:del>
        <w:r w:rsidR="00C707BD" w:rsidRPr="00E77497">
          <w:t>.</w:t>
        </w:r>
      </w:ins>
    </w:p>
    <w:p w14:paraId="2874236C" w14:textId="77777777" w:rsidR="00C707BD" w:rsidRPr="00E77497" w:rsidRDefault="00C707BD" w:rsidP="00FA3203">
      <w:pPr>
        <w:pStyle w:val="Alg3"/>
        <w:numPr>
          <w:ilvl w:val="0"/>
          <w:numId w:val="405"/>
        </w:numPr>
        <w:spacing w:after="240"/>
        <w:rPr>
          <w:ins w:id="6550" w:author="Allen Wirfs-Brock" w:date="2011-07-01T15:12:00Z"/>
        </w:rPr>
      </w:pPr>
    </w:p>
    <w:p w14:paraId="0A7FA2B5" w14:textId="77777777" w:rsidR="00D012F5" w:rsidRPr="00E77497" w:rsidRDefault="00C707BD" w:rsidP="00C7794D">
      <w:pPr>
        <w:contextualSpacing/>
        <w:rPr>
          <w:ins w:id="6551" w:author="Rev 4 Allen Wirfs-Brock" w:date="2011-10-15T14:31:00Z"/>
          <w:rFonts w:ascii="Courier New" w:hAnsi="Courier New" w:cs="Courier New"/>
          <w:b/>
        </w:rPr>
      </w:pPr>
      <w:ins w:id="6552" w:author="Allen Wirfs-Brock" w:date="2011-07-01T15:12:00Z">
        <w:del w:id="6553" w:author="Rev 4 Allen Wirfs-Brock" w:date="2011-10-15T14:30:00Z">
          <w:r w:rsidRPr="00E77497" w:rsidDel="00D012F5">
            <w:delText xml:space="preserve">The </w:delText>
          </w:r>
        </w:del>
      </w:ins>
      <w:ins w:id="6554" w:author="Allen Wirfs-Brock" w:date="2011-07-01T15:13:00Z">
        <w:del w:id="6555" w:author="Rev 4 Allen Wirfs-Brock" w:date="2011-10-15T14:30:00Z">
          <w:r w:rsidR="00697CC4" w:rsidRPr="00E77497" w:rsidDel="00D012F5">
            <w:delText xml:space="preserve">supplemental </w:delText>
          </w:r>
        </w:del>
      </w:ins>
      <w:ins w:id="6556" w:author="Allen Wirfs-Brock" w:date="2011-07-01T15:12:00Z">
        <w:del w:id="6557" w:author="Rev 4 Allen Wirfs-Brock" w:date="2011-10-15T14:30:00Z">
          <w:r w:rsidRPr="00E77497" w:rsidDel="00D012F5">
            <w:delText xml:space="preserve">production </w:delText>
          </w:r>
        </w:del>
        <w:r w:rsidRPr="00E77497">
          <w:rPr>
            <w:rStyle w:val="bnf"/>
          </w:rPr>
          <w:t xml:space="preserve">ObjectAssignmentPattern </w:t>
        </w:r>
        <w:r w:rsidRPr="00E77497">
          <w:rPr>
            <w:b/>
          </w:rPr>
          <w:t xml:space="preserve">: </w:t>
        </w:r>
        <w:r w:rsidRPr="00E77497">
          <w:rPr>
            <w:rFonts w:ascii="Courier New" w:hAnsi="Courier New" w:cs="Courier New"/>
            <w:b/>
          </w:rPr>
          <w:t>{ }</w:t>
        </w:r>
      </w:ins>
    </w:p>
    <w:p w14:paraId="5D919D45" w14:textId="77777777" w:rsidR="005D43BD" w:rsidRPr="00E77497" w:rsidRDefault="005D43BD" w:rsidP="00C7794D">
      <w:pPr>
        <w:spacing w:after="0"/>
        <w:rPr>
          <w:ins w:id="6558" w:author="Rev 4 Allen Wirfs-Brock" w:date="2011-11-07T10:56:00Z"/>
        </w:rPr>
      </w:pPr>
      <w:ins w:id="6559" w:author="Rev 4 Allen Wirfs-Brock" w:date="2011-11-07T10:56:00Z">
        <w:r>
          <w:t>and</w:t>
        </w:r>
      </w:ins>
    </w:p>
    <w:p w14:paraId="364B3DA7" w14:textId="77777777" w:rsidR="005D43BD" w:rsidRPr="00E77497" w:rsidRDefault="005D43BD" w:rsidP="005D43BD">
      <w:pPr>
        <w:pStyle w:val="SyntaxRule"/>
        <w:rPr>
          <w:ins w:id="6560" w:author="Rev 4 Allen Wirfs-Brock" w:date="2011-11-07T10:53:00Z"/>
          <w:rFonts w:ascii="Arial" w:hAnsi="Arial"/>
        </w:rPr>
      </w:pPr>
      <w:ins w:id="6561" w:author="Rev 4 Allen Wirfs-Brock" w:date="2011-11-07T10:53:00Z">
        <w:r w:rsidRPr="00E77497">
          <w:t xml:space="preserve">ArrayAssignmentPattern </w:t>
        </w:r>
        <w:r w:rsidRPr="00E77497">
          <w:rPr>
            <w:rFonts w:ascii="Arial" w:hAnsi="Arial"/>
            <w:b/>
            <w:i w:val="0"/>
          </w:rPr>
          <w:t>:</w:t>
        </w:r>
      </w:ins>
    </w:p>
    <w:p w14:paraId="7F89047C" w14:textId="77777777" w:rsidR="005D43BD" w:rsidRPr="00E77497" w:rsidRDefault="005D43BD" w:rsidP="005D43BD">
      <w:pPr>
        <w:pStyle w:val="SyntaxDefinition"/>
        <w:rPr>
          <w:ins w:id="6562" w:author="Rev 4 Allen Wirfs-Brock" w:date="2011-11-07T10:53:00Z"/>
          <w:rFonts w:ascii="Courier New" w:hAnsi="Courier New" w:cs="Courier New"/>
          <w:b/>
          <w:i w:val="0"/>
        </w:rPr>
      </w:pPr>
      <w:ins w:id="6563" w:author="Rev 4 Allen Wirfs-Brock" w:date="2011-11-07T10:53:00Z">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ins>
    </w:p>
    <w:p w14:paraId="467DFA90" w14:textId="77777777" w:rsidR="00C707BD" w:rsidRPr="00E77497" w:rsidDel="005D43BD" w:rsidRDefault="00C707BD" w:rsidP="00C7794D">
      <w:pPr>
        <w:ind w:left="400"/>
        <w:rPr>
          <w:ins w:id="6564" w:author="Allen Wirfs-Brock" w:date="2011-07-01T15:12:00Z"/>
          <w:del w:id="6565" w:author="Rev 4 Allen Wirfs-Brock" w:date="2011-11-07T10:52:00Z"/>
        </w:rPr>
      </w:pPr>
      <w:ins w:id="6566" w:author="Allen Wirfs-Brock" w:date="2011-07-01T15:12:00Z">
        <w:del w:id="6567" w:author="Rev 4 Allen Wirfs-Brock" w:date="2011-10-15T14:31:00Z">
          <w:r w:rsidRPr="00E77497" w:rsidDel="00D012F5">
            <w:delText xml:space="preserve"> ,the production</w:delText>
          </w:r>
        </w:del>
        <w:del w:id="6568" w:author="Rev 4 Allen Wirfs-Brock" w:date="2011-11-07T10:57:00Z">
          <w:r w:rsidRPr="00E77497" w:rsidDel="005D43BD">
            <w:delText xml:space="preserve"> </w:delText>
          </w:r>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w:delText>
          </w:r>
          <w:r w:rsidRPr="00E77497" w:rsidDel="005D43BD">
            <w:delText xml:space="preserve"> </w:delText>
          </w:r>
        </w:del>
        <w:del w:id="6569" w:author="Rev 4 Allen Wirfs-Brock" w:date="2011-10-15T14:31:00Z">
          <w:r w:rsidRPr="00E77497" w:rsidDel="00D012F5">
            <w:delText xml:space="preserve">and the production </w:delText>
          </w:r>
        </w:del>
        <w:del w:id="6570" w:author="Rev 4 Allen Wirfs-Brock" w:date="2011-11-07T10:57:00Z">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Elision</w:delText>
          </w:r>
          <w:r w:rsidRPr="00E77497" w:rsidDel="005D43BD">
            <w:rPr>
              <w:rFonts w:ascii="Courier New" w:hAnsi="Courier New" w:cs="Courier New"/>
              <w:b/>
            </w:rPr>
            <w:delText xml:space="preserve"> ]</w:delText>
          </w:r>
        </w:del>
        <w:del w:id="6571" w:author="Rev 4 Allen Wirfs-Brock" w:date="2011-10-15T14:31:00Z">
          <w:r w:rsidRPr="00E77497" w:rsidDel="00D012F5">
            <w:delText xml:space="preserve"> when</w:delText>
          </w:r>
        </w:del>
        <w:del w:id="6572" w:author="Rev 4 Allen Wirfs-Brock" w:date="2011-10-15T14:32:00Z">
          <w:r w:rsidRPr="00E77497" w:rsidDel="00D012F5">
            <w:delText xml:space="preserve"> </w:delText>
          </w:r>
        </w:del>
        <w:del w:id="6573" w:author="Rev 4 Allen Wirfs-Brock" w:date="2011-10-15T14:34:00Z">
          <w:r w:rsidRPr="00E77497" w:rsidDel="00881EF5">
            <w:delText xml:space="preserve">evaluated </w:delText>
          </w:r>
        </w:del>
        <w:del w:id="6574" w:author="Rev 4 Allen Wirfs-Brock" w:date="2011-11-07T10:52:00Z">
          <w:r w:rsidRPr="00E77497" w:rsidDel="005D43BD">
            <w:delText xml:space="preserve">with </w:delText>
          </w:r>
        </w:del>
        <w:del w:id="6575" w:author="Rev 4 Allen Wirfs-Brock" w:date="2011-10-15T14:34:00Z">
          <w:r w:rsidRPr="00E77497" w:rsidDel="00881EF5">
            <w:delText xml:space="preserve">the </w:delText>
          </w:r>
        </w:del>
        <w:del w:id="6576" w:author="Rev 4 Allen Wirfs-Brock" w:date="2011-11-07T10:52:00Z">
          <w:r w:rsidRPr="00E77497" w:rsidDel="005D43BD">
            <w:delText xml:space="preserve">parameter </w:delText>
          </w:r>
          <w:r w:rsidRPr="00E77497" w:rsidDel="005D43BD">
            <w:rPr>
              <w:rStyle w:val="bnf"/>
            </w:rPr>
            <w:delText>obj</w:delText>
          </w:r>
        </w:del>
        <w:del w:id="6577" w:author="Rev 4 Allen Wirfs-Brock" w:date="2011-10-15T14:32:00Z">
          <w:r w:rsidRPr="00E77497" w:rsidDel="00D012F5">
            <w:delText xml:space="preserve"> do nothing.</w:delText>
          </w:r>
        </w:del>
      </w:ins>
    </w:p>
    <w:p w14:paraId="6A024758" w14:textId="77777777" w:rsidR="00D012F5" w:rsidRPr="00E77497" w:rsidRDefault="00D012F5" w:rsidP="00FA3203">
      <w:pPr>
        <w:pStyle w:val="Alg3"/>
        <w:numPr>
          <w:ilvl w:val="0"/>
          <w:numId w:val="591"/>
        </w:numPr>
        <w:spacing w:after="240"/>
        <w:rPr>
          <w:ins w:id="6578" w:author="Rev 4 Allen Wirfs-Brock" w:date="2011-10-15T14:32:00Z"/>
        </w:rPr>
      </w:pPr>
      <w:ins w:id="6579" w:author="Rev 4 Allen Wirfs-Brock" w:date="2011-10-15T14:32:00Z">
        <w:r w:rsidRPr="00E77497">
          <w:t>Return.</w:t>
        </w:r>
      </w:ins>
    </w:p>
    <w:p w14:paraId="7477DD6C" w14:textId="77777777" w:rsidR="005D43BD" w:rsidRPr="00E77497" w:rsidRDefault="005D43BD" w:rsidP="005D43BD">
      <w:pPr>
        <w:pStyle w:val="SyntaxRule"/>
        <w:rPr>
          <w:ins w:id="6580" w:author="Rev 4 Allen Wirfs-Brock" w:date="2011-11-07T10:58:00Z"/>
          <w:rFonts w:ascii="Arial" w:hAnsi="Arial"/>
        </w:rPr>
      </w:pPr>
      <w:ins w:id="6581" w:author="Rev 4 Allen Wirfs-Brock" w:date="2011-11-07T10:58:00Z">
        <w:r w:rsidRPr="00E77497">
          <w:t xml:space="preserve">ObjectAssignmentPattern </w:t>
        </w:r>
        <w:r w:rsidRPr="00E77497">
          <w:rPr>
            <w:rFonts w:ascii="Arial" w:hAnsi="Arial"/>
            <w:b/>
            <w:i w:val="0"/>
          </w:rPr>
          <w:t>:</w:t>
        </w:r>
      </w:ins>
    </w:p>
    <w:p w14:paraId="35766C00" w14:textId="77777777" w:rsidR="005D43BD" w:rsidRPr="00E77497" w:rsidRDefault="005D43BD" w:rsidP="005D43BD">
      <w:pPr>
        <w:pStyle w:val="SyntaxDefinition"/>
        <w:rPr>
          <w:ins w:id="6582" w:author="Rev 4 Allen Wirfs-Brock" w:date="2011-11-07T10:58:00Z"/>
          <w:rFonts w:ascii="Courier New" w:hAnsi="Courier New" w:cs="Courier New"/>
          <w:b/>
          <w:i w:val="0"/>
        </w:rPr>
      </w:pPr>
      <w:ins w:id="6583" w:author="Rev 4 Allen Wirfs-Brock" w:date="2011-11-07T10:58:00Z">
        <w:r w:rsidRPr="00E77497">
          <w:rPr>
            <w:rFonts w:ascii="Courier New" w:hAnsi="Courier New" w:cs="Courier New"/>
            <w:b/>
            <w:i w:val="0"/>
          </w:rP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1B1A07E8" w14:textId="77777777" w:rsidR="00C707BD" w:rsidRPr="00E77497" w:rsidDel="005D43BD" w:rsidRDefault="00C707BD" w:rsidP="005550F0">
      <w:pPr>
        <w:ind w:left="360"/>
        <w:jc w:val="left"/>
        <w:rPr>
          <w:ins w:id="6584" w:author="Allen Wirfs-Brock" w:date="2011-07-01T15:12:00Z"/>
          <w:del w:id="6585" w:author="Rev 4 Allen Wirfs-Brock" w:date="2011-11-07T10:57:00Z"/>
        </w:rPr>
      </w:pPr>
      <w:ins w:id="6586" w:author="Allen Wirfs-Brock" w:date="2011-07-01T15:12:00Z">
        <w:del w:id="6587" w:author="Rev 4 Allen Wirfs-Brock" w:date="2011-10-15T14:34:00Z">
          <w:r w:rsidRPr="00E77497" w:rsidDel="00881EF5">
            <w:delText xml:space="preserve">The </w:delText>
          </w:r>
        </w:del>
      </w:ins>
      <w:ins w:id="6588" w:author="Allen Wirfs-Brock" w:date="2011-07-01T15:13:00Z">
        <w:del w:id="6589" w:author="Rev 4 Allen Wirfs-Brock" w:date="2011-10-15T14:34:00Z">
          <w:r w:rsidR="00697CC4" w:rsidRPr="00E77497" w:rsidDel="00881EF5">
            <w:delText xml:space="preserve">supplemental </w:delText>
          </w:r>
        </w:del>
      </w:ins>
      <w:ins w:id="6590" w:author="Allen Wirfs-Brock" w:date="2011-07-01T15:12:00Z">
        <w:del w:id="6591" w:author="Rev 4 Allen Wirfs-Brock" w:date="2011-10-15T14:34:00Z">
          <w:r w:rsidRPr="00E77497" w:rsidDel="00881EF5">
            <w:delText xml:space="preserve">productions </w:delText>
          </w:r>
        </w:del>
        <w:del w:id="6592" w:author="Rev 4 Allen Wirfs-Brock" w:date="2011-11-07T10:58:00Z">
          <w:r w:rsidRPr="00E77497" w:rsidDel="005D43BD">
            <w:rPr>
              <w:rStyle w:val="bnf"/>
            </w:rPr>
            <w:delText xml:space="preserve">ObjectAssignmentPattern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AssignmentPropertyList</w:delText>
          </w:r>
          <w:r w:rsidRPr="00E77497" w:rsidDel="005D43BD">
            <w:rPr>
              <w:rFonts w:ascii="Courier New" w:hAnsi="Courier New" w:cs="Courier New"/>
              <w:b/>
            </w:rPr>
            <w:delText xml:space="preserve"> }</w:delText>
          </w:r>
        </w:del>
        <w:del w:id="6593" w:author="Rev 4 Allen Wirfs-Brock" w:date="2011-10-15T14:34:00Z">
          <w:r w:rsidRPr="00E77497" w:rsidDel="00881EF5">
            <w:rPr>
              <w:rFonts w:ascii="Courier New" w:hAnsi="Courier New" w:cs="Courier New"/>
              <w:b/>
            </w:rPr>
            <w:delText xml:space="preserve"> </w:delText>
          </w:r>
          <w:r w:rsidRPr="00E77497" w:rsidDel="00881EF5">
            <w:delText>and</w:delText>
          </w:r>
          <w:r w:rsidRPr="00E77497" w:rsidDel="00881EF5">
            <w:rPr>
              <w:rFonts w:ascii="Courier New" w:hAnsi="Courier New" w:cs="Courier New"/>
              <w:b/>
            </w:rPr>
            <w:delText xml:space="preserve"> </w:delText>
          </w:r>
        </w:del>
        <w:del w:id="6594" w:author="Rev 4 Allen Wirfs-Brock" w:date="2011-11-07T10:58:00Z">
          <w:r w:rsidRPr="00E77497" w:rsidDel="005D43BD">
            <w:rPr>
              <w:rStyle w:val="bnf"/>
            </w:rPr>
            <w:delText xml:space="preserve">ObjectAssignmentPattern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AssignmentPropertyList</w:delText>
          </w:r>
          <w:r w:rsidRPr="00E77497" w:rsidDel="005D43BD">
            <w:rPr>
              <w:rFonts w:ascii="Courier New" w:hAnsi="Courier New" w:cs="Courier New"/>
              <w:b/>
            </w:rPr>
            <w:delText xml:space="preserve"> , }</w:delText>
          </w:r>
        </w:del>
        <w:del w:id="6595" w:author="Rev 4 Allen Wirfs-Brock" w:date="2011-10-15T14:34:00Z">
          <w:r w:rsidRPr="00E77497" w:rsidDel="00881EF5">
            <w:rPr>
              <w:rFonts w:ascii="Courier New" w:hAnsi="Courier New" w:cs="Courier New"/>
              <w:b/>
            </w:rPr>
            <w:delText xml:space="preserve"> </w:delText>
          </w:r>
        </w:del>
        <w:del w:id="6596" w:author="Rev 4 Allen Wirfs-Brock" w:date="2011-10-15T14:35:00Z">
          <w:r w:rsidRPr="00E77497" w:rsidDel="00881EF5">
            <w:delText xml:space="preserve">are evaluated </w:delText>
          </w:r>
        </w:del>
        <w:del w:id="6597" w:author="Rev 4 Allen Wirfs-Brock" w:date="2011-11-07T10:57:00Z">
          <w:r w:rsidRPr="00E77497" w:rsidDel="005D43BD">
            <w:delText xml:space="preserve">with </w:delText>
          </w:r>
        </w:del>
        <w:del w:id="6598" w:author="Rev 4 Allen Wirfs-Brock" w:date="2011-10-15T14:35:00Z">
          <w:r w:rsidRPr="00E77497" w:rsidDel="00881EF5">
            <w:delText xml:space="preserve">the </w:delText>
          </w:r>
        </w:del>
        <w:del w:id="6599" w:author="Rev 4 Allen Wirfs-Brock" w:date="2011-11-07T10:57:00Z">
          <w:r w:rsidRPr="00E77497" w:rsidDel="005D43BD">
            <w:delText xml:space="preserve">parameter </w:delText>
          </w:r>
          <w:r w:rsidRPr="00E77497" w:rsidDel="005D43BD">
            <w:rPr>
              <w:rStyle w:val="bnf"/>
            </w:rPr>
            <w:delText>obj</w:delText>
          </w:r>
          <w:r w:rsidRPr="00E77497" w:rsidDel="005D43BD">
            <w:delText xml:space="preserve"> </w:delText>
          </w:r>
        </w:del>
        <w:del w:id="6600" w:author="Rev 4 Allen Wirfs-Brock" w:date="2011-10-15T14:35:00Z">
          <w:r w:rsidRPr="00E77497" w:rsidDel="00881EF5">
            <w:delText>as follows:</w:delText>
          </w:r>
        </w:del>
      </w:ins>
    </w:p>
    <w:p w14:paraId="50AE02D5" w14:textId="77777777" w:rsidR="00C707BD" w:rsidRPr="00E77497" w:rsidDel="00A916DC" w:rsidRDefault="006B1B28" w:rsidP="00FA3203">
      <w:pPr>
        <w:pStyle w:val="Alg3"/>
        <w:numPr>
          <w:ilvl w:val="0"/>
          <w:numId w:val="406"/>
        </w:numPr>
        <w:spacing w:after="240"/>
        <w:rPr>
          <w:ins w:id="6601" w:author="Allen Wirfs-Brock" w:date="2011-07-01T15:12:00Z"/>
          <w:del w:id="6602" w:author="Rev 4 Allen Wirfs-Brock" w:date="2011-10-15T14:40:00Z"/>
        </w:rPr>
      </w:pPr>
      <w:ins w:id="6603" w:author="Rev 4 Allen Wirfs-Brock" w:date="2011-11-07T11:02:00Z">
        <w:r>
          <w:t>Perform Destructuring Assignment Evaluation of</w:t>
        </w:r>
        <w:r w:rsidRPr="00E77497">
          <w:t xml:space="preserve"> </w:t>
        </w:r>
      </w:ins>
      <w:ins w:id="6604" w:author="Allen Wirfs-Brock" w:date="2011-07-01T15:12:00Z">
        <w:del w:id="6605" w:author="Rev 4 Allen Wirfs-Brock" w:date="2011-11-07T11:02:00Z">
          <w:r w:rsidR="00C707BD" w:rsidRPr="00E77497" w:rsidDel="006B1B28">
            <w:delText xml:space="preserve">Evaluate </w:delText>
          </w:r>
        </w:del>
        <w:r w:rsidR="00C707BD" w:rsidRPr="00E77497">
          <w:rPr>
            <w:rStyle w:val="bnf"/>
          </w:rPr>
          <w:t>AssignmentPropertyList</w:t>
        </w:r>
        <w:r w:rsidR="00C707BD" w:rsidRPr="00E77497">
          <w:rPr>
            <w:rFonts w:ascii="Courier New" w:hAnsi="Courier New" w:cs="Courier New"/>
            <w:b/>
          </w:rPr>
          <w:t xml:space="preserve"> </w:t>
        </w:r>
      </w:ins>
      <w:ins w:id="6606" w:author="Rev 4 Allen Wirfs-Brock" w:date="2011-11-07T11:13:00Z">
        <w:r w:rsidR="00C7794D">
          <w:t>with</w:t>
        </w:r>
        <w:r w:rsidR="00C7794D" w:rsidRPr="00E77497">
          <w:t xml:space="preserve"> </w:t>
        </w:r>
      </w:ins>
      <w:ins w:id="6607" w:author="Allen Wirfs-Brock" w:date="2011-07-01T15:12:00Z">
        <w:del w:id="6608"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6609" w:author="Rev 4 Allen Wirfs-Brock" w:date="2011-11-07T11:12:00Z">
          <w:r w:rsidR="00C707BD" w:rsidRPr="00E77497" w:rsidDel="006B1B28">
            <w:rPr>
              <w:i/>
            </w:rPr>
            <w:delText>obj</w:delText>
          </w:r>
          <w:r w:rsidR="00C707BD" w:rsidRPr="00E77497" w:rsidDel="006B1B28">
            <w:delText xml:space="preserve"> </w:delText>
          </w:r>
        </w:del>
      </w:ins>
      <w:ins w:id="6610" w:author="Rev 4 Allen Wirfs-Brock" w:date="2011-11-07T11:12:00Z">
        <w:r>
          <w:t>argument</w:t>
        </w:r>
      </w:ins>
      <w:ins w:id="6611" w:author="Allen Wirfs-Brock" w:date="2011-07-01T15:12:00Z">
        <w:del w:id="6612" w:author="Rev 4 Allen Wirfs-Brock" w:date="2011-11-07T11:12:00Z">
          <w:r w:rsidR="00C707BD" w:rsidRPr="00E77497" w:rsidDel="006B1B28">
            <w:delText>parameter</w:delText>
          </w:r>
        </w:del>
        <w:r w:rsidR="00C707BD" w:rsidRPr="00E77497">
          <w:t>.</w:t>
        </w:r>
      </w:ins>
    </w:p>
    <w:p w14:paraId="3EAF7E05" w14:textId="77777777" w:rsidR="00C707BD" w:rsidRPr="00E77497" w:rsidRDefault="00C707BD" w:rsidP="00FA3203">
      <w:pPr>
        <w:pStyle w:val="Alg3"/>
        <w:numPr>
          <w:ilvl w:val="0"/>
          <w:numId w:val="406"/>
        </w:numPr>
        <w:spacing w:after="240"/>
        <w:rPr>
          <w:ins w:id="6613" w:author="Allen Wirfs-Brock" w:date="2011-07-01T15:12:00Z"/>
        </w:rPr>
      </w:pPr>
    </w:p>
    <w:p w14:paraId="6D825B15" w14:textId="77777777" w:rsidR="00881EF5" w:rsidRPr="00E77497" w:rsidRDefault="00C707BD" w:rsidP="005550F0">
      <w:pPr>
        <w:contextualSpacing/>
        <w:rPr>
          <w:ins w:id="6614" w:author="Rev 4 Allen Wirfs-Brock" w:date="2011-10-15T14:35:00Z"/>
          <w:rStyle w:val="bnf"/>
        </w:rPr>
      </w:pPr>
      <w:ins w:id="6615" w:author="Allen Wirfs-Brock" w:date="2011-07-01T15:12:00Z">
        <w:del w:id="6616" w:author="Rev 4 Allen Wirfs-Brock" w:date="2011-10-15T14:35:00Z">
          <w:r w:rsidRPr="00E77497" w:rsidDel="00881EF5">
            <w:delText xml:space="preserve">The </w:delText>
          </w:r>
        </w:del>
      </w:ins>
      <w:ins w:id="6617" w:author="Allen Wirfs-Brock" w:date="2011-07-01T15:14:00Z">
        <w:del w:id="6618" w:author="Rev 4 Allen Wirfs-Brock" w:date="2011-10-15T14:35:00Z">
          <w:r w:rsidR="00697CC4" w:rsidRPr="00E77497" w:rsidDel="00881EF5">
            <w:delText xml:space="preserve">supplemental </w:delText>
          </w:r>
        </w:del>
      </w:ins>
      <w:ins w:id="6619" w:author="Allen Wirfs-Brock" w:date="2011-07-01T15:12:00Z">
        <w:del w:id="6620" w:author="Rev 4 Allen Wirfs-Brock" w:date="2011-10-15T14:35: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w:t>
        </w:r>
      </w:ins>
    </w:p>
    <w:p w14:paraId="3CED2998" w14:textId="77777777" w:rsidR="00C707BD" w:rsidRPr="00E77497" w:rsidDel="005D43BD" w:rsidRDefault="00C707BD" w:rsidP="005550F0">
      <w:pPr>
        <w:ind w:left="360"/>
        <w:rPr>
          <w:ins w:id="6621" w:author="Allen Wirfs-Brock" w:date="2011-07-01T15:12:00Z"/>
          <w:del w:id="6622" w:author="Rev 4 Allen Wirfs-Brock" w:date="2011-11-07T10:58:00Z"/>
        </w:rPr>
      </w:pPr>
      <w:ins w:id="6623" w:author="Allen Wirfs-Brock" w:date="2011-07-01T15:12:00Z">
        <w:del w:id="6624" w:author="Rev 4 Allen Wirfs-Brock" w:date="2011-10-15T14:36:00Z">
          <w:r w:rsidRPr="00E77497" w:rsidDel="00881EF5">
            <w:delText xml:space="preserve"> is evaluated </w:delText>
          </w:r>
        </w:del>
        <w:del w:id="6625" w:author="Rev 4 Allen Wirfs-Brock" w:date="2011-11-07T10:58:00Z">
          <w:r w:rsidRPr="00E77497" w:rsidDel="005D43BD">
            <w:delText xml:space="preserve">with </w:delText>
          </w:r>
        </w:del>
        <w:del w:id="6626" w:author="Rev 4 Allen Wirfs-Brock" w:date="2011-10-15T14:36:00Z">
          <w:r w:rsidRPr="00E77497" w:rsidDel="00881EF5">
            <w:delText xml:space="preserve">the </w:delText>
          </w:r>
        </w:del>
        <w:del w:id="6627"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628" w:author="Rev 4 Allen Wirfs-Brock" w:date="2011-10-15T14:36:00Z">
          <w:r w:rsidRPr="00E77497" w:rsidDel="00881EF5">
            <w:delText>as follows:</w:delText>
          </w:r>
        </w:del>
      </w:ins>
    </w:p>
    <w:p w14:paraId="71617486" w14:textId="77777777" w:rsidR="00C707BD" w:rsidRPr="00E77497" w:rsidDel="00A916DC" w:rsidRDefault="006B1B28" w:rsidP="006361CF">
      <w:pPr>
        <w:pStyle w:val="Alg3"/>
        <w:numPr>
          <w:ilvl w:val="0"/>
          <w:numId w:val="407"/>
        </w:numPr>
        <w:spacing w:after="240"/>
        <w:rPr>
          <w:ins w:id="6629" w:author="Allen Wirfs-Brock" w:date="2011-07-01T15:12:00Z"/>
          <w:del w:id="6630" w:author="Rev 4 Allen Wirfs-Brock" w:date="2011-10-15T14:40:00Z"/>
        </w:rPr>
        <w:pPrChange w:id="6631" w:author="Rev 4 Allen Wirfs-Brock" w:date="2011-11-07T12:16:00Z">
          <w:pPr>
            <w:pStyle w:val="Alg3"/>
            <w:numPr>
              <w:numId w:val="415"/>
            </w:numPr>
            <w:spacing w:after="240"/>
          </w:pPr>
        </w:pPrChange>
      </w:pPr>
      <w:ins w:id="6632" w:author="Rev 4 Allen Wirfs-Brock" w:date="2011-11-07T11:03:00Z">
        <w:r>
          <w:t>Perform Destructuring Assignment Evaluation of</w:t>
        </w:r>
        <w:r w:rsidRPr="00E77497">
          <w:t xml:space="preserve"> </w:t>
        </w:r>
      </w:ins>
      <w:ins w:id="6633" w:author="Allen Wirfs-Brock" w:date="2011-07-01T15:12:00Z">
        <w:del w:id="6634"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6635" w:author="Rev 4 Allen Wirfs-Brock" w:date="2011-11-07T11:13:00Z">
        <w:r w:rsidR="00C7794D">
          <w:t>with</w:t>
        </w:r>
        <w:r w:rsidR="00C7794D" w:rsidRPr="00E77497">
          <w:t xml:space="preserve"> </w:t>
        </w:r>
      </w:ins>
      <w:ins w:id="6636" w:author="Allen Wirfs-Brock" w:date="2011-07-01T15:12:00Z">
        <w:del w:id="6637"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6638" w:author="Rev 4 Allen Wirfs-Brock" w:date="2011-11-07T11:12:00Z">
          <w:r w:rsidR="00C707BD" w:rsidRPr="00E77497" w:rsidDel="006B1B28">
            <w:rPr>
              <w:i/>
            </w:rPr>
            <w:delText>obj</w:delText>
          </w:r>
          <w:r w:rsidR="00C707BD" w:rsidRPr="00E77497" w:rsidDel="006B1B28">
            <w:delText xml:space="preserve"> </w:delText>
          </w:r>
        </w:del>
      </w:ins>
      <w:ins w:id="6639" w:author="Rev 4 Allen Wirfs-Brock" w:date="2011-11-07T11:12:00Z">
        <w:r>
          <w:t>argument</w:t>
        </w:r>
      </w:ins>
      <w:ins w:id="6640" w:author="Allen Wirfs-Brock" w:date="2011-07-01T15:12:00Z">
        <w:del w:id="6641" w:author="Rev 4 Allen Wirfs-Brock" w:date="2011-11-07T11:12:00Z">
          <w:r w:rsidR="00C707BD" w:rsidRPr="00E77497" w:rsidDel="006B1B28">
            <w:delText>parameter</w:delText>
          </w:r>
        </w:del>
        <w:r w:rsidR="00C707BD" w:rsidRPr="00E77497">
          <w:t>.</w:t>
        </w:r>
      </w:ins>
    </w:p>
    <w:p w14:paraId="42C01D62" w14:textId="77777777" w:rsidR="00C707BD" w:rsidRPr="00E77497" w:rsidRDefault="00C707BD" w:rsidP="006361CF">
      <w:pPr>
        <w:pStyle w:val="Alg3"/>
        <w:numPr>
          <w:ilvl w:val="0"/>
          <w:numId w:val="407"/>
        </w:numPr>
        <w:spacing w:after="240"/>
        <w:rPr>
          <w:ins w:id="6642" w:author="Allen Wirfs-Brock" w:date="2011-07-01T15:12:00Z"/>
        </w:rPr>
        <w:pPrChange w:id="6643" w:author="Rev 4 Allen Wirfs-Brock" w:date="2011-11-07T12:16:00Z">
          <w:pPr>
            <w:pStyle w:val="Alg3"/>
            <w:numPr>
              <w:numId w:val="415"/>
            </w:numPr>
            <w:spacing w:after="240"/>
          </w:pPr>
        </w:pPrChange>
      </w:pPr>
    </w:p>
    <w:p w14:paraId="5F34173C" w14:textId="77777777" w:rsidR="00A916DC" w:rsidRPr="00E77497" w:rsidRDefault="00C707BD" w:rsidP="005550F0">
      <w:pPr>
        <w:contextualSpacing/>
        <w:rPr>
          <w:ins w:id="6644" w:author="Rev 4 Allen Wirfs-Brock" w:date="2011-10-15T14:37:00Z"/>
          <w:rStyle w:val="bnf"/>
        </w:rPr>
      </w:pPr>
      <w:ins w:id="6645" w:author="Allen Wirfs-Brock" w:date="2011-07-01T15:12:00Z">
        <w:del w:id="6646" w:author="Rev 4 Allen Wirfs-Brock" w:date="2011-10-15T14:37:00Z">
          <w:r w:rsidRPr="00E77497" w:rsidDel="00881EF5">
            <w:delText xml:space="preserve">The </w:delText>
          </w:r>
        </w:del>
      </w:ins>
      <w:ins w:id="6647" w:author="Allen Wirfs-Brock" w:date="2011-07-01T15:14:00Z">
        <w:del w:id="6648" w:author="Rev 4 Allen Wirfs-Brock" w:date="2011-10-15T14:37:00Z">
          <w:r w:rsidR="00697CC4" w:rsidRPr="00E77497" w:rsidDel="00881EF5">
            <w:delText xml:space="preserve">supplemental </w:delText>
          </w:r>
        </w:del>
      </w:ins>
      <w:ins w:id="6649" w:author="Allen Wirfs-Brock" w:date="2011-07-01T15:12:00Z">
        <w:del w:id="6650" w:author="Rev 4 Allen Wirfs-Brock" w:date="2011-10-15T14:37: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ins>
    </w:p>
    <w:p w14:paraId="6C6C4272" w14:textId="77777777" w:rsidR="00C707BD" w:rsidRPr="00E77497" w:rsidDel="005D43BD" w:rsidRDefault="00C707BD" w:rsidP="005550F0">
      <w:pPr>
        <w:ind w:left="360"/>
        <w:rPr>
          <w:ins w:id="6651" w:author="Allen Wirfs-Brock" w:date="2011-07-01T15:12:00Z"/>
          <w:del w:id="6652" w:author="Rev 4 Allen Wirfs-Brock" w:date="2011-11-07T10:58:00Z"/>
        </w:rPr>
      </w:pPr>
      <w:ins w:id="6653" w:author="Allen Wirfs-Brock" w:date="2011-07-01T15:12:00Z">
        <w:del w:id="6654" w:author="Rev 4 Allen Wirfs-Brock" w:date="2011-10-15T14:38:00Z">
          <w:r w:rsidRPr="00E77497" w:rsidDel="00A916DC">
            <w:rPr>
              <w:rFonts w:ascii="Courier New" w:hAnsi="Courier New" w:cs="Courier New"/>
              <w:b/>
            </w:rPr>
            <w:delText xml:space="preserve"> </w:delText>
          </w:r>
        </w:del>
        <w:del w:id="6655" w:author="Rev 4 Allen Wirfs-Brock" w:date="2011-10-15T14:37:00Z">
          <w:r w:rsidRPr="00E77497" w:rsidDel="00A916DC">
            <w:delText xml:space="preserve">is evaluated </w:delText>
          </w:r>
        </w:del>
        <w:del w:id="6656" w:author="Rev 4 Allen Wirfs-Brock" w:date="2011-11-07T10:58:00Z">
          <w:r w:rsidRPr="00E77497" w:rsidDel="005D43BD">
            <w:delText xml:space="preserve">with </w:delText>
          </w:r>
        </w:del>
        <w:del w:id="6657" w:author="Rev 4 Allen Wirfs-Brock" w:date="2011-10-15T14:37:00Z">
          <w:r w:rsidRPr="00E77497" w:rsidDel="00A916DC">
            <w:delText xml:space="preserve">the </w:delText>
          </w:r>
        </w:del>
        <w:del w:id="6658"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659" w:author="Rev 4 Allen Wirfs-Brock" w:date="2011-10-15T14:38:00Z">
          <w:r w:rsidRPr="00E77497" w:rsidDel="00A916DC">
            <w:delText>as follows:</w:delText>
          </w:r>
        </w:del>
      </w:ins>
    </w:p>
    <w:p w14:paraId="103DED9A" w14:textId="77777777" w:rsidR="00C707BD" w:rsidRPr="00E77497" w:rsidRDefault="006B1B28" w:rsidP="00FA3203">
      <w:pPr>
        <w:pStyle w:val="Alg3"/>
        <w:numPr>
          <w:ilvl w:val="0"/>
          <w:numId w:val="408"/>
        </w:numPr>
        <w:rPr>
          <w:ins w:id="6660" w:author="Allen Wirfs-Brock" w:date="2011-07-01T15:12:00Z"/>
        </w:rPr>
      </w:pPr>
      <w:ins w:id="6661" w:author="Rev 4 Allen Wirfs-Brock" w:date="2011-11-07T11:03:00Z">
        <w:r>
          <w:t>Perform Destructuring Assignment Evaluation of</w:t>
        </w:r>
        <w:r w:rsidRPr="00E77497">
          <w:t xml:space="preserve"> </w:t>
        </w:r>
      </w:ins>
      <w:ins w:id="6662" w:author="Allen Wirfs-Brock" w:date="2011-07-01T15:12:00Z">
        <w:del w:id="6663" w:author="Rev 4 Allen Wirfs-Brock" w:date="2011-11-07T11:03:00Z">
          <w:r w:rsidR="00C707BD" w:rsidRPr="00E77497" w:rsidDel="006B1B28">
            <w:delText xml:space="preserve">Evaluate </w:delText>
          </w:r>
        </w:del>
        <w:r w:rsidR="00C707BD" w:rsidRPr="00E77497">
          <w:rPr>
            <w:rStyle w:val="bnf"/>
          </w:rPr>
          <w:t>AssignmentPropertyList</w:t>
        </w:r>
        <w:r w:rsidR="00C707BD" w:rsidRPr="00E77497">
          <w:t xml:space="preserve"> </w:t>
        </w:r>
      </w:ins>
      <w:ins w:id="6664" w:author="Rev 4 Allen Wirfs-Brock" w:date="2011-11-07T11:13:00Z">
        <w:r w:rsidR="00C7794D">
          <w:t>with</w:t>
        </w:r>
        <w:r w:rsidR="00C7794D" w:rsidRPr="00E77497">
          <w:t xml:space="preserve"> </w:t>
        </w:r>
      </w:ins>
      <w:ins w:id="6665" w:author="Allen Wirfs-Brock" w:date="2011-07-01T15:12:00Z">
        <w:del w:id="6666"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6667" w:author="Rev 4 Allen Wirfs-Brock" w:date="2011-11-07T11:12:00Z">
          <w:r w:rsidR="00C707BD" w:rsidRPr="00E77497" w:rsidDel="006B1B28">
            <w:rPr>
              <w:i/>
            </w:rPr>
            <w:delText>obj</w:delText>
          </w:r>
          <w:r w:rsidR="00C707BD" w:rsidRPr="00E77497" w:rsidDel="006B1B28">
            <w:delText xml:space="preserve"> parameter</w:delText>
          </w:r>
        </w:del>
      </w:ins>
      <w:ins w:id="6668" w:author="Rev 4 Allen Wirfs-Brock" w:date="2011-11-07T11:12:00Z">
        <w:r>
          <w:t>argument</w:t>
        </w:r>
      </w:ins>
      <w:ins w:id="6669" w:author="Allen Wirfs-Brock" w:date="2011-07-01T15:12:00Z">
        <w:r w:rsidR="00C707BD" w:rsidRPr="00E77497">
          <w:t>.</w:t>
        </w:r>
      </w:ins>
    </w:p>
    <w:p w14:paraId="32D0ECDC" w14:textId="77777777" w:rsidR="00C707BD" w:rsidRPr="00E77497" w:rsidRDefault="006B1B28" w:rsidP="00FA3203">
      <w:pPr>
        <w:pStyle w:val="Alg3"/>
        <w:numPr>
          <w:ilvl w:val="0"/>
          <w:numId w:val="408"/>
        </w:numPr>
        <w:rPr>
          <w:ins w:id="6670" w:author="Allen Wirfs-Brock" w:date="2011-07-01T15:12:00Z"/>
        </w:rPr>
      </w:pPr>
      <w:ins w:id="6671" w:author="Rev 4 Allen Wirfs-Brock" w:date="2011-11-07T11:03:00Z">
        <w:r>
          <w:t>Perform Destructuring Assignment Evaluation of</w:t>
        </w:r>
        <w:r w:rsidRPr="00E77497">
          <w:t xml:space="preserve"> </w:t>
        </w:r>
      </w:ins>
      <w:ins w:id="6672" w:author="Allen Wirfs-Brock" w:date="2011-07-01T15:12:00Z">
        <w:del w:id="6673"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6674" w:author="Rev 4 Allen Wirfs-Brock" w:date="2011-11-07T11:13:00Z">
        <w:r w:rsidR="00C7794D">
          <w:t>with</w:t>
        </w:r>
        <w:r w:rsidR="00C7794D" w:rsidRPr="00E77497">
          <w:t xml:space="preserve"> </w:t>
        </w:r>
      </w:ins>
      <w:ins w:id="6675" w:author="Allen Wirfs-Brock" w:date="2011-07-01T15:12:00Z">
        <w:del w:id="6676"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6677" w:author="Rev 4 Allen Wirfs-Brock" w:date="2011-11-07T11:12:00Z">
          <w:r w:rsidR="00C707BD" w:rsidRPr="00E77497" w:rsidDel="006B1B28">
            <w:rPr>
              <w:i/>
            </w:rPr>
            <w:delText>obj</w:delText>
          </w:r>
          <w:r w:rsidR="00C707BD" w:rsidRPr="00E77497" w:rsidDel="006B1B28">
            <w:delText xml:space="preserve"> </w:delText>
          </w:r>
        </w:del>
      </w:ins>
      <w:ins w:id="6678" w:author="Rev 4 Allen Wirfs-Brock" w:date="2011-11-07T11:12:00Z">
        <w:r>
          <w:t>argument</w:t>
        </w:r>
      </w:ins>
      <w:ins w:id="6679" w:author="Allen Wirfs-Brock" w:date="2011-07-01T15:12:00Z">
        <w:del w:id="6680" w:author="Rev 4 Allen Wirfs-Brock" w:date="2011-11-07T11:12:00Z">
          <w:r w:rsidR="00C707BD" w:rsidRPr="00E77497" w:rsidDel="006B1B28">
            <w:delText>parameter</w:delText>
          </w:r>
        </w:del>
        <w:r w:rsidR="00C707BD" w:rsidRPr="00E77497">
          <w:t>.</w:t>
        </w:r>
      </w:ins>
    </w:p>
    <w:p w14:paraId="141B8B71" w14:textId="77777777" w:rsidR="00C707BD" w:rsidRPr="00E77497" w:rsidRDefault="00C707BD" w:rsidP="00C707BD">
      <w:pPr>
        <w:pStyle w:val="Alg3"/>
        <w:tabs>
          <w:tab w:val="clear" w:pos="360"/>
        </w:tabs>
        <w:ind w:left="0" w:firstLine="0"/>
        <w:rPr>
          <w:ins w:id="6681" w:author="Allen Wirfs-Brock" w:date="2011-07-01T15:12:00Z"/>
        </w:rPr>
      </w:pPr>
    </w:p>
    <w:p w14:paraId="7FC12784" w14:textId="77777777" w:rsidR="00A916DC" w:rsidRPr="00E77497" w:rsidRDefault="00C707BD" w:rsidP="005550F0">
      <w:pPr>
        <w:contextualSpacing/>
        <w:rPr>
          <w:ins w:id="6682" w:author="Rev 4 Allen Wirfs-Brock" w:date="2011-10-15T14:41:00Z"/>
          <w:rStyle w:val="bnf"/>
        </w:rPr>
      </w:pPr>
      <w:ins w:id="6683" w:author="Allen Wirfs-Brock" w:date="2011-07-01T15:12:00Z">
        <w:del w:id="6684" w:author="Rev 4 Allen Wirfs-Brock" w:date="2011-10-15T14:41:00Z">
          <w:r w:rsidRPr="00E77497" w:rsidDel="00A916DC">
            <w:delText xml:space="preserve">The </w:delText>
          </w:r>
        </w:del>
      </w:ins>
      <w:ins w:id="6685" w:author="Allen Wirfs-Brock" w:date="2011-07-01T15:14:00Z">
        <w:del w:id="6686" w:author="Rev 4 Allen Wirfs-Brock" w:date="2011-10-15T14:41:00Z">
          <w:r w:rsidR="00697CC4" w:rsidRPr="00E77497" w:rsidDel="00A916DC">
            <w:delText xml:space="preserve">supplemental </w:delText>
          </w:r>
        </w:del>
      </w:ins>
      <w:ins w:id="6687" w:author="Allen Wirfs-Brock" w:date="2011-07-01T15:12:00Z">
        <w:del w:id="6688" w:author="Rev 4 Allen Wirfs-Brock" w:date="2011-10-15T14:41:00Z">
          <w:r w:rsidRPr="00E77497" w:rsidDel="00A916DC">
            <w:delText xml:space="preserve">production </w:delText>
          </w:r>
        </w:del>
        <w:r w:rsidRPr="00E77497">
          <w:rPr>
            <w:rStyle w:val="bnf"/>
          </w:rPr>
          <w:t xml:space="preserve">AssignmentProperty </w:t>
        </w:r>
        <w:r w:rsidRPr="00E77497">
          <w:rPr>
            <w:b/>
          </w:rPr>
          <w:t xml:space="preserve">: </w:t>
        </w:r>
        <w:r w:rsidRPr="00E77497">
          <w:rPr>
            <w:rStyle w:val="bnf"/>
          </w:rPr>
          <w:t>Identifier</w:t>
        </w:r>
      </w:ins>
    </w:p>
    <w:p w14:paraId="3015FF5F" w14:textId="77777777" w:rsidR="00C707BD" w:rsidRPr="00E77497" w:rsidDel="005D43BD" w:rsidRDefault="00C707BD" w:rsidP="005550F0">
      <w:pPr>
        <w:ind w:left="360"/>
        <w:rPr>
          <w:ins w:id="6689" w:author="Allen Wirfs-Brock" w:date="2011-07-01T15:12:00Z"/>
          <w:del w:id="6690" w:author="Rev 4 Allen Wirfs-Brock" w:date="2011-11-07T10:58:00Z"/>
        </w:rPr>
      </w:pPr>
      <w:ins w:id="6691" w:author="Allen Wirfs-Brock" w:date="2011-07-01T15:12:00Z">
        <w:del w:id="6692" w:author="Rev 4 Allen Wirfs-Brock" w:date="2011-11-07T10:58:00Z">
          <w:r w:rsidRPr="00E77497" w:rsidDel="005D43BD">
            <w:delText xml:space="preserve"> </w:delText>
          </w:r>
        </w:del>
        <w:del w:id="6693" w:author="Rev 4 Allen Wirfs-Brock" w:date="2011-10-15T14:41:00Z">
          <w:r w:rsidRPr="00E77497" w:rsidDel="00A916DC">
            <w:delText xml:space="preserve">is evaluated </w:delText>
          </w:r>
        </w:del>
        <w:del w:id="6694" w:author="Rev 4 Allen Wirfs-Brock" w:date="2011-11-07T10:58:00Z">
          <w:r w:rsidRPr="00E77497" w:rsidDel="005D43BD">
            <w:delText xml:space="preserve">with </w:delText>
          </w:r>
        </w:del>
        <w:del w:id="6695" w:author="Rev 4 Allen Wirfs-Brock" w:date="2011-10-15T14:41:00Z">
          <w:r w:rsidRPr="00E77497" w:rsidDel="00A916DC">
            <w:delText xml:space="preserve">the </w:delText>
          </w:r>
        </w:del>
        <w:del w:id="6696"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697" w:author="Rev 4 Allen Wirfs-Brock" w:date="2011-10-15T14:41:00Z">
          <w:r w:rsidRPr="00E77497" w:rsidDel="00A916DC">
            <w:delText>as follows:</w:delText>
          </w:r>
        </w:del>
      </w:ins>
    </w:p>
    <w:p w14:paraId="56F2A246" w14:textId="77777777" w:rsidR="00C707BD" w:rsidRPr="00E77497" w:rsidRDefault="00C707BD" w:rsidP="00FA3203">
      <w:pPr>
        <w:pStyle w:val="Alg3"/>
        <w:numPr>
          <w:ilvl w:val="0"/>
          <w:numId w:val="409"/>
        </w:numPr>
        <w:rPr>
          <w:ins w:id="6698" w:author="Allen Wirfs-Brock" w:date="2011-07-01T15:12:00Z"/>
        </w:rPr>
      </w:pPr>
      <w:ins w:id="6699"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ins>
      <w:ins w:id="6700" w:author="Rev 4 Allen Wirfs-Brock" w:date="2011-11-07T11:13:00Z">
        <w:r w:rsidR="00C7794D">
          <w:t>with</w:t>
        </w:r>
        <w:r w:rsidR="00C7794D" w:rsidRPr="00E77497">
          <w:t xml:space="preserve"> </w:t>
        </w:r>
      </w:ins>
      <w:ins w:id="6701" w:author="Allen Wirfs-Brock" w:date="2011-07-01T15:12:00Z">
        <w:del w:id="6702" w:author="Rev 4 Allen Wirfs-Brock" w:date="2011-11-07T11:13:00Z">
          <w:r w:rsidRPr="00E77497" w:rsidDel="00C7794D">
            <w:delText xml:space="preserve">passing </w:delText>
          </w:r>
        </w:del>
        <w:r w:rsidRPr="00E77497">
          <w:t xml:space="preserve">the </w:t>
        </w:r>
        <w:r w:rsidRPr="00E77497">
          <w:rPr>
            <w:i/>
          </w:rPr>
          <w:t>Identifier</w:t>
        </w:r>
        <w:r w:rsidRPr="00E77497">
          <w:t xml:space="preserve"> string as the argument.</w:t>
        </w:r>
      </w:ins>
    </w:p>
    <w:p w14:paraId="35482B33" w14:textId="77777777" w:rsidR="00C707BD" w:rsidRPr="00E77497" w:rsidRDefault="00C707BD" w:rsidP="00FA3203">
      <w:pPr>
        <w:pStyle w:val="Alg3"/>
        <w:numPr>
          <w:ilvl w:val="0"/>
          <w:numId w:val="409"/>
        </w:numPr>
        <w:rPr>
          <w:ins w:id="6703" w:author="Allen Wirfs-Brock" w:date="2011-07-01T15:12:00Z"/>
        </w:rPr>
      </w:pPr>
      <w:ins w:id="6704" w:author="Allen Wirfs-Brock" w:date="2011-07-01T15:12:00Z">
        <w:r w:rsidRPr="00E77497">
          <w:t xml:space="preserve">Let </w:t>
        </w:r>
        <w:r w:rsidRPr="00E77497">
          <w:rPr>
            <w:i/>
          </w:rPr>
          <w:t>lref</w:t>
        </w:r>
        <w:r w:rsidRPr="00E77497">
          <w:t xml:space="preserve"> be the result of performing Identifier Resolution(10.3.1) </w:t>
        </w:r>
      </w:ins>
      <w:ins w:id="6705" w:author="Rev 4 Allen Wirfs-Brock" w:date="2011-11-07T11:13:00Z">
        <w:r w:rsidR="00C7794D">
          <w:t>with</w:t>
        </w:r>
        <w:r w:rsidR="00C7794D" w:rsidRPr="00E77497">
          <w:t xml:space="preserve"> </w:t>
        </w:r>
      </w:ins>
      <w:ins w:id="6706" w:author="Allen Wirfs-Brock" w:date="2011-07-01T15:12:00Z">
        <w:del w:id="6707" w:author="Rev 4 Allen Wirfs-Brock" w:date="2011-11-07T11:13:00Z">
          <w:r w:rsidRPr="00E77497" w:rsidDel="00C7794D">
            <w:delText>using</w:delText>
          </w:r>
        </w:del>
      </w:ins>
      <w:ins w:id="6708" w:author="Allen Wirfs-Brock rev2" w:date="2011-07-22T10:40:00Z">
        <w:del w:id="6709" w:author="Rev 4 Allen Wirfs-Brock" w:date="2011-11-07T11:13:00Z">
          <w:r w:rsidR="00D91572" w:rsidRPr="00E77497" w:rsidDel="00C7794D">
            <w:delText xml:space="preserve"> </w:delText>
          </w:r>
        </w:del>
        <w:r w:rsidR="00D91572" w:rsidRPr="00E77497">
          <w:t xml:space="preserve">the </w:t>
        </w:r>
        <w:r w:rsidR="00D91572" w:rsidRPr="00E77497">
          <w:rPr>
            <w:rStyle w:val="bnf"/>
          </w:rPr>
          <w:t>IdentifierName</w:t>
        </w:r>
        <w:r w:rsidR="00D91572" w:rsidRPr="00E77497">
          <w:t xml:space="preserve"> corresponding to</w:t>
        </w:r>
      </w:ins>
      <w:ins w:id="6710" w:author="Allen Wirfs-Brock" w:date="2011-07-01T15:12:00Z">
        <w:r w:rsidRPr="00E77497">
          <w:t xml:space="preserve"> </w:t>
        </w:r>
        <w:r w:rsidRPr="00E77497">
          <w:rPr>
            <w:i/>
          </w:rPr>
          <w:t>Identifier</w:t>
        </w:r>
        <w:r w:rsidRPr="00E77497">
          <w:t>.</w:t>
        </w:r>
      </w:ins>
    </w:p>
    <w:p w14:paraId="2CAE2037" w14:textId="77777777" w:rsidR="00C707BD" w:rsidRPr="00E77497" w:rsidDel="005D1366" w:rsidRDefault="00C707BD" w:rsidP="00FA3203">
      <w:pPr>
        <w:pStyle w:val="Alg3"/>
        <w:numPr>
          <w:ilvl w:val="0"/>
          <w:numId w:val="409"/>
        </w:numPr>
        <w:spacing w:after="240"/>
        <w:rPr>
          <w:ins w:id="6711" w:author="Allen Wirfs-Brock" w:date="2011-07-01T15:12:00Z"/>
          <w:del w:id="6712" w:author="Rev 4 Allen Wirfs-Brock" w:date="2011-10-15T14:44:00Z"/>
        </w:rPr>
      </w:pPr>
      <w:ins w:id="6713" w:author="Allen Wirfs-Brock" w:date="2011-07-01T15:12:00Z">
        <w:r w:rsidRPr="00E77497">
          <w:t>Call PutValue(</w:t>
        </w:r>
        <w:r w:rsidRPr="00E77497">
          <w:rPr>
            <w:i/>
          </w:rPr>
          <w:t>lref</w:t>
        </w:r>
        <w:r w:rsidRPr="00E77497">
          <w:t>,</w:t>
        </w:r>
        <w:r w:rsidRPr="00E77497">
          <w:rPr>
            <w:i/>
          </w:rPr>
          <w:t>v</w:t>
        </w:r>
        <w:r w:rsidRPr="00E77497">
          <w:t>).</w:t>
        </w:r>
      </w:ins>
    </w:p>
    <w:p w14:paraId="2F16ABE8" w14:textId="77777777" w:rsidR="00C707BD" w:rsidRPr="00E77497" w:rsidRDefault="00C707BD" w:rsidP="00FA3203">
      <w:pPr>
        <w:pStyle w:val="Alg3"/>
        <w:numPr>
          <w:ilvl w:val="0"/>
          <w:numId w:val="409"/>
        </w:numPr>
        <w:spacing w:after="240"/>
        <w:rPr>
          <w:ins w:id="6714" w:author="Allen Wirfs-Brock" w:date="2011-07-01T15:12:00Z"/>
        </w:rPr>
      </w:pPr>
    </w:p>
    <w:p w14:paraId="13CDB987" w14:textId="77777777" w:rsidR="00C707BD" w:rsidRPr="00E77497" w:rsidDel="00D012F5" w:rsidRDefault="00C707BD" w:rsidP="00C7794D">
      <w:pPr>
        <w:contextualSpacing/>
        <w:jc w:val="left"/>
        <w:rPr>
          <w:ins w:id="6715" w:author="Allen Wirfs-Brock" w:date="2011-07-01T15:12:00Z"/>
          <w:del w:id="6716" w:author="Rev 4 Allen Wirfs-Brock" w:date="2011-10-15T14:23:00Z"/>
        </w:rPr>
      </w:pPr>
      <w:ins w:id="6717" w:author="Allen Wirfs-Brock" w:date="2011-07-01T15:12:00Z">
        <w:del w:id="6718" w:author="Rev 4 Allen Wirfs-Brock" w:date="2011-10-15T14:23:00Z">
          <w:r w:rsidRPr="00E77497" w:rsidDel="00D012F5">
            <w:delText xml:space="preserve">The static semantics of the </w:delText>
          </w:r>
        </w:del>
      </w:ins>
      <w:ins w:id="6719" w:author="Allen Wirfs-Brock" w:date="2011-07-01T15:14:00Z">
        <w:del w:id="6720" w:author="Rev 4 Allen Wirfs-Brock" w:date="2011-10-15T14:23:00Z">
          <w:r w:rsidR="00697CC4" w:rsidRPr="00E77497" w:rsidDel="00D012F5">
            <w:delText xml:space="preserve">supplemental </w:delText>
          </w:r>
        </w:del>
      </w:ins>
      <w:ins w:id="6721" w:author="Allen Wirfs-Brock" w:date="2011-07-01T15:12:00Z">
        <w:del w:id="6722" w:author="Rev 4 Allen Wirfs-Brock" w:date="2011-10-15T14:23:00Z">
          <w:r w:rsidRPr="00E77497" w:rsidDel="00D012F5">
            <w:delText>production</w:delText>
          </w:r>
        </w:del>
      </w:ins>
      <w:ins w:id="6723" w:author="Allen Wirfs-Brock" w:date="2011-07-01T15:17:00Z">
        <w:del w:id="6724" w:author="Rev 4 Allen Wirfs-Brock" w:date="2011-10-15T14:23:00Z">
          <w:r w:rsidR="00697CC4" w:rsidRPr="00E77497" w:rsidDel="00D012F5">
            <w:br/>
          </w:r>
        </w:del>
      </w:ins>
      <w:ins w:id="6725" w:author="Allen Wirfs-Brock" w:date="2011-07-01T15:12:00Z">
        <w:del w:id="6726" w:author="Rev 4 Allen Wirfs-Brock" w:date="2011-10-15T14:23:00Z">
          <w:r w:rsidRPr="00E77497" w:rsidDel="00D012F5">
            <w:rPr>
              <w:rStyle w:val="bnf"/>
            </w:rPr>
            <w:delText xml:space="preserve">AssignmentProperty </w:delText>
          </w:r>
          <w:r w:rsidRPr="00E77497" w:rsidDel="00D012F5">
            <w:rPr>
              <w:b/>
            </w:rPr>
            <w:delText xml:space="preserve">: </w:delText>
          </w:r>
          <w:r w:rsidRPr="00E77497" w:rsidDel="00D012F5">
            <w:rPr>
              <w:rStyle w:val="bnf"/>
            </w:rPr>
            <w:delText xml:space="preserve">PropertyName </w:delText>
          </w:r>
          <w:r w:rsidRPr="00E77497" w:rsidDel="00D012F5">
            <w:rPr>
              <w:rStyle w:val="bnf"/>
              <w:b/>
              <w:i w:val="0"/>
            </w:rPr>
            <w:delText>:</w:delText>
          </w:r>
          <w:r w:rsidRPr="00E77497" w:rsidDel="00D012F5">
            <w:rPr>
              <w:rStyle w:val="bnf"/>
            </w:rPr>
            <w:delText xml:space="preserve"> LeftHandSideExpression </w:delText>
          </w:r>
        </w:del>
      </w:ins>
      <w:ins w:id="6727" w:author="Rev 3 Allen Wirfs-Brock" w:date="2011-08-30T11:12:00Z">
        <w:del w:id="6728" w:author="Rev 4 Allen Wirfs-Brock" w:date="2011-10-15T14:23:00Z">
          <w:r w:rsidR="00E85BAD" w:rsidRPr="00E77497" w:rsidDel="00D012F5">
            <w:delText>and</w:delText>
          </w:r>
          <w:r w:rsidR="00E85BAD" w:rsidRPr="00E77497" w:rsidDel="00D012F5">
            <w:rPr>
              <w:rStyle w:val="bnf"/>
            </w:rPr>
            <w:delText xml:space="preserve"> </w:delText>
          </w:r>
        </w:del>
      </w:ins>
      <w:ins w:id="6729" w:author="Allen Wirfs-Brock" w:date="2011-07-01T15:12:00Z">
        <w:del w:id="6730" w:author="Rev 4 Allen Wirfs-Brock" w:date="2011-10-15T14:23:00Z">
          <w:r w:rsidRPr="00E77497" w:rsidDel="00D012F5">
            <w:delText xml:space="preserve">the </w:delText>
          </w:r>
        </w:del>
      </w:ins>
      <w:ins w:id="6731" w:author="Allen Wirfs-Brock" w:date="2011-07-01T15:14:00Z">
        <w:del w:id="6732" w:author="Rev 4 Allen Wirfs-Brock" w:date="2011-10-15T14:23:00Z">
          <w:r w:rsidR="00697CC4" w:rsidRPr="00E77497" w:rsidDel="00D012F5">
            <w:delText xml:space="preserve">supplemental </w:delText>
          </w:r>
        </w:del>
      </w:ins>
      <w:ins w:id="6733" w:author="Allen Wirfs-Brock" w:date="2011-07-01T15:12:00Z">
        <w:del w:id="6734" w:author="Rev 4 Allen Wirfs-Brock" w:date="2011-10-15T14:23:00Z">
          <w:r w:rsidRPr="00E77497" w:rsidDel="00D012F5">
            <w:delText>production</w:delText>
          </w:r>
        </w:del>
      </w:ins>
      <w:ins w:id="6735" w:author="Allen Wirfs-Brock" w:date="2011-07-01T15:18:00Z">
        <w:del w:id="6736" w:author="Rev 4 Allen Wirfs-Brock" w:date="2011-10-15T14:23:00Z">
          <w:r w:rsidR="00697CC4" w:rsidRPr="00E77497" w:rsidDel="00D012F5">
            <w:br/>
          </w:r>
        </w:del>
      </w:ins>
      <w:ins w:id="6737" w:author="Allen Wirfs-Brock" w:date="2011-07-01T15:12:00Z">
        <w:del w:id="6738" w:author="Rev 4 Allen Wirfs-Brock" w:date="2011-10-15T14:23:00Z">
          <w:r w:rsidRPr="00E77497" w:rsidDel="00D012F5">
            <w:rPr>
              <w:rStyle w:val="bnf"/>
            </w:rPr>
            <w:delText xml:space="preserve">AssignmentElement </w:delText>
          </w:r>
          <w:r w:rsidRPr="00E77497" w:rsidDel="00D012F5">
            <w:rPr>
              <w:b/>
            </w:rPr>
            <w:delText xml:space="preserve">: </w:delText>
          </w:r>
          <w:r w:rsidRPr="00E77497" w:rsidDel="00D012F5">
            <w:rPr>
              <w:rStyle w:val="bnf"/>
            </w:rPr>
            <w:delText>LeftHandSideExpression</w:delText>
          </w:r>
          <w:r w:rsidRPr="00E77497" w:rsidDel="00D012F5">
            <w:delText xml:space="preserve"> and the </w:delText>
          </w:r>
        </w:del>
      </w:ins>
      <w:ins w:id="6739" w:author="Allen Wirfs-Brock" w:date="2011-07-01T15:15:00Z">
        <w:del w:id="6740" w:author="Rev 4 Allen Wirfs-Brock" w:date="2011-10-15T14:23:00Z">
          <w:r w:rsidR="00697CC4" w:rsidRPr="00E77497" w:rsidDel="00D012F5">
            <w:delText xml:space="preserve">supplemental </w:delText>
          </w:r>
        </w:del>
      </w:ins>
      <w:ins w:id="6741" w:author="Allen Wirfs-Brock" w:date="2011-07-01T15:12:00Z">
        <w:del w:id="6742" w:author="Rev 4 Allen Wirfs-Brock" w:date="2011-10-15T14:23:00Z">
          <w:r w:rsidRPr="00E77497" w:rsidDel="00D012F5">
            <w:delText>production</w:delText>
          </w:r>
        </w:del>
      </w:ins>
      <w:ins w:id="6743" w:author="Allen Wirfs-Brock" w:date="2011-07-01T15:18:00Z">
        <w:del w:id="6744" w:author="Rev 4 Allen Wirfs-Brock" w:date="2011-10-15T14:23:00Z">
          <w:r w:rsidR="00697CC4" w:rsidRPr="00E77497" w:rsidDel="00D012F5">
            <w:br/>
          </w:r>
        </w:del>
      </w:ins>
      <w:ins w:id="6745" w:author="Allen Wirfs-Brock" w:date="2011-07-01T15:12:00Z">
        <w:del w:id="6746" w:author="Rev 4 Allen Wirfs-Brock" w:date="2011-10-15T14:23:00Z">
          <w:r w:rsidRPr="00E77497" w:rsidDel="00D012F5">
            <w:rPr>
              <w:rStyle w:val="bnf"/>
            </w:rPr>
            <w:delText xml:space="preserve">AssignmentRestElement </w:delText>
          </w:r>
          <w:r w:rsidRPr="00E77497" w:rsidDel="00D012F5">
            <w:delText xml:space="preserve">: </w:delText>
          </w:r>
          <w:r w:rsidRPr="00E77497" w:rsidDel="00D012F5">
            <w:rPr>
              <w:b/>
            </w:rPr>
            <w:delText>…</w:delText>
          </w:r>
          <w:r w:rsidRPr="00E77497" w:rsidDel="00D012F5">
            <w:delText xml:space="preserve"> </w:delText>
          </w:r>
          <w:r w:rsidRPr="00E77497" w:rsidDel="00D012F5">
            <w:rPr>
              <w:b/>
            </w:rPr>
            <w:delText xml:space="preserve"> </w:delText>
          </w:r>
          <w:r w:rsidRPr="00E77497" w:rsidDel="00D012F5">
            <w:rPr>
              <w:rStyle w:val="bnf"/>
            </w:rPr>
            <w:delText>LeftHandSideExpression</w:delText>
          </w:r>
          <w:r w:rsidRPr="00E77497" w:rsidDel="00D012F5">
            <w:delText xml:space="preserve"> are:</w:delText>
          </w:r>
        </w:del>
      </w:ins>
    </w:p>
    <w:p w14:paraId="56532624" w14:textId="77777777" w:rsidR="00C707BD" w:rsidRPr="00E77497" w:rsidDel="00D012F5" w:rsidRDefault="00C707BD" w:rsidP="006361CF">
      <w:pPr>
        <w:numPr>
          <w:ilvl w:val="0"/>
          <w:numId w:val="403"/>
        </w:numPr>
        <w:spacing w:after="0"/>
        <w:contextualSpacing/>
        <w:rPr>
          <w:ins w:id="6747" w:author="Allen Wirfs-Brock" w:date="2011-07-01T15:12:00Z"/>
          <w:del w:id="6748" w:author="Rev 4 Allen Wirfs-Brock" w:date="2011-10-15T14:23:00Z"/>
        </w:rPr>
        <w:pPrChange w:id="6749" w:author="Rev 4 Allen Wirfs-Brock" w:date="2011-11-07T12:16:00Z">
          <w:pPr>
            <w:numPr>
              <w:numId w:val="411"/>
            </w:numPr>
            <w:tabs>
              <w:tab w:val="num" w:pos="360"/>
            </w:tabs>
            <w:spacing w:after="0"/>
            <w:ind w:left="360" w:hanging="360"/>
            <w:contextualSpacing/>
          </w:pPr>
        </w:pPrChange>
      </w:pPr>
      <w:ins w:id="6750" w:author="Allen Wirfs-Brock" w:date="2011-07-01T15:12:00Z">
        <w:del w:id="6751"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6752" w:author="Rev 3 Allen Wirfs-Brock" w:date="2011-08-30T11:19:00Z">
        <w:del w:id="6753" w:author="Rev 4 Allen Wirfs-Brock" w:date="2011-10-15T14:23:00Z">
          <w:r w:rsidR="00E85BAD" w:rsidRPr="00E77497" w:rsidDel="00D012F5">
            <w:rPr>
              <w:rStyle w:val="bnf"/>
            </w:rPr>
            <w:delText>i</w:delText>
          </w:r>
        </w:del>
      </w:ins>
      <w:ins w:id="6754" w:author="Allen Wirfs-Brock" w:date="2011-07-01T15:12:00Z">
        <w:del w:id="6755"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eval</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arguments</w:delText>
          </w:r>
          <w:r w:rsidRPr="00E77497" w:rsidDel="00D012F5">
            <w:delText>.</w:delText>
          </w:r>
        </w:del>
      </w:ins>
    </w:p>
    <w:p w14:paraId="4EEB1276" w14:textId="77777777" w:rsidR="00C707BD" w:rsidRPr="00E77497" w:rsidDel="00D012F5" w:rsidRDefault="00C707BD" w:rsidP="006361CF">
      <w:pPr>
        <w:numPr>
          <w:ilvl w:val="0"/>
          <w:numId w:val="403"/>
        </w:numPr>
        <w:spacing w:after="0"/>
        <w:contextualSpacing/>
        <w:rPr>
          <w:ins w:id="6756" w:author="Allen Wirfs-Brock" w:date="2011-07-01T15:12:00Z"/>
          <w:del w:id="6757" w:author="Rev 4 Allen Wirfs-Brock" w:date="2011-10-15T14:23:00Z"/>
        </w:rPr>
        <w:pPrChange w:id="6758" w:author="Rev 4 Allen Wirfs-Brock" w:date="2011-11-07T12:16:00Z">
          <w:pPr>
            <w:numPr>
              <w:numId w:val="411"/>
            </w:numPr>
            <w:tabs>
              <w:tab w:val="num" w:pos="360"/>
            </w:tabs>
            <w:spacing w:after="0"/>
            <w:ind w:left="360" w:hanging="360"/>
            <w:contextualSpacing/>
          </w:pPr>
        </w:pPrChange>
      </w:pPr>
      <w:ins w:id="6759" w:author="Allen Wirfs-Brock" w:date="2011-07-01T15:12:00Z">
        <w:del w:id="6760"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6761" w:author="Rev 3 Allen Wirfs-Brock" w:date="2011-08-30T11:19:00Z">
        <w:del w:id="6762" w:author="Rev 4 Allen Wirfs-Brock" w:date="2011-10-15T14:23:00Z">
          <w:r w:rsidR="00E85BAD" w:rsidRPr="00E77497" w:rsidDel="00D012F5">
            <w:rPr>
              <w:rStyle w:val="bnf"/>
            </w:rPr>
            <w:delText>i</w:delText>
          </w:r>
        </w:del>
      </w:ins>
      <w:ins w:id="6763" w:author="Allen Wirfs-Brock" w:date="2011-07-01T15:12:00Z">
        <w:del w:id="6764"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this</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super</w:delText>
          </w:r>
          <w:r w:rsidRPr="00E77497" w:rsidDel="00D012F5">
            <w:delText>.</w:delText>
          </w:r>
        </w:del>
      </w:ins>
    </w:p>
    <w:p w14:paraId="2B301B79" w14:textId="77777777" w:rsidR="00C707BD" w:rsidRPr="00E77497" w:rsidDel="00D012F5" w:rsidRDefault="00C707BD" w:rsidP="006361CF">
      <w:pPr>
        <w:numPr>
          <w:ilvl w:val="0"/>
          <w:numId w:val="403"/>
        </w:numPr>
        <w:spacing w:after="0"/>
        <w:contextualSpacing/>
        <w:rPr>
          <w:ins w:id="6765" w:author="Allen Wirfs-Brock" w:date="2011-07-01T15:12:00Z"/>
          <w:del w:id="6766" w:author="Rev 4 Allen Wirfs-Brock" w:date="2011-10-15T14:23:00Z"/>
        </w:rPr>
        <w:pPrChange w:id="6767" w:author="Rev 4 Allen Wirfs-Brock" w:date="2011-11-07T12:16:00Z">
          <w:pPr>
            <w:numPr>
              <w:numId w:val="411"/>
            </w:numPr>
            <w:tabs>
              <w:tab w:val="num" w:pos="360"/>
            </w:tabs>
            <w:spacing w:after="0"/>
            <w:ind w:left="360" w:hanging="360"/>
            <w:contextualSpacing/>
          </w:pPr>
        </w:pPrChange>
      </w:pPr>
      <w:ins w:id="6768" w:author="Allen Wirfs-Brock" w:date="2011-07-01T15:12:00Z">
        <w:del w:id="6769"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 </w:delText>
          </w:r>
          <w:r w:rsidRPr="00E77497" w:rsidDel="00D012F5">
            <w:rPr>
              <w:rStyle w:val="bnf"/>
            </w:rPr>
            <w:delText>Literal</w:delText>
          </w:r>
          <w:r w:rsidRPr="00E77497" w:rsidDel="00D012F5">
            <w:delText xml:space="preserve">, a </w:delText>
          </w:r>
          <w:r w:rsidRPr="00E77497" w:rsidDel="00D012F5">
            <w:rPr>
              <w:rStyle w:val="bnf"/>
            </w:rPr>
            <w:delText>FunctionExpression</w:delText>
          </w:r>
          <w:r w:rsidRPr="00E77497" w:rsidDel="00D012F5">
            <w:rPr>
              <w:rStyle w:val="bnf"/>
              <w:i w:val="0"/>
            </w:rPr>
            <w:delText xml:space="preserve"> or a </w:delText>
          </w:r>
          <w:r w:rsidRPr="00E77497" w:rsidDel="00D012F5">
            <w:rPr>
              <w:rStyle w:val="bnf"/>
            </w:rPr>
            <w:delText>ClassExpression</w:delText>
          </w:r>
          <w:r w:rsidRPr="00E77497" w:rsidDel="00D012F5">
            <w:delText>.</w:delText>
          </w:r>
        </w:del>
      </w:ins>
    </w:p>
    <w:p w14:paraId="6F9ACC4B" w14:textId="77777777" w:rsidR="00C707BD" w:rsidRPr="003B4312" w:rsidDel="00D012F5" w:rsidRDefault="00C707BD" w:rsidP="006361CF">
      <w:pPr>
        <w:numPr>
          <w:ilvl w:val="0"/>
          <w:numId w:val="403"/>
        </w:numPr>
        <w:spacing w:after="0"/>
        <w:contextualSpacing/>
        <w:rPr>
          <w:ins w:id="6770" w:author="Allen Wirfs-Brock" w:date="2011-07-01T15:12:00Z"/>
          <w:del w:id="6771" w:author="Rev 4 Allen Wirfs-Brock" w:date="2011-10-15T14:23:00Z"/>
        </w:rPr>
        <w:pPrChange w:id="6772" w:author="Rev 4 Allen Wirfs-Brock" w:date="2011-11-07T12:16:00Z">
          <w:pPr>
            <w:numPr>
              <w:numId w:val="411"/>
            </w:numPr>
            <w:tabs>
              <w:tab w:val="num" w:pos="360"/>
            </w:tabs>
            <w:spacing w:after="0"/>
            <w:ind w:left="360" w:hanging="360"/>
            <w:contextualSpacing/>
          </w:pPr>
        </w:pPrChange>
      </w:pPr>
      <w:ins w:id="6773" w:author="Allen Wirfs-Brock" w:date="2011-07-01T15:12:00Z">
        <w:del w:id="6774"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an </w:delText>
          </w:r>
          <w:r w:rsidRPr="00E77497" w:rsidDel="00D012F5">
            <w:rPr>
              <w:rStyle w:val="bnf"/>
            </w:rPr>
            <w:delText>Identifier</w:delText>
          </w:r>
          <w:r w:rsidRPr="00E77497" w:rsidDel="00D012F5">
            <w:rPr>
              <w:rStyle w:val="bnf"/>
              <w:rFonts w:ascii="Arial" w:hAnsi="Arial" w:cs="Arial"/>
            </w:rPr>
            <w:delText xml:space="preserve"> </w:delText>
          </w:r>
          <w:r w:rsidRPr="00E77497" w:rsidDel="00D012F5">
            <w:rPr>
              <w:rStyle w:val="bnf"/>
              <w:rFonts w:ascii="Arial" w:hAnsi="Arial" w:cs="Arial"/>
              <w:i w:val="0"/>
            </w:rPr>
            <w:delText xml:space="preserve">that does not statically resolve to a declarative environment record binding or </w:delText>
          </w:r>
          <w:r w:rsidRPr="004D1BD1" w:rsidDel="00D012F5">
            <w:rPr>
              <w:rStyle w:val="bnf"/>
              <w:rFonts w:ascii="Arial" w:hAnsi="Arial" w:cs="Arial"/>
              <w:i w:val="0"/>
            </w:rPr>
            <w:delText>if the resolved</w:delText>
          </w:r>
          <w:r w:rsidRPr="003B4312" w:rsidDel="00D012F5">
            <w:rPr>
              <w:rStyle w:val="bnf"/>
              <w:rFonts w:ascii="Arial" w:hAnsi="Arial" w:cs="Arial"/>
              <w:i w:val="0"/>
            </w:rPr>
            <w:delText xml:space="preserve"> binding an immutable binding</w:delText>
          </w:r>
          <w:r w:rsidRPr="003B4312" w:rsidDel="00D012F5">
            <w:rPr>
              <w:rStyle w:val="bnf"/>
              <w:i w:val="0"/>
            </w:rPr>
            <w:delText>.</w:delText>
          </w:r>
        </w:del>
      </w:ins>
    </w:p>
    <w:p w14:paraId="209C4332" w14:textId="77777777" w:rsidR="00C707BD" w:rsidRPr="00E77497" w:rsidDel="00D012F5" w:rsidRDefault="00C707BD" w:rsidP="006361CF">
      <w:pPr>
        <w:numPr>
          <w:ilvl w:val="0"/>
          <w:numId w:val="403"/>
        </w:numPr>
        <w:spacing w:after="0"/>
        <w:contextualSpacing/>
        <w:rPr>
          <w:ins w:id="6775" w:author="Allen Wirfs-Brock" w:date="2011-07-01T15:12:00Z"/>
          <w:del w:id="6776" w:author="Rev 4 Allen Wirfs-Brock" w:date="2011-10-15T14:23:00Z"/>
        </w:rPr>
        <w:pPrChange w:id="6777" w:author="Rev 4 Allen Wirfs-Brock" w:date="2011-11-07T12:16:00Z">
          <w:pPr>
            <w:numPr>
              <w:numId w:val="411"/>
            </w:numPr>
            <w:tabs>
              <w:tab w:val="num" w:pos="360"/>
            </w:tabs>
            <w:spacing w:after="0"/>
            <w:ind w:left="360" w:hanging="360"/>
            <w:contextualSpacing/>
          </w:pPr>
        </w:pPrChange>
      </w:pPr>
      <w:ins w:id="6778" w:author="Allen Wirfs-Brock" w:date="2011-07-01T15:12:00Z">
        <w:del w:id="6779" w:author="Rev 4 Allen Wirfs-Brock" w:date="2011-10-15T14:23:00Z">
          <w:r w:rsidRPr="006B6D0A" w:rsidDel="00D012F5">
            <w:delText xml:space="preserve">It is a Syntax Error if the </w:delText>
          </w:r>
          <w:r w:rsidRPr="006B6D0A" w:rsidDel="00D012F5">
            <w:rPr>
              <w:rStyle w:val="bnf"/>
            </w:rPr>
            <w:delText xml:space="preserve">LeftHandSideExpression </w:delText>
          </w:r>
          <w:r w:rsidRPr="006B6D0A" w:rsidDel="00D012F5">
            <w:delText xml:space="preserve">is an </w:delText>
          </w:r>
          <w:r w:rsidRPr="00E65A34" w:rsidDel="00D012F5">
            <w:rPr>
              <w:rStyle w:val="bnf"/>
            </w:rPr>
            <w:delText>ObjectLiteral</w:delText>
          </w:r>
          <w:r w:rsidRPr="009C202C" w:rsidDel="00D012F5">
            <w:delText xml:space="preserve"> or an</w:delText>
          </w:r>
          <w:r w:rsidRPr="00B820AB" w:rsidDel="00D012F5">
            <w:rPr>
              <w:i/>
            </w:rPr>
            <w:delText xml:space="preserve"> </w:delText>
          </w:r>
          <w:r w:rsidRPr="00675B74" w:rsidDel="00D012F5">
            <w:rPr>
              <w:rStyle w:val="bnf"/>
            </w:rPr>
            <w:delText>ArrayLiteral</w:delText>
          </w:r>
          <w:r w:rsidRPr="00E77497" w:rsidDel="00D012F5">
            <w:rPr>
              <w:i/>
            </w:rPr>
            <w:delText xml:space="preserve"> </w:delText>
          </w:r>
          <w:r w:rsidRPr="00E77497" w:rsidDel="00D012F5">
            <w:delText xml:space="preserve">and the source code corresponding to </w:delText>
          </w:r>
          <w:r w:rsidRPr="00E77497" w:rsidDel="00D012F5">
            <w:rPr>
              <w:rStyle w:val="bnf"/>
            </w:rPr>
            <w:delText>LeftHandSideExp</w:delText>
          </w:r>
        </w:del>
      </w:ins>
      <w:ins w:id="6780" w:author="Allen Wirfs-Brock rev2" w:date="2011-07-20T13:36:00Z">
        <w:del w:id="6781" w:author="Rev 4 Allen Wirfs-Brock" w:date="2011-10-15T14:23:00Z">
          <w:r w:rsidR="00920F94" w:rsidRPr="00E77497" w:rsidDel="00D012F5">
            <w:rPr>
              <w:rStyle w:val="bnf"/>
            </w:rPr>
            <w:delText>r</w:delText>
          </w:r>
        </w:del>
      </w:ins>
      <w:ins w:id="6782" w:author="Allen Wirfs-Brock" w:date="2011-07-01T15:12:00Z">
        <w:del w:id="6783" w:author="Rev 4 Allen Wirfs-Brock" w:date="2011-10-15T14:23:00Z">
          <w:r w:rsidRPr="00E77497" w:rsidDel="00D012F5">
            <w:rPr>
              <w:rStyle w:val="bnf"/>
            </w:rPr>
            <w:delText>ess</w:delText>
          </w:r>
        </w:del>
      </w:ins>
      <w:ins w:id="6784" w:author="Rev 3 Allen Wirfs-Brock" w:date="2011-08-30T10:46:00Z">
        <w:del w:id="6785" w:author="Rev 4 Allen Wirfs-Brock" w:date="2011-10-15T14:23:00Z">
          <w:r w:rsidR="0096712D" w:rsidRPr="00E77497" w:rsidDel="00D012F5">
            <w:rPr>
              <w:rStyle w:val="bnf"/>
            </w:rPr>
            <w:delText>i</w:delText>
          </w:r>
        </w:del>
      </w:ins>
      <w:ins w:id="6786" w:author="Allen Wirfs-Brock" w:date="2011-07-01T15:12:00Z">
        <w:del w:id="6787" w:author="Rev 4 Allen Wirfs-Brock" w:date="2011-10-15T14:23:00Z">
          <w:r w:rsidRPr="00E77497" w:rsidDel="00D012F5">
            <w:rPr>
              <w:rStyle w:val="bnf"/>
            </w:rPr>
            <w:delText>on</w:delText>
          </w:r>
          <w:r w:rsidRPr="00E77497" w:rsidDel="00D012F5">
            <w:delText xml:space="preserve"> using cannot be parsed using </w:delText>
          </w:r>
          <w:r w:rsidRPr="00E77497" w:rsidDel="00D012F5">
            <w:rPr>
              <w:rStyle w:val="bnf"/>
            </w:rPr>
            <w:delText>AssignmentPattern</w:delText>
          </w:r>
          <w:r w:rsidRPr="00E77497" w:rsidDel="00D012F5">
            <w:delText xml:space="preserve"> as the goal symbol.</w:delText>
          </w:r>
        </w:del>
      </w:ins>
    </w:p>
    <w:p w14:paraId="25CAA903" w14:textId="77777777" w:rsidR="00C707BD" w:rsidRPr="00E77497" w:rsidDel="00D012F5" w:rsidRDefault="00C707BD" w:rsidP="006361CF">
      <w:pPr>
        <w:numPr>
          <w:ilvl w:val="0"/>
          <w:numId w:val="403"/>
        </w:numPr>
        <w:contextualSpacing/>
        <w:rPr>
          <w:ins w:id="6788" w:author="Allen Wirfs-Brock" w:date="2011-07-01T15:12:00Z"/>
          <w:del w:id="6789" w:author="Rev 4 Allen Wirfs-Brock" w:date="2011-10-15T14:23:00Z"/>
        </w:rPr>
        <w:pPrChange w:id="6790" w:author="Rev 4 Allen Wirfs-Brock" w:date="2011-11-07T12:16:00Z">
          <w:pPr>
            <w:numPr>
              <w:numId w:val="411"/>
            </w:numPr>
            <w:tabs>
              <w:tab w:val="num" w:pos="360"/>
            </w:tabs>
            <w:ind w:left="360" w:hanging="360"/>
            <w:contextualSpacing/>
          </w:pPr>
        </w:pPrChange>
      </w:pPr>
      <w:ins w:id="6791" w:author="Allen Wirfs-Brock" w:date="2011-07-01T15:12:00Z">
        <w:del w:id="6792" w:author="Rev 4 Allen Wirfs-Brock" w:date="2011-10-15T14:23:00Z">
          <w:r w:rsidRPr="00E77497" w:rsidDel="00D012F5">
            <w:delText xml:space="preserve">It is a Syntax Error if the </w:delText>
          </w:r>
          <w:r w:rsidRPr="00E77497" w:rsidDel="00D012F5">
            <w:rPr>
              <w:rStyle w:val="bnf"/>
            </w:rPr>
            <w:delText>LeftHandSideExpression</w:delText>
          </w:r>
          <w:r w:rsidRPr="00E77497" w:rsidDel="00D012F5">
            <w:delText xml:space="preserve"> is </w:delText>
          </w:r>
          <w:r w:rsidRPr="00E77497" w:rsidDel="00D012F5">
            <w:rPr>
              <w:rStyle w:val="bnf"/>
            </w:rPr>
            <w:delText xml:space="preserve">PrimaryExpression </w:delText>
          </w:r>
          <w:r w:rsidRPr="00E77497" w:rsidDel="00D012F5">
            <w:rPr>
              <w:rStyle w:val="bnf"/>
              <w:i w:val="0"/>
            </w:rPr>
            <w:delText xml:space="preserve">: </w:delText>
          </w:r>
          <w:r w:rsidRPr="00E77497" w:rsidDel="00D012F5">
            <w:rPr>
              <w:rStyle w:val="bnf"/>
              <w:rFonts w:ascii="Courier New" w:hAnsi="Courier New" w:cs="Courier New"/>
              <w:b/>
              <w:i w:val="0"/>
            </w:rPr>
            <w:delText>(</w:delText>
          </w:r>
          <w:r w:rsidRPr="00E77497" w:rsidDel="00D012F5">
            <w:rPr>
              <w:rStyle w:val="bnf"/>
            </w:rPr>
            <w:delText xml:space="preserve"> Expression</w:delText>
          </w:r>
          <w:r w:rsidRPr="00E77497" w:rsidDel="00D012F5">
            <w:rPr>
              <w:rFonts w:ascii="Courier New" w:hAnsi="Courier New" w:cs="Courier New"/>
              <w:b/>
            </w:rPr>
            <w:delText xml:space="preserve"> ) </w:delText>
          </w:r>
          <w:r w:rsidRPr="00E77497" w:rsidDel="00D012F5">
            <w:delText xml:space="preserve">and </w:delText>
          </w:r>
          <w:r w:rsidRPr="00E77497" w:rsidDel="00D012F5">
            <w:rPr>
              <w:rStyle w:val="bnf"/>
            </w:rPr>
            <w:delText>Expression</w:delText>
          </w:r>
          <w:r w:rsidRPr="00E77497" w:rsidDel="00D012F5">
            <w:delText xml:space="preserve"> derived a production that would produce a Syntax Error according to these rules. This rule is recursively applied.</w:delText>
          </w:r>
        </w:del>
      </w:ins>
    </w:p>
    <w:p w14:paraId="6AC29561" w14:textId="77777777" w:rsidR="00206F62" w:rsidRPr="00E77497" w:rsidRDefault="00C707BD" w:rsidP="005550F0">
      <w:pPr>
        <w:contextualSpacing/>
        <w:rPr>
          <w:ins w:id="6793" w:author="Rev 4 Allen Wirfs-Brock" w:date="2011-10-15T14:42:00Z"/>
          <w:rStyle w:val="bnf"/>
        </w:rPr>
      </w:pPr>
      <w:ins w:id="6794" w:author="Allen Wirfs-Brock" w:date="2011-07-01T15:12:00Z">
        <w:del w:id="6795" w:author="Rev 4 Allen Wirfs-Brock" w:date="2011-10-15T14:42:00Z">
          <w:r w:rsidRPr="00E77497" w:rsidDel="00206F62">
            <w:delText xml:space="preserve">The </w:delText>
          </w:r>
        </w:del>
      </w:ins>
      <w:ins w:id="6796" w:author="Allen Wirfs-Brock" w:date="2011-07-01T15:15:00Z">
        <w:del w:id="6797" w:author="Rev 4 Allen Wirfs-Brock" w:date="2011-10-15T14:42:00Z">
          <w:r w:rsidR="00697CC4" w:rsidRPr="00E77497" w:rsidDel="00206F62">
            <w:delText xml:space="preserve">supplemental </w:delText>
          </w:r>
        </w:del>
      </w:ins>
      <w:ins w:id="6798" w:author="Allen Wirfs-Brock" w:date="2011-07-01T15:12:00Z">
        <w:del w:id="6799" w:author="Rev 4 Allen Wirfs-Brock" w:date="2011-10-15T14:42:00Z">
          <w:r w:rsidRPr="00E77497" w:rsidDel="00206F62">
            <w:delText xml:space="preserve">production </w:delText>
          </w:r>
        </w:del>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LeftHandSideExpression</w:t>
        </w:r>
      </w:ins>
    </w:p>
    <w:p w14:paraId="45E99A68" w14:textId="77777777" w:rsidR="00C707BD" w:rsidRPr="00E77497" w:rsidDel="005D43BD" w:rsidRDefault="00C707BD" w:rsidP="005550F0">
      <w:pPr>
        <w:ind w:left="360"/>
        <w:rPr>
          <w:ins w:id="6800" w:author="Allen Wirfs-Brock" w:date="2011-07-01T15:12:00Z"/>
          <w:del w:id="6801" w:author="Rev 4 Allen Wirfs-Brock" w:date="2011-11-07T10:58:00Z"/>
        </w:rPr>
      </w:pPr>
      <w:ins w:id="6802" w:author="Allen Wirfs-Brock" w:date="2011-07-01T15:12:00Z">
        <w:del w:id="6803" w:author="Rev 4 Allen Wirfs-Brock" w:date="2011-10-15T14:43:00Z">
          <w:r w:rsidRPr="00E77497" w:rsidDel="00206F62">
            <w:delText xml:space="preserve"> is evaluated </w:delText>
          </w:r>
        </w:del>
        <w:del w:id="6804" w:author="Rev 4 Allen Wirfs-Brock" w:date="2011-11-07T10:58:00Z">
          <w:r w:rsidRPr="00E77497" w:rsidDel="005D43BD">
            <w:delText xml:space="preserve">with </w:delText>
          </w:r>
        </w:del>
        <w:del w:id="6805" w:author="Rev 4 Allen Wirfs-Brock" w:date="2011-10-15T14:43:00Z">
          <w:r w:rsidRPr="00E77497" w:rsidDel="00206F62">
            <w:delText xml:space="preserve">the </w:delText>
          </w:r>
        </w:del>
        <w:del w:id="6806"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807" w:author="Rev 4 Allen Wirfs-Brock" w:date="2011-10-15T14:43:00Z">
          <w:r w:rsidRPr="00E77497" w:rsidDel="00206F62">
            <w:delText>as follows:</w:delText>
          </w:r>
        </w:del>
      </w:ins>
    </w:p>
    <w:p w14:paraId="2DD55E66" w14:textId="77777777" w:rsidR="00C707BD" w:rsidRPr="00E77497" w:rsidRDefault="00C707BD" w:rsidP="00FA3203">
      <w:pPr>
        <w:pStyle w:val="Alg3"/>
        <w:numPr>
          <w:ilvl w:val="0"/>
          <w:numId w:val="410"/>
        </w:numPr>
        <w:rPr>
          <w:ins w:id="6808" w:author="Allen Wirfs-Brock" w:date="2011-07-01T15:12:00Z"/>
        </w:rPr>
      </w:pPr>
      <w:ins w:id="6809" w:author="Allen Wirfs-Brock" w:date="2011-07-01T15:12:00Z">
        <w:r w:rsidRPr="00E77497">
          <w:t xml:space="preserve">Let </w:t>
        </w:r>
        <w:r w:rsidRPr="00E77497">
          <w:rPr>
            <w:i/>
          </w:rPr>
          <w:t>name</w:t>
        </w:r>
        <w:r w:rsidRPr="00E77497">
          <w:t xml:space="preserve"> be the result of evaluating </w:t>
        </w:r>
        <w:r w:rsidRPr="00E77497">
          <w:rPr>
            <w:rStyle w:val="bnf"/>
          </w:rPr>
          <w:t>PropertyName</w:t>
        </w:r>
        <w:r w:rsidRPr="00E77497">
          <w:t>.</w:t>
        </w:r>
      </w:ins>
    </w:p>
    <w:p w14:paraId="6D9347FE" w14:textId="77777777" w:rsidR="00C707BD" w:rsidRPr="00E77497" w:rsidRDefault="00C707BD" w:rsidP="00FA3203">
      <w:pPr>
        <w:pStyle w:val="Alg3"/>
        <w:numPr>
          <w:ilvl w:val="0"/>
          <w:numId w:val="410"/>
        </w:numPr>
        <w:rPr>
          <w:ins w:id="6810" w:author="Allen Wirfs-Brock" w:date="2011-07-01T15:12:00Z"/>
        </w:rPr>
      </w:pPr>
      <w:ins w:id="6811"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del w:id="6812" w:author="Rev 4 Allen Wirfs-Brock" w:date="2011-11-07T11:09:00Z">
          <w:r w:rsidRPr="00E77497" w:rsidDel="006B1B28">
            <w:delText>passing</w:delText>
          </w:r>
        </w:del>
      </w:ins>
      <w:ins w:id="6813" w:author="Rev 4 Allen Wirfs-Brock" w:date="2011-11-07T11:13:00Z">
        <w:r w:rsidR="00C7794D" w:rsidRPr="00C7794D">
          <w:t xml:space="preserve"> </w:t>
        </w:r>
        <w:r w:rsidR="00C7794D">
          <w:t>with</w:t>
        </w:r>
      </w:ins>
      <w:ins w:id="6814" w:author="Rev 4 Allen Wirfs-Brock" w:date="2011-11-07T11:15:00Z">
        <w:r w:rsidR="00C7794D">
          <w:t xml:space="preserve"> </w:t>
        </w:r>
      </w:ins>
      <w:ins w:id="6815" w:author="Allen Wirfs-Brock" w:date="2011-07-01T15:12:00Z">
        <w:del w:id="6816" w:author="Rev 4 Allen Wirfs-Brock" w:date="2011-11-07T11:13:00Z">
          <w:r w:rsidRPr="00E77497" w:rsidDel="00C7794D">
            <w:delText xml:space="preserve"> </w:delText>
          </w:r>
        </w:del>
        <w:r w:rsidRPr="00E77497">
          <w:rPr>
            <w:i/>
          </w:rPr>
          <w:t>name</w:t>
        </w:r>
        <w:r w:rsidRPr="00E77497">
          <w:t xml:space="preserve"> as the argument.</w:t>
        </w:r>
      </w:ins>
    </w:p>
    <w:p w14:paraId="463DCC6A" w14:textId="77777777" w:rsidR="00C707BD" w:rsidRPr="00E77497" w:rsidRDefault="00C707BD" w:rsidP="00FA3203">
      <w:pPr>
        <w:pStyle w:val="Alg3"/>
        <w:numPr>
          <w:ilvl w:val="0"/>
          <w:numId w:val="410"/>
        </w:numPr>
        <w:rPr>
          <w:ins w:id="6817" w:author="Allen Wirfs-Brock" w:date="2011-07-01T15:12:00Z"/>
        </w:rPr>
      </w:pPr>
      <w:ins w:id="6818"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4BD7E323" w14:textId="77777777" w:rsidR="00C707BD" w:rsidRPr="00E77497" w:rsidRDefault="00C707BD" w:rsidP="00FA3203">
      <w:pPr>
        <w:pStyle w:val="Alg3"/>
        <w:numPr>
          <w:ilvl w:val="1"/>
          <w:numId w:val="410"/>
        </w:numPr>
        <w:rPr>
          <w:ins w:id="6819" w:author="Allen Wirfs-Brock" w:date="2011-07-01T15:12:00Z"/>
        </w:rPr>
      </w:pPr>
      <w:ins w:id="6820"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6821" w:author="Allen Wirfs-Brock rev2" w:date="2011-07-20T13:34:00Z">
        <w:r w:rsidR="00CD7A72" w:rsidRPr="00E77497">
          <w:rPr>
            <w:i/>
          </w:rPr>
          <w:t>r</w:t>
        </w:r>
      </w:ins>
      <w:ins w:id="6822" w:author="Allen Wirfs-Brock" w:date="2011-07-01T15:12:00Z">
        <w:r w:rsidRPr="00E77497">
          <w:rPr>
            <w:i/>
          </w:rPr>
          <w:t>ess</w:t>
        </w:r>
      </w:ins>
      <w:ins w:id="6823" w:author="Rev 3 Allen Wirfs-Brock" w:date="2011-08-30T10:46:00Z">
        <w:r w:rsidR="0096712D" w:rsidRPr="00E77497">
          <w:rPr>
            <w:i/>
          </w:rPr>
          <w:t>i</w:t>
        </w:r>
      </w:ins>
      <w:ins w:id="6824"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34318D62" w14:textId="77777777" w:rsidR="00C707BD" w:rsidRPr="00E77497" w:rsidRDefault="00C707BD" w:rsidP="00FA3203">
      <w:pPr>
        <w:pStyle w:val="Alg3"/>
        <w:numPr>
          <w:ilvl w:val="1"/>
          <w:numId w:val="410"/>
        </w:numPr>
        <w:rPr>
          <w:ins w:id="6825" w:author="Allen Wirfs-Brock" w:date="2011-07-01T15:12:00Z"/>
        </w:rPr>
      </w:pPr>
      <w:ins w:id="6826"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6C09B002" w14:textId="77777777" w:rsidR="00C707BD" w:rsidRPr="00E77497" w:rsidRDefault="00C707BD" w:rsidP="00FA3203">
      <w:pPr>
        <w:pStyle w:val="Alg3"/>
        <w:numPr>
          <w:ilvl w:val="1"/>
          <w:numId w:val="410"/>
        </w:numPr>
        <w:rPr>
          <w:ins w:id="6827" w:author="Allen Wirfs-Brock" w:date="2011-07-01T15:12:00Z"/>
        </w:rPr>
      </w:pPr>
      <w:ins w:id="6828" w:author="Allen Wirfs-Brock" w:date="2011-07-01T15:12:00Z">
        <w:r w:rsidRPr="00E77497">
          <w:t xml:space="preserve">Evaluate </w:t>
        </w:r>
        <w:r w:rsidRPr="00E77497">
          <w:rPr>
            <w:i/>
          </w:rPr>
          <w:t>AssignmentPattern</w:t>
        </w:r>
        <w:r w:rsidRPr="00E77497">
          <w:t xml:space="preserve"> using </w:t>
        </w:r>
        <w:r w:rsidRPr="00E77497">
          <w:rPr>
            <w:i/>
          </w:rPr>
          <w:t>vObj</w:t>
        </w:r>
        <w:r w:rsidRPr="00E77497">
          <w:t xml:space="preserve"> as the </w:t>
        </w:r>
        <w:r w:rsidRPr="00E77497">
          <w:rPr>
            <w:rStyle w:val="bnf"/>
          </w:rPr>
          <w:t>obj</w:t>
        </w:r>
        <w:r w:rsidRPr="00E77497">
          <w:rPr>
            <w:i/>
          </w:rPr>
          <w:t xml:space="preserve"> </w:t>
        </w:r>
        <w:r w:rsidRPr="00E77497">
          <w:t>parameter.</w:t>
        </w:r>
      </w:ins>
    </w:p>
    <w:p w14:paraId="4AB21A89" w14:textId="77777777" w:rsidR="00C707BD" w:rsidRPr="00E77497" w:rsidRDefault="00C707BD" w:rsidP="00FA3203">
      <w:pPr>
        <w:pStyle w:val="Alg3"/>
        <w:numPr>
          <w:ilvl w:val="1"/>
          <w:numId w:val="410"/>
        </w:numPr>
        <w:rPr>
          <w:ins w:id="6829" w:author="Allen Wirfs-Brock" w:date="2011-07-01T15:12:00Z"/>
        </w:rPr>
      </w:pPr>
      <w:ins w:id="6830" w:author="Allen Wirfs-Brock" w:date="2011-07-01T15:12:00Z">
        <w:r w:rsidRPr="00E77497">
          <w:t>Return.</w:t>
        </w:r>
      </w:ins>
    </w:p>
    <w:p w14:paraId="2DB0E37F" w14:textId="77777777" w:rsidR="00C707BD" w:rsidRPr="00E77497" w:rsidRDefault="00C707BD" w:rsidP="00FA3203">
      <w:pPr>
        <w:pStyle w:val="Alg3"/>
        <w:numPr>
          <w:ilvl w:val="0"/>
          <w:numId w:val="410"/>
        </w:numPr>
        <w:rPr>
          <w:ins w:id="6831" w:author="Allen Wirfs-Brock" w:date="2011-07-01T15:12:00Z"/>
        </w:rPr>
      </w:pPr>
      <w:ins w:id="6832"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76143DEC" w14:textId="77777777" w:rsidR="00C707BD" w:rsidRPr="00E77497" w:rsidDel="005D4122" w:rsidRDefault="00C707BD" w:rsidP="00FA3203">
      <w:pPr>
        <w:pStyle w:val="Alg3"/>
        <w:numPr>
          <w:ilvl w:val="0"/>
          <w:numId w:val="410"/>
        </w:numPr>
        <w:spacing w:after="240"/>
        <w:rPr>
          <w:ins w:id="6833" w:author="Allen Wirfs-Brock" w:date="2011-07-01T15:12:00Z"/>
          <w:del w:id="6834" w:author="Rev 4 Allen Wirfs-Brock" w:date="2011-10-15T14:44:00Z"/>
        </w:rPr>
      </w:pPr>
      <w:ins w:id="6835" w:author="Allen Wirfs-Brock" w:date="2011-07-01T15:12:00Z">
        <w:r w:rsidRPr="00E77497">
          <w:t>Call PutValue(</w:t>
        </w:r>
        <w:r w:rsidRPr="00E77497">
          <w:rPr>
            <w:i/>
          </w:rPr>
          <w:t>lref</w:t>
        </w:r>
        <w:r w:rsidRPr="00E77497">
          <w:t>,</w:t>
        </w:r>
        <w:r w:rsidRPr="00E77497">
          <w:rPr>
            <w:i/>
          </w:rPr>
          <w:t>v</w:t>
        </w:r>
        <w:r w:rsidRPr="00E77497">
          <w:t>).</w:t>
        </w:r>
      </w:ins>
    </w:p>
    <w:p w14:paraId="01988F2F" w14:textId="77777777" w:rsidR="00C707BD" w:rsidRPr="00E77497" w:rsidRDefault="00C707BD" w:rsidP="00FA3203">
      <w:pPr>
        <w:pStyle w:val="Alg3"/>
        <w:numPr>
          <w:ilvl w:val="0"/>
          <w:numId w:val="410"/>
        </w:numPr>
        <w:spacing w:after="240"/>
        <w:rPr>
          <w:ins w:id="6836" w:author="Allen Wirfs-Brock" w:date="2011-07-01T15:12:00Z"/>
        </w:rPr>
      </w:pPr>
    </w:p>
    <w:p w14:paraId="54B9A8B5" w14:textId="77777777" w:rsidR="005D4122" w:rsidRPr="00B820AB" w:rsidRDefault="00C707BD" w:rsidP="005550F0">
      <w:pPr>
        <w:contextualSpacing/>
        <w:rPr>
          <w:ins w:id="6837" w:author="Rev 4 Allen Wirfs-Brock" w:date="2011-10-15T14:44:00Z"/>
          <w:rFonts w:ascii="Courier New" w:hAnsi="Courier New" w:cs="Courier New"/>
          <w:b/>
        </w:rPr>
      </w:pPr>
      <w:ins w:id="6838" w:author="Allen Wirfs-Brock" w:date="2011-07-01T15:12:00Z">
        <w:del w:id="6839" w:author="Rev 4 Allen Wirfs-Brock" w:date="2011-10-15T14:44:00Z">
          <w:r w:rsidRPr="00E77497" w:rsidDel="005D4122">
            <w:delText xml:space="preserve">The </w:delText>
          </w:r>
        </w:del>
      </w:ins>
      <w:ins w:id="6840" w:author="Allen Wirfs-Brock" w:date="2011-07-01T15:15:00Z">
        <w:del w:id="6841" w:author="Rev 4 Allen Wirfs-Brock" w:date="2011-10-15T14:44:00Z">
          <w:r w:rsidR="00697CC4" w:rsidRPr="00E77497" w:rsidDel="005D4122">
            <w:delText xml:space="preserve">supplemental </w:delText>
          </w:r>
        </w:del>
      </w:ins>
      <w:ins w:id="6842" w:author="Allen Wirfs-Brock" w:date="2011-07-01T15:12:00Z">
        <w:del w:id="6843" w:author="Rev 4 Allen Wirfs-Brock" w:date="2011-10-15T14:44:00Z">
          <w:r w:rsidRPr="00E77497" w:rsidDel="005D4122">
            <w:delText xml:space="preserve">production </w:delText>
          </w:r>
        </w:del>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ins>
      <w:ins w:id="6844" w:author="Rev 3 Allen Wirfs-Brock" w:date="2011-09-11T11:05:00Z">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ins>
      <w:ins w:id="6845" w:author="Allen Wirfs-Brock" w:date="2011-07-01T15:12:00Z">
        <w:del w:id="6846" w:author="Rev 3 Allen Wirfs-Brock" w:date="2011-09-11T11:05:00Z">
          <w:r w:rsidRPr="006B6D0A" w:rsidDel="000E305D">
            <w:delText xml:space="preserve"> </w:delText>
          </w:r>
        </w:del>
        <w:r w:rsidRPr="006B6D0A">
          <w:rPr>
            <w:rStyle w:val="bnf"/>
          </w:rPr>
          <w:t>AssignmentRestElement</w:t>
        </w:r>
        <w:r w:rsidRPr="00E65A34">
          <w:rPr>
            <w:rFonts w:cs="Arial"/>
            <w:i/>
            <w:vertAlign w:val="subscript"/>
          </w:rPr>
          <w:t xml:space="preserve"> </w:t>
        </w:r>
        <w:r w:rsidRPr="009C202C">
          <w:rPr>
            <w:rFonts w:ascii="Courier New" w:hAnsi="Courier New" w:cs="Courier New"/>
            <w:b/>
          </w:rPr>
          <w:t>]</w:t>
        </w:r>
      </w:ins>
    </w:p>
    <w:p w14:paraId="718A0F27" w14:textId="77777777" w:rsidR="00C707BD" w:rsidRPr="00E77497" w:rsidDel="005D43BD" w:rsidRDefault="00C707BD" w:rsidP="005550F0">
      <w:pPr>
        <w:ind w:left="360"/>
        <w:rPr>
          <w:ins w:id="6847" w:author="Allen Wirfs-Brock" w:date="2011-07-01T15:12:00Z"/>
          <w:del w:id="6848" w:author="Rev 4 Allen Wirfs-Brock" w:date="2011-11-07T10:58:00Z"/>
        </w:rPr>
      </w:pPr>
      <w:ins w:id="6849" w:author="Allen Wirfs-Brock" w:date="2011-07-01T15:12:00Z">
        <w:del w:id="6850" w:author="Rev 4 Allen Wirfs-Brock" w:date="2011-10-15T14:44:00Z">
          <w:r w:rsidRPr="00B820AB" w:rsidDel="005D4122">
            <w:rPr>
              <w:rFonts w:ascii="Courier New" w:hAnsi="Courier New" w:cs="Courier New"/>
              <w:b/>
            </w:rPr>
            <w:delText xml:space="preserve"> </w:delText>
          </w:r>
          <w:r w:rsidRPr="00675B74" w:rsidDel="005D4122">
            <w:delText xml:space="preserve">is evaluated </w:delText>
          </w:r>
        </w:del>
        <w:del w:id="6851" w:author="Rev 4 Allen Wirfs-Brock" w:date="2011-11-07T10:58:00Z">
          <w:r w:rsidRPr="00E77497" w:rsidDel="005D43BD">
            <w:delText xml:space="preserve">with </w:delText>
          </w:r>
        </w:del>
        <w:del w:id="6852" w:author="Rev 4 Allen Wirfs-Brock" w:date="2011-10-15T14:45:00Z">
          <w:r w:rsidRPr="00E77497" w:rsidDel="005D4122">
            <w:delText xml:space="preserve">the </w:delText>
          </w:r>
        </w:del>
        <w:del w:id="6853"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6854" w:author="Rev 4 Allen Wirfs-Brock" w:date="2011-10-15T14:45:00Z">
          <w:r w:rsidRPr="00E77497" w:rsidDel="005D4122">
            <w:delText>as follows:</w:delText>
          </w:r>
        </w:del>
      </w:ins>
    </w:p>
    <w:p w14:paraId="587449F2" w14:textId="77777777" w:rsidR="000E305D" w:rsidRPr="00E77497" w:rsidRDefault="000E305D" w:rsidP="00FA3203">
      <w:pPr>
        <w:pStyle w:val="Alg3"/>
        <w:numPr>
          <w:ilvl w:val="0"/>
          <w:numId w:val="411"/>
        </w:numPr>
        <w:rPr>
          <w:ins w:id="6855" w:author="Rev 3 Allen Wirfs-Brock" w:date="2011-09-11T11:05:00Z"/>
        </w:rPr>
      </w:pPr>
      <w:ins w:id="6856" w:author="Rev 3 Allen Wirfs-Brock" w:date="2011-09-11T11:0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0045AFA5" w14:textId="77777777" w:rsidR="00C707BD" w:rsidRPr="00E77497" w:rsidDel="005D4122" w:rsidRDefault="006B1B28" w:rsidP="00FA3203">
      <w:pPr>
        <w:pStyle w:val="Alg3"/>
        <w:numPr>
          <w:ilvl w:val="0"/>
          <w:numId w:val="411"/>
        </w:numPr>
        <w:spacing w:after="240"/>
        <w:contextualSpacing/>
        <w:rPr>
          <w:ins w:id="6857" w:author="Allen Wirfs-Brock" w:date="2011-07-01T15:12:00Z"/>
          <w:del w:id="6858" w:author="Rev 4 Allen Wirfs-Brock" w:date="2011-10-15T14:45:00Z"/>
        </w:rPr>
      </w:pPr>
      <w:ins w:id="6859" w:author="Rev 4 Allen Wirfs-Brock" w:date="2011-11-07T11:03:00Z">
        <w:r>
          <w:t>Perform Indexed Destructuring Assignment Evaluation of</w:t>
        </w:r>
        <w:r w:rsidRPr="00E77497">
          <w:t xml:space="preserve"> </w:t>
        </w:r>
      </w:ins>
      <w:ins w:id="6860" w:author="Allen Wirfs-Brock" w:date="2011-07-01T15:12:00Z">
        <w:del w:id="6861" w:author="Rev 4 Allen Wirfs-Brock" w:date="2011-11-07T11:03:00Z">
          <w:r w:rsidR="00C707BD" w:rsidRPr="00E77497" w:rsidDel="006B1B28">
            <w:delText xml:space="preserve">Evaluate </w:delText>
          </w:r>
        </w:del>
        <w:r w:rsidR="00C707BD" w:rsidRPr="00E77497">
          <w:rPr>
            <w:rStyle w:val="bnf"/>
          </w:rPr>
          <w:t>AssignmentRestElement</w:t>
        </w:r>
        <w:r w:rsidR="00C707BD" w:rsidRPr="00E77497">
          <w:rPr>
            <w:rFonts w:ascii="Courier New" w:hAnsi="Courier New" w:cs="Courier New"/>
            <w:b/>
          </w:rPr>
          <w:t xml:space="preserve"> </w:t>
        </w:r>
      </w:ins>
      <w:ins w:id="6862" w:author="Rev 4 Allen Wirfs-Brock" w:date="2011-11-07T11:13:00Z">
        <w:r w:rsidR="00C7794D">
          <w:t>with</w:t>
        </w:r>
        <w:r w:rsidR="00C7794D" w:rsidRPr="00E77497">
          <w:t xml:space="preserve"> </w:t>
        </w:r>
      </w:ins>
      <w:ins w:id="6863" w:author="Allen Wirfs-Brock" w:date="2011-07-01T15:12:00Z">
        <w:del w:id="6864" w:author="Rev 4 Allen Wirfs-Brock" w:date="2011-11-07T11:13:00Z">
          <w:r w:rsidR="00C707BD" w:rsidRPr="00E77497" w:rsidDel="00C7794D">
            <w:delText xml:space="preserve">using </w:delText>
          </w:r>
        </w:del>
        <w:del w:id="6865" w:author="Rev 4 Allen Wirfs-Brock" w:date="2011-11-07T11:09:00Z">
          <w:r w:rsidR="00C707BD" w:rsidRPr="00E77497" w:rsidDel="006B1B28">
            <w:rPr>
              <w:i/>
            </w:rPr>
            <w:delText>obj</w:delText>
          </w:r>
          <w:r w:rsidR="00C707BD" w:rsidRPr="00E77497" w:rsidDel="006B1B28">
            <w:delText xml:space="preserve"> 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6866" w:author="Rev 3 Allen Wirfs-Brock" w:date="2011-09-11T11:06:00Z">
        <w:r w:rsidR="000E305D" w:rsidRPr="00E77497">
          <w:rPr>
            <w:i/>
          </w:rPr>
          <w:t>skip</w:t>
        </w:r>
        <w:r w:rsidR="000E305D" w:rsidRPr="00E77497">
          <w:t xml:space="preserve"> </w:t>
        </w:r>
      </w:ins>
      <w:ins w:id="6867" w:author="Allen Wirfs-Brock" w:date="2011-07-01T15:12:00Z">
        <w:del w:id="6868" w:author="Rev 3 Allen Wirfs-Brock" w:date="2011-09-11T11:06:00Z">
          <w:r w:rsidR="00C707BD" w:rsidRPr="00E77497" w:rsidDel="000E305D">
            <w:delText xml:space="preserve">0 </w:delText>
          </w:r>
        </w:del>
        <w:r w:rsidR="00C707BD" w:rsidRPr="00E77497">
          <w:t xml:space="preserve">as the </w:t>
        </w:r>
        <w:del w:id="6869" w:author="Rev 4 Allen Wirfs-Brock" w:date="2011-11-07T11:09:00Z">
          <w:r w:rsidR="00C707BD" w:rsidRPr="00E77497" w:rsidDel="006B1B28">
            <w:rPr>
              <w:i/>
            </w:rPr>
            <w:delText>index</w:delText>
          </w:r>
          <w:r w:rsidR="00C707BD" w:rsidRPr="00E77497" w:rsidDel="006B1B28">
            <w:delText xml:space="preserve"> </w:delText>
          </w:r>
        </w:del>
      </w:ins>
      <w:ins w:id="6870" w:author="Rev 4 Allen Wirfs-Brock" w:date="2011-11-07T11:09:00Z">
        <w:r>
          <w:t>arguments</w:t>
        </w:r>
      </w:ins>
      <w:ins w:id="6871" w:author="Allen Wirfs-Brock" w:date="2011-07-01T15:12:00Z">
        <w:del w:id="6872" w:author="Rev 4 Allen Wirfs-Brock" w:date="2011-11-07T11:09:00Z">
          <w:r w:rsidR="00C707BD" w:rsidRPr="00E77497" w:rsidDel="006B1B28">
            <w:delText>parameter</w:delText>
          </w:r>
        </w:del>
        <w:r w:rsidR="00C707BD" w:rsidRPr="00E77497">
          <w:t>.</w:t>
        </w:r>
      </w:ins>
    </w:p>
    <w:p w14:paraId="0C70018B" w14:textId="77777777" w:rsidR="00C707BD" w:rsidRPr="00E77497" w:rsidRDefault="00C707BD" w:rsidP="00FA3203">
      <w:pPr>
        <w:pStyle w:val="Alg3"/>
        <w:numPr>
          <w:ilvl w:val="0"/>
          <w:numId w:val="411"/>
        </w:numPr>
        <w:spacing w:after="240"/>
        <w:contextualSpacing/>
        <w:rPr>
          <w:ins w:id="6873" w:author="Allen Wirfs-Brock" w:date="2011-07-01T15:12:00Z"/>
        </w:rPr>
      </w:pPr>
    </w:p>
    <w:p w14:paraId="3FF7F89B" w14:textId="77777777" w:rsidR="001837C6" w:rsidRPr="00E77497" w:rsidRDefault="001837C6" w:rsidP="001837C6">
      <w:pPr>
        <w:contextualSpacing/>
        <w:jc w:val="left"/>
        <w:rPr>
          <w:ins w:id="6874" w:author="Rev 5 Allen Wirfs-Brock" w:date="2012-01-03T17:30:00Z"/>
        </w:rPr>
      </w:pPr>
      <w:ins w:id="6875" w:author="Rev 5 Allen Wirfs-Brock" w:date="2012-01-03T17:30:00Z">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ins>
    </w:p>
    <w:p w14:paraId="270922A0" w14:textId="77777777" w:rsidR="001837C6" w:rsidRPr="00E77497" w:rsidRDefault="00025F06" w:rsidP="00FA3203">
      <w:pPr>
        <w:pStyle w:val="Alg3"/>
        <w:numPr>
          <w:ilvl w:val="0"/>
          <w:numId w:val="412"/>
        </w:numPr>
        <w:spacing w:after="240"/>
        <w:rPr>
          <w:ins w:id="6876" w:author="Rev 5 Allen Wirfs-Brock" w:date="2012-01-03T17:30:00Z"/>
        </w:rPr>
      </w:pPr>
      <w:ins w:id="6877" w:author="Rev 5 Allen Wirfs-Brock" w:date="2012-01-03T17:31:00Z">
        <w:r>
          <w:t>Perform</w:t>
        </w:r>
      </w:ins>
      <w:ins w:id="6878" w:author="Rev 5 Allen Wirfs-Brock" w:date="2012-01-03T17:30:00Z">
        <w:r w:rsidR="001837C6">
          <w:t xml:space="preserve"> Indexed Destructuring Assignment Evaluation of</w:t>
        </w:r>
        <w:r w:rsidR="001837C6" w:rsidRPr="00E77497">
          <w:t xml:space="preserve"> </w:t>
        </w:r>
        <w:r w:rsidR="001837C6" w:rsidRPr="00E77497">
          <w:rPr>
            <w:rStyle w:val="bnf"/>
          </w:rPr>
          <w:t>AssignmentElementList</w:t>
        </w:r>
        <w:r w:rsidR="001837C6" w:rsidRPr="00E77497">
          <w:rPr>
            <w:rFonts w:ascii="Courier New" w:hAnsi="Courier New" w:cs="Courier New"/>
            <w:b/>
          </w:rPr>
          <w:t xml:space="preserve"> </w:t>
        </w:r>
        <w:r w:rsidR="001837C6" w:rsidRPr="00E77497">
          <w:t xml:space="preserve">using </w:t>
        </w:r>
        <w:r w:rsidR="001837C6" w:rsidRPr="00E77497">
          <w:rPr>
            <w:i/>
          </w:rPr>
          <w:t>obj</w:t>
        </w:r>
        <w:r w:rsidR="001837C6" w:rsidRPr="00E77497">
          <w:t xml:space="preserve"> and 0 as the </w:t>
        </w:r>
        <w:r w:rsidR="001837C6">
          <w:t>arguments</w:t>
        </w:r>
        <w:r w:rsidR="001837C6" w:rsidRPr="00E77497">
          <w:t>.</w:t>
        </w:r>
      </w:ins>
    </w:p>
    <w:p w14:paraId="248213E4" w14:textId="77777777" w:rsidR="005D4122" w:rsidRPr="00E77497" w:rsidRDefault="00C707BD" w:rsidP="005550F0">
      <w:pPr>
        <w:contextualSpacing/>
        <w:jc w:val="left"/>
        <w:rPr>
          <w:ins w:id="6879" w:author="Rev 4 Allen Wirfs-Brock" w:date="2011-10-15T14:46:00Z"/>
        </w:rPr>
      </w:pPr>
      <w:ins w:id="6880" w:author="Allen Wirfs-Brock" w:date="2011-07-01T15:12:00Z">
        <w:del w:id="6881" w:author="Rev 4 Allen Wirfs-Brock" w:date="2011-10-15T14:45:00Z">
          <w:r w:rsidRPr="00E77497" w:rsidDel="005D4122">
            <w:delText xml:space="preserve">The </w:delText>
          </w:r>
        </w:del>
      </w:ins>
      <w:ins w:id="6882" w:author="Allen Wirfs-Brock" w:date="2011-07-01T15:15:00Z">
        <w:del w:id="6883" w:author="Rev 4 Allen Wirfs-Brock" w:date="2011-10-15T14:45:00Z">
          <w:r w:rsidR="00697CC4" w:rsidRPr="00E77497" w:rsidDel="005D4122">
            <w:delText xml:space="preserve">supplemental </w:delText>
          </w:r>
        </w:del>
      </w:ins>
      <w:ins w:id="6884" w:author="Allen Wirfs-Brock" w:date="2011-07-01T15:12:00Z">
        <w:del w:id="6885" w:author="Rev 4 Allen Wirfs-Brock" w:date="2011-10-15T14:45:00Z">
          <w:r w:rsidRPr="00E77497" w:rsidDel="005D4122">
            <w:delText>production</w:delText>
          </w:r>
        </w:del>
      </w:ins>
      <w:ins w:id="6886" w:author="Allen Wirfs-Brock" w:date="2011-07-01T15:16:00Z">
        <w:del w:id="6887" w:author="Rev 4 Allen Wirfs-Brock" w:date="2011-10-15T14:45:00Z">
          <w:r w:rsidR="00697CC4" w:rsidRPr="00E77497" w:rsidDel="005D4122">
            <w:br/>
          </w:r>
        </w:del>
      </w:ins>
      <w:ins w:id="6888" w:author="Allen Wirfs-Brock" w:date="2011-07-01T15:12:00Z">
        <w:del w:id="6889" w:author="Rev 4 Allen Wirfs-Brock" w:date="2011-10-15T14:45:00Z">
          <w:r w:rsidRPr="00E77497" w:rsidDel="005D4122">
            <w:delText xml:space="preserve"> </w:delText>
          </w:r>
        </w:del>
      </w:ins>
      <w:ins w:id="6890" w:author="Rev 3 Allen Wirfs-Brock" w:date="2011-08-30T11:22:00Z">
        <w:r w:rsidR="00620189" w:rsidRPr="00E77497">
          <w:rPr>
            <w:rStyle w:val="bnf"/>
          </w:rPr>
          <w:t xml:space="preserve">ArrayAssignmentPattern </w:t>
        </w:r>
      </w:ins>
      <w:ins w:id="6891" w:author="Allen Wirfs-Brock" w:date="2011-07-01T15:12:00Z">
        <w:del w:id="6892" w:author="Rev 3 Allen Wirfs-Brock" w:date="2011-08-30T11:22:00Z">
          <w:r w:rsidRPr="00E77497" w:rsidDel="00620189">
            <w:rPr>
              <w:rStyle w:val="bnf"/>
            </w:rPr>
            <w:delText xml:space="preserve">AssignmentPropertyList </w:delText>
          </w:r>
        </w:del>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Pr="00E77497">
          <w:rPr>
            <w:rFonts w:ascii="Courier New" w:hAnsi="Courier New" w:cs="Courier New"/>
            <w:b/>
            <w:i/>
          </w:rPr>
          <w:t xml:space="preserve"> </w:t>
        </w:r>
        <w:r w:rsidRPr="00E77497">
          <w:rPr>
            <w:rFonts w:ascii="Courier New" w:hAnsi="Courier New" w:cs="Courier New"/>
            <w:b/>
          </w:rPr>
          <w:t>,</w:t>
        </w:r>
        <w:r w:rsidRPr="00E77497">
          <w:rPr>
            <w:rFonts w:ascii="Courier New" w:hAnsi="Courier New" w:cs="Courier New"/>
            <w:b/>
            <w:i/>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AssignmentRestElement</w:t>
        </w:r>
        <w:r w:rsidRPr="00E77497">
          <w:rPr>
            <w:rStyle w:val="bnf"/>
            <w:rFonts w:ascii="Arial" w:hAnsi="Arial" w:cs="Arial"/>
            <w:i w:val="0"/>
            <w:vertAlign w:val="subscript"/>
          </w:rPr>
          <w:t>opt</w:t>
        </w:r>
        <w:r w:rsidRPr="00E77497">
          <w:rPr>
            <w:rFonts w:cs="Arial"/>
            <w:i/>
            <w:vertAlign w:val="subscript"/>
          </w:rPr>
          <w:t xml:space="preserve"> </w:t>
        </w:r>
        <w:r w:rsidRPr="00E77497">
          <w:rPr>
            <w:rFonts w:ascii="Courier New" w:hAnsi="Courier New" w:cs="Courier New"/>
            <w:b/>
          </w:rPr>
          <w:t>]</w:t>
        </w:r>
      </w:ins>
      <w:ins w:id="6893" w:author="Allen Wirfs-Brock" w:date="2011-07-01T15:17:00Z">
        <w:del w:id="6894" w:author="Rev 4 Allen Wirfs-Brock" w:date="2011-10-15T14:46:00Z">
          <w:r w:rsidR="00697CC4" w:rsidRPr="00E77497" w:rsidDel="005D4122">
            <w:br/>
          </w:r>
        </w:del>
      </w:ins>
    </w:p>
    <w:p w14:paraId="2D41DB69" w14:textId="77777777" w:rsidR="00C707BD" w:rsidRPr="00E77497" w:rsidDel="005D43BD" w:rsidRDefault="00C707BD" w:rsidP="005550F0">
      <w:pPr>
        <w:ind w:left="360"/>
        <w:jc w:val="left"/>
        <w:rPr>
          <w:ins w:id="6895" w:author="Allen Wirfs-Brock" w:date="2011-07-01T15:12:00Z"/>
          <w:del w:id="6896" w:author="Rev 4 Allen Wirfs-Brock" w:date="2011-11-07T10:59:00Z"/>
        </w:rPr>
      </w:pPr>
      <w:ins w:id="6897" w:author="Allen Wirfs-Brock" w:date="2011-07-01T15:12:00Z">
        <w:del w:id="6898" w:author="Rev 4 Allen Wirfs-Brock" w:date="2011-10-15T14:45:00Z">
          <w:r w:rsidRPr="00E77497" w:rsidDel="005D4122">
            <w:delText xml:space="preserve">is evaluated </w:delText>
          </w:r>
        </w:del>
        <w:del w:id="6899" w:author="Rev 4 Allen Wirfs-Brock" w:date="2011-11-07T10:59:00Z">
          <w:r w:rsidRPr="00E77497" w:rsidDel="005D43BD">
            <w:delText xml:space="preserve">with </w:delText>
          </w:r>
        </w:del>
        <w:del w:id="6900" w:author="Rev 4 Allen Wirfs-Brock" w:date="2011-10-15T14:46:00Z">
          <w:r w:rsidRPr="00E77497" w:rsidDel="005D4122">
            <w:delText xml:space="preserve">the </w:delText>
          </w:r>
        </w:del>
        <w:del w:id="6901" w:author="Rev 4 Allen Wirfs-Brock" w:date="2011-11-07T10:59:00Z">
          <w:r w:rsidRPr="00E77497" w:rsidDel="005D43BD">
            <w:delText xml:space="preserve">parameter </w:delText>
          </w:r>
          <w:r w:rsidRPr="00E77497" w:rsidDel="005D43BD">
            <w:rPr>
              <w:rStyle w:val="bnf"/>
            </w:rPr>
            <w:delText>obj</w:delText>
          </w:r>
          <w:r w:rsidRPr="00E77497" w:rsidDel="005D43BD">
            <w:delText xml:space="preserve"> </w:delText>
          </w:r>
        </w:del>
        <w:del w:id="6902" w:author="Rev 4 Allen Wirfs-Brock" w:date="2011-10-15T14:46:00Z">
          <w:r w:rsidRPr="00E77497" w:rsidDel="005D4122">
            <w:delText>as follows:</w:delText>
          </w:r>
        </w:del>
      </w:ins>
    </w:p>
    <w:p w14:paraId="528B0CDB" w14:textId="77777777" w:rsidR="00C707BD" w:rsidRPr="00E77497" w:rsidRDefault="00C707BD" w:rsidP="00FA3203">
      <w:pPr>
        <w:pStyle w:val="Alg3"/>
        <w:numPr>
          <w:ilvl w:val="0"/>
          <w:numId w:val="412"/>
        </w:numPr>
        <w:rPr>
          <w:ins w:id="6903" w:author="Allen Wirfs-Brock" w:date="2011-07-01T15:12:00Z"/>
        </w:rPr>
      </w:pPr>
      <w:ins w:id="6904" w:author="Allen Wirfs-Brock" w:date="2011-07-01T15:12:00Z">
        <w:r w:rsidRPr="00E77497">
          <w:t xml:space="preserve">Let </w:t>
        </w:r>
        <w:del w:id="6905" w:author="Rev 3 Allen Wirfs-Brock" w:date="2011-09-11T12:45:00Z">
          <w:r w:rsidRPr="00E77497" w:rsidDel="00D8162F">
            <w:rPr>
              <w:i/>
            </w:rPr>
            <w:delText>index</w:delText>
          </w:r>
        </w:del>
      </w:ins>
      <w:ins w:id="6906" w:author="Rev 3 Allen Wirfs-Brock" w:date="2011-09-11T12:45:00Z">
        <w:r w:rsidR="00D8162F" w:rsidRPr="00E77497">
          <w:rPr>
            <w:i/>
          </w:rPr>
          <w:t>lastIndex</w:t>
        </w:r>
      </w:ins>
      <w:ins w:id="6907" w:author="Allen Wirfs-Brock" w:date="2011-07-01T15:12:00Z">
        <w:r w:rsidRPr="00E77497">
          <w:t xml:space="preserve"> be the result of </w:t>
        </w:r>
      </w:ins>
      <w:ins w:id="6908" w:author="Rev 4 Allen Wirfs-Brock" w:date="2011-11-07T11:04:00Z">
        <w:r w:rsidR="006B1B28">
          <w:t>p</w:t>
        </w:r>
      </w:ins>
      <w:ins w:id="6909" w:author="Rev 4 Allen Wirfs-Brock" w:date="2011-11-07T11:03:00Z">
        <w:r w:rsidR="006B1B28">
          <w:t>erform</w:t>
        </w:r>
      </w:ins>
      <w:ins w:id="6910" w:author="Rev 4 Allen Wirfs-Brock" w:date="2011-11-07T11:04:00Z">
        <w:r w:rsidR="006B1B28">
          <w:t>ing Indexed</w:t>
        </w:r>
      </w:ins>
      <w:ins w:id="6911" w:author="Rev 4 Allen Wirfs-Brock" w:date="2011-11-07T11:03:00Z">
        <w:r w:rsidR="006B1B28">
          <w:t xml:space="preserve"> Destructuring Assignment Evaluation of</w:t>
        </w:r>
        <w:r w:rsidR="006B1B28" w:rsidRPr="00E77497">
          <w:t xml:space="preserve"> </w:t>
        </w:r>
      </w:ins>
      <w:ins w:id="6912" w:author="Allen Wirfs-Brock" w:date="2011-07-01T15:12:00Z">
        <w:del w:id="6913" w:author="Rev 4 Allen Wirfs-Brock" w:date="2011-11-07T11:03:00Z">
          <w:r w:rsidRPr="00E77497" w:rsidDel="006B1B28">
            <w:delText xml:space="preserve">evaluating </w:delText>
          </w:r>
        </w:del>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w:t>
        </w:r>
        <w:del w:id="6914" w:author="Rev 4 Allen Wirfs-Brock" w:date="2011-11-07T11:09: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0 as the </w:t>
        </w:r>
        <w:del w:id="6915" w:author="Rev 4 Allen Wirfs-Brock" w:date="2011-11-07T11:09:00Z">
          <w:r w:rsidRPr="00E77497" w:rsidDel="006B1B28">
            <w:rPr>
              <w:i/>
            </w:rPr>
            <w:delText>index</w:delText>
          </w:r>
          <w:r w:rsidRPr="00E77497" w:rsidDel="006B1B28">
            <w:delText xml:space="preserve"> </w:delText>
          </w:r>
        </w:del>
      </w:ins>
      <w:ins w:id="6916" w:author="Rev 4 Allen Wirfs-Brock" w:date="2011-11-07T11:09:00Z">
        <w:r w:rsidR="006B1B28">
          <w:t>arguments</w:t>
        </w:r>
      </w:ins>
      <w:ins w:id="6917" w:author="Allen Wirfs-Brock" w:date="2011-07-01T15:12:00Z">
        <w:del w:id="6918" w:author="Rev 4 Allen Wirfs-Brock" w:date="2011-11-07T11:09:00Z">
          <w:r w:rsidRPr="00E77497" w:rsidDel="006B1B28">
            <w:delText>parameter</w:delText>
          </w:r>
        </w:del>
        <w:r w:rsidRPr="00E77497">
          <w:t>.</w:t>
        </w:r>
      </w:ins>
    </w:p>
    <w:p w14:paraId="3B7912DD" w14:textId="77777777" w:rsidR="00C707BD" w:rsidRPr="00E77497" w:rsidRDefault="00C707BD" w:rsidP="00FA3203">
      <w:pPr>
        <w:pStyle w:val="Alg3"/>
        <w:numPr>
          <w:ilvl w:val="0"/>
          <w:numId w:val="412"/>
        </w:numPr>
        <w:rPr>
          <w:ins w:id="6919" w:author="Allen Wirfs-Brock" w:date="2011-07-01T15:12:00Z"/>
        </w:rPr>
      </w:pPr>
      <w:ins w:id="6920"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ED571F1" w14:textId="77777777" w:rsidR="00C707BD" w:rsidRPr="00E77497" w:rsidDel="00C0486D" w:rsidRDefault="00C707BD" w:rsidP="00FA3203">
      <w:pPr>
        <w:pStyle w:val="Alg3"/>
        <w:numPr>
          <w:ilvl w:val="0"/>
          <w:numId w:val="412"/>
        </w:numPr>
        <w:spacing w:after="240"/>
        <w:rPr>
          <w:ins w:id="6921" w:author="Allen Wirfs-Brock" w:date="2011-07-01T15:12:00Z"/>
          <w:del w:id="6922" w:author="Rev 4 Allen Wirfs-Brock" w:date="2011-10-15T14:47:00Z"/>
        </w:rPr>
      </w:pPr>
      <w:ins w:id="6923" w:author="Allen Wirfs-Brock" w:date="2011-07-01T15:12:00Z">
        <w:r w:rsidRPr="00E77497">
          <w:t xml:space="preserve">If </w:t>
        </w:r>
        <w:r w:rsidRPr="00E77497">
          <w:rPr>
            <w:rStyle w:val="bnf"/>
          </w:rPr>
          <w:t>AssignmentRestElement</w:t>
        </w:r>
        <w:r w:rsidRPr="00E77497">
          <w:t xml:space="preserve"> is present, then </w:t>
        </w:r>
      </w:ins>
      <w:ins w:id="6924" w:author="Rev 4 Allen Wirfs-Brock" w:date="2011-11-07T11:04:00Z">
        <w:r w:rsidR="006B1B28">
          <w:t>perform Indexed Destructuring Assignment Evaluation of</w:t>
        </w:r>
        <w:r w:rsidR="006B1B28" w:rsidRPr="00E77497">
          <w:t xml:space="preserve"> </w:t>
        </w:r>
      </w:ins>
      <w:ins w:id="6925" w:author="Allen Wirfs-Brock" w:date="2011-07-01T15:12:00Z">
        <w:del w:id="6926" w:author="Rev 4 Allen Wirfs-Brock" w:date="2011-11-07T11:04:00Z">
          <w:r w:rsidRPr="00E77497" w:rsidDel="006B1B28">
            <w:delText xml:space="preserve">evaluate </w:delText>
          </w:r>
        </w:del>
        <w:r w:rsidRPr="00E77497">
          <w:rPr>
            <w:rStyle w:val="bnf"/>
          </w:rPr>
          <w:t>AssignmentRestElement</w:t>
        </w:r>
        <w:r w:rsidRPr="00E77497">
          <w:rPr>
            <w:rFonts w:ascii="Courier New" w:hAnsi="Courier New" w:cs="Courier New"/>
            <w:b/>
          </w:rPr>
          <w:t xml:space="preserve"> </w:t>
        </w:r>
      </w:ins>
      <w:ins w:id="6927" w:author="Rev 4 Allen Wirfs-Brock" w:date="2011-11-07T11:14:00Z">
        <w:r w:rsidR="00C7794D">
          <w:t>with</w:t>
        </w:r>
        <w:r w:rsidR="00C7794D" w:rsidRPr="00E77497">
          <w:t xml:space="preserve"> </w:t>
        </w:r>
      </w:ins>
      <w:ins w:id="6928" w:author="Allen Wirfs-Brock" w:date="2011-07-01T15:12:00Z">
        <w:del w:id="6929" w:author="Rev 4 Allen Wirfs-Brock" w:date="2011-11-07T11:14:00Z">
          <w:r w:rsidRPr="00E77497" w:rsidDel="00C7794D">
            <w:delText xml:space="preserve">using </w:delText>
          </w:r>
        </w:del>
        <w:r w:rsidRPr="00E77497">
          <w:rPr>
            <w:i/>
          </w:rPr>
          <w:t>obj</w:t>
        </w:r>
        <w:r w:rsidRPr="00E77497">
          <w:t xml:space="preserve"> </w:t>
        </w:r>
        <w:del w:id="6930"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6931" w:author="Rev 3 Allen Wirfs-Brock" w:date="2011-09-11T12:45:00Z">
          <w:r w:rsidRPr="00E77497" w:rsidDel="00D8162F">
            <w:rPr>
              <w:i/>
            </w:rPr>
            <w:delText>i</w:delText>
          </w:r>
        </w:del>
      </w:ins>
      <w:ins w:id="6932" w:author="Rev 3 Allen Wirfs-Brock" w:date="2011-09-11T12:45:00Z">
        <w:r w:rsidR="00D8162F" w:rsidRPr="00E77497">
          <w:rPr>
            <w:i/>
          </w:rPr>
          <w:t>lastI</w:t>
        </w:r>
      </w:ins>
      <w:ins w:id="6933" w:author="Allen Wirfs-Brock" w:date="2011-07-01T15:12:00Z">
        <w:r w:rsidRPr="00E77497">
          <w:rPr>
            <w:i/>
          </w:rPr>
          <w:t>ndex</w:t>
        </w:r>
        <w:r w:rsidRPr="00E77497">
          <w:t>+</w:t>
        </w:r>
        <w:r w:rsidRPr="00E77497">
          <w:rPr>
            <w:i/>
          </w:rPr>
          <w:t>skip</w:t>
        </w:r>
        <w:r w:rsidRPr="00E77497">
          <w:t xml:space="preserve"> as the </w:t>
        </w:r>
        <w:del w:id="6934" w:author="Rev 4 Allen Wirfs-Brock" w:date="2011-11-07T11:09:00Z">
          <w:r w:rsidRPr="00E77497" w:rsidDel="006B1B28">
            <w:rPr>
              <w:i/>
            </w:rPr>
            <w:delText>index</w:delText>
          </w:r>
          <w:r w:rsidRPr="00E77497" w:rsidDel="006B1B28">
            <w:delText xml:space="preserve"> </w:delText>
          </w:r>
        </w:del>
      </w:ins>
      <w:ins w:id="6935" w:author="Rev 4 Allen Wirfs-Brock" w:date="2011-11-07T11:08:00Z">
        <w:r w:rsidR="006B1B28">
          <w:t>arguments</w:t>
        </w:r>
      </w:ins>
      <w:ins w:id="6936" w:author="Allen Wirfs-Brock" w:date="2011-07-01T15:12:00Z">
        <w:del w:id="6937" w:author="Rev 4 Allen Wirfs-Brock" w:date="2011-11-07T11:08:00Z">
          <w:r w:rsidRPr="00E77497" w:rsidDel="006B1B28">
            <w:delText>parameter</w:delText>
          </w:r>
        </w:del>
        <w:r w:rsidRPr="00E77497">
          <w:t>.</w:t>
        </w:r>
      </w:ins>
    </w:p>
    <w:p w14:paraId="4D80F33B" w14:textId="77777777" w:rsidR="00C707BD" w:rsidRPr="00E77497" w:rsidRDefault="00C707BD" w:rsidP="00FA3203">
      <w:pPr>
        <w:pStyle w:val="Alg3"/>
        <w:numPr>
          <w:ilvl w:val="0"/>
          <w:numId w:val="412"/>
        </w:numPr>
        <w:spacing w:after="240"/>
        <w:rPr>
          <w:ins w:id="6938" w:author="Allen Wirfs-Brock" w:date="2011-07-01T15:12:00Z"/>
        </w:rPr>
      </w:pPr>
    </w:p>
    <w:p w14:paraId="66FFFF9D" w14:textId="77777777" w:rsidR="005D43BD" w:rsidRPr="00E77497" w:rsidRDefault="005D43BD" w:rsidP="005D43BD">
      <w:pPr>
        <w:rPr>
          <w:ins w:id="6939" w:author="Rev 4 Allen Wirfs-Brock" w:date="2011-11-07T10:59:00Z"/>
        </w:rPr>
      </w:pPr>
      <w:ins w:id="6940" w:author="Rev 4 Allen Wirfs-Brock" w:date="2011-11-07T10:59:00Z">
        <w:r w:rsidRPr="00E77497">
          <w:rPr>
            <w:rFonts w:ascii="Helvetica" w:hAnsi="Helvetica"/>
            <w:b/>
          </w:rPr>
          <w:t xml:space="preserve">Runtime Semantics: </w:t>
        </w:r>
      </w:ins>
      <w:ins w:id="6941" w:author="Rev 4 Allen Wirfs-Brock" w:date="2011-11-07T11:00:00Z">
        <w:r>
          <w:rPr>
            <w:rFonts w:ascii="Helvetica" w:hAnsi="Helvetica"/>
            <w:b/>
          </w:rPr>
          <w:t xml:space="preserve">Indexed </w:t>
        </w:r>
      </w:ins>
      <w:ins w:id="6942" w:author="Rev 4 Allen Wirfs-Brock" w:date="2011-11-07T10:59:00Z">
        <w:r>
          <w:rPr>
            <w:rFonts w:ascii="Helvetica" w:hAnsi="Helvetica"/>
            <w:b/>
          </w:rPr>
          <w:t>Destructuring Assignment</w:t>
        </w:r>
      </w:ins>
      <w:ins w:id="6943" w:author="Rev 4 Allen Wirfs-Brock" w:date="2011-11-07T11:00:00Z">
        <w:r>
          <w:rPr>
            <w:rFonts w:ascii="Helvetica" w:hAnsi="Helvetica"/>
            <w:b/>
          </w:rPr>
          <w:t xml:space="preserve"> </w:t>
        </w:r>
      </w:ins>
      <w:ins w:id="6944" w:author="Rev 4 Allen Wirfs-Brock" w:date="2011-11-07T10:59:00Z">
        <w:r w:rsidRPr="00E77497">
          <w:rPr>
            <w:rFonts w:ascii="Helvetica" w:hAnsi="Helvetica"/>
            <w:b/>
            <w:spacing w:val="6"/>
          </w:rPr>
          <w:t>Evaluation</w:t>
        </w:r>
        <w:r w:rsidRPr="00E77497">
          <w:t xml:space="preserve"> </w:t>
        </w:r>
      </w:ins>
    </w:p>
    <w:p w14:paraId="05FE1A6E" w14:textId="77777777" w:rsidR="005D43BD" w:rsidRPr="00E77497" w:rsidRDefault="005D43BD" w:rsidP="005D43BD">
      <w:pPr>
        <w:ind w:left="360"/>
        <w:rPr>
          <w:ins w:id="6945" w:author="Rev 4 Allen Wirfs-Brock" w:date="2011-11-07T11:00:00Z"/>
        </w:rPr>
      </w:pPr>
      <w:ins w:id="6946" w:author="Rev 4 Allen Wirfs-Brock" w:date="2011-11-07T11:00:00Z">
        <w:r w:rsidRPr="00E77497">
          <w:t xml:space="preserve">with parameters </w:t>
        </w:r>
        <w:r w:rsidRPr="00E77497">
          <w:rPr>
            <w:rStyle w:val="bnf"/>
          </w:rPr>
          <w:t>obj</w:t>
        </w:r>
        <w:r w:rsidRPr="00E77497">
          <w:t xml:space="preserve"> and </w:t>
        </w:r>
        <w:r w:rsidRPr="00E77497">
          <w:rPr>
            <w:rStyle w:val="bnf"/>
          </w:rPr>
          <w:t>index</w:t>
        </w:r>
        <w:r w:rsidRPr="00E77497">
          <w:t xml:space="preserve"> </w:t>
        </w:r>
      </w:ins>
    </w:p>
    <w:p w14:paraId="0048B320" w14:textId="77777777" w:rsidR="00C0486D" w:rsidRPr="00E77497" w:rsidRDefault="00C707BD" w:rsidP="005550F0">
      <w:pPr>
        <w:contextualSpacing/>
        <w:rPr>
          <w:ins w:id="6947" w:author="Rev 4 Allen Wirfs-Brock" w:date="2011-10-15T14:47:00Z"/>
          <w:rFonts w:cs="Arial"/>
          <w:i/>
          <w:vertAlign w:val="subscript"/>
        </w:rPr>
      </w:pPr>
      <w:ins w:id="6948" w:author="Allen Wirfs-Brock" w:date="2011-07-01T15:12:00Z">
        <w:del w:id="6949" w:author="Rev 4 Allen Wirfs-Brock" w:date="2011-10-15T14:47:00Z">
          <w:r w:rsidRPr="00E77497" w:rsidDel="00C0486D">
            <w:delText xml:space="preserve">The </w:delText>
          </w:r>
        </w:del>
      </w:ins>
      <w:ins w:id="6950" w:author="Allen Wirfs-Brock" w:date="2011-07-01T15:16:00Z">
        <w:del w:id="6951" w:author="Rev 4 Allen Wirfs-Brock" w:date="2011-10-15T14:47:00Z">
          <w:r w:rsidR="00697CC4" w:rsidRPr="00E77497" w:rsidDel="00C0486D">
            <w:delText xml:space="preserve">supplemental </w:delText>
          </w:r>
        </w:del>
      </w:ins>
      <w:ins w:id="6952" w:author="Allen Wirfs-Brock" w:date="2011-07-01T15:12:00Z">
        <w:del w:id="6953" w:author="Rev 4 Allen Wirfs-Brock" w:date="2011-10-15T14:47:00Z">
          <w:r w:rsidRPr="00E77497" w:rsidDel="00C0486D">
            <w:delText xml:space="preserve">production </w:delText>
          </w:r>
        </w:del>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000C78D8" w14:textId="77777777" w:rsidR="00C707BD" w:rsidRPr="00E77497" w:rsidDel="005D43BD" w:rsidRDefault="00C707BD" w:rsidP="005550F0">
      <w:pPr>
        <w:ind w:left="360"/>
        <w:rPr>
          <w:ins w:id="6954" w:author="Allen Wirfs-Brock" w:date="2011-07-01T15:12:00Z"/>
          <w:del w:id="6955" w:author="Rev 4 Allen Wirfs-Brock" w:date="2011-11-07T11:00:00Z"/>
        </w:rPr>
      </w:pPr>
      <w:ins w:id="6956" w:author="Allen Wirfs-Brock" w:date="2011-07-01T15:12:00Z">
        <w:del w:id="6957" w:author="Rev 4 Allen Wirfs-Brock" w:date="2011-10-15T14:47:00Z">
          <w:r w:rsidRPr="00E77497" w:rsidDel="00C0486D">
            <w:delText xml:space="preserve"> is evaluated </w:delText>
          </w:r>
        </w:del>
        <w:del w:id="6958" w:author="Rev 4 Allen Wirfs-Brock" w:date="2011-11-07T11:00:00Z">
          <w:r w:rsidRPr="00E77497" w:rsidDel="005D43BD">
            <w:delText xml:space="preserve">with </w:delText>
          </w:r>
        </w:del>
        <w:del w:id="6959" w:author="Rev 4 Allen Wirfs-Brock" w:date="2011-10-15T14:47:00Z">
          <w:r w:rsidRPr="00E77497" w:rsidDel="00C0486D">
            <w:delText xml:space="preserve">the </w:delText>
          </w:r>
        </w:del>
        <w:del w:id="6960" w:author="Rev 4 Allen Wirfs-Brock" w:date="2011-11-07T11:00:00Z">
          <w:r w:rsidRPr="00E77497" w:rsidDel="005D43BD">
            <w:delText xml:space="preserve">parameters </w:delText>
          </w:r>
          <w:r w:rsidRPr="00E77497" w:rsidDel="005D43BD">
            <w:rPr>
              <w:rStyle w:val="bnf"/>
            </w:rPr>
            <w:delText>obj</w:delText>
          </w:r>
          <w:r w:rsidRPr="00E77497" w:rsidDel="005D43BD">
            <w:delText xml:space="preserve"> and </w:delText>
          </w:r>
          <w:r w:rsidRPr="00E77497" w:rsidDel="005D43BD">
            <w:rPr>
              <w:rStyle w:val="bnf"/>
            </w:rPr>
            <w:delText>index</w:delText>
          </w:r>
          <w:r w:rsidRPr="00E77497" w:rsidDel="005D43BD">
            <w:delText xml:space="preserve"> </w:delText>
          </w:r>
        </w:del>
        <w:del w:id="6961" w:author="Rev 4 Allen Wirfs-Brock" w:date="2011-10-15T14:47:00Z">
          <w:r w:rsidRPr="00E77497" w:rsidDel="00C0486D">
            <w:delText>as follows:</w:delText>
          </w:r>
        </w:del>
      </w:ins>
    </w:p>
    <w:p w14:paraId="79849C02" w14:textId="77777777" w:rsidR="00C707BD" w:rsidRPr="00E77497" w:rsidRDefault="00C707BD" w:rsidP="00FA3203">
      <w:pPr>
        <w:pStyle w:val="Alg3"/>
        <w:numPr>
          <w:ilvl w:val="0"/>
          <w:numId w:val="413"/>
        </w:numPr>
        <w:rPr>
          <w:ins w:id="6962" w:author="Allen Wirfs-Brock" w:date="2011-07-01T15:12:00Z"/>
        </w:rPr>
      </w:pPr>
      <w:ins w:id="6963"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6F61E103" w14:textId="77777777" w:rsidR="00C707BD" w:rsidRPr="00E77497" w:rsidRDefault="006B1B28" w:rsidP="00FA3203">
      <w:pPr>
        <w:pStyle w:val="Alg3"/>
        <w:numPr>
          <w:ilvl w:val="0"/>
          <w:numId w:val="413"/>
        </w:numPr>
        <w:rPr>
          <w:ins w:id="6964" w:author="Allen Wirfs-Brock" w:date="2011-07-01T15:12:00Z"/>
        </w:rPr>
      </w:pPr>
      <w:ins w:id="6965" w:author="Rev 4 Allen Wirfs-Brock" w:date="2011-11-07T11:05:00Z">
        <w:r>
          <w:t>Perform Indexed Destructuring Assignment Evaluation of</w:t>
        </w:r>
        <w:r w:rsidRPr="00E77497">
          <w:t xml:space="preserve"> </w:t>
        </w:r>
      </w:ins>
      <w:ins w:id="6966" w:author="Rev 3 Allen Wirfs-Brock" w:date="2011-09-11T12:54:00Z">
        <w:del w:id="6967" w:author="Rev 4 Allen Wirfs-Brock" w:date="2011-11-07T11:05:00Z">
          <w:r w:rsidR="00551535" w:rsidRPr="00E77497" w:rsidDel="006B1B28">
            <w:delText xml:space="preserve">Evaluate </w:delText>
          </w:r>
        </w:del>
      </w:ins>
      <w:ins w:id="6968" w:author="Allen Wirfs-Brock" w:date="2011-07-01T15:12:00Z">
        <w:del w:id="6969" w:author="Rev 3 Allen Wirfs-Brock" w:date="2011-09-11T12:53:00Z">
          <w:r w:rsidR="00C707BD" w:rsidRPr="00E77497" w:rsidDel="00551535">
            <w:delText xml:space="preserve">Let </w:delText>
          </w:r>
        </w:del>
        <w:del w:id="6970" w:author="Rev 3 Allen Wirfs-Brock" w:date="2011-09-11T12:46:00Z">
          <w:r w:rsidR="00C707BD" w:rsidRPr="00E77497" w:rsidDel="0024012F">
            <w:rPr>
              <w:i/>
            </w:rPr>
            <w:delText>i</w:delText>
          </w:r>
        </w:del>
        <w:del w:id="6971" w:author="Rev 3 Allen Wirfs-Brock" w:date="2011-09-11T12:53:00Z">
          <w:r w:rsidR="00C707BD" w:rsidRPr="00E77497" w:rsidDel="00551535">
            <w:rPr>
              <w:i/>
            </w:rPr>
            <w:delText>ndex</w:delText>
          </w:r>
          <w:r w:rsidR="00C707BD" w:rsidRPr="00E77497" w:rsidDel="00551535">
            <w:delText xml:space="preserve"> be the result of evaluating </w:delText>
          </w:r>
        </w:del>
        <w:r w:rsidR="00C707BD" w:rsidRPr="00E77497">
          <w:rPr>
            <w:rStyle w:val="bnf"/>
          </w:rPr>
          <w:t>AssignmentElement</w:t>
        </w:r>
        <w:r w:rsidR="00C707BD" w:rsidRPr="00E77497">
          <w:rPr>
            <w:rFonts w:ascii="Courier New" w:hAnsi="Courier New" w:cs="Courier New"/>
            <w:b/>
          </w:rPr>
          <w:t xml:space="preserve"> </w:t>
        </w:r>
      </w:ins>
      <w:ins w:id="6972" w:author="Rev 4 Allen Wirfs-Brock" w:date="2011-11-07T11:14:00Z">
        <w:r w:rsidR="00C7794D">
          <w:t>with</w:t>
        </w:r>
        <w:r w:rsidR="00C7794D" w:rsidRPr="00E77497">
          <w:t xml:space="preserve"> </w:t>
        </w:r>
      </w:ins>
      <w:ins w:id="6973" w:author="Allen Wirfs-Brock" w:date="2011-07-01T15:12:00Z">
        <w:del w:id="6974" w:author="Rev 4 Allen Wirfs-Brock" w:date="2011-11-07T11:14:00Z">
          <w:r w:rsidR="00C707BD" w:rsidRPr="00E77497" w:rsidDel="00C7794D">
            <w:delText xml:space="preserve">using </w:delText>
          </w:r>
        </w:del>
        <w:r w:rsidR="00C707BD" w:rsidRPr="00E77497">
          <w:rPr>
            <w:i/>
          </w:rPr>
          <w:t>obj</w:t>
        </w:r>
        <w:r w:rsidR="00C707BD" w:rsidRPr="00E77497">
          <w:t xml:space="preserve"> </w:t>
        </w:r>
        <w:del w:id="6975" w:author="Rev 4 Allen Wirfs-Brock" w:date="2011-11-07T11:08:00Z">
          <w:r w:rsidR="00C707BD" w:rsidRPr="00E77497" w:rsidDel="006B1B28">
            <w:delText xml:space="preserve">as the </w:delText>
          </w:r>
          <w:r w:rsidR="00C707BD" w:rsidRPr="00E77497" w:rsidDel="006B1B28">
            <w:rPr>
              <w:i/>
            </w:rPr>
            <w:delText>obj</w:delText>
          </w:r>
          <w:r w:rsidR="00C707BD" w:rsidRPr="00E77497" w:rsidDel="006B1B28">
            <w:delText xml:space="preserve"> parameter </w:delText>
          </w:r>
        </w:del>
        <w:r w:rsidR="00C707BD" w:rsidRPr="00E77497">
          <w:t xml:space="preserve">and </w:t>
        </w:r>
        <w:r w:rsidR="00C707BD" w:rsidRPr="00E77497">
          <w:rPr>
            <w:i/>
          </w:rPr>
          <w:t>index</w:t>
        </w:r>
        <w:r w:rsidR="00C707BD" w:rsidRPr="00E77497">
          <w:t>+</w:t>
        </w:r>
        <w:r w:rsidR="00C707BD" w:rsidRPr="00E77497">
          <w:rPr>
            <w:i/>
          </w:rPr>
          <w:t>skip</w:t>
        </w:r>
        <w:r w:rsidR="00C707BD" w:rsidRPr="00E77497">
          <w:t xml:space="preserve"> as the </w:t>
        </w:r>
        <w:del w:id="6976" w:author="Rev 4 Allen Wirfs-Brock" w:date="2011-11-07T11:08:00Z">
          <w:r w:rsidR="00C707BD" w:rsidRPr="00E77497" w:rsidDel="006B1B28">
            <w:rPr>
              <w:i/>
            </w:rPr>
            <w:delText>index</w:delText>
          </w:r>
          <w:r w:rsidR="00C707BD" w:rsidRPr="00E77497" w:rsidDel="006B1B28">
            <w:delText xml:space="preserve"> </w:delText>
          </w:r>
        </w:del>
      </w:ins>
      <w:ins w:id="6977" w:author="Rev 4 Allen Wirfs-Brock" w:date="2011-11-07T11:08:00Z">
        <w:r>
          <w:t>arguments</w:t>
        </w:r>
      </w:ins>
      <w:ins w:id="6978" w:author="Allen Wirfs-Brock" w:date="2011-07-01T15:12:00Z">
        <w:del w:id="6979" w:author="Rev 4 Allen Wirfs-Brock" w:date="2011-11-07T11:08:00Z">
          <w:r w:rsidR="00C707BD" w:rsidRPr="00E77497" w:rsidDel="006B1B28">
            <w:delText>parameter</w:delText>
          </w:r>
        </w:del>
        <w:r w:rsidR="00C707BD" w:rsidRPr="00E77497">
          <w:t>.</w:t>
        </w:r>
      </w:ins>
    </w:p>
    <w:p w14:paraId="19022402" w14:textId="77777777" w:rsidR="00C707BD" w:rsidRPr="006B6D0A" w:rsidDel="005D43BD" w:rsidRDefault="00C707BD" w:rsidP="00FA3203">
      <w:pPr>
        <w:pStyle w:val="Alg3"/>
        <w:numPr>
          <w:ilvl w:val="0"/>
          <w:numId w:val="413"/>
        </w:numPr>
        <w:spacing w:after="240"/>
        <w:rPr>
          <w:ins w:id="6980" w:author="Allen Wirfs-Brock" w:date="2011-07-01T15:12:00Z"/>
          <w:del w:id="6981" w:author="Rev 4 Allen Wirfs-Brock" w:date="2011-11-07T10:59:00Z"/>
        </w:rPr>
      </w:pPr>
      <w:ins w:id="6982" w:author="Allen Wirfs-Brock" w:date="2011-07-01T15:12:00Z">
        <w:r w:rsidRPr="00E77497">
          <w:t xml:space="preserve">Return </w:t>
        </w:r>
        <w:r w:rsidRPr="00E77497">
          <w:rPr>
            <w:i/>
          </w:rPr>
          <w:t>index</w:t>
        </w:r>
      </w:ins>
      <w:ins w:id="6983" w:author="Rev 3 Allen Wirfs-Brock" w:date="2011-09-11T12:52:00Z">
        <w:r w:rsidR="00551535" w:rsidRPr="00C7794D">
          <w:t>+</w:t>
        </w:r>
      </w:ins>
      <w:ins w:id="6984" w:author="Rev 3 Allen Wirfs-Brock" w:date="2011-09-11T12:56:00Z">
        <w:r w:rsidR="00551535" w:rsidRPr="004D1BD1">
          <w:rPr>
            <w:i/>
          </w:rPr>
          <w:t>skip</w:t>
        </w:r>
        <w:r w:rsidR="00551535" w:rsidRPr="003B4312">
          <w:t>+</w:t>
        </w:r>
      </w:ins>
      <w:ins w:id="6985" w:author="Rev 3 Allen Wirfs-Brock" w:date="2011-09-11T12:52:00Z">
        <w:r w:rsidR="00551535" w:rsidRPr="003B4312">
          <w:t>1</w:t>
        </w:r>
      </w:ins>
      <w:ins w:id="6986" w:author="Allen Wirfs-Brock" w:date="2011-07-01T15:12:00Z">
        <w:del w:id="6987" w:author="Rev 3 Allen Wirfs-Brock" w:date="2011-09-11T12:47:00Z">
          <w:r w:rsidRPr="003B4312" w:rsidDel="0024012F">
            <w:delText>+</w:delText>
          </w:r>
          <w:r w:rsidRPr="008B7F6F" w:rsidDel="0024012F">
            <w:rPr>
              <w:i/>
            </w:rPr>
            <w:delText>skip</w:delText>
          </w:r>
        </w:del>
        <w:r w:rsidRPr="006B6D0A">
          <w:t>.</w:t>
        </w:r>
      </w:ins>
    </w:p>
    <w:p w14:paraId="022C1435" w14:textId="77777777" w:rsidR="00C707BD" w:rsidRPr="006B6D0A" w:rsidRDefault="00C707BD" w:rsidP="00FA3203">
      <w:pPr>
        <w:pStyle w:val="Alg3"/>
        <w:numPr>
          <w:ilvl w:val="0"/>
          <w:numId w:val="413"/>
        </w:numPr>
        <w:spacing w:after="240"/>
        <w:rPr>
          <w:ins w:id="6988" w:author="Allen Wirfs-Brock" w:date="2011-07-01T15:12:00Z"/>
        </w:rPr>
      </w:pPr>
    </w:p>
    <w:p w14:paraId="700FE08F" w14:textId="77777777" w:rsidR="004912C9" w:rsidRPr="00E77497" w:rsidRDefault="00C707BD" w:rsidP="00C7794D">
      <w:pPr>
        <w:contextualSpacing/>
        <w:rPr>
          <w:ins w:id="6989" w:author="Rev 4 Allen Wirfs-Brock" w:date="2011-10-15T14:48:00Z"/>
          <w:rFonts w:cs="Arial"/>
          <w:i/>
          <w:vertAlign w:val="subscript"/>
        </w:rPr>
      </w:pPr>
      <w:ins w:id="6990" w:author="Allen Wirfs-Brock" w:date="2011-07-01T15:12:00Z">
        <w:del w:id="6991" w:author="Rev 4 Allen Wirfs-Brock" w:date="2011-10-15T14:48:00Z">
          <w:r w:rsidRPr="006B6D0A" w:rsidDel="004912C9">
            <w:delText xml:space="preserve">The </w:delText>
          </w:r>
        </w:del>
      </w:ins>
      <w:ins w:id="6992" w:author="Allen Wirfs-Brock" w:date="2011-07-01T15:16:00Z">
        <w:del w:id="6993" w:author="Rev 4 Allen Wirfs-Brock" w:date="2011-10-15T14:48:00Z">
          <w:r w:rsidR="00697CC4" w:rsidRPr="00E65A34" w:rsidDel="004912C9">
            <w:delText>s</w:delText>
          </w:r>
          <w:r w:rsidR="00697CC4" w:rsidRPr="009C202C" w:rsidDel="004912C9">
            <w:delText xml:space="preserve">upplemental </w:delText>
          </w:r>
        </w:del>
      </w:ins>
      <w:ins w:id="6994" w:author="Allen Wirfs-Brock" w:date="2011-07-01T15:12:00Z">
        <w:del w:id="6995" w:author="Rev 4 Allen Wirfs-Brock" w:date="2011-10-15T14:48:00Z">
          <w:r w:rsidRPr="00B820AB" w:rsidDel="004912C9">
            <w:delText xml:space="preserve">production </w:delText>
          </w:r>
        </w:del>
        <w:r w:rsidRPr="00675B74">
          <w:rPr>
            <w:rStyle w:val="bnf"/>
          </w:rPr>
          <w:t xml:space="preserve">AssignmentElementList </w:t>
        </w:r>
        <w:r w:rsidRPr="00E77497">
          <w:rPr>
            <w:b/>
          </w:rPr>
          <w:t xml:space="preserve">: </w:t>
        </w:r>
        <w:r w:rsidRPr="00E77497">
          <w:rPr>
            <w:rStyle w:val="bnf"/>
          </w:rPr>
          <w:t xml:space="preserve">AssignmentElementList </w:t>
        </w:r>
      </w:ins>
      <w:ins w:id="6996" w:author="Rev 3 Allen Wirfs-Brock" w:date="2011-08-30T11:25:00Z">
        <w:r w:rsidR="00620189" w:rsidRPr="00E77497">
          <w:rPr>
            <w:rFonts w:ascii="Courier New" w:hAnsi="Courier New" w:cs="Courier New"/>
            <w:b/>
          </w:rPr>
          <w:t>,</w:t>
        </w:r>
      </w:ins>
      <w:ins w:id="6997" w:author="Allen Wirfs-Brock" w:date="2011-07-01T15:12:00Z">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2C26CDB5" w14:textId="77777777" w:rsidR="00C707BD" w:rsidRPr="00E77497" w:rsidRDefault="00C707BD" w:rsidP="00C7794D">
      <w:pPr>
        <w:ind w:left="360"/>
        <w:rPr>
          <w:ins w:id="6998" w:author="Allen Wirfs-Brock" w:date="2011-07-01T15:12:00Z"/>
        </w:rPr>
      </w:pPr>
      <w:ins w:id="6999" w:author="Allen Wirfs-Brock" w:date="2011-07-01T15:12:00Z">
        <w:del w:id="7000" w:author="Rev 4 Allen Wirfs-Brock" w:date="2011-10-15T14:48:00Z">
          <w:r w:rsidRPr="00E77497" w:rsidDel="004912C9">
            <w:delText xml:space="preserve"> is evaluated </w:delText>
          </w:r>
        </w:del>
        <w:r w:rsidRPr="00E77497">
          <w:t xml:space="preserve">with </w:t>
        </w:r>
        <w:del w:id="7001" w:author="Rev 4 Allen Wirfs-Brock" w:date="2011-10-15T14:48:00Z">
          <w:r w:rsidRPr="00E77497" w:rsidDel="004912C9">
            <w:delText xml:space="preserve">the </w:delText>
          </w:r>
        </w:del>
        <w:r w:rsidRPr="00E77497">
          <w:t xml:space="preserve">parameters </w:t>
        </w:r>
        <w:r w:rsidRPr="00E77497">
          <w:rPr>
            <w:rStyle w:val="bnf"/>
          </w:rPr>
          <w:t>obj</w:t>
        </w:r>
        <w:r w:rsidRPr="00E77497">
          <w:t xml:space="preserve"> and </w:t>
        </w:r>
        <w:r w:rsidRPr="00E77497">
          <w:rPr>
            <w:rStyle w:val="bnf"/>
          </w:rPr>
          <w:t>index</w:t>
        </w:r>
        <w:r w:rsidRPr="00E77497">
          <w:t xml:space="preserve"> </w:t>
        </w:r>
        <w:del w:id="7002" w:author="Rev 4 Allen Wirfs-Brock" w:date="2011-10-15T14:48:00Z">
          <w:r w:rsidRPr="00E77497" w:rsidDel="004912C9">
            <w:delText>as follows:</w:delText>
          </w:r>
        </w:del>
      </w:ins>
    </w:p>
    <w:p w14:paraId="67AE579E" w14:textId="77777777" w:rsidR="00C707BD" w:rsidRPr="00E77497" w:rsidRDefault="00C707BD" w:rsidP="00FA3203">
      <w:pPr>
        <w:pStyle w:val="Alg3"/>
        <w:numPr>
          <w:ilvl w:val="0"/>
          <w:numId w:val="414"/>
        </w:numPr>
        <w:rPr>
          <w:ins w:id="7003" w:author="Allen Wirfs-Brock" w:date="2011-07-01T15:12:00Z"/>
        </w:rPr>
      </w:pPr>
      <w:ins w:id="7004" w:author="Allen Wirfs-Brock" w:date="2011-07-01T15:12:00Z">
        <w:r w:rsidRPr="00E77497">
          <w:t xml:space="preserve">Let </w:t>
        </w:r>
        <w:del w:id="7005" w:author="Rev 3 Allen Wirfs-Brock" w:date="2011-09-11T12:48:00Z">
          <w:r w:rsidRPr="00E77497" w:rsidDel="0024012F">
            <w:rPr>
              <w:i/>
            </w:rPr>
            <w:delText>e</w:delText>
          </w:r>
        </w:del>
      </w:ins>
      <w:ins w:id="7006" w:author="Rev 3 Allen Wirfs-Brock" w:date="2011-09-11T12:48:00Z">
        <w:r w:rsidR="0024012F" w:rsidRPr="00E77497">
          <w:rPr>
            <w:i/>
          </w:rPr>
          <w:t>list</w:t>
        </w:r>
      </w:ins>
      <w:ins w:id="7007" w:author="Rev 3 Allen Wirfs-Brock" w:date="2011-09-11T12:58:00Z">
        <w:r w:rsidR="00551535" w:rsidRPr="00E77497">
          <w:rPr>
            <w:i/>
          </w:rPr>
          <w:t>Next</w:t>
        </w:r>
      </w:ins>
      <w:ins w:id="7008" w:author="Allen Wirfs-Brock" w:date="2011-07-01T15:12:00Z">
        <w:del w:id="7009" w:author="Rev 3 Allen Wirfs-Brock" w:date="2011-09-11T12:58:00Z">
          <w:r w:rsidRPr="00E77497" w:rsidDel="00551535">
            <w:rPr>
              <w:i/>
            </w:rPr>
            <w:delText>nd</w:delText>
          </w:r>
        </w:del>
        <w:r w:rsidRPr="00E77497">
          <w:t xml:space="preserve"> be the result of </w:t>
        </w:r>
      </w:ins>
      <w:ins w:id="7010" w:author="Rev 4 Allen Wirfs-Brock" w:date="2011-11-07T11:05:00Z">
        <w:r w:rsidR="006B1B28">
          <w:t>performing Indexed Destructuring Assignment Evaluation of</w:t>
        </w:r>
        <w:r w:rsidR="006B1B28" w:rsidRPr="00E77497">
          <w:t xml:space="preserve"> </w:t>
        </w:r>
      </w:ins>
      <w:ins w:id="7011" w:author="Allen Wirfs-Brock" w:date="2011-07-01T15:12:00Z">
        <w:del w:id="7012" w:author="Rev 4 Allen Wirfs-Brock" w:date="2011-11-07T11:05:00Z">
          <w:r w:rsidRPr="00E77497" w:rsidDel="006B1B28">
            <w:delText xml:space="preserve">evaluating </w:delText>
          </w:r>
        </w:del>
        <w:r w:rsidRPr="00E77497">
          <w:rPr>
            <w:rStyle w:val="bnf"/>
          </w:rPr>
          <w:t>Assignmen</w:t>
        </w:r>
        <w:del w:id="7013" w:author="Rev 3 Allen Wirfs-Brock" w:date="2011-09-11T12:48:00Z">
          <w:r w:rsidRPr="00E77497" w:rsidDel="0024012F">
            <w:rPr>
              <w:rStyle w:val="bnf"/>
            </w:rPr>
            <w:delText>tRes</w:delText>
          </w:r>
        </w:del>
        <w:r w:rsidRPr="00E77497">
          <w:rPr>
            <w:rStyle w:val="bnf"/>
          </w:rPr>
          <w:t>tElement</w:t>
        </w:r>
      </w:ins>
      <w:ins w:id="7014" w:author="Rev 3 Allen Wirfs-Brock" w:date="2011-09-11T12:48:00Z">
        <w:r w:rsidR="0024012F" w:rsidRPr="00E77497">
          <w:rPr>
            <w:rStyle w:val="bnf"/>
          </w:rPr>
          <w:t>List</w:t>
        </w:r>
      </w:ins>
      <w:ins w:id="7015" w:author="Allen Wirfs-Brock" w:date="2011-07-01T15:12:00Z">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ins>
    </w:p>
    <w:p w14:paraId="26643173" w14:textId="77777777" w:rsidR="00C707BD" w:rsidRPr="00E77497" w:rsidRDefault="00C707BD" w:rsidP="00FA3203">
      <w:pPr>
        <w:pStyle w:val="Alg3"/>
        <w:numPr>
          <w:ilvl w:val="0"/>
          <w:numId w:val="414"/>
        </w:numPr>
        <w:rPr>
          <w:ins w:id="7016" w:author="Allen Wirfs-Brock" w:date="2011-07-01T15:12:00Z"/>
        </w:rPr>
      </w:pPr>
      <w:ins w:id="7017"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6CC9D594" w14:textId="77777777" w:rsidR="00C707BD" w:rsidRPr="00E77497" w:rsidRDefault="00C707BD" w:rsidP="00FA3203">
      <w:pPr>
        <w:pStyle w:val="Alg3"/>
        <w:numPr>
          <w:ilvl w:val="0"/>
          <w:numId w:val="414"/>
        </w:numPr>
        <w:rPr>
          <w:ins w:id="7018" w:author="Allen Wirfs-Brock" w:date="2011-07-01T15:12:00Z"/>
        </w:rPr>
      </w:pPr>
      <w:ins w:id="7019" w:author="Allen Wirfs-Brock" w:date="2011-07-01T15:12:00Z">
        <w:del w:id="7020" w:author="Rev 3 Allen Wirfs-Brock" w:date="2011-09-11T13:00:00Z">
          <w:r w:rsidRPr="00E77497" w:rsidDel="004813EB">
            <w:delText xml:space="preserve">Let </w:delText>
          </w:r>
        </w:del>
        <w:del w:id="7021" w:author="Rev 3 Allen Wirfs-Brock" w:date="2011-09-11T12:49:00Z">
          <w:r w:rsidRPr="00E77497" w:rsidDel="0024012F">
            <w:rPr>
              <w:i/>
            </w:rPr>
            <w:delText>i</w:delText>
          </w:r>
        </w:del>
        <w:del w:id="7022" w:author="Rev 3 Allen Wirfs-Brock" w:date="2011-09-11T13:00:00Z">
          <w:r w:rsidRPr="00E77497" w:rsidDel="004813EB">
            <w:rPr>
              <w:i/>
            </w:rPr>
            <w:delText>ndex</w:delText>
          </w:r>
          <w:r w:rsidRPr="00E77497" w:rsidDel="004813EB">
            <w:delText xml:space="preserve"> be the result of evaluating </w:delText>
          </w:r>
        </w:del>
      </w:ins>
      <w:ins w:id="7023" w:author="Rev 4 Allen Wirfs-Brock" w:date="2011-11-07T11:05:00Z">
        <w:r w:rsidR="006B1B28">
          <w:t>Perform Indexed Destructuring Assignment Evaluation of</w:t>
        </w:r>
        <w:r w:rsidR="006B1B28" w:rsidRPr="00E77497">
          <w:t xml:space="preserve"> </w:t>
        </w:r>
      </w:ins>
      <w:ins w:id="7024" w:author="Rev 3 Allen Wirfs-Brock" w:date="2011-09-11T13:00:00Z">
        <w:del w:id="7025" w:author="Rev 4 Allen Wirfs-Brock" w:date="2011-11-07T11:05:00Z">
          <w:r w:rsidR="004813EB" w:rsidRPr="00E77497" w:rsidDel="006B1B28">
            <w:delText xml:space="preserve">Evaluate </w:delText>
          </w:r>
        </w:del>
      </w:ins>
      <w:ins w:id="7026" w:author="Allen Wirfs-Brock" w:date="2011-07-01T15:12:00Z">
        <w:r w:rsidRPr="00E77497">
          <w:rPr>
            <w:rStyle w:val="bnf"/>
          </w:rPr>
          <w:t>AssignmentElement</w:t>
        </w:r>
        <w:r w:rsidRPr="00E77497">
          <w:rPr>
            <w:rFonts w:ascii="Courier New" w:hAnsi="Courier New" w:cs="Courier New"/>
            <w:b/>
          </w:rPr>
          <w:t xml:space="preserve"> </w:t>
        </w:r>
      </w:ins>
      <w:ins w:id="7027" w:author="Rev 4 Allen Wirfs-Brock" w:date="2011-11-07T11:14:00Z">
        <w:r w:rsidR="00C7794D">
          <w:t>with</w:t>
        </w:r>
        <w:r w:rsidR="00C7794D" w:rsidRPr="00E77497">
          <w:t xml:space="preserve"> </w:t>
        </w:r>
      </w:ins>
      <w:ins w:id="7028" w:author="Allen Wirfs-Brock" w:date="2011-07-01T15:12:00Z">
        <w:del w:id="7029" w:author="Rev 4 Allen Wirfs-Brock" w:date="2011-11-07T11:14:00Z">
          <w:r w:rsidRPr="00E77497" w:rsidDel="00C7794D">
            <w:delText xml:space="preserve">using </w:delText>
          </w:r>
        </w:del>
        <w:r w:rsidRPr="00E77497">
          <w:rPr>
            <w:i/>
          </w:rPr>
          <w:t>obj</w:t>
        </w:r>
        <w:r w:rsidRPr="00E77497">
          <w:t xml:space="preserve"> </w:t>
        </w:r>
        <w:del w:id="7030"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7031" w:author="Rev 3 Allen Wirfs-Brock" w:date="2011-09-11T12:49:00Z">
          <w:r w:rsidRPr="00E77497" w:rsidDel="0024012F">
            <w:rPr>
              <w:i/>
            </w:rPr>
            <w:delText>e</w:delText>
          </w:r>
        </w:del>
      </w:ins>
      <w:ins w:id="7032" w:author="Rev 3 Allen Wirfs-Brock" w:date="2011-09-11T12:49:00Z">
        <w:r w:rsidR="0024012F" w:rsidRPr="00E77497">
          <w:rPr>
            <w:i/>
          </w:rPr>
          <w:t>list</w:t>
        </w:r>
      </w:ins>
      <w:ins w:id="7033" w:author="Rev 3 Allen Wirfs-Brock" w:date="2011-09-11T12:59:00Z">
        <w:r w:rsidR="004813EB" w:rsidRPr="00E77497">
          <w:rPr>
            <w:i/>
          </w:rPr>
          <w:t>Next</w:t>
        </w:r>
      </w:ins>
      <w:ins w:id="7034" w:author="Allen Wirfs-Brock" w:date="2011-07-01T15:12:00Z">
        <w:del w:id="7035" w:author="Rev 3 Allen Wirfs-Brock" w:date="2011-09-11T12:59:00Z">
          <w:r w:rsidRPr="00E77497" w:rsidDel="004813EB">
            <w:rPr>
              <w:i/>
            </w:rPr>
            <w:delText>nd</w:delText>
          </w:r>
        </w:del>
        <w:r w:rsidRPr="00E77497">
          <w:t>+</w:t>
        </w:r>
        <w:r w:rsidRPr="00E77497">
          <w:rPr>
            <w:i/>
          </w:rPr>
          <w:t>skip</w:t>
        </w:r>
        <w:r w:rsidRPr="00E77497">
          <w:t xml:space="preserve"> as the </w:t>
        </w:r>
        <w:del w:id="7036" w:author="Rev 4 Allen Wirfs-Brock" w:date="2011-11-07T11:08:00Z">
          <w:r w:rsidRPr="00E77497" w:rsidDel="006B1B28">
            <w:rPr>
              <w:i/>
            </w:rPr>
            <w:delText>index</w:delText>
          </w:r>
          <w:r w:rsidRPr="00E77497" w:rsidDel="006B1B28">
            <w:delText xml:space="preserve"> </w:delText>
          </w:r>
        </w:del>
      </w:ins>
      <w:ins w:id="7037" w:author="Rev 4 Allen Wirfs-Brock" w:date="2011-11-07T11:08:00Z">
        <w:r w:rsidR="006B1B28">
          <w:t>arguments</w:t>
        </w:r>
      </w:ins>
      <w:ins w:id="7038" w:author="Allen Wirfs-Brock" w:date="2011-07-01T15:12:00Z">
        <w:del w:id="7039" w:author="Rev 4 Allen Wirfs-Brock" w:date="2011-11-07T11:08:00Z">
          <w:r w:rsidRPr="00E77497" w:rsidDel="006B1B28">
            <w:delText>parameter</w:delText>
          </w:r>
        </w:del>
        <w:r w:rsidRPr="00E77497">
          <w:t>.</w:t>
        </w:r>
      </w:ins>
    </w:p>
    <w:p w14:paraId="16136F93" w14:textId="77777777" w:rsidR="00C707BD" w:rsidRPr="00E77497" w:rsidDel="004912C9" w:rsidRDefault="00C707BD" w:rsidP="00FA3203">
      <w:pPr>
        <w:pStyle w:val="Alg3"/>
        <w:numPr>
          <w:ilvl w:val="0"/>
          <w:numId w:val="414"/>
        </w:numPr>
        <w:spacing w:after="240"/>
        <w:rPr>
          <w:ins w:id="7040" w:author="Allen Wirfs-Brock" w:date="2011-07-01T15:12:00Z"/>
          <w:del w:id="7041" w:author="Rev 4 Allen Wirfs-Brock" w:date="2011-10-15T14:49:00Z"/>
        </w:rPr>
      </w:pPr>
      <w:ins w:id="7042" w:author="Allen Wirfs-Brock" w:date="2011-07-01T15:12:00Z">
        <w:r w:rsidRPr="00E77497">
          <w:t xml:space="preserve">Return </w:t>
        </w:r>
        <w:del w:id="7043" w:author="Rev 3 Allen Wirfs-Brock" w:date="2011-09-11T12:50:00Z">
          <w:r w:rsidRPr="00E77497" w:rsidDel="0024012F">
            <w:rPr>
              <w:i/>
            </w:rPr>
            <w:delText>i</w:delText>
          </w:r>
        </w:del>
      </w:ins>
      <w:ins w:id="7044" w:author="Rev 3 Allen Wirfs-Brock" w:date="2011-09-11T12:50:00Z">
        <w:r w:rsidR="0024012F" w:rsidRPr="00E77497">
          <w:rPr>
            <w:i/>
          </w:rPr>
          <w:t>l</w:t>
        </w:r>
      </w:ins>
      <w:ins w:id="7045" w:author="Rev 3 Allen Wirfs-Brock" w:date="2011-09-11T13:00:00Z">
        <w:r w:rsidR="004813EB" w:rsidRPr="00E77497">
          <w:rPr>
            <w:i/>
          </w:rPr>
          <w:t>i</w:t>
        </w:r>
      </w:ins>
      <w:ins w:id="7046" w:author="Rev 3 Allen Wirfs-Brock" w:date="2011-09-11T12:50:00Z">
        <w:r w:rsidR="0024012F" w:rsidRPr="00E77497">
          <w:rPr>
            <w:i/>
          </w:rPr>
          <w:t>st</w:t>
        </w:r>
      </w:ins>
      <w:ins w:id="7047" w:author="Rev 3 Allen Wirfs-Brock" w:date="2011-09-11T13:00:00Z">
        <w:r w:rsidR="004813EB" w:rsidRPr="00E77497">
          <w:rPr>
            <w:i/>
          </w:rPr>
          <w:t>Next</w:t>
        </w:r>
      </w:ins>
      <w:ins w:id="7048" w:author="Allen Wirfs-Brock" w:date="2011-07-01T15:12:00Z">
        <w:del w:id="7049" w:author="Rev 3 Allen Wirfs-Brock" w:date="2011-09-11T13:00:00Z">
          <w:r w:rsidRPr="00E77497" w:rsidDel="004813EB">
            <w:rPr>
              <w:i/>
            </w:rPr>
            <w:delText>ndex</w:delText>
          </w:r>
        </w:del>
        <w:r w:rsidRPr="00E77497">
          <w:t>+</w:t>
        </w:r>
        <w:r w:rsidRPr="00E77497">
          <w:rPr>
            <w:i/>
          </w:rPr>
          <w:t>skip+</w:t>
        </w:r>
        <w:r w:rsidRPr="00E77497">
          <w:t>1.</w:t>
        </w:r>
      </w:ins>
    </w:p>
    <w:p w14:paraId="02AC27F5" w14:textId="77777777" w:rsidR="00C707BD" w:rsidRPr="00E77497" w:rsidRDefault="00C707BD" w:rsidP="00FA3203">
      <w:pPr>
        <w:pStyle w:val="Alg3"/>
        <w:numPr>
          <w:ilvl w:val="0"/>
          <w:numId w:val="414"/>
        </w:numPr>
        <w:spacing w:after="240"/>
        <w:rPr>
          <w:ins w:id="7050" w:author="Allen Wirfs-Brock" w:date="2011-07-01T15:12:00Z"/>
        </w:rPr>
      </w:pPr>
    </w:p>
    <w:p w14:paraId="21859568" w14:textId="77777777" w:rsidR="004912C9" w:rsidRPr="003B4312" w:rsidRDefault="00C707BD" w:rsidP="00C7794D">
      <w:pPr>
        <w:contextualSpacing/>
        <w:rPr>
          <w:ins w:id="7051" w:author="Rev 4 Allen Wirfs-Brock" w:date="2011-10-15T14:49:00Z"/>
          <w:rStyle w:val="bnf"/>
        </w:rPr>
      </w:pPr>
      <w:ins w:id="7052" w:author="Allen Wirfs-Brock" w:date="2011-07-01T15:12:00Z">
        <w:del w:id="7053" w:author="Rev 4 Allen Wirfs-Brock" w:date="2011-10-15T14:49:00Z">
          <w:r w:rsidRPr="00E77497" w:rsidDel="004912C9">
            <w:delText xml:space="preserve">The </w:delText>
          </w:r>
        </w:del>
      </w:ins>
      <w:ins w:id="7054" w:author="Allen Wirfs-Brock" w:date="2011-07-01T15:16:00Z">
        <w:del w:id="7055" w:author="Rev 4 Allen Wirfs-Brock" w:date="2011-10-15T14:49:00Z">
          <w:r w:rsidR="00697CC4" w:rsidRPr="00E77497" w:rsidDel="004912C9">
            <w:delText xml:space="preserve">supplemental </w:delText>
          </w:r>
        </w:del>
      </w:ins>
      <w:ins w:id="7056" w:author="Allen Wirfs-Brock" w:date="2011-07-01T15:12:00Z">
        <w:del w:id="7057" w:author="Rev 4 Allen Wirfs-Brock" w:date="2011-10-15T14:49:00Z">
          <w:r w:rsidRPr="00E77497" w:rsidDel="004912C9">
            <w:delText xml:space="preserve">production </w:delText>
          </w:r>
        </w:del>
        <w:r w:rsidRPr="00E77497">
          <w:rPr>
            <w:rStyle w:val="bnf"/>
          </w:rPr>
          <w:t xml:space="preserve">AssignmentElement </w:t>
        </w:r>
        <w:r w:rsidRPr="00C7794D">
          <w:rPr>
            <w:b/>
          </w:rPr>
          <w:t>:</w:t>
        </w:r>
        <w:r w:rsidRPr="004D1BD1">
          <w:rPr>
            <w:b/>
          </w:rPr>
          <w:t xml:space="preserve"> </w:t>
        </w:r>
        <w:r w:rsidRPr="003B4312">
          <w:rPr>
            <w:rStyle w:val="bnf"/>
          </w:rPr>
          <w:t>LeftHandSideExpression</w:t>
        </w:r>
      </w:ins>
    </w:p>
    <w:p w14:paraId="1CC1817D" w14:textId="77777777" w:rsidR="00C707BD" w:rsidRPr="00E77497" w:rsidRDefault="00C707BD" w:rsidP="00C7794D">
      <w:pPr>
        <w:ind w:left="360"/>
        <w:rPr>
          <w:ins w:id="7058" w:author="Allen Wirfs-Brock" w:date="2011-07-01T15:12:00Z"/>
        </w:rPr>
      </w:pPr>
      <w:ins w:id="7059" w:author="Allen Wirfs-Brock" w:date="2011-07-01T15:12:00Z">
        <w:del w:id="7060" w:author="Rev 4 Allen Wirfs-Brock" w:date="2011-10-15T14:49:00Z">
          <w:r w:rsidRPr="008B7F6F" w:rsidDel="004912C9">
            <w:delText xml:space="preserve"> is evaluated </w:delText>
          </w:r>
        </w:del>
        <w:r w:rsidRPr="006B6D0A">
          <w:t xml:space="preserve">with </w:t>
        </w:r>
        <w:del w:id="7061" w:author="Rev 4 Allen Wirfs-Brock" w:date="2011-10-15T14:49:00Z">
          <w:r w:rsidRPr="006B6D0A" w:rsidDel="004912C9">
            <w:delText xml:space="preserve">the </w:delText>
          </w:r>
        </w:del>
        <w:r w:rsidRPr="006B6D0A">
          <w:t xml:space="preserve">parameters </w:t>
        </w:r>
        <w:r w:rsidRPr="00E65A34">
          <w:rPr>
            <w:rStyle w:val="bnf"/>
          </w:rPr>
          <w:t>obj</w:t>
        </w:r>
        <w:r w:rsidRPr="009C202C">
          <w:t xml:space="preserve"> and </w:t>
        </w:r>
        <w:r w:rsidRPr="00B820AB">
          <w:rPr>
            <w:rStyle w:val="bnf"/>
          </w:rPr>
          <w:t>index</w:t>
        </w:r>
        <w:r w:rsidRPr="00675B74">
          <w:t xml:space="preserve"> </w:t>
        </w:r>
        <w:del w:id="7062" w:author="Rev 4 Allen Wirfs-Brock" w:date="2011-10-15T14:49:00Z">
          <w:r w:rsidRPr="00E77497" w:rsidDel="004912C9">
            <w:delText>as follows:</w:delText>
          </w:r>
        </w:del>
      </w:ins>
    </w:p>
    <w:p w14:paraId="4691668F" w14:textId="77777777" w:rsidR="00C707BD" w:rsidRPr="00E77497" w:rsidRDefault="00C707BD" w:rsidP="00FA3203">
      <w:pPr>
        <w:pStyle w:val="Alg3"/>
        <w:numPr>
          <w:ilvl w:val="0"/>
          <w:numId w:val="415"/>
        </w:numPr>
        <w:rPr>
          <w:ins w:id="7063" w:author="Allen Wirfs-Brock" w:date="2011-07-01T15:12:00Z"/>
        </w:rPr>
      </w:pPr>
      <w:ins w:id="7064" w:author="Allen Wirfs-Brock" w:date="2011-07-01T15:12:00Z">
        <w:r w:rsidRPr="00E77497">
          <w:t xml:space="preserve">Let </w:t>
        </w:r>
        <w:r w:rsidRPr="00E77497">
          <w:rPr>
            <w:i/>
          </w:rPr>
          <w:t>name</w:t>
        </w:r>
        <w:r w:rsidRPr="00E77497">
          <w:t xml:space="preserve"> be ToString(</w:t>
        </w:r>
        <w:r w:rsidRPr="00E77497">
          <w:rPr>
            <w:i/>
          </w:rPr>
          <w:t>index</w:t>
        </w:r>
        <w:r w:rsidRPr="00E77497">
          <w:t>).</w:t>
        </w:r>
      </w:ins>
    </w:p>
    <w:p w14:paraId="53186719" w14:textId="77777777" w:rsidR="00C707BD" w:rsidRPr="00E77497" w:rsidRDefault="00C707BD" w:rsidP="00FA3203">
      <w:pPr>
        <w:pStyle w:val="Alg3"/>
        <w:numPr>
          <w:ilvl w:val="0"/>
          <w:numId w:val="415"/>
        </w:numPr>
        <w:rPr>
          <w:ins w:id="7065" w:author="Allen Wirfs-Brock" w:date="2011-07-01T15:12:00Z"/>
        </w:rPr>
      </w:pPr>
      <w:ins w:id="7066"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w:t>
        </w:r>
      </w:ins>
      <w:ins w:id="7067" w:author="Rev 4 Allen Wirfs-Brock" w:date="2011-11-07T11:14:00Z">
        <w:r w:rsidR="00C7794D">
          <w:t>with</w:t>
        </w:r>
        <w:r w:rsidR="00C7794D" w:rsidRPr="00E77497">
          <w:t xml:space="preserve"> </w:t>
        </w:r>
      </w:ins>
      <w:ins w:id="7068" w:author="Allen Wirfs-Brock" w:date="2011-07-01T15:12:00Z">
        <w:del w:id="7069" w:author="Rev 4 Allen Wirfs-Brock" w:date="2011-11-07T11:14:00Z">
          <w:r w:rsidRPr="00E77497" w:rsidDel="00C7794D">
            <w:delText xml:space="preserve">passing </w:delText>
          </w:r>
        </w:del>
        <w:r w:rsidRPr="00E77497">
          <w:rPr>
            <w:i/>
          </w:rPr>
          <w:t>name</w:t>
        </w:r>
        <w:r w:rsidRPr="00E77497">
          <w:t xml:space="preserve"> as the argument.</w:t>
        </w:r>
      </w:ins>
    </w:p>
    <w:p w14:paraId="6A37FA2E" w14:textId="77777777" w:rsidR="00C707BD" w:rsidRPr="00E77497" w:rsidRDefault="00C707BD" w:rsidP="00FA3203">
      <w:pPr>
        <w:pStyle w:val="Alg3"/>
        <w:numPr>
          <w:ilvl w:val="0"/>
          <w:numId w:val="415"/>
        </w:numPr>
        <w:rPr>
          <w:ins w:id="7070" w:author="Allen Wirfs-Brock" w:date="2011-07-01T15:12:00Z"/>
        </w:rPr>
      </w:pPr>
      <w:ins w:id="7071"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00859739" w14:textId="77777777" w:rsidR="00C707BD" w:rsidRPr="00E77497" w:rsidRDefault="00C707BD" w:rsidP="00FA3203">
      <w:pPr>
        <w:pStyle w:val="Alg3"/>
        <w:numPr>
          <w:ilvl w:val="1"/>
          <w:numId w:val="415"/>
        </w:numPr>
        <w:rPr>
          <w:ins w:id="7072" w:author="Allen Wirfs-Brock" w:date="2011-07-01T15:12:00Z"/>
        </w:rPr>
      </w:pPr>
      <w:ins w:id="7073"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7074" w:author="Allen Wirfs-Brock rev2" w:date="2011-07-20T13:34:00Z">
        <w:r w:rsidR="00CD7A72" w:rsidRPr="00E77497">
          <w:rPr>
            <w:i/>
          </w:rPr>
          <w:t>r</w:t>
        </w:r>
      </w:ins>
      <w:ins w:id="7075" w:author="Allen Wirfs-Brock" w:date="2011-07-01T15:12:00Z">
        <w:r w:rsidRPr="00E77497">
          <w:rPr>
            <w:i/>
          </w:rPr>
          <w:t>ess</w:t>
        </w:r>
      </w:ins>
      <w:ins w:id="7076" w:author="Rev 3 Allen Wirfs-Brock" w:date="2011-08-30T10:45:00Z">
        <w:r w:rsidR="0096712D" w:rsidRPr="00E77497">
          <w:rPr>
            <w:i/>
          </w:rPr>
          <w:t>i</w:t>
        </w:r>
      </w:ins>
      <w:ins w:id="7077"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20071763" w14:textId="77777777" w:rsidR="00C707BD" w:rsidRPr="00E77497" w:rsidRDefault="00C707BD" w:rsidP="00FA3203">
      <w:pPr>
        <w:pStyle w:val="Alg3"/>
        <w:numPr>
          <w:ilvl w:val="1"/>
          <w:numId w:val="415"/>
        </w:numPr>
        <w:rPr>
          <w:ins w:id="7078" w:author="Allen Wirfs-Brock" w:date="2011-07-01T15:12:00Z"/>
        </w:rPr>
      </w:pPr>
      <w:ins w:id="7079"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4B18F4DA" w14:textId="77777777" w:rsidR="00C707BD" w:rsidRPr="00E77497" w:rsidRDefault="006B1B28" w:rsidP="00FA3203">
      <w:pPr>
        <w:pStyle w:val="Alg3"/>
        <w:numPr>
          <w:ilvl w:val="1"/>
          <w:numId w:val="415"/>
        </w:numPr>
        <w:rPr>
          <w:ins w:id="7080" w:author="Allen Wirfs-Brock" w:date="2011-07-01T15:12:00Z"/>
        </w:rPr>
      </w:pPr>
      <w:ins w:id="7081" w:author="Rev 4 Allen Wirfs-Brock" w:date="2011-11-07T11:06:00Z">
        <w:r>
          <w:t>Performing Destructuring Assignment Evaluation of</w:t>
        </w:r>
        <w:r w:rsidRPr="00E77497">
          <w:t xml:space="preserve"> </w:t>
        </w:r>
      </w:ins>
      <w:ins w:id="7082" w:author="Allen Wirfs-Brock" w:date="2011-07-01T15:12:00Z">
        <w:del w:id="7083" w:author="Rev 4 Allen Wirfs-Brock" w:date="2011-11-07T11:06:00Z">
          <w:r w:rsidR="00C707BD" w:rsidRPr="00E77497" w:rsidDel="006B1B28">
            <w:delText xml:space="preserve">Evaluate </w:delText>
          </w:r>
        </w:del>
        <w:r w:rsidR="00C707BD" w:rsidRPr="00E77497">
          <w:rPr>
            <w:i/>
          </w:rPr>
          <w:t>AssignmentPattern</w:t>
        </w:r>
        <w:r w:rsidR="00C707BD" w:rsidRPr="00E77497">
          <w:t xml:space="preserve"> </w:t>
        </w:r>
      </w:ins>
      <w:ins w:id="7084" w:author="Rev 4 Allen Wirfs-Brock" w:date="2011-11-07T11:14:00Z">
        <w:r w:rsidR="00C7794D">
          <w:t>with</w:t>
        </w:r>
        <w:r w:rsidR="00C7794D" w:rsidRPr="00E77497">
          <w:t xml:space="preserve"> </w:t>
        </w:r>
      </w:ins>
      <w:ins w:id="7085" w:author="Allen Wirfs-Brock" w:date="2011-07-01T15:12:00Z">
        <w:del w:id="7086" w:author="Rev 4 Allen Wirfs-Brock" w:date="2011-11-07T11:14:00Z">
          <w:r w:rsidR="00C707BD" w:rsidRPr="00E77497" w:rsidDel="00C7794D">
            <w:delText xml:space="preserve">using </w:delText>
          </w:r>
        </w:del>
        <w:r w:rsidR="00C707BD" w:rsidRPr="00E77497">
          <w:rPr>
            <w:i/>
          </w:rPr>
          <w:t>vObj</w:t>
        </w:r>
        <w:r w:rsidR="00C707BD" w:rsidRPr="00E77497">
          <w:t xml:space="preserve"> as the </w:t>
        </w:r>
        <w:del w:id="7087" w:author="Rev 4 Allen Wirfs-Brock" w:date="2011-11-07T11:07:00Z">
          <w:r w:rsidR="00C707BD" w:rsidRPr="00E77497" w:rsidDel="006B1B28">
            <w:rPr>
              <w:rStyle w:val="bnf"/>
            </w:rPr>
            <w:delText>obj</w:delText>
          </w:r>
          <w:r w:rsidR="00C707BD" w:rsidRPr="00E77497" w:rsidDel="006B1B28">
            <w:rPr>
              <w:i/>
            </w:rPr>
            <w:delText xml:space="preserve"> </w:delText>
          </w:r>
          <w:r w:rsidR="00C707BD" w:rsidRPr="00E77497" w:rsidDel="006B1B28">
            <w:delText>parameter</w:delText>
          </w:r>
        </w:del>
      </w:ins>
      <w:ins w:id="7088" w:author="Rev 4 Allen Wirfs-Brock" w:date="2011-11-07T11:07:00Z">
        <w:r>
          <w:t>argument</w:t>
        </w:r>
      </w:ins>
      <w:ins w:id="7089" w:author="Allen Wirfs-Brock" w:date="2011-07-01T15:12:00Z">
        <w:r w:rsidR="00C707BD" w:rsidRPr="00E77497">
          <w:t>.</w:t>
        </w:r>
      </w:ins>
    </w:p>
    <w:p w14:paraId="177623E8" w14:textId="77777777" w:rsidR="00C707BD" w:rsidRPr="00E77497" w:rsidRDefault="00C707BD" w:rsidP="00FA3203">
      <w:pPr>
        <w:pStyle w:val="Alg3"/>
        <w:numPr>
          <w:ilvl w:val="1"/>
          <w:numId w:val="415"/>
        </w:numPr>
        <w:rPr>
          <w:ins w:id="7090" w:author="Allen Wirfs-Brock" w:date="2011-07-01T15:12:00Z"/>
        </w:rPr>
      </w:pPr>
      <w:ins w:id="7091" w:author="Allen Wirfs-Brock" w:date="2011-07-01T15:12:00Z">
        <w:r w:rsidRPr="00E77497">
          <w:t>Return.</w:t>
        </w:r>
      </w:ins>
    </w:p>
    <w:p w14:paraId="2A4C28D7" w14:textId="77777777" w:rsidR="00C707BD" w:rsidRPr="00E77497" w:rsidRDefault="00C707BD" w:rsidP="00FA3203">
      <w:pPr>
        <w:pStyle w:val="Alg3"/>
        <w:numPr>
          <w:ilvl w:val="0"/>
          <w:numId w:val="415"/>
        </w:numPr>
        <w:rPr>
          <w:ins w:id="7092" w:author="Allen Wirfs-Brock" w:date="2011-07-01T15:12:00Z"/>
        </w:rPr>
      </w:pPr>
      <w:ins w:id="7093"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46C7845D" w14:textId="77777777" w:rsidR="00C707BD" w:rsidRPr="00E77497" w:rsidDel="004912C9" w:rsidRDefault="00C707BD" w:rsidP="00FA3203">
      <w:pPr>
        <w:pStyle w:val="Alg3"/>
        <w:numPr>
          <w:ilvl w:val="0"/>
          <w:numId w:val="415"/>
        </w:numPr>
        <w:spacing w:after="240"/>
        <w:rPr>
          <w:ins w:id="7094" w:author="Allen Wirfs-Brock" w:date="2011-07-01T15:12:00Z"/>
          <w:del w:id="7095" w:author="Rev 4 Allen Wirfs-Brock" w:date="2011-10-15T14:50:00Z"/>
        </w:rPr>
      </w:pPr>
      <w:ins w:id="7096" w:author="Allen Wirfs-Brock" w:date="2011-07-01T15:12:00Z">
        <w:r w:rsidRPr="00E77497">
          <w:t>Call PutValue(</w:t>
        </w:r>
        <w:r w:rsidRPr="00E77497">
          <w:rPr>
            <w:i/>
          </w:rPr>
          <w:t>lref</w:t>
        </w:r>
        <w:r w:rsidRPr="00E77497">
          <w:t>,</w:t>
        </w:r>
        <w:r w:rsidRPr="00E77497">
          <w:rPr>
            <w:i/>
          </w:rPr>
          <w:t>v</w:t>
        </w:r>
        <w:r w:rsidRPr="00E77497">
          <w:t>).</w:t>
        </w:r>
      </w:ins>
    </w:p>
    <w:p w14:paraId="6F2DCFD4" w14:textId="77777777" w:rsidR="00C707BD" w:rsidRPr="00E77497" w:rsidRDefault="00C707BD" w:rsidP="00FA3203">
      <w:pPr>
        <w:pStyle w:val="Alg3"/>
        <w:numPr>
          <w:ilvl w:val="0"/>
          <w:numId w:val="415"/>
        </w:numPr>
        <w:spacing w:after="240"/>
        <w:rPr>
          <w:ins w:id="7097" w:author="Allen Wirfs-Brock" w:date="2011-07-01T15:12:00Z"/>
        </w:rPr>
      </w:pPr>
    </w:p>
    <w:p w14:paraId="4B8AF55F" w14:textId="77777777" w:rsidR="004912C9" w:rsidRPr="003B4312" w:rsidRDefault="00C707BD" w:rsidP="001F7486">
      <w:pPr>
        <w:contextualSpacing/>
        <w:rPr>
          <w:ins w:id="7098" w:author="Rev 4 Allen Wirfs-Brock" w:date="2011-10-15T14:50:00Z"/>
          <w:rStyle w:val="bnf"/>
        </w:rPr>
      </w:pPr>
      <w:ins w:id="7099" w:author="Allen Wirfs-Brock" w:date="2011-07-01T15:12:00Z">
        <w:del w:id="7100" w:author="Rev 4 Allen Wirfs-Brock" w:date="2011-10-15T14:50:00Z">
          <w:r w:rsidRPr="00E77497" w:rsidDel="004912C9">
            <w:delText xml:space="preserve">The </w:delText>
          </w:r>
        </w:del>
      </w:ins>
      <w:ins w:id="7101" w:author="Allen Wirfs-Brock" w:date="2011-07-01T15:16:00Z">
        <w:del w:id="7102" w:author="Rev 4 Allen Wirfs-Brock" w:date="2011-10-15T14:50:00Z">
          <w:r w:rsidR="00697CC4" w:rsidRPr="00E77497" w:rsidDel="004912C9">
            <w:delText xml:space="preserve">supplemental </w:delText>
          </w:r>
        </w:del>
      </w:ins>
      <w:ins w:id="7103" w:author="Allen Wirfs-Brock" w:date="2011-07-01T15:12:00Z">
        <w:del w:id="7104" w:author="Rev 4 Allen Wirfs-Brock" w:date="2011-10-15T14:50:00Z">
          <w:r w:rsidRPr="00E77497" w:rsidDel="004912C9">
            <w:delText xml:space="preserve">production </w:delText>
          </w:r>
        </w:del>
        <w:r w:rsidRPr="00E77497">
          <w:rPr>
            <w:rStyle w:val="bnf"/>
          </w:rPr>
          <w:t xml:space="preserve">AssignmentRestElement </w:t>
        </w:r>
        <w:r w:rsidRPr="00C7794D">
          <w:rPr>
            <w:b/>
          </w:rPr>
          <w:t>:</w:t>
        </w:r>
        <w:r w:rsidRPr="004D1BD1">
          <w:t xml:space="preserve"> </w:t>
        </w:r>
        <w:r w:rsidRPr="003B4312">
          <w:rPr>
            <w:b/>
          </w:rPr>
          <w:t xml:space="preserve">… </w:t>
        </w:r>
        <w:r w:rsidRPr="003B4312">
          <w:rPr>
            <w:rStyle w:val="bnf"/>
          </w:rPr>
          <w:t>LeftHandSideExpression</w:t>
        </w:r>
      </w:ins>
    </w:p>
    <w:p w14:paraId="2CF41302" w14:textId="77777777" w:rsidR="00C707BD" w:rsidRPr="00E77497" w:rsidRDefault="00C707BD" w:rsidP="001F7486">
      <w:pPr>
        <w:ind w:left="360"/>
        <w:rPr>
          <w:ins w:id="7105" w:author="Allen Wirfs-Brock" w:date="2011-07-01T15:12:00Z"/>
        </w:rPr>
      </w:pPr>
      <w:ins w:id="7106" w:author="Allen Wirfs-Brock" w:date="2011-07-01T15:12:00Z">
        <w:del w:id="7107" w:author="Rev 4 Allen Wirfs-Brock" w:date="2011-10-15T14:50:00Z">
          <w:r w:rsidRPr="006B6D0A" w:rsidDel="004912C9">
            <w:delText xml:space="preserve"> is evaluated </w:delText>
          </w:r>
        </w:del>
        <w:r w:rsidRPr="006B6D0A">
          <w:t xml:space="preserve">with </w:t>
        </w:r>
        <w:del w:id="7108" w:author="Rev 4 Allen Wirfs-Brock" w:date="2011-10-15T14:50:00Z">
          <w:r w:rsidRPr="006B6D0A" w:rsidDel="004912C9">
            <w:delText xml:space="preserve">the </w:delText>
          </w:r>
        </w:del>
        <w:r w:rsidRPr="00E65A34">
          <w:t xml:space="preserve">parameters </w:t>
        </w:r>
        <w:r w:rsidRPr="009C202C">
          <w:rPr>
            <w:rStyle w:val="bnf"/>
          </w:rPr>
          <w:t>obj</w:t>
        </w:r>
        <w:r w:rsidRPr="00B820AB">
          <w:t xml:space="preserve"> and </w:t>
        </w:r>
        <w:r w:rsidRPr="00675B74">
          <w:rPr>
            <w:rStyle w:val="bnf"/>
          </w:rPr>
          <w:t>index</w:t>
        </w:r>
        <w:r w:rsidRPr="00E77497">
          <w:t xml:space="preserve"> </w:t>
        </w:r>
        <w:del w:id="7109" w:author="Rev 4 Allen Wirfs-Brock" w:date="2011-10-15T14:50:00Z">
          <w:r w:rsidRPr="00E77497" w:rsidDel="004912C9">
            <w:delText>as follows:</w:delText>
          </w:r>
        </w:del>
      </w:ins>
    </w:p>
    <w:p w14:paraId="2A89F0DF" w14:textId="77777777" w:rsidR="00C707BD" w:rsidRPr="00E77497" w:rsidRDefault="00C707BD" w:rsidP="00FA3203">
      <w:pPr>
        <w:pStyle w:val="Alg3"/>
        <w:numPr>
          <w:ilvl w:val="0"/>
          <w:numId w:val="416"/>
        </w:numPr>
        <w:rPr>
          <w:ins w:id="7110" w:author="Allen Wirfs-Brock" w:date="2011-07-01T15:12:00Z"/>
        </w:rPr>
      </w:pPr>
      <w:ins w:id="7111"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08EA56E2" w14:textId="77777777" w:rsidR="00C707BD" w:rsidRPr="00E77497" w:rsidRDefault="00C707BD" w:rsidP="00FA3203">
      <w:pPr>
        <w:pStyle w:val="Alg3"/>
        <w:numPr>
          <w:ilvl w:val="0"/>
          <w:numId w:val="416"/>
        </w:numPr>
        <w:rPr>
          <w:ins w:id="7112" w:author="Allen Wirfs-Brock" w:date="2011-07-01T15:12:00Z"/>
        </w:rPr>
      </w:pPr>
      <w:ins w:id="7113" w:author="Allen Wirfs-Brock" w:date="2011-07-01T15:12:00Z">
        <w:r w:rsidRPr="00E77497">
          <w:t xml:space="preserve">Let </w:t>
        </w:r>
        <w:r w:rsidRPr="00E77497">
          <w:rPr>
            <w:i/>
          </w:rPr>
          <w:t>lenVal</w:t>
        </w:r>
        <w:r w:rsidRPr="00E77497">
          <w:t xml:space="preserve"> be the result of calling the [[Get]] internal method of </w:t>
        </w:r>
        <w:r w:rsidRPr="00E77497">
          <w:rPr>
            <w:i/>
          </w:rPr>
          <w:t>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2113D49A" w14:textId="77777777" w:rsidR="00C707BD" w:rsidRPr="00E77497" w:rsidRDefault="00C707BD" w:rsidP="00FA3203">
      <w:pPr>
        <w:pStyle w:val="Alg3"/>
        <w:numPr>
          <w:ilvl w:val="0"/>
          <w:numId w:val="416"/>
        </w:numPr>
        <w:rPr>
          <w:ins w:id="7114" w:author="Allen Wirfs-Brock" w:date="2011-07-01T15:12:00Z"/>
        </w:rPr>
      </w:pPr>
      <w:ins w:id="7115" w:author="Allen Wirfs-Brock" w:date="2011-07-01T15:12:00Z">
        <w:r w:rsidRPr="00E77497">
          <w:t xml:space="preserve">Let </w:t>
        </w:r>
        <w:r w:rsidRPr="00E77497">
          <w:rPr>
            <w:i/>
          </w:rPr>
          <w:t>len</w:t>
        </w:r>
        <w:r w:rsidRPr="00E77497">
          <w:t xml:space="preserve"> be </w:t>
        </w:r>
        <w:del w:id="7116" w:author="Allen Wirfs-Brock rev2" w:date="2011-07-20T13:38:00Z">
          <w:r w:rsidRPr="00E77497" w:rsidDel="00920F94">
            <w:delText>t</w:delText>
          </w:r>
        </w:del>
      </w:ins>
      <w:ins w:id="7117" w:author="Allen Wirfs-Brock rev2" w:date="2011-07-20T13:38:00Z">
        <w:r w:rsidR="00920F94" w:rsidRPr="00E77497">
          <w:t>T</w:t>
        </w:r>
      </w:ins>
      <w:ins w:id="7118" w:author="Allen Wirfs-Brock" w:date="2011-07-01T15:12:00Z">
        <w:r w:rsidRPr="00E77497">
          <w:t>oUint32(</w:t>
        </w:r>
        <w:r w:rsidRPr="00E77497">
          <w:rPr>
            <w:i/>
          </w:rPr>
          <w:t>lenVal</w:t>
        </w:r>
        <w:r w:rsidRPr="00E77497">
          <w:t>).</w:t>
        </w:r>
      </w:ins>
    </w:p>
    <w:p w14:paraId="10CFC9C7" w14:textId="77777777" w:rsidR="00C707BD" w:rsidRPr="00E77497" w:rsidRDefault="00C707BD" w:rsidP="00FA3203">
      <w:pPr>
        <w:pStyle w:val="Alg3"/>
        <w:numPr>
          <w:ilvl w:val="0"/>
          <w:numId w:val="416"/>
        </w:numPr>
        <w:rPr>
          <w:ins w:id="7119" w:author="Allen Wirfs-Brock" w:date="2011-07-01T15:12:00Z"/>
        </w:rPr>
      </w:pPr>
      <w:ins w:id="7120" w:author="Allen Wirfs-Brock" w:date="2011-07-01T15:12:00Z">
        <w:r w:rsidRPr="00E77497">
          <w:t xml:space="preserve">Let </w:t>
        </w:r>
        <w:r w:rsidRPr="00E77497">
          <w:rPr>
            <w:i/>
          </w:rPr>
          <w:t>A</w:t>
        </w:r>
        <w:r w:rsidRPr="00E77497">
          <w:t xml:space="preserve"> be a new array object created as if by the expression </w:t>
        </w:r>
        <w:r w:rsidRPr="00E77497">
          <w:rPr>
            <w:rFonts w:ascii="Courier New" w:hAnsi="Courier New" w:cs="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ins>
    </w:p>
    <w:p w14:paraId="0E7C82C1" w14:textId="77777777" w:rsidR="00C707BD" w:rsidRPr="00E77497" w:rsidRDefault="00C707BD" w:rsidP="00FA3203">
      <w:pPr>
        <w:pStyle w:val="Alg3"/>
        <w:numPr>
          <w:ilvl w:val="0"/>
          <w:numId w:val="416"/>
        </w:numPr>
        <w:rPr>
          <w:ins w:id="7121" w:author="Allen Wirfs-Brock" w:date="2011-07-01T15:12:00Z"/>
        </w:rPr>
      </w:pPr>
      <w:ins w:id="7122" w:author="Allen Wirfs-Brock" w:date="2011-07-01T15:12:00Z">
        <w:r w:rsidRPr="00E77497">
          <w:t xml:space="preserve">Let </w:t>
        </w:r>
        <w:r w:rsidRPr="00E77497">
          <w:rPr>
            <w:i/>
          </w:rPr>
          <w:t>n</w:t>
        </w:r>
        <w:r w:rsidRPr="00E77497">
          <w:t>=0;</w:t>
        </w:r>
      </w:ins>
    </w:p>
    <w:p w14:paraId="59B0E713" w14:textId="77777777" w:rsidR="00C707BD" w:rsidRPr="00E77497" w:rsidRDefault="00C707BD" w:rsidP="00FA3203">
      <w:pPr>
        <w:pStyle w:val="Alg3"/>
        <w:numPr>
          <w:ilvl w:val="0"/>
          <w:numId w:val="416"/>
        </w:numPr>
        <w:rPr>
          <w:ins w:id="7123" w:author="Allen Wirfs-Brock" w:date="2011-07-01T15:12:00Z"/>
        </w:rPr>
      </w:pPr>
      <w:ins w:id="7124" w:author="Allen Wirfs-Brock" w:date="2011-07-01T15:12:00Z">
        <w:r w:rsidRPr="00E77497">
          <w:t xml:space="preserve">Repeat, while </w:t>
        </w:r>
        <w:r w:rsidRPr="00E77497">
          <w:rPr>
            <w:i/>
          </w:rPr>
          <w:t>index</w:t>
        </w:r>
        <w:r w:rsidRPr="00E77497">
          <w:t xml:space="preserve"> &lt; </w:t>
        </w:r>
        <w:r w:rsidRPr="00E77497">
          <w:rPr>
            <w:i/>
          </w:rPr>
          <w:t>len</w:t>
        </w:r>
      </w:ins>
    </w:p>
    <w:p w14:paraId="729DB03F" w14:textId="77777777" w:rsidR="00C7334F" w:rsidRPr="00E77497" w:rsidRDefault="00C7334F" w:rsidP="00FA3203">
      <w:pPr>
        <w:pStyle w:val="Alg3"/>
        <w:numPr>
          <w:ilvl w:val="1"/>
          <w:numId w:val="416"/>
        </w:numPr>
        <w:rPr>
          <w:ins w:id="7125" w:author="Rev 3 Allen Wirfs-Brock" w:date="2011-09-11T15:06:00Z"/>
        </w:rPr>
      </w:pPr>
      <w:ins w:id="7126" w:author="Rev 3 Allen Wirfs-Brock" w:date="2011-09-11T15:06:00Z">
        <w:r w:rsidRPr="00E77497">
          <w:t xml:space="preserve">Let </w:t>
        </w:r>
        <w:r w:rsidRPr="00E77497">
          <w:rPr>
            <w:i/>
          </w:rPr>
          <w:t>P</w:t>
        </w:r>
        <w:r w:rsidRPr="00E77497">
          <w:t xml:space="preserve"> be ToString(</w:t>
        </w:r>
        <w:r w:rsidRPr="00E77497">
          <w:rPr>
            <w:i/>
          </w:rPr>
          <w:t>index</w:t>
        </w:r>
        <w:r w:rsidRPr="00E77497">
          <w:t>).</w:t>
        </w:r>
      </w:ins>
    </w:p>
    <w:p w14:paraId="267F53C1" w14:textId="77777777" w:rsidR="00C7334F" w:rsidRPr="00E77497" w:rsidRDefault="00C7334F" w:rsidP="00FA3203">
      <w:pPr>
        <w:pStyle w:val="Alg3"/>
        <w:numPr>
          <w:ilvl w:val="1"/>
          <w:numId w:val="416"/>
        </w:numPr>
        <w:rPr>
          <w:ins w:id="7127" w:author="Rev 3 Allen Wirfs-Brock" w:date="2011-09-11T15:06:00Z"/>
        </w:rPr>
      </w:pPr>
      <w:ins w:id="7128" w:author="Rev 3 Allen Wirfs-Brock" w:date="2011-09-11T15:06:00Z">
        <w:r w:rsidRPr="00E77497">
          <w:t xml:space="preserve">Let </w:t>
        </w:r>
        <w:r w:rsidRPr="00E77497">
          <w:rPr>
            <w:i/>
          </w:rPr>
          <w:t>exists</w:t>
        </w:r>
        <w:r w:rsidRPr="00E77497">
          <w:t xml:space="preserve"> be the result of calling the [[HasProperty]] internal method of </w:t>
        </w:r>
        <w:r w:rsidRPr="00E77497">
          <w:rPr>
            <w:i/>
          </w:rPr>
          <w:t>obj</w:t>
        </w:r>
        <w:r w:rsidRPr="00E77497">
          <w:t xml:space="preserve"> with argument </w:t>
        </w:r>
        <w:r w:rsidRPr="00E77497">
          <w:rPr>
            <w:i/>
          </w:rPr>
          <w:t>P</w:t>
        </w:r>
        <w:r w:rsidRPr="00E77497">
          <w:t>.</w:t>
        </w:r>
      </w:ins>
    </w:p>
    <w:p w14:paraId="7DBCD81E" w14:textId="77777777" w:rsidR="00C7334F" w:rsidRPr="00E77497" w:rsidRDefault="00C7334F" w:rsidP="00FA3203">
      <w:pPr>
        <w:pStyle w:val="Alg3"/>
        <w:numPr>
          <w:ilvl w:val="1"/>
          <w:numId w:val="416"/>
        </w:numPr>
        <w:rPr>
          <w:ins w:id="7129" w:author="Rev 3 Allen Wirfs-Brock" w:date="2011-09-11T15:06:00Z"/>
        </w:rPr>
      </w:pPr>
      <w:ins w:id="7130" w:author="Rev 3 Allen Wirfs-Brock" w:date="2011-09-11T15:06:00Z">
        <w:r w:rsidRPr="00E77497">
          <w:t xml:space="preserve">If </w:t>
        </w:r>
        <w:r w:rsidRPr="00E77497">
          <w:rPr>
            <w:i/>
          </w:rPr>
          <w:t>exists</w:t>
        </w:r>
        <w:r w:rsidRPr="00E77497">
          <w:t xml:space="preserve"> is </w:t>
        </w:r>
        <w:r w:rsidRPr="00E77497">
          <w:rPr>
            <w:b/>
          </w:rPr>
          <w:t>true</w:t>
        </w:r>
        <w:r w:rsidRPr="00E77497">
          <w:t>, then</w:t>
        </w:r>
      </w:ins>
    </w:p>
    <w:p w14:paraId="50BC0244" w14:textId="77777777" w:rsidR="00C707BD" w:rsidRPr="00E77497" w:rsidRDefault="00C707BD" w:rsidP="00FA3203">
      <w:pPr>
        <w:pStyle w:val="Alg3"/>
        <w:numPr>
          <w:ilvl w:val="2"/>
          <w:numId w:val="416"/>
        </w:numPr>
        <w:tabs>
          <w:tab w:val="clear" w:pos="1800"/>
          <w:tab w:val="num" w:pos="1350"/>
        </w:tabs>
        <w:ind w:left="1350" w:hanging="270"/>
        <w:rPr>
          <w:ins w:id="7131" w:author="Allen Wirfs-Brock" w:date="2011-07-01T15:12:00Z"/>
        </w:rPr>
      </w:pPr>
      <w:ins w:id="7132"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passing ToString(</w:t>
        </w:r>
        <w:r w:rsidRPr="00E77497">
          <w:rPr>
            <w:i/>
          </w:rPr>
          <w:t>index</w:t>
        </w:r>
        <w:r w:rsidRPr="00E77497">
          <w:t>)</w:t>
        </w:r>
      </w:ins>
      <w:ins w:id="7133" w:author="Rev 3 Allen Wirfs-Brock" w:date="2011-08-30T11:36:00Z">
        <w:r w:rsidR="00F937DA" w:rsidRPr="00E77497">
          <w:t xml:space="preserve"> </w:t>
        </w:r>
      </w:ins>
      <w:ins w:id="7134" w:author="Allen Wirfs-Brock" w:date="2011-07-01T15:12:00Z">
        <w:r w:rsidRPr="00E77497">
          <w:t>as the argument.</w:t>
        </w:r>
      </w:ins>
    </w:p>
    <w:p w14:paraId="57AFBED9" w14:textId="77777777" w:rsidR="00C707BD" w:rsidRPr="00E77497" w:rsidRDefault="00C707BD" w:rsidP="00FA3203">
      <w:pPr>
        <w:pStyle w:val="Alg3"/>
        <w:numPr>
          <w:ilvl w:val="2"/>
          <w:numId w:val="416"/>
        </w:numPr>
        <w:tabs>
          <w:tab w:val="clear" w:pos="1800"/>
          <w:tab w:val="num" w:pos="1350"/>
        </w:tabs>
        <w:ind w:left="1350" w:hanging="270"/>
        <w:rPr>
          <w:ins w:id="7135" w:author="Allen Wirfs-Brock" w:date="2011-07-01T15:12:00Z"/>
        </w:rPr>
      </w:pPr>
      <w:ins w:id="7136" w:author="Allen Wirfs-Brock" w:date="2011-07-01T15:12:00Z">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0C396400" w14:textId="77777777" w:rsidR="00C707BD" w:rsidRPr="00E77497" w:rsidRDefault="00C707BD" w:rsidP="00FA3203">
      <w:pPr>
        <w:pStyle w:val="Alg3"/>
        <w:numPr>
          <w:ilvl w:val="1"/>
          <w:numId w:val="416"/>
        </w:numPr>
        <w:rPr>
          <w:ins w:id="7137" w:author="Allen Wirfs-Brock" w:date="2011-07-01T15:12:00Z"/>
        </w:rPr>
      </w:pPr>
      <w:ins w:id="7138" w:author="Allen Wirfs-Brock" w:date="2011-07-01T15:12:00Z">
        <w:r w:rsidRPr="00E77497">
          <w:t xml:space="preserve">Let </w:t>
        </w:r>
        <w:r w:rsidRPr="00E77497">
          <w:rPr>
            <w:i/>
          </w:rPr>
          <w:t>n</w:t>
        </w:r>
        <w:r w:rsidRPr="00E77497">
          <w:t xml:space="preserve"> = </w:t>
        </w:r>
        <w:r w:rsidRPr="00E77497">
          <w:rPr>
            <w:i/>
          </w:rPr>
          <w:t>n</w:t>
        </w:r>
        <w:r w:rsidRPr="00E77497">
          <w:t>+1.</w:t>
        </w:r>
      </w:ins>
    </w:p>
    <w:p w14:paraId="10BE0D53" w14:textId="77777777" w:rsidR="00C707BD" w:rsidRPr="00E77497" w:rsidRDefault="00C707BD" w:rsidP="00FA3203">
      <w:pPr>
        <w:pStyle w:val="Alg3"/>
        <w:numPr>
          <w:ilvl w:val="1"/>
          <w:numId w:val="416"/>
        </w:numPr>
        <w:rPr>
          <w:ins w:id="7139" w:author="Allen Wirfs-Brock" w:date="2011-07-01T15:12:00Z"/>
        </w:rPr>
      </w:pPr>
      <w:ins w:id="7140" w:author="Allen Wirfs-Brock" w:date="2011-07-01T15:12:00Z">
        <w:r w:rsidRPr="00E77497">
          <w:t xml:space="preserve">Let </w:t>
        </w:r>
        <w:r w:rsidRPr="00E77497">
          <w:rPr>
            <w:i/>
          </w:rPr>
          <w:t>index</w:t>
        </w:r>
        <w:r w:rsidRPr="00E77497">
          <w:t xml:space="preserve"> = </w:t>
        </w:r>
        <w:r w:rsidRPr="00E77497">
          <w:rPr>
            <w:i/>
          </w:rPr>
          <w:t>index</w:t>
        </w:r>
        <w:r w:rsidRPr="00E77497">
          <w:t>+1.</w:t>
        </w:r>
      </w:ins>
    </w:p>
    <w:p w14:paraId="6611DAE7" w14:textId="77777777" w:rsidR="00C707BD" w:rsidRPr="00E77497" w:rsidDel="00307224" w:rsidRDefault="00C707BD" w:rsidP="00FA3203">
      <w:pPr>
        <w:pStyle w:val="Alg3"/>
        <w:numPr>
          <w:ilvl w:val="0"/>
          <w:numId w:val="416"/>
        </w:numPr>
        <w:spacing w:after="240"/>
        <w:rPr>
          <w:ins w:id="7141" w:author="Allen Wirfs-Brock" w:date="2011-07-01T15:12:00Z"/>
          <w:del w:id="7142" w:author="Rev 4 Allen Wirfs-Brock" w:date="2011-10-15T14:51:00Z"/>
        </w:rPr>
      </w:pPr>
      <w:ins w:id="7143" w:author="Allen Wirfs-Brock" w:date="2011-07-01T15:12:00Z">
        <w:r w:rsidRPr="00E77497">
          <w:t>Call PutValue(</w:t>
        </w:r>
        <w:r w:rsidRPr="00E77497">
          <w:rPr>
            <w:i/>
          </w:rPr>
          <w:t>lref</w:t>
        </w:r>
        <w:r w:rsidRPr="00E77497">
          <w:t>,</w:t>
        </w:r>
        <w:r w:rsidRPr="00E77497">
          <w:rPr>
            <w:i/>
          </w:rPr>
          <w:t>A</w:t>
        </w:r>
        <w:r w:rsidRPr="00E77497">
          <w:t>).</w:t>
        </w:r>
      </w:ins>
    </w:p>
    <w:p w14:paraId="5607C122" w14:textId="77777777" w:rsidR="00C707BD" w:rsidRPr="00E77497" w:rsidRDefault="00C707BD" w:rsidP="00FA3203">
      <w:pPr>
        <w:pStyle w:val="Alg3"/>
        <w:numPr>
          <w:ilvl w:val="0"/>
          <w:numId w:val="416"/>
        </w:numPr>
        <w:spacing w:after="240"/>
        <w:rPr>
          <w:ins w:id="7144" w:author="Allen Wirfs-Brock" w:date="2011-07-01T15:12:00Z"/>
        </w:rPr>
      </w:pPr>
    </w:p>
    <w:p w14:paraId="028920CE" w14:textId="77777777" w:rsidR="004C02EF" w:rsidRPr="00E77497" w:rsidRDefault="004C02EF" w:rsidP="003A4B22">
      <w:pPr>
        <w:pStyle w:val="20"/>
        <w:numPr>
          <w:ilvl w:val="0"/>
          <w:numId w:val="0"/>
        </w:numPr>
      </w:pPr>
      <w:bookmarkStart w:id="7145" w:name="_Toc375031196"/>
      <w:bookmarkStart w:id="7146" w:name="_Toc381513709"/>
      <w:bookmarkStart w:id="7147" w:name="_Toc382202876"/>
      <w:bookmarkStart w:id="7148" w:name="_Toc382212231"/>
      <w:bookmarkStart w:id="7149" w:name="_Toc382212703"/>
      <w:bookmarkStart w:id="7150" w:name="_Toc382291576"/>
      <w:bookmarkStart w:id="7151" w:name="_Toc385672225"/>
      <w:bookmarkStart w:id="7152" w:name="_Toc393690328"/>
      <w:bookmarkStart w:id="7153" w:name="_Ref440445088"/>
      <w:bookmarkStart w:id="7154" w:name="_Toc472818873"/>
      <w:bookmarkStart w:id="7155" w:name="_Toc235503447"/>
      <w:bookmarkStart w:id="7156" w:name="_Toc241509222"/>
      <w:bookmarkStart w:id="7157" w:name="_Toc244416709"/>
      <w:bookmarkStart w:id="7158" w:name="_Toc276631073"/>
      <w:bookmarkStart w:id="7159" w:name="_Toc314500629"/>
      <w:bookmarkEnd w:id="6367"/>
      <w:bookmarkEnd w:id="6368"/>
      <w:bookmarkEnd w:id="6369"/>
      <w:bookmarkEnd w:id="6370"/>
      <w:bookmarkEnd w:id="6371"/>
      <w:bookmarkEnd w:id="6372"/>
      <w:bookmarkEnd w:id="6373"/>
      <w:bookmarkEnd w:id="6374"/>
      <w:bookmarkEnd w:id="6375"/>
      <w:r w:rsidRPr="00E77497">
        <w:t>11.14</w:t>
      </w:r>
      <w:r w:rsidRPr="00E77497">
        <w:tab/>
        <w:t>Comma Operator (</w:t>
      </w:r>
      <w:r w:rsidRPr="00E77497">
        <w:rPr>
          <w:rFonts w:ascii="Courier New" w:hAnsi="Courier New"/>
          <w:smallCaps/>
        </w:rPr>
        <w:t xml:space="preserve"> , )</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p>
    <w:p w14:paraId="61BC1E14" w14:textId="77777777" w:rsidR="004C02EF" w:rsidRPr="00E77497" w:rsidRDefault="004C02EF" w:rsidP="004C02EF">
      <w:pPr>
        <w:pStyle w:val="Syntax"/>
      </w:pPr>
      <w:r w:rsidRPr="00E77497">
        <w:t>Syntax</w:t>
      </w:r>
    </w:p>
    <w:p w14:paraId="08DADBA9"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4F298636"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070E98B7" w14:textId="77777777" w:rsidR="004C02EF" w:rsidRPr="00E77497" w:rsidRDefault="004C02EF" w:rsidP="004C02EF">
      <w:pPr>
        <w:pStyle w:val="SyntaxRule"/>
      </w:pPr>
      <w:r w:rsidRPr="00E77497">
        <w:t xml:space="preserve">ExpressionNoIn </w:t>
      </w:r>
      <w:r w:rsidRPr="00E77497">
        <w:rPr>
          <w:rFonts w:ascii="Arial" w:hAnsi="Arial"/>
          <w:b/>
          <w:i w:val="0"/>
        </w:rPr>
        <w:t>:</w:t>
      </w:r>
    </w:p>
    <w:p w14:paraId="560568D0" w14:textId="77777777" w:rsidR="004C02EF" w:rsidRPr="00E77497" w:rsidRDefault="004C02EF" w:rsidP="004C02EF">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2892E694" w14:textId="77777777" w:rsidR="005B5983" w:rsidRPr="00E77497" w:rsidRDefault="005B5983" w:rsidP="005B5983">
      <w:r w:rsidRPr="00E77497">
        <w:t>The</w:t>
      </w:r>
      <w:ins w:id="7160" w:author="Rev 4 Allen Wirfs-Brock" w:date="2011-10-15T13:39:00Z">
        <w:r w:rsidRPr="00E77497">
          <w:t xml:space="preserve"> semantics of the</w:t>
        </w:r>
      </w:ins>
      <w:r w:rsidRPr="00E77497">
        <w:t xml:space="preserve"> </w:t>
      </w:r>
      <w:r w:rsidRPr="00E77497">
        <w:rPr>
          <w:rStyle w:val="bnf"/>
        </w:rPr>
        <w:t>ExpressionNoIn</w:t>
      </w:r>
      <w:r w:rsidRPr="00E77497">
        <w:t xml:space="preserve"> production is </w:t>
      </w:r>
      <w:del w:id="7161" w:author="Rev 4 Allen Wirfs-Brock" w:date="2011-10-15T13:39:00Z">
        <w:r w:rsidRPr="00E77497" w:rsidDel="005B5983">
          <w:delText xml:space="preserve">evaluated in </w:delText>
        </w:r>
      </w:del>
      <w:r w:rsidRPr="00E77497">
        <w:t xml:space="preserve">the same manner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w:t>
      </w:r>
      <w:ins w:id="7162" w:author="Rev 4 Allen Wirfs-Brock" w:date="2011-10-15T13:39:00Z">
        <w:r w:rsidRPr="00E77497">
          <w:t xml:space="preserve">used in place </w:t>
        </w:r>
      </w:ins>
      <w:del w:id="7163" w:author="Rev 4 Allen Wirfs-Brock" w:date="2011-10-15T13:39:00Z">
        <w:r w:rsidRPr="00E77497" w:rsidDel="005B5983">
          <w:delText xml:space="preserve">evaluated instead </w:delText>
        </w:r>
      </w:del>
      <w:r w:rsidRPr="00E77497">
        <w:t xml:space="preserve">of the contained </w:t>
      </w:r>
      <w:r w:rsidRPr="00E77497">
        <w:rPr>
          <w:rStyle w:val="bnf"/>
        </w:rPr>
        <w:t>Expression</w:t>
      </w:r>
      <w:r w:rsidRPr="00E77497">
        <w:t xml:space="preserve"> and </w:t>
      </w:r>
      <w:r w:rsidRPr="00E77497">
        <w:rPr>
          <w:rStyle w:val="bnf"/>
        </w:rPr>
        <w:t>AssignmentExpression</w:t>
      </w:r>
      <w:r w:rsidRPr="00E77497">
        <w:t>, respectively.</w:t>
      </w:r>
    </w:p>
    <w:p w14:paraId="26A48EA3" w14:textId="77777777" w:rsidR="005B5983" w:rsidRPr="00E77497" w:rsidRDefault="005B5983" w:rsidP="005B5983">
      <w:pPr>
        <w:keepNext/>
        <w:rPr>
          <w:ins w:id="7164" w:author="Rev 4 Allen Wirfs-Brock" w:date="2011-10-15T13:40:00Z"/>
          <w:rFonts w:ascii="Helvetica" w:hAnsi="Helvetica"/>
          <w:b/>
        </w:rPr>
      </w:pPr>
      <w:ins w:id="7165" w:author="Rev 4 Allen Wirfs-Brock" w:date="2011-10-15T13:40:00Z">
        <w:r w:rsidRPr="00E77497">
          <w:rPr>
            <w:rFonts w:ascii="Helvetica" w:hAnsi="Helvetica"/>
            <w:b/>
          </w:rPr>
          <w:t xml:space="preserve">Runtime Semantics: </w:t>
        </w:r>
        <w:r w:rsidRPr="00E77497">
          <w:rPr>
            <w:rFonts w:ascii="Helvetica" w:hAnsi="Helvetica"/>
            <w:b/>
            <w:spacing w:val="6"/>
          </w:rPr>
          <w:t>Evaluation</w:t>
        </w:r>
      </w:ins>
    </w:p>
    <w:p w14:paraId="1200D903" w14:textId="77777777" w:rsidR="004C02EF" w:rsidRPr="00E77497" w:rsidDel="005B5983" w:rsidRDefault="004C02EF" w:rsidP="004C02EF">
      <w:pPr>
        <w:pStyle w:val="Syntax"/>
        <w:rPr>
          <w:del w:id="7166" w:author="Rev 4 Allen Wirfs-Brock" w:date="2011-10-15T13:40:00Z"/>
        </w:rPr>
      </w:pPr>
      <w:del w:id="7167" w:author="Rev 4 Allen Wirfs-Brock" w:date="2011-10-15T13:40:00Z">
        <w:r w:rsidRPr="00E77497" w:rsidDel="005B5983">
          <w:delText>Semantics</w:delText>
        </w:r>
      </w:del>
    </w:p>
    <w:p w14:paraId="4591FABE" w14:textId="77777777" w:rsidR="004C02EF" w:rsidRPr="00E77497" w:rsidRDefault="004C02EF" w:rsidP="004C02EF">
      <w:del w:id="7168" w:author="Rev 4 Allen Wirfs-Brock" w:date="2011-10-15T13:40:00Z">
        <w:r w:rsidRPr="00E77497" w:rsidDel="005B5983">
          <w:delText xml:space="preserve">The production </w:delText>
        </w:r>
      </w:del>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7169" w:author="Rev 4 Allen Wirfs-Brock" w:date="2011-10-15T13:40:00Z">
        <w:r w:rsidRPr="00E77497" w:rsidDel="005B5983">
          <w:delText>is evaluated as follows:</w:delText>
        </w:r>
      </w:del>
      <w:bookmarkStart w:id="7170" w:name="_Toc382212704"/>
    </w:p>
    <w:p w14:paraId="0C4D1CC6" w14:textId="77777777"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7170"/>
      <w:r w:rsidRPr="00E77497">
        <w:t>.</w:t>
      </w:r>
      <w:bookmarkStart w:id="7171" w:name="_Toc382212705"/>
    </w:p>
    <w:p w14:paraId="055591EE" w14:textId="77777777" w:rsidR="004C02EF" w:rsidRPr="00E77497" w:rsidRDefault="004C02EF" w:rsidP="00FA3203">
      <w:pPr>
        <w:pStyle w:val="Alg2"/>
        <w:numPr>
          <w:ilvl w:val="0"/>
          <w:numId w:val="105"/>
        </w:numPr>
      </w:pPr>
      <w:r w:rsidRPr="00E77497">
        <w:t>Call GetValue(</w:t>
      </w:r>
      <w:r w:rsidRPr="00E77497">
        <w:rPr>
          <w:i/>
        </w:rPr>
        <w:t>lref</w:t>
      </w:r>
      <w:r w:rsidRPr="00E77497">
        <w:t>)</w:t>
      </w:r>
      <w:bookmarkEnd w:id="7171"/>
      <w:r w:rsidRPr="00E77497">
        <w:t>.</w:t>
      </w:r>
      <w:bookmarkStart w:id="7172" w:name="_Toc382212706"/>
    </w:p>
    <w:p w14:paraId="3ECBFB34" w14:textId="77777777"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7172"/>
      <w:r w:rsidRPr="00E77497">
        <w:t>.</w:t>
      </w:r>
      <w:bookmarkStart w:id="7173" w:name="_Toc382212707"/>
    </w:p>
    <w:p w14:paraId="3270C605" w14:textId="77777777"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7174" w:name="_Toc382212708"/>
      <w:bookmarkEnd w:id="7173"/>
    </w:p>
    <w:p w14:paraId="2B697646" w14:textId="77777777" w:rsidR="004C02EF" w:rsidRPr="00E77497" w:rsidRDefault="004C02EF" w:rsidP="004C02EF">
      <w:pPr>
        <w:pStyle w:val="Note"/>
      </w:pPr>
      <w:bookmarkStart w:id="7175" w:name="_Toc375031197"/>
      <w:bookmarkStart w:id="7176" w:name="_Ref379923281"/>
      <w:bookmarkStart w:id="7177" w:name="_Toc381513710"/>
      <w:bookmarkStart w:id="7178" w:name="_Toc382212232"/>
      <w:bookmarkStart w:id="7179" w:name="_Toc382212709"/>
      <w:bookmarkStart w:id="7180" w:name="_Toc382291577"/>
      <w:bookmarkStart w:id="7181" w:name="_Toc385672226"/>
      <w:bookmarkStart w:id="7182" w:name="_Ref386878652"/>
      <w:bookmarkStart w:id="7183" w:name="_Toc393690329"/>
      <w:bookmarkStart w:id="7184" w:name="_Ref424532497"/>
      <w:bookmarkEnd w:id="7174"/>
      <w:r w:rsidRPr="00E77497">
        <w:t>NOTE</w:t>
      </w:r>
      <w:r w:rsidRPr="00E77497">
        <w:tab/>
        <w:t>GetValue must be called even though its value is not used because it may have observable side-effects.</w:t>
      </w:r>
    </w:p>
    <w:p w14:paraId="07EB27B6" w14:textId="77777777" w:rsidR="004C02EF" w:rsidRPr="00E77497" w:rsidRDefault="004C02EF" w:rsidP="004C02EF">
      <w:pPr>
        <w:pStyle w:val="1"/>
        <w:numPr>
          <w:ilvl w:val="0"/>
          <w:numId w:val="0"/>
        </w:numPr>
      </w:pPr>
      <w:bookmarkStart w:id="7185" w:name="_Ref457437637"/>
      <w:bookmarkStart w:id="7186" w:name="_Toc472818874"/>
      <w:bookmarkStart w:id="7187" w:name="_Toc235503448"/>
      <w:bookmarkStart w:id="7188" w:name="_Toc241509223"/>
      <w:bookmarkStart w:id="7189" w:name="_Toc244416710"/>
      <w:bookmarkStart w:id="7190" w:name="_Toc276631074"/>
      <w:bookmarkStart w:id="7191" w:name="_Toc314500630"/>
      <w:r w:rsidRPr="00E77497">
        <w:t>12</w:t>
      </w:r>
      <w:r w:rsidRPr="00E77497">
        <w:tab/>
        <w:t>Statement</w:t>
      </w:r>
      <w:bookmarkEnd w:id="7175"/>
      <w:bookmarkEnd w:id="7176"/>
      <w:bookmarkEnd w:id="7177"/>
      <w:bookmarkEnd w:id="7178"/>
      <w:bookmarkEnd w:id="7179"/>
      <w:bookmarkEnd w:id="7180"/>
      <w:bookmarkEnd w:id="7181"/>
      <w:bookmarkEnd w:id="7182"/>
      <w:bookmarkEnd w:id="7183"/>
      <w:r w:rsidRPr="00E77497">
        <w:t>s</w:t>
      </w:r>
      <w:bookmarkEnd w:id="7184"/>
      <w:bookmarkEnd w:id="7185"/>
      <w:bookmarkEnd w:id="7186"/>
      <w:bookmarkEnd w:id="7187"/>
      <w:bookmarkEnd w:id="7188"/>
      <w:bookmarkEnd w:id="7189"/>
      <w:bookmarkEnd w:id="7190"/>
      <w:ins w:id="7192" w:author="Rev 3 Allen Wirfs-Brock" w:date="2011-08-30T14:56:00Z">
        <w:r w:rsidR="00624D8F" w:rsidRPr="00E77497">
          <w:t xml:space="preserve"> and Declarations</w:t>
        </w:r>
      </w:ins>
      <w:bookmarkEnd w:id="7191"/>
    </w:p>
    <w:p w14:paraId="635F2125" w14:textId="77777777" w:rsidR="004C02EF" w:rsidRPr="00E77497" w:rsidRDefault="004C02EF" w:rsidP="004C02EF">
      <w:pPr>
        <w:pStyle w:val="Syntax"/>
      </w:pPr>
      <w:r w:rsidRPr="00E77497">
        <w:t>Syntax</w:t>
      </w:r>
    </w:p>
    <w:p w14:paraId="538772D7" w14:textId="77777777" w:rsidR="004C02EF" w:rsidRPr="00E77497" w:rsidRDefault="004C02EF" w:rsidP="004C02EF">
      <w:pPr>
        <w:pStyle w:val="SyntaxRule"/>
      </w:pPr>
      <w:r w:rsidRPr="00E77497">
        <w:t xml:space="preserve">Statement </w:t>
      </w:r>
      <w:r w:rsidRPr="00E77497">
        <w:rPr>
          <w:rFonts w:ascii="Arial" w:hAnsi="Arial"/>
          <w:b/>
          <w:i w:val="0"/>
        </w:rPr>
        <w:t>:</w:t>
      </w:r>
    </w:p>
    <w:p w14:paraId="0E4D7940" w14:textId="77777777" w:rsidR="004C02EF" w:rsidRPr="00E77497" w:rsidRDefault="004C02EF" w:rsidP="004C02EF">
      <w:pPr>
        <w:pStyle w:val="SyntaxDefinition"/>
        <w:rPr>
          <w:ins w:id="7193" w:author="Rev 3 Allen Wirfs-Brock" w:date="2011-08-30T14:58:00Z"/>
        </w:rPr>
      </w:pPr>
      <w:r w:rsidRPr="00E77497">
        <w:t>Block</w:t>
      </w:r>
      <w:ins w:id="7194" w:author="Rev 3 Allen Wirfs-Brock" w:date="2011-09-09T13:15:00Z">
        <w:r w:rsidR="001434CE" w:rsidRPr="00E77497">
          <w:t>Statement</w:t>
        </w:r>
      </w:ins>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bookmarkStart w:id="7195" w:name="_Toc393690330"/>
      <w:r w:rsidRPr="00E77497">
        <w:br/>
        <w:t>LabelledStatement</w:t>
      </w:r>
      <w:r w:rsidRPr="00E77497">
        <w:br/>
        <w:t>SwitchStatement</w:t>
      </w:r>
      <w:r w:rsidRPr="00E77497">
        <w:br/>
        <w:t>ThrowStatement</w:t>
      </w:r>
      <w:r w:rsidRPr="00E77497">
        <w:br/>
        <w:t>TryStatement</w:t>
      </w:r>
      <w:r w:rsidRPr="00E77497">
        <w:br/>
        <w:t>DebuggerStatement</w:t>
      </w:r>
    </w:p>
    <w:p w14:paraId="4D31493E" w14:textId="77777777" w:rsidR="00624D8F" w:rsidRPr="00E77497" w:rsidRDefault="00624D8F" w:rsidP="00624D8F">
      <w:pPr>
        <w:pStyle w:val="SyntaxRule"/>
        <w:rPr>
          <w:ins w:id="7196" w:author="Rev 3 Allen Wirfs-Brock" w:date="2011-08-30T14:58:00Z"/>
        </w:rPr>
      </w:pPr>
      <w:ins w:id="7197" w:author="Rev 3 Allen Wirfs-Brock" w:date="2011-08-30T14:58:00Z">
        <w:r w:rsidRPr="00E77497">
          <w:t xml:space="preserve">Declaration </w:t>
        </w:r>
        <w:r w:rsidRPr="00E77497">
          <w:rPr>
            <w:rFonts w:ascii="Arial" w:hAnsi="Arial"/>
            <w:b/>
            <w:i w:val="0"/>
          </w:rPr>
          <w:t>:</w:t>
        </w:r>
      </w:ins>
    </w:p>
    <w:p w14:paraId="76D3A3D1" w14:textId="77777777" w:rsidR="00624D8F" w:rsidRPr="00E77497" w:rsidRDefault="00CB7EF2" w:rsidP="00624D8F">
      <w:pPr>
        <w:pStyle w:val="SyntaxDefinition"/>
        <w:rPr>
          <w:ins w:id="7198" w:author="Rev 3 Allen Wirfs-Brock" w:date="2011-08-30T14:58:00Z"/>
        </w:rPr>
      </w:pPr>
      <w:ins w:id="7199" w:author="Rev 3 Allen Wirfs-Brock" w:date="2011-09-21T09:08:00Z">
        <w:r w:rsidRPr="00E77497">
          <w:t>FunctionDeclaration</w:t>
        </w:r>
      </w:ins>
      <w:ins w:id="7200" w:author="Allen Wirfs-Brock" w:date="2011-09-21T09:06:00Z">
        <w:r w:rsidRPr="00E77497">
          <w:br/>
        </w:r>
      </w:ins>
      <w:ins w:id="7201" w:author="Rev 3 Allen Wirfs-Brock" w:date="2011-08-30T14:59:00Z">
        <w:r w:rsidR="00624D8F" w:rsidRPr="00E77497">
          <w:t>LetDeclaration</w:t>
        </w:r>
      </w:ins>
      <w:ins w:id="7202" w:author="Rev 3 Allen Wirfs-Brock" w:date="2011-08-30T14:58:00Z">
        <w:r w:rsidR="00624D8F" w:rsidRPr="00E77497">
          <w:br/>
        </w:r>
      </w:ins>
      <w:ins w:id="7203" w:author="Rev 3 Allen Wirfs-Brock" w:date="2011-08-30T16:21:00Z">
        <w:r w:rsidR="00201852" w:rsidRPr="00E77497">
          <w:t>ConstDeclaration</w:t>
        </w:r>
      </w:ins>
    </w:p>
    <w:p w14:paraId="30407007" w14:textId="77777777" w:rsidR="00624D8F" w:rsidRPr="00E77497" w:rsidRDefault="00624D8F" w:rsidP="004C02EF">
      <w:pPr>
        <w:pStyle w:val="SyntaxDefinition"/>
      </w:pPr>
    </w:p>
    <w:p w14:paraId="331693FC" w14:textId="77777777" w:rsidR="004C02EF" w:rsidRPr="00E77497" w:rsidRDefault="003B5B66" w:rsidP="004C02EF">
      <w:pPr>
        <w:pStyle w:val="Syntax"/>
      </w:pPr>
      <w:ins w:id="7204" w:author="Rev 4 Allen Wirfs-Brock" w:date="2011-10-19T15:46:00Z">
        <w:r w:rsidRPr="00E77497">
          <w:t xml:space="preserve">Static </w:t>
        </w:r>
      </w:ins>
      <w:r w:rsidR="004C02EF" w:rsidRPr="00E77497">
        <w:t>Semantics</w:t>
      </w:r>
    </w:p>
    <w:p w14:paraId="0438036A" w14:textId="77777777" w:rsidR="004C02EF" w:rsidRPr="004D1BD1" w:rsidRDefault="004C02EF" w:rsidP="004C02EF">
      <w:commentRangeStart w:id="7205"/>
      <w:r w:rsidRPr="00E77497">
        <w:t xml:space="preserve">A </w:t>
      </w:r>
      <w:r w:rsidRPr="00E77497">
        <w:rPr>
          <w:rFonts w:ascii="Times New Roman" w:hAnsi="Times New Roman"/>
          <w:i/>
        </w:rPr>
        <w:t>Statement</w:t>
      </w:r>
      <w:r w:rsidRPr="00E77497">
        <w:t xml:space="preserve"> can be part of a </w:t>
      </w:r>
      <w:r w:rsidRPr="00E77497">
        <w:rPr>
          <w:rFonts w:ascii="Times New Roman" w:hAnsi="Times New Roman"/>
          <w:i/>
        </w:rPr>
        <w:t>LabelledStatement</w:t>
      </w:r>
      <w:r w:rsidRPr="00E77497">
        <w:t xml:space="preserve">, which itself can be part of a </w:t>
      </w:r>
      <w:r w:rsidRPr="00E77497">
        <w:rPr>
          <w:rFonts w:ascii="Times New Roman" w:hAnsi="Times New Roman"/>
          <w:i/>
        </w:rPr>
        <w:t>LabelledStatement</w:t>
      </w:r>
      <w:r w:rsidRPr="00E77497">
        <w:t xml:space="preserve">, and so on. The labels introduced this way are collectively referred to as the “current label set” when describing the semantics of individual statements. A </w:t>
      </w:r>
      <w:r w:rsidRPr="00E77497">
        <w:rPr>
          <w:rFonts w:ascii="Times New Roman" w:hAnsi="Times New Roman"/>
          <w:i/>
        </w:rPr>
        <w:t>LabelledStatement</w:t>
      </w:r>
      <w:r w:rsidRPr="00E77497">
        <w:t xml:space="preserve"> has no semantic meaning other than the introduction of a label to a </w:t>
      </w:r>
      <w:r w:rsidRPr="00E77497">
        <w:rPr>
          <w:i/>
        </w:rPr>
        <w:t>label set</w:t>
      </w:r>
      <w:r w:rsidRPr="00E77497">
        <w:t xml:space="preserve">. The label set of an </w:t>
      </w:r>
      <w:r w:rsidRPr="00E77497">
        <w:rPr>
          <w:rFonts w:ascii="Times New Roman" w:hAnsi="Times New Roman"/>
          <w:i/>
        </w:rPr>
        <w:t>IterationStatement</w:t>
      </w:r>
      <w:r w:rsidRPr="00E77497">
        <w:t xml:space="preserve"> or a</w:t>
      </w:r>
      <w:r w:rsidRPr="00E77497">
        <w:rPr>
          <w:rFonts w:ascii="Times New Roman" w:hAnsi="Times New Roman"/>
          <w:i/>
        </w:rPr>
        <w:t xml:space="preserve"> SwitchStatement</w:t>
      </w:r>
      <w:r w:rsidRPr="00E77497">
        <w:t xml:space="preserve"> initially contains the single element </w:t>
      </w:r>
      <w:r w:rsidRPr="00E77497">
        <w:rPr>
          <w:b/>
        </w:rPr>
        <w:t>empty</w:t>
      </w:r>
      <w:r w:rsidRPr="00E77497">
        <w:t>. The label set of any other statement is initially empty.</w:t>
      </w:r>
      <w:commentRangeEnd w:id="7205"/>
      <w:r w:rsidR="002135E7" w:rsidRPr="00CB5F32">
        <w:rPr>
          <w:rStyle w:val="af4"/>
          <w:lang w:val="en-GB"/>
        </w:rPr>
        <w:commentReference w:id="7205"/>
      </w:r>
    </w:p>
    <w:p w14:paraId="73E7BD51" w14:textId="77777777" w:rsidR="003B5B66" w:rsidRPr="006B6D0A" w:rsidRDefault="003B5B66" w:rsidP="003B5B66">
      <w:pPr>
        <w:rPr>
          <w:ins w:id="7206" w:author="Rev 4 Allen Wirfs-Brock" w:date="2011-10-19T15:45:00Z"/>
          <w:rFonts w:ascii="Helvetica" w:hAnsi="Helvetica"/>
          <w:b/>
        </w:rPr>
      </w:pPr>
      <w:ins w:id="7207" w:author="Rev 4 Allen Wirfs-Brock" w:date="2011-10-19T15:45:00Z">
        <w:r w:rsidRPr="003B4312">
          <w:rPr>
            <w:rFonts w:ascii="Helvetica" w:hAnsi="Helvetica"/>
            <w:b/>
          </w:rPr>
          <w:t xml:space="preserve">Static Semantics:  </w:t>
        </w:r>
        <w:r w:rsidRPr="006B6D0A">
          <w:rPr>
            <w:rFonts w:ascii="Helvetica" w:hAnsi="Helvetica"/>
            <w:b/>
            <w:lang w:eastAsia="en-US"/>
          </w:rPr>
          <w:t>BoundNames</w:t>
        </w:r>
      </w:ins>
    </w:p>
    <w:p w14:paraId="1C56B507" w14:textId="77777777" w:rsidR="00210077" w:rsidRPr="00675B74" w:rsidRDefault="00210077" w:rsidP="00210077">
      <w:pPr>
        <w:rPr>
          <w:ins w:id="7208" w:author="Rev 4 Allen Wirfs-Brock" w:date="2011-10-19T15:48:00Z"/>
        </w:rPr>
      </w:pPr>
      <w:ins w:id="7209" w:author="Rev 4 Allen Wirfs-Brock" w:date="2011-10-19T15:48:00Z">
        <w:r w:rsidRPr="006B6D0A">
          <w:t xml:space="preserve">The </w:t>
        </w:r>
        <w:r w:rsidRPr="00E65A34">
          <w:rPr>
            <w:rFonts w:ascii="Times New Roman" w:eastAsia="Times New Roman" w:hAnsi="Times New Roman"/>
            <w:spacing w:val="6"/>
            <w:lang w:eastAsia="en-US"/>
          </w:rPr>
          <w:t xml:space="preserve">BoundNames </w:t>
        </w:r>
        <w:r w:rsidRPr="00546435">
          <w:t xml:space="preserve">of the </w:t>
        </w:r>
        <w:r w:rsidRPr="009C202C">
          <w:rPr>
            <w:rStyle w:val="bnf"/>
          </w:rPr>
          <w:t xml:space="preserve">Declaration </w:t>
        </w:r>
        <w:r w:rsidRPr="00B820AB">
          <w:t xml:space="preserve">productions are </w:t>
        </w:r>
        <w:r w:rsidRPr="00675B74">
          <w:t>determined as follows:</w:t>
        </w:r>
      </w:ins>
    </w:p>
    <w:p w14:paraId="456B96E6" w14:textId="77777777" w:rsidR="00210077" w:rsidRPr="00E77497" w:rsidRDefault="00210077" w:rsidP="00FA3203">
      <w:pPr>
        <w:pStyle w:val="Alg4"/>
        <w:numPr>
          <w:ilvl w:val="0"/>
          <w:numId w:val="469"/>
        </w:numPr>
        <w:spacing w:after="220"/>
        <w:contextualSpacing/>
        <w:rPr>
          <w:ins w:id="7210" w:author="Rev 4 Allen Wirfs-Brock" w:date="2011-10-19T15:48:00Z"/>
        </w:rPr>
      </w:pPr>
      <w:ins w:id="7211" w:author="Rev 4 Allen Wirfs-Brock" w:date="2011-10-19T15:48:00Z">
        <w:r w:rsidRPr="00E77497">
          <w:t>Return the BoundNames of the single non-terminal symbol that is the right hand side of the production.</w:t>
        </w:r>
      </w:ins>
    </w:p>
    <w:p w14:paraId="4B88C8BA" w14:textId="77777777" w:rsidR="00210077" w:rsidRPr="00E77497" w:rsidRDefault="00210077" w:rsidP="00210077">
      <w:pPr>
        <w:rPr>
          <w:ins w:id="7212" w:author="Rev 4 Allen Wirfs-Brock" w:date="2011-10-19T15:53:00Z"/>
          <w:rFonts w:ascii="Helvetica" w:hAnsi="Helvetica"/>
          <w:b/>
        </w:rPr>
      </w:pPr>
      <w:ins w:id="7213" w:author="Rev 4 Allen Wirfs-Brock" w:date="2011-10-19T15:53:00Z">
        <w:r w:rsidRPr="00E77497">
          <w:rPr>
            <w:rFonts w:ascii="Helvetica" w:hAnsi="Helvetica"/>
            <w:b/>
          </w:rPr>
          <w:t xml:space="preserve">Static Semantics:  </w:t>
        </w:r>
        <w:r w:rsidRPr="00E77497">
          <w:rPr>
            <w:rFonts w:ascii="Helvetica" w:hAnsi="Helvetica"/>
            <w:b/>
            <w:lang w:eastAsia="en-US"/>
          </w:rPr>
          <w:t>VarDeclaredNames</w:t>
        </w:r>
      </w:ins>
    </w:p>
    <w:p w14:paraId="598952DF" w14:textId="77777777" w:rsidR="00210077" w:rsidRPr="00E77497" w:rsidRDefault="00210077" w:rsidP="00210077">
      <w:pPr>
        <w:pStyle w:val="SyntaxRule"/>
        <w:rPr>
          <w:ins w:id="7214" w:author="Rev 4 Allen Wirfs-Brock" w:date="2011-10-19T15:54:00Z"/>
        </w:rPr>
      </w:pPr>
      <w:ins w:id="7215" w:author="Rev 4 Allen Wirfs-Brock" w:date="2011-10-19T15:54:00Z">
        <w:r w:rsidRPr="00E77497">
          <w:t xml:space="preserve">Statement </w:t>
        </w:r>
        <w:r w:rsidRPr="00E77497">
          <w:rPr>
            <w:rFonts w:ascii="Arial" w:hAnsi="Arial"/>
            <w:b/>
            <w:i w:val="0"/>
          </w:rPr>
          <w:t>:</w:t>
        </w:r>
      </w:ins>
    </w:p>
    <w:p w14:paraId="043D23E9" w14:textId="77777777" w:rsidR="00210077" w:rsidRPr="00E77497" w:rsidRDefault="00210077" w:rsidP="00210077">
      <w:pPr>
        <w:pStyle w:val="SyntaxDefinition"/>
        <w:rPr>
          <w:ins w:id="7216" w:author="Rev 4 Allen Wirfs-Brock" w:date="2011-10-19T15:54:00Z"/>
        </w:rPr>
      </w:pPr>
      <w:ins w:id="7217" w:author="Rev 4 Allen Wirfs-Brock" w:date="2011-10-19T15:54:00Z">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ins>
    </w:p>
    <w:p w14:paraId="38974E87" w14:textId="77777777" w:rsidR="00EB0D59" w:rsidRPr="00E77497" w:rsidDel="00210077" w:rsidRDefault="00EB0D59" w:rsidP="00EB0764">
      <w:pPr>
        <w:jc w:val="left"/>
        <w:rPr>
          <w:ins w:id="7218" w:author="Rev 3 Allen Wirfs-Brock" w:date="2011-09-02T09:57:00Z"/>
          <w:del w:id="7219" w:author="Rev 4 Allen Wirfs-Brock" w:date="2011-10-19T15:55:00Z"/>
        </w:rPr>
      </w:pPr>
      <w:ins w:id="7220" w:author="Rev 3 Allen Wirfs-Brock" w:date="2011-09-02T09:57:00Z">
        <w:del w:id="7221" w:author="Rev 4 Allen Wirfs-Brock" w:date="2011-10-19T15:55:00Z">
          <w:r w:rsidRPr="00E77497" w:rsidDel="00210077">
            <w:delText>The VarDeclaredNames of the production</w:delText>
          </w:r>
        </w:del>
      </w:ins>
      <w:ins w:id="7222" w:author="Rev 3 Allen Wirfs-Brock" w:date="2011-09-02T09:58:00Z">
        <w:del w:id="7223" w:author="Rev 4 Allen Wirfs-Brock" w:date="2011-10-19T15:55:00Z">
          <w:r w:rsidRPr="00E77497" w:rsidDel="00210077">
            <w:delText>s:</w:delText>
          </w:r>
          <w:r w:rsidRPr="00E77497" w:rsidDel="00210077">
            <w:br/>
          </w:r>
        </w:del>
      </w:ins>
      <w:ins w:id="7224" w:author="Rev 3 Allen Wirfs-Brock" w:date="2011-09-02T09:57:00Z">
        <w:del w:id="7225" w:author="Rev 4 Allen Wirfs-Brock" w:date="2011-10-19T15:55:00Z">
          <w:r w:rsidRPr="00E77497" w:rsidDel="00210077">
            <w:delText xml:space="preserve">  </w:delText>
          </w:r>
        </w:del>
      </w:ins>
      <w:ins w:id="7226" w:author="Rev 3 Allen Wirfs-Brock" w:date="2011-09-02T10:02:00Z">
        <w:del w:id="7227" w:author="Rev 4 Allen Wirfs-Brock" w:date="2011-10-19T15:55:00Z">
          <w:r w:rsidR="00EB0764" w:rsidRPr="00E77497" w:rsidDel="00210077">
            <w:delText xml:space="preserve"> </w:delText>
          </w:r>
        </w:del>
      </w:ins>
      <w:ins w:id="7228" w:author="Rev 3 Allen Wirfs-Brock" w:date="2011-09-02T09:57:00Z">
        <w:del w:id="7229" w:author="Rev 4 Allen Wirfs-Brock" w:date="2011-10-19T15:55:00Z">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w:delText>
          </w:r>
        </w:del>
      </w:ins>
      <w:ins w:id="7230" w:author="Rev 3 Allen Wirfs-Brock" w:date="2011-09-02T09:59:00Z">
        <w:del w:id="7231" w:author="Rev 4 Allen Wirfs-Brock" w:date="2011-10-19T15:55:00Z">
          <w:r w:rsidRPr="00E77497" w:rsidDel="00210077">
            <w:rPr>
              <w:rFonts w:ascii="Times New Roman" w:hAnsi="Times New Roman"/>
              <w:i/>
            </w:rPr>
            <w:delText>EmptyStatement</w:delText>
          </w:r>
          <w:r w:rsidRPr="00E77497" w:rsidDel="00210077">
            <w:rPr>
              <w:rFonts w:ascii="Times New Roman" w:hAnsi="Times New Roman"/>
              <w:i/>
            </w:rPr>
            <w:br/>
          </w:r>
        </w:del>
      </w:ins>
      <w:ins w:id="7232" w:author="Rev 3 Allen Wirfs-Brock" w:date="2011-09-02T10:02:00Z">
        <w:del w:id="7233" w:author="Rev 4 Allen Wirfs-Brock" w:date="2011-10-19T15:55:00Z">
          <w:r w:rsidR="00EB0764" w:rsidRPr="00E77497" w:rsidDel="00210077">
            <w:rPr>
              <w:rFonts w:ascii="Times New Roman" w:hAnsi="Times New Roman"/>
              <w:i/>
            </w:rPr>
            <w:delText xml:space="preserve"> </w:delText>
          </w:r>
        </w:del>
      </w:ins>
      <w:ins w:id="7234" w:author="Rev 3 Allen Wirfs-Brock" w:date="2011-09-02T09:59:00Z">
        <w:del w:id="7235"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E</w:delText>
          </w:r>
        </w:del>
      </w:ins>
      <w:ins w:id="7236" w:author="Rev 3 Allen Wirfs-Brock" w:date="2011-09-02T10:00:00Z">
        <w:del w:id="7237" w:author="Rev 4 Allen Wirfs-Brock" w:date="2011-10-19T15:55:00Z">
          <w:r w:rsidR="00EB0764" w:rsidRPr="00E77497" w:rsidDel="00210077">
            <w:rPr>
              <w:rFonts w:ascii="Times New Roman" w:hAnsi="Times New Roman"/>
              <w:i/>
            </w:rPr>
            <w:delText>xpression</w:delText>
          </w:r>
        </w:del>
      </w:ins>
      <w:ins w:id="7238" w:author="Rev 3 Allen Wirfs-Brock" w:date="2011-09-02T09:59:00Z">
        <w:del w:id="7239" w:author="Rev 4 Allen Wirfs-Brock" w:date="2011-10-19T15:55:00Z">
          <w:r w:rsidR="00EB0764" w:rsidRPr="00E77497" w:rsidDel="00210077">
            <w:rPr>
              <w:rFonts w:ascii="Times New Roman" w:hAnsi="Times New Roman"/>
              <w:i/>
            </w:rPr>
            <w:delText>Statement</w:delText>
          </w:r>
          <w:r w:rsidR="00EB0764" w:rsidRPr="00E77497" w:rsidDel="00210077">
            <w:rPr>
              <w:rFonts w:ascii="Times New Roman" w:hAnsi="Times New Roman"/>
              <w:i/>
            </w:rPr>
            <w:br/>
          </w:r>
        </w:del>
      </w:ins>
      <w:ins w:id="7240" w:author="Rev 3 Allen Wirfs-Brock" w:date="2011-09-02T10:00:00Z">
        <w:del w:id="7241" w:author="Rev 4 Allen Wirfs-Brock" w:date="2011-10-19T15:55:00Z">
          <w:r w:rsidR="00EB0764" w:rsidRPr="00E77497" w:rsidDel="00210077">
            <w:rPr>
              <w:rFonts w:ascii="Times New Roman" w:hAnsi="Times New Roman"/>
              <w:i/>
            </w:rPr>
            <w:delText xml:space="preserve"> </w:delText>
          </w:r>
        </w:del>
      </w:ins>
      <w:ins w:id="7242" w:author="Rev 3 Allen Wirfs-Brock" w:date="2011-09-02T10:02:00Z">
        <w:del w:id="7243" w:author="Rev 4 Allen Wirfs-Brock" w:date="2011-10-19T15:55:00Z">
          <w:r w:rsidR="00EB0764" w:rsidRPr="00E77497" w:rsidDel="00210077">
            <w:rPr>
              <w:rFonts w:ascii="Times New Roman" w:hAnsi="Times New Roman"/>
              <w:i/>
            </w:rPr>
            <w:delText xml:space="preserve"> </w:delText>
          </w:r>
        </w:del>
      </w:ins>
      <w:ins w:id="7244" w:author="Rev 3 Allen Wirfs-Brock" w:date="2011-09-02T10:00:00Z">
        <w:del w:id="7245"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ContinueStatement</w:delText>
          </w:r>
        </w:del>
      </w:ins>
      <w:ins w:id="7246" w:author="Rev 3 Allen Wirfs-Brock" w:date="2011-09-02T09:59:00Z">
        <w:del w:id="7247" w:author="Rev 4 Allen Wirfs-Brock" w:date="2011-10-19T15:55:00Z">
          <w:r w:rsidR="00EB0764" w:rsidRPr="00E77497" w:rsidDel="00210077">
            <w:rPr>
              <w:rFonts w:ascii="Times New Roman" w:hAnsi="Times New Roman"/>
              <w:i/>
            </w:rPr>
            <w:br/>
          </w:r>
        </w:del>
      </w:ins>
      <w:ins w:id="7248" w:author="Rev 3 Allen Wirfs-Brock" w:date="2011-09-02T10:00:00Z">
        <w:del w:id="7249" w:author="Rev 4 Allen Wirfs-Brock" w:date="2011-10-19T15:55:00Z">
          <w:r w:rsidR="00EB0764" w:rsidRPr="00E77497" w:rsidDel="00210077">
            <w:rPr>
              <w:rFonts w:ascii="Times New Roman" w:hAnsi="Times New Roman"/>
              <w:i/>
            </w:rPr>
            <w:delText xml:space="preserve"> </w:delText>
          </w:r>
        </w:del>
      </w:ins>
      <w:ins w:id="7250" w:author="Rev 3 Allen Wirfs-Brock" w:date="2011-09-02T10:02:00Z">
        <w:del w:id="7251" w:author="Rev 4 Allen Wirfs-Brock" w:date="2011-10-19T15:55:00Z">
          <w:r w:rsidR="00EB0764" w:rsidRPr="00E77497" w:rsidDel="00210077">
            <w:rPr>
              <w:rFonts w:ascii="Times New Roman" w:hAnsi="Times New Roman"/>
              <w:i/>
            </w:rPr>
            <w:delText xml:space="preserve"> </w:delText>
          </w:r>
        </w:del>
      </w:ins>
      <w:ins w:id="7252" w:author="Rev 3 Allen Wirfs-Brock" w:date="2011-09-02T10:00:00Z">
        <w:del w:id="7253"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BreakStatement</w:delText>
          </w:r>
        </w:del>
      </w:ins>
      <w:ins w:id="7254" w:author="Rev 3 Allen Wirfs-Brock" w:date="2011-09-02T09:59:00Z">
        <w:del w:id="7255" w:author="Rev 4 Allen Wirfs-Brock" w:date="2011-10-19T15:55:00Z">
          <w:r w:rsidR="00EB0764" w:rsidRPr="00E77497" w:rsidDel="00210077">
            <w:rPr>
              <w:rFonts w:ascii="Times New Roman" w:hAnsi="Times New Roman"/>
              <w:i/>
            </w:rPr>
            <w:br/>
          </w:r>
        </w:del>
      </w:ins>
      <w:ins w:id="7256" w:author="Rev 3 Allen Wirfs-Brock" w:date="2011-09-02T10:00:00Z">
        <w:del w:id="7257" w:author="Rev 4 Allen Wirfs-Brock" w:date="2011-10-19T15:55:00Z">
          <w:r w:rsidR="00EB0764" w:rsidRPr="00E77497" w:rsidDel="00210077">
            <w:rPr>
              <w:rFonts w:ascii="Times New Roman" w:hAnsi="Times New Roman"/>
              <w:i/>
            </w:rPr>
            <w:delText xml:space="preserve"> </w:delText>
          </w:r>
        </w:del>
      </w:ins>
      <w:ins w:id="7258" w:author="Rev 3 Allen Wirfs-Brock" w:date="2011-09-02T10:02:00Z">
        <w:del w:id="7259" w:author="Rev 4 Allen Wirfs-Brock" w:date="2011-10-19T15:55:00Z">
          <w:r w:rsidR="00EB0764" w:rsidRPr="00E77497" w:rsidDel="00210077">
            <w:rPr>
              <w:rFonts w:ascii="Times New Roman" w:hAnsi="Times New Roman"/>
              <w:i/>
            </w:rPr>
            <w:delText xml:space="preserve"> </w:delText>
          </w:r>
        </w:del>
      </w:ins>
      <w:ins w:id="7260" w:author="Rev 3 Allen Wirfs-Brock" w:date="2011-09-02T10:00:00Z">
        <w:del w:id="7261"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w:delText>
          </w:r>
        </w:del>
      </w:ins>
      <w:ins w:id="7262" w:author="Rev 3 Allen Wirfs-Brock" w:date="2011-09-02T10:01:00Z">
        <w:del w:id="7263" w:author="Rev 4 Allen Wirfs-Brock" w:date="2011-10-19T15:55:00Z">
          <w:r w:rsidR="00EB0764" w:rsidRPr="00E77497" w:rsidDel="00210077">
            <w:rPr>
              <w:rFonts w:ascii="Times New Roman" w:hAnsi="Times New Roman"/>
              <w:i/>
            </w:rPr>
            <w:delText>Return</w:delText>
          </w:r>
        </w:del>
      </w:ins>
      <w:ins w:id="7264" w:author="Rev 3 Allen Wirfs-Brock" w:date="2011-09-02T10:00:00Z">
        <w:del w:id="7265" w:author="Rev 4 Allen Wirfs-Brock" w:date="2011-10-19T15:55:00Z">
          <w:r w:rsidR="00EB0764" w:rsidRPr="00E77497" w:rsidDel="00210077">
            <w:rPr>
              <w:rFonts w:ascii="Times New Roman" w:hAnsi="Times New Roman"/>
              <w:i/>
            </w:rPr>
            <w:delText>Statement</w:delText>
          </w:r>
        </w:del>
      </w:ins>
      <w:ins w:id="7266" w:author="Rev 3 Allen Wirfs-Brock" w:date="2011-09-02T10:01:00Z">
        <w:del w:id="7267" w:author="Rev 4 Allen Wirfs-Brock" w:date="2011-10-19T15:55:00Z">
          <w:r w:rsidR="00EB0764" w:rsidRPr="00E77497" w:rsidDel="00210077">
            <w:rPr>
              <w:rFonts w:ascii="Times New Roman" w:hAnsi="Times New Roman"/>
              <w:i/>
            </w:rPr>
            <w:br/>
          </w:r>
        </w:del>
      </w:ins>
      <w:ins w:id="7268" w:author="Rev 3 Allen Wirfs-Brock" w:date="2011-09-02T10:02:00Z">
        <w:del w:id="7269"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ThrowStatement</w:delText>
          </w:r>
          <w:r w:rsidR="00EB0764" w:rsidRPr="00E77497" w:rsidDel="00210077">
            <w:rPr>
              <w:rFonts w:ascii="Times New Roman" w:hAnsi="Times New Roman"/>
              <w:i/>
            </w:rPr>
            <w:br/>
            <w:delText xml:space="preserve">   Statement </w:delText>
          </w:r>
          <w:r w:rsidR="00EB0764" w:rsidRPr="00E77497" w:rsidDel="00210077">
            <w:rPr>
              <w:b/>
            </w:rPr>
            <w:delText>:</w:delText>
          </w:r>
          <w:r w:rsidR="00EB0764" w:rsidRPr="00E77497" w:rsidDel="00210077">
            <w:rPr>
              <w:rFonts w:ascii="Times New Roman" w:hAnsi="Times New Roman"/>
              <w:i/>
            </w:rPr>
            <w:delText xml:space="preserve"> DebuggerStatement</w:delText>
          </w:r>
        </w:del>
      </w:ins>
      <w:ins w:id="7270" w:author="Rev 3 Allen Wirfs-Brock" w:date="2011-09-02T09:59:00Z">
        <w:del w:id="7271" w:author="Rev 4 Allen Wirfs-Brock" w:date="2011-10-19T15:55:00Z">
          <w:r w:rsidRPr="00E77497" w:rsidDel="00210077">
            <w:rPr>
              <w:rFonts w:ascii="Times New Roman" w:hAnsi="Times New Roman"/>
              <w:i/>
            </w:rPr>
            <w:br/>
          </w:r>
        </w:del>
      </w:ins>
      <w:ins w:id="7272" w:author="Rev 3 Allen Wirfs-Brock" w:date="2011-09-02T09:57:00Z">
        <w:del w:id="7273" w:author="Rev 4 Allen Wirfs-Brock" w:date="2011-10-19T15:55:00Z">
          <w:r w:rsidRPr="00E77497" w:rsidDel="00210077">
            <w:delText>is determined as follows:</w:delText>
          </w:r>
        </w:del>
      </w:ins>
    </w:p>
    <w:p w14:paraId="1FAC6351" w14:textId="77777777" w:rsidR="00EB0D59" w:rsidRPr="00E77497" w:rsidRDefault="00EB0D59" w:rsidP="00FA3203">
      <w:pPr>
        <w:pStyle w:val="Alg4"/>
        <w:numPr>
          <w:ilvl w:val="0"/>
          <w:numId w:val="467"/>
        </w:numPr>
        <w:spacing w:after="220"/>
        <w:contextualSpacing/>
        <w:rPr>
          <w:ins w:id="7274" w:author="Rev 3 Allen Wirfs-Brock" w:date="2011-09-02T09:57:00Z"/>
        </w:rPr>
      </w:pPr>
      <w:ins w:id="7275" w:author="Rev 3 Allen Wirfs-Brock" w:date="2011-09-02T09:57:00Z">
        <w:r w:rsidRPr="00E77497">
          <w:t>Return a new empty List.</w:t>
        </w:r>
      </w:ins>
    </w:p>
    <w:p w14:paraId="336ADED6" w14:textId="77777777" w:rsidR="00210077" w:rsidRPr="00E77497" w:rsidRDefault="00210077" w:rsidP="00210077">
      <w:pPr>
        <w:pStyle w:val="SyntaxRule"/>
        <w:rPr>
          <w:ins w:id="7276" w:author="Rev 4 Allen Wirfs-Brock" w:date="2011-10-19T15:55:00Z"/>
        </w:rPr>
      </w:pPr>
      <w:ins w:id="7277" w:author="Rev 4 Allen Wirfs-Brock" w:date="2011-10-19T15:55:00Z">
        <w:r w:rsidRPr="00E77497">
          <w:t xml:space="preserve">Statement </w:t>
        </w:r>
        <w:r w:rsidRPr="00E77497">
          <w:rPr>
            <w:rFonts w:ascii="Arial" w:hAnsi="Arial"/>
            <w:b/>
            <w:i w:val="0"/>
          </w:rPr>
          <w:t>:</w:t>
        </w:r>
      </w:ins>
    </w:p>
    <w:p w14:paraId="25F38B5D" w14:textId="77777777" w:rsidR="00210077" w:rsidRPr="00E77497" w:rsidRDefault="00210077" w:rsidP="00210077">
      <w:pPr>
        <w:pStyle w:val="SyntaxDefinition"/>
        <w:rPr>
          <w:ins w:id="7278" w:author="Rev 4 Allen Wirfs-Brock" w:date="2011-10-19T15:55:00Z"/>
        </w:rPr>
      </w:pPr>
      <w:ins w:id="7279" w:author="Rev 4 Allen Wirfs-Brock" w:date="2011-10-19T15:55:00Z">
        <w:r w:rsidRPr="00E77497">
          <w:t>BlockStatement</w:t>
        </w:r>
        <w:r w:rsidRPr="00E77497">
          <w:br/>
          <w:t>VariableStatement</w:t>
        </w:r>
        <w:r w:rsidRPr="00E77497">
          <w:br/>
          <w:t>IterationStatement</w:t>
        </w:r>
        <w:r w:rsidRPr="00E77497">
          <w:br/>
          <w:t>WithStatement</w:t>
        </w:r>
        <w:r w:rsidRPr="00E77497">
          <w:br/>
          <w:t>LabelledStatement</w:t>
        </w:r>
        <w:r w:rsidRPr="00E77497">
          <w:br/>
          <w:t>SwitchStatement</w:t>
        </w:r>
        <w:r w:rsidRPr="00E77497">
          <w:br/>
        </w:r>
      </w:ins>
      <w:ins w:id="7280" w:author="Rev 4 Allen Wirfs-Brock" w:date="2011-10-19T15:56:00Z">
        <w:r w:rsidRPr="00E77497">
          <w:t xml:space="preserve">TryStatement </w:t>
        </w:r>
      </w:ins>
    </w:p>
    <w:p w14:paraId="0B363D8A" w14:textId="77777777" w:rsidR="00646621" w:rsidRPr="00E77497" w:rsidDel="00210077" w:rsidRDefault="00646621" w:rsidP="00605299">
      <w:pPr>
        <w:jc w:val="left"/>
        <w:rPr>
          <w:ins w:id="7281" w:author="Rev 3 Allen Wirfs-Brock" w:date="2011-09-02T10:24:00Z"/>
          <w:del w:id="7282" w:author="Rev 4 Allen Wirfs-Brock" w:date="2011-10-19T15:56:00Z"/>
        </w:rPr>
      </w:pPr>
      <w:ins w:id="7283" w:author="Rev 3 Allen Wirfs-Brock" w:date="2011-09-02T10:24:00Z">
        <w:del w:id="7284" w:author="Rev 4 Allen Wirfs-Brock" w:date="2011-10-19T15:56:00Z">
          <w:r w:rsidRPr="00E77497" w:rsidDel="00210077">
            <w:delText>The VarDeclaredNames of the productions:</w:delText>
          </w:r>
          <w:r w:rsidRPr="00E77497" w:rsidDel="00210077">
            <w:br/>
            <w:delText xml:space="preserve">   </w:delText>
          </w:r>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Block</w:delText>
          </w:r>
        </w:del>
      </w:ins>
      <w:ins w:id="7285" w:author="Rev 3 Allen Wirfs-Brock" w:date="2011-09-09T13:16:00Z">
        <w:del w:id="7286" w:author="Rev 4 Allen Wirfs-Brock" w:date="2011-10-19T15:56:00Z">
          <w:r w:rsidR="001434CE" w:rsidRPr="00E77497" w:rsidDel="00210077">
            <w:rPr>
              <w:rFonts w:ascii="Times New Roman" w:hAnsi="Times New Roman"/>
              <w:i/>
            </w:rPr>
            <w:delText>Statement</w:delText>
          </w:r>
        </w:del>
      </w:ins>
      <w:ins w:id="7287" w:author="Rev 3 Allen Wirfs-Brock" w:date="2011-09-02T10:24:00Z">
        <w:del w:id="7288" w:author="Rev 4 Allen Wirfs-Brock" w:date="2011-10-19T15:56:00Z">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289" w:author="Rev 3 Allen Wirfs-Brock" w:date="2011-09-02T10:26:00Z">
        <w:del w:id="7290" w:author="Rev 4 Allen Wirfs-Brock" w:date="2011-10-19T15:56:00Z">
          <w:r w:rsidRPr="00E77497" w:rsidDel="00210077">
            <w:rPr>
              <w:rFonts w:ascii="Times New Roman" w:hAnsi="Times New Roman"/>
              <w:i/>
            </w:rPr>
            <w:delText>If</w:delText>
          </w:r>
        </w:del>
      </w:ins>
      <w:ins w:id="7291" w:author="Rev 3 Allen Wirfs-Brock" w:date="2011-09-02T10:24:00Z">
        <w:del w:id="7292"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293" w:author="Rev 3 Allen Wirfs-Brock" w:date="2011-09-02T10:26:00Z">
        <w:del w:id="7294" w:author="Rev 4 Allen Wirfs-Brock" w:date="2011-10-19T15:56:00Z">
          <w:r w:rsidRPr="00E77497" w:rsidDel="00210077">
            <w:rPr>
              <w:rFonts w:ascii="Times New Roman" w:hAnsi="Times New Roman"/>
              <w:i/>
            </w:rPr>
            <w:delText>Iteration</w:delText>
          </w:r>
        </w:del>
      </w:ins>
      <w:ins w:id="7295" w:author="Rev 3 Allen Wirfs-Brock" w:date="2011-09-02T10:24:00Z">
        <w:del w:id="7296"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297" w:author="Rev 3 Allen Wirfs-Brock" w:date="2011-09-02T10:26:00Z">
        <w:del w:id="7298" w:author="Rev 4 Allen Wirfs-Brock" w:date="2011-10-19T15:56:00Z">
          <w:r w:rsidR="00605299" w:rsidRPr="00E77497" w:rsidDel="00210077">
            <w:rPr>
              <w:rFonts w:ascii="Times New Roman" w:hAnsi="Times New Roman"/>
              <w:i/>
            </w:rPr>
            <w:delText>With</w:delText>
          </w:r>
        </w:del>
      </w:ins>
      <w:ins w:id="7299" w:author="Rev 3 Allen Wirfs-Brock" w:date="2011-09-02T10:24:00Z">
        <w:del w:id="7300"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301" w:author="Rev 3 Allen Wirfs-Brock" w:date="2011-09-02T10:27:00Z">
        <w:del w:id="7302" w:author="Rev 4 Allen Wirfs-Brock" w:date="2011-10-19T15:56:00Z">
          <w:r w:rsidR="00605299" w:rsidRPr="00E77497" w:rsidDel="00210077">
            <w:rPr>
              <w:rFonts w:ascii="Times New Roman" w:hAnsi="Times New Roman"/>
              <w:i/>
            </w:rPr>
            <w:delText>Labelled</w:delText>
          </w:r>
        </w:del>
      </w:ins>
      <w:ins w:id="7303" w:author="Rev 3 Allen Wirfs-Brock" w:date="2011-09-02T10:24:00Z">
        <w:del w:id="7304"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305" w:author="Rev 3 Allen Wirfs-Brock" w:date="2011-09-02T10:27:00Z">
        <w:del w:id="7306" w:author="Rev 4 Allen Wirfs-Brock" w:date="2011-10-19T15:56:00Z">
          <w:r w:rsidR="00605299" w:rsidRPr="00E77497" w:rsidDel="00210077">
            <w:rPr>
              <w:rFonts w:ascii="Times New Roman" w:hAnsi="Times New Roman"/>
              <w:i/>
            </w:rPr>
            <w:delText>Switch</w:delText>
          </w:r>
        </w:del>
      </w:ins>
      <w:ins w:id="7307" w:author="Rev 3 Allen Wirfs-Brock" w:date="2011-09-02T10:24:00Z">
        <w:del w:id="7308"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delText xml:space="preserve">   Statement </w:delText>
          </w:r>
          <w:r w:rsidRPr="00E77497" w:rsidDel="00210077">
            <w:rPr>
              <w:b/>
            </w:rPr>
            <w:delText>:</w:delText>
          </w:r>
          <w:r w:rsidRPr="00E77497" w:rsidDel="00210077">
            <w:rPr>
              <w:rFonts w:ascii="Times New Roman" w:hAnsi="Times New Roman"/>
              <w:i/>
            </w:rPr>
            <w:delText xml:space="preserve"> </w:delText>
          </w:r>
        </w:del>
      </w:ins>
      <w:ins w:id="7309" w:author="Rev 3 Allen Wirfs-Brock" w:date="2011-09-02T10:27:00Z">
        <w:del w:id="7310" w:author="Rev 4 Allen Wirfs-Brock" w:date="2011-10-19T15:56:00Z">
          <w:r w:rsidR="00605299" w:rsidRPr="00E77497" w:rsidDel="00210077">
            <w:rPr>
              <w:rFonts w:ascii="Times New Roman" w:hAnsi="Times New Roman"/>
              <w:i/>
            </w:rPr>
            <w:delText>Try</w:delText>
          </w:r>
        </w:del>
      </w:ins>
      <w:ins w:id="7311" w:author="Rev 3 Allen Wirfs-Brock" w:date="2011-09-02T10:24:00Z">
        <w:del w:id="7312" w:author="Rev 4 Allen Wirfs-Brock" w:date="2011-10-19T15:56:00Z">
          <w:r w:rsidRPr="00E77497" w:rsidDel="00210077">
            <w:rPr>
              <w:rFonts w:ascii="Times New Roman" w:hAnsi="Times New Roman"/>
              <w:i/>
            </w:rPr>
            <w:delText>Statement</w:delText>
          </w:r>
          <w:r w:rsidRPr="00E77497" w:rsidDel="00210077">
            <w:rPr>
              <w:rFonts w:ascii="Times New Roman" w:hAnsi="Times New Roman"/>
              <w:i/>
            </w:rPr>
            <w:br/>
          </w:r>
          <w:r w:rsidRPr="00E77497" w:rsidDel="00210077">
            <w:delText>is determined as follows:</w:delText>
          </w:r>
        </w:del>
      </w:ins>
    </w:p>
    <w:p w14:paraId="3AE386F0" w14:textId="77777777" w:rsidR="00EB0764" w:rsidRPr="00E77497" w:rsidRDefault="00EB0764" w:rsidP="00FA3203">
      <w:pPr>
        <w:pStyle w:val="Alg4"/>
        <w:numPr>
          <w:ilvl w:val="0"/>
          <w:numId w:val="466"/>
        </w:numPr>
        <w:spacing w:after="220"/>
        <w:contextualSpacing/>
        <w:rPr>
          <w:ins w:id="7313" w:author="Rev 3 Allen Wirfs-Brock" w:date="2011-09-02T10:06:00Z"/>
        </w:rPr>
      </w:pPr>
      <w:ins w:id="7314" w:author="Rev 3 Allen Wirfs-Brock" w:date="2011-09-02T10:06:00Z">
        <w:r w:rsidRPr="00E77497">
          <w:t>Return the VarDeclaredNames of</w:t>
        </w:r>
      </w:ins>
      <w:ins w:id="7315" w:author="Rev 3 Allen Wirfs-Brock" w:date="2011-09-02T10:25:00Z">
        <w:r w:rsidR="00646621" w:rsidRPr="00E77497">
          <w:t xml:space="preserve"> the  single non-terminal symbol that is the right hand side of the production</w:t>
        </w:r>
      </w:ins>
      <w:ins w:id="7316" w:author="Rev 3 Allen Wirfs-Brock" w:date="2011-09-02T10:06:00Z">
        <w:r w:rsidRPr="00E77497">
          <w:t>.</w:t>
        </w:r>
      </w:ins>
    </w:p>
    <w:p w14:paraId="45BC7AAE" w14:textId="77777777" w:rsidR="00EB0764" w:rsidRPr="00E77497" w:rsidRDefault="00EB0764" w:rsidP="00EB0764">
      <w:pPr>
        <w:rPr>
          <w:ins w:id="7317" w:author="Rev 3 Allen Wirfs-Brock" w:date="2011-09-02T10:07:00Z"/>
        </w:rPr>
      </w:pPr>
      <w:ins w:id="7318" w:author="Rev 3 Allen Wirfs-Brock" w:date="2011-09-02T10:07:00Z">
        <w:del w:id="7319" w:author="Rev 4 Allen Wirfs-Brock" w:date="2011-10-19T15:57:00Z">
          <w:r w:rsidRPr="00E77497" w:rsidDel="00210077">
            <w:delText xml:space="preserve">The VarDeclaredNames of the production  </w:delText>
          </w:r>
        </w:del>
        <w:r w:rsidRPr="00E77497">
          <w:rPr>
            <w:rFonts w:ascii="Times New Roman" w:hAnsi="Times New Roman"/>
            <w:i/>
          </w:rPr>
          <w:t xml:space="preserve">Statement </w:t>
        </w:r>
        <w:r w:rsidRPr="00E77497">
          <w:rPr>
            <w:b/>
          </w:rPr>
          <w:t>:</w:t>
        </w:r>
        <w:r w:rsidRPr="00E77497">
          <w:rPr>
            <w:rFonts w:ascii="Times New Roman" w:hAnsi="Times New Roman"/>
            <w:i/>
          </w:rPr>
          <w:t xml:space="preserve"> VariableStatement</w:t>
        </w:r>
        <w:r w:rsidRPr="00E77497">
          <w:t xml:space="preserve"> </w:t>
        </w:r>
        <w:del w:id="7320" w:author="Rev 4 Allen Wirfs-Brock" w:date="2011-10-19T15:57:00Z">
          <w:r w:rsidRPr="00E77497" w:rsidDel="00210077">
            <w:delText>is determined as follows:</w:delText>
          </w:r>
        </w:del>
      </w:ins>
    </w:p>
    <w:p w14:paraId="6ABB48B7" w14:textId="77777777" w:rsidR="00EB0764" w:rsidRPr="00E77497" w:rsidRDefault="00EB0764" w:rsidP="00FA3203">
      <w:pPr>
        <w:pStyle w:val="Alg4"/>
        <w:numPr>
          <w:ilvl w:val="0"/>
          <w:numId w:val="472"/>
        </w:numPr>
        <w:spacing w:after="220"/>
        <w:contextualSpacing/>
        <w:rPr>
          <w:ins w:id="7321" w:author="Rev 3 Allen Wirfs-Brock" w:date="2011-09-02T10:07:00Z"/>
        </w:rPr>
      </w:pPr>
      <w:ins w:id="7322" w:author="Rev 3 Allen Wirfs-Brock" w:date="2011-09-02T10:07:00Z">
        <w:r w:rsidRPr="00E77497">
          <w:t xml:space="preserve">Return the </w:t>
        </w:r>
      </w:ins>
      <w:ins w:id="7323" w:author="Rev 3 Allen Wirfs-Brock" w:date="2011-09-02T10:08:00Z">
        <w:r w:rsidRPr="00E77497">
          <w:t>Bound</w:t>
        </w:r>
      </w:ins>
      <w:ins w:id="7324" w:author="Rev 3 Allen Wirfs-Brock" w:date="2011-09-02T10:07:00Z">
        <w:r w:rsidRPr="00E77497">
          <w:t xml:space="preserve">Names of </w:t>
        </w:r>
      </w:ins>
      <w:ins w:id="7325" w:author="Rev 3 Allen Wirfs-Brock" w:date="2011-09-02T10:09:00Z">
        <w:r w:rsidRPr="00E77497">
          <w:rPr>
            <w:i/>
          </w:rPr>
          <w:t>VariableStatement</w:t>
        </w:r>
      </w:ins>
      <w:ins w:id="7326" w:author="Rev 3 Allen Wirfs-Brock" w:date="2011-09-02T10:07:00Z">
        <w:r w:rsidRPr="00E77497">
          <w:t>.</w:t>
        </w:r>
      </w:ins>
    </w:p>
    <w:p w14:paraId="2DE176B6" w14:textId="77777777" w:rsidR="00636FE6" w:rsidRPr="00E77497" w:rsidRDefault="00636FE6" w:rsidP="00636FE6">
      <w:pPr>
        <w:keepNext/>
        <w:rPr>
          <w:ins w:id="7327" w:author="Rev 4 Allen Wirfs-Brock" w:date="2011-10-19T16:04:00Z"/>
          <w:rFonts w:ascii="Helvetica" w:hAnsi="Helvetica"/>
          <w:b/>
        </w:rPr>
      </w:pPr>
      <w:ins w:id="7328" w:author="Rev 4 Allen Wirfs-Brock" w:date="2011-10-19T16:04:00Z">
        <w:r w:rsidRPr="00E77497">
          <w:rPr>
            <w:rFonts w:ascii="Helvetica" w:hAnsi="Helvetica"/>
            <w:b/>
          </w:rPr>
          <w:t xml:space="preserve">Runtime Semantics: </w:t>
        </w:r>
        <w:r w:rsidRPr="00E77497">
          <w:rPr>
            <w:rFonts w:ascii="Helvetica" w:hAnsi="Helvetica"/>
            <w:b/>
            <w:spacing w:val="6"/>
          </w:rPr>
          <w:t>Evaluation</w:t>
        </w:r>
      </w:ins>
    </w:p>
    <w:p w14:paraId="3D9402FA" w14:textId="77777777" w:rsidR="00FB6304" w:rsidRPr="00E77497" w:rsidRDefault="00FB6304" w:rsidP="00C2218C">
      <w:pPr>
        <w:rPr>
          <w:ins w:id="7329" w:author="Rev 3 Allen Wirfs-Brock" w:date="2011-09-09T11:39:00Z"/>
        </w:rPr>
      </w:pPr>
      <w:ins w:id="7330" w:author="Rev 3 Allen Wirfs-Brock" w:date="2011-09-09T11:39:00Z">
        <w:r w:rsidRPr="00E77497">
          <w:t xml:space="preserve">The </w:t>
        </w:r>
        <w:r w:rsidRPr="00E77497">
          <w:rPr>
            <w:rStyle w:val="bnf"/>
          </w:rPr>
          <w:t>Statement</w:t>
        </w:r>
        <w:r w:rsidRPr="00E77497">
          <w:t xml:space="preserve"> productions are all evaluated as as follows</w:t>
        </w:r>
      </w:ins>
    </w:p>
    <w:p w14:paraId="72430902" w14:textId="77777777" w:rsidR="00FB6304" w:rsidRPr="00E77497" w:rsidRDefault="00FB6304" w:rsidP="00FA3203">
      <w:pPr>
        <w:pStyle w:val="Alg4"/>
        <w:numPr>
          <w:ilvl w:val="0"/>
          <w:numId w:val="514"/>
        </w:numPr>
        <w:spacing w:after="220"/>
        <w:contextualSpacing/>
        <w:rPr>
          <w:ins w:id="7331" w:author="Rev 3 Allen Wirfs-Brock" w:date="2011-09-09T11:40:00Z"/>
        </w:rPr>
      </w:pPr>
      <w:ins w:id="7332" w:author="Rev 3 Allen Wirfs-Brock" w:date="2011-09-09T11:40:00Z">
        <w:r w:rsidRPr="00E77497">
          <w:t>Return the result of evaluating the  single non-terminal symbol that is the right hand side of the production.</w:t>
        </w:r>
      </w:ins>
    </w:p>
    <w:p w14:paraId="10BD89EA" w14:textId="77777777" w:rsidR="00636FE6" w:rsidRPr="00E77497" w:rsidRDefault="00636FE6" w:rsidP="00636FE6">
      <w:pPr>
        <w:rPr>
          <w:ins w:id="7333" w:author="Rev 4 Allen Wirfs-Brock" w:date="2011-10-19T16:05:00Z"/>
        </w:rPr>
      </w:pPr>
      <w:ins w:id="7334" w:author="Rev 4 Allen Wirfs-Brock" w:date="2011-10-19T16:05:00Z">
        <w:r w:rsidRPr="00E77497">
          <w:t xml:space="preserve">The </w:t>
        </w:r>
        <w:r w:rsidRPr="00E77497">
          <w:rPr>
            <w:rStyle w:val="bnf"/>
          </w:rPr>
          <w:t xml:space="preserve">Declaration  </w:t>
        </w:r>
        <w:r w:rsidRPr="00E77497">
          <w:t>productions are all evaluated as as follows</w:t>
        </w:r>
      </w:ins>
    </w:p>
    <w:p w14:paraId="526096F8" w14:textId="77777777" w:rsidR="00636FE6" w:rsidRPr="00E77497" w:rsidRDefault="00636FE6" w:rsidP="00FA3203">
      <w:pPr>
        <w:pStyle w:val="Alg4"/>
        <w:numPr>
          <w:ilvl w:val="0"/>
          <w:numId w:val="553"/>
        </w:numPr>
        <w:spacing w:after="220"/>
        <w:contextualSpacing/>
        <w:rPr>
          <w:ins w:id="7335" w:author="Rev 4 Allen Wirfs-Brock" w:date="2011-10-19T16:05:00Z"/>
        </w:rPr>
      </w:pPr>
      <w:ins w:id="7336" w:author="Rev 4 Allen Wirfs-Brock" w:date="2011-10-19T16:05:00Z">
        <w:r w:rsidRPr="00E77497">
          <w:t>Return the result of evaluating the  single non-terminal symbol that is the right hand side of the production.</w:t>
        </w:r>
      </w:ins>
    </w:p>
    <w:p w14:paraId="5E8C9470" w14:textId="77777777" w:rsidR="004C02EF" w:rsidRPr="003B4312" w:rsidRDefault="001D547B" w:rsidP="004C02EF">
      <w:pPr>
        <w:rPr>
          <w:sz w:val="18"/>
        </w:rPr>
      </w:pPr>
      <w:ins w:id="7337" w:author="Rev 3 Allen Wirfs-Brock" w:date="2011-09-01T17:24:00Z">
        <w:r w:rsidRPr="00E77497">
          <w:rPr>
            <w:sz w:val="18"/>
          </w:rPr>
          <w:t>NOTE</w:t>
        </w:r>
        <w:r w:rsidRPr="00E77497">
          <w:rPr>
            <w:sz w:val="18"/>
          </w:rPr>
          <w:tab/>
        </w:r>
      </w:ins>
      <w:r w:rsidR="004C02EF" w:rsidRPr="00E77497">
        <w:rPr>
          <w:sz w:val="18"/>
        </w:rPr>
        <w:t xml:space="preserve">The result of evaluating a </w:t>
      </w:r>
      <w:r w:rsidR="004C02EF" w:rsidRPr="00E77497">
        <w:rPr>
          <w:rFonts w:ascii="Times New Roman" w:hAnsi="Times New Roman"/>
          <w:i/>
          <w:sz w:val="18"/>
        </w:rPr>
        <w:t>Statement</w:t>
      </w:r>
      <w:r w:rsidR="004C02EF" w:rsidRPr="00E77497">
        <w:rPr>
          <w:sz w:val="18"/>
        </w:rPr>
        <w:t xml:space="preserve"> </w:t>
      </w:r>
      <w:ins w:id="7338" w:author="Rev 3 Allen Wirfs-Brock" w:date="2011-08-30T15:01:00Z">
        <w:r w:rsidR="0072353C" w:rsidRPr="00E77497">
          <w:rPr>
            <w:sz w:val="18"/>
          </w:rPr>
          <w:t xml:space="preserve">or </w:t>
        </w:r>
      </w:ins>
      <w:commentRangeStart w:id="7339"/>
      <w:ins w:id="7340" w:author="Rev 3 Allen Wirfs-Brock" w:date="2011-08-30T15:02:00Z">
        <w:r w:rsidR="0072353C" w:rsidRPr="00E77497">
          <w:rPr>
            <w:rFonts w:ascii="Times New Roman" w:hAnsi="Times New Roman"/>
            <w:i/>
            <w:sz w:val="18"/>
          </w:rPr>
          <w:t>Declaration</w:t>
        </w:r>
      </w:ins>
      <w:ins w:id="7341" w:author="Rev 3 Allen Wirfs-Brock" w:date="2011-08-30T15:01:00Z">
        <w:r w:rsidR="0072353C" w:rsidRPr="00E77497">
          <w:rPr>
            <w:sz w:val="18"/>
          </w:rPr>
          <w:t xml:space="preserve"> </w:t>
        </w:r>
      </w:ins>
      <w:commentRangeEnd w:id="7339"/>
      <w:ins w:id="7342" w:author="Rev 3 Allen Wirfs-Brock" w:date="2011-08-30T15:03:00Z">
        <w:r w:rsidR="0072353C" w:rsidRPr="00132AAE">
          <w:rPr>
            <w:rStyle w:val="af4"/>
            <w:sz w:val="18"/>
            <w:lang w:val="en-GB"/>
          </w:rPr>
          <w:commentReference w:id="7339"/>
        </w:r>
      </w:ins>
      <w:r w:rsidR="004C02EF" w:rsidRPr="004D1BD1">
        <w:rPr>
          <w:sz w:val="18"/>
        </w:rPr>
        <w:t>is alway</w:t>
      </w:r>
      <w:r w:rsidR="004C02EF" w:rsidRPr="003B4312">
        <w:rPr>
          <w:sz w:val="18"/>
        </w:rPr>
        <w:t>s a Completion value.</w:t>
      </w:r>
    </w:p>
    <w:p w14:paraId="52277F8D" w14:textId="77777777" w:rsidR="00CB7EF2" w:rsidRPr="009C202C" w:rsidDel="00210077" w:rsidRDefault="00CB7EF2" w:rsidP="00CB7EF2">
      <w:pPr>
        <w:rPr>
          <w:ins w:id="7343" w:author="Rev 3 Allen Wirfs-Brock" w:date="2011-09-21T09:09:00Z"/>
          <w:del w:id="7344" w:author="Rev 4 Allen Wirfs-Brock" w:date="2011-10-19T15:48:00Z"/>
        </w:rPr>
      </w:pPr>
      <w:ins w:id="7345" w:author="Rev 3 Allen Wirfs-Brock" w:date="2011-09-21T09:09:00Z">
        <w:del w:id="7346" w:author="Rev 4 Allen Wirfs-Brock" w:date="2011-10-19T15:48:00Z">
          <w:r w:rsidRPr="006B6D0A" w:rsidDel="00210077">
            <w:delText xml:space="preserve">The </w:delText>
          </w:r>
          <w:r w:rsidRPr="006B6D0A" w:rsidDel="00210077">
            <w:rPr>
              <w:rFonts w:ascii="Times New Roman" w:eastAsia="Times New Roman" w:hAnsi="Times New Roman"/>
              <w:spacing w:val="6"/>
              <w:lang w:eastAsia="en-US"/>
            </w:rPr>
            <w:delText xml:space="preserve">BoundNames </w:delText>
          </w:r>
          <w:r w:rsidRPr="006B6D0A" w:rsidDel="00210077">
            <w:delText xml:space="preserve">of the </w:delText>
          </w:r>
          <w:r w:rsidRPr="00E65A34" w:rsidDel="00210077">
            <w:rPr>
              <w:rStyle w:val="bnf"/>
            </w:rPr>
            <w:delText xml:space="preserve">Declaration </w:delText>
          </w:r>
        </w:del>
      </w:ins>
      <w:ins w:id="7347" w:author="Rev 3 Allen Wirfs-Brock" w:date="2011-09-21T10:15:00Z">
        <w:del w:id="7348" w:author="Rev 4 Allen Wirfs-Brock" w:date="2011-10-19T15:48:00Z">
          <w:r w:rsidR="001F75AE" w:rsidRPr="00546435" w:rsidDel="00210077">
            <w:delText>productions are</w:delText>
          </w:r>
        </w:del>
      </w:ins>
      <w:ins w:id="7349" w:author="Rev 3 Allen Wirfs-Brock" w:date="2011-09-21T09:09:00Z">
        <w:del w:id="7350" w:author="Rev 4 Allen Wirfs-Brock" w:date="2011-10-19T15:48:00Z">
          <w:r w:rsidRPr="009C202C" w:rsidDel="00210077">
            <w:delText xml:space="preserve"> determined as follows:</w:delText>
          </w:r>
        </w:del>
      </w:ins>
    </w:p>
    <w:p w14:paraId="50552F85" w14:textId="77777777" w:rsidR="00CB7EF2" w:rsidRPr="00E77497" w:rsidDel="00210077" w:rsidRDefault="00CB7EF2" w:rsidP="006361CF">
      <w:pPr>
        <w:pStyle w:val="Alg4"/>
        <w:numPr>
          <w:ilvl w:val="0"/>
          <w:numId w:val="469"/>
        </w:numPr>
        <w:spacing w:after="220"/>
        <w:contextualSpacing/>
        <w:rPr>
          <w:ins w:id="7351" w:author="Rev 3 Allen Wirfs-Brock" w:date="2011-09-21T09:09:00Z"/>
          <w:del w:id="7352" w:author="Rev 4 Allen Wirfs-Brock" w:date="2011-10-19T15:48:00Z"/>
        </w:rPr>
        <w:pPrChange w:id="7353" w:author="Rev 4 Allen Wirfs-Brock" w:date="2011-11-07T12:16:00Z">
          <w:pPr>
            <w:pStyle w:val="Alg4"/>
            <w:numPr>
              <w:numId w:val="496"/>
            </w:numPr>
            <w:tabs>
              <w:tab w:val="num" w:pos="360"/>
            </w:tabs>
            <w:spacing w:after="220"/>
            <w:ind w:left="360" w:hanging="360"/>
            <w:contextualSpacing/>
          </w:pPr>
        </w:pPrChange>
      </w:pPr>
      <w:ins w:id="7354" w:author="Rev 3 Allen Wirfs-Brock" w:date="2011-09-21T09:09:00Z">
        <w:del w:id="7355" w:author="Rev 4 Allen Wirfs-Brock" w:date="2011-10-19T15:48:00Z">
          <w:r w:rsidRPr="00B820AB" w:rsidDel="00210077">
            <w:delText xml:space="preserve">Return the BoundNames of </w:delText>
          </w:r>
        </w:del>
      </w:ins>
      <w:ins w:id="7356" w:author="Rev 3 Allen Wirfs-Brock" w:date="2011-09-21T10:16:00Z">
        <w:del w:id="7357" w:author="Rev 4 Allen Wirfs-Brock" w:date="2011-10-19T15:48:00Z">
          <w:r w:rsidR="001F75AE" w:rsidRPr="00675B74" w:rsidDel="00210077">
            <w:delText>the single non-terminal symbol that is the right hand side of the production</w:delText>
          </w:r>
        </w:del>
      </w:ins>
      <w:ins w:id="7358" w:author="Rev 3 Allen Wirfs-Brock" w:date="2011-09-21T09:09:00Z">
        <w:del w:id="7359" w:author="Rev 4 Allen Wirfs-Brock" w:date="2011-10-19T15:48:00Z">
          <w:r w:rsidRPr="00E77497" w:rsidDel="00210077">
            <w:delText>.</w:delText>
          </w:r>
        </w:del>
      </w:ins>
    </w:p>
    <w:p w14:paraId="6F0CDF59" w14:textId="77777777" w:rsidR="001F75AE" w:rsidRPr="00E77497" w:rsidDel="00636FE6" w:rsidRDefault="001F75AE" w:rsidP="001F75AE">
      <w:pPr>
        <w:rPr>
          <w:ins w:id="7360" w:author="Rev 3 Allen Wirfs-Brock" w:date="2011-09-21T10:17:00Z"/>
          <w:del w:id="7361" w:author="Rev 4 Allen Wirfs-Brock" w:date="2011-10-19T16:05:00Z"/>
        </w:rPr>
      </w:pPr>
      <w:ins w:id="7362" w:author="Rev 3 Allen Wirfs-Brock" w:date="2011-09-21T10:17:00Z">
        <w:del w:id="7363" w:author="Rev 4 Allen Wirfs-Brock" w:date="2011-10-19T16:05:00Z">
          <w:r w:rsidRPr="00E77497" w:rsidDel="00636FE6">
            <w:delText xml:space="preserve">The </w:delText>
          </w:r>
        </w:del>
      </w:ins>
      <w:ins w:id="7364" w:author="Rev 3 Allen Wirfs-Brock" w:date="2011-09-21T10:18:00Z">
        <w:del w:id="7365" w:author="Rev 4 Allen Wirfs-Brock" w:date="2011-10-19T16:05:00Z">
          <w:r w:rsidRPr="00E77497" w:rsidDel="00636FE6">
            <w:rPr>
              <w:rStyle w:val="bnf"/>
            </w:rPr>
            <w:delText xml:space="preserve">Declaration  </w:delText>
          </w:r>
        </w:del>
      </w:ins>
      <w:ins w:id="7366" w:author="Rev 3 Allen Wirfs-Brock" w:date="2011-09-21T10:17:00Z">
        <w:del w:id="7367" w:author="Rev 4 Allen Wirfs-Brock" w:date="2011-10-19T16:05:00Z">
          <w:r w:rsidRPr="00E77497" w:rsidDel="00636FE6">
            <w:delText>productions are all evaluated as as follows</w:delText>
          </w:r>
        </w:del>
      </w:ins>
    </w:p>
    <w:p w14:paraId="5BE157F6" w14:textId="77777777" w:rsidR="001F75AE" w:rsidRPr="00E77497" w:rsidDel="00636FE6" w:rsidRDefault="001F75AE" w:rsidP="006361CF">
      <w:pPr>
        <w:pStyle w:val="Alg4"/>
        <w:numPr>
          <w:ilvl w:val="0"/>
          <w:numId w:val="553"/>
        </w:numPr>
        <w:spacing w:after="220"/>
        <w:contextualSpacing/>
        <w:rPr>
          <w:ins w:id="7368" w:author="Rev 3 Allen Wirfs-Brock" w:date="2011-09-21T10:17:00Z"/>
          <w:del w:id="7369" w:author="Rev 4 Allen Wirfs-Brock" w:date="2011-10-19T16:05:00Z"/>
        </w:rPr>
        <w:pPrChange w:id="7370" w:author="Rev 4 Allen Wirfs-Brock" w:date="2011-11-07T12:16:00Z">
          <w:pPr>
            <w:pStyle w:val="Alg4"/>
            <w:numPr>
              <w:numId w:val="587"/>
            </w:numPr>
            <w:tabs>
              <w:tab w:val="num" w:pos="360"/>
            </w:tabs>
            <w:spacing w:after="220"/>
            <w:ind w:left="360" w:hanging="360"/>
            <w:contextualSpacing/>
          </w:pPr>
        </w:pPrChange>
      </w:pPr>
      <w:ins w:id="7371" w:author="Rev 3 Allen Wirfs-Brock" w:date="2011-09-21T10:17:00Z">
        <w:del w:id="7372" w:author="Rev 4 Allen Wirfs-Brock" w:date="2011-10-19T16:05:00Z">
          <w:r w:rsidRPr="00E77497" w:rsidDel="00636FE6">
            <w:delText>Return the result of evaluating the  single non-terminal symbol that is the right hand side of the production.</w:delText>
          </w:r>
        </w:del>
      </w:ins>
    </w:p>
    <w:p w14:paraId="6EF8514E" w14:textId="77777777" w:rsidR="004C02EF" w:rsidRPr="00E77497" w:rsidDel="0072353C" w:rsidRDefault="004C02EF" w:rsidP="004C02EF">
      <w:pPr>
        <w:pStyle w:val="Note"/>
        <w:rPr>
          <w:del w:id="7373" w:author="Rev 3 Allen Wirfs-Brock" w:date="2011-08-30T15:01:00Z"/>
        </w:rPr>
      </w:pPr>
      <w:del w:id="7374" w:author="Rev 3 Allen Wirfs-Brock" w:date="2011-08-30T15:01:00Z">
        <w:r w:rsidRPr="00E77497" w:rsidDel="0072353C">
          <w:delText>NOTE</w:delText>
        </w:r>
        <w:r w:rsidRPr="00E77497" w:rsidDel="0072353C">
          <w:tab/>
          <w:delText xml:space="preserve">Several widely used implementations of ECMAScript are known to support the use of </w:delText>
        </w:r>
        <w:r w:rsidRPr="00E77497" w:rsidDel="0072353C">
          <w:rPr>
            <w:rFonts w:ascii="Times New Roman" w:hAnsi="Times New Roman"/>
          </w:rPr>
          <w:delText>FunctionDeclaration</w:delText>
        </w:r>
        <w:r w:rsidRPr="00E77497" w:rsidDel="0072353C">
          <w:delText xml:space="preserve"> as a </w:delText>
        </w:r>
        <w:r w:rsidRPr="00E77497" w:rsidDel="0072353C">
          <w:rPr>
            <w:rFonts w:ascii="Times New Roman" w:hAnsi="Times New Roman"/>
          </w:rPr>
          <w:delText>Statement</w:delText>
        </w:r>
        <w:r w:rsidRPr="00E77497" w:rsidDel="0072353C">
          <w:delText xml:space="preserve">. However there are significant and irreconcilable variations among the implementations in the semantics applied to such </w:delText>
        </w:r>
        <w:r w:rsidRPr="00E77497" w:rsidDel="0072353C">
          <w:rPr>
            <w:rStyle w:val="bnf"/>
          </w:rPr>
          <w:delText>FunctionDeclarations</w:delText>
        </w:r>
        <w:r w:rsidRPr="00E77497" w:rsidDel="0072353C">
          <w:delText xml:space="preserve">. Because of these irreconcilable differences, the use of a </w:delText>
        </w:r>
        <w:r w:rsidRPr="00E77497" w:rsidDel="0072353C">
          <w:rPr>
            <w:rStyle w:val="bnf"/>
          </w:rPr>
          <w:delText>FunctionDeclaration</w:delText>
        </w:r>
        <w:r w:rsidRPr="00E77497" w:rsidDel="0072353C">
          <w:delText xml:space="preserve"> as a </w:delText>
        </w:r>
        <w:r w:rsidRPr="00E77497" w:rsidDel="0072353C">
          <w:rPr>
            <w:rStyle w:val="bnf"/>
          </w:rPr>
          <w:delText>Statement</w:delText>
        </w:r>
        <w:r w:rsidRPr="00E77497" w:rsidDel="0072353C">
          <w:delText xml:space="preserve"> results in code that is not reliably portable among implementations. It is recommended that ECMAScript implementations either disallow this usage of </w:delText>
        </w:r>
        <w:r w:rsidRPr="00E77497" w:rsidDel="0072353C">
          <w:rPr>
            <w:rStyle w:val="bnf"/>
          </w:rPr>
          <w:delText>FunctionDeclaration</w:delText>
        </w:r>
        <w:r w:rsidRPr="00E77497" w:rsidDel="0072353C">
          <w:delText xml:space="preserve"> or issue a warning when such a usage is encountered. Future editions of ECMAScript may define alternative portable means for declaring functions in a </w:delText>
        </w:r>
        <w:r w:rsidRPr="00E77497" w:rsidDel="0072353C">
          <w:rPr>
            <w:rStyle w:val="bnf"/>
          </w:rPr>
          <w:delText>Statement</w:delText>
        </w:r>
        <w:r w:rsidRPr="00E77497" w:rsidDel="0072353C">
          <w:delText xml:space="preserve"> context.</w:delText>
        </w:r>
      </w:del>
    </w:p>
    <w:p w14:paraId="47540E7A" w14:textId="77777777" w:rsidR="004C02EF" w:rsidRPr="00E77497" w:rsidRDefault="004C02EF" w:rsidP="003A4B22">
      <w:pPr>
        <w:pStyle w:val="20"/>
        <w:numPr>
          <w:ilvl w:val="0"/>
          <w:numId w:val="0"/>
        </w:numPr>
      </w:pPr>
      <w:bookmarkStart w:id="7375" w:name="_Ref440445201"/>
      <w:bookmarkStart w:id="7376" w:name="_Toc472818875"/>
      <w:bookmarkStart w:id="7377" w:name="_Toc235503449"/>
      <w:bookmarkStart w:id="7378" w:name="_Toc241509224"/>
      <w:bookmarkStart w:id="7379" w:name="_Toc244416711"/>
      <w:bookmarkStart w:id="7380" w:name="_Toc276631075"/>
      <w:bookmarkStart w:id="7381" w:name="_Toc314500631"/>
      <w:r w:rsidRPr="00E77497">
        <w:t>12.1</w:t>
      </w:r>
      <w:r w:rsidRPr="00E77497">
        <w:tab/>
        <w:t>Bloc</w:t>
      </w:r>
      <w:bookmarkEnd w:id="7195"/>
      <w:r w:rsidRPr="00E77497">
        <w:t>k</w:t>
      </w:r>
      <w:bookmarkEnd w:id="7375"/>
      <w:bookmarkEnd w:id="7376"/>
      <w:bookmarkEnd w:id="7377"/>
      <w:bookmarkEnd w:id="7378"/>
      <w:bookmarkEnd w:id="7379"/>
      <w:bookmarkEnd w:id="7380"/>
      <w:bookmarkEnd w:id="7381"/>
    </w:p>
    <w:p w14:paraId="7EBC42F2" w14:textId="77777777" w:rsidR="004C02EF" w:rsidRPr="00E77497" w:rsidRDefault="004C02EF" w:rsidP="004C02EF">
      <w:pPr>
        <w:pStyle w:val="Syntax"/>
      </w:pPr>
      <w:r w:rsidRPr="00E77497">
        <w:t>Syntax</w:t>
      </w:r>
    </w:p>
    <w:p w14:paraId="17613BF2" w14:textId="77777777" w:rsidR="001434CE" w:rsidRPr="00E77497" w:rsidRDefault="001434CE" w:rsidP="001434CE">
      <w:pPr>
        <w:pStyle w:val="SyntaxRule"/>
        <w:rPr>
          <w:ins w:id="7382" w:author="Rev 3 Allen Wirfs-Brock" w:date="2011-09-09T13:16:00Z"/>
        </w:rPr>
      </w:pPr>
      <w:ins w:id="7383" w:author="Rev 3 Allen Wirfs-Brock" w:date="2011-09-09T13:16:00Z">
        <w:r w:rsidRPr="00E77497">
          <w:t xml:space="preserve">BlockStatement </w:t>
        </w:r>
        <w:r w:rsidRPr="00E77497">
          <w:rPr>
            <w:rFonts w:ascii="Arial" w:hAnsi="Arial"/>
            <w:b/>
            <w:i w:val="0"/>
          </w:rPr>
          <w:t>:</w:t>
        </w:r>
      </w:ins>
    </w:p>
    <w:p w14:paraId="08457A79" w14:textId="77777777" w:rsidR="001434CE" w:rsidRPr="00E77497" w:rsidRDefault="001434CE" w:rsidP="001434CE">
      <w:pPr>
        <w:pStyle w:val="SyntaxDefinition"/>
        <w:rPr>
          <w:ins w:id="7384" w:author="Rev 3 Allen Wirfs-Brock" w:date="2011-09-09T13:16:00Z"/>
        </w:rPr>
      </w:pPr>
      <w:ins w:id="7385" w:author="Rev 3 Allen Wirfs-Brock" w:date="2011-09-09T13:16:00Z">
        <w:r w:rsidRPr="00E77497">
          <w:t xml:space="preserve">Block </w:t>
        </w:r>
      </w:ins>
    </w:p>
    <w:p w14:paraId="6C783957" w14:textId="77777777" w:rsidR="004C02EF" w:rsidRPr="00E77497" w:rsidRDefault="004C02EF" w:rsidP="004C02EF">
      <w:pPr>
        <w:pStyle w:val="SyntaxRule"/>
      </w:pPr>
      <w:r w:rsidRPr="00E77497">
        <w:t xml:space="preserve">Block </w:t>
      </w:r>
      <w:r w:rsidRPr="00E77497">
        <w:rPr>
          <w:rFonts w:ascii="Arial" w:hAnsi="Arial"/>
          <w:b/>
          <w:i w:val="0"/>
        </w:rPr>
        <w:t>:</w:t>
      </w:r>
    </w:p>
    <w:p w14:paraId="5B3CA016"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3FD651F8" w14:textId="77777777" w:rsidR="004C02EF" w:rsidRPr="00E77497" w:rsidRDefault="004C02EF" w:rsidP="004C02EF">
      <w:pPr>
        <w:pStyle w:val="SyntaxRule"/>
      </w:pPr>
      <w:r w:rsidRPr="00E77497">
        <w:t xml:space="preserve">StatementList </w:t>
      </w:r>
      <w:r w:rsidRPr="00E77497">
        <w:rPr>
          <w:rFonts w:ascii="Arial" w:hAnsi="Arial"/>
          <w:b/>
          <w:i w:val="0"/>
        </w:rPr>
        <w:t>:</w:t>
      </w:r>
    </w:p>
    <w:p w14:paraId="1C13791A" w14:textId="77777777" w:rsidR="004C02EF" w:rsidRPr="00E77497" w:rsidRDefault="004C02EF" w:rsidP="004C02EF">
      <w:pPr>
        <w:pStyle w:val="SyntaxDefinition"/>
        <w:rPr>
          <w:ins w:id="7386" w:author="Rev 3 Allen Wirfs-Brock" w:date="2011-08-30T16:09:00Z"/>
        </w:rPr>
      </w:pPr>
      <w:r w:rsidRPr="00E77497">
        <w:t>Statement</w:t>
      </w:r>
      <w:ins w:id="7387" w:author="Rev 3 Allen Wirfs-Brock" w:date="2011-08-30T16:10:00Z">
        <w:r w:rsidR="00201852" w:rsidRPr="00E77497">
          <w:t>ListItem</w:t>
        </w:r>
      </w:ins>
      <w:r w:rsidRPr="00E77497">
        <w:br/>
        <w:t>StatementList Statement</w:t>
      </w:r>
      <w:ins w:id="7388" w:author="Rev 3 Allen Wirfs-Brock" w:date="2011-08-30T16:11:00Z">
        <w:r w:rsidR="00201852" w:rsidRPr="00E77497">
          <w:t>ListItem</w:t>
        </w:r>
      </w:ins>
    </w:p>
    <w:p w14:paraId="3219A467" w14:textId="77777777" w:rsidR="00201852" w:rsidRPr="00E77497" w:rsidRDefault="00201852" w:rsidP="00201852">
      <w:pPr>
        <w:pStyle w:val="SyntaxRule"/>
        <w:rPr>
          <w:ins w:id="7389" w:author="Rev 3 Allen Wirfs-Brock" w:date="2011-08-30T16:09:00Z"/>
        </w:rPr>
      </w:pPr>
      <w:ins w:id="7390" w:author="Rev 3 Allen Wirfs-Brock" w:date="2011-08-30T16:09:00Z">
        <w:r w:rsidRPr="00E77497">
          <w:t xml:space="preserve">StatementListItem </w:t>
        </w:r>
        <w:r w:rsidRPr="00E77497">
          <w:rPr>
            <w:rFonts w:ascii="Arial" w:hAnsi="Arial"/>
            <w:b/>
            <w:i w:val="0"/>
          </w:rPr>
          <w:t>:</w:t>
        </w:r>
      </w:ins>
    </w:p>
    <w:p w14:paraId="1CC4C19C" w14:textId="77777777" w:rsidR="00201852" w:rsidRPr="00E77497" w:rsidRDefault="00201852" w:rsidP="00201852">
      <w:pPr>
        <w:pStyle w:val="SyntaxDefinition"/>
        <w:rPr>
          <w:ins w:id="7391" w:author="Rev 3 Allen Wirfs-Brock" w:date="2011-08-30T16:09:00Z"/>
        </w:rPr>
      </w:pPr>
      <w:ins w:id="7392" w:author="Rev 3 Allen Wirfs-Brock" w:date="2011-08-30T16:09:00Z">
        <w:r w:rsidRPr="00E77497">
          <w:t>Statement</w:t>
        </w:r>
        <w:r w:rsidRPr="00E77497">
          <w:br/>
        </w:r>
      </w:ins>
      <w:ins w:id="7393" w:author="Rev 3 Allen Wirfs-Brock" w:date="2011-08-30T16:18:00Z">
        <w:r w:rsidRPr="00E77497">
          <w:t>Declaration</w:t>
        </w:r>
      </w:ins>
    </w:p>
    <w:p w14:paraId="43444E5F" w14:textId="77777777" w:rsidR="004C02EF" w:rsidRPr="00E77497" w:rsidRDefault="003B5B66" w:rsidP="00C7794D">
      <w:pPr>
        <w:pStyle w:val="40"/>
        <w:numPr>
          <w:ilvl w:val="0"/>
          <w:numId w:val="0"/>
        </w:numPr>
      </w:pPr>
      <w:ins w:id="7394" w:author="Rev 4 Allen Wirfs-Brock" w:date="2011-10-19T15:45:00Z">
        <w:r w:rsidRPr="00E77497">
          <w:t xml:space="preserve">Static </w:t>
        </w:r>
      </w:ins>
      <w:r w:rsidR="004C02EF" w:rsidRPr="00E77497">
        <w:t>Semantics</w:t>
      </w:r>
    </w:p>
    <w:p w14:paraId="2E7F5E0A" w14:textId="77777777" w:rsidR="003B5B66" w:rsidRPr="00E77497" w:rsidRDefault="00C9049C" w:rsidP="003B5B66">
      <w:pPr>
        <w:rPr>
          <w:ins w:id="7395" w:author="Rev 4 Allen Wirfs-Brock" w:date="2011-10-19T15:45:00Z"/>
          <w:rFonts w:ascii="Helvetica" w:hAnsi="Helvetica"/>
          <w:b/>
        </w:rPr>
      </w:pPr>
      <w:ins w:id="7396" w:author="Rev 4 Allen Wirfs-Brock" w:date="2011-10-20T10:20:00Z">
        <w:r w:rsidRPr="00E77497">
          <w:rPr>
            <w:rFonts w:ascii="Helvetica" w:hAnsi="Helvetica"/>
            <w:b/>
          </w:rPr>
          <w:t xml:space="preserve">Static Semantics:  </w:t>
        </w:r>
      </w:ins>
      <w:ins w:id="7397" w:author="Rev 4 Allen Wirfs-Brock" w:date="2011-10-19T15:45:00Z">
        <w:r w:rsidR="003B5B66" w:rsidRPr="00E77497">
          <w:rPr>
            <w:rFonts w:ascii="Helvetica" w:hAnsi="Helvetica"/>
            <w:b/>
          </w:rPr>
          <w:t>Early Errors</w:t>
        </w:r>
      </w:ins>
    </w:p>
    <w:p w14:paraId="67478311" w14:textId="77777777" w:rsidR="006A380D" w:rsidRPr="00E77497" w:rsidRDefault="006A380D" w:rsidP="006A380D">
      <w:pPr>
        <w:rPr>
          <w:ins w:id="7398" w:author="Rev 4 Allen Wirfs-Brock" w:date="2011-10-19T16:10:00Z"/>
        </w:rPr>
      </w:pPr>
      <w:ins w:id="7399" w:author="Rev 4 Allen Wirfs-Brock" w:date="2011-10-19T16:10: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ins>
    </w:p>
    <w:p w14:paraId="3D7C106C" w14:textId="77777777" w:rsidR="006A380D" w:rsidRPr="00E77497" w:rsidRDefault="006A380D" w:rsidP="00FA3203">
      <w:pPr>
        <w:numPr>
          <w:ilvl w:val="0"/>
          <w:numId w:val="403"/>
        </w:numPr>
        <w:spacing w:after="220"/>
        <w:contextualSpacing/>
        <w:rPr>
          <w:ins w:id="7400" w:author="Rev 4 Allen Wirfs-Brock" w:date="2011-10-19T16:10:00Z"/>
        </w:rPr>
      </w:pPr>
      <w:ins w:id="7401" w:author="Rev 4 Allen Wirfs-Brock" w:date="2011-10-19T16:10:00Z">
        <w:r w:rsidRPr="00E77497">
          <w:t xml:space="preserve">It is a Syntax Error if </w:t>
        </w:r>
        <w:r w:rsidRPr="00E77497">
          <w:rPr>
            <w:rFonts w:ascii="Times New Roman" w:hAnsi="Times New Roman"/>
            <w:i/>
          </w:rPr>
          <w:t>StatementList</w:t>
        </w:r>
        <w:r w:rsidRPr="00E77497">
          <w:t xml:space="preserve"> includes a </w:t>
        </w:r>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 </w:t>
        </w:r>
        <w:r w:rsidRPr="00E77497">
          <w:t xml:space="preserve">production whose </w:t>
        </w:r>
        <w:r w:rsidRPr="00E77497">
          <w:rPr>
            <w:rFonts w:ascii="Times New Roman" w:hAnsi="Times New Roman"/>
            <w:i/>
          </w:rPr>
          <w:t>Declaration</w:t>
        </w:r>
        <w:r w:rsidRPr="00E77497">
          <w:t xml:space="preserve"> is a </w:t>
        </w:r>
        <w:r w:rsidRPr="00E77497">
          <w:rPr>
            <w:rFonts w:ascii="Times New Roman" w:hAnsi="Times New Roman"/>
            <w:i/>
          </w:rPr>
          <w:t xml:space="preserve">Declaration </w:t>
        </w:r>
        <w:r w:rsidRPr="00E77497">
          <w:rPr>
            <w:b/>
          </w:rPr>
          <w:t>:</w:t>
        </w:r>
        <w:r w:rsidRPr="00E77497">
          <w:t xml:space="preserve"> </w:t>
        </w:r>
        <w:r w:rsidRPr="00E77497">
          <w:rPr>
            <w:rFonts w:ascii="Times New Roman" w:hAnsi="Times New Roman"/>
            <w:i/>
          </w:rPr>
          <w:t>FunctionDeclaration</w:t>
        </w:r>
        <w:r w:rsidRPr="00E77497">
          <w:t xml:space="preserve"> production  and the source code matching this </w:t>
        </w:r>
        <w:r w:rsidRPr="00E77497">
          <w:rPr>
            <w:rFonts w:ascii="Times New Roman" w:hAnsi="Times New Roman"/>
            <w:i/>
          </w:rPr>
          <w:t xml:space="preserve">Block </w:t>
        </w:r>
        <w:r w:rsidRPr="00E77497">
          <w:t>production is not contained in extended code.</w:t>
        </w:r>
      </w:ins>
    </w:p>
    <w:p w14:paraId="5B8ED2A1" w14:textId="77777777" w:rsidR="006A380D" w:rsidRPr="00E77497" w:rsidRDefault="006A380D" w:rsidP="00FA3203">
      <w:pPr>
        <w:numPr>
          <w:ilvl w:val="0"/>
          <w:numId w:val="403"/>
        </w:numPr>
        <w:spacing w:after="220"/>
        <w:contextualSpacing/>
        <w:rPr>
          <w:ins w:id="7402" w:author="Rev 4 Allen Wirfs-Brock" w:date="2011-10-19T16:10:00Z"/>
        </w:rPr>
      </w:pPr>
      <w:ins w:id="7403" w:author="Rev 4 Allen Wirfs-Brock" w:date="2011-10-19T16:10:00Z">
        <w:r w:rsidRPr="00E77497">
          <w:t xml:space="preserve">It is a Syntax Error if the LexicallyDeclaredNames of </w:t>
        </w:r>
        <w:r w:rsidRPr="00E77497">
          <w:rPr>
            <w:rFonts w:ascii="Times New Roman" w:hAnsi="Times New Roman"/>
            <w:i/>
          </w:rPr>
          <w:t>StatementList</w:t>
        </w:r>
        <w:r w:rsidRPr="00E77497">
          <w:t xml:space="preserve"> contains any duplicate entires.</w:t>
        </w:r>
      </w:ins>
    </w:p>
    <w:p w14:paraId="11334AB3" w14:textId="77777777" w:rsidR="006A380D" w:rsidRPr="00E77497" w:rsidRDefault="006A380D" w:rsidP="00FA3203">
      <w:pPr>
        <w:numPr>
          <w:ilvl w:val="0"/>
          <w:numId w:val="403"/>
        </w:numPr>
        <w:spacing w:after="220"/>
        <w:rPr>
          <w:ins w:id="7404" w:author="Rev 4 Allen Wirfs-Brock" w:date="2011-10-19T16:10:00Z"/>
        </w:rPr>
      </w:pPr>
      <w:ins w:id="7405" w:author="Rev 4 Allen Wirfs-Brock" w:date="2011-10-19T16:10:00Z">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77C57131" w14:textId="77777777" w:rsidR="0052272C" w:rsidRPr="00E77497" w:rsidRDefault="0052272C" w:rsidP="0052272C">
      <w:pPr>
        <w:rPr>
          <w:ins w:id="7406" w:author="Rev 4 Allen Wirfs-Brock" w:date="2011-10-20T09:26:00Z"/>
          <w:rFonts w:ascii="Helvetica" w:hAnsi="Helvetica"/>
          <w:b/>
        </w:rPr>
      </w:pPr>
      <w:ins w:id="7407" w:author="Rev 4 Allen Wirfs-Brock" w:date="2011-10-20T09:26:00Z">
        <w:r w:rsidRPr="00E77497">
          <w:rPr>
            <w:rFonts w:ascii="Helvetica" w:hAnsi="Helvetica"/>
            <w:b/>
          </w:rPr>
          <w:t xml:space="preserve">Static Semantics:  </w:t>
        </w:r>
      </w:ins>
      <w:ins w:id="7408" w:author="Rev 4 Allen Wirfs-Brock" w:date="2011-10-20T09:27:00Z">
        <w:r w:rsidRPr="00E77497">
          <w:rPr>
            <w:rFonts w:ascii="Helvetica" w:hAnsi="Helvetica"/>
            <w:b/>
            <w:lang w:eastAsia="en-US"/>
          </w:rPr>
          <w:t>Lexical</w:t>
        </w:r>
      </w:ins>
      <w:ins w:id="7409" w:author="Rev 4 Allen Wirfs-Brock" w:date="2011-10-20T09:26:00Z">
        <w:r w:rsidRPr="00E77497">
          <w:rPr>
            <w:rFonts w:ascii="Helvetica" w:hAnsi="Helvetica"/>
            <w:b/>
            <w:lang w:eastAsia="en-US"/>
          </w:rPr>
          <w:t>Declar</w:t>
        </w:r>
      </w:ins>
      <w:ins w:id="7410" w:author="Rev 4 Allen Wirfs-Brock" w:date="2011-10-20T09:27:00Z">
        <w:r w:rsidRPr="00E77497">
          <w:rPr>
            <w:rFonts w:ascii="Helvetica" w:hAnsi="Helvetica"/>
            <w:b/>
            <w:lang w:eastAsia="en-US"/>
          </w:rPr>
          <w:t>ations</w:t>
        </w:r>
      </w:ins>
    </w:p>
    <w:p w14:paraId="6C945F88" w14:textId="77777777" w:rsidR="0052272C" w:rsidRPr="00E77497" w:rsidRDefault="0052272C" w:rsidP="0052272C">
      <w:pPr>
        <w:rPr>
          <w:ins w:id="7411" w:author="Rev 4 Allen Wirfs-Brock" w:date="2011-10-20T09:26:00Z"/>
        </w:rPr>
      </w:pPr>
      <w:ins w:id="7412" w:author="Rev 4 Allen Wirfs-Brock" w:date="2011-10-20T09:2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1321D2A1" w14:textId="77777777" w:rsidR="0052272C" w:rsidRPr="00E77497" w:rsidRDefault="0052272C" w:rsidP="007B6658">
      <w:pPr>
        <w:pStyle w:val="Alg4"/>
        <w:numPr>
          <w:ilvl w:val="0"/>
          <w:numId w:val="526"/>
        </w:numPr>
        <w:spacing w:after="220"/>
        <w:contextualSpacing/>
        <w:rPr>
          <w:ins w:id="7413" w:author="Rev 4 Allen Wirfs-Brock" w:date="2011-10-20T09:26:00Z"/>
        </w:rPr>
      </w:pPr>
      <w:ins w:id="7414" w:author="Rev 4 Allen Wirfs-Brock" w:date="2011-10-20T09:26:00Z">
        <w:r w:rsidRPr="00E77497">
          <w:t xml:space="preserve">Return the LexicalDeclarations of </w:t>
        </w:r>
        <w:r w:rsidRPr="00E77497">
          <w:rPr>
            <w:i/>
          </w:rPr>
          <w:t>StatementListItem</w:t>
        </w:r>
        <w:r w:rsidRPr="00E77497">
          <w:t>.</w:t>
        </w:r>
      </w:ins>
    </w:p>
    <w:p w14:paraId="139A2576" w14:textId="77777777" w:rsidR="00D440FA" w:rsidRPr="00E77497" w:rsidRDefault="00D440FA" w:rsidP="00D440FA">
      <w:pPr>
        <w:rPr>
          <w:ins w:id="7415" w:author="Rev 4 Allen Wirfs-Brock" w:date="2011-10-20T09:32:00Z"/>
        </w:rPr>
      </w:pPr>
      <w:ins w:id="7416" w:author="Rev 4 Allen Wirfs-Brock" w:date="2011-10-20T09:32: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1B9BD179" w14:textId="77777777" w:rsidR="00D440FA" w:rsidRPr="00E77497" w:rsidRDefault="00D440FA" w:rsidP="007B6658">
      <w:pPr>
        <w:pStyle w:val="Alg4"/>
        <w:numPr>
          <w:ilvl w:val="0"/>
          <w:numId w:val="527"/>
        </w:numPr>
        <w:spacing w:after="220"/>
        <w:contextualSpacing/>
        <w:rPr>
          <w:ins w:id="7417" w:author="Rev 4 Allen Wirfs-Brock" w:date="2011-10-20T09:32:00Z"/>
        </w:rPr>
      </w:pPr>
      <w:ins w:id="7418" w:author="Rev 4 Allen Wirfs-Brock" w:date="2011-10-20T09:32:00Z">
        <w:r w:rsidRPr="00E77497">
          <w:t xml:space="preserve">Let </w:t>
        </w:r>
        <w:r w:rsidRPr="00E77497">
          <w:rPr>
            <w:i/>
          </w:rPr>
          <w:t xml:space="preserve">declarations </w:t>
        </w:r>
        <w:r w:rsidRPr="00E77497">
          <w:t xml:space="preserve">be LexicalDeclarations of </w:t>
        </w:r>
        <w:r w:rsidRPr="00E77497">
          <w:rPr>
            <w:i/>
          </w:rPr>
          <w:t>StatementList</w:t>
        </w:r>
        <w:r w:rsidRPr="00E77497">
          <w:t>.</w:t>
        </w:r>
      </w:ins>
    </w:p>
    <w:p w14:paraId="43BFCBE0" w14:textId="77777777" w:rsidR="00D440FA" w:rsidRPr="00E77497" w:rsidRDefault="00D440FA" w:rsidP="007B6658">
      <w:pPr>
        <w:pStyle w:val="Alg4"/>
        <w:numPr>
          <w:ilvl w:val="0"/>
          <w:numId w:val="527"/>
        </w:numPr>
        <w:spacing w:after="220"/>
        <w:contextualSpacing/>
        <w:rPr>
          <w:ins w:id="7419" w:author="Rev 4 Allen Wirfs-Brock" w:date="2011-10-20T09:32:00Z"/>
          <w:rStyle w:val="bnf"/>
          <w:i w:val="0"/>
        </w:rPr>
      </w:pPr>
      <w:ins w:id="7420" w:author="Rev 4 Allen Wirfs-Brock" w:date="2011-10-20T09:32:00Z">
        <w:r w:rsidRPr="00E77497">
          <w:t xml:space="preserve">Append to </w:t>
        </w:r>
        <w:r w:rsidRPr="00E77497">
          <w:rPr>
            <w:i/>
          </w:rPr>
          <w:t>names</w:t>
        </w:r>
        <w:r w:rsidRPr="00E77497">
          <w:t xml:space="preserve"> the elements of the LexicalDeclarations of </w:t>
        </w:r>
        <w:r w:rsidRPr="00E77497">
          <w:rPr>
            <w:i/>
          </w:rPr>
          <w:t>StatementListItem</w:t>
        </w:r>
        <w:r w:rsidRPr="00E77497">
          <w:rPr>
            <w:rStyle w:val="bnf"/>
          </w:rPr>
          <w:t>.</w:t>
        </w:r>
      </w:ins>
    </w:p>
    <w:p w14:paraId="2FFD1DB4" w14:textId="77777777" w:rsidR="00D440FA" w:rsidRPr="00E77497" w:rsidRDefault="00D440FA" w:rsidP="007B6658">
      <w:pPr>
        <w:pStyle w:val="Alg4"/>
        <w:numPr>
          <w:ilvl w:val="0"/>
          <w:numId w:val="527"/>
        </w:numPr>
        <w:spacing w:after="220"/>
        <w:contextualSpacing/>
        <w:rPr>
          <w:ins w:id="7421" w:author="Rev 4 Allen Wirfs-Brock" w:date="2011-10-20T09:32:00Z"/>
        </w:rPr>
      </w:pPr>
      <w:ins w:id="7422" w:author="Rev 4 Allen Wirfs-Brock" w:date="2011-10-20T09:32:00Z">
        <w:r w:rsidRPr="00E77497">
          <w:t xml:space="preserve">Return </w:t>
        </w:r>
        <w:r w:rsidRPr="00E77497">
          <w:rPr>
            <w:i/>
          </w:rPr>
          <w:t>declarations</w:t>
        </w:r>
        <w:r w:rsidRPr="00E77497">
          <w:t>.</w:t>
        </w:r>
      </w:ins>
    </w:p>
    <w:p w14:paraId="1C694741" w14:textId="77777777" w:rsidR="001731CD" w:rsidRPr="00E77497" w:rsidRDefault="001731CD" w:rsidP="001731CD">
      <w:pPr>
        <w:rPr>
          <w:ins w:id="7423" w:author="Rev 4 Allen Wirfs-Brock" w:date="2011-10-20T09:40:00Z"/>
        </w:rPr>
      </w:pPr>
      <w:ins w:id="7424"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0DDF3952" w14:textId="77777777" w:rsidR="001731CD" w:rsidRPr="00E77497" w:rsidRDefault="001731CD" w:rsidP="007B6658">
      <w:pPr>
        <w:pStyle w:val="Alg4"/>
        <w:numPr>
          <w:ilvl w:val="0"/>
          <w:numId w:val="465"/>
        </w:numPr>
        <w:spacing w:after="220"/>
        <w:contextualSpacing/>
        <w:rPr>
          <w:ins w:id="7425" w:author="Rev 4 Allen Wirfs-Brock" w:date="2011-10-20T09:40:00Z"/>
        </w:rPr>
      </w:pPr>
      <w:ins w:id="7426" w:author="Rev 4 Allen Wirfs-Brock" w:date="2011-10-20T09:40:00Z">
        <w:r w:rsidRPr="00E77497">
          <w:t>Return a new empty List.</w:t>
        </w:r>
      </w:ins>
    </w:p>
    <w:p w14:paraId="47A6B4D0" w14:textId="77777777" w:rsidR="006E14C7" w:rsidRPr="00E77497" w:rsidRDefault="006E14C7" w:rsidP="006E14C7">
      <w:pPr>
        <w:rPr>
          <w:ins w:id="7427" w:author="Rev 4 Allen Wirfs-Brock" w:date="2011-10-20T09:44:00Z"/>
        </w:rPr>
      </w:pPr>
      <w:ins w:id="7428" w:author="Rev 4 Allen Wirfs-Brock" w:date="2011-10-20T09:4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617367FA" w14:textId="77777777" w:rsidR="006E14C7" w:rsidRPr="00E77497" w:rsidRDefault="006E14C7" w:rsidP="007B6658">
      <w:pPr>
        <w:pStyle w:val="Alg4"/>
        <w:numPr>
          <w:ilvl w:val="0"/>
          <w:numId w:val="530"/>
        </w:numPr>
        <w:spacing w:after="220"/>
        <w:contextualSpacing/>
        <w:rPr>
          <w:ins w:id="7429" w:author="Rev 4 Allen Wirfs-Brock" w:date="2011-10-20T09:44:00Z"/>
        </w:rPr>
      </w:pPr>
      <w:ins w:id="7430" w:author="Rev 4 Allen Wirfs-Brock" w:date="2011-10-20T09:44:00Z">
        <w:r w:rsidRPr="00E77497">
          <w:t xml:space="preserve">Return return a new List containing </w:t>
        </w:r>
        <w:r w:rsidRPr="00E77497">
          <w:rPr>
            <w:i/>
          </w:rPr>
          <w:t>Declaration</w:t>
        </w:r>
        <w:r w:rsidRPr="00E77497">
          <w:t>.</w:t>
        </w:r>
      </w:ins>
    </w:p>
    <w:p w14:paraId="2368C88D" w14:textId="77777777" w:rsidR="00DD7BE8" w:rsidRPr="00E77497" w:rsidDel="006A380D" w:rsidRDefault="00DD7BE8" w:rsidP="00DD7BE8">
      <w:pPr>
        <w:rPr>
          <w:ins w:id="7431" w:author="Rev 3 Allen Wirfs-Brock" w:date="2011-09-09T13:19:00Z"/>
          <w:del w:id="7432" w:author="Rev 4 Allen Wirfs-Brock" w:date="2011-10-19T16:11:00Z"/>
        </w:rPr>
      </w:pPr>
      <w:ins w:id="7433" w:author="Rev 3 Allen Wirfs-Brock" w:date="2011-09-09T13:19:00Z">
        <w:del w:id="7434" w:author="Rev 4 Allen Wirfs-Brock" w:date="2011-10-19T16:11:00Z">
          <w:r w:rsidRPr="00E77497" w:rsidDel="006A380D">
            <w:delText xml:space="preserve">The VarDeclaredNames of the production  </w:delText>
          </w:r>
          <w:r w:rsidRPr="00E77497" w:rsidDel="006A380D">
            <w:rPr>
              <w:rFonts w:ascii="Times New Roman" w:hAnsi="Times New Roman"/>
              <w:i/>
            </w:rPr>
            <w:delText xml:space="preserve">BlockStatement </w:delText>
          </w:r>
          <w:r w:rsidRPr="00E77497" w:rsidDel="006A380D">
            <w:rPr>
              <w:b/>
            </w:rPr>
            <w:delText>:</w:delText>
          </w:r>
          <w:r w:rsidRPr="00E77497" w:rsidDel="006A380D">
            <w:rPr>
              <w:rFonts w:ascii="Times New Roman" w:hAnsi="Times New Roman"/>
              <w:i/>
            </w:rPr>
            <w:delText xml:space="preserve"> Block</w:delText>
          </w:r>
          <w:r w:rsidRPr="00E77497" w:rsidDel="006A380D">
            <w:delText xml:space="preserve"> is determined as follows:</w:delText>
          </w:r>
        </w:del>
      </w:ins>
    </w:p>
    <w:p w14:paraId="05E27DD4" w14:textId="77777777" w:rsidR="00DD7BE8" w:rsidRPr="00E77497" w:rsidDel="006A380D" w:rsidRDefault="00DD7BE8" w:rsidP="006361CF">
      <w:pPr>
        <w:pStyle w:val="Alg4"/>
        <w:numPr>
          <w:ilvl w:val="0"/>
          <w:numId w:val="474"/>
        </w:numPr>
        <w:spacing w:after="220"/>
        <w:contextualSpacing/>
        <w:rPr>
          <w:ins w:id="7435" w:author="Rev 3 Allen Wirfs-Brock" w:date="2011-09-09T13:19:00Z"/>
          <w:del w:id="7436" w:author="Rev 4 Allen Wirfs-Brock" w:date="2011-10-19T16:11:00Z"/>
        </w:rPr>
        <w:pPrChange w:id="7437" w:author="Rev 4 Allen Wirfs-Brock" w:date="2011-11-07T12:16:00Z">
          <w:pPr>
            <w:pStyle w:val="Alg4"/>
            <w:numPr>
              <w:numId w:val="504"/>
            </w:numPr>
            <w:tabs>
              <w:tab w:val="num" w:pos="360"/>
            </w:tabs>
            <w:spacing w:after="220"/>
            <w:ind w:left="360" w:hanging="360"/>
            <w:contextualSpacing/>
          </w:pPr>
        </w:pPrChange>
      </w:pPr>
      <w:ins w:id="7438" w:author="Rev 3 Allen Wirfs-Brock" w:date="2011-09-09T13:19:00Z">
        <w:del w:id="7439" w:author="Rev 4 Allen Wirfs-Brock" w:date="2011-10-19T16:11:00Z">
          <w:r w:rsidRPr="00E77497" w:rsidDel="006A380D">
            <w:delText xml:space="preserve">Return the VarDeclaredNames of </w:delText>
          </w:r>
          <w:r w:rsidRPr="00E77497" w:rsidDel="006A380D">
            <w:rPr>
              <w:i/>
            </w:rPr>
            <w:delText>Block</w:delText>
          </w:r>
          <w:r w:rsidRPr="00E77497" w:rsidDel="006A380D">
            <w:delText>.</w:delText>
          </w:r>
        </w:del>
      </w:ins>
    </w:p>
    <w:p w14:paraId="5D01CEC2" w14:textId="77777777" w:rsidR="00DD7BE8" w:rsidRPr="00E77497" w:rsidDel="00E37882" w:rsidRDefault="00DD7BE8" w:rsidP="00DD7BE8">
      <w:pPr>
        <w:rPr>
          <w:ins w:id="7440" w:author="Rev 3 Allen Wirfs-Brock" w:date="2011-09-09T13:20:00Z"/>
          <w:del w:id="7441" w:author="Rev 4 Allen Wirfs-Brock" w:date="2011-10-20T09:20:00Z"/>
        </w:rPr>
      </w:pPr>
      <w:ins w:id="7442" w:author="Rev 3 Allen Wirfs-Brock" w:date="2011-09-09T13:20:00Z">
        <w:del w:id="7443" w:author="Rev 4 Allen Wirfs-Brock" w:date="2011-10-20T09:20:00Z">
          <w:r w:rsidRPr="00E77497" w:rsidDel="00E37882">
            <w:delText xml:space="preserve">The production </w:delText>
          </w:r>
        </w:del>
      </w:ins>
      <w:ins w:id="7444" w:author="Rev 3 Allen Wirfs-Brock" w:date="2011-09-09T13:21:00Z">
        <w:del w:id="7445" w:author="Rev 4 Allen Wirfs-Brock" w:date="2011-10-20T09:20:00Z">
          <w:r w:rsidRPr="00E77497" w:rsidDel="00E37882">
            <w:rPr>
              <w:rFonts w:ascii="Times New Roman" w:hAnsi="Times New Roman"/>
              <w:i/>
            </w:rPr>
            <w:delText xml:space="preserve">BlockStatement </w:delText>
          </w:r>
          <w:r w:rsidRPr="00E77497" w:rsidDel="00E37882">
            <w:rPr>
              <w:b/>
            </w:rPr>
            <w:delText>:</w:delText>
          </w:r>
          <w:r w:rsidRPr="00E77497" w:rsidDel="00E37882">
            <w:rPr>
              <w:rFonts w:ascii="Times New Roman" w:hAnsi="Times New Roman"/>
              <w:i/>
            </w:rPr>
            <w:delText xml:space="preserve"> Block</w:delText>
          </w:r>
          <w:r w:rsidRPr="00E77497" w:rsidDel="00E37882">
            <w:delText xml:space="preserve"> </w:delText>
          </w:r>
        </w:del>
      </w:ins>
      <w:ins w:id="7446" w:author="Rev 3 Allen Wirfs-Brock" w:date="2011-09-09T13:20:00Z">
        <w:del w:id="7447" w:author="Rev 4 Allen Wirfs-Brock" w:date="2011-10-20T09:20:00Z">
          <w:r w:rsidRPr="00E77497" w:rsidDel="00E37882">
            <w:delText>is evaluated as follows:</w:delText>
          </w:r>
        </w:del>
      </w:ins>
    </w:p>
    <w:p w14:paraId="2965D0C7" w14:textId="77777777" w:rsidR="00DD7BE8" w:rsidRPr="00E77497" w:rsidDel="00E37882" w:rsidRDefault="00DD7BE8" w:rsidP="006361CF">
      <w:pPr>
        <w:pStyle w:val="Alg2"/>
        <w:numPr>
          <w:ilvl w:val="0"/>
          <w:numId w:val="516"/>
        </w:numPr>
        <w:spacing w:after="220"/>
        <w:rPr>
          <w:ins w:id="7448" w:author="Rev 3 Allen Wirfs-Brock" w:date="2011-09-09T13:20:00Z"/>
          <w:del w:id="7449" w:author="Rev 4 Allen Wirfs-Brock" w:date="2011-10-20T09:20:00Z"/>
        </w:rPr>
        <w:pPrChange w:id="7450" w:author="Rev 4 Allen Wirfs-Brock" w:date="2011-11-07T12:16:00Z">
          <w:pPr>
            <w:pStyle w:val="Alg2"/>
            <w:numPr>
              <w:numId w:val="547"/>
            </w:numPr>
            <w:tabs>
              <w:tab w:val="num" w:pos="360"/>
            </w:tabs>
            <w:spacing w:after="220"/>
            <w:ind w:left="360" w:hanging="360"/>
          </w:pPr>
        </w:pPrChange>
      </w:pPr>
      <w:ins w:id="7451" w:author="Rev 3 Allen Wirfs-Brock" w:date="2011-09-09T13:20:00Z">
        <w:del w:id="7452" w:author="Rev 4 Allen Wirfs-Brock" w:date="2011-10-20T09:20:00Z">
          <w:r w:rsidRPr="00E77497" w:rsidDel="00E37882">
            <w:delText xml:space="preserve">Return the result of evaluating </w:delText>
          </w:r>
        </w:del>
      </w:ins>
      <w:ins w:id="7453" w:author="Rev 3 Allen Wirfs-Brock" w:date="2011-09-09T13:21:00Z">
        <w:del w:id="7454" w:author="Rev 4 Allen Wirfs-Brock" w:date="2011-10-20T09:20:00Z">
          <w:r w:rsidRPr="00E77497" w:rsidDel="00E37882">
            <w:rPr>
              <w:i/>
            </w:rPr>
            <w:delText>Block</w:delText>
          </w:r>
        </w:del>
      </w:ins>
      <w:ins w:id="7455" w:author="Rev 3 Allen Wirfs-Brock" w:date="2011-09-09T13:20:00Z">
        <w:del w:id="7456" w:author="Rev 4 Allen Wirfs-Brock" w:date="2011-10-20T09:20:00Z">
          <w:r w:rsidRPr="00E77497" w:rsidDel="00E37882">
            <w:delText>.</w:delText>
          </w:r>
        </w:del>
      </w:ins>
    </w:p>
    <w:p w14:paraId="42073623" w14:textId="77777777" w:rsidR="00DD7BE8" w:rsidRPr="00C7794D" w:rsidRDefault="00402C31" w:rsidP="002135E7">
      <w:pPr>
        <w:rPr>
          <w:ins w:id="7457" w:author="Rev 3 Allen Wirfs-Brock" w:date="2011-09-09T13:22:00Z"/>
          <w:rFonts w:ascii="Helvetica" w:hAnsi="Helvetica"/>
          <w:b/>
        </w:rPr>
      </w:pPr>
      <w:ins w:id="7458" w:author="Rev 4 Allen Wirfs-Brock" w:date="2011-10-19T16:12:00Z">
        <w:r w:rsidRPr="00E77497">
          <w:rPr>
            <w:rFonts w:ascii="Helvetica" w:hAnsi="Helvetica"/>
            <w:b/>
          </w:rPr>
          <w:t xml:space="preserve">Static Semantics:  </w:t>
        </w:r>
        <w:r w:rsidRPr="00E77497">
          <w:rPr>
            <w:rFonts w:ascii="Helvetica" w:hAnsi="Helvetica"/>
            <w:b/>
            <w:lang w:eastAsia="en-US"/>
          </w:rPr>
          <w:t>LexicallyDeclaredNames</w:t>
        </w:r>
      </w:ins>
    </w:p>
    <w:p w14:paraId="29B4C05F" w14:textId="77777777" w:rsidR="00FF1DF7" w:rsidRPr="00E77497" w:rsidRDefault="00FF1DF7" w:rsidP="00FF1DF7">
      <w:pPr>
        <w:rPr>
          <w:ins w:id="7459" w:author="Rev 3 Allen Wirfs-Brock" w:date="2011-09-09T15:47:00Z"/>
        </w:rPr>
      </w:pPr>
      <w:ins w:id="7460" w:author="Rev 3 Allen Wirfs-Brock" w:date="2011-09-09T15:47:00Z">
        <w:del w:id="7461" w:author="Rev 4 Allen Wirfs-Brock" w:date="2011-10-19T16:13:00Z">
          <w:r w:rsidRPr="004D1BD1" w:rsidDel="00402C31">
            <w:delText xml:space="preserve">The </w:delText>
          </w:r>
        </w:del>
      </w:ins>
      <w:ins w:id="7462" w:author="Rev 3 Allen Wirfs-Brock" w:date="2011-09-09T15:48:00Z">
        <w:del w:id="7463" w:author="Rev 4 Allen Wirfs-Brock" w:date="2011-10-19T16:13:00Z">
          <w:r w:rsidRPr="003B4312" w:rsidDel="00402C31">
            <w:delText>Lex</w:delText>
          </w:r>
          <w:r w:rsidRPr="006B6D0A" w:rsidDel="00402C31">
            <w:delText xml:space="preserve">icallyDeclaredNames </w:delText>
          </w:r>
        </w:del>
      </w:ins>
      <w:ins w:id="7464" w:author="Rev 3 Allen Wirfs-Brock" w:date="2011-09-09T15:47:00Z">
        <w:del w:id="7465" w:author="Rev 4 Allen Wirfs-Brock" w:date="2011-10-19T16:13:00Z">
          <w:r w:rsidRPr="006B6D0A" w:rsidDel="00402C31">
            <w:delText xml:space="preserve">of the production  </w:delText>
          </w:r>
        </w:del>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del w:id="7466" w:author="Rev 4 Allen Wirfs-Brock" w:date="2011-10-19T16:13:00Z">
          <w:r w:rsidRPr="00E77497" w:rsidDel="00402C31">
            <w:delText>is determined as follows:</w:delText>
          </w:r>
        </w:del>
      </w:ins>
    </w:p>
    <w:p w14:paraId="1644C652" w14:textId="77777777" w:rsidR="00FF1DF7" w:rsidRPr="00E77497" w:rsidRDefault="00FF1DF7" w:rsidP="007B6658">
      <w:pPr>
        <w:pStyle w:val="Alg4"/>
        <w:numPr>
          <w:ilvl w:val="0"/>
          <w:numId w:val="473"/>
        </w:numPr>
        <w:spacing w:after="220"/>
        <w:contextualSpacing/>
        <w:rPr>
          <w:ins w:id="7467" w:author="Rev 3 Allen Wirfs-Brock" w:date="2011-09-09T15:47:00Z"/>
        </w:rPr>
      </w:pPr>
      <w:ins w:id="7468" w:author="Rev 3 Allen Wirfs-Brock" w:date="2011-09-09T15:47:00Z">
        <w:r w:rsidRPr="00E77497">
          <w:t>Return a new empty List.</w:t>
        </w:r>
      </w:ins>
    </w:p>
    <w:p w14:paraId="6778E80A" w14:textId="77777777" w:rsidR="00050A0E" w:rsidRPr="00E77497" w:rsidRDefault="00050A0E" w:rsidP="00050A0E">
      <w:pPr>
        <w:rPr>
          <w:ins w:id="7469" w:author="Rev 4 Allen Wirfs-Brock" w:date="2011-10-19T16:15:00Z"/>
        </w:rPr>
      </w:pPr>
      <w:ins w:id="7470" w:author="Rev 4 Allen Wirfs-Brock" w:date="2011-10-19T16:15: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ins>
    </w:p>
    <w:p w14:paraId="246AC6F0" w14:textId="77777777" w:rsidR="00050A0E" w:rsidRPr="00E77497" w:rsidRDefault="00050A0E" w:rsidP="007B6658">
      <w:pPr>
        <w:pStyle w:val="Alg4"/>
        <w:numPr>
          <w:ilvl w:val="0"/>
          <w:numId w:val="446"/>
        </w:numPr>
        <w:spacing w:after="220"/>
        <w:contextualSpacing/>
        <w:rPr>
          <w:ins w:id="7471" w:author="Rev 4 Allen Wirfs-Brock" w:date="2011-10-19T16:15:00Z"/>
        </w:rPr>
      </w:pPr>
      <w:ins w:id="7472" w:author="Rev 4 Allen Wirfs-Brock" w:date="2011-10-19T16:15:00Z">
        <w:r w:rsidRPr="00E77497">
          <w:t xml:space="preserve">Return the LexicallyDeclaredNames of </w:t>
        </w:r>
        <w:r w:rsidRPr="00E77497">
          <w:rPr>
            <w:i/>
          </w:rPr>
          <w:t>StatementListItem</w:t>
        </w:r>
        <w:r w:rsidRPr="00E77497">
          <w:t>.</w:t>
        </w:r>
      </w:ins>
    </w:p>
    <w:p w14:paraId="2F5EAFF8" w14:textId="77777777" w:rsidR="00C42165" w:rsidRPr="00E77497" w:rsidRDefault="00C42165" w:rsidP="00C42165">
      <w:pPr>
        <w:rPr>
          <w:ins w:id="7473" w:author="Rev 4 Allen Wirfs-Brock" w:date="2011-10-20T09:19:00Z"/>
        </w:rPr>
      </w:pPr>
      <w:ins w:id="7474" w:author="Rev 4 Allen Wirfs-Brock" w:date="2011-10-20T09:19: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5E917B35" w14:textId="77777777" w:rsidR="00C42165" w:rsidRPr="00E77497" w:rsidRDefault="00C42165" w:rsidP="007B6658">
      <w:pPr>
        <w:pStyle w:val="Alg4"/>
        <w:numPr>
          <w:ilvl w:val="0"/>
          <w:numId w:val="498"/>
        </w:numPr>
        <w:spacing w:after="220"/>
        <w:contextualSpacing/>
        <w:rPr>
          <w:ins w:id="7475" w:author="Rev 4 Allen Wirfs-Brock" w:date="2011-10-20T09:19:00Z"/>
        </w:rPr>
      </w:pPr>
      <w:ins w:id="7476" w:author="Rev 4 Allen Wirfs-Brock" w:date="2011-10-20T09:19:00Z">
        <w:r w:rsidRPr="00E77497">
          <w:t xml:space="preserve">Return the LexicallyDeclaredNames of </w:t>
        </w:r>
        <w:r w:rsidRPr="00E77497">
          <w:rPr>
            <w:i/>
          </w:rPr>
          <w:t>StatementListItem</w:t>
        </w:r>
        <w:r w:rsidRPr="00E77497">
          <w:t>.</w:t>
        </w:r>
      </w:ins>
    </w:p>
    <w:p w14:paraId="0E30905A" w14:textId="77777777" w:rsidR="00CE663B" w:rsidRPr="00E77497" w:rsidRDefault="00CE663B" w:rsidP="00CE663B">
      <w:pPr>
        <w:rPr>
          <w:ins w:id="7477" w:author="Rev 4 Allen Wirfs-Brock" w:date="2011-10-20T09:36:00Z"/>
        </w:rPr>
      </w:pPr>
      <w:ins w:id="7478" w:author="Rev 4 Allen Wirfs-Brock" w:date="2011-10-20T09: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781E75FA" w14:textId="77777777" w:rsidR="00CE663B" w:rsidRPr="00E77497" w:rsidRDefault="00CE663B" w:rsidP="007B6658">
      <w:pPr>
        <w:pStyle w:val="Alg4"/>
        <w:numPr>
          <w:ilvl w:val="0"/>
          <w:numId w:val="463"/>
        </w:numPr>
        <w:spacing w:after="220"/>
        <w:contextualSpacing/>
        <w:rPr>
          <w:ins w:id="7479" w:author="Rev 4 Allen Wirfs-Brock" w:date="2011-10-20T09:36:00Z"/>
        </w:rPr>
      </w:pPr>
      <w:ins w:id="7480" w:author="Rev 4 Allen Wirfs-Brock" w:date="2011-10-20T09:36:00Z">
        <w:r w:rsidRPr="00E77497">
          <w:t xml:space="preserve">Let </w:t>
        </w:r>
        <w:r w:rsidRPr="00E77497">
          <w:rPr>
            <w:i/>
          </w:rPr>
          <w:t xml:space="preserve">names </w:t>
        </w:r>
        <w:r w:rsidRPr="00E77497">
          <w:t xml:space="preserve">be LexicallyDeclaredNames of </w:t>
        </w:r>
        <w:r w:rsidRPr="00E77497">
          <w:rPr>
            <w:i/>
          </w:rPr>
          <w:t>StatementList</w:t>
        </w:r>
        <w:r w:rsidRPr="00E77497">
          <w:t>.</w:t>
        </w:r>
      </w:ins>
    </w:p>
    <w:p w14:paraId="43A0FB3F" w14:textId="77777777" w:rsidR="00CE663B" w:rsidRPr="00E77497" w:rsidRDefault="00CE663B" w:rsidP="007B6658">
      <w:pPr>
        <w:pStyle w:val="Alg4"/>
        <w:numPr>
          <w:ilvl w:val="0"/>
          <w:numId w:val="463"/>
        </w:numPr>
        <w:spacing w:after="220"/>
        <w:contextualSpacing/>
        <w:rPr>
          <w:ins w:id="7481" w:author="Rev 4 Allen Wirfs-Brock" w:date="2011-10-20T09:36:00Z"/>
          <w:rStyle w:val="bnf"/>
          <w:i w:val="0"/>
        </w:rPr>
      </w:pPr>
      <w:ins w:id="7482" w:author="Rev 4 Allen Wirfs-Brock" w:date="2011-10-20T09:36:00Z">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ins>
    </w:p>
    <w:p w14:paraId="11D36A72" w14:textId="77777777" w:rsidR="00CE663B" w:rsidRPr="00E77497" w:rsidRDefault="00CE663B" w:rsidP="007B6658">
      <w:pPr>
        <w:pStyle w:val="Alg4"/>
        <w:numPr>
          <w:ilvl w:val="0"/>
          <w:numId w:val="463"/>
        </w:numPr>
        <w:spacing w:after="220"/>
        <w:contextualSpacing/>
        <w:rPr>
          <w:ins w:id="7483" w:author="Rev 4 Allen Wirfs-Brock" w:date="2011-10-20T09:36:00Z"/>
        </w:rPr>
      </w:pPr>
      <w:ins w:id="7484" w:author="Rev 4 Allen Wirfs-Brock" w:date="2011-10-20T09:36:00Z">
        <w:r w:rsidRPr="00E77497">
          <w:t xml:space="preserve">Return </w:t>
        </w:r>
        <w:r w:rsidRPr="00E77497">
          <w:rPr>
            <w:rStyle w:val="bnf"/>
          </w:rPr>
          <w:t>names</w:t>
        </w:r>
        <w:r w:rsidRPr="00E77497">
          <w:t>.</w:t>
        </w:r>
      </w:ins>
    </w:p>
    <w:p w14:paraId="76A7409F" w14:textId="77777777" w:rsidR="001731CD" w:rsidRPr="00E77497" w:rsidRDefault="001731CD" w:rsidP="001731CD">
      <w:pPr>
        <w:rPr>
          <w:ins w:id="7485" w:author="Rev 4 Allen Wirfs-Brock" w:date="2011-10-20T09:40:00Z"/>
        </w:rPr>
      </w:pPr>
      <w:ins w:id="7486"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09671039" w14:textId="77777777" w:rsidR="001731CD" w:rsidRPr="00E77497" w:rsidRDefault="001731CD" w:rsidP="007B6658">
      <w:pPr>
        <w:pStyle w:val="Alg4"/>
        <w:numPr>
          <w:ilvl w:val="0"/>
          <w:numId w:val="598"/>
        </w:numPr>
        <w:spacing w:after="220"/>
        <w:contextualSpacing/>
        <w:rPr>
          <w:ins w:id="7487" w:author="Rev 4 Allen Wirfs-Brock" w:date="2011-10-20T09:40:00Z"/>
        </w:rPr>
      </w:pPr>
      <w:ins w:id="7488" w:author="Rev 4 Allen Wirfs-Brock" w:date="2011-10-20T09:40:00Z">
        <w:r w:rsidRPr="00E77497">
          <w:t>Return a new empty List.</w:t>
        </w:r>
      </w:ins>
    </w:p>
    <w:p w14:paraId="51E602F1" w14:textId="77777777" w:rsidR="003A2216" w:rsidRPr="00E77497" w:rsidRDefault="003A2216" w:rsidP="003A2216">
      <w:pPr>
        <w:rPr>
          <w:ins w:id="7489" w:author="Rev 4 Allen Wirfs-Brock" w:date="2011-10-20T09:43:00Z"/>
        </w:rPr>
      </w:pPr>
      <w:ins w:id="7490" w:author="Rev 4 Allen Wirfs-Brock" w:date="2011-10-20T09:43: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000BC626" w14:textId="77777777" w:rsidR="003A2216" w:rsidRPr="00E77497" w:rsidRDefault="003A2216" w:rsidP="007B6658">
      <w:pPr>
        <w:pStyle w:val="Alg4"/>
        <w:numPr>
          <w:ilvl w:val="0"/>
          <w:numId w:val="468"/>
        </w:numPr>
        <w:spacing w:after="220"/>
        <w:contextualSpacing/>
        <w:rPr>
          <w:ins w:id="7491" w:author="Rev 4 Allen Wirfs-Brock" w:date="2011-10-20T09:43:00Z"/>
        </w:rPr>
      </w:pPr>
      <w:ins w:id="7492" w:author="Rev 4 Allen Wirfs-Brock" w:date="2011-10-20T09:43:00Z">
        <w:r w:rsidRPr="00E77497">
          <w:t xml:space="preserve">Return the BoundNames of </w:t>
        </w:r>
        <w:r w:rsidRPr="00E77497">
          <w:rPr>
            <w:i/>
          </w:rPr>
          <w:t>Declaration</w:t>
        </w:r>
        <w:r w:rsidRPr="00E77497">
          <w:t>.</w:t>
        </w:r>
      </w:ins>
    </w:p>
    <w:p w14:paraId="5EBD572D" w14:textId="77777777" w:rsidR="00210077" w:rsidRPr="00E77497" w:rsidRDefault="00210077" w:rsidP="00210077">
      <w:pPr>
        <w:rPr>
          <w:ins w:id="7493" w:author="Rev 4 Allen Wirfs-Brock" w:date="2011-10-19T15:52:00Z"/>
          <w:rFonts w:ascii="Helvetica" w:hAnsi="Helvetica"/>
          <w:b/>
        </w:rPr>
      </w:pPr>
      <w:ins w:id="7494" w:author="Rev 4 Allen Wirfs-Brock" w:date="2011-10-19T15:52:00Z">
        <w:r w:rsidRPr="00E77497">
          <w:rPr>
            <w:rFonts w:ascii="Helvetica" w:hAnsi="Helvetica"/>
            <w:b/>
          </w:rPr>
          <w:t xml:space="preserve">Static Semantics:  </w:t>
        </w:r>
        <w:r w:rsidRPr="00E77497">
          <w:rPr>
            <w:rFonts w:ascii="Helvetica" w:hAnsi="Helvetica"/>
            <w:b/>
            <w:lang w:eastAsia="en-US"/>
          </w:rPr>
          <w:t>VarDeclaredNames</w:t>
        </w:r>
      </w:ins>
    </w:p>
    <w:p w14:paraId="20C63C1B" w14:textId="77777777" w:rsidR="006A380D" w:rsidRPr="00E77497" w:rsidRDefault="006A380D" w:rsidP="006A380D">
      <w:pPr>
        <w:rPr>
          <w:ins w:id="7495" w:author="Rev 4 Allen Wirfs-Brock" w:date="2011-10-19T16:11:00Z"/>
        </w:rPr>
      </w:pPr>
      <w:ins w:id="7496" w:author="Rev 4 Allen Wirfs-Brock" w:date="2011-10-19T16:11:00Z">
        <w:r w:rsidRPr="00E77497">
          <w:rPr>
            <w:rFonts w:ascii="Times New Roman" w:hAnsi="Times New Roman"/>
            <w:i/>
          </w:rPr>
          <w:t xml:space="preserve">BlockStatement </w:t>
        </w:r>
        <w:r w:rsidRPr="00E77497">
          <w:rPr>
            <w:b/>
          </w:rPr>
          <w:t>:</w:t>
        </w:r>
        <w:r w:rsidRPr="00E77497">
          <w:rPr>
            <w:rFonts w:ascii="Times New Roman" w:hAnsi="Times New Roman"/>
            <w:i/>
          </w:rPr>
          <w:t xml:space="preserve"> Block</w:t>
        </w:r>
        <w:r w:rsidRPr="00E77497">
          <w:t xml:space="preserve"> </w:t>
        </w:r>
      </w:ins>
    </w:p>
    <w:p w14:paraId="6FFCA85B" w14:textId="77777777" w:rsidR="006A380D" w:rsidRPr="00E77497" w:rsidRDefault="006A380D" w:rsidP="007B6658">
      <w:pPr>
        <w:pStyle w:val="Alg4"/>
        <w:numPr>
          <w:ilvl w:val="0"/>
          <w:numId w:val="474"/>
        </w:numPr>
        <w:spacing w:after="220"/>
        <w:contextualSpacing/>
        <w:rPr>
          <w:ins w:id="7497" w:author="Rev 4 Allen Wirfs-Brock" w:date="2011-10-19T16:11:00Z"/>
        </w:rPr>
      </w:pPr>
      <w:ins w:id="7498" w:author="Rev 4 Allen Wirfs-Brock" w:date="2011-10-19T16:11:00Z">
        <w:r w:rsidRPr="00E77497">
          <w:t xml:space="preserve">Return the VarDeclaredNames of </w:t>
        </w:r>
        <w:r w:rsidRPr="00E77497">
          <w:rPr>
            <w:i/>
          </w:rPr>
          <w:t>Block</w:t>
        </w:r>
        <w:r w:rsidRPr="00E77497">
          <w:t>.</w:t>
        </w:r>
      </w:ins>
    </w:p>
    <w:p w14:paraId="4AD38F03" w14:textId="77777777" w:rsidR="002135E7" w:rsidRPr="00E77497" w:rsidRDefault="002135E7" w:rsidP="002135E7">
      <w:pPr>
        <w:rPr>
          <w:ins w:id="7499" w:author="Rev 3 Allen Wirfs-Brock" w:date="2011-09-02T10:41:00Z"/>
        </w:rPr>
      </w:pPr>
      <w:ins w:id="7500" w:author="Rev 3 Allen Wirfs-Brock" w:date="2011-09-02T10:41:00Z">
        <w:del w:id="7501" w:author="Rev 4 Allen Wirfs-Brock" w:date="2011-10-19T16:14:00Z">
          <w:r w:rsidRPr="00E77497" w:rsidDel="00402C31">
            <w:delText xml:space="preserve">The VarDeclaredNames of 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del w:id="7502" w:author="Rev 4 Allen Wirfs-Brock" w:date="2011-10-19T16:14:00Z">
          <w:r w:rsidRPr="00E77497" w:rsidDel="00402C31">
            <w:delText>is determined as follows:</w:delText>
          </w:r>
        </w:del>
      </w:ins>
    </w:p>
    <w:p w14:paraId="31224BEB" w14:textId="77777777" w:rsidR="002135E7" w:rsidRPr="00E77497" w:rsidRDefault="002135E7" w:rsidP="007B6658">
      <w:pPr>
        <w:pStyle w:val="Alg4"/>
        <w:numPr>
          <w:ilvl w:val="0"/>
          <w:numId w:val="568"/>
        </w:numPr>
        <w:spacing w:after="220"/>
        <w:contextualSpacing/>
        <w:rPr>
          <w:ins w:id="7503" w:author="Rev 3 Allen Wirfs-Brock" w:date="2011-09-02T10:41:00Z"/>
        </w:rPr>
      </w:pPr>
      <w:ins w:id="7504" w:author="Rev 3 Allen Wirfs-Brock" w:date="2011-09-02T10:41:00Z">
        <w:r w:rsidRPr="00E77497">
          <w:t xml:space="preserve">Return </w:t>
        </w:r>
      </w:ins>
      <w:ins w:id="7505" w:author="Rev 3 Allen Wirfs-Brock" w:date="2011-09-02T10:42:00Z">
        <w:r w:rsidRPr="00E77497">
          <w:t>a new empty List</w:t>
        </w:r>
      </w:ins>
      <w:ins w:id="7506" w:author="Rev 3 Allen Wirfs-Brock" w:date="2011-09-02T10:41:00Z">
        <w:r w:rsidRPr="00E77497">
          <w:t>.</w:t>
        </w:r>
      </w:ins>
    </w:p>
    <w:p w14:paraId="0BC74A72" w14:textId="77777777" w:rsidR="000C7947" w:rsidRPr="00E77497" w:rsidRDefault="000C7947" w:rsidP="000C7947">
      <w:pPr>
        <w:rPr>
          <w:ins w:id="7507" w:author="Rev 4 Allen Wirfs-Brock" w:date="2011-10-20T09:29:00Z"/>
        </w:rPr>
      </w:pPr>
      <w:ins w:id="7508" w:author="Rev 4 Allen Wirfs-Brock" w:date="2011-10-20T09:29: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t xml:space="preserve"> </w:t>
        </w:r>
      </w:ins>
    </w:p>
    <w:p w14:paraId="777FA33E" w14:textId="77777777" w:rsidR="000C7947" w:rsidRPr="00E77497" w:rsidRDefault="000C7947" w:rsidP="007B6658">
      <w:pPr>
        <w:pStyle w:val="Alg4"/>
        <w:numPr>
          <w:ilvl w:val="0"/>
          <w:numId w:val="597"/>
        </w:numPr>
        <w:spacing w:after="220"/>
        <w:contextualSpacing/>
        <w:rPr>
          <w:ins w:id="7509" w:author="Rev 4 Allen Wirfs-Brock" w:date="2011-10-20T09:29:00Z"/>
        </w:rPr>
      </w:pPr>
      <w:ins w:id="7510" w:author="Rev 4 Allen Wirfs-Brock" w:date="2011-10-20T09:29:00Z">
        <w:r w:rsidRPr="00E77497">
          <w:t xml:space="preserve">Return the VarDeclaredNames of </w:t>
        </w:r>
        <w:r w:rsidRPr="00E77497">
          <w:rPr>
            <w:i/>
          </w:rPr>
          <w:t>StatementList</w:t>
        </w:r>
        <w:r w:rsidRPr="00E77497">
          <w:t>.</w:t>
        </w:r>
      </w:ins>
    </w:p>
    <w:p w14:paraId="76A68BB0" w14:textId="77777777" w:rsidR="00C42165" w:rsidRPr="00E77497" w:rsidRDefault="00C42165" w:rsidP="00C42165">
      <w:pPr>
        <w:rPr>
          <w:ins w:id="7511" w:author="Rev 4 Allen Wirfs-Brock" w:date="2011-10-20T09:20:00Z"/>
        </w:rPr>
      </w:pPr>
      <w:ins w:id="7512" w:author="Rev 4 Allen Wirfs-Brock" w:date="2011-10-20T09:20: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StatementListItem</w:t>
        </w:r>
        <w:r w:rsidRPr="00E77497">
          <w:t xml:space="preserve"> </w:t>
        </w:r>
      </w:ins>
    </w:p>
    <w:p w14:paraId="6E49DD0A" w14:textId="77777777" w:rsidR="00C42165" w:rsidRPr="00E77497" w:rsidRDefault="00C42165" w:rsidP="007B6658">
      <w:pPr>
        <w:pStyle w:val="Alg4"/>
        <w:numPr>
          <w:ilvl w:val="0"/>
          <w:numId w:val="462"/>
        </w:numPr>
        <w:spacing w:after="220"/>
        <w:contextualSpacing/>
        <w:rPr>
          <w:ins w:id="7513" w:author="Rev 4 Allen Wirfs-Brock" w:date="2011-10-20T09:20:00Z"/>
        </w:rPr>
      </w:pPr>
      <w:ins w:id="7514" w:author="Rev 4 Allen Wirfs-Brock" w:date="2011-10-20T09:20:00Z">
        <w:r w:rsidRPr="00E77497">
          <w:t xml:space="preserve">Return the VarDeclaredNames of </w:t>
        </w:r>
        <w:r w:rsidRPr="00E77497">
          <w:rPr>
            <w:i/>
          </w:rPr>
          <w:t>StatementListItem</w:t>
        </w:r>
        <w:r w:rsidRPr="00E77497">
          <w:t>.</w:t>
        </w:r>
      </w:ins>
    </w:p>
    <w:p w14:paraId="22B1BD73" w14:textId="77777777" w:rsidR="00AB4ADD" w:rsidRPr="00E77497" w:rsidRDefault="00AB4ADD" w:rsidP="00AB4ADD">
      <w:pPr>
        <w:rPr>
          <w:ins w:id="7515" w:author="Rev 4 Allen Wirfs-Brock" w:date="2011-10-20T09:38:00Z"/>
        </w:rPr>
      </w:pPr>
      <w:ins w:id="7516" w:author="Rev 4 Allen Wirfs-Brock" w:date="2011-10-20T09:38: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17BD9F26" w14:textId="77777777" w:rsidR="00AB4ADD" w:rsidRPr="00E77497" w:rsidRDefault="00AB4ADD" w:rsidP="007B6658">
      <w:pPr>
        <w:pStyle w:val="Alg4"/>
        <w:numPr>
          <w:ilvl w:val="0"/>
          <w:numId w:val="464"/>
        </w:numPr>
        <w:spacing w:after="220"/>
        <w:contextualSpacing/>
        <w:rPr>
          <w:ins w:id="7517" w:author="Rev 4 Allen Wirfs-Brock" w:date="2011-10-20T09:38:00Z"/>
        </w:rPr>
      </w:pPr>
      <w:ins w:id="7518" w:author="Rev 4 Allen Wirfs-Brock" w:date="2011-10-20T09:38:00Z">
        <w:r w:rsidRPr="00E77497">
          <w:t xml:space="preserve">Let </w:t>
        </w:r>
        <w:r w:rsidRPr="00E77497">
          <w:rPr>
            <w:i/>
          </w:rPr>
          <w:t xml:space="preserve">names </w:t>
        </w:r>
        <w:r w:rsidRPr="00E77497">
          <w:t xml:space="preserve">be VarDeclaredNames of </w:t>
        </w:r>
        <w:r w:rsidRPr="00E77497">
          <w:rPr>
            <w:i/>
          </w:rPr>
          <w:t>StatementList</w:t>
        </w:r>
        <w:r w:rsidRPr="00E77497">
          <w:t>.</w:t>
        </w:r>
      </w:ins>
    </w:p>
    <w:p w14:paraId="608F3B63" w14:textId="77777777" w:rsidR="00AB4ADD" w:rsidRPr="00E77497" w:rsidRDefault="00AB4ADD" w:rsidP="007B6658">
      <w:pPr>
        <w:pStyle w:val="Alg4"/>
        <w:numPr>
          <w:ilvl w:val="0"/>
          <w:numId w:val="464"/>
        </w:numPr>
        <w:spacing w:after="220"/>
        <w:contextualSpacing/>
        <w:rPr>
          <w:ins w:id="7519" w:author="Rev 4 Allen Wirfs-Brock" w:date="2011-10-20T09:38:00Z"/>
          <w:rStyle w:val="bnf"/>
          <w:i w:val="0"/>
        </w:rPr>
      </w:pPr>
      <w:ins w:id="7520" w:author="Rev 4 Allen Wirfs-Brock" w:date="2011-10-20T09:38:00Z">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ins>
    </w:p>
    <w:p w14:paraId="71E622D9" w14:textId="77777777" w:rsidR="00AB4ADD" w:rsidRPr="00E77497" w:rsidRDefault="00AB4ADD" w:rsidP="007B6658">
      <w:pPr>
        <w:pStyle w:val="Alg4"/>
        <w:numPr>
          <w:ilvl w:val="0"/>
          <w:numId w:val="464"/>
        </w:numPr>
        <w:spacing w:after="220"/>
        <w:contextualSpacing/>
        <w:rPr>
          <w:ins w:id="7521" w:author="Rev 4 Allen Wirfs-Brock" w:date="2011-10-20T09:38:00Z"/>
        </w:rPr>
      </w:pPr>
      <w:ins w:id="7522" w:author="Rev 4 Allen Wirfs-Brock" w:date="2011-10-20T09:38:00Z">
        <w:r w:rsidRPr="00E77497">
          <w:t xml:space="preserve">Return </w:t>
        </w:r>
        <w:r w:rsidRPr="00E77497">
          <w:rPr>
            <w:rStyle w:val="bnf"/>
          </w:rPr>
          <w:t>names</w:t>
        </w:r>
        <w:r w:rsidRPr="00E77497">
          <w:t>.</w:t>
        </w:r>
      </w:ins>
    </w:p>
    <w:p w14:paraId="24D3CF87" w14:textId="77777777" w:rsidR="00F678F3" w:rsidRPr="00E77497" w:rsidRDefault="00F678F3" w:rsidP="00F678F3">
      <w:pPr>
        <w:rPr>
          <w:ins w:id="7523" w:author="Rev 4 Allen Wirfs-Brock" w:date="2011-10-20T09:41:00Z"/>
        </w:rPr>
      </w:pPr>
      <w:ins w:id="7524" w:author="Rev 4 Allen Wirfs-Brock" w:date="2011-10-20T09:41: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6CCD28B6" w14:textId="77777777" w:rsidR="00F678F3" w:rsidRPr="00E77497" w:rsidRDefault="00F678F3" w:rsidP="007B6658">
      <w:pPr>
        <w:pStyle w:val="Alg4"/>
        <w:numPr>
          <w:ilvl w:val="0"/>
          <w:numId w:val="528"/>
        </w:numPr>
        <w:spacing w:after="220"/>
        <w:contextualSpacing/>
        <w:rPr>
          <w:ins w:id="7525" w:author="Rev 4 Allen Wirfs-Brock" w:date="2011-10-20T09:41:00Z"/>
        </w:rPr>
      </w:pPr>
      <w:ins w:id="7526" w:author="Rev 4 Allen Wirfs-Brock" w:date="2011-10-20T09:41:00Z">
        <w:r w:rsidRPr="00E77497">
          <w:t xml:space="preserve">Return the VarDeclaredNames of </w:t>
        </w:r>
        <w:r w:rsidRPr="00E77497">
          <w:rPr>
            <w:i/>
          </w:rPr>
          <w:t>Statement</w:t>
        </w:r>
        <w:r w:rsidRPr="00E77497">
          <w:t>.</w:t>
        </w:r>
      </w:ins>
    </w:p>
    <w:p w14:paraId="159FB093" w14:textId="77777777" w:rsidR="0028527D" w:rsidRPr="00E77497" w:rsidRDefault="0028527D" w:rsidP="0028527D">
      <w:pPr>
        <w:rPr>
          <w:ins w:id="7527" w:author="Rev 4 Allen Wirfs-Brock" w:date="2011-10-20T09:47:00Z"/>
        </w:rPr>
      </w:pPr>
      <w:ins w:id="7528" w:author="Rev 4 Allen Wirfs-Brock" w:date="2011-10-20T09:47: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A45C4F4" w14:textId="77777777" w:rsidR="0028527D" w:rsidRPr="00E77497" w:rsidRDefault="0028527D" w:rsidP="007B6658">
      <w:pPr>
        <w:pStyle w:val="Alg4"/>
        <w:numPr>
          <w:ilvl w:val="0"/>
          <w:numId w:val="529"/>
        </w:numPr>
        <w:spacing w:after="220"/>
        <w:contextualSpacing/>
        <w:rPr>
          <w:ins w:id="7529" w:author="Rev 4 Allen Wirfs-Brock" w:date="2011-10-20T09:47:00Z"/>
        </w:rPr>
      </w:pPr>
      <w:ins w:id="7530" w:author="Rev 4 Allen Wirfs-Brock" w:date="2011-10-20T09:47:00Z">
        <w:r w:rsidRPr="00E77497">
          <w:t>Return a new empty List.</w:t>
        </w:r>
      </w:ins>
    </w:p>
    <w:p w14:paraId="51A19E67" w14:textId="77777777" w:rsidR="0052272C" w:rsidRPr="00E77497" w:rsidRDefault="0052272C" w:rsidP="0052272C">
      <w:pPr>
        <w:pStyle w:val="40"/>
        <w:numPr>
          <w:ilvl w:val="0"/>
          <w:numId w:val="0"/>
        </w:numPr>
        <w:rPr>
          <w:ins w:id="7531" w:author="Rev 4 Allen Wirfs-Brock" w:date="2011-10-20T09:23:00Z"/>
        </w:rPr>
      </w:pPr>
      <w:ins w:id="7532" w:author="Rev 4 Allen Wirfs-Brock" w:date="2011-10-20T09:23:00Z">
        <w:r w:rsidRPr="00E77497">
          <w:t>Runtime Semantics</w:t>
        </w:r>
      </w:ins>
    </w:p>
    <w:p w14:paraId="4046C67C" w14:textId="77777777" w:rsidR="0052272C" w:rsidRPr="00E77497" w:rsidRDefault="0052272C" w:rsidP="0052272C">
      <w:pPr>
        <w:keepNext/>
        <w:rPr>
          <w:ins w:id="7533" w:author="Rev 4 Allen Wirfs-Brock" w:date="2011-10-20T09:23:00Z"/>
          <w:rFonts w:ascii="Helvetica" w:hAnsi="Helvetica"/>
          <w:b/>
        </w:rPr>
      </w:pPr>
      <w:ins w:id="7534" w:author="Rev 4 Allen Wirfs-Brock" w:date="2011-10-20T09:23:00Z">
        <w:r w:rsidRPr="00E77497">
          <w:rPr>
            <w:rFonts w:ascii="Helvetica" w:hAnsi="Helvetica"/>
            <w:b/>
          </w:rPr>
          <w:t xml:space="preserve">Runtime Semantics: </w:t>
        </w:r>
        <w:r w:rsidRPr="00E77497">
          <w:rPr>
            <w:rFonts w:ascii="Helvetica" w:hAnsi="Helvetica"/>
            <w:b/>
            <w:spacing w:val="6"/>
          </w:rPr>
          <w:t>Evaluation</w:t>
        </w:r>
      </w:ins>
    </w:p>
    <w:p w14:paraId="7639608E" w14:textId="77777777" w:rsidR="0052272C" w:rsidRPr="00E77497" w:rsidRDefault="0052272C" w:rsidP="0052272C">
      <w:pPr>
        <w:rPr>
          <w:ins w:id="7535" w:author="Rev 4 Allen Wirfs-Brock" w:date="2011-10-20T09:23:00Z"/>
        </w:rPr>
      </w:pPr>
      <w:ins w:id="7536" w:author="Rev 4 Allen Wirfs-Brock" w:date="2011-10-20T09:23:00Z">
        <w:r w:rsidRPr="00E77497">
          <w:rPr>
            <w:rFonts w:ascii="Times New Roman" w:hAnsi="Times New Roman"/>
            <w:i/>
          </w:rPr>
          <w:t xml:space="preserve">BlockStatement </w:t>
        </w:r>
        <w:r w:rsidRPr="00E77497">
          <w:rPr>
            <w:b/>
          </w:rPr>
          <w:t>:</w:t>
        </w:r>
        <w:r w:rsidRPr="00E77497">
          <w:rPr>
            <w:rFonts w:ascii="Times New Roman" w:hAnsi="Times New Roman"/>
            <w:i/>
          </w:rPr>
          <w:t xml:space="preserve"> Block</w:t>
        </w:r>
        <w:r w:rsidRPr="00E77497">
          <w:t xml:space="preserve"> </w:t>
        </w:r>
      </w:ins>
    </w:p>
    <w:p w14:paraId="123A1BCE" w14:textId="77777777" w:rsidR="0052272C" w:rsidRPr="00E77497" w:rsidRDefault="0052272C" w:rsidP="007B6658">
      <w:pPr>
        <w:pStyle w:val="Alg2"/>
        <w:numPr>
          <w:ilvl w:val="0"/>
          <w:numId w:val="516"/>
        </w:numPr>
        <w:spacing w:after="220"/>
        <w:rPr>
          <w:ins w:id="7537" w:author="Rev 4 Allen Wirfs-Brock" w:date="2011-10-20T09:23:00Z"/>
        </w:rPr>
      </w:pPr>
      <w:ins w:id="7538" w:author="Rev 4 Allen Wirfs-Brock" w:date="2011-10-20T09:23:00Z">
        <w:r w:rsidRPr="00E77497">
          <w:t xml:space="preserve">Return the result of evaluating </w:t>
        </w:r>
        <w:r w:rsidRPr="00E77497">
          <w:rPr>
            <w:i/>
          </w:rPr>
          <w:t>Block</w:t>
        </w:r>
        <w:r w:rsidRPr="00E77497">
          <w:t>.</w:t>
        </w:r>
      </w:ins>
    </w:p>
    <w:p w14:paraId="5A4956D2" w14:textId="77777777" w:rsidR="004C02EF" w:rsidRPr="00E77497" w:rsidRDefault="004C02EF" w:rsidP="004C02EF">
      <w:del w:id="7539"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del w:id="7540" w:author="Rev 4 Allen Wirfs-Brock" w:date="2011-10-20T09:30:00Z">
        <w:r w:rsidRPr="00E77497" w:rsidDel="0039011B">
          <w:delText>is evaluated as follows:</w:delText>
        </w:r>
      </w:del>
    </w:p>
    <w:p w14:paraId="4A949DD7" w14:textId="77777777" w:rsidR="004C02EF" w:rsidRPr="00E77497" w:rsidRDefault="004C02EF" w:rsidP="007B6658">
      <w:pPr>
        <w:pStyle w:val="Alg2"/>
        <w:numPr>
          <w:ilvl w:val="0"/>
          <w:numId w:val="515"/>
        </w:numPr>
        <w:spacing w:after="220"/>
      </w:pPr>
      <w:r w:rsidRPr="00E77497">
        <w:t>Return (</w:t>
      </w:r>
      <w:r w:rsidRPr="00E77497">
        <w:rPr>
          <w:b/>
        </w:rPr>
        <w:t>normal</w:t>
      </w:r>
      <w:r w:rsidRPr="00E77497">
        <w:t xml:space="preserve">, </w:t>
      </w:r>
      <w:r w:rsidRPr="00E77497">
        <w:rPr>
          <w:b/>
        </w:rPr>
        <w:t>empty</w:t>
      </w:r>
      <w:r w:rsidRPr="00E77497">
        <w:t xml:space="preserve">, </w:t>
      </w:r>
      <w:r w:rsidRPr="00E77497">
        <w:rPr>
          <w:b/>
        </w:rPr>
        <w:t>empty</w:t>
      </w:r>
      <w:r w:rsidRPr="00E77497">
        <w:t>).</w:t>
      </w:r>
    </w:p>
    <w:p w14:paraId="42781BFE" w14:textId="77777777" w:rsidR="00201852" w:rsidRPr="00E77497" w:rsidDel="006A380D" w:rsidRDefault="00201852" w:rsidP="00201852">
      <w:pPr>
        <w:rPr>
          <w:ins w:id="7541" w:author="Rev 3 Allen Wirfs-Brock" w:date="2011-08-30T16:23:00Z"/>
          <w:del w:id="7542" w:author="Rev 4 Allen Wirfs-Brock" w:date="2011-10-19T16:10:00Z"/>
        </w:rPr>
      </w:pPr>
      <w:ins w:id="7543" w:author="Rev 3 Allen Wirfs-Brock" w:date="2011-08-30T16:23:00Z">
        <w:del w:id="7544" w:author="Rev 4 Allen Wirfs-Brock" w:date="2011-10-19T16:10:00Z">
          <w:r w:rsidRPr="00E77497" w:rsidDel="006A380D">
            <w:delText xml:space="preserve">The static semantics of the production </w:delText>
          </w:r>
          <w:r w:rsidRPr="00E77497" w:rsidDel="006A380D">
            <w:rPr>
              <w:rFonts w:ascii="Times New Roman" w:hAnsi="Times New Roman"/>
              <w:i/>
            </w:rPr>
            <w:delText xml:space="preserve">Block </w:delText>
          </w:r>
          <w:r w:rsidRPr="00E77497" w:rsidDel="006A380D">
            <w:rPr>
              <w:b/>
            </w:rPr>
            <w:delText>:</w:delText>
          </w:r>
          <w:r w:rsidRPr="00E77497" w:rsidDel="006A380D">
            <w:rPr>
              <w:rFonts w:ascii="Times New Roman" w:hAnsi="Times New Roman"/>
              <w:i/>
            </w:rPr>
            <w:delText xml:space="preserve"> </w:delText>
          </w:r>
          <w:r w:rsidRPr="00E77497" w:rsidDel="006A380D">
            <w:rPr>
              <w:rFonts w:ascii="Courier New" w:hAnsi="Courier New"/>
              <w:b/>
            </w:rPr>
            <w:delText>{</w:delText>
          </w:r>
          <w:r w:rsidRPr="00E77497" w:rsidDel="006A380D">
            <w:delText xml:space="preserve"> </w:delText>
          </w:r>
          <w:r w:rsidRPr="00E77497" w:rsidDel="006A380D">
            <w:rPr>
              <w:rFonts w:ascii="Times New Roman" w:hAnsi="Times New Roman"/>
              <w:i/>
            </w:rPr>
            <w:delText>StatementList</w:delText>
          </w:r>
          <w:r w:rsidRPr="00E77497" w:rsidDel="006A380D">
            <w:delText xml:space="preserve"> </w:delText>
          </w:r>
          <w:r w:rsidRPr="00E77497" w:rsidDel="006A380D">
            <w:rPr>
              <w:rFonts w:ascii="Courier New" w:hAnsi="Courier New"/>
              <w:b/>
            </w:rPr>
            <w:delText>}</w:delText>
          </w:r>
          <w:r w:rsidRPr="00E77497" w:rsidDel="006A380D">
            <w:rPr>
              <w:rStyle w:val="bnf"/>
            </w:rPr>
            <w:delText xml:space="preserve"> </w:delText>
          </w:r>
          <w:r w:rsidRPr="00E77497" w:rsidDel="006A380D">
            <w:delText xml:space="preserve"> are:</w:delText>
          </w:r>
        </w:del>
      </w:ins>
    </w:p>
    <w:p w14:paraId="14D6C5C7" w14:textId="77777777" w:rsidR="00201852" w:rsidRPr="00E77497" w:rsidDel="006A380D" w:rsidRDefault="00201852" w:rsidP="006361CF">
      <w:pPr>
        <w:numPr>
          <w:ilvl w:val="0"/>
          <w:numId w:val="403"/>
        </w:numPr>
        <w:spacing w:after="220"/>
        <w:contextualSpacing/>
        <w:rPr>
          <w:ins w:id="7545" w:author="Rev 3 Allen Wirfs-Brock" w:date="2011-08-30T16:23:00Z"/>
          <w:del w:id="7546" w:author="Rev 4 Allen Wirfs-Brock" w:date="2011-10-19T16:10:00Z"/>
        </w:rPr>
        <w:pPrChange w:id="7547" w:author="Rev 4 Allen Wirfs-Brock" w:date="2011-11-07T12:16:00Z">
          <w:pPr>
            <w:numPr>
              <w:numId w:val="411"/>
            </w:numPr>
            <w:tabs>
              <w:tab w:val="num" w:pos="360"/>
            </w:tabs>
            <w:spacing w:after="220"/>
            <w:ind w:left="360" w:hanging="360"/>
            <w:contextualSpacing/>
          </w:pPr>
        </w:pPrChange>
      </w:pPr>
      <w:ins w:id="7548" w:author="Rev 3 Allen Wirfs-Brock" w:date="2011-08-30T16:23:00Z">
        <w:del w:id="7549" w:author="Rev 4 Allen Wirfs-Brock" w:date="2011-10-19T16:10:00Z">
          <w:r w:rsidRPr="00E77497" w:rsidDel="006A380D">
            <w:delText xml:space="preserve">It is a Syntax Error if </w:delText>
          </w:r>
        </w:del>
      </w:ins>
      <w:ins w:id="7550" w:author="Rev 3 Allen Wirfs-Brock" w:date="2011-09-02T12:34:00Z">
        <w:del w:id="7551" w:author="Rev 4 Allen Wirfs-Brock" w:date="2011-10-19T16:10:00Z">
          <w:r w:rsidR="00530FB8" w:rsidRPr="00E77497" w:rsidDel="006A380D">
            <w:rPr>
              <w:rFonts w:ascii="Times New Roman" w:hAnsi="Times New Roman"/>
              <w:i/>
            </w:rPr>
            <w:delText>StatementList</w:delText>
          </w:r>
          <w:r w:rsidR="00530FB8" w:rsidRPr="00E77497" w:rsidDel="006A380D">
            <w:delText xml:space="preserve"> includes a </w:delText>
          </w:r>
          <w:r w:rsidR="00530FB8" w:rsidRPr="00E77497" w:rsidDel="006A380D">
            <w:rPr>
              <w:rFonts w:ascii="Times New Roman" w:hAnsi="Times New Roman"/>
              <w:i/>
            </w:rPr>
            <w:delText xml:space="preserve">StatementListItem </w:delText>
          </w:r>
          <w:r w:rsidR="00530FB8" w:rsidRPr="00E77497" w:rsidDel="006A380D">
            <w:rPr>
              <w:b/>
            </w:rPr>
            <w:delText>:</w:delText>
          </w:r>
          <w:r w:rsidR="00530FB8" w:rsidRPr="00E77497" w:rsidDel="006A380D">
            <w:rPr>
              <w:rFonts w:ascii="Times New Roman" w:hAnsi="Times New Roman"/>
              <w:i/>
            </w:rPr>
            <w:delText xml:space="preserve"> </w:delText>
          </w:r>
        </w:del>
      </w:ins>
      <w:ins w:id="7552" w:author="Rev 3 Allen Wirfs-Brock" w:date="2011-09-21T09:16:00Z">
        <w:del w:id="7553" w:author="Rev 4 Allen Wirfs-Brock" w:date="2011-10-19T16:10:00Z">
          <w:r w:rsidR="00DD6DD5" w:rsidRPr="00E77497" w:rsidDel="006A380D">
            <w:rPr>
              <w:rFonts w:ascii="Times New Roman" w:hAnsi="Times New Roman"/>
              <w:i/>
            </w:rPr>
            <w:delText xml:space="preserve">Declaration </w:delText>
          </w:r>
          <w:r w:rsidR="00DD6DD5" w:rsidRPr="00E77497" w:rsidDel="006A380D">
            <w:delText>production</w:delText>
          </w:r>
        </w:del>
      </w:ins>
      <w:ins w:id="7554" w:author="Rev 3 Allen Wirfs-Brock" w:date="2011-09-21T09:17:00Z">
        <w:del w:id="7555" w:author="Rev 4 Allen Wirfs-Brock" w:date="2011-10-19T16:10:00Z">
          <w:r w:rsidR="00DD6DD5" w:rsidRPr="00E77497" w:rsidDel="006A380D">
            <w:delText xml:space="preserve"> whose </w:delText>
          </w:r>
          <w:r w:rsidR="00DD6DD5" w:rsidRPr="00E77497" w:rsidDel="006A380D">
            <w:rPr>
              <w:rFonts w:ascii="Times New Roman" w:hAnsi="Times New Roman"/>
              <w:i/>
            </w:rPr>
            <w:delText>Declaration</w:delText>
          </w:r>
          <w:r w:rsidR="00DD6DD5" w:rsidRPr="00E77497" w:rsidDel="006A380D">
            <w:delText xml:space="preserve"> is a</w:delText>
          </w:r>
        </w:del>
      </w:ins>
      <w:ins w:id="7556" w:author="Rev 3 Allen Wirfs-Brock" w:date="2011-09-21T09:18:00Z">
        <w:del w:id="7557" w:author="Rev 4 Allen Wirfs-Brock" w:date="2011-10-19T16:10:00Z">
          <w:r w:rsidR="00DD6DD5" w:rsidRPr="00E77497" w:rsidDel="006A380D">
            <w:delText xml:space="preserve"> </w:delText>
          </w:r>
          <w:r w:rsidR="00DD6DD5" w:rsidRPr="00E77497" w:rsidDel="006A380D">
            <w:rPr>
              <w:rFonts w:ascii="Times New Roman" w:hAnsi="Times New Roman"/>
              <w:i/>
            </w:rPr>
            <w:delText xml:space="preserve">Declaration </w:delText>
          </w:r>
          <w:r w:rsidR="00DD6DD5" w:rsidRPr="00E77497" w:rsidDel="006A380D">
            <w:rPr>
              <w:b/>
            </w:rPr>
            <w:delText>:</w:delText>
          </w:r>
        </w:del>
      </w:ins>
      <w:ins w:id="7558" w:author="Rev 3 Allen Wirfs-Brock" w:date="2011-09-21T09:17:00Z">
        <w:del w:id="7559" w:author="Rev 4 Allen Wirfs-Brock" w:date="2011-10-19T16:10:00Z">
          <w:r w:rsidR="00DD6DD5" w:rsidRPr="00E77497" w:rsidDel="006A380D">
            <w:delText xml:space="preserve"> </w:delText>
          </w:r>
        </w:del>
      </w:ins>
      <w:ins w:id="7560" w:author="Rev 3 Allen Wirfs-Brock" w:date="2011-09-02T12:34:00Z">
        <w:del w:id="7561" w:author="Rev 4 Allen Wirfs-Brock" w:date="2011-10-19T16:10:00Z">
          <w:r w:rsidR="00530FB8" w:rsidRPr="00E77497" w:rsidDel="006A380D">
            <w:rPr>
              <w:rFonts w:ascii="Times New Roman" w:hAnsi="Times New Roman"/>
              <w:i/>
            </w:rPr>
            <w:delText>FunctionDeclaration</w:delText>
          </w:r>
          <w:r w:rsidR="00530FB8" w:rsidRPr="00E77497" w:rsidDel="006A380D">
            <w:delText xml:space="preserve"> </w:delText>
          </w:r>
        </w:del>
      </w:ins>
      <w:ins w:id="7562" w:author="Rev 3 Allen Wirfs-Brock" w:date="2011-09-02T12:35:00Z">
        <w:del w:id="7563" w:author="Rev 4 Allen Wirfs-Brock" w:date="2011-10-19T16:10:00Z">
          <w:r w:rsidR="00530FB8" w:rsidRPr="00E77497" w:rsidDel="006A380D">
            <w:delText xml:space="preserve">production  and </w:delText>
          </w:r>
        </w:del>
      </w:ins>
      <w:ins w:id="7564" w:author="Rev 3 Allen Wirfs-Brock" w:date="2011-08-30T16:23:00Z">
        <w:del w:id="7565" w:author="Rev 4 Allen Wirfs-Brock" w:date="2011-10-19T16:10:00Z">
          <w:r w:rsidRPr="00E77497" w:rsidDel="006A380D">
            <w:delText>th</w:delText>
          </w:r>
        </w:del>
      </w:ins>
      <w:ins w:id="7566" w:author="Rev 3 Allen Wirfs-Brock" w:date="2011-09-01T16:56:00Z">
        <w:del w:id="7567" w:author="Rev 4 Allen Wirfs-Brock" w:date="2011-10-19T16:10:00Z">
          <w:r w:rsidR="00495EA6" w:rsidRPr="00E77497" w:rsidDel="006A380D">
            <w:delText xml:space="preserve">e </w:delText>
          </w:r>
        </w:del>
      </w:ins>
      <w:ins w:id="7568" w:author="Rev 3 Allen Wirfs-Brock" w:date="2011-09-01T16:50:00Z">
        <w:del w:id="7569" w:author="Rev 4 Allen Wirfs-Brock" w:date="2011-10-19T16:10:00Z">
          <w:r w:rsidR="00495EA6" w:rsidRPr="00E77497" w:rsidDel="006A380D">
            <w:delText xml:space="preserve">source code matching this </w:delText>
          </w:r>
        </w:del>
      </w:ins>
      <w:ins w:id="7570" w:author="Rev 3 Allen Wirfs-Brock" w:date="2011-09-02T12:35:00Z">
        <w:del w:id="7571" w:author="Rev 4 Allen Wirfs-Brock" w:date="2011-10-19T16:10:00Z">
          <w:r w:rsidR="00530FB8" w:rsidRPr="00E77497" w:rsidDel="006A380D">
            <w:rPr>
              <w:rFonts w:ascii="Times New Roman" w:hAnsi="Times New Roman"/>
              <w:i/>
            </w:rPr>
            <w:delText xml:space="preserve">Block </w:delText>
          </w:r>
        </w:del>
      </w:ins>
      <w:ins w:id="7572" w:author="Rev 3 Allen Wirfs-Brock" w:date="2011-08-30T16:23:00Z">
        <w:del w:id="7573" w:author="Rev 4 Allen Wirfs-Brock" w:date="2011-10-19T16:10:00Z">
          <w:r w:rsidRPr="00E77497" w:rsidDel="006A380D">
            <w:delText>producti</w:delText>
          </w:r>
          <w:r w:rsidR="00530FB8" w:rsidRPr="00E77497" w:rsidDel="006A380D">
            <w:delText>on is not contained in extended code.</w:delText>
          </w:r>
        </w:del>
      </w:ins>
    </w:p>
    <w:p w14:paraId="0E6E295B" w14:textId="77777777" w:rsidR="00495EA6" w:rsidRPr="00E77497" w:rsidDel="006A380D" w:rsidRDefault="00495EA6" w:rsidP="006361CF">
      <w:pPr>
        <w:numPr>
          <w:ilvl w:val="0"/>
          <w:numId w:val="403"/>
        </w:numPr>
        <w:spacing w:after="220"/>
        <w:contextualSpacing/>
        <w:rPr>
          <w:ins w:id="7574" w:author="Rev 3 Allen Wirfs-Brock" w:date="2011-09-01T16:59:00Z"/>
          <w:del w:id="7575" w:author="Rev 4 Allen Wirfs-Brock" w:date="2011-10-19T16:10:00Z"/>
        </w:rPr>
        <w:pPrChange w:id="7576" w:author="Rev 4 Allen Wirfs-Brock" w:date="2011-11-07T12:16:00Z">
          <w:pPr>
            <w:numPr>
              <w:numId w:val="411"/>
            </w:numPr>
            <w:tabs>
              <w:tab w:val="num" w:pos="360"/>
            </w:tabs>
            <w:spacing w:after="220"/>
            <w:ind w:left="360" w:hanging="360"/>
            <w:contextualSpacing/>
          </w:pPr>
        </w:pPrChange>
      </w:pPr>
      <w:ins w:id="7577" w:author="Rev 3 Allen Wirfs-Brock" w:date="2011-09-01T16:56:00Z">
        <w:del w:id="7578" w:author="Rev 4 Allen Wirfs-Brock" w:date="2011-10-19T16:10:00Z">
          <w:r w:rsidRPr="00E77497" w:rsidDel="006A380D">
            <w:delText>It is a Syntax Error if</w:delText>
          </w:r>
        </w:del>
      </w:ins>
      <w:ins w:id="7579" w:author="Rev 3 Allen Wirfs-Brock" w:date="2011-09-01T16:58:00Z">
        <w:del w:id="7580" w:author="Rev 4 Allen Wirfs-Brock" w:date="2011-10-19T16:10:00Z">
          <w:r w:rsidR="00F0398D" w:rsidRPr="00E77497" w:rsidDel="006A380D">
            <w:delText xml:space="preserve"> </w:delText>
          </w:r>
        </w:del>
      </w:ins>
      <w:ins w:id="7581" w:author="Rev 3 Allen Wirfs-Brock" w:date="2011-09-01T16:59:00Z">
        <w:del w:id="7582" w:author="Rev 4 Allen Wirfs-Brock" w:date="2011-10-19T16:10:00Z">
          <w:r w:rsidR="00F0398D" w:rsidRPr="00E77497" w:rsidDel="006A380D">
            <w:delText xml:space="preserve">the LexicallyDeclaredNames of </w:delText>
          </w:r>
        </w:del>
      </w:ins>
      <w:ins w:id="7583" w:author="Rev 3 Allen Wirfs-Brock" w:date="2011-09-01T17:00:00Z">
        <w:del w:id="7584" w:author="Rev 4 Allen Wirfs-Brock" w:date="2011-10-19T16:10:00Z">
          <w:r w:rsidR="00F0398D" w:rsidRPr="00E77497" w:rsidDel="006A380D">
            <w:rPr>
              <w:rFonts w:ascii="Times New Roman" w:hAnsi="Times New Roman"/>
              <w:i/>
            </w:rPr>
            <w:delText>StatementList</w:delText>
          </w:r>
        </w:del>
      </w:ins>
      <w:ins w:id="7585" w:author="Rev 3 Allen Wirfs-Brock" w:date="2011-09-01T16:59:00Z">
        <w:del w:id="7586" w:author="Rev 4 Allen Wirfs-Brock" w:date="2011-10-19T16:10:00Z">
          <w:r w:rsidR="00F0398D" w:rsidRPr="00E77497" w:rsidDel="006A380D">
            <w:delText xml:space="preserve"> contains any duplicate entires.</w:delText>
          </w:r>
        </w:del>
      </w:ins>
    </w:p>
    <w:p w14:paraId="3335352B" w14:textId="77777777" w:rsidR="00F0398D" w:rsidRPr="00E77497" w:rsidDel="006A380D" w:rsidRDefault="00F0398D" w:rsidP="006361CF">
      <w:pPr>
        <w:numPr>
          <w:ilvl w:val="0"/>
          <w:numId w:val="403"/>
        </w:numPr>
        <w:spacing w:after="220"/>
        <w:rPr>
          <w:ins w:id="7587" w:author="Rev 3 Allen Wirfs-Brock" w:date="2011-08-30T16:23:00Z"/>
          <w:del w:id="7588" w:author="Rev 4 Allen Wirfs-Brock" w:date="2011-10-19T16:10:00Z"/>
        </w:rPr>
        <w:pPrChange w:id="7589" w:author="Rev 4 Allen Wirfs-Brock" w:date="2011-11-07T12:16:00Z">
          <w:pPr>
            <w:numPr>
              <w:numId w:val="411"/>
            </w:numPr>
            <w:tabs>
              <w:tab w:val="num" w:pos="360"/>
            </w:tabs>
            <w:spacing w:after="220"/>
            <w:ind w:left="360" w:hanging="360"/>
          </w:pPr>
        </w:pPrChange>
      </w:pPr>
      <w:ins w:id="7590" w:author="Rev 3 Allen Wirfs-Brock" w:date="2011-09-01T17:02:00Z">
        <w:del w:id="7591" w:author="Rev 4 Allen Wirfs-Brock" w:date="2011-10-19T16:10:00Z">
          <w:r w:rsidRPr="00E77497" w:rsidDel="006A380D">
            <w:delText xml:space="preserve">It is a Syntax Error if </w:delText>
          </w:r>
        </w:del>
      </w:ins>
      <w:ins w:id="7592" w:author="Rev 3 Allen Wirfs-Brock" w:date="2011-09-01T17:03:00Z">
        <w:del w:id="7593" w:author="Rev 4 Allen Wirfs-Brock" w:date="2011-10-19T16:10:00Z">
          <w:r w:rsidRPr="00E77497" w:rsidDel="006A380D">
            <w:delText xml:space="preserve">any element of </w:delText>
          </w:r>
        </w:del>
      </w:ins>
      <w:ins w:id="7594" w:author="Rev 3 Allen Wirfs-Brock" w:date="2011-09-01T17:02:00Z">
        <w:del w:id="7595" w:author="Rev 4 Allen Wirfs-Brock" w:date="2011-10-19T16:10:00Z">
          <w:r w:rsidRPr="00E77497" w:rsidDel="006A380D">
            <w:delText xml:space="preserve">the LexicallyDeclaredNames of </w:delText>
          </w:r>
          <w:r w:rsidRPr="00E77497" w:rsidDel="006A380D">
            <w:rPr>
              <w:rFonts w:ascii="Times New Roman" w:hAnsi="Times New Roman"/>
              <w:i/>
            </w:rPr>
            <w:delText>StatementList</w:delText>
          </w:r>
          <w:r w:rsidRPr="00E77497" w:rsidDel="006A380D">
            <w:delText xml:space="preserve"> </w:delText>
          </w:r>
        </w:del>
      </w:ins>
      <w:ins w:id="7596" w:author="Rev 3 Allen Wirfs-Brock" w:date="2011-09-01T17:03:00Z">
        <w:del w:id="7597" w:author="Rev 4 Allen Wirfs-Brock" w:date="2011-10-19T16:10:00Z">
          <w:r w:rsidRPr="00E77497" w:rsidDel="006A380D">
            <w:delText>also occurs in the VarDeclaredNames</w:delText>
          </w:r>
        </w:del>
      </w:ins>
      <w:ins w:id="7598" w:author="Rev 3 Allen Wirfs-Brock" w:date="2011-09-01T17:02:00Z">
        <w:del w:id="7599" w:author="Rev 4 Allen Wirfs-Brock" w:date="2011-10-19T16:10:00Z">
          <w:r w:rsidRPr="00E77497" w:rsidDel="006A380D">
            <w:delText xml:space="preserve"> </w:delText>
          </w:r>
        </w:del>
      </w:ins>
      <w:ins w:id="7600" w:author="Rev 3 Allen Wirfs-Brock" w:date="2011-09-01T17:04:00Z">
        <w:del w:id="7601" w:author="Rev 4 Allen Wirfs-Brock" w:date="2011-10-19T16:10:00Z">
          <w:r w:rsidRPr="00E77497" w:rsidDel="006A380D">
            <w:delText xml:space="preserve">of </w:delText>
          </w:r>
          <w:r w:rsidRPr="00E77497" w:rsidDel="006A380D">
            <w:rPr>
              <w:rFonts w:ascii="Times New Roman" w:hAnsi="Times New Roman"/>
              <w:i/>
            </w:rPr>
            <w:delText>StatementList</w:delText>
          </w:r>
        </w:del>
      </w:ins>
      <w:ins w:id="7602" w:author="Rev 3 Allen Wirfs-Brock" w:date="2011-09-01T17:02:00Z">
        <w:del w:id="7603" w:author="Rev 4 Allen Wirfs-Brock" w:date="2011-10-19T16:10:00Z">
          <w:r w:rsidRPr="00E77497" w:rsidDel="006A380D">
            <w:delText>.</w:delText>
          </w:r>
        </w:del>
      </w:ins>
    </w:p>
    <w:p w14:paraId="1B457370" w14:textId="77777777" w:rsidR="005C44D8" w:rsidRPr="00E77497" w:rsidDel="00050A0E" w:rsidRDefault="005C44D8" w:rsidP="005C44D8">
      <w:pPr>
        <w:rPr>
          <w:ins w:id="7604" w:author="Rev 3 Allen Wirfs-Brock" w:date="2011-09-03T19:02:00Z"/>
          <w:del w:id="7605" w:author="Rev 4 Allen Wirfs-Brock" w:date="2011-10-19T16:14:00Z"/>
        </w:rPr>
      </w:pPr>
      <w:ins w:id="7606" w:author="Rev 3 Allen Wirfs-Brock" w:date="2011-09-03T19:02:00Z">
        <w:del w:id="7607" w:author="Rev 4 Allen Wirfs-Brock" w:date="2011-10-19T16:14:00Z">
          <w:r w:rsidRPr="00E77497" w:rsidDel="00050A0E">
            <w:delText xml:space="preserve">The LexicallyDeclaredNames of the production  </w:delText>
          </w:r>
          <w:r w:rsidRPr="00E77497" w:rsidDel="00050A0E">
            <w:rPr>
              <w:rFonts w:ascii="Times New Roman" w:hAnsi="Times New Roman"/>
              <w:i/>
            </w:rPr>
            <w:delText xml:space="preserve">Block </w:delText>
          </w:r>
          <w:r w:rsidRPr="00E77497" w:rsidDel="00050A0E">
            <w:rPr>
              <w:b/>
            </w:rPr>
            <w:delText>:</w:delText>
          </w:r>
          <w:r w:rsidRPr="00E77497" w:rsidDel="00050A0E">
            <w:rPr>
              <w:rFonts w:ascii="Times New Roman" w:hAnsi="Times New Roman"/>
              <w:i/>
            </w:rPr>
            <w:delText xml:space="preserve"> </w:delText>
          </w:r>
          <w:r w:rsidRPr="00E77497" w:rsidDel="00050A0E">
            <w:rPr>
              <w:rFonts w:ascii="Courier New" w:hAnsi="Courier New"/>
              <w:b/>
            </w:rPr>
            <w:delText>{</w:delText>
          </w:r>
          <w:r w:rsidRPr="00E77497" w:rsidDel="00050A0E">
            <w:delText xml:space="preserve"> </w:delText>
          </w:r>
          <w:r w:rsidRPr="00E77497" w:rsidDel="00050A0E">
            <w:rPr>
              <w:rFonts w:ascii="Times New Roman" w:hAnsi="Times New Roman"/>
              <w:i/>
            </w:rPr>
            <w:delText>StatementList</w:delText>
          </w:r>
          <w:r w:rsidRPr="00E77497" w:rsidDel="00050A0E">
            <w:delText xml:space="preserve"> </w:delText>
          </w:r>
          <w:r w:rsidRPr="00E77497" w:rsidDel="00050A0E">
            <w:rPr>
              <w:rFonts w:ascii="Courier New" w:hAnsi="Courier New"/>
              <w:b/>
            </w:rPr>
            <w:delText>}</w:delText>
          </w:r>
          <w:r w:rsidRPr="00E77497" w:rsidDel="00050A0E">
            <w:delText>is determined as follows:</w:delText>
          </w:r>
        </w:del>
      </w:ins>
    </w:p>
    <w:p w14:paraId="526A47BC" w14:textId="77777777" w:rsidR="005C44D8" w:rsidRPr="00E77497" w:rsidDel="00050A0E" w:rsidRDefault="005C44D8" w:rsidP="006361CF">
      <w:pPr>
        <w:pStyle w:val="Alg4"/>
        <w:numPr>
          <w:ilvl w:val="0"/>
          <w:numId w:val="446"/>
        </w:numPr>
        <w:spacing w:after="220"/>
        <w:contextualSpacing/>
        <w:rPr>
          <w:ins w:id="7608" w:author="Rev 3 Allen Wirfs-Brock" w:date="2011-09-03T19:02:00Z"/>
          <w:del w:id="7609" w:author="Rev 4 Allen Wirfs-Brock" w:date="2011-10-19T16:14:00Z"/>
        </w:rPr>
        <w:pPrChange w:id="7610" w:author="Rev 4 Allen Wirfs-Brock" w:date="2011-11-07T12:16:00Z">
          <w:pPr>
            <w:pStyle w:val="Alg4"/>
            <w:numPr>
              <w:numId w:val="473"/>
            </w:numPr>
            <w:tabs>
              <w:tab w:val="num" w:pos="360"/>
            </w:tabs>
            <w:spacing w:after="220"/>
            <w:ind w:left="360" w:hanging="360"/>
            <w:contextualSpacing/>
          </w:pPr>
        </w:pPrChange>
      </w:pPr>
      <w:ins w:id="7611" w:author="Rev 3 Allen Wirfs-Brock" w:date="2011-09-03T19:02:00Z">
        <w:del w:id="7612" w:author="Rev 4 Allen Wirfs-Brock" w:date="2011-10-19T16:14:00Z">
          <w:r w:rsidRPr="00E77497" w:rsidDel="00050A0E">
            <w:delText xml:space="preserve">Return the LexicallyDeclaredNames of </w:delText>
          </w:r>
          <w:r w:rsidRPr="00E77497" w:rsidDel="00050A0E">
            <w:rPr>
              <w:i/>
            </w:rPr>
            <w:delText>StatementListItem</w:delText>
          </w:r>
          <w:r w:rsidRPr="00E77497" w:rsidDel="00050A0E">
            <w:delText>.</w:delText>
          </w:r>
        </w:del>
      </w:ins>
    </w:p>
    <w:p w14:paraId="524ECC0A" w14:textId="77777777" w:rsidR="002135E7" w:rsidRPr="00E77497" w:rsidDel="000C7947" w:rsidRDefault="005C44D8" w:rsidP="002135E7">
      <w:pPr>
        <w:rPr>
          <w:ins w:id="7613" w:author="Rev 3 Allen Wirfs-Brock" w:date="2011-09-02T10:40:00Z"/>
          <w:del w:id="7614" w:author="Rev 4 Allen Wirfs-Brock" w:date="2011-10-20T09:29:00Z"/>
        </w:rPr>
      </w:pPr>
      <w:ins w:id="7615" w:author="Rev 3 Allen Wirfs-Brock" w:date="2011-09-03T19:02:00Z">
        <w:del w:id="7616" w:author="Rev 4 Allen Wirfs-Brock" w:date="2011-10-20T09:29:00Z">
          <w:r w:rsidRPr="00E77497" w:rsidDel="000C7947">
            <w:delText>T</w:delText>
          </w:r>
        </w:del>
      </w:ins>
      <w:ins w:id="7617" w:author="Rev 3 Allen Wirfs-Brock" w:date="2011-09-02T10:40:00Z">
        <w:del w:id="7618" w:author="Rev 4 Allen Wirfs-Brock" w:date="2011-10-20T09:29:00Z">
          <w:r w:rsidR="002135E7" w:rsidRPr="00E77497" w:rsidDel="000C7947">
            <w:delText xml:space="preserve">he VarDeclaredNames of the production  </w:delText>
          </w:r>
          <w:r w:rsidR="002135E7" w:rsidRPr="00E77497" w:rsidDel="000C7947">
            <w:rPr>
              <w:rFonts w:ascii="Times New Roman" w:hAnsi="Times New Roman"/>
              <w:i/>
            </w:rPr>
            <w:delText xml:space="preserve">Block </w:delText>
          </w:r>
          <w:r w:rsidR="002135E7" w:rsidRPr="00E77497" w:rsidDel="000C7947">
            <w:rPr>
              <w:b/>
            </w:rPr>
            <w:delText>:</w:delText>
          </w:r>
          <w:r w:rsidR="002135E7" w:rsidRPr="00E77497" w:rsidDel="000C7947">
            <w:rPr>
              <w:rFonts w:ascii="Times New Roman" w:hAnsi="Times New Roman"/>
              <w:i/>
            </w:rPr>
            <w:delText xml:space="preserve"> </w:delText>
          </w:r>
          <w:r w:rsidR="002135E7" w:rsidRPr="00E77497" w:rsidDel="000C7947">
            <w:rPr>
              <w:rFonts w:ascii="Courier New" w:hAnsi="Courier New"/>
              <w:b/>
            </w:rPr>
            <w:delText>{</w:delText>
          </w:r>
          <w:r w:rsidR="002135E7" w:rsidRPr="00E77497" w:rsidDel="000C7947">
            <w:delText xml:space="preserve"> </w:delText>
          </w:r>
          <w:r w:rsidR="002135E7" w:rsidRPr="00E77497" w:rsidDel="000C7947">
            <w:rPr>
              <w:rFonts w:ascii="Times New Roman" w:hAnsi="Times New Roman"/>
              <w:i/>
            </w:rPr>
            <w:delText>StatementList</w:delText>
          </w:r>
          <w:r w:rsidR="002135E7" w:rsidRPr="00E77497" w:rsidDel="000C7947">
            <w:delText xml:space="preserve"> </w:delText>
          </w:r>
          <w:r w:rsidR="002135E7" w:rsidRPr="00E77497" w:rsidDel="000C7947">
            <w:rPr>
              <w:rFonts w:ascii="Courier New" w:hAnsi="Courier New"/>
              <w:b/>
            </w:rPr>
            <w:delText>}</w:delText>
          </w:r>
          <w:r w:rsidR="002135E7" w:rsidRPr="00E77497" w:rsidDel="000C7947">
            <w:delText xml:space="preserve"> is determined as follows:</w:delText>
          </w:r>
        </w:del>
      </w:ins>
    </w:p>
    <w:p w14:paraId="33F6862F" w14:textId="77777777" w:rsidR="00F0398D" w:rsidRPr="00E77497" w:rsidDel="000C7947" w:rsidRDefault="002135E7" w:rsidP="006361CF">
      <w:pPr>
        <w:pStyle w:val="Alg4"/>
        <w:numPr>
          <w:ilvl w:val="0"/>
          <w:numId w:val="474"/>
        </w:numPr>
        <w:spacing w:after="220"/>
        <w:contextualSpacing/>
        <w:rPr>
          <w:ins w:id="7619" w:author="Rev 3 Allen Wirfs-Brock" w:date="2011-09-01T17:08:00Z"/>
          <w:del w:id="7620" w:author="Rev 4 Allen Wirfs-Brock" w:date="2011-10-20T09:29:00Z"/>
        </w:rPr>
        <w:pPrChange w:id="7621" w:author="Rev 4 Allen Wirfs-Brock" w:date="2011-11-07T12:16:00Z">
          <w:pPr>
            <w:pStyle w:val="Alg4"/>
            <w:numPr>
              <w:numId w:val="504"/>
            </w:numPr>
            <w:tabs>
              <w:tab w:val="num" w:pos="360"/>
            </w:tabs>
            <w:spacing w:after="220"/>
            <w:ind w:left="360" w:hanging="360"/>
            <w:contextualSpacing/>
          </w:pPr>
        </w:pPrChange>
      </w:pPr>
      <w:ins w:id="7622" w:author="Rev 3 Allen Wirfs-Brock" w:date="2011-09-02T10:40:00Z">
        <w:del w:id="7623" w:author="Rev 4 Allen Wirfs-Brock" w:date="2011-10-20T09:29:00Z">
          <w:r w:rsidRPr="00E77497" w:rsidDel="000C7947">
            <w:delText xml:space="preserve">Return the VarDeclaredNames of </w:delText>
          </w:r>
          <w:r w:rsidRPr="00E77497" w:rsidDel="000C7947">
            <w:rPr>
              <w:i/>
            </w:rPr>
            <w:delText>Statement</w:delText>
          </w:r>
        </w:del>
      </w:ins>
      <w:ins w:id="7624" w:author="Rev 3 Allen Wirfs-Brock" w:date="2011-09-02T10:41:00Z">
        <w:del w:id="7625" w:author="Rev 4 Allen Wirfs-Brock" w:date="2011-10-20T09:29:00Z">
          <w:r w:rsidRPr="00E77497" w:rsidDel="000C7947">
            <w:rPr>
              <w:i/>
            </w:rPr>
            <w:delText>List</w:delText>
          </w:r>
        </w:del>
      </w:ins>
      <w:ins w:id="7626" w:author="Rev 3 Allen Wirfs-Brock" w:date="2011-09-02T10:40:00Z">
        <w:del w:id="7627" w:author="Rev 4 Allen Wirfs-Brock" w:date="2011-10-20T09:29:00Z">
          <w:r w:rsidRPr="00E77497" w:rsidDel="000C7947">
            <w:delText>.</w:delText>
          </w:r>
        </w:del>
      </w:ins>
    </w:p>
    <w:p w14:paraId="138677CB" w14:textId="77777777" w:rsidR="004C02EF" w:rsidRPr="00E77497" w:rsidRDefault="004C02EF" w:rsidP="004C02EF">
      <w:del w:id="7628"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del w:id="7629" w:author="Rev 4 Allen Wirfs-Brock" w:date="2011-10-20T09:30:00Z">
        <w:r w:rsidRPr="00E77497" w:rsidDel="0039011B">
          <w:delText>is evaluated as follows:</w:delText>
        </w:r>
      </w:del>
    </w:p>
    <w:p w14:paraId="28AE5B7F" w14:textId="77777777" w:rsidR="000E330C" w:rsidRPr="00E77497" w:rsidRDefault="000E330C" w:rsidP="007B6658">
      <w:pPr>
        <w:pStyle w:val="Alg2"/>
        <w:numPr>
          <w:ilvl w:val="0"/>
          <w:numId w:val="106"/>
        </w:numPr>
        <w:spacing w:after="220"/>
        <w:contextualSpacing/>
        <w:rPr>
          <w:ins w:id="7630" w:author="Rev 3 Allen Wirfs-Brock" w:date="2011-08-30T16:41:00Z"/>
        </w:rPr>
      </w:pPr>
      <w:ins w:id="7631" w:author="Rev 3 Allen Wirfs-Brock" w:date="2011-08-30T16:41:00Z">
        <w:r w:rsidRPr="00E77497">
          <w:t xml:space="preserve">Let </w:t>
        </w:r>
        <w:r w:rsidRPr="00E77497">
          <w:rPr>
            <w:i/>
          </w:rPr>
          <w:t>oldEnv</w:t>
        </w:r>
        <w:r w:rsidRPr="00E77497">
          <w:t xml:space="preserve"> be the running execution context’s LexicalEnvironment.</w:t>
        </w:r>
      </w:ins>
    </w:p>
    <w:p w14:paraId="43F8EC2E" w14:textId="77777777" w:rsidR="000E330C" w:rsidRPr="00E77497" w:rsidRDefault="000E330C" w:rsidP="007B6658">
      <w:pPr>
        <w:pStyle w:val="Alg2"/>
        <w:numPr>
          <w:ilvl w:val="0"/>
          <w:numId w:val="106"/>
        </w:numPr>
        <w:spacing w:after="220"/>
        <w:contextualSpacing/>
        <w:rPr>
          <w:ins w:id="7632" w:author="Rev 3 Allen Wirfs-Brock" w:date="2011-08-30T16:41:00Z"/>
        </w:rPr>
      </w:pPr>
      <w:ins w:id="7633" w:author="Rev 3 Allen Wirfs-Brock" w:date="2011-08-30T16:4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3F8980C5" w14:textId="77777777" w:rsidR="000E330C" w:rsidRPr="00E77497" w:rsidRDefault="000E330C" w:rsidP="007B6658">
      <w:pPr>
        <w:pStyle w:val="Alg2"/>
        <w:numPr>
          <w:ilvl w:val="0"/>
          <w:numId w:val="106"/>
        </w:numPr>
        <w:spacing w:after="220"/>
        <w:contextualSpacing/>
        <w:rPr>
          <w:ins w:id="7634" w:author="Rev 3 Allen Wirfs-Brock" w:date="2011-08-30T16:43:00Z"/>
        </w:rPr>
      </w:pPr>
      <w:ins w:id="7635" w:author="Rev 3 Allen Wirfs-Brock" w:date="2011-08-30T16:43:00Z">
        <w:r w:rsidRPr="00E77497">
          <w:t xml:space="preserve">Perform Block Declaration Instantiation using </w:t>
        </w:r>
        <w:r w:rsidRPr="00E77497">
          <w:rPr>
            <w:i/>
          </w:rPr>
          <w:t>StatementList</w:t>
        </w:r>
      </w:ins>
      <w:ins w:id="7636" w:author="Rev 3 Allen Wirfs-Brock" w:date="2011-09-09T13:04:00Z">
        <w:r w:rsidR="004851C4" w:rsidRPr="00E77497">
          <w:t xml:space="preserve"> and</w:t>
        </w:r>
      </w:ins>
      <w:ins w:id="7637" w:author="Rev 3 Allen Wirfs-Brock" w:date="2011-08-30T16:43:00Z">
        <w:r w:rsidRPr="00E77497">
          <w:t xml:space="preserve"> </w:t>
        </w:r>
        <w:r w:rsidRPr="00E77497">
          <w:rPr>
            <w:i/>
          </w:rPr>
          <w:t>blockEnv</w:t>
        </w:r>
      </w:ins>
      <w:ins w:id="7638" w:author="Rev 3 Allen Wirfs-Brock" w:date="2011-09-09T13:25:00Z">
        <w:r w:rsidR="00DD7BE8" w:rsidRPr="00E77497">
          <w:t>.</w:t>
        </w:r>
      </w:ins>
    </w:p>
    <w:p w14:paraId="191DDA2A" w14:textId="77777777" w:rsidR="00F411F6" w:rsidRPr="00E77497" w:rsidDel="00C479AB" w:rsidRDefault="00F411F6" w:rsidP="00C7794D">
      <w:pPr>
        <w:pStyle w:val="Alg2"/>
        <w:spacing w:after="220"/>
        <w:contextualSpacing/>
        <w:rPr>
          <w:ins w:id="7639" w:author="Rev 3 Allen Wirfs-Brock" w:date="2011-09-10T12:06:00Z"/>
          <w:del w:id="7640" w:author="Rev 4 Allen Wirfs-Brock" w:date="2011-10-04T16:35:00Z"/>
        </w:rPr>
      </w:pPr>
      <w:ins w:id="7641" w:author="Rev 3 Allen Wirfs-Brock" w:date="2011-09-10T12:06:00Z">
        <w:del w:id="7642" w:author="Rev 4 Allen Wirfs-Brock" w:date="2011-10-04T16:35:00Z">
          <w:r w:rsidRPr="00E77497" w:rsidDel="00C479AB">
            <w:delText xml:space="preserve">For each element </w:delText>
          </w:r>
          <w:r w:rsidRPr="00E77497" w:rsidDel="00C479AB">
            <w:rPr>
              <w:i/>
            </w:rPr>
            <w:delText>param</w:delText>
          </w:r>
          <w:r w:rsidRPr="00E77497" w:rsidDel="00C479AB">
            <w:delText xml:space="preserve">, of </w:delText>
          </w:r>
          <w:r w:rsidRPr="00E77497" w:rsidDel="00C479AB">
            <w:rPr>
              <w:i/>
            </w:rPr>
            <w:delText>formals</w:delText>
          </w:r>
          <w:r w:rsidRPr="00E77497" w:rsidDel="00C479AB">
            <w:delText>,</w:delText>
          </w:r>
        </w:del>
      </w:ins>
    </w:p>
    <w:p w14:paraId="29473382" w14:textId="77777777" w:rsidR="00F411F6" w:rsidRPr="00E77497" w:rsidDel="00C479AB" w:rsidRDefault="00F411F6" w:rsidP="00C7794D">
      <w:pPr>
        <w:pStyle w:val="Alg2"/>
        <w:spacing w:after="220"/>
        <w:ind w:left="1080"/>
        <w:contextualSpacing/>
        <w:rPr>
          <w:ins w:id="7643" w:author="Rev 3 Allen Wirfs-Brock" w:date="2011-09-10T12:07:00Z"/>
          <w:del w:id="7644" w:author="Rev 4 Allen Wirfs-Brock" w:date="2011-10-04T16:35:00Z"/>
        </w:rPr>
      </w:pPr>
      <w:ins w:id="7645" w:author="Rev 3 Allen Wirfs-Brock" w:date="2011-09-10T12:07:00Z">
        <w:del w:id="7646" w:author="Rev 4 Allen Wirfs-Brock" w:date="2011-10-04T16:35:00Z">
          <w:r w:rsidRPr="00E77497" w:rsidDel="00C479AB">
            <w:delText xml:space="preserve">Let </w:delText>
          </w:r>
          <w:r w:rsidRPr="00E77497" w:rsidDel="00C479AB">
            <w:rPr>
              <w:i/>
            </w:rPr>
            <w:delText>value</w:delText>
          </w:r>
          <w:r w:rsidRPr="00E77497" w:rsidDel="00C479AB">
            <w:delText xml:space="preserve"> be the </w:delText>
          </w:r>
        </w:del>
      </w:ins>
      <w:ins w:id="7647" w:author="Rev 3 Allen Wirfs-Brock" w:date="2011-09-10T12:08:00Z">
        <w:del w:id="7648" w:author="Rev 4 Allen Wirfs-Brock" w:date="2011-10-04T16:35:00Z">
          <w:r w:rsidRPr="00E77497" w:rsidDel="00C479AB">
            <w:delText xml:space="preserve">positionally </w:delText>
          </w:r>
        </w:del>
      </w:ins>
      <w:ins w:id="7649" w:author="Rev 3 Allen Wirfs-Brock" w:date="2011-09-10T12:07:00Z">
        <w:del w:id="7650" w:author="Rev 4 Allen Wirfs-Brock" w:date="2011-10-04T16:35:00Z">
          <w:r w:rsidRPr="00E77497" w:rsidDel="00C479AB">
            <w:delText xml:space="preserve">corresponding elment of </w:delText>
          </w:r>
          <w:r w:rsidRPr="00E77497" w:rsidDel="00C479AB">
            <w:rPr>
              <w:i/>
            </w:rPr>
            <w:delText>arguments</w:delText>
          </w:r>
          <w:r w:rsidRPr="00E77497" w:rsidDel="00C479AB">
            <w:delText>.</w:delText>
          </w:r>
        </w:del>
      </w:ins>
    </w:p>
    <w:p w14:paraId="2B8FC92F" w14:textId="77777777" w:rsidR="00F411F6" w:rsidRPr="00E77497" w:rsidDel="00C479AB" w:rsidRDefault="00F411F6" w:rsidP="00C7794D">
      <w:pPr>
        <w:pStyle w:val="Alg2"/>
        <w:spacing w:after="220"/>
        <w:ind w:left="1080"/>
        <w:contextualSpacing/>
        <w:rPr>
          <w:ins w:id="7651" w:author="Rev 3 Allen Wirfs-Brock" w:date="2011-09-10T12:08:00Z"/>
          <w:del w:id="7652" w:author="Rev 4 Allen Wirfs-Brock" w:date="2011-10-04T16:36:00Z"/>
        </w:rPr>
      </w:pPr>
      <w:ins w:id="7653" w:author="Rev 3 Allen Wirfs-Brock" w:date="2011-09-10T12:09:00Z">
        <w:del w:id="7654" w:author="Rev 4 Allen Wirfs-Brock" w:date="2011-10-04T16:35:00Z">
          <w:r w:rsidRPr="00E77497" w:rsidDel="00C479AB">
            <w:delText xml:space="preserve">Call </w:delText>
          </w:r>
          <w:r w:rsidR="00DD5563" w:rsidRPr="00E77497" w:rsidDel="00C479AB">
            <w:rPr>
              <w:i/>
            </w:rPr>
            <w:delText>blockEnv</w:delText>
          </w:r>
          <w:r w:rsidRPr="00E77497" w:rsidDel="00C479AB">
            <w:delText xml:space="preserve">’s InitializeBinding concrete method passing </w:delText>
          </w:r>
        </w:del>
      </w:ins>
      <w:ins w:id="7655" w:author="Rev 3 Allen Wirfs-Brock" w:date="2011-09-10T12:10:00Z">
        <w:del w:id="7656" w:author="Rev 4 Allen Wirfs-Brock" w:date="2011-10-04T16:35:00Z">
          <w:r w:rsidR="00DD5563" w:rsidRPr="00E77497" w:rsidDel="00C479AB">
            <w:rPr>
              <w:i/>
            </w:rPr>
            <w:delText>param</w:delText>
          </w:r>
        </w:del>
      </w:ins>
      <w:ins w:id="7657" w:author="Rev 3 Allen Wirfs-Brock" w:date="2011-09-10T12:09:00Z">
        <w:del w:id="7658" w:author="Rev 4 Allen Wirfs-Brock" w:date="2011-10-04T16:35:00Z">
          <w:r w:rsidRPr="00E77497" w:rsidDel="00C479AB">
            <w:delText xml:space="preserve">, and </w:delText>
          </w:r>
        </w:del>
      </w:ins>
      <w:ins w:id="7659" w:author="Rev 3 Allen Wirfs-Brock" w:date="2011-09-10T12:10:00Z">
        <w:del w:id="7660" w:author="Rev 4 Allen Wirfs-Brock" w:date="2011-10-04T16:35:00Z">
          <w:r w:rsidR="00DA6D22" w:rsidRPr="00E77497" w:rsidDel="00C479AB">
            <w:rPr>
              <w:i/>
            </w:rPr>
            <w:delText>value</w:delText>
          </w:r>
          <w:r w:rsidR="00DA6D22" w:rsidRPr="00E77497" w:rsidDel="00C479AB">
            <w:delText xml:space="preserve"> </w:delText>
          </w:r>
        </w:del>
      </w:ins>
      <w:ins w:id="7661" w:author="Rev 3 Allen Wirfs-Brock" w:date="2011-09-10T12:09:00Z">
        <w:del w:id="7662" w:author="Rev 4 Allen Wirfs-Brock" w:date="2011-10-04T16:35:00Z">
          <w:r w:rsidRPr="00E77497" w:rsidDel="00C479AB">
            <w:delText>as the arguments.</w:delText>
          </w:r>
        </w:del>
      </w:ins>
    </w:p>
    <w:p w14:paraId="4625EA70" w14:textId="77777777" w:rsidR="00C479AB" w:rsidRPr="00E77497" w:rsidRDefault="00C479AB" w:rsidP="007B6658">
      <w:pPr>
        <w:pStyle w:val="Alg2"/>
        <w:numPr>
          <w:ilvl w:val="0"/>
          <w:numId w:val="106"/>
        </w:numPr>
        <w:spacing w:after="220"/>
        <w:contextualSpacing/>
        <w:rPr>
          <w:ins w:id="7663" w:author="Rev 4 Allen Wirfs-Brock" w:date="2011-10-04T16:36:00Z"/>
        </w:rPr>
      </w:pPr>
      <w:ins w:id="7664" w:author="Rev 4 Allen Wirfs-Brock" w:date="2011-10-04T16:36:00Z">
        <w:r w:rsidRPr="00E77497">
          <w:t xml:space="preserve">Set the running execution context’s LexicalEnvironment to </w:t>
        </w:r>
        <w:r w:rsidRPr="00E77497">
          <w:rPr>
            <w:i/>
          </w:rPr>
          <w:t>blockEnv</w:t>
        </w:r>
        <w:r w:rsidRPr="00E77497">
          <w:t>.</w:t>
        </w:r>
      </w:ins>
    </w:p>
    <w:p w14:paraId="379FA6C6" w14:textId="77777777" w:rsidR="000E330C" w:rsidRPr="00E77497" w:rsidRDefault="000E330C" w:rsidP="007B6658">
      <w:pPr>
        <w:pStyle w:val="Alg2"/>
        <w:numPr>
          <w:ilvl w:val="0"/>
          <w:numId w:val="106"/>
        </w:numPr>
        <w:spacing w:after="220"/>
        <w:contextualSpacing/>
        <w:rPr>
          <w:ins w:id="7665" w:author="Rev 3 Allen Wirfs-Brock" w:date="2011-08-30T16:44:00Z"/>
        </w:rPr>
      </w:pPr>
      <w:ins w:id="7666" w:author="Rev 3 Allen Wirfs-Brock" w:date="2011-08-30T16:45:00Z">
        <w:r w:rsidRPr="00E77497">
          <w:t xml:space="preserve">Let </w:t>
        </w:r>
        <w:r w:rsidRPr="00E77497">
          <w:rPr>
            <w:i/>
          </w:rPr>
          <w:t>blockValue</w:t>
        </w:r>
        <w:r w:rsidRPr="00E77497">
          <w:t xml:space="preserve"> be </w:t>
        </w:r>
      </w:ins>
      <w:r w:rsidR="00F30646" w:rsidRPr="00E77497">
        <w:t xml:space="preserve">the result of evaluating </w:t>
      </w:r>
      <w:r w:rsidR="00F30646" w:rsidRPr="00E77497">
        <w:rPr>
          <w:i/>
        </w:rPr>
        <w:t>StatementList</w:t>
      </w:r>
      <w:r w:rsidR="00F30646" w:rsidRPr="00E77497">
        <w:t>.</w:t>
      </w:r>
    </w:p>
    <w:p w14:paraId="02CDDCD7" w14:textId="77777777" w:rsidR="000E330C" w:rsidRPr="00E77497" w:rsidRDefault="00F30646" w:rsidP="007B6658">
      <w:pPr>
        <w:pStyle w:val="Alg2"/>
        <w:numPr>
          <w:ilvl w:val="0"/>
          <w:numId w:val="106"/>
        </w:numPr>
        <w:spacing w:after="220"/>
        <w:contextualSpacing/>
        <w:rPr>
          <w:ins w:id="7667" w:author="Rev 3 Allen Wirfs-Brock" w:date="2011-08-30T16:40:00Z"/>
        </w:rPr>
      </w:pPr>
      <w:ins w:id="7668" w:author="Rev 3 Allen Wirfs-Brock" w:date="2011-08-30T16:46:00Z">
        <w:r w:rsidRPr="00E77497">
          <w:t xml:space="preserve">Set the running execution context’s LexicalEnvironment to </w:t>
        </w:r>
        <w:r w:rsidRPr="00E77497">
          <w:rPr>
            <w:i/>
          </w:rPr>
          <w:t>oldEnv</w:t>
        </w:r>
        <w:r w:rsidRPr="00E77497">
          <w:t>.</w:t>
        </w:r>
      </w:ins>
    </w:p>
    <w:p w14:paraId="2E9DCE97" w14:textId="77777777" w:rsidR="00F14B7C" w:rsidRPr="00E77497" w:rsidRDefault="004C02EF" w:rsidP="007B6658">
      <w:pPr>
        <w:pStyle w:val="Alg2"/>
        <w:numPr>
          <w:ilvl w:val="0"/>
          <w:numId w:val="106"/>
        </w:numPr>
        <w:spacing w:after="220"/>
        <w:rPr>
          <w:ins w:id="7669" w:author="Rev 3 Allen Wirfs-Brock" w:date="2011-09-02T08:59:00Z"/>
        </w:rPr>
      </w:pPr>
      <w:r w:rsidRPr="00E77497">
        <w:t xml:space="preserve">Return </w:t>
      </w:r>
      <w:ins w:id="7670" w:author="Rev 3 Allen Wirfs-Brock" w:date="2011-08-30T16:48:00Z">
        <w:r w:rsidR="00F30646" w:rsidRPr="00E77497">
          <w:rPr>
            <w:i/>
          </w:rPr>
          <w:t>blockValue</w:t>
        </w:r>
      </w:ins>
      <w:r w:rsidRPr="00E77497">
        <w:t>.</w:t>
      </w:r>
    </w:p>
    <w:p w14:paraId="770B5052" w14:textId="77777777" w:rsidR="00AB30FE" w:rsidRPr="00E77497" w:rsidRDefault="00AB30FE" w:rsidP="00AB30FE">
      <w:pPr>
        <w:pStyle w:val="Note"/>
        <w:rPr>
          <w:ins w:id="7671" w:author="Rev 3 Allen Wirfs-Brock" w:date="2011-09-09T13:45:00Z"/>
        </w:rPr>
      </w:pPr>
      <w:ins w:id="7672" w:author="Rev 3 Allen Wirfs-Brock" w:date="2011-09-09T13:45: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081545FD" w14:textId="77777777" w:rsidR="00F14B7C" w:rsidRPr="00E77497" w:rsidDel="00C42165" w:rsidRDefault="00F14B7C" w:rsidP="00F14B7C">
      <w:pPr>
        <w:rPr>
          <w:ins w:id="7673" w:author="Rev 3 Allen Wirfs-Brock" w:date="2011-09-02T09:00:00Z"/>
          <w:del w:id="7674" w:author="Rev 4 Allen Wirfs-Brock" w:date="2011-10-20T09:19:00Z"/>
        </w:rPr>
      </w:pPr>
      <w:ins w:id="7675" w:author="Rev 3 Allen Wirfs-Brock" w:date="2011-09-02T09:00:00Z">
        <w:del w:id="7676" w:author="Rev 4 Allen Wirfs-Brock" w:date="2011-10-20T09:19:00Z">
          <w:r w:rsidRPr="00E77497" w:rsidDel="00C42165">
            <w:delText xml:space="preserve">The LexicallyDeclaredNames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332AB97A" w14:textId="77777777" w:rsidR="00F14B7C" w:rsidRPr="00E77497" w:rsidDel="00C42165" w:rsidRDefault="00F14B7C" w:rsidP="006361CF">
      <w:pPr>
        <w:pStyle w:val="Alg4"/>
        <w:numPr>
          <w:ilvl w:val="0"/>
          <w:numId w:val="498"/>
        </w:numPr>
        <w:spacing w:after="220"/>
        <w:contextualSpacing/>
        <w:rPr>
          <w:ins w:id="7677" w:author="Rev 3 Allen Wirfs-Brock" w:date="2011-09-02T09:00:00Z"/>
          <w:del w:id="7678" w:author="Rev 4 Allen Wirfs-Brock" w:date="2011-10-20T09:19:00Z"/>
        </w:rPr>
        <w:pPrChange w:id="7679" w:author="Rev 4 Allen Wirfs-Brock" w:date="2011-11-07T12:16:00Z">
          <w:pPr>
            <w:pStyle w:val="Alg4"/>
            <w:numPr>
              <w:numId w:val="528"/>
            </w:numPr>
            <w:tabs>
              <w:tab w:val="num" w:pos="360"/>
            </w:tabs>
            <w:spacing w:after="220"/>
            <w:ind w:left="360" w:hanging="360"/>
            <w:contextualSpacing/>
          </w:pPr>
        </w:pPrChange>
      </w:pPr>
      <w:ins w:id="7680" w:author="Rev 3 Allen Wirfs-Brock" w:date="2011-09-02T09:00:00Z">
        <w:del w:id="7681" w:author="Rev 4 Allen Wirfs-Brock" w:date="2011-10-20T09:19:00Z">
          <w:r w:rsidRPr="00E77497" w:rsidDel="00C42165">
            <w:delText>Return</w:delText>
          </w:r>
        </w:del>
      </w:ins>
      <w:ins w:id="7682" w:author="Rev 3 Allen Wirfs-Brock" w:date="2011-09-02T09:02:00Z">
        <w:del w:id="7683" w:author="Rev 4 Allen Wirfs-Brock" w:date="2011-10-20T09:19:00Z">
          <w:r w:rsidRPr="00E77497" w:rsidDel="00C42165">
            <w:delText xml:space="preserve"> the</w:delText>
          </w:r>
        </w:del>
      </w:ins>
      <w:ins w:id="7684" w:author="Rev 3 Allen Wirfs-Brock" w:date="2011-09-02T09:00:00Z">
        <w:del w:id="7685" w:author="Rev 4 Allen Wirfs-Brock" w:date="2011-10-20T09:19:00Z">
          <w:r w:rsidRPr="00E77497" w:rsidDel="00C42165">
            <w:delText xml:space="preserve"> </w:delText>
          </w:r>
        </w:del>
      </w:ins>
      <w:ins w:id="7686" w:author="Rev 3 Allen Wirfs-Brock" w:date="2011-09-02T09:01:00Z">
        <w:del w:id="7687" w:author="Rev 4 Allen Wirfs-Brock" w:date="2011-10-20T09:19:00Z">
          <w:r w:rsidRPr="00E77497" w:rsidDel="00C42165">
            <w:delText xml:space="preserve">LexicallyDeclaredNames </w:delText>
          </w:r>
        </w:del>
      </w:ins>
      <w:ins w:id="7688" w:author="Rev 3 Allen Wirfs-Brock" w:date="2011-09-02T09:00:00Z">
        <w:del w:id="7689" w:author="Rev 4 Allen Wirfs-Brock" w:date="2011-10-20T09:19:00Z">
          <w:r w:rsidRPr="00E77497" w:rsidDel="00C42165">
            <w:delText xml:space="preserve">of </w:delText>
          </w:r>
        </w:del>
      </w:ins>
      <w:ins w:id="7690" w:author="Rev 3 Allen Wirfs-Brock" w:date="2011-09-02T09:01:00Z">
        <w:del w:id="7691" w:author="Rev 4 Allen Wirfs-Brock" w:date="2011-10-20T09:19:00Z">
          <w:r w:rsidRPr="00E77497" w:rsidDel="00C42165">
            <w:rPr>
              <w:i/>
            </w:rPr>
            <w:delText>StatementListItem</w:delText>
          </w:r>
        </w:del>
      </w:ins>
      <w:ins w:id="7692" w:author="Rev 3 Allen Wirfs-Brock" w:date="2011-09-02T09:00:00Z">
        <w:del w:id="7693" w:author="Rev 4 Allen Wirfs-Brock" w:date="2011-10-20T09:19:00Z">
          <w:r w:rsidRPr="00E77497" w:rsidDel="00C42165">
            <w:delText>.</w:delText>
          </w:r>
        </w:del>
      </w:ins>
    </w:p>
    <w:p w14:paraId="091A4A80" w14:textId="77777777" w:rsidR="009300EE" w:rsidRPr="00E77497" w:rsidDel="00C42165" w:rsidRDefault="009300EE" w:rsidP="009300EE">
      <w:pPr>
        <w:rPr>
          <w:ins w:id="7694" w:author="Rev 3 Allen Wirfs-Brock" w:date="2011-09-10T13:46:00Z"/>
          <w:del w:id="7695" w:author="Rev 4 Allen Wirfs-Brock" w:date="2011-10-20T09:19:00Z"/>
        </w:rPr>
      </w:pPr>
      <w:ins w:id="7696" w:author="Rev 3 Allen Wirfs-Brock" w:date="2011-09-10T13:46:00Z">
        <w:del w:id="7697" w:author="Rev 4 Allen Wirfs-Brock" w:date="2011-10-20T09:19:00Z">
          <w:r w:rsidRPr="00E77497" w:rsidDel="00C42165">
            <w:delText xml:space="preserve">The LexicalDeclarations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50A8C76C" w14:textId="77777777" w:rsidR="009300EE" w:rsidRPr="00E77497" w:rsidDel="00C42165" w:rsidRDefault="009300EE" w:rsidP="006361CF">
      <w:pPr>
        <w:pStyle w:val="Alg4"/>
        <w:numPr>
          <w:ilvl w:val="0"/>
          <w:numId w:val="526"/>
        </w:numPr>
        <w:spacing w:after="220"/>
        <w:contextualSpacing/>
        <w:rPr>
          <w:ins w:id="7698" w:author="Rev 3 Allen Wirfs-Brock" w:date="2011-09-10T13:46:00Z"/>
          <w:del w:id="7699" w:author="Rev 4 Allen Wirfs-Brock" w:date="2011-10-20T09:19:00Z"/>
        </w:rPr>
        <w:pPrChange w:id="7700" w:author="Rev 4 Allen Wirfs-Brock" w:date="2011-11-07T12:16:00Z">
          <w:pPr>
            <w:pStyle w:val="Alg4"/>
            <w:numPr>
              <w:numId w:val="558"/>
            </w:numPr>
            <w:tabs>
              <w:tab w:val="num" w:pos="360"/>
            </w:tabs>
            <w:spacing w:after="220"/>
            <w:ind w:left="360" w:hanging="360"/>
            <w:contextualSpacing/>
          </w:pPr>
        </w:pPrChange>
      </w:pPr>
      <w:ins w:id="7701" w:author="Rev 3 Allen Wirfs-Brock" w:date="2011-09-10T13:46:00Z">
        <w:del w:id="7702" w:author="Rev 4 Allen Wirfs-Brock" w:date="2011-10-20T09:19:00Z">
          <w:r w:rsidRPr="00E77497" w:rsidDel="00C42165">
            <w:delText xml:space="preserve">Return the </w:delText>
          </w:r>
        </w:del>
      </w:ins>
      <w:ins w:id="7703" w:author="Rev 3 Allen Wirfs-Brock" w:date="2011-09-10T13:47:00Z">
        <w:del w:id="7704" w:author="Rev 4 Allen Wirfs-Brock" w:date="2011-10-20T09:19:00Z">
          <w:r w:rsidRPr="00E77497" w:rsidDel="00C42165">
            <w:delText xml:space="preserve">LexicalDeclarations </w:delText>
          </w:r>
        </w:del>
      </w:ins>
      <w:ins w:id="7705" w:author="Rev 3 Allen Wirfs-Brock" w:date="2011-09-10T13:46:00Z">
        <w:del w:id="7706" w:author="Rev 4 Allen Wirfs-Brock" w:date="2011-10-20T09:19:00Z">
          <w:r w:rsidRPr="00E77497" w:rsidDel="00C42165">
            <w:delText xml:space="preserve">of </w:delText>
          </w:r>
          <w:r w:rsidRPr="00E77497" w:rsidDel="00C42165">
            <w:rPr>
              <w:i/>
            </w:rPr>
            <w:delText>StatementListItem</w:delText>
          </w:r>
          <w:r w:rsidRPr="00E77497" w:rsidDel="00C42165">
            <w:delText>.</w:delText>
          </w:r>
        </w:del>
      </w:ins>
    </w:p>
    <w:p w14:paraId="75F7598A" w14:textId="77777777" w:rsidR="00F14B7C" w:rsidRPr="00E77497" w:rsidDel="00C42165" w:rsidRDefault="00F14B7C" w:rsidP="00F14B7C">
      <w:pPr>
        <w:rPr>
          <w:ins w:id="7707" w:author="Rev 3 Allen Wirfs-Brock" w:date="2011-09-02T09:02:00Z"/>
          <w:del w:id="7708" w:author="Rev 4 Allen Wirfs-Brock" w:date="2011-10-20T09:19:00Z"/>
        </w:rPr>
      </w:pPr>
      <w:ins w:id="7709" w:author="Rev 3 Allen Wirfs-Brock" w:date="2011-09-02T09:02:00Z">
        <w:del w:id="7710" w:author="Rev 4 Allen Wirfs-Brock" w:date="2011-10-20T09:19:00Z">
          <w:r w:rsidRPr="00E77497" w:rsidDel="00C42165">
            <w:delText xml:space="preserve">The VarDeclaredNames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2D330523" w14:textId="77777777" w:rsidR="00F14B7C" w:rsidRPr="00E77497" w:rsidDel="00C42165" w:rsidRDefault="00F14B7C" w:rsidP="006361CF">
      <w:pPr>
        <w:pStyle w:val="Alg4"/>
        <w:numPr>
          <w:ilvl w:val="0"/>
          <w:numId w:val="462"/>
        </w:numPr>
        <w:spacing w:after="220"/>
        <w:contextualSpacing/>
        <w:rPr>
          <w:ins w:id="7711" w:author="Rev 3 Allen Wirfs-Brock" w:date="2011-09-02T08:59:00Z"/>
          <w:del w:id="7712" w:author="Rev 4 Allen Wirfs-Brock" w:date="2011-10-20T09:19:00Z"/>
        </w:rPr>
        <w:pPrChange w:id="7713" w:author="Rev 4 Allen Wirfs-Brock" w:date="2011-11-07T12:16:00Z">
          <w:pPr>
            <w:pStyle w:val="Alg4"/>
            <w:numPr>
              <w:numId w:val="489"/>
            </w:numPr>
            <w:tabs>
              <w:tab w:val="num" w:pos="360"/>
            </w:tabs>
            <w:spacing w:after="220"/>
            <w:ind w:left="360" w:hanging="360"/>
            <w:contextualSpacing/>
          </w:pPr>
        </w:pPrChange>
      </w:pPr>
      <w:ins w:id="7714" w:author="Rev 3 Allen Wirfs-Brock" w:date="2011-09-02T09:02:00Z">
        <w:del w:id="7715" w:author="Rev 4 Allen Wirfs-Brock" w:date="2011-10-20T09:19:00Z">
          <w:r w:rsidRPr="00E77497" w:rsidDel="00C42165">
            <w:delText xml:space="preserve">Return the VarDeclaredNames of </w:delText>
          </w:r>
          <w:r w:rsidRPr="00E77497" w:rsidDel="00C42165">
            <w:rPr>
              <w:i/>
            </w:rPr>
            <w:delText>StatementListItem</w:delText>
          </w:r>
          <w:r w:rsidRPr="00E77497" w:rsidDel="00C42165">
            <w:delText>.</w:delText>
          </w:r>
        </w:del>
      </w:ins>
    </w:p>
    <w:p w14:paraId="1958C8E3" w14:textId="77777777" w:rsidR="004C02EF" w:rsidRPr="00E77497" w:rsidRDefault="004C02EF" w:rsidP="004C02EF">
      <w:del w:id="7716" w:author="Rev 4 Allen Wirfs-Brock" w:date="2011-10-20T09:31:00Z">
        <w:r w:rsidRPr="00E77497" w:rsidDel="0039011B">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w:t>
      </w:r>
      <w:ins w:id="7717" w:author="Rev 3 Allen Wirfs-Brock" w:date="2011-08-30T16:28:00Z">
        <w:r w:rsidR="009A6DAE" w:rsidRPr="00E77497">
          <w:rPr>
            <w:rFonts w:ascii="Times New Roman" w:hAnsi="Times New Roman"/>
            <w:i/>
          </w:rPr>
          <w:t>ListItem</w:t>
        </w:r>
      </w:ins>
      <w:r w:rsidRPr="00E77497">
        <w:t xml:space="preserve"> </w:t>
      </w:r>
      <w:del w:id="7718" w:author="Rev 4 Allen Wirfs-Brock" w:date="2011-10-20T09:31:00Z">
        <w:r w:rsidRPr="00E77497" w:rsidDel="0039011B">
          <w:delText>is evaluated as follows:</w:delText>
        </w:r>
      </w:del>
    </w:p>
    <w:p w14:paraId="7E1F76A4" w14:textId="77777777" w:rsidR="004C02EF" w:rsidRPr="00E77497" w:rsidRDefault="004C02EF" w:rsidP="007B6658">
      <w:pPr>
        <w:pStyle w:val="Alg2"/>
        <w:keepNext/>
        <w:numPr>
          <w:ilvl w:val="0"/>
          <w:numId w:val="107"/>
        </w:numPr>
      </w:pPr>
      <w:r w:rsidRPr="00E77497">
        <w:t xml:space="preserve">Let </w:t>
      </w:r>
      <w:r w:rsidRPr="00E77497">
        <w:rPr>
          <w:i/>
        </w:rPr>
        <w:t>s</w:t>
      </w:r>
      <w:r w:rsidRPr="00E77497">
        <w:t xml:space="preserve"> be the result of evaluating </w:t>
      </w:r>
      <w:r w:rsidRPr="00E77497">
        <w:rPr>
          <w:i/>
        </w:rPr>
        <w:t>Statement</w:t>
      </w:r>
      <w:ins w:id="7719" w:author="Rev 3 Allen Wirfs-Brock" w:date="2011-08-30T16:29:00Z">
        <w:r w:rsidR="009A6DAE" w:rsidRPr="00E77497">
          <w:rPr>
            <w:i/>
          </w:rPr>
          <w:t>ListItem</w:t>
        </w:r>
      </w:ins>
      <w:r w:rsidRPr="00E77497">
        <w:t>.</w:t>
      </w:r>
    </w:p>
    <w:p w14:paraId="18176B0A" w14:textId="77777777" w:rsidR="004C02EF" w:rsidRPr="00A67AF2" w:rsidRDefault="004C02EF" w:rsidP="007B6658">
      <w:pPr>
        <w:pStyle w:val="Alg2"/>
        <w:numPr>
          <w:ilvl w:val="0"/>
          <w:numId w:val="107"/>
        </w:numPr>
      </w:pPr>
      <w:commentRangeStart w:id="7720"/>
      <w:r w:rsidRPr="00A67AF2">
        <w:t>If an exception was thrown</w:t>
      </w:r>
      <w:commentRangeEnd w:id="7720"/>
      <w:r w:rsidR="00744C74" w:rsidRPr="00A67AF2">
        <w:rPr>
          <w:rStyle w:val="af4"/>
          <w:rFonts w:ascii="Arial" w:eastAsia="MS Mincho" w:hAnsi="Arial"/>
          <w:spacing w:val="0"/>
          <w:lang w:val="en-GB" w:eastAsia="ja-JP"/>
        </w:rPr>
        <w:commentReference w:id="7720"/>
      </w:r>
      <w:r w:rsidRPr="004D1BD1">
        <w:t>, return (</w:t>
      </w:r>
      <w:r w:rsidRPr="003B4312">
        <w:rPr>
          <w:rFonts w:ascii="Arial" w:hAnsi="Arial" w:cs="Arial"/>
        </w:rPr>
        <w:t>throw</w:t>
      </w:r>
      <w:r w:rsidRPr="006B6D0A">
        <w:t xml:space="preserve">, </w:t>
      </w:r>
      <w:r w:rsidRPr="006B6D0A">
        <w:rPr>
          <w:i/>
        </w:rPr>
        <w:t>V</w:t>
      </w:r>
      <w:r w:rsidRPr="006B6D0A">
        <w:t xml:space="preserve">, </w:t>
      </w:r>
      <w:r w:rsidRPr="00E65A34">
        <w:rPr>
          <w:rFonts w:ascii="Arial" w:hAnsi="Arial" w:cs="Arial"/>
        </w:rPr>
        <w:t>empty</w:t>
      </w:r>
      <w:r w:rsidRPr="00A67AF2">
        <w:t xml:space="preserve">) where </w:t>
      </w:r>
      <w:r w:rsidRPr="00A67AF2">
        <w:rPr>
          <w:i/>
        </w:rPr>
        <w:t>V</w:t>
      </w:r>
      <w:r w:rsidRPr="00A67AF2">
        <w:t xml:space="preserve"> is the exception. (Execution now proceeds as if no exception were thrown.)</w:t>
      </w:r>
    </w:p>
    <w:p w14:paraId="5572230B" w14:textId="77777777" w:rsidR="004C02EF" w:rsidRPr="00675B74" w:rsidRDefault="004C02EF" w:rsidP="007B6658">
      <w:pPr>
        <w:pStyle w:val="Alg2"/>
        <w:numPr>
          <w:ilvl w:val="0"/>
          <w:numId w:val="107"/>
        </w:numPr>
        <w:spacing w:after="220"/>
      </w:pPr>
      <w:r w:rsidRPr="009C202C">
        <w:t xml:space="preserve">Return </w:t>
      </w:r>
      <w:r w:rsidRPr="00B820AB">
        <w:rPr>
          <w:i/>
        </w:rPr>
        <w:t>s</w:t>
      </w:r>
      <w:r w:rsidRPr="00675B74">
        <w:t>.</w:t>
      </w:r>
    </w:p>
    <w:p w14:paraId="16B7309E" w14:textId="77777777" w:rsidR="00F14B7C" w:rsidRPr="00E77497" w:rsidDel="00CE663B" w:rsidRDefault="00F14B7C" w:rsidP="00F14B7C">
      <w:pPr>
        <w:rPr>
          <w:ins w:id="7721" w:author="Rev 3 Allen Wirfs-Brock" w:date="2011-09-02T09:03:00Z"/>
          <w:del w:id="7722" w:author="Rev 4 Allen Wirfs-Brock" w:date="2011-10-20T09:35:00Z"/>
        </w:rPr>
      </w:pPr>
      <w:ins w:id="7723" w:author="Rev 3 Allen Wirfs-Brock" w:date="2011-09-02T09:03:00Z">
        <w:del w:id="7724" w:author="Rev 4 Allen Wirfs-Brock" w:date="2011-10-20T09:35:00Z">
          <w:r w:rsidRPr="00E77497" w:rsidDel="00CE663B">
            <w:delText xml:space="preserve">The LexicallyDeclaredNames of the production  </w:delText>
          </w:r>
          <w:r w:rsidRPr="00E77497" w:rsidDel="00CE663B">
            <w:rPr>
              <w:rFonts w:ascii="Times New Roman" w:hAnsi="Times New Roman"/>
              <w:i/>
            </w:rPr>
            <w:delText xml:space="preserve">StatementList </w:delText>
          </w:r>
          <w:r w:rsidRPr="00E77497" w:rsidDel="00CE663B">
            <w:rPr>
              <w:b/>
            </w:rPr>
            <w:delText>:</w:delText>
          </w:r>
          <w:r w:rsidRPr="00E77497" w:rsidDel="00CE663B">
            <w:rPr>
              <w:rFonts w:ascii="Times New Roman" w:hAnsi="Times New Roman"/>
              <w:i/>
            </w:rPr>
            <w:delText xml:space="preserve"> StatementList StatementListItem</w:delText>
          </w:r>
          <w:r w:rsidRPr="00E77497" w:rsidDel="00CE663B">
            <w:delText xml:space="preserve"> is determined as follows:</w:delText>
          </w:r>
        </w:del>
      </w:ins>
    </w:p>
    <w:p w14:paraId="0CD0EC27" w14:textId="77777777" w:rsidR="00F14B7C" w:rsidRPr="00E77497" w:rsidDel="00CE663B" w:rsidRDefault="00F14B7C" w:rsidP="006361CF">
      <w:pPr>
        <w:pStyle w:val="Alg4"/>
        <w:numPr>
          <w:ilvl w:val="0"/>
          <w:numId w:val="463"/>
        </w:numPr>
        <w:spacing w:after="220"/>
        <w:contextualSpacing/>
        <w:rPr>
          <w:ins w:id="7725" w:author="Rev 3 Allen Wirfs-Brock" w:date="2011-09-02T09:04:00Z"/>
          <w:del w:id="7726" w:author="Rev 4 Allen Wirfs-Brock" w:date="2011-10-20T09:35:00Z"/>
        </w:rPr>
        <w:pPrChange w:id="7727" w:author="Rev 4 Allen Wirfs-Brock" w:date="2011-11-07T12:16:00Z">
          <w:pPr>
            <w:pStyle w:val="Alg4"/>
            <w:numPr>
              <w:numId w:val="490"/>
            </w:numPr>
            <w:tabs>
              <w:tab w:val="num" w:pos="360"/>
            </w:tabs>
            <w:spacing w:after="220"/>
            <w:ind w:left="360" w:hanging="360"/>
            <w:contextualSpacing/>
          </w:pPr>
        </w:pPrChange>
      </w:pPr>
      <w:ins w:id="7728" w:author="Rev 3 Allen Wirfs-Brock" w:date="2011-09-02T09:04:00Z">
        <w:del w:id="7729" w:author="Rev 4 Allen Wirfs-Brock" w:date="2011-10-20T09:35:00Z">
          <w:r w:rsidRPr="00E77497" w:rsidDel="00CE663B">
            <w:delText xml:space="preserve">Let </w:delText>
          </w:r>
          <w:r w:rsidRPr="00E77497" w:rsidDel="00CE663B">
            <w:rPr>
              <w:i/>
            </w:rPr>
            <w:delText xml:space="preserve">names </w:delText>
          </w:r>
          <w:r w:rsidRPr="00E77497" w:rsidDel="00CE663B">
            <w:delText xml:space="preserve">be LexicallyDeclaredNames of </w:delText>
          </w:r>
        </w:del>
      </w:ins>
      <w:ins w:id="7730" w:author="Rev 3 Allen Wirfs-Brock" w:date="2011-09-02T09:05:00Z">
        <w:del w:id="7731" w:author="Rev 4 Allen Wirfs-Brock" w:date="2011-10-20T09:35:00Z">
          <w:r w:rsidRPr="00E77497" w:rsidDel="00CE663B">
            <w:rPr>
              <w:i/>
            </w:rPr>
            <w:delText>StatementList</w:delText>
          </w:r>
        </w:del>
      </w:ins>
      <w:ins w:id="7732" w:author="Rev 3 Allen Wirfs-Brock" w:date="2011-09-02T09:04:00Z">
        <w:del w:id="7733" w:author="Rev 4 Allen Wirfs-Brock" w:date="2011-10-20T09:35:00Z">
          <w:r w:rsidRPr="00E77497" w:rsidDel="00CE663B">
            <w:delText>.</w:delText>
          </w:r>
        </w:del>
      </w:ins>
    </w:p>
    <w:p w14:paraId="460043F9" w14:textId="77777777" w:rsidR="00F14B7C" w:rsidRPr="00E77497" w:rsidDel="00CE663B" w:rsidRDefault="00F14B7C" w:rsidP="006361CF">
      <w:pPr>
        <w:pStyle w:val="Alg4"/>
        <w:numPr>
          <w:ilvl w:val="0"/>
          <w:numId w:val="463"/>
        </w:numPr>
        <w:spacing w:after="220"/>
        <w:contextualSpacing/>
        <w:rPr>
          <w:ins w:id="7734" w:author="Rev 3 Allen Wirfs-Brock" w:date="2011-09-02T09:04:00Z"/>
          <w:del w:id="7735" w:author="Rev 4 Allen Wirfs-Brock" w:date="2011-10-20T09:35:00Z"/>
          <w:rStyle w:val="bnf"/>
          <w:i w:val="0"/>
        </w:rPr>
        <w:pPrChange w:id="7736" w:author="Rev 4 Allen Wirfs-Brock" w:date="2011-11-07T12:16:00Z">
          <w:pPr>
            <w:pStyle w:val="Alg4"/>
            <w:numPr>
              <w:numId w:val="490"/>
            </w:numPr>
            <w:tabs>
              <w:tab w:val="num" w:pos="360"/>
            </w:tabs>
            <w:spacing w:after="220"/>
            <w:ind w:left="360" w:hanging="360"/>
            <w:contextualSpacing/>
          </w:pPr>
        </w:pPrChange>
      </w:pPr>
      <w:ins w:id="7737" w:author="Rev 3 Allen Wirfs-Brock" w:date="2011-09-02T09:04:00Z">
        <w:del w:id="7738" w:author="Rev 4 Allen Wirfs-Brock" w:date="2011-10-20T09:35:00Z">
          <w:r w:rsidRPr="00E77497" w:rsidDel="00CE663B">
            <w:delText xml:space="preserve">Append to </w:delText>
          </w:r>
          <w:r w:rsidRPr="00E77497" w:rsidDel="00CE663B">
            <w:rPr>
              <w:i/>
            </w:rPr>
            <w:delText>names</w:delText>
          </w:r>
          <w:r w:rsidRPr="00E77497" w:rsidDel="00CE663B">
            <w:delText xml:space="preserve"> the elements of the </w:delText>
          </w:r>
        </w:del>
      </w:ins>
      <w:ins w:id="7739" w:author="Rev 3 Allen Wirfs-Brock" w:date="2011-09-02T09:05:00Z">
        <w:del w:id="7740" w:author="Rev 4 Allen Wirfs-Brock" w:date="2011-10-20T09:35:00Z">
          <w:r w:rsidRPr="00E77497" w:rsidDel="00CE663B">
            <w:delText xml:space="preserve">LexicallyDeclaredNames </w:delText>
          </w:r>
        </w:del>
      </w:ins>
      <w:ins w:id="7741" w:author="Rev 3 Allen Wirfs-Brock" w:date="2011-09-02T09:04:00Z">
        <w:del w:id="7742" w:author="Rev 4 Allen Wirfs-Brock" w:date="2011-10-20T09:35:00Z">
          <w:r w:rsidRPr="00E77497" w:rsidDel="00CE663B">
            <w:delText xml:space="preserve">of </w:delText>
          </w:r>
        </w:del>
      </w:ins>
      <w:ins w:id="7743" w:author="Rev 3 Allen Wirfs-Brock" w:date="2011-09-02T09:05:00Z">
        <w:del w:id="7744" w:author="Rev 4 Allen Wirfs-Brock" w:date="2011-10-20T09:35:00Z">
          <w:r w:rsidRPr="00E77497" w:rsidDel="00CE663B">
            <w:rPr>
              <w:i/>
            </w:rPr>
            <w:delText>StatementListItem</w:delText>
          </w:r>
        </w:del>
      </w:ins>
      <w:ins w:id="7745" w:author="Rev 3 Allen Wirfs-Brock" w:date="2011-09-02T09:04:00Z">
        <w:del w:id="7746" w:author="Rev 4 Allen Wirfs-Brock" w:date="2011-10-20T09:35:00Z">
          <w:r w:rsidRPr="00E77497" w:rsidDel="00CE663B">
            <w:rPr>
              <w:rStyle w:val="bnf"/>
            </w:rPr>
            <w:delText>.</w:delText>
          </w:r>
        </w:del>
      </w:ins>
    </w:p>
    <w:p w14:paraId="133C7CF4" w14:textId="77777777" w:rsidR="00F14B7C" w:rsidRPr="00E77497" w:rsidDel="00CE663B" w:rsidRDefault="00F14B7C" w:rsidP="006361CF">
      <w:pPr>
        <w:pStyle w:val="Alg4"/>
        <w:numPr>
          <w:ilvl w:val="0"/>
          <w:numId w:val="463"/>
        </w:numPr>
        <w:spacing w:after="220"/>
        <w:contextualSpacing/>
        <w:rPr>
          <w:ins w:id="7747" w:author="Rev 3 Allen Wirfs-Brock" w:date="2011-09-02T09:03:00Z"/>
          <w:del w:id="7748" w:author="Rev 4 Allen Wirfs-Brock" w:date="2011-10-20T09:35:00Z"/>
        </w:rPr>
        <w:pPrChange w:id="7749" w:author="Rev 4 Allen Wirfs-Brock" w:date="2011-11-07T12:16:00Z">
          <w:pPr>
            <w:pStyle w:val="Alg4"/>
            <w:numPr>
              <w:numId w:val="490"/>
            </w:numPr>
            <w:tabs>
              <w:tab w:val="num" w:pos="360"/>
            </w:tabs>
            <w:spacing w:after="220"/>
            <w:ind w:left="360" w:hanging="360"/>
            <w:contextualSpacing/>
          </w:pPr>
        </w:pPrChange>
      </w:pPr>
      <w:ins w:id="7750" w:author="Rev 3 Allen Wirfs-Brock" w:date="2011-09-02T09:05:00Z">
        <w:del w:id="7751" w:author="Rev 4 Allen Wirfs-Brock" w:date="2011-10-20T09:35:00Z">
          <w:r w:rsidRPr="00E77497" w:rsidDel="00CE663B">
            <w:delText xml:space="preserve">Return </w:delText>
          </w:r>
          <w:r w:rsidRPr="00E77497" w:rsidDel="00CE663B">
            <w:rPr>
              <w:rStyle w:val="bnf"/>
            </w:rPr>
            <w:delText>names</w:delText>
          </w:r>
          <w:r w:rsidRPr="00E77497" w:rsidDel="00CE663B">
            <w:delText>.</w:delText>
          </w:r>
        </w:del>
      </w:ins>
    </w:p>
    <w:p w14:paraId="129259C9" w14:textId="77777777" w:rsidR="00E64CF0" w:rsidRPr="00E77497" w:rsidDel="00D440FA" w:rsidRDefault="00E64CF0" w:rsidP="00E64CF0">
      <w:pPr>
        <w:rPr>
          <w:ins w:id="7752" w:author="Rev 3 Allen Wirfs-Brock" w:date="2011-09-10T13:48:00Z"/>
          <w:del w:id="7753" w:author="Rev 4 Allen Wirfs-Brock" w:date="2011-10-20T09:31:00Z"/>
        </w:rPr>
      </w:pPr>
      <w:ins w:id="7754" w:author="Rev 3 Allen Wirfs-Brock" w:date="2011-09-10T13:48:00Z">
        <w:del w:id="7755" w:author="Rev 4 Allen Wirfs-Brock" w:date="2011-10-20T09:31:00Z">
          <w:r w:rsidRPr="00E77497" w:rsidDel="00D440FA">
            <w:delText xml:space="preserve">The LexicalDeclarations of the production  </w:delText>
          </w:r>
          <w:r w:rsidRPr="00E77497" w:rsidDel="00D440FA">
            <w:rPr>
              <w:rFonts w:ascii="Times New Roman" w:hAnsi="Times New Roman"/>
              <w:i/>
            </w:rPr>
            <w:delText xml:space="preserve">StatementList </w:delText>
          </w:r>
          <w:r w:rsidRPr="00E77497" w:rsidDel="00D440FA">
            <w:rPr>
              <w:b/>
            </w:rPr>
            <w:delText>:</w:delText>
          </w:r>
          <w:r w:rsidRPr="00E77497" w:rsidDel="00D440FA">
            <w:rPr>
              <w:rFonts w:ascii="Times New Roman" w:hAnsi="Times New Roman"/>
              <w:i/>
            </w:rPr>
            <w:delText xml:space="preserve"> StatementList StatementListItem</w:delText>
          </w:r>
          <w:r w:rsidRPr="00E77497" w:rsidDel="00D440FA">
            <w:delText xml:space="preserve"> is determined as follows:</w:delText>
          </w:r>
        </w:del>
      </w:ins>
    </w:p>
    <w:p w14:paraId="138B2FE4" w14:textId="77777777" w:rsidR="00E64CF0" w:rsidRPr="00E77497" w:rsidDel="00D440FA" w:rsidRDefault="00E64CF0" w:rsidP="006361CF">
      <w:pPr>
        <w:pStyle w:val="Alg4"/>
        <w:numPr>
          <w:ilvl w:val="0"/>
          <w:numId w:val="527"/>
        </w:numPr>
        <w:spacing w:after="220"/>
        <w:contextualSpacing/>
        <w:rPr>
          <w:ins w:id="7756" w:author="Rev 3 Allen Wirfs-Brock" w:date="2011-09-10T13:48:00Z"/>
          <w:del w:id="7757" w:author="Rev 4 Allen Wirfs-Brock" w:date="2011-10-20T09:31:00Z"/>
        </w:rPr>
        <w:pPrChange w:id="7758" w:author="Rev 4 Allen Wirfs-Brock" w:date="2011-11-07T12:16:00Z">
          <w:pPr>
            <w:pStyle w:val="Alg4"/>
            <w:numPr>
              <w:numId w:val="559"/>
            </w:numPr>
            <w:tabs>
              <w:tab w:val="num" w:pos="360"/>
            </w:tabs>
            <w:spacing w:after="220"/>
            <w:ind w:left="360" w:hanging="360"/>
            <w:contextualSpacing/>
          </w:pPr>
        </w:pPrChange>
      </w:pPr>
      <w:ins w:id="7759" w:author="Rev 3 Allen Wirfs-Brock" w:date="2011-09-10T13:48:00Z">
        <w:del w:id="7760" w:author="Rev 4 Allen Wirfs-Brock" w:date="2011-10-20T09:31:00Z">
          <w:r w:rsidRPr="00E77497" w:rsidDel="00D440FA">
            <w:delText xml:space="preserve">Let </w:delText>
          </w:r>
        </w:del>
      </w:ins>
      <w:ins w:id="7761" w:author="Rev 3 Allen Wirfs-Brock" w:date="2011-09-10T13:49:00Z">
        <w:del w:id="7762" w:author="Rev 4 Allen Wirfs-Brock" w:date="2011-10-20T09:31:00Z">
          <w:r w:rsidRPr="00E77497" w:rsidDel="00D440FA">
            <w:rPr>
              <w:i/>
            </w:rPr>
            <w:delText>declarations</w:delText>
          </w:r>
        </w:del>
      </w:ins>
      <w:ins w:id="7763" w:author="Rev 3 Allen Wirfs-Brock" w:date="2011-09-10T13:48:00Z">
        <w:del w:id="7764" w:author="Rev 4 Allen Wirfs-Brock" w:date="2011-10-20T09:31:00Z">
          <w:r w:rsidRPr="00E77497" w:rsidDel="00D440FA">
            <w:rPr>
              <w:i/>
            </w:rPr>
            <w:delText xml:space="preserve"> </w:delText>
          </w:r>
          <w:r w:rsidRPr="00E77497" w:rsidDel="00D440FA">
            <w:delText xml:space="preserve">be LexicalDeclarations of </w:delText>
          </w:r>
          <w:r w:rsidRPr="00E77497" w:rsidDel="00D440FA">
            <w:rPr>
              <w:i/>
            </w:rPr>
            <w:delText>StatementList</w:delText>
          </w:r>
          <w:r w:rsidRPr="00E77497" w:rsidDel="00D440FA">
            <w:delText>.</w:delText>
          </w:r>
        </w:del>
      </w:ins>
    </w:p>
    <w:p w14:paraId="5DB8F653" w14:textId="77777777" w:rsidR="00E64CF0" w:rsidRPr="00E77497" w:rsidDel="00D440FA" w:rsidRDefault="00E64CF0" w:rsidP="006361CF">
      <w:pPr>
        <w:pStyle w:val="Alg4"/>
        <w:numPr>
          <w:ilvl w:val="0"/>
          <w:numId w:val="527"/>
        </w:numPr>
        <w:spacing w:after="220"/>
        <w:contextualSpacing/>
        <w:rPr>
          <w:ins w:id="7765" w:author="Rev 3 Allen Wirfs-Brock" w:date="2011-09-10T13:48:00Z"/>
          <w:del w:id="7766" w:author="Rev 4 Allen Wirfs-Brock" w:date="2011-10-20T09:31:00Z"/>
          <w:rStyle w:val="bnf"/>
          <w:i w:val="0"/>
        </w:rPr>
        <w:pPrChange w:id="7767" w:author="Rev 4 Allen Wirfs-Brock" w:date="2011-11-07T12:16:00Z">
          <w:pPr>
            <w:pStyle w:val="Alg4"/>
            <w:numPr>
              <w:numId w:val="559"/>
            </w:numPr>
            <w:tabs>
              <w:tab w:val="num" w:pos="360"/>
            </w:tabs>
            <w:spacing w:after="220"/>
            <w:ind w:left="360" w:hanging="360"/>
            <w:contextualSpacing/>
          </w:pPr>
        </w:pPrChange>
      </w:pPr>
      <w:ins w:id="7768" w:author="Rev 3 Allen Wirfs-Brock" w:date="2011-09-10T13:48:00Z">
        <w:del w:id="7769" w:author="Rev 4 Allen Wirfs-Brock" w:date="2011-10-20T09:31:00Z">
          <w:r w:rsidRPr="00E77497" w:rsidDel="00D440FA">
            <w:delText xml:space="preserve">Append to </w:delText>
          </w:r>
          <w:r w:rsidRPr="00E77497" w:rsidDel="00D440FA">
            <w:rPr>
              <w:i/>
            </w:rPr>
            <w:delText>names</w:delText>
          </w:r>
          <w:r w:rsidRPr="00E77497" w:rsidDel="00D440FA">
            <w:delText xml:space="preserve"> the elements of the </w:delText>
          </w:r>
        </w:del>
      </w:ins>
      <w:ins w:id="7770" w:author="Rev 3 Allen Wirfs-Brock" w:date="2011-09-10T13:49:00Z">
        <w:del w:id="7771" w:author="Rev 4 Allen Wirfs-Brock" w:date="2011-10-20T09:31:00Z">
          <w:r w:rsidRPr="00E77497" w:rsidDel="00D440FA">
            <w:delText xml:space="preserve">LexicalDeclarations </w:delText>
          </w:r>
        </w:del>
      </w:ins>
      <w:ins w:id="7772" w:author="Rev 3 Allen Wirfs-Brock" w:date="2011-09-10T13:48:00Z">
        <w:del w:id="7773" w:author="Rev 4 Allen Wirfs-Brock" w:date="2011-10-20T09:31:00Z">
          <w:r w:rsidRPr="00E77497" w:rsidDel="00D440FA">
            <w:delText xml:space="preserve">of </w:delText>
          </w:r>
          <w:r w:rsidRPr="00E77497" w:rsidDel="00D440FA">
            <w:rPr>
              <w:i/>
            </w:rPr>
            <w:delText>StatementListItem</w:delText>
          </w:r>
          <w:r w:rsidRPr="00E77497" w:rsidDel="00D440FA">
            <w:rPr>
              <w:rStyle w:val="bnf"/>
            </w:rPr>
            <w:delText>.</w:delText>
          </w:r>
        </w:del>
      </w:ins>
    </w:p>
    <w:p w14:paraId="1BCEA658" w14:textId="77777777" w:rsidR="00E64CF0" w:rsidRPr="00E77497" w:rsidDel="00D440FA" w:rsidRDefault="00E64CF0" w:rsidP="006361CF">
      <w:pPr>
        <w:pStyle w:val="Alg4"/>
        <w:numPr>
          <w:ilvl w:val="0"/>
          <w:numId w:val="527"/>
        </w:numPr>
        <w:spacing w:after="220"/>
        <w:contextualSpacing/>
        <w:rPr>
          <w:ins w:id="7774" w:author="Rev 3 Allen Wirfs-Brock" w:date="2011-09-10T13:48:00Z"/>
          <w:del w:id="7775" w:author="Rev 4 Allen Wirfs-Brock" w:date="2011-10-20T09:31:00Z"/>
        </w:rPr>
        <w:pPrChange w:id="7776" w:author="Rev 4 Allen Wirfs-Brock" w:date="2011-11-07T12:16:00Z">
          <w:pPr>
            <w:pStyle w:val="Alg4"/>
            <w:numPr>
              <w:numId w:val="559"/>
            </w:numPr>
            <w:tabs>
              <w:tab w:val="num" w:pos="360"/>
            </w:tabs>
            <w:spacing w:after="220"/>
            <w:ind w:left="360" w:hanging="360"/>
            <w:contextualSpacing/>
          </w:pPr>
        </w:pPrChange>
      </w:pPr>
      <w:ins w:id="7777" w:author="Rev 3 Allen Wirfs-Brock" w:date="2011-09-10T13:48:00Z">
        <w:del w:id="7778" w:author="Rev 4 Allen Wirfs-Brock" w:date="2011-10-20T09:31:00Z">
          <w:r w:rsidRPr="00E77497" w:rsidDel="00D440FA">
            <w:delText xml:space="preserve">Return </w:delText>
          </w:r>
        </w:del>
      </w:ins>
      <w:ins w:id="7779" w:author="Rev 3 Allen Wirfs-Brock" w:date="2011-09-10T13:49:00Z">
        <w:del w:id="7780" w:author="Rev 4 Allen Wirfs-Brock" w:date="2011-10-20T09:31:00Z">
          <w:r w:rsidRPr="00E77497" w:rsidDel="00D440FA">
            <w:rPr>
              <w:i/>
            </w:rPr>
            <w:delText>declarations</w:delText>
          </w:r>
        </w:del>
      </w:ins>
      <w:ins w:id="7781" w:author="Rev 3 Allen Wirfs-Brock" w:date="2011-09-10T13:48:00Z">
        <w:del w:id="7782" w:author="Rev 4 Allen Wirfs-Brock" w:date="2011-10-20T09:31:00Z">
          <w:r w:rsidRPr="00E77497" w:rsidDel="00D440FA">
            <w:delText>.</w:delText>
          </w:r>
        </w:del>
      </w:ins>
    </w:p>
    <w:p w14:paraId="61D04FCA" w14:textId="77777777" w:rsidR="00F14B7C" w:rsidRPr="00E77497" w:rsidDel="00AB4ADD" w:rsidRDefault="00F14B7C" w:rsidP="00F14B7C">
      <w:pPr>
        <w:rPr>
          <w:ins w:id="7783" w:author="Rev 3 Allen Wirfs-Brock" w:date="2011-09-02T09:03:00Z"/>
          <w:del w:id="7784" w:author="Rev 4 Allen Wirfs-Brock" w:date="2011-10-20T09:38:00Z"/>
        </w:rPr>
      </w:pPr>
      <w:ins w:id="7785" w:author="Rev 3 Allen Wirfs-Brock" w:date="2011-09-02T09:03:00Z">
        <w:del w:id="7786" w:author="Rev 4 Allen Wirfs-Brock" w:date="2011-10-20T09:38:00Z">
          <w:r w:rsidRPr="00E77497" w:rsidDel="00AB4ADD">
            <w:delText xml:space="preserve">The VarDeclaredNames of the production  </w:delText>
          </w:r>
          <w:r w:rsidRPr="00E77497" w:rsidDel="00AB4ADD">
            <w:rPr>
              <w:rFonts w:ascii="Times New Roman" w:hAnsi="Times New Roman"/>
              <w:i/>
            </w:rPr>
            <w:delText xml:space="preserve">StatementList </w:delText>
          </w:r>
          <w:r w:rsidRPr="00E77497" w:rsidDel="00AB4ADD">
            <w:rPr>
              <w:b/>
            </w:rPr>
            <w:delText>:</w:delText>
          </w:r>
          <w:r w:rsidRPr="00E77497" w:rsidDel="00AB4ADD">
            <w:rPr>
              <w:rFonts w:ascii="Times New Roman" w:hAnsi="Times New Roman"/>
              <w:i/>
            </w:rPr>
            <w:delText xml:space="preserve"> StatementList StatementListItem</w:delText>
          </w:r>
          <w:r w:rsidRPr="00E77497" w:rsidDel="00AB4ADD">
            <w:delText xml:space="preserve"> is determined as follows:</w:delText>
          </w:r>
        </w:del>
      </w:ins>
    </w:p>
    <w:p w14:paraId="0F91DFB6" w14:textId="77777777" w:rsidR="00F14B7C" w:rsidRPr="00E77497" w:rsidDel="00AB4ADD" w:rsidRDefault="00F14B7C" w:rsidP="006361CF">
      <w:pPr>
        <w:pStyle w:val="Alg4"/>
        <w:numPr>
          <w:ilvl w:val="0"/>
          <w:numId w:val="464"/>
        </w:numPr>
        <w:spacing w:after="220"/>
        <w:contextualSpacing/>
        <w:rPr>
          <w:ins w:id="7787" w:author="Rev 3 Allen Wirfs-Brock" w:date="2011-09-02T09:06:00Z"/>
          <w:del w:id="7788" w:author="Rev 4 Allen Wirfs-Brock" w:date="2011-10-20T09:38:00Z"/>
        </w:rPr>
        <w:pPrChange w:id="7789" w:author="Rev 4 Allen Wirfs-Brock" w:date="2011-11-07T12:16:00Z">
          <w:pPr>
            <w:pStyle w:val="Alg4"/>
            <w:numPr>
              <w:numId w:val="491"/>
            </w:numPr>
            <w:tabs>
              <w:tab w:val="num" w:pos="360"/>
            </w:tabs>
            <w:spacing w:after="220"/>
            <w:ind w:left="360" w:hanging="360"/>
            <w:contextualSpacing/>
          </w:pPr>
        </w:pPrChange>
      </w:pPr>
      <w:ins w:id="7790" w:author="Rev 3 Allen Wirfs-Brock" w:date="2011-09-02T09:06:00Z">
        <w:del w:id="7791" w:author="Rev 4 Allen Wirfs-Brock" w:date="2011-10-20T09:38:00Z">
          <w:r w:rsidRPr="00E77497" w:rsidDel="00AB4ADD">
            <w:delText xml:space="preserve">Let </w:delText>
          </w:r>
          <w:r w:rsidRPr="00E77497" w:rsidDel="00AB4ADD">
            <w:rPr>
              <w:i/>
            </w:rPr>
            <w:delText xml:space="preserve">names </w:delText>
          </w:r>
          <w:r w:rsidRPr="00E77497" w:rsidDel="00AB4ADD">
            <w:delText xml:space="preserve">be VarDeclaredNames of </w:delText>
          </w:r>
          <w:r w:rsidRPr="00E77497" w:rsidDel="00AB4ADD">
            <w:rPr>
              <w:i/>
            </w:rPr>
            <w:delText>StatementList</w:delText>
          </w:r>
          <w:r w:rsidRPr="00E77497" w:rsidDel="00AB4ADD">
            <w:delText>.</w:delText>
          </w:r>
        </w:del>
      </w:ins>
    </w:p>
    <w:p w14:paraId="6A400F19" w14:textId="77777777" w:rsidR="00F14B7C" w:rsidRPr="00E77497" w:rsidDel="00AB4ADD" w:rsidRDefault="00F14B7C" w:rsidP="006361CF">
      <w:pPr>
        <w:pStyle w:val="Alg4"/>
        <w:numPr>
          <w:ilvl w:val="0"/>
          <w:numId w:val="464"/>
        </w:numPr>
        <w:spacing w:after="220"/>
        <w:contextualSpacing/>
        <w:rPr>
          <w:ins w:id="7792" w:author="Rev 3 Allen Wirfs-Brock" w:date="2011-09-02T09:06:00Z"/>
          <w:del w:id="7793" w:author="Rev 4 Allen Wirfs-Brock" w:date="2011-10-20T09:38:00Z"/>
          <w:rStyle w:val="bnf"/>
          <w:i w:val="0"/>
        </w:rPr>
        <w:pPrChange w:id="7794" w:author="Rev 4 Allen Wirfs-Brock" w:date="2011-11-07T12:16:00Z">
          <w:pPr>
            <w:pStyle w:val="Alg4"/>
            <w:numPr>
              <w:numId w:val="491"/>
            </w:numPr>
            <w:tabs>
              <w:tab w:val="num" w:pos="360"/>
            </w:tabs>
            <w:spacing w:after="220"/>
            <w:ind w:left="360" w:hanging="360"/>
            <w:contextualSpacing/>
          </w:pPr>
        </w:pPrChange>
      </w:pPr>
      <w:ins w:id="7795" w:author="Rev 3 Allen Wirfs-Brock" w:date="2011-09-02T09:06:00Z">
        <w:del w:id="7796" w:author="Rev 4 Allen Wirfs-Brock" w:date="2011-10-20T09:38:00Z">
          <w:r w:rsidRPr="00E77497" w:rsidDel="00AB4ADD">
            <w:delText xml:space="preserve">Append to </w:delText>
          </w:r>
          <w:r w:rsidRPr="00E77497" w:rsidDel="00AB4ADD">
            <w:rPr>
              <w:i/>
            </w:rPr>
            <w:delText>names</w:delText>
          </w:r>
          <w:r w:rsidRPr="00E77497" w:rsidDel="00AB4ADD">
            <w:delText xml:space="preserve"> the elements of the VarDeclaredNames of </w:delText>
          </w:r>
          <w:r w:rsidRPr="00E77497" w:rsidDel="00AB4ADD">
            <w:rPr>
              <w:i/>
            </w:rPr>
            <w:delText>StatementListItem</w:delText>
          </w:r>
          <w:r w:rsidRPr="00E77497" w:rsidDel="00AB4ADD">
            <w:rPr>
              <w:rStyle w:val="bnf"/>
            </w:rPr>
            <w:delText>.</w:delText>
          </w:r>
        </w:del>
      </w:ins>
    </w:p>
    <w:p w14:paraId="369024F3" w14:textId="77777777" w:rsidR="00F14B7C" w:rsidRPr="00E77497" w:rsidDel="00AB4ADD" w:rsidRDefault="00F14B7C" w:rsidP="006361CF">
      <w:pPr>
        <w:pStyle w:val="Alg4"/>
        <w:numPr>
          <w:ilvl w:val="0"/>
          <w:numId w:val="464"/>
        </w:numPr>
        <w:spacing w:after="220"/>
        <w:contextualSpacing/>
        <w:rPr>
          <w:ins w:id="7797" w:author="Rev 3 Allen Wirfs-Brock" w:date="2011-09-02T09:03:00Z"/>
          <w:del w:id="7798" w:author="Rev 4 Allen Wirfs-Brock" w:date="2011-10-20T09:38:00Z"/>
        </w:rPr>
        <w:pPrChange w:id="7799" w:author="Rev 4 Allen Wirfs-Brock" w:date="2011-11-07T12:16:00Z">
          <w:pPr>
            <w:pStyle w:val="Alg4"/>
            <w:numPr>
              <w:numId w:val="491"/>
            </w:numPr>
            <w:tabs>
              <w:tab w:val="num" w:pos="360"/>
            </w:tabs>
            <w:spacing w:after="220"/>
            <w:ind w:left="360" w:hanging="360"/>
            <w:contextualSpacing/>
          </w:pPr>
        </w:pPrChange>
      </w:pPr>
      <w:ins w:id="7800" w:author="Rev 3 Allen Wirfs-Brock" w:date="2011-09-02T09:06:00Z">
        <w:del w:id="7801" w:author="Rev 4 Allen Wirfs-Brock" w:date="2011-10-20T09:38:00Z">
          <w:r w:rsidRPr="00E77497" w:rsidDel="00AB4ADD">
            <w:delText xml:space="preserve">Return </w:delText>
          </w:r>
          <w:r w:rsidRPr="00E77497" w:rsidDel="00AB4ADD">
            <w:rPr>
              <w:rStyle w:val="bnf"/>
            </w:rPr>
            <w:delText>names</w:delText>
          </w:r>
          <w:r w:rsidRPr="00E77497" w:rsidDel="00AB4ADD">
            <w:delText>.</w:delText>
          </w:r>
        </w:del>
      </w:ins>
    </w:p>
    <w:p w14:paraId="52E64336" w14:textId="77777777" w:rsidR="004C02EF" w:rsidRPr="00E77497" w:rsidRDefault="004C02EF" w:rsidP="004C02EF">
      <w:del w:id="7802" w:author="Rev 4 Allen Wirfs-Brock" w:date="2011-10-20T09:48:00Z">
        <w:r w:rsidRPr="00E77497" w:rsidDel="0028527D">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ins w:id="7803" w:author="Rev 3 Allen Wirfs-Brock" w:date="2011-08-30T16:29:00Z">
        <w:r w:rsidR="009A6DAE" w:rsidRPr="00E77497">
          <w:rPr>
            <w:rFonts w:ascii="Times New Roman" w:hAnsi="Times New Roman"/>
            <w:i/>
          </w:rPr>
          <w:t>ListItem</w:t>
        </w:r>
      </w:ins>
      <w:r w:rsidRPr="00E77497">
        <w:t xml:space="preserve"> </w:t>
      </w:r>
      <w:del w:id="7804" w:author="Rev 4 Allen Wirfs-Brock" w:date="2011-10-20T09:48:00Z">
        <w:r w:rsidRPr="00E77497" w:rsidDel="0028527D">
          <w:delText>is evaluated as follows:</w:delText>
        </w:r>
      </w:del>
      <w:bookmarkStart w:id="7805" w:name="_Toc382212710"/>
    </w:p>
    <w:p w14:paraId="66AD4CA6" w14:textId="77777777"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7805"/>
      <w:r w:rsidRPr="00E77497">
        <w:t>.</w:t>
      </w:r>
    </w:p>
    <w:p w14:paraId="21627AF0" w14:textId="77777777" w:rsidR="004C02EF" w:rsidRPr="00E77497" w:rsidRDefault="004C02EF" w:rsidP="007B6658">
      <w:pPr>
        <w:pStyle w:val="Alg2"/>
        <w:numPr>
          <w:ilvl w:val="0"/>
          <w:numId w:val="108"/>
        </w:numPr>
      </w:pPr>
      <w:r w:rsidRPr="00E77497">
        <w:t xml:space="preserve">If </w:t>
      </w:r>
      <w:r w:rsidRPr="00E77497">
        <w:rPr>
          <w:i/>
        </w:rPr>
        <w:t>sl</w:t>
      </w:r>
      <w:r w:rsidRPr="00E77497">
        <w:t xml:space="preserve"> is an abrupt completion, return </w:t>
      </w:r>
      <w:r w:rsidRPr="00E77497">
        <w:rPr>
          <w:i/>
        </w:rPr>
        <w:t>sl</w:t>
      </w:r>
      <w:r w:rsidRPr="00E77497">
        <w:t>.</w:t>
      </w:r>
      <w:bookmarkStart w:id="7806" w:name="_Toc382212711"/>
    </w:p>
    <w:p w14:paraId="5A12FB9D" w14:textId="77777777"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7806"/>
      <w:r w:rsidRPr="00E77497">
        <w:t>.</w:t>
      </w:r>
    </w:p>
    <w:p w14:paraId="254B993E" w14:textId="77777777" w:rsidR="004C02EF" w:rsidRPr="00E77497" w:rsidRDefault="004C02EF" w:rsidP="007B6658">
      <w:pPr>
        <w:pStyle w:val="Alg2"/>
        <w:numPr>
          <w:ilvl w:val="0"/>
          <w:numId w:val="108"/>
        </w:numPr>
      </w:pPr>
      <w:r w:rsidRPr="00E77497">
        <w:t>If an exception was thrown, return (</w:t>
      </w:r>
      <w:r w:rsidRPr="00E77497">
        <w:rPr>
          <w:rFonts w:ascii="Arial" w:hAnsi="Arial" w:cs="Arial"/>
        </w:rPr>
        <w:t>throw</w:t>
      </w:r>
      <w:r w:rsidRPr="00E77497">
        <w:t xml:space="preserve">, </w:t>
      </w:r>
      <w:r w:rsidRPr="00E77497">
        <w:rPr>
          <w:i/>
        </w:rPr>
        <w:t>V</w:t>
      </w:r>
      <w:r w:rsidRPr="00E77497">
        <w:t xml:space="preserve">, </w:t>
      </w:r>
      <w:r w:rsidRPr="00E77497">
        <w:rPr>
          <w:rFonts w:ascii="Arial" w:hAnsi="Arial" w:cs="Arial"/>
        </w:rPr>
        <w:t>empty</w:t>
      </w:r>
      <w:r w:rsidRPr="00E77497">
        <w:t xml:space="preserve">) where </w:t>
      </w:r>
      <w:r w:rsidRPr="00E77497">
        <w:rPr>
          <w:i/>
        </w:rPr>
        <w:t>V</w:t>
      </w:r>
      <w:r w:rsidRPr="00E77497">
        <w:t xml:space="preserve"> is the exception. (Execution now proceeds as if no exception were thrown.)</w:t>
      </w:r>
    </w:p>
    <w:p w14:paraId="6042A5E1" w14:textId="77777777" w:rsidR="004C02EF" w:rsidRPr="00E77497" w:rsidRDefault="004C02EF" w:rsidP="007B6658">
      <w:pPr>
        <w:pStyle w:val="Alg2"/>
        <w:numPr>
          <w:ilvl w:val="0"/>
          <w:numId w:val="108"/>
        </w:numPr>
      </w:pPr>
      <w:r w:rsidRPr="00E77497">
        <w:t xml:space="preserve">If </w:t>
      </w:r>
      <w:r w:rsidRPr="00E77497">
        <w:rPr>
          <w:i/>
        </w:rPr>
        <w:t>s</w:t>
      </w:r>
      <w:r w:rsidRPr="00E77497">
        <w:t xml:space="preserve">.value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 xml:space="preserve">.value, otherwise let </w:t>
      </w:r>
      <w:r w:rsidRPr="00E77497">
        <w:rPr>
          <w:i/>
        </w:rPr>
        <w:t>V</w:t>
      </w:r>
      <w:r w:rsidRPr="00E77497">
        <w:t xml:space="preserve"> = </w:t>
      </w:r>
      <w:r w:rsidRPr="00E77497">
        <w:rPr>
          <w:i/>
        </w:rPr>
        <w:t>s</w:t>
      </w:r>
      <w:r w:rsidRPr="00E77497">
        <w:t>.value.</w:t>
      </w:r>
    </w:p>
    <w:p w14:paraId="77E29814" w14:textId="77777777" w:rsidR="004C02EF" w:rsidRPr="00E77497" w:rsidRDefault="004C02EF" w:rsidP="007B6658">
      <w:pPr>
        <w:pStyle w:val="Alg2"/>
        <w:numPr>
          <w:ilvl w:val="0"/>
          <w:numId w:val="108"/>
        </w:numPr>
        <w:spacing w:after="220"/>
      </w:pPr>
      <w:r w:rsidRPr="00E77497">
        <w:t>Return (</w:t>
      </w:r>
      <w:r w:rsidRPr="00E77497">
        <w:rPr>
          <w:i/>
        </w:rPr>
        <w:t>s</w:t>
      </w:r>
      <w:r w:rsidRPr="00E77497">
        <w:t xml:space="preserve">.type, </w:t>
      </w:r>
      <w:r w:rsidRPr="00E77497">
        <w:rPr>
          <w:i/>
        </w:rPr>
        <w:t>V</w:t>
      </w:r>
      <w:r w:rsidRPr="00E77497">
        <w:t xml:space="preserve">, </w:t>
      </w:r>
      <w:r w:rsidRPr="00E77497">
        <w:rPr>
          <w:i/>
        </w:rPr>
        <w:t>s</w:t>
      </w:r>
      <w:r w:rsidRPr="00E77497">
        <w:t>.target).</w:t>
      </w:r>
    </w:p>
    <w:p w14:paraId="4AF13452" w14:textId="77777777" w:rsidR="004C02EF" w:rsidRPr="00E77497" w:rsidRDefault="004C02EF" w:rsidP="004C02EF">
      <w:pPr>
        <w:pStyle w:val="Note"/>
        <w:spacing w:after="60"/>
      </w:pPr>
      <w:bookmarkStart w:id="7807" w:name="_Toc417706216"/>
      <w:bookmarkStart w:id="7808" w:name="_Ref440445249"/>
      <w:bookmarkStart w:id="7809" w:name="_Ref457437644"/>
      <w:bookmarkStart w:id="7810" w:name="_Ref457437645"/>
      <w:bookmarkStart w:id="7811" w:name="_Ref457437646"/>
      <w:bookmarkStart w:id="7812" w:name="_Ref457437647"/>
      <w:bookmarkStart w:id="7813" w:name="_Ref457437648"/>
      <w:bookmarkStart w:id="7814" w:name="_Ref457437652"/>
      <w:bookmarkStart w:id="7815" w:name="_Ref457437653"/>
      <w:bookmarkStart w:id="7816" w:name="_Ref457708381"/>
      <w:bookmarkStart w:id="7817" w:name="_Ref457792811"/>
      <w:bookmarkStart w:id="7818" w:name="_Toc472818876"/>
      <w:bookmarkStart w:id="7819" w:name="_Toc235503450"/>
      <w:bookmarkStart w:id="7820" w:name="_Toc241509225"/>
      <w:bookmarkStart w:id="7821" w:name="_Toc244416712"/>
      <w:r w:rsidRPr="00E77497">
        <w:t>NOTE</w:t>
      </w:r>
      <w:r w:rsidRPr="00E77497">
        <w:tab/>
        <w:t xml:space="preserve">Steps 5 and 6 of the above algoritm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22710DC6"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662A328E"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7BE25251"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347CDA5F" w14:textId="77777777" w:rsidR="00F14B7C" w:rsidRPr="00E77497" w:rsidDel="001731CD" w:rsidRDefault="00F14B7C" w:rsidP="00F14B7C">
      <w:pPr>
        <w:rPr>
          <w:ins w:id="7822" w:author="Rev 3 Allen Wirfs-Brock" w:date="2011-09-02T09:07:00Z"/>
          <w:del w:id="7823" w:author="Rev 4 Allen Wirfs-Brock" w:date="2011-10-20T09:39:00Z"/>
        </w:rPr>
      </w:pPr>
      <w:bookmarkStart w:id="7824" w:name="_Toc276631076"/>
      <w:ins w:id="7825" w:author="Rev 3 Allen Wirfs-Brock" w:date="2011-09-02T09:07:00Z">
        <w:del w:id="7826" w:author="Rev 4 Allen Wirfs-Brock" w:date="2011-10-20T09:39:00Z">
          <w:r w:rsidRPr="00E77497" w:rsidDel="001731CD">
            <w:delText xml:space="preserve">The LexicallyDeclaredNames </w:delText>
          </w:r>
        </w:del>
      </w:ins>
      <w:ins w:id="7827" w:author="Rev 3 Allen Wirfs-Brock" w:date="2011-09-10T13:50:00Z">
        <w:del w:id="7828" w:author="Rev 4 Allen Wirfs-Brock" w:date="2011-10-20T09:39:00Z">
          <w:r w:rsidR="00323DE6" w:rsidRPr="00E77497" w:rsidDel="001731CD">
            <w:delText xml:space="preserve"> and the LexicalDeclarations </w:delText>
          </w:r>
        </w:del>
      </w:ins>
      <w:ins w:id="7829" w:author="Rev 3 Allen Wirfs-Brock" w:date="2011-09-02T09:07:00Z">
        <w:del w:id="7830" w:author="Rev 4 Allen Wirfs-Brock" w:date="2011-10-20T09:39:00Z">
          <w:r w:rsidRPr="00E77497" w:rsidDel="001731CD">
            <w:delText xml:space="preserve">of the production  </w:delText>
          </w:r>
        </w:del>
      </w:ins>
      <w:ins w:id="7831" w:author="Rev 3 Allen Wirfs-Brock" w:date="2011-09-02T09:08:00Z">
        <w:del w:id="7832" w:author="Rev 4 Allen Wirfs-Brock" w:date="2011-10-20T09:39:00Z">
          <w:r w:rsidRPr="00E77497" w:rsidDel="001731CD">
            <w:rPr>
              <w:rFonts w:ascii="Times New Roman" w:hAnsi="Times New Roman"/>
              <w:i/>
            </w:rPr>
            <w:delText xml:space="preserve">StatementListItem </w:delText>
          </w:r>
          <w:r w:rsidRPr="00E77497" w:rsidDel="001731CD">
            <w:rPr>
              <w:b/>
            </w:rPr>
            <w:delText>:</w:delText>
          </w:r>
          <w:r w:rsidRPr="00E77497" w:rsidDel="001731CD">
            <w:rPr>
              <w:rFonts w:ascii="Times New Roman" w:hAnsi="Times New Roman"/>
              <w:i/>
            </w:rPr>
            <w:delText xml:space="preserve"> Statement</w:delText>
          </w:r>
          <w:r w:rsidRPr="00E77497" w:rsidDel="001731CD">
            <w:delText xml:space="preserve"> </w:delText>
          </w:r>
        </w:del>
      </w:ins>
      <w:ins w:id="7833" w:author="Rev 3 Allen Wirfs-Brock" w:date="2011-09-10T13:51:00Z">
        <w:del w:id="7834" w:author="Rev 4 Allen Wirfs-Brock" w:date="2011-10-20T09:39:00Z">
          <w:r w:rsidR="00323DE6" w:rsidRPr="00E77497" w:rsidDel="001731CD">
            <w:delText>are</w:delText>
          </w:r>
        </w:del>
      </w:ins>
      <w:ins w:id="7835" w:author="Rev 3 Allen Wirfs-Brock" w:date="2011-09-02T09:07:00Z">
        <w:del w:id="7836" w:author="Rev 4 Allen Wirfs-Brock" w:date="2011-10-20T09:39:00Z">
          <w:r w:rsidRPr="00E77497" w:rsidDel="001731CD">
            <w:delText xml:space="preserve"> determined as follows:</w:delText>
          </w:r>
        </w:del>
      </w:ins>
    </w:p>
    <w:p w14:paraId="34D24C8C" w14:textId="77777777" w:rsidR="00F14B7C" w:rsidRPr="00E77497" w:rsidDel="001731CD" w:rsidRDefault="00F14B7C" w:rsidP="006361CF">
      <w:pPr>
        <w:pStyle w:val="Alg4"/>
        <w:numPr>
          <w:ilvl w:val="0"/>
          <w:numId w:val="465"/>
        </w:numPr>
        <w:spacing w:after="220"/>
        <w:contextualSpacing/>
        <w:rPr>
          <w:ins w:id="7837" w:author="Rev 3 Allen Wirfs-Brock" w:date="2011-09-02T09:07:00Z"/>
          <w:del w:id="7838" w:author="Rev 4 Allen Wirfs-Brock" w:date="2011-10-20T09:39:00Z"/>
        </w:rPr>
        <w:pPrChange w:id="7839" w:author="Rev 4 Allen Wirfs-Brock" w:date="2011-11-07T12:16:00Z">
          <w:pPr>
            <w:pStyle w:val="Alg4"/>
            <w:numPr>
              <w:numId w:val="492"/>
            </w:numPr>
            <w:tabs>
              <w:tab w:val="num" w:pos="360"/>
            </w:tabs>
            <w:spacing w:after="220"/>
            <w:ind w:left="360" w:hanging="360"/>
            <w:contextualSpacing/>
          </w:pPr>
        </w:pPrChange>
      </w:pPr>
      <w:ins w:id="7840" w:author="Rev 3 Allen Wirfs-Brock" w:date="2011-09-02T09:07:00Z">
        <w:del w:id="7841" w:author="Rev 4 Allen Wirfs-Brock" w:date="2011-10-20T09:39:00Z">
          <w:r w:rsidRPr="00E77497" w:rsidDel="001731CD">
            <w:delText xml:space="preserve">Return </w:delText>
          </w:r>
        </w:del>
      </w:ins>
      <w:ins w:id="7842" w:author="Rev 3 Allen Wirfs-Brock" w:date="2011-09-02T09:08:00Z">
        <w:del w:id="7843" w:author="Rev 4 Allen Wirfs-Brock" w:date="2011-10-20T09:39:00Z">
          <w:r w:rsidR="00503C0C" w:rsidRPr="00E77497" w:rsidDel="001731CD">
            <w:delText>a new empty List</w:delText>
          </w:r>
        </w:del>
      </w:ins>
      <w:ins w:id="7844" w:author="Rev 3 Allen Wirfs-Brock" w:date="2011-09-02T09:07:00Z">
        <w:del w:id="7845" w:author="Rev 4 Allen Wirfs-Brock" w:date="2011-10-20T09:39:00Z">
          <w:r w:rsidRPr="00E77497" w:rsidDel="001731CD">
            <w:delText>.</w:delText>
          </w:r>
        </w:del>
      </w:ins>
    </w:p>
    <w:p w14:paraId="02CF6F21" w14:textId="77777777" w:rsidR="00F14B7C" w:rsidRPr="00E77497" w:rsidDel="00F678F3" w:rsidRDefault="00F14B7C" w:rsidP="00F14B7C">
      <w:pPr>
        <w:rPr>
          <w:ins w:id="7846" w:author="Rev 3 Allen Wirfs-Brock" w:date="2011-09-02T09:07:00Z"/>
          <w:del w:id="7847" w:author="Rev 4 Allen Wirfs-Brock" w:date="2011-10-20T09:41:00Z"/>
        </w:rPr>
      </w:pPr>
      <w:ins w:id="7848" w:author="Rev 3 Allen Wirfs-Brock" w:date="2011-09-02T09:07:00Z">
        <w:del w:id="7849" w:author="Rev 4 Allen Wirfs-Brock" w:date="2011-10-20T09:41:00Z">
          <w:r w:rsidRPr="00E77497" w:rsidDel="00F678F3">
            <w:delText xml:space="preserve">The VarDeclaredNames of the production  </w:delText>
          </w:r>
        </w:del>
      </w:ins>
      <w:ins w:id="7850" w:author="Rev 3 Allen Wirfs-Brock" w:date="2011-09-02T09:08:00Z">
        <w:del w:id="7851" w:author="Rev 4 Allen Wirfs-Brock" w:date="2011-10-20T09:41:00Z">
          <w:r w:rsidRPr="00E77497" w:rsidDel="00F678F3">
            <w:rPr>
              <w:rFonts w:ascii="Times New Roman" w:hAnsi="Times New Roman"/>
              <w:i/>
            </w:rPr>
            <w:delText xml:space="preserve">StatementListItem </w:delText>
          </w:r>
          <w:r w:rsidRPr="00E77497" w:rsidDel="00F678F3">
            <w:rPr>
              <w:b/>
            </w:rPr>
            <w:delText>:</w:delText>
          </w:r>
          <w:r w:rsidRPr="00E77497" w:rsidDel="00F678F3">
            <w:rPr>
              <w:rFonts w:ascii="Times New Roman" w:hAnsi="Times New Roman"/>
              <w:i/>
            </w:rPr>
            <w:delText xml:space="preserve"> Statement</w:delText>
          </w:r>
          <w:r w:rsidRPr="00E77497" w:rsidDel="00F678F3">
            <w:delText xml:space="preserve"> </w:delText>
          </w:r>
        </w:del>
      </w:ins>
      <w:ins w:id="7852" w:author="Rev 3 Allen Wirfs-Brock" w:date="2011-09-02T09:07:00Z">
        <w:del w:id="7853" w:author="Rev 4 Allen Wirfs-Brock" w:date="2011-10-20T09:41:00Z">
          <w:r w:rsidRPr="00E77497" w:rsidDel="00F678F3">
            <w:delText>is determined as follows:</w:delText>
          </w:r>
        </w:del>
      </w:ins>
    </w:p>
    <w:p w14:paraId="6AE6F76A" w14:textId="77777777" w:rsidR="00F14B7C" w:rsidRPr="00E77497" w:rsidDel="00F678F3" w:rsidRDefault="00F14B7C" w:rsidP="006361CF">
      <w:pPr>
        <w:pStyle w:val="Alg4"/>
        <w:numPr>
          <w:ilvl w:val="0"/>
          <w:numId w:val="528"/>
        </w:numPr>
        <w:spacing w:after="220"/>
        <w:contextualSpacing/>
        <w:rPr>
          <w:ins w:id="7854" w:author="Rev 3 Allen Wirfs-Brock" w:date="2011-09-02T09:07:00Z"/>
          <w:del w:id="7855" w:author="Rev 4 Allen Wirfs-Brock" w:date="2011-10-20T09:41:00Z"/>
        </w:rPr>
        <w:pPrChange w:id="7856" w:author="Rev 4 Allen Wirfs-Brock" w:date="2011-11-07T12:16:00Z">
          <w:pPr>
            <w:pStyle w:val="Alg4"/>
            <w:numPr>
              <w:numId w:val="560"/>
            </w:numPr>
            <w:tabs>
              <w:tab w:val="num" w:pos="360"/>
            </w:tabs>
            <w:spacing w:after="220"/>
            <w:ind w:left="360" w:hanging="360"/>
            <w:contextualSpacing/>
          </w:pPr>
        </w:pPrChange>
      </w:pPr>
      <w:ins w:id="7857" w:author="Rev 3 Allen Wirfs-Brock" w:date="2011-09-02T09:07:00Z">
        <w:del w:id="7858" w:author="Rev 4 Allen Wirfs-Brock" w:date="2011-10-20T09:41:00Z">
          <w:r w:rsidRPr="00E77497" w:rsidDel="00F678F3">
            <w:delText xml:space="preserve">Return the VarDeclaredNames of </w:delText>
          </w:r>
        </w:del>
      </w:ins>
      <w:ins w:id="7859" w:author="Rev 3 Allen Wirfs-Brock" w:date="2011-09-02T09:10:00Z">
        <w:del w:id="7860" w:author="Rev 4 Allen Wirfs-Brock" w:date="2011-10-20T09:41:00Z">
          <w:r w:rsidR="00503C0C" w:rsidRPr="00E77497" w:rsidDel="00F678F3">
            <w:rPr>
              <w:i/>
            </w:rPr>
            <w:delText>Statement</w:delText>
          </w:r>
        </w:del>
      </w:ins>
      <w:ins w:id="7861" w:author="Rev 3 Allen Wirfs-Brock" w:date="2011-09-02T09:07:00Z">
        <w:del w:id="7862" w:author="Rev 4 Allen Wirfs-Brock" w:date="2011-10-20T09:41:00Z">
          <w:r w:rsidRPr="00E77497" w:rsidDel="00F678F3">
            <w:delText>.</w:delText>
          </w:r>
        </w:del>
      </w:ins>
    </w:p>
    <w:p w14:paraId="39AE80B7" w14:textId="77777777" w:rsidR="006E1EB0" w:rsidRPr="00E77497" w:rsidRDefault="006E1EB0" w:rsidP="006E1EB0">
      <w:pPr>
        <w:rPr>
          <w:ins w:id="7863" w:author="Rev 3 Allen Wirfs-Brock" w:date="2011-08-30T16:30:00Z"/>
        </w:rPr>
      </w:pPr>
      <w:ins w:id="7864" w:author="Rev 3 Allen Wirfs-Brock" w:date="2011-08-30T16:30:00Z">
        <w:del w:id="7865" w:author="Rev 4 Allen Wirfs-Brock" w:date="2011-10-20T09:48:00Z">
          <w:r w:rsidRPr="00E77497" w:rsidDel="0028527D">
            <w:delText xml:space="preserve">The production </w:delText>
          </w:r>
        </w:del>
      </w:ins>
      <w:ins w:id="7866" w:author="Rev 3 Allen Wirfs-Brock" w:date="2011-08-30T16:31:00Z">
        <w:r w:rsidRPr="00E77497">
          <w:rPr>
            <w:rFonts w:ascii="Times New Roman" w:hAnsi="Times New Roman"/>
            <w:i/>
          </w:rPr>
          <w:t xml:space="preserve">StatementListItem </w:t>
        </w:r>
      </w:ins>
      <w:ins w:id="7867" w:author="Rev 3 Allen Wirfs-Brock" w:date="2011-08-30T16:30:00Z">
        <w:r w:rsidRPr="00E77497">
          <w:rPr>
            <w:b/>
          </w:rPr>
          <w:t>:</w:t>
        </w:r>
        <w:r w:rsidRPr="00E77497">
          <w:rPr>
            <w:rFonts w:ascii="Times New Roman" w:hAnsi="Times New Roman"/>
            <w:i/>
          </w:rPr>
          <w:t xml:space="preserve"> Statement</w:t>
        </w:r>
        <w:r w:rsidRPr="00E77497">
          <w:t xml:space="preserve"> </w:t>
        </w:r>
        <w:del w:id="7868" w:author="Rev 4 Allen Wirfs-Brock" w:date="2011-10-20T09:48:00Z">
          <w:r w:rsidRPr="00E77497" w:rsidDel="0028527D">
            <w:delText>is evaluated as follows:</w:delText>
          </w:r>
        </w:del>
      </w:ins>
    </w:p>
    <w:p w14:paraId="768CC9EA" w14:textId="77777777" w:rsidR="006E1EB0" w:rsidRPr="00E77497" w:rsidRDefault="006E1EB0" w:rsidP="00FA3203">
      <w:pPr>
        <w:pStyle w:val="Alg2"/>
        <w:numPr>
          <w:ilvl w:val="0"/>
          <w:numId w:val="444"/>
        </w:numPr>
        <w:spacing w:after="220"/>
        <w:rPr>
          <w:ins w:id="7869" w:author="Rev 3 Allen Wirfs-Brock" w:date="2011-08-30T16:30:00Z"/>
        </w:rPr>
      </w:pPr>
      <w:ins w:id="7870" w:author="Rev 3 Allen Wirfs-Brock" w:date="2011-08-30T16:30:00Z">
        <w:r w:rsidRPr="00E77497">
          <w:t xml:space="preserve">Return the result of evaluating </w:t>
        </w:r>
        <w:r w:rsidRPr="00E77497">
          <w:rPr>
            <w:i/>
          </w:rPr>
          <w:t>Statement</w:t>
        </w:r>
        <w:r w:rsidRPr="00E77497">
          <w:t>.</w:t>
        </w:r>
      </w:ins>
    </w:p>
    <w:p w14:paraId="122B0342" w14:textId="77777777" w:rsidR="00503C0C" w:rsidRPr="00E77497" w:rsidDel="003A2216" w:rsidRDefault="00503C0C" w:rsidP="00503C0C">
      <w:pPr>
        <w:rPr>
          <w:ins w:id="7871" w:author="Rev 3 Allen Wirfs-Brock" w:date="2011-09-02T09:12:00Z"/>
          <w:del w:id="7872" w:author="Rev 4 Allen Wirfs-Brock" w:date="2011-10-20T09:42:00Z"/>
        </w:rPr>
      </w:pPr>
      <w:ins w:id="7873" w:author="Rev 3 Allen Wirfs-Brock" w:date="2011-09-02T09:12:00Z">
        <w:del w:id="7874" w:author="Rev 4 Allen Wirfs-Brock" w:date="2011-10-20T09:42:00Z">
          <w:r w:rsidRPr="00E77497" w:rsidDel="003A2216">
            <w:delText xml:space="preserve">The LexicallyDeclaredNames of the production  </w:delText>
          </w:r>
        </w:del>
      </w:ins>
      <w:ins w:id="7875" w:author="Rev 3 Allen Wirfs-Brock" w:date="2011-09-02T09:13:00Z">
        <w:del w:id="7876" w:author="Rev 4 Allen Wirfs-Brock" w:date="2011-10-20T09:42:00Z">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w:delText>
          </w:r>
        </w:del>
      </w:ins>
      <w:ins w:id="7877" w:author="Rev 3 Allen Wirfs-Brock" w:date="2011-09-02T09:12:00Z">
        <w:del w:id="7878" w:author="Rev 4 Allen Wirfs-Brock" w:date="2011-10-20T09:42:00Z">
          <w:r w:rsidRPr="00E77497" w:rsidDel="003A2216">
            <w:delText>is determined as follows:</w:delText>
          </w:r>
        </w:del>
      </w:ins>
    </w:p>
    <w:p w14:paraId="1728A829" w14:textId="77777777" w:rsidR="00503C0C" w:rsidRPr="00E77497" w:rsidDel="003A2216" w:rsidRDefault="00503C0C" w:rsidP="006361CF">
      <w:pPr>
        <w:pStyle w:val="Alg4"/>
        <w:numPr>
          <w:ilvl w:val="0"/>
          <w:numId w:val="468"/>
        </w:numPr>
        <w:spacing w:after="220"/>
        <w:contextualSpacing/>
        <w:rPr>
          <w:ins w:id="7879" w:author="Rev 3 Allen Wirfs-Brock" w:date="2011-09-02T09:12:00Z"/>
          <w:del w:id="7880" w:author="Rev 4 Allen Wirfs-Brock" w:date="2011-10-20T09:42:00Z"/>
        </w:rPr>
        <w:pPrChange w:id="7881" w:author="Rev 4 Allen Wirfs-Brock" w:date="2011-11-07T12:16:00Z">
          <w:pPr>
            <w:pStyle w:val="Alg4"/>
            <w:numPr>
              <w:numId w:val="495"/>
            </w:numPr>
            <w:tabs>
              <w:tab w:val="num" w:pos="360"/>
            </w:tabs>
            <w:spacing w:after="220"/>
            <w:ind w:left="360" w:hanging="360"/>
            <w:contextualSpacing/>
          </w:pPr>
        </w:pPrChange>
      </w:pPr>
      <w:ins w:id="7882" w:author="Rev 3 Allen Wirfs-Brock" w:date="2011-09-02T09:14:00Z">
        <w:del w:id="7883" w:author="Rev 4 Allen Wirfs-Brock" w:date="2011-10-20T09:42:00Z">
          <w:r w:rsidRPr="00E77497" w:rsidDel="003A2216">
            <w:delText xml:space="preserve">Return the </w:delText>
          </w:r>
        </w:del>
      </w:ins>
      <w:ins w:id="7884" w:author="Rev 3 Allen Wirfs-Brock" w:date="2011-09-02T09:16:00Z">
        <w:del w:id="7885" w:author="Rev 4 Allen Wirfs-Brock" w:date="2011-10-20T09:42:00Z">
          <w:r w:rsidRPr="00E77497" w:rsidDel="003A2216">
            <w:delText xml:space="preserve">BoundNames </w:delText>
          </w:r>
        </w:del>
      </w:ins>
      <w:ins w:id="7886" w:author="Rev 3 Allen Wirfs-Brock" w:date="2011-09-02T09:14:00Z">
        <w:del w:id="7887" w:author="Rev 4 Allen Wirfs-Brock" w:date="2011-10-20T09:42:00Z">
          <w:r w:rsidRPr="00E77497" w:rsidDel="003A2216">
            <w:delText xml:space="preserve">of </w:delText>
          </w:r>
        </w:del>
      </w:ins>
      <w:ins w:id="7888" w:author="Rev 3 Allen Wirfs-Brock" w:date="2011-09-02T09:16:00Z">
        <w:del w:id="7889" w:author="Rev 4 Allen Wirfs-Brock" w:date="2011-10-20T09:42:00Z">
          <w:r w:rsidRPr="00E77497" w:rsidDel="003A2216">
            <w:rPr>
              <w:i/>
            </w:rPr>
            <w:delText>Declaration</w:delText>
          </w:r>
        </w:del>
      </w:ins>
      <w:ins w:id="7890" w:author="Rev 3 Allen Wirfs-Brock" w:date="2011-09-02T09:12:00Z">
        <w:del w:id="7891" w:author="Rev 4 Allen Wirfs-Brock" w:date="2011-10-20T09:42:00Z">
          <w:r w:rsidRPr="00E77497" w:rsidDel="003A2216">
            <w:delText>.</w:delText>
          </w:r>
        </w:del>
      </w:ins>
    </w:p>
    <w:p w14:paraId="0DC7F4AE" w14:textId="77777777" w:rsidR="00323DE6" w:rsidRPr="00E77497" w:rsidDel="003A2216" w:rsidRDefault="00323DE6" w:rsidP="00323DE6">
      <w:pPr>
        <w:rPr>
          <w:ins w:id="7892" w:author="Rev 3 Allen Wirfs-Brock" w:date="2011-09-10T13:52:00Z"/>
          <w:del w:id="7893" w:author="Rev 4 Allen Wirfs-Brock" w:date="2011-10-20T09:42:00Z"/>
        </w:rPr>
      </w:pPr>
      <w:ins w:id="7894" w:author="Rev 3 Allen Wirfs-Brock" w:date="2011-09-10T13:52:00Z">
        <w:del w:id="7895" w:author="Rev 4 Allen Wirfs-Brock" w:date="2011-10-20T09:42:00Z">
          <w:r w:rsidRPr="00E77497" w:rsidDel="003A2216">
            <w:delText xml:space="preserve">The LexicalDeclarations of the production  </w:delText>
          </w:r>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is determined as follows:</w:delText>
          </w:r>
        </w:del>
      </w:ins>
    </w:p>
    <w:p w14:paraId="4B026B23" w14:textId="77777777" w:rsidR="00323DE6" w:rsidRPr="00E77497" w:rsidDel="003A2216" w:rsidRDefault="00323DE6" w:rsidP="006361CF">
      <w:pPr>
        <w:pStyle w:val="Alg4"/>
        <w:numPr>
          <w:ilvl w:val="0"/>
          <w:numId w:val="530"/>
        </w:numPr>
        <w:spacing w:after="220"/>
        <w:contextualSpacing/>
        <w:rPr>
          <w:ins w:id="7896" w:author="Rev 3 Allen Wirfs-Brock" w:date="2011-09-10T13:52:00Z"/>
          <w:del w:id="7897" w:author="Rev 4 Allen Wirfs-Brock" w:date="2011-10-20T09:42:00Z"/>
        </w:rPr>
        <w:pPrChange w:id="7898" w:author="Rev 4 Allen Wirfs-Brock" w:date="2011-11-07T12:16:00Z">
          <w:pPr>
            <w:pStyle w:val="Alg4"/>
            <w:numPr>
              <w:numId w:val="562"/>
            </w:numPr>
            <w:tabs>
              <w:tab w:val="num" w:pos="360"/>
            </w:tabs>
            <w:spacing w:after="220"/>
            <w:ind w:left="360" w:hanging="360"/>
            <w:contextualSpacing/>
          </w:pPr>
        </w:pPrChange>
      </w:pPr>
      <w:ins w:id="7899" w:author="Rev 3 Allen Wirfs-Brock" w:date="2011-09-10T13:52:00Z">
        <w:del w:id="7900" w:author="Rev 4 Allen Wirfs-Brock" w:date="2011-10-20T09:42:00Z">
          <w:r w:rsidRPr="00E77497" w:rsidDel="003A2216">
            <w:delText xml:space="preserve">Return </w:delText>
          </w:r>
        </w:del>
      </w:ins>
      <w:ins w:id="7901" w:author="Rev 3 Allen Wirfs-Brock" w:date="2011-09-10T13:58:00Z">
        <w:del w:id="7902" w:author="Rev 4 Allen Wirfs-Brock" w:date="2011-10-20T09:42:00Z">
          <w:r w:rsidR="001A376F" w:rsidRPr="00E77497" w:rsidDel="003A2216">
            <w:delText xml:space="preserve">return a new List containing </w:delText>
          </w:r>
        </w:del>
      </w:ins>
      <w:ins w:id="7903" w:author="Rev 3 Allen Wirfs-Brock" w:date="2011-09-10T13:52:00Z">
        <w:del w:id="7904" w:author="Rev 4 Allen Wirfs-Brock" w:date="2011-10-20T09:42:00Z">
          <w:r w:rsidRPr="00E77497" w:rsidDel="003A2216">
            <w:rPr>
              <w:i/>
            </w:rPr>
            <w:delText>Declaration</w:delText>
          </w:r>
          <w:r w:rsidRPr="00E77497" w:rsidDel="003A2216">
            <w:delText>.</w:delText>
          </w:r>
        </w:del>
      </w:ins>
    </w:p>
    <w:p w14:paraId="36D4F2D6" w14:textId="77777777" w:rsidR="00503C0C" w:rsidRPr="00E77497" w:rsidDel="0028527D" w:rsidRDefault="00503C0C" w:rsidP="00503C0C">
      <w:pPr>
        <w:rPr>
          <w:ins w:id="7905" w:author="Rev 3 Allen Wirfs-Brock" w:date="2011-09-02T09:12:00Z"/>
          <w:del w:id="7906" w:author="Rev 4 Allen Wirfs-Brock" w:date="2011-10-20T09:47:00Z"/>
        </w:rPr>
      </w:pPr>
      <w:ins w:id="7907" w:author="Rev 3 Allen Wirfs-Brock" w:date="2011-09-02T09:12:00Z">
        <w:del w:id="7908" w:author="Rev 4 Allen Wirfs-Brock" w:date="2011-10-20T09:47:00Z">
          <w:r w:rsidRPr="00E77497" w:rsidDel="0028527D">
            <w:delText xml:space="preserve">The VarDeclaredNames of the production  </w:delText>
          </w:r>
        </w:del>
      </w:ins>
      <w:ins w:id="7909" w:author="Rev 3 Allen Wirfs-Brock" w:date="2011-09-02T09:13:00Z">
        <w:del w:id="7910" w:author="Rev 4 Allen Wirfs-Brock" w:date="2011-10-20T09:47:00Z">
          <w:r w:rsidRPr="00E77497" w:rsidDel="0028527D">
            <w:rPr>
              <w:rFonts w:ascii="Times New Roman" w:hAnsi="Times New Roman"/>
              <w:i/>
            </w:rPr>
            <w:delText xml:space="preserve">StatementListItem </w:delText>
          </w:r>
          <w:r w:rsidRPr="00E77497" w:rsidDel="0028527D">
            <w:rPr>
              <w:b/>
            </w:rPr>
            <w:delText>:</w:delText>
          </w:r>
          <w:r w:rsidRPr="00E77497" w:rsidDel="0028527D">
            <w:rPr>
              <w:rFonts w:ascii="Times New Roman" w:hAnsi="Times New Roman"/>
              <w:i/>
            </w:rPr>
            <w:delText xml:space="preserve"> Declaration</w:delText>
          </w:r>
          <w:r w:rsidRPr="00E77497" w:rsidDel="0028527D">
            <w:delText xml:space="preserve"> </w:delText>
          </w:r>
        </w:del>
      </w:ins>
      <w:ins w:id="7911" w:author="Rev 3 Allen Wirfs-Brock" w:date="2011-09-02T09:12:00Z">
        <w:del w:id="7912" w:author="Rev 4 Allen Wirfs-Brock" w:date="2011-10-20T09:47:00Z">
          <w:r w:rsidRPr="00E77497" w:rsidDel="0028527D">
            <w:delText>is determined as follows:</w:delText>
          </w:r>
        </w:del>
      </w:ins>
    </w:p>
    <w:p w14:paraId="2274BC68" w14:textId="77777777" w:rsidR="00503C0C" w:rsidRPr="00E77497" w:rsidDel="0028527D" w:rsidRDefault="00503C0C" w:rsidP="006361CF">
      <w:pPr>
        <w:pStyle w:val="Alg4"/>
        <w:numPr>
          <w:ilvl w:val="0"/>
          <w:numId w:val="529"/>
        </w:numPr>
        <w:spacing w:after="220"/>
        <w:contextualSpacing/>
        <w:rPr>
          <w:ins w:id="7913" w:author="Rev 3 Allen Wirfs-Brock" w:date="2011-09-02T09:12:00Z"/>
          <w:del w:id="7914" w:author="Rev 4 Allen Wirfs-Brock" w:date="2011-10-20T09:47:00Z"/>
        </w:rPr>
        <w:pPrChange w:id="7915" w:author="Rev 4 Allen Wirfs-Brock" w:date="2011-11-07T12:16:00Z">
          <w:pPr>
            <w:pStyle w:val="Alg4"/>
            <w:numPr>
              <w:numId w:val="561"/>
            </w:numPr>
            <w:tabs>
              <w:tab w:val="num" w:pos="360"/>
            </w:tabs>
            <w:spacing w:after="220"/>
            <w:ind w:left="360" w:hanging="360"/>
            <w:contextualSpacing/>
          </w:pPr>
        </w:pPrChange>
      </w:pPr>
      <w:ins w:id="7916" w:author="Rev 3 Allen Wirfs-Brock" w:date="2011-09-02T09:15:00Z">
        <w:del w:id="7917" w:author="Rev 4 Allen Wirfs-Brock" w:date="2011-10-20T09:47:00Z">
          <w:r w:rsidRPr="00E77497" w:rsidDel="0028527D">
            <w:delText>Return a new empty List</w:delText>
          </w:r>
        </w:del>
      </w:ins>
      <w:ins w:id="7918" w:author="Rev 3 Allen Wirfs-Brock" w:date="2011-09-02T09:12:00Z">
        <w:del w:id="7919" w:author="Rev 4 Allen Wirfs-Brock" w:date="2011-10-20T09:47:00Z">
          <w:r w:rsidRPr="00E77497" w:rsidDel="0028527D">
            <w:delText>.</w:delText>
          </w:r>
        </w:del>
      </w:ins>
    </w:p>
    <w:p w14:paraId="736CB240" w14:textId="77777777" w:rsidR="006E1EB0" w:rsidRPr="00E77497" w:rsidRDefault="006E1EB0" w:rsidP="006E1EB0">
      <w:pPr>
        <w:rPr>
          <w:ins w:id="7920" w:author="Rev 3 Allen Wirfs-Brock" w:date="2011-08-30T16:32:00Z"/>
        </w:rPr>
      </w:pPr>
      <w:ins w:id="7921" w:author="Rev 3 Allen Wirfs-Brock" w:date="2011-08-30T16:32:00Z">
        <w:del w:id="7922" w:author="Rev 4 Allen Wirfs-Brock" w:date="2011-10-20T09:48:00Z">
          <w:r w:rsidRPr="00E77497" w:rsidDel="0028527D">
            <w:delText xml:space="preserve">The production </w:delText>
          </w:r>
        </w:del>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del w:id="7923" w:author="Rev 4 Allen Wirfs-Brock" w:date="2011-10-20T09:48:00Z">
          <w:r w:rsidRPr="00E77497" w:rsidDel="0028527D">
            <w:delText>is evaluated as follows:</w:delText>
          </w:r>
        </w:del>
      </w:ins>
    </w:p>
    <w:p w14:paraId="2BFF449A" w14:textId="77777777" w:rsidR="006E1EB0" w:rsidRPr="00E77497" w:rsidRDefault="006E1EB0" w:rsidP="00FA3203">
      <w:pPr>
        <w:pStyle w:val="Alg2"/>
        <w:numPr>
          <w:ilvl w:val="0"/>
          <w:numId w:val="445"/>
        </w:numPr>
        <w:spacing w:after="220"/>
        <w:rPr>
          <w:ins w:id="7924" w:author="Rev 3 Allen Wirfs-Brock" w:date="2011-08-30T16:32:00Z"/>
        </w:rPr>
      </w:pPr>
      <w:ins w:id="7925" w:author="Rev 3 Allen Wirfs-Brock" w:date="2011-08-30T16:32:00Z">
        <w:r w:rsidRPr="00E77497">
          <w:t xml:space="preserve">Return the result of evaluating </w:t>
        </w:r>
        <w:r w:rsidRPr="00E77497">
          <w:rPr>
            <w:i/>
          </w:rPr>
          <w:t>Declaration</w:t>
        </w:r>
        <w:r w:rsidRPr="00E77497">
          <w:t>.</w:t>
        </w:r>
      </w:ins>
    </w:p>
    <w:p w14:paraId="7AF78B74" w14:textId="77777777" w:rsidR="004C02EF" w:rsidRPr="00E77497" w:rsidRDefault="004C02EF" w:rsidP="003A4B22">
      <w:pPr>
        <w:pStyle w:val="20"/>
        <w:numPr>
          <w:ilvl w:val="0"/>
          <w:numId w:val="0"/>
        </w:numPr>
      </w:pPr>
      <w:bookmarkStart w:id="7926" w:name="_Toc314500632"/>
      <w:r w:rsidRPr="00E77497">
        <w:t>12.2</w:t>
      </w:r>
      <w:r w:rsidRPr="00E77497">
        <w:tab/>
      </w:r>
      <w:ins w:id="7927" w:author="Rev 3 Allen Wirfs-Brock" w:date="2011-08-31T11:31:00Z">
        <w:r w:rsidR="00CB30C3" w:rsidRPr="00E77497">
          <w:t xml:space="preserve">Declarations and the </w:t>
        </w:r>
      </w:ins>
      <w:r w:rsidRPr="00E77497">
        <w:t xml:space="preserve">Variable </w:t>
      </w:r>
      <w:bookmarkEnd w:id="7807"/>
      <w:bookmarkEnd w:id="7808"/>
      <w:bookmarkEnd w:id="7809"/>
      <w:bookmarkEnd w:id="7810"/>
      <w:bookmarkEnd w:id="7811"/>
      <w:bookmarkEnd w:id="7812"/>
      <w:bookmarkEnd w:id="7813"/>
      <w:bookmarkEnd w:id="7814"/>
      <w:bookmarkEnd w:id="7815"/>
      <w:bookmarkEnd w:id="7816"/>
      <w:bookmarkEnd w:id="7817"/>
      <w:bookmarkEnd w:id="7818"/>
      <w:bookmarkEnd w:id="7819"/>
      <w:r w:rsidRPr="00E77497">
        <w:t>Statement</w:t>
      </w:r>
      <w:bookmarkEnd w:id="7820"/>
      <w:bookmarkEnd w:id="7821"/>
      <w:bookmarkEnd w:id="7824"/>
      <w:bookmarkEnd w:id="7926"/>
    </w:p>
    <w:p w14:paraId="05ADD43C" w14:textId="77777777" w:rsidR="00884D1C" w:rsidRPr="00E77497" w:rsidRDefault="00884D1C" w:rsidP="00884D1C">
      <w:pPr>
        <w:pStyle w:val="30"/>
        <w:numPr>
          <w:ilvl w:val="0"/>
          <w:numId w:val="0"/>
        </w:numPr>
        <w:rPr>
          <w:ins w:id="7928" w:author="Rev 3 Allen Wirfs-Brock" w:date="2011-09-09T12:39:00Z"/>
        </w:rPr>
      </w:pPr>
      <w:bookmarkStart w:id="7929" w:name="_Toc314500633"/>
      <w:ins w:id="7930" w:author="Rev 3 Allen Wirfs-Brock" w:date="2011-09-09T12:39:00Z">
        <w:r w:rsidRPr="00E77497">
          <w:t>12.2.1</w:t>
        </w:r>
        <w:r w:rsidRPr="00E77497">
          <w:tab/>
          <w:t>Let Declaration</w:t>
        </w:r>
        <w:bookmarkEnd w:id="7929"/>
      </w:ins>
    </w:p>
    <w:p w14:paraId="78B3B545" w14:textId="77777777" w:rsidR="00791AD1" w:rsidRPr="00E77497" w:rsidRDefault="00791AD1" w:rsidP="00791AD1">
      <w:pPr>
        <w:rPr>
          <w:ins w:id="7931" w:author="Rev 4 Allen Wirfs-Brock" w:date="2011-10-15T17:25:00Z"/>
          <w:sz w:val="18"/>
        </w:rPr>
      </w:pPr>
      <w:ins w:id="7932" w:author="Rev 4 Allen Wirfs-Brock" w:date="2011-10-15T17:25:00Z">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declaration defines variables that are scoped to the current execution context’s LexicalEnvironment. Let variables are created when their containing Lexical Environment is instantiated but may not be accssed in any way until the variable’s </w:t>
        </w:r>
        <w:r w:rsidRPr="00E77497">
          <w:rPr>
            <w:rFonts w:ascii="Times New Roman" w:hAnsi="Times New Roman"/>
            <w:i/>
            <w:sz w:val="18"/>
          </w:rPr>
          <w:t>LetBinding</w:t>
        </w:r>
        <w:r w:rsidRPr="00E77497">
          <w:rPr>
            <w:sz w:val="18"/>
          </w:rPr>
          <w:t xml:space="preserve"> is executed. A variable defined by a </w:t>
        </w:r>
        <w:r w:rsidRPr="00E77497">
          <w:rPr>
            <w:rFonts w:ascii="Times New Roman" w:hAnsi="Times New Roman"/>
            <w:i/>
            <w:sz w:val="18"/>
          </w:rPr>
          <w:t>LetBinding</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LetBinding</w:t>
        </w:r>
        <w:r w:rsidRPr="00E77497">
          <w:rPr>
            <w:sz w:val="18"/>
          </w:rPr>
          <w:t xml:space="preserve"> is executed, not when the variable is created. If a </w:t>
        </w:r>
        <w:r w:rsidRPr="00E77497">
          <w:rPr>
            <w:rFonts w:ascii="Times New Roman" w:hAnsi="Times New Roman"/>
            <w:i/>
            <w:sz w:val="18"/>
          </w:rPr>
          <w:t>LetBinding</w:t>
        </w:r>
        <w:r w:rsidRPr="00E77497">
          <w:rPr>
            <w:sz w:val="18"/>
          </w:rPr>
          <w:t xml:space="preserve"> does not have an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LetBinding</w:t>
        </w:r>
        <w:r w:rsidRPr="00E77497">
          <w:rPr>
            <w:sz w:val="18"/>
          </w:rPr>
          <w:t xml:space="preserve"> is executed.</w:t>
        </w:r>
      </w:ins>
    </w:p>
    <w:p w14:paraId="213E101B" w14:textId="77777777" w:rsidR="00884D1C" w:rsidRPr="00E77497" w:rsidRDefault="00884D1C" w:rsidP="00884D1C">
      <w:pPr>
        <w:pStyle w:val="Syntax"/>
        <w:rPr>
          <w:ins w:id="7933" w:author="Rev 3 Allen Wirfs-Brock" w:date="2011-09-09T12:39:00Z"/>
        </w:rPr>
      </w:pPr>
      <w:ins w:id="7934" w:author="Rev 3 Allen Wirfs-Brock" w:date="2011-09-09T12:39:00Z">
        <w:r w:rsidRPr="00E77497">
          <w:t>Syntax</w:t>
        </w:r>
      </w:ins>
    </w:p>
    <w:p w14:paraId="64FC8EFC" w14:textId="77777777" w:rsidR="00884D1C" w:rsidRPr="00E77497" w:rsidRDefault="00884D1C" w:rsidP="00884D1C">
      <w:pPr>
        <w:pStyle w:val="SyntaxRule"/>
        <w:rPr>
          <w:ins w:id="7935" w:author="Rev 3 Allen Wirfs-Brock" w:date="2011-09-09T12:39:00Z"/>
        </w:rPr>
      </w:pPr>
      <w:ins w:id="7936" w:author="Rev 3 Allen Wirfs-Brock" w:date="2011-09-09T12:39:00Z">
        <w:r w:rsidRPr="00E77497">
          <w:t xml:space="preserve">LetDeclaration </w:t>
        </w:r>
        <w:r w:rsidRPr="00E77497">
          <w:rPr>
            <w:rFonts w:ascii="Arial" w:hAnsi="Arial"/>
            <w:b/>
            <w:i w:val="0"/>
          </w:rPr>
          <w:t>:</w:t>
        </w:r>
      </w:ins>
    </w:p>
    <w:p w14:paraId="480635B5" w14:textId="77777777" w:rsidR="00884D1C" w:rsidRPr="00E77497" w:rsidRDefault="00884D1C" w:rsidP="00884D1C">
      <w:pPr>
        <w:pStyle w:val="SyntaxDefinition"/>
        <w:rPr>
          <w:ins w:id="7937" w:author="Rev 3 Allen Wirfs-Brock" w:date="2011-09-09T12:39:00Z"/>
        </w:rPr>
      </w:pPr>
      <w:ins w:id="7938" w:author="Rev 3 Allen Wirfs-Brock" w:date="2011-09-09T12:39:00Z">
        <w:r w:rsidRPr="00E77497">
          <w:rPr>
            <w:rFonts w:ascii="Courier New" w:hAnsi="Courier New"/>
            <w:b/>
            <w:i w:val="0"/>
          </w:rPr>
          <w:t>let</w:t>
        </w:r>
        <w:r w:rsidRPr="00E77497">
          <w:t xml:space="preserve"> LetBindingList </w:t>
        </w:r>
        <w:r w:rsidRPr="00E77497">
          <w:rPr>
            <w:rFonts w:ascii="Courier New" w:hAnsi="Courier New"/>
            <w:b/>
            <w:i w:val="0"/>
          </w:rPr>
          <w:t>;</w:t>
        </w:r>
      </w:ins>
    </w:p>
    <w:p w14:paraId="31474AA1" w14:textId="77777777" w:rsidR="00884D1C" w:rsidRPr="00E77497" w:rsidRDefault="00884D1C" w:rsidP="00884D1C">
      <w:pPr>
        <w:pStyle w:val="SyntaxRule"/>
        <w:rPr>
          <w:ins w:id="7939" w:author="Rev 3 Allen Wirfs-Brock" w:date="2011-09-09T12:39:00Z"/>
        </w:rPr>
      </w:pPr>
      <w:ins w:id="7940" w:author="Rev 3 Allen Wirfs-Brock" w:date="2011-09-09T12:39:00Z">
        <w:r w:rsidRPr="00E77497">
          <w:t xml:space="preserve">LetBindingList </w:t>
        </w:r>
        <w:r w:rsidRPr="00E77497">
          <w:rPr>
            <w:rFonts w:ascii="Arial" w:hAnsi="Arial"/>
            <w:b/>
            <w:i w:val="0"/>
          </w:rPr>
          <w:t>:</w:t>
        </w:r>
      </w:ins>
    </w:p>
    <w:p w14:paraId="1706CF38" w14:textId="77777777" w:rsidR="00884D1C" w:rsidRPr="00E77497" w:rsidRDefault="00884D1C" w:rsidP="00884D1C">
      <w:pPr>
        <w:pStyle w:val="SyntaxDefinition"/>
        <w:rPr>
          <w:ins w:id="7941" w:author="Rev 3 Allen Wirfs-Brock" w:date="2011-09-09T12:39:00Z"/>
        </w:rPr>
      </w:pPr>
      <w:ins w:id="7942" w:author="Rev 3 Allen Wirfs-Brock" w:date="2011-09-09T12:39:00Z">
        <w:r w:rsidRPr="00E77497">
          <w:t>LetBinding</w:t>
        </w:r>
        <w:r w:rsidRPr="00E77497">
          <w:br/>
          <w:t xml:space="preserve">LetBindingList </w:t>
        </w:r>
        <w:r w:rsidRPr="00E77497">
          <w:rPr>
            <w:rFonts w:ascii="Courier New" w:hAnsi="Courier New"/>
            <w:b/>
            <w:i w:val="0"/>
          </w:rPr>
          <w:t>,</w:t>
        </w:r>
        <w:r w:rsidRPr="00E77497">
          <w:t xml:space="preserve"> LetBinding</w:t>
        </w:r>
      </w:ins>
    </w:p>
    <w:p w14:paraId="7B484AD1" w14:textId="77777777" w:rsidR="00884D1C" w:rsidRPr="00E77497" w:rsidRDefault="00884D1C" w:rsidP="00884D1C">
      <w:pPr>
        <w:pStyle w:val="SyntaxRule"/>
        <w:rPr>
          <w:ins w:id="7943" w:author="Rev 3 Allen Wirfs-Brock" w:date="2011-09-09T12:39:00Z"/>
        </w:rPr>
      </w:pPr>
      <w:ins w:id="7944" w:author="Rev 3 Allen Wirfs-Brock" w:date="2011-09-09T12:39:00Z">
        <w:r w:rsidRPr="00E77497">
          <w:t xml:space="preserve">LetBindingListNoIn </w:t>
        </w:r>
        <w:r w:rsidRPr="00E77497">
          <w:rPr>
            <w:rFonts w:ascii="Arial" w:hAnsi="Arial"/>
            <w:b/>
            <w:i w:val="0"/>
          </w:rPr>
          <w:t>:</w:t>
        </w:r>
      </w:ins>
    </w:p>
    <w:p w14:paraId="1F6B2BF7" w14:textId="77777777" w:rsidR="00884D1C" w:rsidRPr="00E77497" w:rsidRDefault="00884D1C" w:rsidP="00884D1C">
      <w:pPr>
        <w:pStyle w:val="SyntaxDefinition"/>
        <w:rPr>
          <w:ins w:id="7945" w:author="Rev 3 Allen Wirfs-Brock" w:date="2011-09-09T12:39:00Z"/>
        </w:rPr>
      </w:pPr>
      <w:ins w:id="7946" w:author="Rev 3 Allen Wirfs-Brock" w:date="2011-09-09T12:39:00Z">
        <w:r w:rsidRPr="00E77497">
          <w:t>LetBindingNoIn</w:t>
        </w:r>
        <w:r w:rsidRPr="00E77497">
          <w:br/>
          <w:t xml:space="preserve">LetBindingListNoIn </w:t>
        </w:r>
        <w:r w:rsidRPr="00E77497">
          <w:rPr>
            <w:rFonts w:ascii="Courier New" w:hAnsi="Courier New"/>
            <w:b/>
            <w:i w:val="0"/>
          </w:rPr>
          <w:t>,</w:t>
        </w:r>
        <w:r w:rsidRPr="00E77497">
          <w:t xml:space="preserve"> LetBindingNoIn</w:t>
        </w:r>
      </w:ins>
    </w:p>
    <w:p w14:paraId="6D8255E7" w14:textId="77777777" w:rsidR="00884D1C" w:rsidRPr="00E77497" w:rsidRDefault="00884D1C" w:rsidP="00884D1C">
      <w:pPr>
        <w:pStyle w:val="SyntaxRule"/>
        <w:rPr>
          <w:ins w:id="7947" w:author="Rev 3 Allen Wirfs-Brock" w:date="2011-09-09T12:39:00Z"/>
        </w:rPr>
      </w:pPr>
      <w:ins w:id="7948" w:author="Rev 3 Allen Wirfs-Brock" w:date="2011-09-09T12:39:00Z">
        <w:r w:rsidRPr="00E77497">
          <w:t xml:space="preserve">LetBinding </w:t>
        </w:r>
        <w:r w:rsidRPr="00E77497">
          <w:rPr>
            <w:rFonts w:ascii="Arial" w:hAnsi="Arial"/>
            <w:b/>
            <w:i w:val="0"/>
          </w:rPr>
          <w:t>:</w:t>
        </w:r>
      </w:ins>
    </w:p>
    <w:p w14:paraId="3C268172" w14:textId="77777777" w:rsidR="00884D1C" w:rsidRPr="00E77497" w:rsidRDefault="00884D1C" w:rsidP="00884D1C">
      <w:pPr>
        <w:pStyle w:val="SyntaxDefinition"/>
        <w:rPr>
          <w:ins w:id="7949" w:author="Rev 3 Allen Wirfs-Brock" w:date="2011-09-09T12:39:00Z"/>
        </w:rPr>
      </w:pPr>
      <w:ins w:id="7950"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2C40B613" w14:textId="77777777" w:rsidR="00884D1C" w:rsidRPr="00E77497" w:rsidRDefault="00884D1C" w:rsidP="00884D1C">
      <w:pPr>
        <w:pStyle w:val="SyntaxRule"/>
        <w:rPr>
          <w:ins w:id="7951" w:author="Rev 3 Allen Wirfs-Brock" w:date="2011-09-09T12:39:00Z"/>
        </w:rPr>
      </w:pPr>
      <w:ins w:id="7952" w:author="Rev 3 Allen Wirfs-Brock" w:date="2011-09-09T12:39:00Z">
        <w:r w:rsidRPr="00E77497">
          <w:t xml:space="preserve">LetBindingNoIn </w:t>
        </w:r>
        <w:r w:rsidRPr="00E77497">
          <w:rPr>
            <w:rFonts w:ascii="Arial" w:hAnsi="Arial"/>
            <w:b/>
            <w:i w:val="0"/>
          </w:rPr>
          <w:t>:</w:t>
        </w:r>
      </w:ins>
    </w:p>
    <w:p w14:paraId="4995D191" w14:textId="77777777" w:rsidR="00884D1C" w:rsidRPr="00E77497" w:rsidRDefault="00884D1C" w:rsidP="00884D1C">
      <w:pPr>
        <w:pStyle w:val="SyntaxDefinition"/>
        <w:rPr>
          <w:ins w:id="7953" w:author="Rev 3 Allen Wirfs-Brock" w:date="2011-09-09T12:39:00Z"/>
        </w:rPr>
      </w:pPr>
      <w:ins w:id="7954"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13957947" w14:textId="77777777" w:rsidR="000103D2" w:rsidRPr="00E77497" w:rsidRDefault="000103D2" w:rsidP="000103D2">
      <w:pPr>
        <w:pStyle w:val="SyntaxRule"/>
        <w:rPr>
          <w:ins w:id="7955" w:author="Rev 3 Allen Wirfs-Brock" w:date="2011-09-09T13:49:00Z"/>
          <w:rFonts w:ascii="Arial" w:hAnsi="Arial"/>
        </w:rPr>
      </w:pPr>
      <w:ins w:id="7956" w:author="Rev 3 Allen Wirfs-Brock" w:date="2011-09-09T13:49:00Z">
        <w:r w:rsidRPr="00E77497">
          <w:t xml:space="preserve">BindingIdentifier  </w:t>
        </w:r>
        <w:r w:rsidRPr="00E77497">
          <w:rPr>
            <w:rFonts w:ascii="Arial" w:hAnsi="Arial"/>
            <w:b/>
            <w:i w:val="0"/>
          </w:rPr>
          <w:t>:</w:t>
        </w:r>
      </w:ins>
    </w:p>
    <w:p w14:paraId="685A44D9" w14:textId="77777777" w:rsidR="000103D2" w:rsidRPr="00E77497" w:rsidRDefault="000103D2" w:rsidP="000103D2">
      <w:pPr>
        <w:pStyle w:val="SyntaxDefinition"/>
        <w:rPr>
          <w:ins w:id="7957" w:author="Rev 3 Allen Wirfs-Brock" w:date="2011-09-09T13:49:00Z"/>
        </w:rPr>
      </w:pPr>
      <w:ins w:id="7958" w:author="Rev 3 Allen Wirfs-Brock" w:date="2011-09-09T13:49:00Z">
        <w:r w:rsidRPr="00E77497">
          <w:t>Identifier</w:t>
        </w:r>
      </w:ins>
    </w:p>
    <w:p w14:paraId="6A10318A" w14:textId="77777777" w:rsidR="000103D2" w:rsidRPr="00E77497" w:rsidRDefault="000103D2" w:rsidP="000103D2">
      <w:pPr>
        <w:pStyle w:val="SyntaxRule"/>
        <w:rPr>
          <w:ins w:id="7959" w:author="Rev 3 Allen Wirfs-Brock" w:date="2011-09-09T13:51:00Z"/>
        </w:rPr>
      </w:pPr>
      <w:ins w:id="7960" w:author="Rev 3 Allen Wirfs-Brock" w:date="2011-09-09T13:51:00Z">
        <w:r w:rsidRPr="00E77497">
          <w:t xml:space="preserve">Initialiser </w:t>
        </w:r>
        <w:r w:rsidRPr="00E77497">
          <w:rPr>
            <w:rFonts w:ascii="Arial" w:hAnsi="Arial"/>
            <w:b/>
            <w:i w:val="0"/>
          </w:rPr>
          <w:t>:</w:t>
        </w:r>
      </w:ins>
    </w:p>
    <w:p w14:paraId="0A496CE1" w14:textId="77777777" w:rsidR="000103D2" w:rsidRPr="00E77497" w:rsidRDefault="000103D2" w:rsidP="000103D2">
      <w:pPr>
        <w:pStyle w:val="SyntaxDefinition"/>
        <w:rPr>
          <w:ins w:id="7961" w:author="Rev 3 Allen Wirfs-Brock" w:date="2011-09-09T13:51:00Z"/>
        </w:rPr>
      </w:pPr>
      <w:ins w:id="7962" w:author="Rev 3 Allen Wirfs-Brock" w:date="2011-09-09T13:51:00Z">
        <w:r w:rsidRPr="00E77497">
          <w:rPr>
            <w:rFonts w:ascii="Courier New" w:hAnsi="Courier New"/>
            <w:b/>
            <w:i w:val="0"/>
          </w:rPr>
          <w:t>=</w:t>
        </w:r>
        <w:r w:rsidRPr="00E77497">
          <w:t xml:space="preserve"> AssignmentExpression</w:t>
        </w:r>
      </w:ins>
    </w:p>
    <w:p w14:paraId="3DE29CE0" w14:textId="77777777" w:rsidR="000103D2" w:rsidRPr="00E77497" w:rsidRDefault="000103D2" w:rsidP="000103D2">
      <w:pPr>
        <w:pStyle w:val="SyntaxRule"/>
        <w:rPr>
          <w:ins w:id="7963" w:author="Rev 3 Allen Wirfs-Brock" w:date="2011-09-09T13:51:00Z"/>
        </w:rPr>
      </w:pPr>
      <w:ins w:id="7964" w:author="Rev 3 Allen Wirfs-Brock" w:date="2011-09-09T13:51:00Z">
        <w:r w:rsidRPr="00E77497">
          <w:t xml:space="preserve">InitialiserNoIn </w:t>
        </w:r>
        <w:r w:rsidRPr="00E77497">
          <w:rPr>
            <w:rFonts w:ascii="Arial" w:hAnsi="Arial"/>
            <w:b/>
            <w:i w:val="0"/>
          </w:rPr>
          <w:t>:</w:t>
        </w:r>
      </w:ins>
    </w:p>
    <w:p w14:paraId="39A90C80" w14:textId="77777777" w:rsidR="00884D1C" w:rsidRPr="00E77497" w:rsidRDefault="000103D2" w:rsidP="000103D2">
      <w:pPr>
        <w:pStyle w:val="SyntaxDefinition"/>
        <w:rPr>
          <w:ins w:id="7965" w:author="Rev 3 Allen Wirfs-Brock" w:date="2011-09-09T12:39:00Z"/>
        </w:rPr>
      </w:pPr>
      <w:ins w:id="7966" w:author="Rev 3 Allen Wirfs-Brock" w:date="2011-09-09T13:51:00Z">
        <w:r w:rsidRPr="00E77497">
          <w:rPr>
            <w:rFonts w:ascii="Courier New" w:hAnsi="Courier New"/>
            <w:b/>
            <w:i w:val="0"/>
          </w:rPr>
          <w:t>=</w:t>
        </w:r>
        <w:r w:rsidRPr="00E77497">
          <w:t xml:space="preserve"> AssignmentExpressionNoIn</w:t>
        </w:r>
      </w:ins>
    </w:p>
    <w:p w14:paraId="25515D26" w14:textId="77777777" w:rsidR="002C135B" w:rsidRPr="00E77497" w:rsidRDefault="002C135B" w:rsidP="002C135B">
      <w:pPr>
        <w:rPr>
          <w:ins w:id="7967" w:author="Rev 4 Allen Wirfs-Brock" w:date="2011-10-15T17:22:00Z"/>
        </w:rPr>
      </w:pPr>
      <w:ins w:id="7968" w:author="Rev 4 Allen Wirfs-Brock" w:date="2011-10-15T17:22:00Z">
        <w:r w:rsidRPr="00E77497">
          <w:t>The</w:t>
        </w:r>
      </w:ins>
      <w:ins w:id="7969" w:author="Rev 4 Allen Wirfs-Brock" w:date="2011-10-15T17:23:00Z">
        <w:r w:rsidRPr="00E77497">
          <w:t xml:space="preserve"> semantics of the</w:t>
        </w:r>
      </w:ins>
      <w:ins w:id="7970" w:author="Rev 4 Allen Wirfs-Brock" w:date="2011-10-15T17:22:00Z">
        <w:r w:rsidRPr="00E77497">
          <w:t xml:space="preserve"> </w:t>
        </w:r>
        <w:r w:rsidRPr="00E77497">
          <w:rPr>
            <w:rStyle w:val="bnf"/>
          </w:rPr>
          <w:t>LetBindingListNoIn</w:t>
        </w:r>
        <w:r w:rsidRPr="00E77497">
          <w:t xml:space="preserve">, </w:t>
        </w:r>
        <w:r w:rsidRPr="00E77497">
          <w:rPr>
            <w:rStyle w:val="bnf"/>
          </w:rPr>
          <w:t>LetBindingNoIn</w:t>
        </w:r>
        <w:r w:rsidRPr="00E77497">
          <w:t xml:space="preserve"> and </w:t>
        </w:r>
        <w:r w:rsidRPr="00E77497">
          <w:rPr>
            <w:rStyle w:val="bnf"/>
          </w:rPr>
          <w:t>InitialiserNoIn</w:t>
        </w:r>
        <w:r w:rsidRPr="00E77497">
          <w:t xml:space="preserve"> productions are the same as the </w:t>
        </w:r>
        <w:r w:rsidRPr="00E77497">
          <w:rPr>
            <w:rStyle w:val="bnf"/>
          </w:rPr>
          <w:t>LetBindingList</w:t>
        </w:r>
        <w:r w:rsidRPr="00E77497">
          <w:t xml:space="preserve">, </w:t>
        </w:r>
        <w:r w:rsidRPr="00E77497">
          <w:rPr>
            <w:rStyle w:val="bnf"/>
          </w:rPr>
          <w:t>LetBinding</w:t>
        </w:r>
        <w:r w:rsidRPr="00E77497">
          <w:t xml:space="preserve"> and </w:t>
        </w:r>
        <w:r w:rsidRPr="00E77497">
          <w:rPr>
            <w:rStyle w:val="bnf"/>
          </w:rPr>
          <w:t>Initialiser</w:t>
        </w:r>
        <w:r w:rsidRPr="00E77497">
          <w:t xml:space="preserve"> productions except that the contained </w:t>
        </w:r>
        <w:r w:rsidRPr="00E77497">
          <w:rPr>
            <w:rStyle w:val="bnf"/>
          </w:rPr>
          <w:t>LetBindingListNoIn</w:t>
        </w:r>
        <w:r w:rsidRPr="00E77497">
          <w:t xml:space="preserve">, </w:t>
        </w:r>
        <w:r w:rsidRPr="00E77497">
          <w:rPr>
            <w:rStyle w:val="bnf"/>
          </w:rPr>
          <w:t>LetBindingNoIn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7971" w:author="Rev 4 Allen Wirfs-Brock" w:date="2011-10-15T17:24:00Z">
        <w:r w:rsidRPr="00E77497">
          <w:t xml:space="preserve">used in place </w:t>
        </w:r>
      </w:ins>
      <w:ins w:id="7972" w:author="Rev 4 Allen Wirfs-Brock" w:date="2011-10-15T17:22:00Z">
        <w:r w:rsidRPr="00E77497">
          <w:t xml:space="preserve">of the contained </w:t>
        </w:r>
        <w:r w:rsidRPr="00E77497">
          <w:rPr>
            <w:rStyle w:val="bnf"/>
          </w:rPr>
          <w:t>LetBindingList</w:t>
        </w:r>
        <w:r w:rsidRPr="00E77497">
          <w:t xml:space="preserve">, </w:t>
        </w:r>
        <w:r w:rsidRPr="00E77497">
          <w:rPr>
            <w:rStyle w:val="bnf"/>
          </w:rPr>
          <w:t>LetBinding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3D6F3BB1" w14:textId="77777777" w:rsidR="00884D1C" w:rsidRPr="00E77497" w:rsidDel="00791AD1" w:rsidRDefault="00884D1C" w:rsidP="00884D1C">
      <w:pPr>
        <w:rPr>
          <w:ins w:id="7973" w:author="Rev 3 Allen Wirfs-Brock" w:date="2011-09-09T12:39:00Z"/>
          <w:del w:id="7974" w:author="Rev 4 Allen Wirfs-Brock" w:date="2011-10-15T17:25:00Z"/>
          <w:sz w:val="18"/>
        </w:rPr>
      </w:pPr>
      <w:ins w:id="7975" w:author="Rev 3 Allen Wirfs-Brock" w:date="2011-09-09T12:39:00Z">
        <w:del w:id="7976" w:author="Rev 4 Allen Wirfs-Brock" w:date="2011-10-15T17:25:00Z">
          <w:r w:rsidRPr="00E77497" w:rsidDel="00791AD1">
            <w:rPr>
              <w:sz w:val="18"/>
            </w:rPr>
            <w:delText>NOTE</w:delText>
          </w:r>
          <w:r w:rsidRPr="00E77497" w:rsidDel="00791AD1">
            <w:rPr>
              <w:sz w:val="18"/>
            </w:rPr>
            <w:tab/>
            <w:delText xml:space="preserve">A </w:delText>
          </w:r>
          <w:r w:rsidRPr="00E77497" w:rsidDel="00791AD1">
            <w:rPr>
              <w:rFonts w:ascii="Courier New" w:hAnsi="Courier New"/>
              <w:b/>
              <w:sz w:val="18"/>
            </w:rPr>
            <w:delText>let</w:delText>
          </w:r>
          <w:r w:rsidRPr="00E77497" w:rsidDel="00791AD1">
            <w:rPr>
              <w:sz w:val="18"/>
            </w:rPr>
            <w:delText xml:space="preserve"> declaration defines variables that are scoped to the current execution context’s LexicalEnvironment. Let variables are created when their containing Lexical Environment is instantiated but may not be accssed in any way until the variable’s </w:delText>
          </w:r>
          <w:r w:rsidRPr="00E77497" w:rsidDel="00791AD1">
            <w:rPr>
              <w:rFonts w:ascii="Times New Roman" w:hAnsi="Times New Roman"/>
              <w:i/>
              <w:sz w:val="18"/>
            </w:rPr>
            <w:delText>LetBinding</w:delText>
          </w:r>
          <w:r w:rsidRPr="00E77497" w:rsidDel="00791AD1">
            <w:rPr>
              <w:sz w:val="18"/>
            </w:rPr>
            <w:delText xml:space="preserve"> is executed. A variable defined by a </w:delText>
          </w:r>
          <w:r w:rsidRPr="00E77497" w:rsidDel="00791AD1">
            <w:rPr>
              <w:rFonts w:ascii="Times New Roman" w:hAnsi="Times New Roman"/>
              <w:i/>
              <w:sz w:val="18"/>
            </w:rPr>
            <w:delText>LetBinding</w:delText>
          </w:r>
          <w:r w:rsidRPr="00E77497" w:rsidDel="00791AD1">
            <w:rPr>
              <w:sz w:val="18"/>
            </w:rPr>
            <w:delText xml:space="preserve"> with an </w:delText>
          </w:r>
          <w:r w:rsidRPr="00E77497" w:rsidDel="00791AD1">
            <w:rPr>
              <w:rFonts w:ascii="Times New Roman" w:hAnsi="Times New Roman"/>
              <w:i/>
              <w:sz w:val="18"/>
            </w:rPr>
            <w:delText>Initialiser</w:delText>
          </w:r>
          <w:r w:rsidRPr="00E77497" w:rsidDel="00791AD1">
            <w:rPr>
              <w:sz w:val="18"/>
            </w:rPr>
            <w:delText xml:space="preserve"> is assigned the value of its </w:delText>
          </w:r>
          <w:r w:rsidRPr="00E77497" w:rsidDel="00791AD1">
            <w:rPr>
              <w:rFonts w:ascii="Times New Roman" w:hAnsi="Times New Roman"/>
              <w:i/>
              <w:sz w:val="18"/>
            </w:rPr>
            <w:delText>Initialiser</w:delText>
          </w:r>
          <w:r w:rsidRPr="00E77497" w:rsidDel="00791AD1">
            <w:rPr>
              <w:rFonts w:ascii="Times New Roman" w:hAnsi="Times New Roman"/>
              <w:sz w:val="18"/>
            </w:rPr>
            <w:delText>’s</w:delText>
          </w:r>
          <w:r w:rsidRPr="00E77497" w:rsidDel="00791AD1">
            <w:rPr>
              <w:sz w:val="18"/>
            </w:rPr>
            <w:delText xml:space="preserve"> </w:delText>
          </w:r>
          <w:r w:rsidRPr="00E77497" w:rsidDel="00791AD1">
            <w:rPr>
              <w:rFonts w:ascii="Times New Roman" w:hAnsi="Times New Roman"/>
              <w:i/>
              <w:sz w:val="18"/>
            </w:rPr>
            <w:delText>AssignmentExpression</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 not when the variable is created. If a </w:delText>
          </w:r>
          <w:r w:rsidRPr="00E77497" w:rsidDel="00791AD1">
            <w:rPr>
              <w:rFonts w:ascii="Times New Roman" w:hAnsi="Times New Roman"/>
              <w:i/>
              <w:sz w:val="18"/>
            </w:rPr>
            <w:delText>LetBinding</w:delText>
          </w:r>
          <w:r w:rsidRPr="00E77497" w:rsidDel="00791AD1">
            <w:rPr>
              <w:sz w:val="18"/>
            </w:rPr>
            <w:delText xml:space="preserve"> does not have an an </w:delText>
          </w:r>
          <w:r w:rsidRPr="00E77497" w:rsidDel="00791AD1">
            <w:rPr>
              <w:rFonts w:ascii="Times New Roman" w:hAnsi="Times New Roman"/>
              <w:i/>
              <w:sz w:val="18"/>
            </w:rPr>
            <w:delText>Initialiser</w:delText>
          </w:r>
          <w:r w:rsidRPr="00E77497" w:rsidDel="00791AD1">
            <w:rPr>
              <w:sz w:val="18"/>
            </w:rPr>
            <w:delText xml:space="preserve"> the variable is assigned the value </w:delText>
          </w:r>
          <w:r w:rsidRPr="00E77497" w:rsidDel="00791AD1">
            <w:rPr>
              <w:b/>
              <w:sz w:val="18"/>
            </w:rPr>
            <w:delText>undefined</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w:delText>
          </w:r>
        </w:del>
      </w:ins>
    </w:p>
    <w:p w14:paraId="6F51DAAD" w14:textId="77777777" w:rsidR="00C37DE8" w:rsidRPr="00E77497" w:rsidRDefault="00210077" w:rsidP="00C37DE8">
      <w:pPr>
        <w:pStyle w:val="40"/>
        <w:numPr>
          <w:ilvl w:val="0"/>
          <w:numId w:val="0"/>
        </w:numPr>
        <w:rPr>
          <w:ins w:id="7977" w:author="Rev 4 Allen Wirfs-Brock" w:date="2011-10-15T16:39:00Z"/>
        </w:rPr>
      </w:pPr>
      <w:ins w:id="7978" w:author="Rev 4 Allen Wirfs-Brock" w:date="2011-10-19T15:50:00Z">
        <w:r w:rsidRPr="00E77497">
          <w:t xml:space="preserve"> </w:t>
        </w:r>
      </w:ins>
      <w:ins w:id="7979" w:author="Rev 4 Allen Wirfs-Brock" w:date="2011-10-15T16:39:00Z">
        <w:r w:rsidR="00C37DE8" w:rsidRPr="00E77497">
          <w:t>Static Semantics</w:t>
        </w:r>
      </w:ins>
    </w:p>
    <w:p w14:paraId="323F15D6" w14:textId="77777777" w:rsidR="00C37DE8" w:rsidRPr="00E77497" w:rsidRDefault="00C9049C" w:rsidP="00C37DE8">
      <w:pPr>
        <w:rPr>
          <w:ins w:id="7980" w:author="Rev 4 Allen Wirfs-Brock" w:date="2011-10-15T16:39:00Z"/>
          <w:rFonts w:ascii="Helvetica" w:hAnsi="Helvetica"/>
          <w:b/>
        </w:rPr>
      </w:pPr>
      <w:ins w:id="7981" w:author="Rev 4 Allen Wirfs-Brock" w:date="2011-10-20T10:20:00Z">
        <w:r w:rsidRPr="00E77497">
          <w:rPr>
            <w:rFonts w:ascii="Helvetica" w:hAnsi="Helvetica"/>
            <w:b/>
          </w:rPr>
          <w:t xml:space="preserve">Static Semantics:  </w:t>
        </w:r>
      </w:ins>
      <w:ins w:id="7982" w:author="Rev 4 Allen Wirfs-Brock" w:date="2011-10-15T16:39:00Z">
        <w:r w:rsidR="00C37DE8" w:rsidRPr="00E77497">
          <w:rPr>
            <w:rFonts w:ascii="Helvetica" w:hAnsi="Helvetica"/>
            <w:b/>
          </w:rPr>
          <w:t>Early Errors</w:t>
        </w:r>
      </w:ins>
    </w:p>
    <w:p w14:paraId="3935774D" w14:textId="77777777" w:rsidR="00884D1C" w:rsidRPr="00E77497" w:rsidDel="00C37DE8" w:rsidRDefault="00884D1C" w:rsidP="00884D1C">
      <w:pPr>
        <w:pStyle w:val="Syntax"/>
        <w:rPr>
          <w:ins w:id="7983" w:author="Rev 3 Allen Wirfs-Brock" w:date="2011-09-09T12:39:00Z"/>
          <w:del w:id="7984" w:author="Rev 4 Allen Wirfs-Brock" w:date="2011-10-15T16:39:00Z"/>
        </w:rPr>
      </w:pPr>
      <w:ins w:id="7985" w:author="Rev 3 Allen Wirfs-Brock" w:date="2011-09-09T12:39:00Z">
        <w:del w:id="7986" w:author="Rev 4 Allen Wirfs-Brock" w:date="2011-10-15T16:39:00Z">
          <w:r w:rsidRPr="00E77497" w:rsidDel="00C37DE8">
            <w:delText>Semantics</w:delText>
          </w:r>
        </w:del>
      </w:ins>
    </w:p>
    <w:p w14:paraId="532EA687" w14:textId="77777777" w:rsidR="009628C5" w:rsidRPr="00E77497" w:rsidRDefault="009628C5" w:rsidP="009628C5">
      <w:pPr>
        <w:rPr>
          <w:ins w:id="7987" w:author="Rev 3 Allen Wirfs-Brock" w:date="2011-09-09T12:46:00Z"/>
        </w:rPr>
      </w:pPr>
      <w:ins w:id="7988" w:author="Rev 3 Allen Wirfs-Brock" w:date="2011-09-09T12:46:00Z">
        <w:del w:id="7989" w:author="Rev 4 Allen Wirfs-Brock" w:date="2011-10-15T16:39:00Z">
          <w:r w:rsidRPr="00E77497" w:rsidDel="00C37DE8">
            <w:delText xml:space="preserve">The static semantics of the production </w:delText>
          </w:r>
        </w:del>
        <w:r w:rsidRPr="00E77497">
          <w:rPr>
            <w:rStyle w:val="bnf"/>
          </w:rPr>
          <w:t>LetDeclaration</w:t>
        </w:r>
        <w:r w:rsidRPr="00E77497">
          <w:t xml:space="preserve"> </w:t>
        </w:r>
        <w:r w:rsidRPr="00E77497">
          <w:rPr>
            <w:b/>
          </w:rPr>
          <w:t>:</w:t>
        </w:r>
        <w:r w:rsidRPr="00E77497">
          <w:t xml:space="preserve">  </w:t>
        </w:r>
      </w:ins>
      <w:ins w:id="7990" w:author="Rev 3 Allen Wirfs-Brock" w:date="2011-09-09T12:47:00Z">
        <w:r w:rsidR="00514CF8" w:rsidRPr="00E77497">
          <w:rPr>
            <w:rFonts w:ascii="Courier New" w:hAnsi="Courier New"/>
            <w:b/>
          </w:rPr>
          <w:t>let</w:t>
        </w:r>
        <w:r w:rsidR="00514CF8" w:rsidRPr="00E77497">
          <w:rPr>
            <w:rFonts w:ascii="Times New Roman" w:hAnsi="Times New Roman"/>
            <w:i/>
          </w:rPr>
          <w:t xml:space="preserve"> LetBindingList </w:t>
        </w:r>
        <w:r w:rsidR="00514CF8" w:rsidRPr="00E77497">
          <w:rPr>
            <w:rFonts w:ascii="Courier New" w:hAnsi="Courier New"/>
            <w:b/>
          </w:rPr>
          <w:t>;</w:t>
        </w:r>
        <w:r w:rsidR="00514CF8" w:rsidRPr="00E77497">
          <w:t xml:space="preserve"> </w:t>
        </w:r>
      </w:ins>
      <w:ins w:id="7991" w:author="Rev 3 Allen Wirfs-Brock" w:date="2011-09-09T12:46:00Z">
        <w:del w:id="7992" w:author="Rev 4 Allen Wirfs-Brock" w:date="2011-10-15T16:39:00Z">
          <w:r w:rsidRPr="00E77497" w:rsidDel="00C37DE8">
            <w:delText>are:</w:delText>
          </w:r>
        </w:del>
      </w:ins>
    </w:p>
    <w:p w14:paraId="3FB775EA" w14:textId="77777777" w:rsidR="009628C5" w:rsidRPr="00E77497" w:rsidRDefault="009628C5" w:rsidP="00FA3203">
      <w:pPr>
        <w:numPr>
          <w:ilvl w:val="0"/>
          <w:numId w:val="403"/>
        </w:numPr>
        <w:spacing w:after="220"/>
        <w:rPr>
          <w:ins w:id="7993" w:author="Rev 3 Allen Wirfs-Brock" w:date="2011-09-09T12:46:00Z"/>
        </w:rPr>
      </w:pPr>
      <w:ins w:id="7994" w:author="Rev 3 Allen Wirfs-Brock" w:date="2011-09-09T12:46:00Z">
        <w:r w:rsidRPr="00E77497">
          <w:t xml:space="preserve">It is a Syntax Error if the code that matches this production is not contained in extended code.  </w:t>
        </w:r>
      </w:ins>
    </w:p>
    <w:p w14:paraId="7C3368EC" w14:textId="77777777" w:rsidR="00C00372" w:rsidRPr="00E77497" w:rsidRDefault="00C00372" w:rsidP="00C00372">
      <w:pPr>
        <w:rPr>
          <w:ins w:id="7995" w:author="Rev 4 Allen Wirfs-Brock" w:date="2011-10-15T17:20:00Z"/>
        </w:rPr>
      </w:pPr>
      <w:ins w:id="7996" w:author="Rev 4 Allen Wirfs-Brock" w:date="2011-10-15T17:20: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5B4D1A8C" w14:textId="77777777" w:rsidR="00C00372" w:rsidRPr="00E77497" w:rsidRDefault="00C00372" w:rsidP="006361CF">
      <w:pPr>
        <w:numPr>
          <w:ilvl w:val="0"/>
          <w:numId w:val="403"/>
        </w:numPr>
        <w:rPr>
          <w:ins w:id="7997" w:author="Rev 4 Allen Wirfs-Brock" w:date="2011-10-15T17:20:00Z"/>
        </w:rPr>
        <w:pPrChange w:id="7998" w:author="Rev 4 Allen Wirfs-Brock" w:date="2011-11-07T12:16:00Z">
          <w:pPr>
            <w:numPr>
              <w:numId w:val="411"/>
            </w:numPr>
            <w:tabs>
              <w:tab w:val="num" w:pos="360"/>
            </w:tabs>
            <w:ind w:left="360" w:hanging="360"/>
          </w:pPr>
        </w:pPrChange>
      </w:pPr>
      <w:ins w:id="7999" w:author="Rev 4 Allen Wirfs-Brock" w:date="2011-10-15T17:20:00Z">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38004D98" w14:textId="77777777" w:rsidR="00C37DE8" w:rsidRPr="00E77497" w:rsidRDefault="00C37DE8" w:rsidP="00C7794D">
      <w:pPr>
        <w:rPr>
          <w:ins w:id="8000" w:author="Rev 4 Allen Wirfs-Brock" w:date="2011-10-15T16:40:00Z"/>
          <w:rFonts w:ascii="Helvetica" w:hAnsi="Helvetica"/>
          <w:b/>
        </w:rPr>
      </w:pPr>
      <w:ins w:id="8001" w:author="Rev 4 Allen Wirfs-Brock" w:date="2011-10-15T16:40:00Z">
        <w:r w:rsidRPr="00E77497">
          <w:rPr>
            <w:rFonts w:ascii="Helvetica" w:hAnsi="Helvetica"/>
            <w:b/>
          </w:rPr>
          <w:t xml:space="preserve">Static Semantics:  </w:t>
        </w:r>
      </w:ins>
      <w:ins w:id="8002" w:author="Rev 4 Allen Wirfs-Brock" w:date="2011-10-15T16:41:00Z">
        <w:r w:rsidRPr="00E77497">
          <w:rPr>
            <w:rFonts w:ascii="Helvetica" w:hAnsi="Helvetica"/>
            <w:b/>
            <w:lang w:eastAsia="en-US"/>
          </w:rPr>
          <w:t>BoundNames</w:t>
        </w:r>
      </w:ins>
    </w:p>
    <w:p w14:paraId="7EAD86CC" w14:textId="77777777" w:rsidR="00884D1C" w:rsidRPr="00E77497" w:rsidRDefault="00884D1C" w:rsidP="00884D1C">
      <w:pPr>
        <w:rPr>
          <w:ins w:id="8003" w:author="Rev 3 Allen Wirfs-Brock" w:date="2011-09-09T12:39:00Z"/>
        </w:rPr>
      </w:pPr>
      <w:ins w:id="8004" w:author="Rev 3 Allen Wirfs-Brock" w:date="2011-09-09T12:39:00Z">
        <w:del w:id="8005" w:author="Rev 4 Allen Wirfs-Brock" w:date="2011-10-15T16:41:00Z">
          <w:r w:rsidRPr="00E77497" w:rsidDel="00C37DE8">
            <w:delText xml:space="preserve">The </w:delText>
          </w:r>
          <w:r w:rsidRPr="00E77497" w:rsidDel="00C37DE8">
            <w:rPr>
              <w:rFonts w:ascii="Times New Roman" w:eastAsia="Times New Roman" w:hAnsi="Times New Roman"/>
              <w:spacing w:val="6"/>
              <w:lang w:eastAsia="en-US"/>
            </w:rPr>
            <w:delText xml:space="preserve">BoundNames </w:delText>
          </w:r>
          <w:r w:rsidRPr="00E77497" w:rsidDel="00C37DE8">
            <w:delText xml:space="preserve">of the production  </w:delText>
          </w:r>
        </w:del>
        <w:r w:rsidRPr="00E77497">
          <w:rPr>
            <w:rFonts w:ascii="Times New Roman" w:hAnsi="Times New Roman"/>
            <w:i/>
          </w:rPr>
          <w:t xml:space="preserve">LetDeclaration </w:t>
        </w:r>
        <w:r w:rsidRPr="00E77497">
          <w:rPr>
            <w:b/>
          </w:rPr>
          <w:t>:</w:t>
        </w:r>
        <w:r w:rsidRPr="00E77497">
          <w:rPr>
            <w:rFonts w:ascii="Times New Roman" w:hAnsi="Times New Roman"/>
            <w:i/>
          </w:rPr>
          <w:t xml:space="preserve"> </w:t>
        </w:r>
        <w:r w:rsidRPr="00E77497">
          <w:rPr>
            <w:rFonts w:ascii="Courier New" w:hAnsi="Courier New"/>
            <w:b/>
          </w:rPr>
          <w:t>let</w:t>
        </w:r>
        <w:r w:rsidRPr="00E77497">
          <w:rPr>
            <w:rFonts w:ascii="Times New Roman" w:hAnsi="Times New Roman"/>
            <w:i/>
          </w:rPr>
          <w:t xml:space="preserve"> LetBindingList </w:t>
        </w:r>
        <w:r w:rsidRPr="00E77497">
          <w:rPr>
            <w:rFonts w:ascii="Courier New" w:hAnsi="Courier New"/>
            <w:b/>
          </w:rPr>
          <w:t>;</w:t>
        </w:r>
        <w:r w:rsidRPr="00E77497">
          <w:t xml:space="preserve"> </w:t>
        </w:r>
        <w:del w:id="8006" w:author="Rev 4 Allen Wirfs-Brock" w:date="2011-10-15T16:41:00Z">
          <w:r w:rsidRPr="00E77497" w:rsidDel="00C37DE8">
            <w:delText>is determined as follows:</w:delText>
          </w:r>
        </w:del>
      </w:ins>
    </w:p>
    <w:p w14:paraId="6219445B" w14:textId="77777777" w:rsidR="00884D1C" w:rsidRPr="00E77497" w:rsidRDefault="00884D1C" w:rsidP="00FA3203">
      <w:pPr>
        <w:pStyle w:val="Alg4"/>
        <w:numPr>
          <w:ilvl w:val="0"/>
          <w:numId w:val="457"/>
        </w:numPr>
        <w:spacing w:after="220"/>
        <w:contextualSpacing/>
        <w:rPr>
          <w:ins w:id="8007" w:author="Rev 3 Allen Wirfs-Brock" w:date="2011-09-09T12:39:00Z"/>
        </w:rPr>
      </w:pPr>
      <w:ins w:id="8008" w:author="Rev 3 Allen Wirfs-Brock" w:date="2011-09-09T12:39:00Z">
        <w:r w:rsidRPr="00E77497">
          <w:t xml:space="preserve">Return BoundNames of </w:t>
        </w:r>
        <w:r w:rsidRPr="00E77497">
          <w:rPr>
            <w:i/>
          </w:rPr>
          <w:t>LetBindingList</w:t>
        </w:r>
        <w:r w:rsidRPr="00E77497">
          <w:t>.</w:t>
        </w:r>
      </w:ins>
    </w:p>
    <w:p w14:paraId="7E6047D2" w14:textId="77777777" w:rsidR="00974ED7" w:rsidRPr="00E77497" w:rsidRDefault="00974ED7" w:rsidP="00974ED7">
      <w:pPr>
        <w:rPr>
          <w:ins w:id="8009" w:author="Rev 4 Allen Wirfs-Brock" w:date="2011-10-15T16:43:00Z"/>
        </w:rPr>
      </w:pPr>
      <w:ins w:id="8010" w:author="Rev 4 Allen Wirfs-Brock" w:date="2011-10-15T16:43:00Z">
        <w:r w:rsidRPr="00E77497">
          <w:rPr>
            <w:rStyle w:val="bnf"/>
          </w:rPr>
          <w:t>LetBindingList</w:t>
        </w:r>
        <w:r w:rsidRPr="00E77497">
          <w:rPr>
            <w:i/>
          </w:rPr>
          <w:t xml:space="preserve"> </w:t>
        </w:r>
        <w:r w:rsidRPr="00E77497">
          <w:rPr>
            <w:b/>
          </w:rPr>
          <w:t>:</w:t>
        </w:r>
        <w:r w:rsidRPr="00E77497">
          <w:rPr>
            <w:rStyle w:val="bnf"/>
          </w:rPr>
          <w:t xml:space="preserve"> LetBinding</w:t>
        </w:r>
        <w:r w:rsidRPr="00E77497">
          <w:t xml:space="preserve"> </w:t>
        </w:r>
      </w:ins>
    </w:p>
    <w:p w14:paraId="4EB051A7" w14:textId="77777777" w:rsidR="00974ED7" w:rsidRPr="00E77497" w:rsidRDefault="00974ED7" w:rsidP="00FA3203">
      <w:pPr>
        <w:pStyle w:val="Alg4"/>
        <w:numPr>
          <w:ilvl w:val="0"/>
          <w:numId w:val="458"/>
        </w:numPr>
        <w:spacing w:after="220"/>
        <w:contextualSpacing/>
        <w:rPr>
          <w:ins w:id="8011" w:author="Rev 4 Allen Wirfs-Brock" w:date="2011-10-15T16:43:00Z"/>
        </w:rPr>
      </w:pPr>
      <w:ins w:id="8012" w:author="Rev 4 Allen Wirfs-Brock" w:date="2011-10-15T16:43:00Z">
        <w:r w:rsidRPr="00E77497">
          <w:t xml:space="preserve">Return BoundNames of </w:t>
        </w:r>
        <w:r w:rsidRPr="00E77497">
          <w:rPr>
            <w:rStyle w:val="bnf"/>
          </w:rPr>
          <w:t>LetBinding</w:t>
        </w:r>
        <w:r w:rsidRPr="00E77497">
          <w:t>.</w:t>
        </w:r>
      </w:ins>
    </w:p>
    <w:p w14:paraId="5D395200" w14:textId="77777777" w:rsidR="00974ED7" w:rsidRPr="00E77497" w:rsidRDefault="00974ED7" w:rsidP="00974ED7">
      <w:pPr>
        <w:rPr>
          <w:ins w:id="8013" w:author="Rev 4 Allen Wirfs-Brock" w:date="2011-10-15T16:44:00Z"/>
        </w:rPr>
      </w:pPr>
      <w:ins w:id="8014" w:author="Rev 4 Allen Wirfs-Brock" w:date="2011-10-15T16:44:00Z">
        <w:r w:rsidRPr="00E77497">
          <w:rPr>
            <w:rStyle w:val="bnf"/>
          </w:rPr>
          <w:t>Let</w:t>
        </w:r>
        <w:r w:rsidRPr="00E77497">
          <w:rPr>
            <w:rFonts w:ascii="Times New Roman" w:hAnsi="Times New Roman"/>
            <w:i/>
          </w:rPr>
          <w:t xml:space="preserve">BindingList </w:t>
        </w:r>
        <w:r w:rsidRPr="00E77497">
          <w:rPr>
            <w:b/>
          </w:rPr>
          <w:t>:</w:t>
        </w:r>
        <w:r w:rsidRPr="00E77497">
          <w:t xml:space="preserve"> </w:t>
        </w:r>
        <w:r w:rsidRPr="00E77497">
          <w:rPr>
            <w:rStyle w:val="bnf"/>
          </w:rPr>
          <w:t>Let</w:t>
        </w:r>
        <w:r w:rsidRPr="00E77497">
          <w:rPr>
            <w:rFonts w:ascii="Times New Roman" w:hAnsi="Times New Roman"/>
            <w:i/>
          </w:rPr>
          <w:t xml:space="preserve">BindingList </w:t>
        </w:r>
        <w:r w:rsidRPr="00E77497">
          <w:rPr>
            <w:rFonts w:ascii="Courier New" w:hAnsi="Courier New"/>
            <w:b/>
          </w:rPr>
          <w:t>,</w:t>
        </w:r>
        <w:r w:rsidRPr="00E77497">
          <w:t xml:space="preserve"> </w:t>
        </w:r>
        <w:r w:rsidRPr="00E77497">
          <w:rPr>
            <w:rStyle w:val="bnf"/>
          </w:rPr>
          <w:t>LetBinding</w:t>
        </w:r>
        <w:r w:rsidRPr="00E77497">
          <w:t xml:space="preserve"> </w:t>
        </w:r>
      </w:ins>
    </w:p>
    <w:p w14:paraId="7B0BBE23" w14:textId="77777777" w:rsidR="00974ED7" w:rsidRPr="00E77497" w:rsidRDefault="00974ED7" w:rsidP="00FA3203">
      <w:pPr>
        <w:pStyle w:val="Alg4"/>
        <w:numPr>
          <w:ilvl w:val="0"/>
          <w:numId w:val="456"/>
        </w:numPr>
        <w:spacing w:after="220"/>
        <w:contextualSpacing/>
        <w:rPr>
          <w:ins w:id="8015" w:author="Rev 4 Allen Wirfs-Brock" w:date="2011-10-15T16:44:00Z"/>
        </w:rPr>
      </w:pPr>
      <w:ins w:id="8016" w:author="Rev 4 Allen Wirfs-Brock" w:date="2011-10-15T16:44:00Z">
        <w:r w:rsidRPr="00E77497">
          <w:t xml:space="preserve">Let </w:t>
        </w:r>
        <w:r w:rsidRPr="00E77497">
          <w:rPr>
            <w:i/>
          </w:rPr>
          <w:t xml:space="preserve">names </w:t>
        </w:r>
        <w:r w:rsidRPr="00E77497">
          <w:t xml:space="preserve">be BoundNames of </w:t>
        </w:r>
        <w:r w:rsidRPr="00E77497">
          <w:rPr>
            <w:rStyle w:val="bnf"/>
          </w:rPr>
          <w:t>Let</w:t>
        </w:r>
        <w:r w:rsidRPr="00E77497">
          <w:rPr>
            <w:i/>
          </w:rPr>
          <w:t>BindingList</w:t>
        </w:r>
        <w:r w:rsidRPr="00E77497">
          <w:t>.</w:t>
        </w:r>
      </w:ins>
    </w:p>
    <w:p w14:paraId="0C8A3363" w14:textId="77777777" w:rsidR="00974ED7" w:rsidRPr="00E77497" w:rsidRDefault="00974ED7" w:rsidP="00FA3203">
      <w:pPr>
        <w:pStyle w:val="Alg4"/>
        <w:numPr>
          <w:ilvl w:val="0"/>
          <w:numId w:val="456"/>
        </w:numPr>
        <w:spacing w:after="220"/>
        <w:contextualSpacing/>
        <w:rPr>
          <w:ins w:id="8017" w:author="Rev 4 Allen Wirfs-Brock" w:date="2011-10-15T16:44:00Z"/>
          <w:rStyle w:val="bnf"/>
          <w:i w:val="0"/>
        </w:rPr>
      </w:pPr>
      <w:ins w:id="8018" w:author="Rev 4 Allen Wirfs-Brock" w:date="2011-10-15T16:44:00Z">
        <w:r w:rsidRPr="00E77497">
          <w:t xml:space="preserve">Append to </w:t>
        </w:r>
        <w:r w:rsidRPr="00E77497">
          <w:rPr>
            <w:i/>
          </w:rPr>
          <w:t>names</w:t>
        </w:r>
        <w:r w:rsidRPr="00E77497">
          <w:t xml:space="preserve"> the elements of BoundNames of </w:t>
        </w:r>
        <w:r w:rsidRPr="00E77497">
          <w:rPr>
            <w:rStyle w:val="bnf"/>
          </w:rPr>
          <w:t>LetBinding.</w:t>
        </w:r>
      </w:ins>
    </w:p>
    <w:p w14:paraId="2CE21B62" w14:textId="77777777" w:rsidR="00974ED7" w:rsidRPr="00E77497" w:rsidRDefault="00974ED7" w:rsidP="00FA3203">
      <w:pPr>
        <w:pStyle w:val="Alg4"/>
        <w:numPr>
          <w:ilvl w:val="0"/>
          <w:numId w:val="456"/>
        </w:numPr>
        <w:spacing w:after="220"/>
        <w:contextualSpacing/>
        <w:rPr>
          <w:ins w:id="8019" w:author="Rev 4 Allen Wirfs-Brock" w:date="2011-10-15T16:44:00Z"/>
        </w:rPr>
      </w:pPr>
      <w:ins w:id="8020" w:author="Rev 4 Allen Wirfs-Brock" w:date="2011-10-15T16:44:00Z">
        <w:r w:rsidRPr="00E77497">
          <w:t xml:space="preserve">Return </w:t>
        </w:r>
        <w:r w:rsidRPr="00E77497">
          <w:rPr>
            <w:rStyle w:val="bnf"/>
          </w:rPr>
          <w:t>names</w:t>
        </w:r>
        <w:r w:rsidRPr="00E77497">
          <w:t>.</w:t>
        </w:r>
      </w:ins>
    </w:p>
    <w:p w14:paraId="79413DD6" w14:textId="77777777" w:rsidR="00A7427A" w:rsidRPr="00E77497" w:rsidRDefault="00A7427A" w:rsidP="00A7427A">
      <w:pPr>
        <w:rPr>
          <w:ins w:id="8021" w:author="Rev 4 Allen Wirfs-Brock" w:date="2011-10-15T16:54:00Z"/>
        </w:rPr>
      </w:pPr>
      <w:ins w:id="8022" w:author="Rev 4 Allen Wirfs-Brock" w:date="2011-10-15T16:54:00Z">
        <w:r w:rsidRPr="00E77497">
          <w:rPr>
            <w:rStyle w:val="bnf"/>
          </w:rPr>
          <w:t xml:space="preserve">LetBinding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56EE46A2" w14:textId="77777777" w:rsidR="00A7427A" w:rsidRPr="00E77497" w:rsidRDefault="00A7427A" w:rsidP="00FA3203">
      <w:pPr>
        <w:pStyle w:val="Alg4"/>
        <w:numPr>
          <w:ilvl w:val="0"/>
          <w:numId w:val="450"/>
        </w:numPr>
        <w:spacing w:after="220"/>
        <w:contextualSpacing/>
        <w:rPr>
          <w:ins w:id="8023" w:author="Rev 4 Allen Wirfs-Brock" w:date="2011-10-15T16:54:00Z"/>
        </w:rPr>
      </w:pPr>
      <w:ins w:id="8024" w:author="Rev 4 Allen Wirfs-Brock" w:date="2011-10-15T16:54:00Z">
        <w:r w:rsidRPr="00E77497">
          <w:t xml:space="preserve">Return the BoundNames of </w:t>
        </w:r>
        <w:r w:rsidRPr="00E77497">
          <w:rPr>
            <w:i/>
          </w:rPr>
          <w:t>BindingIdentifier</w:t>
        </w:r>
        <w:r w:rsidRPr="00E77497">
          <w:t>.</w:t>
        </w:r>
      </w:ins>
    </w:p>
    <w:p w14:paraId="0E18937D" w14:textId="77777777" w:rsidR="00A7427A" w:rsidRPr="00E77497" w:rsidRDefault="00A7427A" w:rsidP="00A7427A">
      <w:pPr>
        <w:rPr>
          <w:ins w:id="8025" w:author="Rev 4 Allen Wirfs-Brock" w:date="2011-10-15T16:55:00Z"/>
        </w:rPr>
      </w:pPr>
      <w:ins w:id="8026" w:author="Rev 4 Allen Wirfs-Brock" w:date="2011-10-15T16:55:00Z">
        <w:r w:rsidRPr="00E77497">
          <w:rPr>
            <w:rStyle w:val="bnf"/>
          </w:rPr>
          <w:t>LetBinding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5FDEE5B2" w14:textId="77777777" w:rsidR="00A7427A" w:rsidRPr="00E77497" w:rsidRDefault="00A7427A" w:rsidP="00FA3203">
      <w:pPr>
        <w:pStyle w:val="Alg4"/>
        <w:numPr>
          <w:ilvl w:val="0"/>
          <w:numId w:val="459"/>
        </w:numPr>
        <w:spacing w:after="220"/>
        <w:contextualSpacing/>
        <w:rPr>
          <w:ins w:id="8027" w:author="Rev 4 Allen Wirfs-Brock" w:date="2011-10-15T16:55:00Z"/>
        </w:rPr>
      </w:pPr>
      <w:ins w:id="8028" w:author="Rev 4 Allen Wirfs-Brock" w:date="2011-10-15T16:55:00Z">
        <w:r w:rsidRPr="00E77497">
          <w:t xml:space="preserve">Return the BoundNames of </w:t>
        </w:r>
        <w:r w:rsidRPr="00E77497">
          <w:rPr>
            <w:i/>
          </w:rPr>
          <w:t>BindingPattern</w:t>
        </w:r>
        <w:r w:rsidRPr="00E77497">
          <w:t>.</w:t>
        </w:r>
      </w:ins>
    </w:p>
    <w:p w14:paraId="051EBBDA" w14:textId="77777777" w:rsidR="008B0740" w:rsidRPr="00E77497" w:rsidRDefault="008B0740" w:rsidP="008B0740">
      <w:pPr>
        <w:rPr>
          <w:ins w:id="8029" w:author="Rev 4 Allen Wirfs-Brock" w:date="2011-10-15T16:56:00Z"/>
        </w:rPr>
      </w:pPr>
      <w:ins w:id="8030" w:author="Rev 4 Allen Wirfs-Brock" w:date="2011-10-15T16:56: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07195A0A" w14:textId="77777777" w:rsidR="008B0740" w:rsidRPr="00E77497" w:rsidRDefault="008B0740" w:rsidP="00FA3203">
      <w:pPr>
        <w:pStyle w:val="Alg4"/>
        <w:numPr>
          <w:ilvl w:val="0"/>
          <w:numId w:val="451"/>
        </w:numPr>
        <w:spacing w:after="220"/>
        <w:contextualSpacing/>
        <w:rPr>
          <w:ins w:id="8031" w:author="Rev 4 Allen Wirfs-Brock" w:date="2011-10-15T16:56:00Z"/>
        </w:rPr>
      </w:pPr>
      <w:ins w:id="8032" w:author="Rev 4 Allen Wirfs-Brock" w:date="2011-10-15T16:56:00Z">
        <w:r w:rsidRPr="00E77497">
          <w:t xml:space="preserve">Return a new List containing the </w:t>
        </w:r>
      </w:ins>
      <w:ins w:id="8033" w:author="Rev 4 Allen Wirfs-Brock" w:date="2011-10-19T12:40:00Z">
        <w:r w:rsidR="008A3B07" w:rsidRPr="00E77497">
          <w:t>String Value of</w:t>
        </w:r>
      </w:ins>
      <w:ins w:id="8034" w:author="Rev 4 Allen Wirfs-Brock" w:date="2011-10-15T16:56:00Z">
        <w:r w:rsidRPr="00E77497">
          <w:t xml:space="preserve"> </w:t>
        </w:r>
        <w:r w:rsidRPr="00E77497">
          <w:rPr>
            <w:rStyle w:val="bnf"/>
          </w:rPr>
          <w:t>Identifier</w:t>
        </w:r>
        <w:r w:rsidRPr="00E77497">
          <w:t>.</w:t>
        </w:r>
      </w:ins>
    </w:p>
    <w:p w14:paraId="729FDBD1" w14:textId="77777777" w:rsidR="007A7BC7" w:rsidRPr="00E77497" w:rsidRDefault="007A7BC7" w:rsidP="007A7BC7">
      <w:pPr>
        <w:keepNext/>
        <w:rPr>
          <w:ins w:id="8035" w:author="Rev 4 Allen Wirfs-Brock" w:date="2011-10-20T17:07:00Z"/>
          <w:rFonts w:ascii="Helvetica" w:hAnsi="Helvetica"/>
          <w:b/>
        </w:rPr>
      </w:pPr>
      <w:ins w:id="8036" w:author="Rev 4 Allen Wirfs-Brock" w:date="2011-10-20T17:07:00Z">
        <w:r w:rsidRPr="00E77497">
          <w:rPr>
            <w:rFonts w:ascii="Helvetica" w:hAnsi="Helvetica"/>
            <w:b/>
          </w:rPr>
          <w:t xml:space="preserve">Runtime Semantics: </w:t>
        </w:r>
        <w:r w:rsidRPr="00E77497">
          <w:rPr>
            <w:rFonts w:ascii="Helvetica" w:hAnsi="Helvetica"/>
            <w:b/>
            <w:spacing w:val="6"/>
          </w:rPr>
          <w:t>String Value</w:t>
        </w:r>
      </w:ins>
    </w:p>
    <w:p w14:paraId="79C0C4E0" w14:textId="77777777" w:rsidR="007A7BC7" w:rsidRPr="00E77497" w:rsidRDefault="007A7BC7" w:rsidP="007A7BC7">
      <w:pPr>
        <w:rPr>
          <w:ins w:id="8037" w:author="Rev 4 Allen Wirfs-Brock" w:date="2011-10-20T17:07:00Z"/>
        </w:rPr>
      </w:pPr>
      <w:ins w:id="8038" w:author="Rev 4 Allen Wirfs-Brock" w:date="2011-10-20T17:07: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734DD190" w14:textId="77777777" w:rsidR="007A7BC7" w:rsidRPr="00E77497" w:rsidRDefault="007A7BC7" w:rsidP="00FA3203">
      <w:pPr>
        <w:pStyle w:val="Alg4"/>
        <w:numPr>
          <w:ilvl w:val="0"/>
          <w:numId w:val="592"/>
        </w:numPr>
        <w:spacing w:after="220"/>
        <w:contextualSpacing/>
        <w:rPr>
          <w:ins w:id="8039" w:author="Rev 4 Allen Wirfs-Brock" w:date="2011-10-20T17:07:00Z"/>
        </w:rPr>
      </w:pPr>
      <w:ins w:id="8040" w:author="Rev 4 Allen Wirfs-Brock" w:date="2011-10-20T17:07:00Z">
        <w:r w:rsidRPr="00E77497">
          <w:t xml:space="preserve">Return the String Value of </w:t>
        </w:r>
        <w:r w:rsidRPr="00E77497">
          <w:rPr>
            <w:rStyle w:val="bnf"/>
          </w:rPr>
          <w:t>Identifier</w:t>
        </w:r>
        <w:r w:rsidRPr="00E77497">
          <w:t>.</w:t>
        </w:r>
      </w:ins>
    </w:p>
    <w:p w14:paraId="0B6D7BD3" w14:textId="77777777" w:rsidR="00974ED7" w:rsidRPr="00E77497" w:rsidRDefault="00974ED7" w:rsidP="00974ED7">
      <w:pPr>
        <w:pStyle w:val="40"/>
        <w:numPr>
          <w:ilvl w:val="0"/>
          <w:numId w:val="0"/>
        </w:numPr>
        <w:rPr>
          <w:ins w:id="8041" w:author="Rev 4 Allen Wirfs-Brock" w:date="2011-10-15T16:42:00Z"/>
        </w:rPr>
      </w:pPr>
      <w:ins w:id="8042" w:author="Rev 4 Allen Wirfs-Brock" w:date="2011-10-15T16:42:00Z">
        <w:r w:rsidRPr="00E77497">
          <w:t>Runtime Semantics</w:t>
        </w:r>
      </w:ins>
    </w:p>
    <w:p w14:paraId="02340088" w14:textId="77777777" w:rsidR="00F10D67" w:rsidRDefault="00F10D67" w:rsidP="007A7BC7">
      <w:pPr>
        <w:keepNext/>
        <w:rPr>
          <w:ins w:id="8043" w:author="Rev 4 Allen Wirfs-Brock" w:date="2011-11-04T12:16:00Z"/>
          <w:rFonts w:ascii="Helvetica" w:hAnsi="Helvetica"/>
          <w:b/>
          <w:spacing w:val="6"/>
        </w:rPr>
      </w:pPr>
      <w:ins w:id="8044" w:author="Rev 4 Allen Wirfs-Brock" w:date="2011-10-15T17:06:00Z">
        <w:r w:rsidRPr="00E77497">
          <w:rPr>
            <w:rFonts w:ascii="Helvetica" w:hAnsi="Helvetica"/>
            <w:b/>
          </w:rPr>
          <w:t xml:space="preserve">Runtime Semantics: </w:t>
        </w:r>
      </w:ins>
      <w:ins w:id="8045" w:author="Rev 4 Allen Wirfs-Brock" w:date="2011-10-15T17:18:00Z">
        <w:r w:rsidR="0003781B" w:rsidRPr="00E77497">
          <w:rPr>
            <w:rFonts w:ascii="Helvetica" w:hAnsi="Helvetica"/>
            <w:b/>
            <w:spacing w:val="6"/>
          </w:rPr>
          <w:t>Binding Initialization</w:t>
        </w:r>
      </w:ins>
    </w:p>
    <w:p w14:paraId="200521B2" w14:textId="77777777" w:rsidR="00C969E3" w:rsidRPr="00FA3203" w:rsidRDefault="00C969E3" w:rsidP="00C7794D">
      <w:pPr>
        <w:ind w:left="360"/>
        <w:rPr>
          <w:ins w:id="8046" w:author="Rev 4 Allen Wirfs-Brock" w:date="2011-10-15T17:06:00Z"/>
        </w:rPr>
      </w:pPr>
      <w:ins w:id="8047" w:author="Rev 4 Allen Wirfs-Brock" w:date="2011-11-04T12:16:00Z">
        <w:r>
          <w:t>W</w:t>
        </w:r>
        <w:r w:rsidRPr="004418C4">
          <w:t xml:space="preserve">ith arguments </w:t>
        </w:r>
        <w:r w:rsidRPr="004418C4">
          <w:rPr>
            <w:rFonts w:ascii="Times New Roman" w:hAnsi="Times New Roman"/>
            <w:i/>
          </w:rPr>
          <w:t>value</w:t>
        </w:r>
        <w:r w:rsidRPr="004418C4">
          <w:t xml:space="preserve"> and </w:t>
        </w:r>
        <w:r w:rsidRPr="004418C4">
          <w:rPr>
            <w:rFonts w:ascii="Times New Roman" w:hAnsi="Times New Roman"/>
            <w:i/>
          </w:rPr>
          <w:t>enviornment</w:t>
        </w:r>
        <w:r>
          <w:t>.</w:t>
        </w:r>
      </w:ins>
    </w:p>
    <w:p w14:paraId="7FEA7DA8" w14:textId="77777777" w:rsidR="00C73BA7" w:rsidRPr="008E00F6" w:rsidRDefault="00C73BA7" w:rsidP="00C73BA7">
      <w:pPr>
        <w:rPr>
          <w:ins w:id="8048" w:author="Rev 4 Allen Wirfs-Brock" w:date="2011-11-04T12:23:00Z"/>
          <w:sz w:val="18"/>
        </w:rPr>
      </w:pPr>
      <w:ins w:id="8049" w:author="Rev 4 Allen Wirfs-Brock" w:date="2011-11-04T12:23: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initialization value.  This is the the case for </w:t>
        </w:r>
        <w:r w:rsidRPr="008E00F6">
          <w:rPr>
            <w:rFonts w:ascii="Courier New" w:hAnsi="Courier New"/>
            <w:b/>
            <w:sz w:val="18"/>
          </w:rPr>
          <w:t>var</w:t>
        </w:r>
        <w:r w:rsidRPr="008E00F6">
          <w:rPr>
            <w:sz w:val="18"/>
          </w:rPr>
          <w:t xml:space="preserve"> statements </w:t>
        </w:r>
      </w:ins>
      <w:ins w:id="8050" w:author="Rev 4 Allen Wirfs-Brock" w:date="2011-11-04T12:24:00Z">
        <w:r>
          <w:rPr>
            <w:sz w:val="18"/>
          </w:rPr>
          <w:t>formal parameter lists of non-strict functions.</w:t>
        </w:r>
      </w:ins>
      <w:ins w:id="8051" w:author="Rev 4 Allen Wirfs-Brock" w:date="2011-11-04T12:23:00Z">
        <w:r w:rsidRPr="008E00F6">
          <w:rPr>
            <w:sz w:val="18"/>
          </w:rPr>
          <w:t xml:space="preserve"> </w:t>
        </w:r>
      </w:ins>
      <w:ins w:id="8052" w:author="Rev 4 Allen Wirfs-Brock" w:date="2011-11-04T12:24:00Z">
        <w:r>
          <w:rPr>
            <w:sz w:val="18"/>
          </w:rPr>
          <w:t>In those cases</w:t>
        </w:r>
      </w:ins>
      <w:ins w:id="8053" w:author="Rev 4 Allen Wirfs-Brock" w:date="2011-11-04T12:23:00Z">
        <w:r w:rsidRPr="008E00F6">
          <w:rPr>
            <w:sz w:val="18"/>
          </w:rPr>
          <w:t xml:space="preserve"> a lexical binding is hosted and preinitialized prior to evaluation of its initializer. </w:t>
        </w:r>
      </w:ins>
    </w:p>
    <w:p w14:paraId="61E39EA0" w14:textId="77777777" w:rsidR="004A4E86" w:rsidRPr="00E77497" w:rsidRDefault="00F10D67" w:rsidP="007A7BC7">
      <w:pPr>
        <w:contextualSpacing/>
        <w:rPr>
          <w:ins w:id="8054" w:author="Rev 4 Allen Wirfs-Brock" w:date="2011-10-15T17:18:00Z"/>
        </w:rPr>
      </w:pPr>
      <w:ins w:id="8055" w:author="Rev 4 Allen Wirfs-Brock" w:date="2011-10-15T17:06:00Z">
        <w:r w:rsidRPr="00675B74">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ins>
    </w:p>
    <w:p w14:paraId="74493F0E" w14:textId="77777777" w:rsidR="009134F7" w:rsidRPr="004418C4" w:rsidRDefault="009134F7" w:rsidP="00FA3203">
      <w:pPr>
        <w:pStyle w:val="Alg2"/>
        <w:numPr>
          <w:ilvl w:val="0"/>
          <w:numId w:val="499"/>
        </w:numPr>
        <w:spacing w:after="220"/>
        <w:rPr>
          <w:ins w:id="8056" w:author="Rev 4 Allen Wirfs-Brock" w:date="2011-11-04T17:05:00Z"/>
        </w:rPr>
      </w:pPr>
      <w:ins w:id="8057" w:author="Rev 4 Allen Wirfs-Brock" w:date="2011-11-04T17:05:00Z">
        <w:r w:rsidRPr="004418C4">
          <w:t xml:space="preserve">Perform Binding Initialization for </w:t>
        </w:r>
        <w:r w:rsidRPr="004418C4">
          <w:rPr>
            <w:i/>
          </w:rPr>
          <w:t>Identifier</w:t>
        </w:r>
        <w:r w:rsidRPr="004418C4">
          <w:t xml:space="preserve"> passing</w:t>
        </w:r>
        <w:r w:rsidRPr="004418C4">
          <w:rPr>
            <w:i/>
          </w:rPr>
          <w:t xml:space="preserve"> value</w:t>
        </w:r>
        <w:r w:rsidRPr="004418C4">
          <w:t xml:space="preserve"> and </w:t>
        </w:r>
        <w:r w:rsidRPr="004418C4">
          <w:rPr>
            <w:i/>
          </w:rPr>
          <w:t>env</w:t>
        </w:r>
        <w:r w:rsidRPr="004418C4">
          <w:t xml:space="preserve"> as the arguments.</w:t>
        </w:r>
      </w:ins>
    </w:p>
    <w:p w14:paraId="3905019C" w14:textId="77777777" w:rsidR="009134F7" w:rsidRPr="004418C4" w:rsidRDefault="009134F7" w:rsidP="009134F7">
      <w:pPr>
        <w:contextualSpacing/>
        <w:rPr>
          <w:ins w:id="8058" w:author="Rev 4 Allen Wirfs-Brock" w:date="2011-11-04T17:05:00Z"/>
        </w:rPr>
      </w:pPr>
      <w:ins w:id="8059" w:author="Rev 4 Allen Wirfs-Brock" w:date="2011-11-04T17:06:00Z">
        <w:r w:rsidRPr="00C7794D">
          <w:rPr>
            <w:rStyle w:val="bnf"/>
            <w:rFonts w:ascii="Arial" w:hAnsi="Arial" w:cs="Arial"/>
            <w:i w:val="0"/>
          </w:rPr>
          <w:t>Token</w:t>
        </w:r>
      </w:ins>
      <w:ins w:id="8060" w:author="Rev 4 Allen Wirfs-Brock" w:date="2011-11-04T17:05:00Z">
        <w:r w:rsidRPr="004418C4">
          <w:t xml:space="preserve"> </w:t>
        </w:r>
        <w:r w:rsidRPr="004418C4">
          <w:rPr>
            <w:rStyle w:val="bnf"/>
          </w:rPr>
          <w:t>Identifier</w:t>
        </w:r>
      </w:ins>
    </w:p>
    <w:p w14:paraId="101B8B87" w14:textId="77777777" w:rsidR="00F10D67" w:rsidRPr="00E77497" w:rsidRDefault="00F10D67" w:rsidP="00FA3203">
      <w:pPr>
        <w:pStyle w:val="Alg4"/>
        <w:numPr>
          <w:ilvl w:val="0"/>
          <w:numId w:val="559"/>
        </w:numPr>
        <w:spacing w:after="220"/>
        <w:contextualSpacing/>
        <w:rPr>
          <w:ins w:id="8061" w:author="Rev 4 Allen Wirfs-Brock" w:date="2011-10-15T17:06:00Z"/>
        </w:rPr>
      </w:pPr>
      <w:ins w:id="8062" w:author="Rev 4 Allen Wirfs-Brock" w:date="2011-10-15T17:06:00Z">
        <w:r w:rsidRPr="00675B74">
          <w:t xml:space="preserve">If </w:t>
        </w:r>
        <w:r w:rsidRPr="00E77497">
          <w:rPr>
            <w:i/>
          </w:rPr>
          <w:t>enviornment</w:t>
        </w:r>
        <w:r w:rsidRPr="00E77497">
          <w:t xml:space="preserve"> is not </w:t>
        </w:r>
        <w:r w:rsidRPr="00E77497">
          <w:rPr>
            <w:b/>
          </w:rPr>
          <w:t>undefined</w:t>
        </w:r>
        <w:r w:rsidRPr="00E77497">
          <w:t xml:space="preserve">, then </w:t>
        </w:r>
      </w:ins>
    </w:p>
    <w:p w14:paraId="0BC462F5" w14:textId="77777777" w:rsidR="00F10D67" w:rsidRPr="00E77497" w:rsidRDefault="00F10D67" w:rsidP="00FA3203">
      <w:pPr>
        <w:pStyle w:val="Alg4"/>
        <w:numPr>
          <w:ilvl w:val="1"/>
          <w:numId w:val="559"/>
        </w:numPr>
        <w:spacing w:after="220"/>
        <w:contextualSpacing/>
        <w:rPr>
          <w:ins w:id="8063" w:author="Rev 4 Allen Wirfs-Brock" w:date="2011-10-15T17:06:00Z"/>
        </w:rPr>
      </w:pPr>
      <w:ins w:id="8064" w:author="Rev 4 Allen Wirfs-Brock" w:date="2011-10-15T17:06:00Z">
        <w:r w:rsidRPr="00E77497">
          <w:t xml:space="preserve">Call the InitializeBinding concrete method of </w:t>
        </w:r>
        <w:r w:rsidRPr="00E77497">
          <w:rPr>
            <w:i/>
          </w:rPr>
          <w:t>enviornment</w:t>
        </w:r>
        <w:r w:rsidRPr="00E77497">
          <w:t xml:space="preserve"> passing </w:t>
        </w:r>
        <w:r w:rsidRPr="00E77497">
          <w:rPr>
            <w:rStyle w:val="bnf"/>
          </w:rPr>
          <w:t>Identifier</w:t>
        </w:r>
        <w:r w:rsidRPr="00E77497">
          <w:t xml:space="preserve"> and </w:t>
        </w:r>
        <w:r w:rsidRPr="00E77497">
          <w:rPr>
            <w:i/>
          </w:rPr>
          <w:t>value</w:t>
        </w:r>
        <w:r w:rsidRPr="00E77497">
          <w:t xml:space="preserve"> as the arguments.</w:t>
        </w:r>
      </w:ins>
    </w:p>
    <w:p w14:paraId="08150B3A" w14:textId="77777777" w:rsidR="00F10D67" w:rsidRPr="00E77497" w:rsidRDefault="00F10D67" w:rsidP="00FA3203">
      <w:pPr>
        <w:pStyle w:val="Alg4"/>
        <w:numPr>
          <w:ilvl w:val="0"/>
          <w:numId w:val="559"/>
        </w:numPr>
        <w:spacing w:after="220"/>
        <w:contextualSpacing/>
        <w:rPr>
          <w:ins w:id="8065" w:author="Rev 4 Allen Wirfs-Brock" w:date="2011-10-15T17:06:00Z"/>
        </w:rPr>
      </w:pPr>
      <w:ins w:id="8066" w:author="Rev 4 Allen Wirfs-Brock" w:date="2011-10-15T17:06:00Z">
        <w:r w:rsidRPr="00E77497">
          <w:t>Else</w:t>
        </w:r>
      </w:ins>
    </w:p>
    <w:p w14:paraId="2A5C68B8" w14:textId="77777777" w:rsidR="00F10D67" w:rsidRPr="00E77497" w:rsidRDefault="00F10D67" w:rsidP="00FA3203">
      <w:pPr>
        <w:pStyle w:val="Alg4"/>
        <w:numPr>
          <w:ilvl w:val="1"/>
          <w:numId w:val="559"/>
        </w:numPr>
        <w:spacing w:after="220"/>
        <w:contextualSpacing/>
        <w:rPr>
          <w:ins w:id="8067" w:author="Rev 4 Allen Wirfs-Brock" w:date="2011-10-15T17:06:00Z"/>
        </w:rPr>
      </w:pPr>
      <w:ins w:id="8068" w:author="Rev 4 Allen Wirfs-Brock" w:date="2011-10-15T17:06:00Z">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ins>
    </w:p>
    <w:p w14:paraId="362A1A9C" w14:textId="77777777" w:rsidR="00F10D67" w:rsidRPr="00E77497" w:rsidRDefault="00F10D67" w:rsidP="00FA3203">
      <w:pPr>
        <w:pStyle w:val="Alg4"/>
        <w:numPr>
          <w:ilvl w:val="1"/>
          <w:numId w:val="559"/>
        </w:numPr>
        <w:spacing w:after="220"/>
        <w:contextualSpacing/>
        <w:rPr>
          <w:ins w:id="8069" w:author="Rev 4 Allen Wirfs-Brock" w:date="2011-10-15T17:06:00Z"/>
        </w:rPr>
      </w:pPr>
      <w:ins w:id="8070" w:author="Rev 4 Allen Wirfs-Brock" w:date="2011-10-15T17:06:00Z">
        <w:r w:rsidRPr="00E77497">
          <w:t>Call PutValue(</w:t>
        </w:r>
        <w:r w:rsidRPr="00E77497">
          <w:rPr>
            <w:i/>
          </w:rPr>
          <w:t>lhs</w:t>
        </w:r>
        <w:r w:rsidRPr="00E77497">
          <w:t xml:space="preserve">, </w:t>
        </w:r>
        <w:r w:rsidRPr="00E77497">
          <w:rPr>
            <w:i/>
          </w:rPr>
          <w:t>value</w:t>
        </w:r>
        <w:r w:rsidRPr="00E77497">
          <w:t>).</w:t>
        </w:r>
      </w:ins>
    </w:p>
    <w:p w14:paraId="084B9C41" w14:textId="77777777" w:rsidR="00974ED7" w:rsidRPr="00E77497" w:rsidRDefault="00974ED7" w:rsidP="00974ED7">
      <w:pPr>
        <w:keepNext/>
        <w:rPr>
          <w:ins w:id="8071" w:author="Rev 4 Allen Wirfs-Brock" w:date="2011-10-15T16:42:00Z"/>
          <w:rFonts w:ascii="Helvetica" w:hAnsi="Helvetica"/>
          <w:b/>
        </w:rPr>
      </w:pPr>
      <w:ins w:id="8072" w:author="Rev 4 Allen Wirfs-Brock" w:date="2011-10-15T16:42:00Z">
        <w:r w:rsidRPr="00E77497">
          <w:rPr>
            <w:rFonts w:ascii="Helvetica" w:hAnsi="Helvetica"/>
            <w:b/>
          </w:rPr>
          <w:t xml:space="preserve">Runtime Semantics: </w:t>
        </w:r>
        <w:r w:rsidRPr="00E77497">
          <w:rPr>
            <w:rFonts w:ascii="Helvetica" w:hAnsi="Helvetica"/>
            <w:b/>
            <w:spacing w:val="6"/>
          </w:rPr>
          <w:t>Evaluation</w:t>
        </w:r>
      </w:ins>
    </w:p>
    <w:p w14:paraId="57B62B53" w14:textId="77777777" w:rsidR="00884D1C" w:rsidRPr="00E77497" w:rsidRDefault="00884D1C" w:rsidP="00884D1C">
      <w:pPr>
        <w:rPr>
          <w:ins w:id="8073" w:author="Rev 3 Allen Wirfs-Brock" w:date="2011-09-09T12:39:00Z"/>
        </w:rPr>
      </w:pPr>
      <w:ins w:id="8074" w:author="Rev 3 Allen Wirfs-Brock" w:date="2011-09-09T12:39:00Z">
        <w:del w:id="8075" w:author="Rev 4 Allen Wirfs-Brock" w:date="2011-10-15T16:43:00Z">
          <w:r w:rsidRPr="00E77497" w:rsidDel="00974ED7">
            <w:delText xml:space="preserve">The production </w:delText>
          </w:r>
        </w:del>
        <w:r w:rsidRPr="00E77497">
          <w:rPr>
            <w:rFonts w:ascii="Times New Roman" w:hAnsi="Times New Roman"/>
            <w:i/>
          </w:rPr>
          <w:t xml:space="preserve">LetDeclaration </w:t>
        </w:r>
        <w:r w:rsidRPr="00E77497">
          <w:rPr>
            <w:b/>
          </w:rPr>
          <w:t>:</w:t>
        </w:r>
        <w:r w:rsidRPr="00E77497">
          <w:rPr>
            <w:rFonts w:ascii="Times New Roman" w:hAnsi="Times New Roman"/>
            <w:i/>
          </w:rPr>
          <w:t xml:space="preserve"> </w:t>
        </w:r>
        <w:r w:rsidRPr="00E77497">
          <w:rPr>
            <w:rFonts w:ascii="Courier New" w:hAnsi="Courier New"/>
            <w:b/>
          </w:rPr>
          <w:t>let</w:t>
        </w:r>
        <w:r w:rsidRPr="00E77497">
          <w:rPr>
            <w:rFonts w:ascii="Times New Roman" w:hAnsi="Times New Roman"/>
            <w:i/>
          </w:rPr>
          <w:t xml:space="preserve"> LetBindingList </w:t>
        </w:r>
        <w:r w:rsidRPr="00E77497">
          <w:rPr>
            <w:rFonts w:ascii="Courier New" w:hAnsi="Courier New"/>
            <w:b/>
          </w:rPr>
          <w:t>;</w:t>
        </w:r>
        <w:r w:rsidRPr="00E77497">
          <w:t xml:space="preserve"> </w:t>
        </w:r>
        <w:del w:id="8076" w:author="Rev 4 Allen Wirfs-Brock" w:date="2011-10-15T16:43:00Z">
          <w:r w:rsidRPr="00E77497" w:rsidDel="00974ED7">
            <w:delText>is evaluated as follows:</w:delText>
          </w:r>
        </w:del>
      </w:ins>
    </w:p>
    <w:p w14:paraId="02A8F476" w14:textId="77777777" w:rsidR="00884D1C" w:rsidRPr="00E77497" w:rsidRDefault="00884D1C" w:rsidP="00FA3203">
      <w:pPr>
        <w:pStyle w:val="Alg2"/>
        <w:numPr>
          <w:ilvl w:val="0"/>
          <w:numId w:val="453"/>
        </w:numPr>
        <w:rPr>
          <w:ins w:id="8077" w:author="Rev 3 Allen Wirfs-Brock" w:date="2011-09-09T12:39:00Z"/>
        </w:rPr>
      </w:pPr>
      <w:ins w:id="8078" w:author="Rev 3 Allen Wirfs-Brock" w:date="2011-09-09T12:39:00Z">
        <w:r w:rsidRPr="00E77497">
          <w:t xml:space="preserve">Evaluate </w:t>
        </w:r>
        <w:r w:rsidRPr="00E77497">
          <w:rPr>
            <w:i/>
          </w:rPr>
          <w:t>LetBindingList</w:t>
        </w:r>
        <w:r w:rsidRPr="00E77497">
          <w:t>.</w:t>
        </w:r>
      </w:ins>
    </w:p>
    <w:p w14:paraId="26B6F629" w14:textId="77777777" w:rsidR="00884D1C" w:rsidRPr="00E77497" w:rsidRDefault="00884D1C" w:rsidP="00FA3203">
      <w:pPr>
        <w:pStyle w:val="Alg2"/>
        <w:numPr>
          <w:ilvl w:val="0"/>
          <w:numId w:val="453"/>
        </w:numPr>
        <w:spacing w:after="220"/>
        <w:rPr>
          <w:ins w:id="8079" w:author="Rev 3 Allen Wirfs-Brock" w:date="2011-09-09T12:39:00Z"/>
        </w:rPr>
      </w:pPr>
      <w:ins w:id="8080" w:author="Rev 3 Allen Wirfs-Brock" w:date="2011-09-09T12:39:00Z">
        <w:r w:rsidRPr="00E77497">
          <w:t>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ins>
    </w:p>
    <w:p w14:paraId="540E4B94" w14:textId="77777777" w:rsidR="00884D1C" w:rsidRPr="00E77497" w:rsidRDefault="00884D1C" w:rsidP="00884D1C">
      <w:pPr>
        <w:rPr>
          <w:ins w:id="8081" w:author="Rev 3 Allen Wirfs-Brock" w:date="2011-09-09T12:39:00Z"/>
        </w:rPr>
      </w:pPr>
      <w:ins w:id="8082" w:author="Rev 3 Allen Wirfs-Brock" w:date="2011-09-09T12:39:00Z">
        <w:r w:rsidRPr="00E77497">
          <w:rPr>
            <w:rFonts w:ascii="Times New Roman" w:hAnsi="Times New Roman"/>
            <w:i/>
          </w:rPr>
          <w:t xml:space="preserve">LetBindingList </w:t>
        </w:r>
        <w:r w:rsidRPr="00E77497">
          <w:rPr>
            <w:b/>
          </w:rPr>
          <w:t xml:space="preserve">: </w:t>
        </w:r>
        <w:r w:rsidRPr="00E77497">
          <w:rPr>
            <w:rStyle w:val="bnf"/>
          </w:rPr>
          <w:t>LetBinding</w:t>
        </w:r>
        <w:r w:rsidRPr="00E77497">
          <w:t xml:space="preserve"> </w:t>
        </w:r>
        <w:del w:id="8083" w:author="Rev 4 Allen Wirfs-Brock" w:date="2011-10-15T16:44:00Z">
          <w:r w:rsidRPr="00E77497" w:rsidDel="00974ED7">
            <w:delText>is evaluated as follows:</w:delText>
          </w:r>
        </w:del>
      </w:ins>
    </w:p>
    <w:p w14:paraId="43763E96" w14:textId="77777777" w:rsidR="00884D1C" w:rsidRPr="00E77497" w:rsidRDefault="00884D1C" w:rsidP="00FA3203">
      <w:pPr>
        <w:pStyle w:val="Alg2"/>
        <w:numPr>
          <w:ilvl w:val="0"/>
          <w:numId w:val="461"/>
        </w:numPr>
        <w:spacing w:after="220"/>
        <w:rPr>
          <w:ins w:id="8084" w:author="Rev 3 Allen Wirfs-Brock" w:date="2011-09-09T12:39:00Z"/>
        </w:rPr>
      </w:pPr>
      <w:ins w:id="8085" w:author="Rev 3 Allen Wirfs-Brock" w:date="2011-09-09T12:39:00Z">
        <w:r w:rsidRPr="00E77497">
          <w:t xml:space="preserve">Evaluate </w:t>
        </w:r>
        <w:r w:rsidRPr="00E77497">
          <w:rPr>
            <w:rStyle w:val="bnf"/>
          </w:rPr>
          <w:t>LetBinding</w:t>
        </w:r>
        <w:r w:rsidRPr="00E77497">
          <w:t>.</w:t>
        </w:r>
      </w:ins>
    </w:p>
    <w:p w14:paraId="2A4BE7D2" w14:textId="77777777" w:rsidR="00884D1C" w:rsidRPr="00E77497" w:rsidRDefault="00884D1C" w:rsidP="00884D1C">
      <w:pPr>
        <w:rPr>
          <w:ins w:id="8086" w:author="Rev 3 Allen Wirfs-Brock" w:date="2011-09-09T12:39:00Z"/>
        </w:rPr>
      </w:pPr>
      <w:ins w:id="8087" w:author="Rev 3 Allen Wirfs-Brock" w:date="2011-09-09T12:39:00Z">
        <w:r w:rsidRPr="00E77497">
          <w:rPr>
            <w:rStyle w:val="bnf"/>
          </w:rPr>
          <w:t>Let</w:t>
        </w:r>
        <w:r w:rsidRPr="00E77497">
          <w:rPr>
            <w:rFonts w:ascii="Times New Roman" w:hAnsi="Times New Roman"/>
            <w:i/>
          </w:rPr>
          <w:t xml:space="preserve">BindingList </w:t>
        </w:r>
        <w:r w:rsidRPr="00E77497">
          <w:rPr>
            <w:b/>
          </w:rPr>
          <w:t>:</w:t>
        </w:r>
        <w:r w:rsidRPr="00E77497">
          <w:t xml:space="preserve"> </w:t>
        </w:r>
        <w:r w:rsidRPr="00E77497">
          <w:rPr>
            <w:rStyle w:val="bnf"/>
          </w:rPr>
          <w:t>Let</w:t>
        </w:r>
        <w:r w:rsidRPr="00E77497">
          <w:rPr>
            <w:rFonts w:ascii="Times New Roman" w:hAnsi="Times New Roman"/>
            <w:i/>
          </w:rPr>
          <w:t xml:space="preserve">BindingList </w:t>
        </w:r>
        <w:r w:rsidRPr="00E77497">
          <w:rPr>
            <w:rFonts w:ascii="Courier New" w:hAnsi="Courier New"/>
            <w:b/>
          </w:rPr>
          <w:t>,</w:t>
        </w:r>
        <w:r w:rsidRPr="00E77497">
          <w:t xml:space="preserve"> </w:t>
        </w:r>
        <w:r w:rsidRPr="00E77497">
          <w:rPr>
            <w:rStyle w:val="bnf"/>
          </w:rPr>
          <w:t>LetBinding</w:t>
        </w:r>
        <w:r w:rsidRPr="00E77497">
          <w:t xml:space="preserve"> </w:t>
        </w:r>
        <w:del w:id="8088" w:author="Rev 4 Allen Wirfs-Brock" w:date="2011-10-15T16:45:00Z">
          <w:r w:rsidRPr="00E77497" w:rsidDel="00974ED7">
            <w:delText>is evaluated as follows:</w:delText>
          </w:r>
        </w:del>
      </w:ins>
    </w:p>
    <w:p w14:paraId="3D092946" w14:textId="77777777" w:rsidR="00884D1C" w:rsidRPr="00E77497" w:rsidRDefault="00884D1C" w:rsidP="00FA3203">
      <w:pPr>
        <w:pStyle w:val="Alg2"/>
        <w:keepNext/>
        <w:numPr>
          <w:ilvl w:val="0"/>
          <w:numId w:val="455"/>
        </w:numPr>
        <w:rPr>
          <w:ins w:id="8089" w:author="Rev 3 Allen Wirfs-Brock" w:date="2011-09-09T12:39:00Z"/>
        </w:rPr>
      </w:pPr>
      <w:ins w:id="8090" w:author="Rev 3 Allen Wirfs-Brock" w:date="2011-09-09T12:39:00Z">
        <w:r w:rsidRPr="00E77497">
          <w:t xml:space="preserve">Evaluate </w:t>
        </w:r>
        <w:r w:rsidRPr="00E77497">
          <w:rPr>
            <w:rStyle w:val="bnf"/>
          </w:rPr>
          <w:t>Let</w:t>
        </w:r>
        <w:r w:rsidRPr="00E77497">
          <w:rPr>
            <w:i/>
          </w:rPr>
          <w:t>BindingList</w:t>
        </w:r>
        <w:r w:rsidRPr="00E77497">
          <w:t>.</w:t>
        </w:r>
      </w:ins>
    </w:p>
    <w:p w14:paraId="23812EEF" w14:textId="77777777" w:rsidR="00884D1C" w:rsidRPr="00E77497" w:rsidRDefault="00884D1C" w:rsidP="00FA3203">
      <w:pPr>
        <w:pStyle w:val="Alg2"/>
        <w:numPr>
          <w:ilvl w:val="0"/>
          <w:numId w:val="455"/>
        </w:numPr>
        <w:spacing w:after="220"/>
        <w:rPr>
          <w:ins w:id="8091" w:author="Rev 3 Allen Wirfs-Brock" w:date="2011-09-09T12:39:00Z"/>
        </w:rPr>
      </w:pPr>
      <w:ins w:id="8092" w:author="Rev 3 Allen Wirfs-Brock" w:date="2011-09-09T12:39:00Z">
        <w:r w:rsidRPr="00E77497">
          <w:t xml:space="preserve">Evaluate </w:t>
        </w:r>
        <w:r w:rsidRPr="00E77497">
          <w:rPr>
            <w:rStyle w:val="bnf"/>
          </w:rPr>
          <w:t>LetBinding</w:t>
        </w:r>
        <w:r w:rsidRPr="00E77497">
          <w:t>.</w:t>
        </w:r>
      </w:ins>
    </w:p>
    <w:p w14:paraId="2DF24BC2" w14:textId="77777777" w:rsidR="00884D1C" w:rsidRPr="00E77497" w:rsidRDefault="00884D1C" w:rsidP="00884D1C">
      <w:pPr>
        <w:rPr>
          <w:ins w:id="8093" w:author="Rev 3 Allen Wirfs-Brock" w:date="2011-09-09T12:39:00Z"/>
        </w:rPr>
      </w:pPr>
      <w:ins w:id="8094" w:author="Rev 3 Allen Wirfs-Brock" w:date="2011-09-09T12:39:00Z">
        <w:r w:rsidRPr="00E77497">
          <w:rPr>
            <w:rStyle w:val="bnf"/>
          </w:rPr>
          <w:t xml:space="preserve">LetBinding </w:t>
        </w:r>
        <w:r w:rsidRPr="00E77497">
          <w:rPr>
            <w:b/>
          </w:rPr>
          <w:t>:</w:t>
        </w:r>
        <w:r w:rsidRPr="00E77497">
          <w:t xml:space="preserve"> </w:t>
        </w:r>
        <w:r w:rsidRPr="00E77497">
          <w:rPr>
            <w:rFonts w:ascii="Times New Roman" w:hAnsi="Times New Roman"/>
            <w:i/>
          </w:rPr>
          <w:t xml:space="preserve">BindingIdentifier  </w:t>
        </w:r>
        <w:del w:id="8095" w:author="Rev 4 Allen Wirfs-Brock" w:date="2011-10-15T16:54:00Z">
          <w:r w:rsidRPr="00E77497" w:rsidDel="00A7427A">
            <w:delText>is evaluated as follows:</w:delText>
          </w:r>
        </w:del>
      </w:ins>
    </w:p>
    <w:p w14:paraId="43512F83" w14:textId="77777777" w:rsidR="00884D1C" w:rsidRPr="00E77497" w:rsidRDefault="00884D1C" w:rsidP="00FA3203">
      <w:pPr>
        <w:pStyle w:val="Alg2"/>
        <w:numPr>
          <w:ilvl w:val="0"/>
          <w:numId w:val="113"/>
        </w:numPr>
        <w:jc w:val="left"/>
        <w:rPr>
          <w:ins w:id="8096" w:author="Rev 3 Allen Wirfs-Brock" w:date="2011-09-09T12:39:00Z"/>
        </w:rPr>
      </w:pPr>
      <w:ins w:id="8097" w:author="Rev 3 Allen Wirfs-Brock" w:date="2011-09-09T12:39:00Z">
        <w:r w:rsidRPr="00E77497">
          <w:t xml:space="preserve">Let </w:t>
        </w:r>
        <w:r w:rsidRPr="00E77497">
          <w:rPr>
            <w:i/>
          </w:rPr>
          <w:t>env</w:t>
        </w:r>
        <w:r w:rsidRPr="00E77497">
          <w:t xml:space="preserve"> be the running execution context’s LexicalEnvironment.</w:t>
        </w:r>
      </w:ins>
    </w:p>
    <w:p w14:paraId="1C988CDC" w14:textId="77777777" w:rsidR="00884D1C" w:rsidRPr="00E77497" w:rsidRDefault="00662806" w:rsidP="00FA3203">
      <w:pPr>
        <w:pStyle w:val="Alg2"/>
        <w:numPr>
          <w:ilvl w:val="0"/>
          <w:numId w:val="113"/>
        </w:numPr>
        <w:spacing w:after="220"/>
        <w:rPr>
          <w:ins w:id="8098" w:author="Rev 3 Allen Wirfs-Brock" w:date="2011-09-09T12:39:00Z"/>
        </w:rPr>
      </w:pPr>
      <w:ins w:id="8099" w:author="Rev 3 Allen Wirfs-Brock" w:date="2011-09-22T14:09:00Z">
        <w:r w:rsidRPr="00E77497">
          <w:t>Perform</w:t>
        </w:r>
      </w:ins>
      <w:ins w:id="8100" w:author="Rev 3 Allen Wirfs-Brock" w:date="2011-09-09T12:39:00Z">
        <w:r w:rsidR="00884D1C" w:rsidRPr="00E77497">
          <w:t xml:space="preserve"> Binding</w:t>
        </w:r>
      </w:ins>
      <w:ins w:id="8101" w:author="Rev 3 Allen Wirfs-Brock" w:date="2011-09-22T14:10:00Z">
        <w:r w:rsidRPr="00E77497">
          <w:t xml:space="preserve"> Initialization for </w:t>
        </w:r>
        <w:r w:rsidRPr="00E77497">
          <w:rPr>
            <w:i/>
          </w:rPr>
          <w:t>BindingIdentifier</w:t>
        </w:r>
      </w:ins>
      <w:ins w:id="8102" w:author="Rev 3 Allen Wirfs-Brock" w:date="2011-09-09T12:39:00Z">
        <w:r w:rsidR="00884D1C" w:rsidRPr="00E77497">
          <w:t xml:space="preserve"> passing </w:t>
        </w:r>
      </w:ins>
      <w:ins w:id="8103" w:author="Rev 3 Allen Wirfs-Brock" w:date="2011-09-22T14:11:00Z">
        <w:r w:rsidRPr="00E77497">
          <w:rPr>
            <w:b/>
          </w:rPr>
          <w:t>undefined</w:t>
        </w:r>
        <w:r w:rsidRPr="00E77497">
          <w:t xml:space="preserve"> </w:t>
        </w:r>
      </w:ins>
      <w:ins w:id="8104" w:author="Rev 3 Allen Wirfs-Brock" w:date="2011-09-09T12:39:00Z">
        <w:r w:rsidR="00884D1C" w:rsidRPr="00E77497">
          <w:t xml:space="preserve">and </w:t>
        </w:r>
      </w:ins>
      <w:ins w:id="8105" w:author="Rev 3 Allen Wirfs-Brock" w:date="2011-09-22T14:11:00Z">
        <w:r w:rsidRPr="00E77497">
          <w:rPr>
            <w:i/>
          </w:rPr>
          <w:t>env</w:t>
        </w:r>
        <w:r w:rsidRPr="00E77497">
          <w:t xml:space="preserve"> </w:t>
        </w:r>
      </w:ins>
      <w:ins w:id="8106" w:author="Rev 3 Allen Wirfs-Brock" w:date="2011-09-09T12:39:00Z">
        <w:r w:rsidR="00884D1C" w:rsidRPr="00E77497">
          <w:t>as the arguments.</w:t>
        </w:r>
      </w:ins>
    </w:p>
    <w:p w14:paraId="2360865A" w14:textId="77777777" w:rsidR="00884D1C" w:rsidRPr="00E77497" w:rsidRDefault="00884D1C" w:rsidP="00884D1C">
      <w:pPr>
        <w:rPr>
          <w:ins w:id="8107" w:author="Rev 3 Allen Wirfs-Brock" w:date="2011-09-09T12:39:00Z"/>
        </w:rPr>
      </w:pPr>
      <w:ins w:id="8108" w:author="Rev 3 Allen Wirfs-Brock" w:date="2011-09-09T12:39:00Z">
        <w:del w:id="8109" w:author="Rev 4 Allen Wirfs-Brock" w:date="2011-10-15T16:55:00Z">
          <w:r w:rsidRPr="00E77497" w:rsidDel="00A7427A">
            <w:delText xml:space="preserve">The production </w:delText>
          </w:r>
        </w:del>
        <w:r w:rsidRPr="00E77497">
          <w:rPr>
            <w:rStyle w:val="bnf"/>
          </w:rPr>
          <w:t xml:space="preserve">LetBinding </w:t>
        </w:r>
        <w:r w:rsidRPr="00E77497">
          <w:rPr>
            <w:b/>
          </w:rPr>
          <w:t>:</w:t>
        </w:r>
        <w:r w:rsidRPr="00E77497">
          <w:t xml:space="preserve"> </w:t>
        </w:r>
        <w:r w:rsidRPr="00E77497">
          <w:rPr>
            <w:rFonts w:ascii="Times New Roman" w:hAnsi="Times New Roman"/>
            <w:i/>
          </w:rPr>
          <w:t>BindingIdentifier Initialiser</w:t>
        </w:r>
        <w:r w:rsidRPr="00E77497">
          <w:t xml:space="preserve"> </w:t>
        </w:r>
        <w:del w:id="8110" w:author="Rev 4 Allen Wirfs-Brock" w:date="2011-10-15T16:55:00Z">
          <w:r w:rsidRPr="00E77497" w:rsidDel="00A7427A">
            <w:delText>is evaluated as follows:</w:delText>
          </w:r>
        </w:del>
      </w:ins>
    </w:p>
    <w:p w14:paraId="490EE789" w14:textId="77777777" w:rsidR="00884D1C" w:rsidRPr="00E77497" w:rsidRDefault="00884D1C" w:rsidP="00FA3203">
      <w:pPr>
        <w:pStyle w:val="Alg2"/>
        <w:numPr>
          <w:ilvl w:val="0"/>
          <w:numId w:val="499"/>
        </w:numPr>
        <w:rPr>
          <w:ins w:id="8111" w:author="Rev 3 Allen Wirfs-Brock" w:date="2011-09-09T12:39:00Z"/>
        </w:rPr>
      </w:pPr>
      <w:ins w:id="8112"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BD55F7D" w14:textId="77777777" w:rsidR="00884D1C" w:rsidRPr="00E77497" w:rsidRDefault="00884D1C" w:rsidP="00FA3203">
      <w:pPr>
        <w:pStyle w:val="Alg2"/>
        <w:numPr>
          <w:ilvl w:val="0"/>
          <w:numId w:val="499"/>
        </w:numPr>
        <w:rPr>
          <w:ins w:id="8113" w:author="Rev 3 Allen Wirfs-Brock" w:date="2011-09-09T12:39:00Z"/>
        </w:rPr>
      </w:pPr>
      <w:ins w:id="8114"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23BD2DC1" w14:textId="77777777" w:rsidR="00884D1C" w:rsidRPr="00E77497" w:rsidRDefault="00884D1C" w:rsidP="00FA3203">
      <w:pPr>
        <w:pStyle w:val="Alg2"/>
        <w:numPr>
          <w:ilvl w:val="0"/>
          <w:numId w:val="499"/>
        </w:numPr>
        <w:jc w:val="left"/>
        <w:rPr>
          <w:ins w:id="8115" w:author="Rev 3 Allen Wirfs-Brock" w:date="2011-09-09T12:39:00Z"/>
        </w:rPr>
      </w:pPr>
      <w:ins w:id="8116" w:author="Rev 3 Allen Wirfs-Brock" w:date="2011-09-09T12:39:00Z">
        <w:r w:rsidRPr="00E77497">
          <w:t xml:space="preserve">Let </w:t>
        </w:r>
        <w:r w:rsidRPr="00E77497">
          <w:rPr>
            <w:i/>
          </w:rPr>
          <w:t>env</w:t>
        </w:r>
        <w:r w:rsidRPr="00E77497">
          <w:t xml:space="preserve"> be the running execution context’s LexicalEnvironment.</w:t>
        </w:r>
      </w:ins>
    </w:p>
    <w:p w14:paraId="2B911BCF" w14:textId="77777777" w:rsidR="00884D1C" w:rsidRPr="00E77497" w:rsidRDefault="00561262" w:rsidP="00FA3203">
      <w:pPr>
        <w:pStyle w:val="Alg2"/>
        <w:numPr>
          <w:ilvl w:val="0"/>
          <w:numId w:val="499"/>
        </w:numPr>
        <w:spacing w:after="220"/>
        <w:rPr>
          <w:ins w:id="8117" w:author="Rev 3 Allen Wirfs-Brock" w:date="2011-09-09T12:39:00Z"/>
        </w:rPr>
      </w:pPr>
      <w:ins w:id="8118" w:author="Rev 3 Allen Wirfs-Brock" w:date="2011-09-22T14:42:00Z">
        <w:r w:rsidRPr="00E77497">
          <w:t xml:space="preserve">Perform Binding Initialization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ins>
    </w:p>
    <w:p w14:paraId="78E48DBE" w14:textId="77777777" w:rsidR="00884D1C" w:rsidRPr="00E77497" w:rsidRDefault="00884D1C" w:rsidP="00884D1C">
      <w:pPr>
        <w:rPr>
          <w:ins w:id="8119" w:author="Rev 3 Allen Wirfs-Brock" w:date="2011-09-09T12:39:00Z"/>
        </w:rPr>
      </w:pPr>
      <w:ins w:id="8120" w:author="Rev 3 Allen Wirfs-Brock" w:date="2011-09-09T12:39:00Z">
        <w:r w:rsidRPr="00E77497">
          <w:rPr>
            <w:rStyle w:val="bnf"/>
          </w:rPr>
          <w:t>LetBinding</w:t>
        </w:r>
        <w:r w:rsidRPr="00E77497">
          <w:rPr>
            <w:b/>
          </w:rPr>
          <w:t>:</w:t>
        </w:r>
        <w:r w:rsidRPr="00E77497">
          <w:t xml:space="preserve"> </w:t>
        </w:r>
        <w:r w:rsidRPr="00E77497">
          <w:rPr>
            <w:rFonts w:ascii="Times New Roman" w:hAnsi="Times New Roman"/>
            <w:i/>
          </w:rPr>
          <w:t>BindingPattern Initialiser</w:t>
        </w:r>
        <w:r w:rsidRPr="00E77497">
          <w:t xml:space="preserve"> </w:t>
        </w:r>
        <w:del w:id="8121" w:author="Rev 4 Allen Wirfs-Brock" w:date="2011-10-15T16:55:00Z">
          <w:r w:rsidRPr="00E77497" w:rsidDel="00A7427A">
            <w:delText>is evaluated as follows:</w:delText>
          </w:r>
        </w:del>
      </w:ins>
    </w:p>
    <w:p w14:paraId="731E9F0B" w14:textId="77777777" w:rsidR="00884D1C" w:rsidRPr="00E77497" w:rsidRDefault="00884D1C" w:rsidP="00FA3203">
      <w:pPr>
        <w:pStyle w:val="Alg2"/>
        <w:numPr>
          <w:ilvl w:val="0"/>
          <w:numId w:val="460"/>
        </w:numPr>
        <w:rPr>
          <w:ins w:id="8122" w:author="Rev 3 Allen Wirfs-Brock" w:date="2011-09-09T12:39:00Z"/>
        </w:rPr>
      </w:pPr>
      <w:ins w:id="8123"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78C84DEC" w14:textId="77777777" w:rsidR="00884D1C" w:rsidRPr="00E77497" w:rsidRDefault="00884D1C" w:rsidP="00FA3203">
      <w:pPr>
        <w:pStyle w:val="Alg3"/>
        <w:numPr>
          <w:ilvl w:val="0"/>
          <w:numId w:val="460"/>
        </w:numPr>
        <w:rPr>
          <w:ins w:id="8124" w:author="Rev 3 Allen Wirfs-Brock" w:date="2011-09-09T12:39:00Z"/>
        </w:rPr>
      </w:pPr>
      <w:ins w:id="8125" w:author="Rev 3 Allen Wirfs-Brock" w:date="2011-09-09T12:39:00Z">
        <w:r w:rsidRPr="00E77497">
          <w:t xml:space="preserve">Let </w:t>
        </w:r>
        <w:r w:rsidRPr="00E77497">
          <w:rPr>
            <w:i/>
          </w:rPr>
          <w:t>rval</w:t>
        </w:r>
        <w:r w:rsidRPr="00E77497">
          <w:t xml:space="preserve"> be GetValue(</w:t>
        </w:r>
        <w:r w:rsidRPr="00E77497">
          <w:rPr>
            <w:i/>
          </w:rPr>
          <w:t>rhs</w:t>
        </w:r>
        <w:r w:rsidRPr="00E77497">
          <w:t>).</w:t>
        </w:r>
      </w:ins>
    </w:p>
    <w:p w14:paraId="37624A59" w14:textId="77777777" w:rsidR="00884D1C" w:rsidRPr="00E77497" w:rsidRDefault="00884D1C" w:rsidP="00FA3203">
      <w:pPr>
        <w:pStyle w:val="Alg2"/>
        <w:numPr>
          <w:ilvl w:val="0"/>
          <w:numId w:val="460"/>
        </w:numPr>
        <w:spacing w:after="220"/>
        <w:contextualSpacing/>
        <w:rPr>
          <w:ins w:id="8126" w:author="Rev 3 Allen Wirfs-Brock" w:date="2011-09-09T12:39:00Z"/>
        </w:rPr>
      </w:pPr>
      <w:ins w:id="8127" w:author="Rev 3 Allen Wirfs-Brock" w:date="2011-09-09T12:39:00Z">
        <w:r w:rsidRPr="00E77497">
          <w:t xml:space="preserve">Let </w:t>
        </w:r>
        <w:r w:rsidRPr="00E77497">
          <w:rPr>
            <w:i/>
          </w:rPr>
          <w:t>env</w:t>
        </w:r>
        <w:r w:rsidRPr="00E77497">
          <w:t xml:space="preserve"> be the running execution context’s LexicalEnvironment.</w:t>
        </w:r>
      </w:ins>
    </w:p>
    <w:p w14:paraId="50CB1CA9" w14:textId="77777777" w:rsidR="00884D1C" w:rsidRPr="00E77497" w:rsidRDefault="00217939" w:rsidP="00FA3203">
      <w:pPr>
        <w:pStyle w:val="Alg2"/>
        <w:numPr>
          <w:ilvl w:val="0"/>
          <w:numId w:val="460"/>
        </w:numPr>
        <w:spacing w:after="220"/>
        <w:rPr>
          <w:ins w:id="8128" w:author="Rev 3 Allen Wirfs-Brock" w:date="2011-09-09T12:39:00Z"/>
        </w:rPr>
      </w:pPr>
      <w:ins w:id="8129" w:author="Rev 4 Allen Wirfs-Brock" w:date="2011-11-06T11:51:00Z">
        <w:r w:rsidRPr="00E77497">
          <w:t xml:space="preserve">Perform Binding Initialization for </w:t>
        </w:r>
      </w:ins>
      <w:ins w:id="8130" w:author="Rev 3 Allen Wirfs-Brock" w:date="2011-09-09T12:39:00Z">
        <w:del w:id="8131" w:author="Rev 4 Allen Wirfs-Brock" w:date="2011-11-06T11:51:00Z">
          <w:r w:rsidR="00884D1C" w:rsidRPr="00E77497" w:rsidDel="00217939">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i/>
          </w:rPr>
          <w:t>env</w:t>
        </w:r>
        <w:r w:rsidR="00884D1C" w:rsidRPr="00E77497">
          <w:t xml:space="preserve"> as the </w:t>
        </w:r>
        <w:r w:rsidR="00884D1C" w:rsidRPr="00E77497">
          <w:rPr>
            <w:i/>
          </w:rPr>
          <w:t>environment</w:t>
        </w:r>
        <w:r w:rsidR="00884D1C" w:rsidRPr="00E77497">
          <w:t xml:space="preserve"> parameter.</w:t>
        </w:r>
      </w:ins>
    </w:p>
    <w:p w14:paraId="1B17618E" w14:textId="77777777" w:rsidR="000103D2" w:rsidRPr="00E77497" w:rsidDel="006445D5" w:rsidRDefault="000103D2" w:rsidP="000103D2">
      <w:pPr>
        <w:rPr>
          <w:ins w:id="8132" w:author="Rev 3 Allen Wirfs-Brock" w:date="2011-09-09T13:54:00Z"/>
          <w:del w:id="8133" w:author="Rev 4 Allen Wirfs-Brock" w:date="2011-11-06T11:58:00Z"/>
        </w:rPr>
      </w:pPr>
      <w:ins w:id="8134" w:author="Rev 3 Allen Wirfs-Brock" w:date="2011-09-09T13:54:00Z">
        <w:del w:id="8135" w:author="Rev 4 Allen Wirfs-Brock" w:date="2011-11-06T11:58:00Z">
          <w:r w:rsidRPr="00E77497" w:rsidDel="006445D5">
            <w:rPr>
              <w:rStyle w:val="bnf"/>
            </w:rPr>
            <w:delText>BindingIdentifier</w:delText>
          </w:r>
          <w:r w:rsidRPr="00E77497" w:rsidDel="006445D5">
            <w:delText xml:space="preserve"> </w:delText>
          </w:r>
          <w:r w:rsidRPr="00E77497" w:rsidDel="006445D5">
            <w:rPr>
              <w:rFonts w:ascii="Courier New" w:hAnsi="Courier New" w:cs="Courier New"/>
              <w:b/>
            </w:rPr>
            <w:delText>:</w:delText>
          </w:r>
          <w:r w:rsidRPr="00E77497" w:rsidDel="006445D5">
            <w:delText xml:space="preserve"> </w:delText>
          </w:r>
          <w:r w:rsidRPr="00E77497" w:rsidDel="006445D5">
            <w:rPr>
              <w:rStyle w:val="bnf"/>
            </w:rPr>
            <w:delText>Identifier</w:delText>
          </w:r>
          <w:r w:rsidRPr="00E77497" w:rsidDel="006445D5">
            <w:delText xml:space="preserve"> </w:delText>
          </w:r>
        </w:del>
        <w:del w:id="8136" w:author="Rev 4 Allen Wirfs-Brock" w:date="2011-10-15T17:21:00Z">
          <w:r w:rsidRPr="00E77497" w:rsidDel="00DD1B17">
            <w:delText>is evaluated as follows:</w:delText>
          </w:r>
        </w:del>
      </w:ins>
    </w:p>
    <w:p w14:paraId="6B06361C" w14:textId="77777777" w:rsidR="000103D2" w:rsidRPr="00E77497" w:rsidDel="006445D5" w:rsidRDefault="000103D2" w:rsidP="006361CF">
      <w:pPr>
        <w:pStyle w:val="Alg2"/>
        <w:numPr>
          <w:ilvl w:val="0"/>
          <w:numId w:val="454"/>
        </w:numPr>
        <w:spacing w:after="220"/>
        <w:rPr>
          <w:ins w:id="8137" w:author="Rev 3 Allen Wirfs-Brock" w:date="2011-09-09T13:54:00Z"/>
          <w:del w:id="8138" w:author="Rev 4 Allen Wirfs-Brock" w:date="2011-11-06T11:58:00Z"/>
        </w:rPr>
        <w:pPrChange w:id="8139" w:author="Rev 4 Allen Wirfs-Brock" w:date="2011-11-07T12:16:00Z">
          <w:pPr>
            <w:pStyle w:val="Alg2"/>
            <w:numPr>
              <w:numId w:val="481"/>
            </w:numPr>
            <w:tabs>
              <w:tab w:val="num" w:pos="360"/>
            </w:tabs>
            <w:spacing w:after="220"/>
            <w:ind w:left="360" w:hanging="360"/>
          </w:pPr>
        </w:pPrChange>
      </w:pPr>
      <w:ins w:id="8140" w:author="Rev 3 Allen Wirfs-Brock" w:date="2011-09-09T13:54:00Z">
        <w:del w:id="8141" w:author="Rev 4 Allen Wirfs-Brock" w:date="2011-11-06T11:58:00Z">
          <w:r w:rsidRPr="00E77497" w:rsidDel="006445D5">
            <w:delText xml:space="preserve">Return the result of evaluating </w:delText>
          </w:r>
          <w:r w:rsidRPr="00E77497" w:rsidDel="006445D5">
            <w:rPr>
              <w:rStyle w:val="bnf"/>
            </w:rPr>
            <w:delText xml:space="preserve">Identifier </w:delText>
          </w:r>
          <w:r w:rsidRPr="00E77497" w:rsidDel="006445D5">
            <w:rPr>
              <w:rStyle w:val="bnf"/>
              <w:i w:val="0"/>
            </w:rPr>
            <w:delText>as described in 11.1.2</w:delText>
          </w:r>
          <w:r w:rsidRPr="00E77497" w:rsidDel="006445D5">
            <w:delText>.</w:delText>
          </w:r>
        </w:del>
      </w:ins>
    </w:p>
    <w:p w14:paraId="6856D2D8" w14:textId="77777777" w:rsidR="000103D2" w:rsidRPr="00E77497" w:rsidRDefault="000103D2" w:rsidP="000103D2">
      <w:pPr>
        <w:rPr>
          <w:ins w:id="8142" w:author="Rev 3 Allen Wirfs-Brock" w:date="2011-09-09T13:57:00Z"/>
        </w:rPr>
      </w:pPr>
      <w:ins w:id="8143" w:author="Rev 3 Allen Wirfs-Brock" w:date="2011-09-09T13:57:00Z">
        <w:del w:id="8144" w:author="Rev 4 Allen Wirfs-Brock" w:date="2011-10-15T17:21:00Z">
          <w:r w:rsidRPr="00E77497" w:rsidDel="00DD1B17">
            <w:delText xml:space="preserve">The production </w:delText>
          </w:r>
        </w:del>
        <w:r w:rsidRPr="00E77497">
          <w:rPr>
            <w:rFonts w:ascii="Times New Roman" w:hAnsi="Times New Roman"/>
            <w:i/>
          </w:rPr>
          <w:t xml:space="preserve">Initialiser </w:t>
        </w:r>
        <w:r w:rsidRPr="00E77497">
          <w:rPr>
            <w:b/>
          </w:rPr>
          <w: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AssignmentExpression</w:t>
        </w:r>
        <w:r w:rsidRPr="00E77497">
          <w:t xml:space="preserve"> </w:t>
        </w:r>
        <w:del w:id="8145" w:author="Rev 4 Allen Wirfs-Brock" w:date="2011-10-15T17:21:00Z">
          <w:r w:rsidRPr="00E77497" w:rsidDel="00DD1B17">
            <w:delText>is evaluated as follows:</w:delText>
          </w:r>
        </w:del>
      </w:ins>
    </w:p>
    <w:p w14:paraId="65E3A047" w14:textId="77777777" w:rsidR="000103D2" w:rsidRPr="00E77497" w:rsidRDefault="000103D2" w:rsidP="00FA3203">
      <w:pPr>
        <w:pStyle w:val="Alg2"/>
        <w:numPr>
          <w:ilvl w:val="0"/>
          <w:numId w:val="114"/>
        </w:numPr>
        <w:spacing w:after="220"/>
        <w:rPr>
          <w:ins w:id="8146" w:author="Rev 3 Allen Wirfs-Brock" w:date="2011-09-09T13:57:00Z"/>
          <w:rFonts w:ascii="Arial" w:hAnsi="Arial"/>
        </w:rPr>
      </w:pPr>
      <w:ins w:id="8147" w:author="Rev 3 Allen Wirfs-Brock" w:date="2011-09-09T13:57:00Z">
        <w:r w:rsidRPr="00E77497">
          <w:t xml:space="preserve">Return the result of evaluating </w:t>
        </w:r>
        <w:r w:rsidRPr="00E77497">
          <w:rPr>
            <w:i/>
          </w:rPr>
          <w:t>AssignmentExpression</w:t>
        </w:r>
        <w:r w:rsidRPr="00E77497">
          <w:rPr>
            <w:rFonts w:ascii="Arial" w:hAnsi="Arial"/>
          </w:rPr>
          <w:t>.</w:t>
        </w:r>
      </w:ins>
    </w:p>
    <w:p w14:paraId="6888AEA3" w14:textId="77777777" w:rsidR="00884D1C" w:rsidRPr="00E77497" w:rsidDel="002C135B" w:rsidRDefault="00884D1C" w:rsidP="00884D1C">
      <w:pPr>
        <w:rPr>
          <w:ins w:id="8148" w:author="Rev 3 Allen Wirfs-Brock" w:date="2011-09-09T12:39:00Z"/>
          <w:del w:id="8149" w:author="Rev 4 Allen Wirfs-Brock" w:date="2011-10-15T17:22:00Z"/>
        </w:rPr>
      </w:pPr>
      <w:ins w:id="8150" w:author="Rev 3 Allen Wirfs-Brock" w:date="2011-09-09T12:39:00Z">
        <w:del w:id="8151" w:author="Rev 4 Allen Wirfs-Brock" w:date="2011-10-15T17:22:00Z">
          <w:r w:rsidRPr="00E77497" w:rsidDel="002C135B">
            <w:delText xml:space="preserve">The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and </w:delText>
          </w:r>
          <w:r w:rsidRPr="00E77497" w:rsidDel="002C135B">
            <w:rPr>
              <w:rStyle w:val="bnf"/>
            </w:rPr>
            <w:delText>InitialiserNoIn</w:delText>
          </w:r>
          <w:r w:rsidRPr="00E77497" w:rsidDel="002C135B">
            <w:delText xml:space="preserve"> productions are evaluated in the same manner as the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and </w:delText>
          </w:r>
          <w:r w:rsidRPr="00E77497" w:rsidDel="002C135B">
            <w:rPr>
              <w:rStyle w:val="bnf"/>
            </w:rPr>
            <w:delText>Initialiser</w:delText>
          </w:r>
          <w:r w:rsidRPr="00E77497" w:rsidDel="002C135B">
            <w:delText xml:space="preserve"> productions except that the contained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w:delText>
          </w:r>
          <w:r w:rsidRPr="00E77497" w:rsidDel="002C135B">
            <w:rPr>
              <w:rStyle w:val="bnf"/>
            </w:rPr>
            <w:delText>InitialiserNoIn</w:delText>
          </w:r>
          <w:r w:rsidRPr="00E77497" w:rsidDel="002C135B">
            <w:delText xml:space="preserve"> and </w:delText>
          </w:r>
          <w:r w:rsidRPr="00E77497" w:rsidDel="002C135B">
            <w:rPr>
              <w:rStyle w:val="bnf"/>
            </w:rPr>
            <w:delText>AssignmentExpressionNoIn</w:delText>
          </w:r>
          <w:r w:rsidRPr="00E77497" w:rsidDel="002C135B">
            <w:delText xml:space="preserve"> are evaluated instead of the contained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w:delText>
          </w:r>
          <w:r w:rsidRPr="00E77497" w:rsidDel="002C135B">
            <w:rPr>
              <w:rStyle w:val="bnf"/>
            </w:rPr>
            <w:delText>Initialiser</w:delText>
          </w:r>
          <w:r w:rsidRPr="00E77497" w:rsidDel="002C135B">
            <w:delText xml:space="preserve"> and </w:delText>
          </w:r>
          <w:r w:rsidRPr="00E77497" w:rsidDel="002C135B">
            <w:rPr>
              <w:rStyle w:val="bnf"/>
            </w:rPr>
            <w:delText>AssignmentExpression</w:delText>
          </w:r>
          <w:r w:rsidRPr="00E77497" w:rsidDel="002C135B">
            <w:delText>, respectively.</w:delText>
          </w:r>
        </w:del>
      </w:ins>
    </w:p>
    <w:p w14:paraId="5EA0A42A" w14:textId="77777777" w:rsidR="00884D1C" w:rsidRPr="00E77497" w:rsidRDefault="00884D1C" w:rsidP="00884D1C">
      <w:pPr>
        <w:pStyle w:val="30"/>
        <w:numPr>
          <w:ilvl w:val="0"/>
          <w:numId w:val="0"/>
        </w:numPr>
        <w:rPr>
          <w:ins w:id="8152" w:author="Rev 3 Allen Wirfs-Brock" w:date="2011-09-09T12:39:00Z"/>
        </w:rPr>
      </w:pPr>
      <w:bookmarkStart w:id="8153" w:name="_Toc314500634"/>
      <w:ins w:id="8154" w:author="Rev 3 Allen Wirfs-Brock" w:date="2011-09-09T12:39:00Z">
        <w:r w:rsidRPr="00E77497">
          <w:t>12.2.2</w:t>
        </w:r>
        <w:r w:rsidRPr="00E77497">
          <w:tab/>
          <w:t>Const Declaration</w:t>
        </w:r>
        <w:bookmarkEnd w:id="8153"/>
      </w:ins>
    </w:p>
    <w:p w14:paraId="53C6D040" w14:textId="77777777" w:rsidR="00297CB6" w:rsidRPr="00E77497" w:rsidRDefault="00297CB6" w:rsidP="00297CB6">
      <w:pPr>
        <w:rPr>
          <w:ins w:id="8155" w:author="Rev 4 Allen Wirfs-Brock" w:date="2011-10-15T17:30:00Z"/>
          <w:sz w:val="18"/>
        </w:rPr>
      </w:pPr>
      <w:ins w:id="8156" w:author="Rev 4 Allen Wirfs-Brock" w:date="2011-10-15T17:30:00Z">
        <w:r w:rsidRPr="00E77497">
          <w:rPr>
            <w:sz w:val="18"/>
          </w:rPr>
          <w:t>NOTE</w:t>
        </w:r>
        <w:r w:rsidRPr="00E77497">
          <w:rPr>
            <w:sz w:val="18"/>
          </w:rPr>
          <w:tab/>
          <w:t xml:space="preserve">A </w:t>
        </w:r>
        <w:r w:rsidRPr="00E77497">
          <w:rPr>
            <w:rFonts w:ascii="Courier New" w:hAnsi="Courier New"/>
            <w:b/>
            <w:sz w:val="18"/>
          </w:rPr>
          <w:t>const</w:t>
        </w:r>
        <w:r w:rsidRPr="00E77497">
          <w:rPr>
            <w:sz w:val="18"/>
          </w:rPr>
          <w:t xml:space="preserve"> declaration defines read-only variables that are scoped to the current execution context’s LexicalEnvironment. Constant variables are created when their containing Lexical Environment is instantiated but may not be accssed in any way until the variable’s </w:t>
        </w:r>
        <w:r w:rsidRPr="00E77497">
          <w:rPr>
            <w:rFonts w:ascii="Times New Roman" w:hAnsi="Times New Roman"/>
            <w:i/>
            <w:sz w:val="18"/>
          </w:rPr>
          <w:t>ConstBinding</w:t>
        </w:r>
        <w:r w:rsidRPr="00E77497">
          <w:rPr>
            <w:sz w:val="18"/>
          </w:rPr>
          <w:t xml:space="preserve"> is executed. A variable defined by a </w:t>
        </w:r>
        <w:r w:rsidRPr="00E77497">
          <w:rPr>
            <w:rFonts w:ascii="Times New Roman" w:hAnsi="Times New Roman"/>
            <w:i/>
            <w:sz w:val="18"/>
          </w:rPr>
          <w:t>ConstBinding</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ConstBinding</w:t>
        </w:r>
        <w:r w:rsidRPr="00E77497">
          <w:rPr>
            <w:sz w:val="18"/>
          </w:rPr>
          <w:t xml:space="preserve"> is executed, not when the variable is created.</w:t>
        </w:r>
      </w:ins>
    </w:p>
    <w:p w14:paraId="0D2FFDCC" w14:textId="77777777" w:rsidR="00884D1C" w:rsidRPr="00E77497" w:rsidRDefault="00884D1C" w:rsidP="00884D1C">
      <w:pPr>
        <w:pStyle w:val="Syntax"/>
        <w:rPr>
          <w:ins w:id="8157" w:author="Rev 3 Allen Wirfs-Brock" w:date="2011-09-09T12:39:00Z"/>
        </w:rPr>
      </w:pPr>
      <w:ins w:id="8158" w:author="Rev 3 Allen Wirfs-Brock" w:date="2011-09-09T12:39:00Z">
        <w:r w:rsidRPr="00E77497">
          <w:t>Syntax</w:t>
        </w:r>
      </w:ins>
    </w:p>
    <w:p w14:paraId="052826B9" w14:textId="77777777" w:rsidR="00884D1C" w:rsidRPr="00E77497" w:rsidRDefault="00884D1C" w:rsidP="00884D1C">
      <w:pPr>
        <w:pStyle w:val="SyntaxRule"/>
        <w:rPr>
          <w:ins w:id="8159" w:author="Rev 3 Allen Wirfs-Brock" w:date="2011-09-09T12:39:00Z"/>
        </w:rPr>
      </w:pPr>
      <w:ins w:id="8160" w:author="Rev 3 Allen Wirfs-Brock" w:date="2011-09-09T12:39:00Z">
        <w:r w:rsidRPr="00E77497">
          <w:t xml:space="preserve">ConstDeclaration </w:t>
        </w:r>
        <w:r w:rsidRPr="00E77497">
          <w:rPr>
            <w:rFonts w:ascii="Arial" w:hAnsi="Arial"/>
            <w:b/>
            <w:i w:val="0"/>
          </w:rPr>
          <w:t>:</w:t>
        </w:r>
      </w:ins>
    </w:p>
    <w:p w14:paraId="70622FBE" w14:textId="77777777" w:rsidR="00884D1C" w:rsidRPr="00E77497" w:rsidRDefault="00884D1C" w:rsidP="00884D1C">
      <w:pPr>
        <w:pStyle w:val="SyntaxDefinition"/>
        <w:rPr>
          <w:ins w:id="8161" w:author="Rev 3 Allen Wirfs-Brock" w:date="2011-09-09T12:39:00Z"/>
        </w:rPr>
      </w:pPr>
      <w:ins w:id="8162" w:author="Rev 3 Allen Wirfs-Brock" w:date="2011-09-09T12:39:00Z">
        <w:r w:rsidRPr="00E77497">
          <w:rPr>
            <w:rFonts w:ascii="Courier New" w:hAnsi="Courier New"/>
            <w:b/>
            <w:i w:val="0"/>
          </w:rPr>
          <w:t>const</w:t>
        </w:r>
        <w:r w:rsidRPr="00E77497">
          <w:t xml:space="preserve"> ConstBindingList </w:t>
        </w:r>
        <w:r w:rsidRPr="00E77497">
          <w:rPr>
            <w:rFonts w:ascii="Courier New" w:hAnsi="Courier New"/>
            <w:b/>
            <w:i w:val="0"/>
          </w:rPr>
          <w:t>;</w:t>
        </w:r>
      </w:ins>
    </w:p>
    <w:p w14:paraId="01CE7022" w14:textId="77777777" w:rsidR="00884D1C" w:rsidRPr="00E77497" w:rsidRDefault="00884D1C" w:rsidP="00884D1C">
      <w:pPr>
        <w:pStyle w:val="SyntaxRule"/>
        <w:rPr>
          <w:ins w:id="8163" w:author="Rev 3 Allen Wirfs-Brock" w:date="2011-09-09T12:39:00Z"/>
        </w:rPr>
      </w:pPr>
      <w:ins w:id="8164" w:author="Rev 3 Allen Wirfs-Brock" w:date="2011-09-09T12:39:00Z">
        <w:r w:rsidRPr="00E77497">
          <w:t xml:space="preserve">ConstBindingList </w:t>
        </w:r>
        <w:r w:rsidRPr="00E77497">
          <w:rPr>
            <w:rFonts w:ascii="Arial" w:hAnsi="Arial"/>
            <w:b/>
            <w:i w:val="0"/>
          </w:rPr>
          <w:t>:</w:t>
        </w:r>
      </w:ins>
    </w:p>
    <w:p w14:paraId="67B06F3D" w14:textId="77777777" w:rsidR="00884D1C" w:rsidRPr="00E77497" w:rsidRDefault="00884D1C" w:rsidP="00884D1C">
      <w:pPr>
        <w:pStyle w:val="SyntaxDefinition"/>
        <w:rPr>
          <w:ins w:id="8165" w:author="Rev 3 Allen Wirfs-Brock" w:date="2011-09-09T12:39:00Z"/>
        </w:rPr>
      </w:pPr>
      <w:ins w:id="8166" w:author="Rev 3 Allen Wirfs-Brock" w:date="2011-09-09T12:39:00Z">
        <w:r w:rsidRPr="00E77497">
          <w:t>ConstBinding</w:t>
        </w:r>
        <w:r w:rsidRPr="00E77497">
          <w:br/>
          <w:t xml:space="preserve">ConstBinding List </w:t>
        </w:r>
        <w:r w:rsidRPr="00E77497">
          <w:rPr>
            <w:rFonts w:ascii="Courier New" w:hAnsi="Courier New"/>
            <w:b/>
            <w:i w:val="0"/>
          </w:rPr>
          <w:t>,</w:t>
        </w:r>
        <w:r w:rsidRPr="00E77497">
          <w:t xml:space="preserve"> ConstBinding</w:t>
        </w:r>
      </w:ins>
    </w:p>
    <w:p w14:paraId="76A85B6A" w14:textId="77777777" w:rsidR="00884D1C" w:rsidRPr="00E77497" w:rsidRDefault="00884D1C" w:rsidP="00884D1C">
      <w:pPr>
        <w:pStyle w:val="SyntaxRule"/>
        <w:rPr>
          <w:ins w:id="8167" w:author="Rev 3 Allen Wirfs-Brock" w:date="2011-09-09T12:39:00Z"/>
        </w:rPr>
      </w:pPr>
      <w:ins w:id="8168" w:author="Rev 3 Allen Wirfs-Brock" w:date="2011-09-09T12:39:00Z">
        <w:r w:rsidRPr="00E77497">
          <w:t xml:space="preserve">ConstBinding </w:t>
        </w:r>
        <w:r w:rsidRPr="00E77497">
          <w:rPr>
            <w:rFonts w:ascii="Arial" w:hAnsi="Arial"/>
            <w:b/>
            <w:i w:val="0"/>
          </w:rPr>
          <w:t>:</w:t>
        </w:r>
      </w:ins>
    </w:p>
    <w:p w14:paraId="33C7E3B3" w14:textId="77777777" w:rsidR="00884D1C" w:rsidRPr="00E77497" w:rsidRDefault="00884D1C" w:rsidP="00884D1C">
      <w:pPr>
        <w:pStyle w:val="SyntaxDefinition"/>
        <w:rPr>
          <w:ins w:id="8169" w:author="Rev 3 Allen Wirfs-Brock" w:date="2011-09-09T12:39:00Z"/>
        </w:rPr>
      </w:pPr>
      <w:ins w:id="8170" w:author="Rev 3 Allen Wirfs-Brock" w:date="2011-09-09T12:39:00Z">
        <w:r w:rsidRPr="00E77497">
          <w:t>BindingIdentifier</w:t>
        </w:r>
        <w:r w:rsidRPr="008F2447">
          <w:rPr>
            <w:rFonts w:ascii="Courier New" w:hAnsi="Courier New" w:cs="Courier New"/>
            <w:i w:val="0"/>
          </w:rPr>
          <w:t xml:space="preserve"> </w:t>
        </w:r>
        <w:r w:rsidRPr="00E77497">
          <w:t>Initialiser</w:t>
        </w:r>
        <w:r w:rsidRPr="00E77497">
          <w:rPr>
            <w:rFonts w:ascii="Arial" w:hAnsi="Arial" w:cs="Arial"/>
            <w:i w:val="0"/>
            <w:vertAlign w:val="subscript"/>
          </w:rPr>
          <w:br/>
        </w:r>
        <w:r w:rsidRPr="00E77497">
          <w:t>BindingPattern</w:t>
        </w:r>
        <w:del w:id="8171" w:author="Rev 5 Allen Wirfs-Brock" w:date="2012-01-05T11:40:00Z">
          <w:r w:rsidRPr="008F2447" w:rsidDel="008F2447">
            <w:rPr>
              <w:rFonts w:ascii="Courier New" w:hAnsi="Courier New" w:cs="Courier New"/>
              <w:i w:val="0"/>
            </w:rPr>
            <w:delText xml:space="preserve"> </w:delText>
          </w:r>
        </w:del>
        <w:r w:rsidRPr="008F2447">
          <w:rPr>
            <w:rFonts w:ascii="Courier New" w:hAnsi="Courier New" w:cs="Courier New"/>
            <w:i w:val="0"/>
          </w:rPr>
          <w:t xml:space="preserve"> </w:t>
        </w:r>
        <w:r w:rsidRPr="00E77497">
          <w:t>Initialiser</w:t>
        </w:r>
      </w:ins>
    </w:p>
    <w:p w14:paraId="16771CFA" w14:textId="77777777" w:rsidR="00884D1C" w:rsidRPr="00E77497" w:rsidDel="00297CB6" w:rsidRDefault="00884D1C" w:rsidP="00884D1C">
      <w:pPr>
        <w:rPr>
          <w:ins w:id="8172" w:author="Rev 3 Allen Wirfs-Brock" w:date="2011-09-09T12:39:00Z"/>
          <w:del w:id="8173" w:author="Rev 4 Allen Wirfs-Brock" w:date="2011-10-15T17:30:00Z"/>
          <w:sz w:val="18"/>
        </w:rPr>
      </w:pPr>
      <w:ins w:id="8174" w:author="Rev 3 Allen Wirfs-Brock" w:date="2011-09-09T12:39:00Z">
        <w:del w:id="8175" w:author="Rev 4 Allen Wirfs-Brock" w:date="2011-10-15T17:30: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const</w:delText>
          </w:r>
          <w:r w:rsidRPr="00E77497" w:rsidDel="00297CB6">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97CB6">
            <w:rPr>
              <w:rFonts w:ascii="Times New Roman" w:hAnsi="Times New Roman"/>
              <w:i/>
              <w:sz w:val="18"/>
            </w:rPr>
            <w:delText>ConstBinding</w:delText>
          </w:r>
          <w:r w:rsidRPr="00E77497" w:rsidDel="00297CB6">
            <w:rPr>
              <w:sz w:val="18"/>
            </w:rPr>
            <w:delText xml:space="preserve"> is executed. A variable defined by a </w:delText>
          </w:r>
          <w:r w:rsidRPr="00E77497" w:rsidDel="00297CB6">
            <w:rPr>
              <w:rFonts w:ascii="Times New Roman" w:hAnsi="Times New Roman"/>
              <w:i/>
              <w:sz w:val="18"/>
            </w:rPr>
            <w:delText>ConstBinding</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ConstBinding</w:delText>
          </w:r>
          <w:r w:rsidRPr="00E77497" w:rsidDel="00297CB6">
            <w:rPr>
              <w:sz w:val="18"/>
            </w:rPr>
            <w:delText xml:space="preserve"> is executed, not when the variable is created.</w:delText>
          </w:r>
        </w:del>
      </w:ins>
    </w:p>
    <w:p w14:paraId="729F5937" w14:textId="77777777" w:rsidR="00884D1C" w:rsidRPr="00E77497" w:rsidDel="009728E8" w:rsidRDefault="00884D1C" w:rsidP="00884D1C">
      <w:pPr>
        <w:pStyle w:val="Syntax"/>
        <w:rPr>
          <w:ins w:id="8176" w:author="Rev 3 Allen Wirfs-Brock" w:date="2011-09-09T12:39:00Z"/>
          <w:del w:id="8177" w:author="Rev 4 Allen Wirfs-Brock" w:date="2011-10-15T17:32:00Z"/>
        </w:rPr>
      </w:pPr>
      <w:ins w:id="8178" w:author="Rev 3 Allen Wirfs-Brock" w:date="2011-09-09T12:39:00Z">
        <w:del w:id="8179" w:author="Rev 4 Allen Wirfs-Brock" w:date="2011-10-15T17:32:00Z">
          <w:r w:rsidRPr="00E77497" w:rsidDel="009728E8">
            <w:delText>Semantics</w:delText>
          </w:r>
        </w:del>
      </w:ins>
    </w:p>
    <w:p w14:paraId="662E8E3C" w14:textId="77777777" w:rsidR="009728E8" w:rsidRPr="00E77497" w:rsidRDefault="009728E8" w:rsidP="009728E8">
      <w:pPr>
        <w:pStyle w:val="40"/>
        <w:numPr>
          <w:ilvl w:val="0"/>
          <w:numId w:val="0"/>
        </w:numPr>
        <w:rPr>
          <w:ins w:id="8180" w:author="Rev 4 Allen Wirfs-Brock" w:date="2011-10-15T17:32:00Z"/>
        </w:rPr>
      </w:pPr>
      <w:ins w:id="8181" w:author="Rev 4 Allen Wirfs-Brock" w:date="2011-10-15T17:32:00Z">
        <w:r w:rsidRPr="00E77497">
          <w:t>Static Semantics</w:t>
        </w:r>
      </w:ins>
    </w:p>
    <w:p w14:paraId="23138C5C" w14:textId="77777777" w:rsidR="009728E8" w:rsidRPr="00E77497" w:rsidRDefault="00C9049C" w:rsidP="009728E8">
      <w:pPr>
        <w:rPr>
          <w:ins w:id="8182" w:author="Rev 4 Allen Wirfs-Brock" w:date="2011-10-15T17:32:00Z"/>
          <w:rFonts w:ascii="Helvetica" w:hAnsi="Helvetica"/>
          <w:b/>
        </w:rPr>
      </w:pPr>
      <w:ins w:id="8183" w:author="Rev 4 Allen Wirfs-Brock" w:date="2011-10-20T10:20:00Z">
        <w:r w:rsidRPr="00E77497">
          <w:rPr>
            <w:rFonts w:ascii="Helvetica" w:hAnsi="Helvetica"/>
            <w:b/>
          </w:rPr>
          <w:t xml:space="preserve">Static Semantics:  </w:t>
        </w:r>
      </w:ins>
      <w:ins w:id="8184" w:author="Rev 4 Allen Wirfs-Brock" w:date="2011-10-15T17:32:00Z">
        <w:r w:rsidR="009728E8" w:rsidRPr="00E77497">
          <w:rPr>
            <w:rFonts w:ascii="Helvetica" w:hAnsi="Helvetica"/>
            <w:b/>
          </w:rPr>
          <w:t>Early Errors</w:t>
        </w:r>
      </w:ins>
    </w:p>
    <w:p w14:paraId="3FFC62DD" w14:textId="77777777" w:rsidR="00514CF8" w:rsidRPr="00E77497" w:rsidRDefault="00514CF8" w:rsidP="00514CF8">
      <w:pPr>
        <w:rPr>
          <w:ins w:id="8185" w:author="Rev 3 Allen Wirfs-Brock" w:date="2011-09-09T12:48:00Z"/>
        </w:rPr>
      </w:pPr>
      <w:ins w:id="8186" w:author="Rev 3 Allen Wirfs-Brock" w:date="2011-09-09T12:48:00Z">
        <w:del w:id="8187" w:author="Rev 4 Allen Wirfs-Brock" w:date="2011-10-15T17:33:00Z">
          <w:r w:rsidRPr="00E77497" w:rsidDel="00673DDC">
            <w:delText xml:space="preserve">The static semantics of the production </w:delText>
          </w:r>
        </w:del>
      </w:ins>
      <w:ins w:id="8188" w:author="Rev 3 Allen Wirfs-Brock" w:date="2011-09-09T12:49:00Z">
        <w:r w:rsidRPr="00E77497">
          <w:rPr>
            <w:rFonts w:ascii="Times New Roman" w:hAnsi="Times New Roman"/>
            <w:i/>
          </w:rPr>
          <w:t xml:space="preserve">ConstDeclaration </w:t>
        </w:r>
        <w:r w:rsidRPr="00E77497">
          <w:rPr>
            <w:b/>
          </w:rPr>
          <w:t>:</w:t>
        </w:r>
        <w:r w:rsidRPr="00E77497">
          <w:rPr>
            <w:rFonts w:ascii="Times New Roman" w:hAnsi="Times New Roman"/>
            <w:i/>
          </w:rPr>
          <w:t xml:space="preserve"> </w:t>
        </w:r>
        <w:r w:rsidRPr="00E77497">
          <w:rPr>
            <w:rFonts w:ascii="Courier New" w:hAnsi="Courier New"/>
            <w:b/>
          </w:rPr>
          <w:t>const</w:t>
        </w:r>
        <w:r w:rsidRPr="00E77497">
          <w:rPr>
            <w:rFonts w:ascii="Times New Roman" w:hAnsi="Times New Roman"/>
            <w:i/>
          </w:rPr>
          <w:t xml:space="preserve"> ConstBindingList </w:t>
        </w:r>
        <w:r w:rsidRPr="00E77497">
          <w:rPr>
            <w:rFonts w:ascii="Courier New" w:hAnsi="Courier New"/>
            <w:b/>
          </w:rPr>
          <w:t>;</w:t>
        </w:r>
        <w:r w:rsidRPr="00E77497">
          <w:t xml:space="preserve">  </w:t>
        </w:r>
      </w:ins>
      <w:ins w:id="8189" w:author="Rev 3 Allen Wirfs-Brock" w:date="2011-09-09T12:48:00Z">
        <w:del w:id="8190" w:author="Rev 4 Allen Wirfs-Brock" w:date="2011-10-15T17:33:00Z">
          <w:r w:rsidRPr="00E77497" w:rsidDel="00673DDC">
            <w:delText>are:</w:delText>
          </w:r>
        </w:del>
      </w:ins>
    </w:p>
    <w:p w14:paraId="50699007" w14:textId="77777777" w:rsidR="00514CF8" w:rsidRPr="00E77497" w:rsidRDefault="00514CF8" w:rsidP="00FA3203">
      <w:pPr>
        <w:numPr>
          <w:ilvl w:val="0"/>
          <w:numId w:val="403"/>
        </w:numPr>
        <w:spacing w:after="220"/>
        <w:rPr>
          <w:ins w:id="8191" w:author="Rev 3 Allen Wirfs-Brock" w:date="2011-09-09T12:48:00Z"/>
        </w:rPr>
      </w:pPr>
      <w:ins w:id="8192" w:author="Rev 3 Allen Wirfs-Brock" w:date="2011-09-09T12:48:00Z">
        <w:r w:rsidRPr="00E77497">
          <w:t xml:space="preserve">It is a Syntax Error if the code that matches this production is not contained in extended code.  </w:t>
        </w:r>
      </w:ins>
    </w:p>
    <w:p w14:paraId="7CC72AEA" w14:textId="77777777" w:rsidR="00673DDC" w:rsidRPr="00E77497" w:rsidRDefault="00673DDC" w:rsidP="00C7794D">
      <w:pPr>
        <w:rPr>
          <w:ins w:id="8193" w:author="Rev 4 Allen Wirfs-Brock" w:date="2011-10-15T17:35:00Z"/>
          <w:rFonts w:ascii="Helvetica" w:hAnsi="Helvetica"/>
          <w:b/>
        </w:rPr>
      </w:pPr>
      <w:ins w:id="8194" w:author="Rev 4 Allen Wirfs-Brock" w:date="2011-10-15T17:35:00Z">
        <w:r w:rsidRPr="00E77497">
          <w:rPr>
            <w:rFonts w:ascii="Helvetica" w:hAnsi="Helvetica"/>
            <w:b/>
          </w:rPr>
          <w:t xml:space="preserve">Static Semantics:  </w:t>
        </w:r>
        <w:r w:rsidRPr="00E77497">
          <w:rPr>
            <w:rFonts w:ascii="Helvetica" w:hAnsi="Helvetica"/>
            <w:b/>
            <w:lang w:eastAsia="en-US"/>
          </w:rPr>
          <w:t>BoundNames</w:t>
        </w:r>
      </w:ins>
    </w:p>
    <w:p w14:paraId="7FC6530F" w14:textId="77777777" w:rsidR="00884D1C" w:rsidRPr="00E77497" w:rsidRDefault="00884D1C" w:rsidP="00884D1C">
      <w:pPr>
        <w:rPr>
          <w:ins w:id="8195" w:author="Rev 3 Allen Wirfs-Brock" w:date="2011-09-09T12:39:00Z"/>
        </w:rPr>
      </w:pPr>
      <w:ins w:id="8196" w:author="Rev 3 Allen Wirfs-Brock" w:date="2011-09-09T12:39:00Z">
        <w:del w:id="8197" w:author="Rev 4 Allen Wirfs-Brock" w:date="2011-10-15T17:35:00Z">
          <w:r w:rsidRPr="00E77497" w:rsidDel="00673DDC">
            <w:delText xml:space="preserve">The </w:delText>
          </w:r>
          <w:r w:rsidRPr="00E77497" w:rsidDel="00673DDC">
            <w:rPr>
              <w:rFonts w:ascii="Times New Roman" w:eastAsia="Times New Roman" w:hAnsi="Times New Roman"/>
              <w:spacing w:val="6"/>
              <w:lang w:eastAsia="en-US"/>
            </w:rPr>
            <w:delText xml:space="preserve">BoundNames </w:delText>
          </w:r>
          <w:r w:rsidRPr="00E77497" w:rsidDel="00673DDC">
            <w:delText xml:space="preserve">of the production  </w:delText>
          </w:r>
        </w:del>
        <w:r w:rsidRPr="00E77497">
          <w:rPr>
            <w:rFonts w:ascii="Times New Roman" w:hAnsi="Times New Roman"/>
            <w:i/>
          </w:rPr>
          <w:t xml:space="preserve">ConstDeclaration </w:t>
        </w:r>
        <w:r w:rsidRPr="00E77497">
          <w:rPr>
            <w:b/>
          </w:rPr>
          <w:t>:</w:t>
        </w:r>
        <w:r w:rsidRPr="00E77497">
          <w:rPr>
            <w:rFonts w:ascii="Times New Roman" w:hAnsi="Times New Roman"/>
            <w:i/>
          </w:rPr>
          <w:t xml:space="preserve"> </w:t>
        </w:r>
        <w:r w:rsidRPr="00E77497">
          <w:rPr>
            <w:rFonts w:ascii="Courier New" w:hAnsi="Courier New"/>
            <w:b/>
          </w:rPr>
          <w:t>const</w:t>
        </w:r>
        <w:r w:rsidRPr="00E77497">
          <w:rPr>
            <w:rFonts w:ascii="Times New Roman" w:hAnsi="Times New Roman"/>
            <w:i/>
          </w:rPr>
          <w:t xml:space="preserve"> ConstBindingList </w:t>
        </w:r>
        <w:r w:rsidRPr="00E77497">
          <w:rPr>
            <w:rFonts w:ascii="Courier New" w:hAnsi="Courier New"/>
            <w:b/>
          </w:rPr>
          <w:t>;</w:t>
        </w:r>
        <w:r w:rsidRPr="00E77497">
          <w:t xml:space="preserve">  </w:t>
        </w:r>
        <w:del w:id="8198" w:author="Rev 4 Allen Wirfs-Brock" w:date="2011-10-15T17:35:00Z">
          <w:r w:rsidRPr="00E77497" w:rsidDel="00673DDC">
            <w:delText>is determined as follows:</w:delText>
          </w:r>
        </w:del>
      </w:ins>
    </w:p>
    <w:p w14:paraId="766D509F" w14:textId="77777777" w:rsidR="00884D1C" w:rsidRPr="00E77497" w:rsidRDefault="00884D1C" w:rsidP="00FA3203">
      <w:pPr>
        <w:pStyle w:val="Alg4"/>
        <w:numPr>
          <w:ilvl w:val="0"/>
          <w:numId w:val="509"/>
        </w:numPr>
        <w:spacing w:after="220"/>
        <w:contextualSpacing/>
        <w:rPr>
          <w:ins w:id="8199" w:author="Rev 3 Allen Wirfs-Brock" w:date="2011-09-09T12:39:00Z"/>
        </w:rPr>
      </w:pPr>
      <w:ins w:id="8200" w:author="Rev 3 Allen Wirfs-Brock" w:date="2011-09-09T12:39:00Z">
        <w:r w:rsidRPr="00E77497">
          <w:t xml:space="preserve">Return BoundNames of </w:t>
        </w:r>
        <w:r w:rsidRPr="00E77497">
          <w:rPr>
            <w:i/>
          </w:rPr>
          <w:t>ConstBindingList</w:t>
        </w:r>
        <w:r w:rsidRPr="00E77497">
          <w:t>.</w:t>
        </w:r>
      </w:ins>
    </w:p>
    <w:p w14:paraId="5ABACC6F" w14:textId="77777777" w:rsidR="004F740F" w:rsidRPr="00E77497" w:rsidRDefault="004F740F" w:rsidP="004F740F">
      <w:pPr>
        <w:rPr>
          <w:ins w:id="8201" w:author="Rev 4 Allen Wirfs-Brock" w:date="2011-10-15T17:36:00Z"/>
        </w:rPr>
      </w:pPr>
      <w:ins w:id="8202" w:author="Rev 4 Allen Wirfs-Brock" w:date="2011-10-15T17:36:00Z">
        <w:r w:rsidRPr="00E77497">
          <w:rPr>
            <w:rFonts w:ascii="Times New Roman" w:hAnsi="Times New Roman"/>
            <w:i/>
          </w:rPr>
          <w:t xml:space="preserve">ConstBindingList </w:t>
        </w:r>
        <w:r w:rsidRPr="00E77497">
          <w:rPr>
            <w:b/>
          </w:rPr>
          <w:t>:</w:t>
        </w:r>
        <w:r w:rsidRPr="00E77497">
          <w:rPr>
            <w:rStyle w:val="bnf"/>
          </w:rPr>
          <w:t xml:space="preserve"> ConstBinding</w:t>
        </w:r>
        <w:r w:rsidRPr="00E77497">
          <w:t xml:space="preserve"> </w:t>
        </w:r>
      </w:ins>
    </w:p>
    <w:p w14:paraId="4B41B516" w14:textId="77777777" w:rsidR="004F740F" w:rsidRPr="00E77497" w:rsidRDefault="004F740F" w:rsidP="00FA3203">
      <w:pPr>
        <w:pStyle w:val="Alg4"/>
        <w:numPr>
          <w:ilvl w:val="0"/>
          <w:numId w:val="507"/>
        </w:numPr>
        <w:spacing w:after="220"/>
        <w:contextualSpacing/>
        <w:rPr>
          <w:ins w:id="8203" w:author="Rev 4 Allen Wirfs-Brock" w:date="2011-10-15T17:36:00Z"/>
        </w:rPr>
      </w:pPr>
      <w:ins w:id="8204" w:author="Rev 4 Allen Wirfs-Brock" w:date="2011-10-15T17:36:00Z">
        <w:r w:rsidRPr="00E77497">
          <w:t xml:space="preserve">Return BoundNames of </w:t>
        </w:r>
        <w:r w:rsidRPr="00E77497">
          <w:rPr>
            <w:rStyle w:val="bnf"/>
          </w:rPr>
          <w:t>ConstBinding</w:t>
        </w:r>
        <w:r w:rsidRPr="00E77497">
          <w:t>.</w:t>
        </w:r>
      </w:ins>
    </w:p>
    <w:p w14:paraId="32CCE303" w14:textId="77777777" w:rsidR="00950491" w:rsidRPr="00E77497" w:rsidRDefault="00950491" w:rsidP="00950491">
      <w:pPr>
        <w:rPr>
          <w:ins w:id="8205" w:author="Rev 4 Allen Wirfs-Brock" w:date="2011-10-15T17:36:00Z"/>
        </w:rPr>
      </w:pPr>
      <w:ins w:id="8206" w:author="Rev 4 Allen Wirfs-Brock" w:date="2011-10-15T17:36:00Z">
        <w:r w:rsidRPr="00E77497">
          <w:rPr>
            <w:rFonts w:ascii="Times New Roman" w:hAnsi="Times New Roman"/>
            <w:i/>
          </w:rPr>
          <w:t xml:space="preserve">ConstBindingList </w:t>
        </w:r>
        <w:r w:rsidRPr="00E77497">
          <w:rPr>
            <w:b/>
          </w:rPr>
          <w:t>:</w:t>
        </w:r>
        <w:r w:rsidRPr="00E77497">
          <w:t xml:space="preserve"> </w:t>
        </w:r>
        <w:r w:rsidRPr="00E77497">
          <w:rPr>
            <w:rFonts w:ascii="Times New Roman" w:hAnsi="Times New Roman"/>
            <w:i/>
          </w:rPr>
          <w:t xml:space="preserve">ConstBindingList </w:t>
        </w:r>
        <w:r w:rsidRPr="00E77497">
          <w:rPr>
            <w:rFonts w:ascii="Courier New" w:hAnsi="Courier New"/>
            <w:b/>
          </w:rPr>
          <w:t>,</w:t>
        </w:r>
        <w:r w:rsidRPr="00E77497">
          <w:t xml:space="preserve"> </w:t>
        </w:r>
        <w:r w:rsidRPr="00E77497">
          <w:rPr>
            <w:rStyle w:val="bnf"/>
          </w:rPr>
          <w:t>ConstBinding</w:t>
        </w:r>
        <w:r w:rsidRPr="00E77497">
          <w:t xml:space="preserve"> </w:t>
        </w:r>
      </w:ins>
    </w:p>
    <w:p w14:paraId="792DB1A5" w14:textId="77777777" w:rsidR="00950491" w:rsidRPr="00E77497" w:rsidRDefault="00950491" w:rsidP="00FA3203">
      <w:pPr>
        <w:pStyle w:val="Alg4"/>
        <w:numPr>
          <w:ilvl w:val="0"/>
          <w:numId w:val="505"/>
        </w:numPr>
        <w:spacing w:after="220"/>
        <w:contextualSpacing/>
        <w:rPr>
          <w:ins w:id="8207" w:author="Rev 4 Allen Wirfs-Brock" w:date="2011-10-15T17:36:00Z"/>
        </w:rPr>
      </w:pPr>
      <w:ins w:id="8208" w:author="Rev 4 Allen Wirfs-Brock" w:date="2011-10-15T17:36:00Z">
        <w:r w:rsidRPr="00E77497">
          <w:t xml:space="preserve">Let </w:t>
        </w:r>
        <w:r w:rsidRPr="00E77497">
          <w:rPr>
            <w:i/>
          </w:rPr>
          <w:t xml:space="preserve">names </w:t>
        </w:r>
        <w:r w:rsidRPr="00E77497">
          <w:t xml:space="preserve">be BoundNames of </w:t>
        </w:r>
        <w:r w:rsidRPr="00E77497">
          <w:rPr>
            <w:i/>
          </w:rPr>
          <w:t>ConstBindingList</w:t>
        </w:r>
        <w:r w:rsidRPr="00E77497">
          <w:t>.</w:t>
        </w:r>
      </w:ins>
    </w:p>
    <w:p w14:paraId="6904F2B0" w14:textId="77777777" w:rsidR="00950491" w:rsidRPr="00E77497" w:rsidRDefault="00950491" w:rsidP="00FA3203">
      <w:pPr>
        <w:pStyle w:val="Alg4"/>
        <w:numPr>
          <w:ilvl w:val="0"/>
          <w:numId w:val="505"/>
        </w:numPr>
        <w:spacing w:after="220"/>
        <w:contextualSpacing/>
        <w:rPr>
          <w:ins w:id="8209" w:author="Rev 4 Allen Wirfs-Brock" w:date="2011-10-15T17:36:00Z"/>
          <w:rStyle w:val="bnf"/>
          <w:i w:val="0"/>
        </w:rPr>
      </w:pPr>
      <w:ins w:id="8210" w:author="Rev 4 Allen Wirfs-Brock" w:date="2011-10-15T17:36:00Z">
        <w:r w:rsidRPr="00E77497">
          <w:t xml:space="preserve">Append to </w:t>
        </w:r>
        <w:r w:rsidRPr="00E77497">
          <w:rPr>
            <w:i/>
          </w:rPr>
          <w:t>names</w:t>
        </w:r>
        <w:r w:rsidRPr="00E77497">
          <w:t xml:space="preserve"> the elements of BoundNames of </w:t>
        </w:r>
        <w:r w:rsidRPr="00E77497">
          <w:rPr>
            <w:rStyle w:val="bnf"/>
          </w:rPr>
          <w:t>ConstBinding.</w:t>
        </w:r>
      </w:ins>
    </w:p>
    <w:p w14:paraId="7DDF2B91" w14:textId="77777777" w:rsidR="00950491" w:rsidRPr="00E77497" w:rsidRDefault="00950491" w:rsidP="00FA3203">
      <w:pPr>
        <w:pStyle w:val="Alg4"/>
        <w:numPr>
          <w:ilvl w:val="0"/>
          <w:numId w:val="505"/>
        </w:numPr>
        <w:spacing w:after="220"/>
        <w:contextualSpacing/>
        <w:rPr>
          <w:ins w:id="8211" w:author="Rev 4 Allen Wirfs-Brock" w:date="2011-10-15T17:36:00Z"/>
        </w:rPr>
      </w:pPr>
      <w:ins w:id="8212" w:author="Rev 4 Allen Wirfs-Brock" w:date="2011-10-15T17:36:00Z">
        <w:r w:rsidRPr="00E77497">
          <w:t xml:space="preserve">Return </w:t>
        </w:r>
        <w:r w:rsidRPr="00E77497">
          <w:rPr>
            <w:rStyle w:val="bnf"/>
          </w:rPr>
          <w:t>names</w:t>
        </w:r>
        <w:r w:rsidRPr="00E77497">
          <w:t>.</w:t>
        </w:r>
      </w:ins>
    </w:p>
    <w:p w14:paraId="75974D83" w14:textId="77777777" w:rsidR="00C57EC2" w:rsidRPr="00E77497" w:rsidRDefault="00C57EC2" w:rsidP="00C57EC2">
      <w:pPr>
        <w:rPr>
          <w:ins w:id="8213" w:author="Rev 4 Allen Wirfs-Brock" w:date="2011-10-15T17:37:00Z"/>
        </w:rPr>
      </w:pPr>
      <w:ins w:id="8214" w:author="Rev 4 Allen Wirfs-Brock" w:date="2011-10-15T17:37:00Z">
        <w:r w:rsidRPr="00E77497">
          <w:rPr>
            <w:rStyle w:val="bnf"/>
          </w:rPr>
          <w:t xml:space="preserve">ConstBinding </w:t>
        </w:r>
        <w:r w:rsidRPr="00E77497">
          <w:rPr>
            <w:b/>
          </w:rPr>
          <w:t>:</w:t>
        </w:r>
        <w:r w:rsidRPr="00E77497">
          <w:t xml:space="preserve"> </w:t>
        </w:r>
        <w:r w:rsidRPr="00E77497">
          <w:rPr>
            <w:rFonts w:ascii="Times New Roman" w:hAnsi="Times New Roman"/>
            <w:i/>
          </w:rPr>
          <w:t>BindingIdentifier Initialiser</w:t>
        </w:r>
        <w:r w:rsidRPr="00E77497">
          <w:t xml:space="preserve"> </w:t>
        </w:r>
      </w:ins>
    </w:p>
    <w:p w14:paraId="488593E6" w14:textId="77777777" w:rsidR="00C57EC2" w:rsidRPr="00E77497" w:rsidRDefault="00C57EC2" w:rsidP="00FA3203">
      <w:pPr>
        <w:pStyle w:val="Alg4"/>
        <w:numPr>
          <w:ilvl w:val="0"/>
          <w:numId w:val="503"/>
        </w:numPr>
        <w:spacing w:after="220"/>
        <w:contextualSpacing/>
        <w:rPr>
          <w:ins w:id="8215" w:author="Rev 4 Allen Wirfs-Brock" w:date="2011-10-15T17:37:00Z"/>
        </w:rPr>
      </w:pPr>
      <w:ins w:id="8216" w:author="Rev 4 Allen Wirfs-Brock" w:date="2011-10-15T17:37:00Z">
        <w:r w:rsidRPr="00E77497">
          <w:t xml:space="preserve">Return the BoundNames of </w:t>
        </w:r>
        <w:r w:rsidRPr="00E77497">
          <w:rPr>
            <w:i/>
          </w:rPr>
          <w:t>BindingIdentifier</w:t>
        </w:r>
        <w:r w:rsidRPr="00E77497">
          <w:t>.</w:t>
        </w:r>
      </w:ins>
    </w:p>
    <w:p w14:paraId="4787BB64" w14:textId="77777777" w:rsidR="00C57EC2" w:rsidRPr="00E77497" w:rsidRDefault="00C57EC2" w:rsidP="00C57EC2">
      <w:pPr>
        <w:rPr>
          <w:ins w:id="8217" w:author="Rev 4 Allen Wirfs-Brock" w:date="2011-10-15T17:38:00Z"/>
        </w:rPr>
      </w:pPr>
      <w:ins w:id="8218" w:author="Rev 4 Allen Wirfs-Brock" w:date="2011-10-15T17:38:00Z">
        <w:r w:rsidRPr="00E77497">
          <w:rPr>
            <w:rStyle w:val="bnf"/>
          </w:rPr>
          <w:t>ConstBinding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3D2CC731" w14:textId="77777777" w:rsidR="00C57EC2" w:rsidRPr="00E77497" w:rsidRDefault="00C57EC2" w:rsidP="00FA3203">
      <w:pPr>
        <w:pStyle w:val="Alg4"/>
        <w:numPr>
          <w:ilvl w:val="0"/>
          <w:numId w:val="501"/>
        </w:numPr>
        <w:spacing w:after="220"/>
        <w:contextualSpacing/>
        <w:rPr>
          <w:ins w:id="8219" w:author="Rev 4 Allen Wirfs-Brock" w:date="2011-10-15T17:38:00Z"/>
        </w:rPr>
      </w:pPr>
      <w:ins w:id="8220" w:author="Rev 4 Allen Wirfs-Brock" w:date="2011-10-15T17:38:00Z">
        <w:r w:rsidRPr="00E77497">
          <w:t xml:space="preserve">Return the BoundNames of </w:t>
        </w:r>
        <w:r w:rsidRPr="00E77497">
          <w:rPr>
            <w:i/>
          </w:rPr>
          <w:t>BindingPattern</w:t>
        </w:r>
        <w:r w:rsidRPr="00E77497">
          <w:t>.</w:t>
        </w:r>
      </w:ins>
    </w:p>
    <w:p w14:paraId="79E270CC" w14:textId="77777777" w:rsidR="00673DDC" w:rsidRPr="00E77497" w:rsidRDefault="00673DDC" w:rsidP="00673DDC">
      <w:pPr>
        <w:pStyle w:val="40"/>
        <w:numPr>
          <w:ilvl w:val="0"/>
          <w:numId w:val="0"/>
        </w:numPr>
        <w:rPr>
          <w:ins w:id="8221" w:author="Rev 4 Allen Wirfs-Brock" w:date="2011-10-15T17:34:00Z"/>
        </w:rPr>
      </w:pPr>
      <w:ins w:id="8222" w:author="Rev 4 Allen Wirfs-Brock" w:date="2011-10-15T17:34:00Z">
        <w:r w:rsidRPr="00E77497">
          <w:t>Runtime Semantics</w:t>
        </w:r>
      </w:ins>
    </w:p>
    <w:p w14:paraId="7F0E45AE" w14:textId="77777777" w:rsidR="00673DDC" w:rsidRPr="00E77497" w:rsidRDefault="00673DDC" w:rsidP="00673DDC">
      <w:pPr>
        <w:keepNext/>
        <w:rPr>
          <w:ins w:id="8223" w:author="Rev 4 Allen Wirfs-Brock" w:date="2011-10-15T17:34:00Z"/>
          <w:rFonts w:ascii="Helvetica" w:hAnsi="Helvetica"/>
          <w:b/>
        </w:rPr>
      </w:pPr>
      <w:ins w:id="8224" w:author="Rev 4 Allen Wirfs-Brock" w:date="2011-10-15T17:34:00Z">
        <w:r w:rsidRPr="00E77497">
          <w:rPr>
            <w:rFonts w:ascii="Helvetica" w:hAnsi="Helvetica"/>
            <w:b/>
          </w:rPr>
          <w:t xml:space="preserve">Runtime Semantics: </w:t>
        </w:r>
        <w:r w:rsidRPr="00E77497">
          <w:rPr>
            <w:rFonts w:ascii="Helvetica" w:hAnsi="Helvetica"/>
            <w:b/>
            <w:spacing w:val="6"/>
          </w:rPr>
          <w:t>Evaluation</w:t>
        </w:r>
      </w:ins>
    </w:p>
    <w:p w14:paraId="619422EA" w14:textId="77777777" w:rsidR="00884D1C" w:rsidRPr="00E77497" w:rsidRDefault="00884D1C" w:rsidP="00884D1C">
      <w:pPr>
        <w:rPr>
          <w:ins w:id="8225" w:author="Rev 3 Allen Wirfs-Brock" w:date="2011-09-09T12:39:00Z"/>
        </w:rPr>
      </w:pPr>
      <w:ins w:id="8226" w:author="Rev 3 Allen Wirfs-Brock" w:date="2011-09-09T12:39:00Z">
        <w:del w:id="8227" w:author="Rev 4 Allen Wirfs-Brock" w:date="2011-10-15T17:35:00Z">
          <w:r w:rsidRPr="00E77497" w:rsidDel="00673DDC">
            <w:delText xml:space="preserve">The production </w:delText>
          </w:r>
        </w:del>
        <w:r w:rsidRPr="00E77497">
          <w:rPr>
            <w:rFonts w:ascii="Times New Roman" w:hAnsi="Times New Roman"/>
            <w:i/>
          </w:rPr>
          <w:t xml:space="preserve">ConstDeclaration </w:t>
        </w:r>
        <w:r w:rsidRPr="00E77497">
          <w:rPr>
            <w:b/>
          </w:rPr>
          <w:t>:</w:t>
        </w:r>
        <w:r w:rsidRPr="00E77497">
          <w:rPr>
            <w:rFonts w:ascii="Times New Roman" w:hAnsi="Times New Roman"/>
            <w:i/>
          </w:rPr>
          <w:t xml:space="preserve"> </w:t>
        </w:r>
        <w:r w:rsidRPr="00E77497">
          <w:rPr>
            <w:rFonts w:ascii="Courier New" w:hAnsi="Courier New"/>
            <w:b/>
          </w:rPr>
          <w:t>const</w:t>
        </w:r>
        <w:r w:rsidRPr="00E77497">
          <w:rPr>
            <w:rFonts w:ascii="Times New Roman" w:hAnsi="Times New Roman"/>
            <w:i/>
          </w:rPr>
          <w:t xml:space="preserve"> ConstBindingList </w:t>
        </w:r>
        <w:r w:rsidRPr="00E77497">
          <w:rPr>
            <w:rFonts w:ascii="Courier New" w:hAnsi="Courier New"/>
            <w:b/>
          </w:rPr>
          <w:t>;</w:t>
        </w:r>
        <w:r w:rsidRPr="00E77497">
          <w:t xml:space="preserve"> </w:t>
        </w:r>
        <w:del w:id="8228" w:author="Rev 4 Allen Wirfs-Brock" w:date="2011-10-15T17:35:00Z">
          <w:r w:rsidRPr="00E77497" w:rsidDel="00673DDC">
            <w:delText>is evaluated as follows:</w:delText>
          </w:r>
        </w:del>
      </w:ins>
    </w:p>
    <w:p w14:paraId="0B0C4AD8" w14:textId="77777777" w:rsidR="00884D1C" w:rsidRPr="00E77497" w:rsidRDefault="00884D1C" w:rsidP="00FA3203">
      <w:pPr>
        <w:pStyle w:val="Alg2"/>
        <w:numPr>
          <w:ilvl w:val="0"/>
          <w:numId w:val="508"/>
        </w:numPr>
        <w:rPr>
          <w:ins w:id="8229" w:author="Rev 3 Allen Wirfs-Brock" w:date="2011-09-09T12:39:00Z"/>
        </w:rPr>
      </w:pPr>
      <w:ins w:id="8230" w:author="Rev 3 Allen Wirfs-Brock" w:date="2011-09-09T12:39:00Z">
        <w:r w:rsidRPr="00E77497">
          <w:t xml:space="preserve">Evaluate </w:t>
        </w:r>
        <w:r w:rsidRPr="00E77497">
          <w:rPr>
            <w:i/>
          </w:rPr>
          <w:t>ConstBindingList</w:t>
        </w:r>
        <w:r w:rsidRPr="00E77497">
          <w:t>.</w:t>
        </w:r>
      </w:ins>
    </w:p>
    <w:p w14:paraId="71A00028" w14:textId="77777777" w:rsidR="00884D1C" w:rsidRPr="00E77497" w:rsidRDefault="00884D1C" w:rsidP="00FA3203">
      <w:pPr>
        <w:pStyle w:val="Alg2"/>
        <w:numPr>
          <w:ilvl w:val="0"/>
          <w:numId w:val="508"/>
        </w:numPr>
        <w:spacing w:after="220"/>
        <w:rPr>
          <w:ins w:id="8231" w:author="Rev 3 Allen Wirfs-Brock" w:date="2011-09-09T12:39:00Z"/>
        </w:rPr>
      </w:pPr>
      <w:ins w:id="8232" w:author="Rev 3 Allen Wirfs-Brock" w:date="2011-09-09T12:39:00Z">
        <w:r w:rsidRPr="00E77497">
          <w:t>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ins>
    </w:p>
    <w:p w14:paraId="2232E782" w14:textId="77777777" w:rsidR="00884D1C" w:rsidRPr="00E77497" w:rsidDel="004F740F" w:rsidRDefault="00884D1C" w:rsidP="00884D1C">
      <w:pPr>
        <w:rPr>
          <w:ins w:id="8233" w:author="Rev 3 Allen Wirfs-Brock" w:date="2011-09-09T12:39:00Z"/>
          <w:del w:id="8234" w:author="Rev 4 Allen Wirfs-Brock" w:date="2011-10-15T17:36:00Z"/>
        </w:rPr>
      </w:pPr>
      <w:ins w:id="8235" w:author="Rev 3 Allen Wirfs-Brock" w:date="2011-09-09T12:39:00Z">
        <w:del w:id="8236" w:author="Rev 4 Allen Wirfs-Brock" w:date="2011-10-15T17:36:00Z">
          <w:r w:rsidRPr="00E77497" w:rsidDel="004F740F">
            <w:delText xml:space="preserve">The </w:delText>
          </w:r>
          <w:r w:rsidRPr="00E77497" w:rsidDel="004F740F">
            <w:rPr>
              <w:rFonts w:ascii="Times New Roman" w:eastAsia="Times New Roman" w:hAnsi="Times New Roman"/>
              <w:spacing w:val="6"/>
              <w:lang w:eastAsia="en-US"/>
            </w:rPr>
            <w:delText xml:space="preserve">BoundNames </w:delText>
          </w:r>
          <w:r w:rsidRPr="00E77497" w:rsidDel="004F740F">
            <w:delText xml:space="preserve">of the production  </w:delText>
          </w:r>
          <w:r w:rsidRPr="00E77497" w:rsidDel="004F740F">
            <w:rPr>
              <w:rFonts w:ascii="Times New Roman" w:hAnsi="Times New Roman"/>
              <w:i/>
            </w:rPr>
            <w:delText>ConstBindingList</w:delText>
          </w:r>
          <w:r w:rsidRPr="00E77497" w:rsidDel="004F740F">
            <w:rPr>
              <w:b/>
            </w:rPr>
            <w:delText>:</w:delText>
          </w:r>
          <w:r w:rsidRPr="00E77497" w:rsidDel="004F740F">
            <w:rPr>
              <w:rStyle w:val="bnf"/>
            </w:rPr>
            <w:delText xml:space="preserve"> ConstBinding</w:delText>
          </w:r>
          <w:r w:rsidRPr="00E77497" w:rsidDel="004F740F">
            <w:delText xml:space="preserve"> is determined as follows:</w:delText>
          </w:r>
        </w:del>
      </w:ins>
    </w:p>
    <w:p w14:paraId="15E82C23" w14:textId="77777777" w:rsidR="00884D1C" w:rsidRPr="00E77497" w:rsidDel="004F740F" w:rsidRDefault="00884D1C" w:rsidP="006361CF">
      <w:pPr>
        <w:pStyle w:val="Alg4"/>
        <w:numPr>
          <w:ilvl w:val="0"/>
          <w:numId w:val="507"/>
        </w:numPr>
        <w:spacing w:after="220"/>
        <w:contextualSpacing/>
        <w:rPr>
          <w:ins w:id="8237" w:author="Rev 3 Allen Wirfs-Brock" w:date="2011-09-09T12:39:00Z"/>
          <w:del w:id="8238" w:author="Rev 4 Allen Wirfs-Brock" w:date="2011-10-15T17:36:00Z"/>
        </w:rPr>
        <w:pPrChange w:id="8239" w:author="Rev 4 Allen Wirfs-Brock" w:date="2011-11-07T12:16:00Z">
          <w:pPr>
            <w:pStyle w:val="Alg4"/>
            <w:numPr>
              <w:numId w:val="537"/>
            </w:numPr>
            <w:tabs>
              <w:tab w:val="num" w:pos="360"/>
            </w:tabs>
            <w:spacing w:after="220"/>
            <w:ind w:left="360" w:hanging="360"/>
            <w:contextualSpacing/>
          </w:pPr>
        </w:pPrChange>
      </w:pPr>
      <w:ins w:id="8240" w:author="Rev 3 Allen Wirfs-Brock" w:date="2011-09-09T12:39:00Z">
        <w:del w:id="8241" w:author="Rev 4 Allen Wirfs-Brock" w:date="2011-10-15T17:36:00Z">
          <w:r w:rsidRPr="00E77497" w:rsidDel="004F740F">
            <w:delText xml:space="preserve">Return BoundNames of </w:delText>
          </w:r>
          <w:r w:rsidRPr="00E77497" w:rsidDel="004F740F">
            <w:rPr>
              <w:rStyle w:val="bnf"/>
            </w:rPr>
            <w:delText>ConstBinding</w:delText>
          </w:r>
          <w:r w:rsidRPr="00E77497" w:rsidDel="004F740F">
            <w:delText>.</w:delText>
          </w:r>
        </w:del>
      </w:ins>
    </w:p>
    <w:p w14:paraId="06F20041" w14:textId="77777777" w:rsidR="00884D1C" w:rsidRPr="00E77497" w:rsidRDefault="00884D1C" w:rsidP="00884D1C">
      <w:pPr>
        <w:rPr>
          <w:ins w:id="8242" w:author="Rev 3 Allen Wirfs-Brock" w:date="2011-09-09T12:39:00Z"/>
        </w:rPr>
      </w:pPr>
      <w:ins w:id="8243" w:author="Rev 3 Allen Wirfs-Brock" w:date="2011-09-09T12:39:00Z">
        <w:del w:id="8244" w:author="Rev 4 Allen Wirfs-Brock" w:date="2011-10-15T17:36:00Z">
          <w:r w:rsidRPr="00E77497" w:rsidDel="004F740F">
            <w:delText xml:space="preserve">The production </w:delText>
          </w:r>
        </w:del>
        <w:r w:rsidRPr="00E77497">
          <w:rPr>
            <w:rFonts w:ascii="Times New Roman" w:hAnsi="Times New Roman"/>
            <w:i/>
          </w:rPr>
          <w:t xml:space="preserve">ConstBindingList </w:t>
        </w:r>
        <w:r w:rsidRPr="00E77497">
          <w:rPr>
            <w:b/>
          </w:rPr>
          <w:t xml:space="preserve">: </w:t>
        </w:r>
        <w:r w:rsidRPr="00E77497">
          <w:rPr>
            <w:rStyle w:val="bnf"/>
          </w:rPr>
          <w:t>ConstBinding</w:t>
        </w:r>
        <w:r w:rsidRPr="00E77497">
          <w:t xml:space="preserve"> </w:t>
        </w:r>
        <w:del w:id="8245" w:author="Rev 4 Allen Wirfs-Brock" w:date="2011-10-15T17:36:00Z">
          <w:r w:rsidRPr="00E77497" w:rsidDel="004F740F">
            <w:delText>is evaluated as follows:</w:delText>
          </w:r>
        </w:del>
      </w:ins>
    </w:p>
    <w:p w14:paraId="0D00604F" w14:textId="77777777" w:rsidR="00884D1C" w:rsidRPr="00E77497" w:rsidRDefault="00884D1C" w:rsidP="00FA3203">
      <w:pPr>
        <w:pStyle w:val="Alg2"/>
        <w:numPr>
          <w:ilvl w:val="0"/>
          <w:numId w:val="506"/>
        </w:numPr>
        <w:spacing w:after="220"/>
        <w:rPr>
          <w:ins w:id="8246" w:author="Rev 3 Allen Wirfs-Brock" w:date="2011-09-09T12:39:00Z"/>
        </w:rPr>
      </w:pPr>
      <w:ins w:id="8247" w:author="Rev 3 Allen Wirfs-Brock" w:date="2011-09-09T12:39:00Z">
        <w:r w:rsidRPr="00E77497">
          <w:t xml:space="preserve">Evaluate </w:t>
        </w:r>
        <w:r w:rsidRPr="00E77497">
          <w:rPr>
            <w:rStyle w:val="bnf"/>
          </w:rPr>
          <w:t>ConstBinding</w:t>
        </w:r>
        <w:r w:rsidRPr="00E77497">
          <w:t>.</w:t>
        </w:r>
      </w:ins>
    </w:p>
    <w:p w14:paraId="627B6DFF" w14:textId="77777777" w:rsidR="00884D1C" w:rsidRPr="00E77497" w:rsidDel="00950491" w:rsidRDefault="00884D1C" w:rsidP="00884D1C">
      <w:pPr>
        <w:rPr>
          <w:ins w:id="8248" w:author="Rev 3 Allen Wirfs-Brock" w:date="2011-09-09T12:39:00Z"/>
          <w:del w:id="8249" w:author="Rev 4 Allen Wirfs-Brock" w:date="2011-10-15T17:36:00Z"/>
        </w:rPr>
      </w:pPr>
      <w:ins w:id="8250" w:author="Rev 3 Allen Wirfs-Brock" w:date="2011-09-09T12:39:00Z">
        <w:del w:id="8251" w:author="Rev 4 Allen Wirfs-Brock" w:date="2011-10-15T17:36:00Z">
          <w:r w:rsidRPr="00E77497" w:rsidDel="00950491">
            <w:delText xml:space="preserve">The </w:delText>
          </w:r>
          <w:r w:rsidRPr="00E77497" w:rsidDel="00950491">
            <w:rPr>
              <w:rFonts w:ascii="Times New Roman" w:eastAsia="Times New Roman" w:hAnsi="Times New Roman"/>
              <w:spacing w:val="6"/>
              <w:lang w:eastAsia="en-US"/>
            </w:rPr>
            <w:delText xml:space="preserve">BoundNames </w:delText>
          </w:r>
          <w:r w:rsidRPr="00E77497" w:rsidDel="00950491">
            <w:delText xml:space="preserve">of the production  </w:delText>
          </w:r>
          <w:r w:rsidRPr="00E77497" w:rsidDel="00950491">
            <w:rPr>
              <w:rFonts w:ascii="Times New Roman" w:hAnsi="Times New Roman"/>
              <w:i/>
            </w:rPr>
            <w:delText xml:space="preserve">ConstBindingList </w:delText>
          </w:r>
          <w:r w:rsidRPr="00E77497" w:rsidDel="00950491">
            <w:rPr>
              <w:b/>
            </w:rPr>
            <w:delText>:</w:delText>
          </w:r>
          <w:r w:rsidRPr="00E77497" w:rsidDel="00950491">
            <w:delText xml:space="preserve"> </w:delText>
          </w:r>
          <w:r w:rsidRPr="00E77497" w:rsidDel="00950491">
            <w:rPr>
              <w:rFonts w:ascii="Times New Roman" w:hAnsi="Times New Roman"/>
              <w:i/>
            </w:rPr>
            <w:delText xml:space="preserve">ConstBindingList </w:delText>
          </w:r>
          <w:r w:rsidRPr="00E77497" w:rsidDel="00950491">
            <w:rPr>
              <w:rFonts w:ascii="Courier New" w:hAnsi="Courier New"/>
              <w:b/>
            </w:rPr>
            <w:delText>,</w:delText>
          </w:r>
          <w:r w:rsidRPr="00E77497" w:rsidDel="00950491">
            <w:delText xml:space="preserve"> </w:delText>
          </w:r>
          <w:r w:rsidRPr="00E77497" w:rsidDel="00950491">
            <w:rPr>
              <w:rStyle w:val="bnf"/>
            </w:rPr>
            <w:delText>ConstBinding</w:delText>
          </w:r>
          <w:r w:rsidRPr="00E77497" w:rsidDel="00950491">
            <w:delText xml:space="preserve"> is determined as follows:</w:delText>
          </w:r>
        </w:del>
      </w:ins>
    </w:p>
    <w:p w14:paraId="3437AB6D" w14:textId="77777777" w:rsidR="00884D1C" w:rsidRPr="00E77497" w:rsidDel="00950491" w:rsidRDefault="00884D1C" w:rsidP="006361CF">
      <w:pPr>
        <w:pStyle w:val="Alg4"/>
        <w:numPr>
          <w:ilvl w:val="0"/>
          <w:numId w:val="505"/>
        </w:numPr>
        <w:spacing w:after="220"/>
        <w:contextualSpacing/>
        <w:rPr>
          <w:ins w:id="8252" w:author="Rev 3 Allen Wirfs-Brock" w:date="2011-09-09T12:39:00Z"/>
          <w:del w:id="8253" w:author="Rev 4 Allen Wirfs-Brock" w:date="2011-10-15T17:36:00Z"/>
        </w:rPr>
        <w:pPrChange w:id="8254" w:author="Rev 4 Allen Wirfs-Brock" w:date="2011-11-07T12:16:00Z">
          <w:pPr>
            <w:pStyle w:val="Alg4"/>
            <w:numPr>
              <w:numId w:val="535"/>
            </w:numPr>
            <w:tabs>
              <w:tab w:val="num" w:pos="360"/>
            </w:tabs>
            <w:spacing w:after="220"/>
            <w:ind w:left="360" w:hanging="360"/>
            <w:contextualSpacing/>
          </w:pPr>
        </w:pPrChange>
      </w:pPr>
      <w:ins w:id="8255" w:author="Rev 3 Allen Wirfs-Brock" w:date="2011-09-09T12:39:00Z">
        <w:del w:id="8256" w:author="Rev 4 Allen Wirfs-Brock" w:date="2011-10-15T17:36:00Z">
          <w:r w:rsidRPr="00E77497" w:rsidDel="00950491">
            <w:delText xml:space="preserve">Let </w:delText>
          </w:r>
          <w:r w:rsidRPr="00E77497" w:rsidDel="00950491">
            <w:rPr>
              <w:i/>
            </w:rPr>
            <w:delText xml:space="preserve">names </w:delText>
          </w:r>
          <w:r w:rsidRPr="00E77497" w:rsidDel="00950491">
            <w:delText xml:space="preserve">be BoundNames of </w:delText>
          </w:r>
          <w:r w:rsidRPr="00E77497" w:rsidDel="00950491">
            <w:rPr>
              <w:i/>
            </w:rPr>
            <w:delText>ConstBindingList</w:delText>
          </w:r>
          <w:r w:rsidRPr="00E77497" w:rsidDel="00950491">
            <w:delText>.</w:delText>
          </w:r>
        </w:del>
      </w:ins>
    </w:p>
    <w:p w14:paraId="56B83BA1" w14:textId="77777777" w:rsidR="00884D1C" w:rsidRPr="00E77497" w:rsidDel="00950491" w:rsidRDefault="00884D1C" w:rsidP="006361CF">
      <w:pPr>
        <w:pStyle w:val="Alg4"/>
        <w:numPr>
          <w:ilvl w:val="0"/>
          <w:numId w:val="505"/>
        </w:numPr>
        <w:spacing w:after="220"/>
        <w:contextualSpacing/>
        <w:rPr>
          <w:ins w:id="8257" w:author="Rev 3 Allen Wirfs-Brock" w:date="2011-09-09T12:39:00Z"/>
          <w:del w:id="8258" w:author="Rev 4 Allen Wirfs-Brock" w:date="2011-10-15T17:36:00Z"/>
          <w:rStyle w:val="bnf"/>
          <w:i w:val="0"/>
        </w:rPr>
        <w:pPrChange w:id="8259" w:author="Rev 4 Allen Wirfs-Brock" w:date="2011-11-07T12:16:00Z">
          <w:pPr>
            <w:pStyle w:val="Alg4"/>
            <w:numPr>
              <w:numId w:val="535"/>
            </w:numPr>
            <w:tabs>
              <w:tab w:val="num" w:pos="360"/>
            </w:tabs>
            <w:spacing w:after="220"/>
            <w:ind w:left="360" w:hanging="360"/>
            <w:contextualSpacing/>
          </w:pPr>
        </w:pPrChange>
      </w:pPr>
      <w:ins w:id="8260" w:author="Rev 3 Allen Wirfs-Brock" w:date="2011-09-09T12:39:00Z">
        <w:del w:id="8261" w:author="Rev 4 Allen Wirfs-Brock" w:date="2011-10-15T17:36:00Z">
          <w:r w:rsidRPr="00E77497" w:rsidDel="00950491">
            <w:delText xml:space="preserve">Append to </w:delText>
          </w:r>
          <w:r w:rsidRPr="00E77497" w:rsidDel="00950491">
            <w:rPr>
              <w:i/>
            </w:rPr>
            <w:delText>names</w:delText>
          </w:r>
          <w:r w:rsidRPr="00E77497" w:rsidDel="00950491">
            <w:delText xml:space="preserve"> the elements of BoundNames of </w:delText>
          </w:r>
          <w:r w:rsidRPr="00E77497" w:rsidDel="00950491">
            <w:rPr>
              <w:rStyle w:val="bnf"/>
            </w:rPr>
            <w:delText>ConstBinding.</w:delText>
          </w:r>
        </w:del>
      </w:ins>
    </w:p>
    <w:p w14:paraId="74D470D1" w14:textId="77777777" w:rsidR="00884D1C" w:rsidRPr="00E77497" w:rsidDel="00950491" w:rsidRDefault="00884D1C" w:rsidP="006361CF">
      <w:pPr>
        <w:pStyle w:val="Alg4"/>
        <w:numPr>
          <w:ilvl w:val="0"/>
          <w:numId w:val="505"/>
        </w:numPr>
        <w:spacing w:after="220"/>
        <w:contextualSpacing/>
        <w:rPr>
          <w:ins w:id="8262" w:author="Rev 3 Allen Wirfs-Brock" w:date="2011-09-09T12:39:00Z"/>
          <w:del w:id="8263" w:author="Rev 4 Allen Wirfs-Brock" w:date="2011-10-15T17:36:00Z"/>
        </w:rPr>
        <w:pPrChange w:id="8264" w:author="Rev 4 Allen Wirfs-Brock" w:date="2011-11-07T12:16:00Z">
          <w:pPr>
            <w:pStyle w:val="Alg4"/>
            <w:numPr>
              <w:numId w:val="535"/>
            </w:numPr>
            <w:tabs>
              <w:tab w:val="num" w:pos="360"/>
            </w:tabs>
            <w:spacing w:after="220"/>
            <w:ind w:left="360" w:hanging="360"/>
            <w:contextualSpacing/>
          </w:pPr>
        </w:pPrChange>
      </w:pPr>
      <w:ins w:id="8265" w:author="Rev 3 Allen Wirfs-Brock" w:date="2011-09-09T12:39:00Z">
        <w:del w:id="8266" w:author="Rev 4 Allen Wirfs-Brock" w:date="2011-10-15T17:36:00Z">
          <w:r w:rsidRPr="00E77497" w:rsidDel="00950491">
            <w:delText xml:space="preserve">Return </w:delText>
          </w:r>
          <w:r w:rsidRPr="00E77497" w:rsidDel="00950491">
            <w:rPr>
              <w:rStyle w:val="bnf"/>
            </w:rPr>
            <w:delText>names</w:delText>
          </w:r>
          <w:r w:rsidRPr="00E77497" w:rsidDel="00950491">
            <w:delText>.</w:delText>
          </w:r>
        </w:del>
      </w:ins>
    </w:p>
    <w:p w14:paraId="14F90042" w14:textId="77777777" w:rsidR="00884D1C" w:rsidRPr="00E77497" w:rsidRDefault="00884D1C" w:rsidP="00884D1C">
      <w:pPr>
        <w:rPr>
          <w:ins w:id="8267" w:author="Rev 3 Allen Wirfs-Brock" w:date="2011-09-09T12:39:00Z"/>
        </w:rPr>
      </w:pPr>
      <w:ins w:id="8268" w:author="Rev 3 Allen Wirfs-Brock" w:date="2011-09-09T12:39:00Z">
        <w:del w:id="8269" w:author="Rev 4 Allen Wirfs-Brock" w:date="2011-10-15T17:37:00Z">
          <w:r w:rsidRPr="00E77497" w:rsidDel="00950491">
            <w:delText xml:space="preserve">The production </w:delText>
          </w:r>
        </w:del>
        <w:r w:rsidRPr="00E77497">
          <w:rPr>
            <w:rFonts w:ascii="Times New Roman" w:hAnsi="Times New Roman"/>
            <w:i/>
          </w:rPr>
          <w:t xml:space="preserve">ConstBindingList </w:t>
        </w:r>
        <w:r w:rsidRPr="00E77497">
          <w:rPr>
            <w:b/>
          </w:rPr>
          <w:t>:</w:t>
        </w:r>
        <w:r w:rsidRPr="00E77497">
          <w:t xml:space="preserve"> </w:t>
        </w:r>
        <w:r w:rsidRPr="00E77497">
          <w:rPr>
            <w:rFonts w:ascii="Times New Roman" w:hAnsi="Times New Roman"/>
            <w:i/>
          </w:rPr>
          <w:t xml:space="preserve">ConstBindingList </w:t>
        </w:r>
        <w:r w:rsidRPr="00E77497">
          <w:rPr>
            <w:rFonts w:ascii="Courier New" w:hAnsi="Courier New"/>
            <w:b/>
          </w:rPr>
          <w:t>,</w:t>
        </w:r>
        <w:r w:rsidRPr="00E77497">
          <w:t xml:space="preserve"> </w:t>
        </w:r>
        <w:r w:rsidRPr="00E77497">
          <w:rPr>
            <w:rStyle w:val="bnf"/>
          </w:rPr>
          <w:t>ConstBinding</w:t>
        </w:r>
        <w:r w:rsidRPr="00E77497">
          <w:t xml:space="preserve"> </w:t>
        </w:r>
        <w:del w:id="8270" w:author="Rev 4 Allen Wirfs-Brock" w:date="2011-10-15T17:37:00Z">
          <w:r w:rsidRPr="00E77497" w:rsidDel="00950491">
            <w:delText>is evaluated as follows:</w:delText>
          </w:r>
        </w:del>
      </w:ins>
    </w:p>
    <w:p w14:paraId="2F8BA10B" w14:textId="77777777" w:rsidR="00884D1C" w:rsidRPr="00E77497" w:rsidRDefault="00884D1C" w:rsidP="00FA3203">
      <w:pPr>
        <w:pStyle w:val="Alg2"/>
        <w:keepNext/>
        <w:numPr>
          <w:ilvl w:val="0"/>
          <w:numId w:val="504"/>
        </w:numPr>
        <w:rPr>
          <w:ins w:id="8271" w:author="Rev 3 Allen Wirfs-Brock" w:date="2011-09-09T12:39:00Z"/>
        </w:rPr>
      </w:pPr>
      <w:ins w:id="8272" w:author="Rev 3 Allen Wirfs-Brock" w:date="2011-09-09T12:39:00Z">
        <w:r w:rsidRPr="00E77497">
          <w:t xml:space="preserve">Evaluate </w:t>
        </w:r>
        <w:r w:rsidRPr="00E77497">
          <w:rPr>
            <w:i/>
          </w:rPr>
          <w:t>ConstBindingList</w:t>
        </w:r>
        <w:r w:rsidRPr="00E77497">
          <w:t>.</w:t>
        </w:r>
      </w:ins>
    </w:p>
    <w:p w14:paraId="1AADFE43" w14:textId="77777777" w:rsidR="00884D1C" w:rsidRPr="00E77497" w:rsidRDefault="00884D1C" w:rsidP="00FA3203">
      <w:pPr>
        <w:pStyle w:val="Alg2"/>
        <w:numPr>
          <w:ilvl w:val="0"/>
          <w:numId w:val="504"/>
        </w:numPr>
        <w:spacing w:after="220"/>
        <w:rPr>
          <w:ins w:id="8273" w:author="Rev 3 Allen Wirfs-Brock" w:date="2011-09-09T12:39:00Z"/>
        </w:rPr>
      </w:pPr>
      <w:ins w:id="8274" w:author="Rev 3 Allen Wirfs-Brock" w:date="2011-09-09T12:39:00Z">
        <w:r w:rsidRPr="00E77497">
          <w:t xml:space="preserve">Evaluate </w:t>
        </w:r>
        <w:r w:rsidRPr="00E77497">
          <w:rPr>
            <w:rStyle w:val="bnf"/>
          </w:rPr>
          <w:t>ConstBinding</w:t>
        </w:r>
        <w:r w:rsidRPr="00E77497">
          <w:t>.</w:t>
        </w:r>
      </w:ins>
    </w:p>
    <w:p w14:paraId="20000CF6" w14:textId="77777777" w:rsidR="00884D1C" w:rsidRPr="00E77497" w:rsidDel="00C57EC2" w:rsidRDefault="00884D1C" w:rsidP="00884D1C">
      <w:pPr>
        <w:rPr>
          <w:ins w:id="8275" w:author="Rev 3 Allen Wirfs-Brock" w:date="2011-09-09T12:39:00Z"/>
          <w:del w:id="8276" w:author="Rev 4 Allen Wirfs-Brock" w:date="2011-10-15T17:37:00Z"/>
        </w:rPr>
      </w:pPr>
      <w:ins w:id="8277" w:author="Rev 3 Allen Wirfs-Brock" w:date="2011-09-09T12:39:00Z">
        <w:del w:id="8278" w:author="Rev 4 Allen Wirfs-Brock" w:date="2011-10-15T17:37:00Z">
          <w:r w:rsidRPr="00E77497" w:rsidDel="00C57EC2">
            <w:delText xml:space="preserve">The </w:delText>
          </w:r>
          <w:r w:rsidRPr="00E77497" w:rsidDel="00C57EC2">
            <w:rPr>
              <w:rFonts w:ascii="Times New Roman" w:eastAsia="Times New Roman" w:hAnsi="Times New Roman"/>
              <w:spacing w:val="6"/>
              <w:lang w:eastAsia="en-US"/>
            </w:rPr>
            <w:delText xml:space="preserve">BoundNames </w:delText>
          </w:r>
          <w:r w:rsidRPr="00E77497" w:rsidDel="00C57EC2">
            <w:delText xml:space="preserve">of the production  </w:delText>
          </w:r>
          <w:r w:rsidRPr="00E77497" w:rsidDel="00C57EC2">
            <w:rPr>
              <w:rStyle w:val="bnf"/>
            </w:rPr>
            <w:delText xml:space="preserve">ConstBinding </w:delText>
          </w:r>
          <w:r w:rsidRPr="00E77497" w:rsidDel="00C57EC2">
            <w:rPr>
              <w:b/>
            </w:rPr>
            <w:delText>:</w:delText>
          </w:r>
          <w:r w:rsidRPr="00E77497" w:rsidDel="00C57EC2">
            <w:delText xml:space="preserve"> </w:delText>
          </w:r>
          <w:r w:rsidRPr="00E77497" w:rsidDel="00C57EC2">
            <w:rPr>
              <w:rFonts w:ascii="Times New Roman" w:hAnsi="Times New Roman"/>
              <w:i/>
            </w:rPr>
            <w:delText>BindingIdentifier Initialiser</w:delText>
          </w:r>
          <w:r w:rsidRPr="00E77497" w:rsidDel="00C57EC2">
            <w:delText xml:space="preserve"> is determined as follows: </w:delText>
          </w:r>
        </w:del>
      </w:ins>
    </w:p>
    <w:p w14:paraId="3CFDEAD2" w14:textId="77777777" w:rsidR="00884D1C" w:rsidRPr="00E77497" w:rsidDel="00C57EC2" w:rsidRDefault="00884D1C" w:rsidP="006361CF">
      <w:pPr>
        <w:pStyle w:val="Alg4"/>
        <w:numPr>
          <w:ilvl w:val="0"/>
          <w:numId w:val="503"/>
        </w:numPr>
        <w:spacing w:after="220"/>
        <w:contextualSpacing/>
        <w:rPr>
          <w:ins w:id="8279" w:author="Rev 3 Allen Wirfs-Brock" w:date="2011-09-09T12:39:00Z"/>
          <w:del w:id="8280" w:author="Rev 4 Allen Wirfs-Brock" w:date="2011-10-15T17:37:00Z"/>
        </w:rPr>
        <w:pPrChange w:id="8281" w:author="Rev 4 Allen Wirfs-Brock" w:date="2011-11-07T12:16:00Z">
          <w:pPr>
            <w:pStyle w:val="Alg4"/>
            <w:numPr>
              <w:numId w:val="533"/>
            </w:numPr>
            <w:tabs>
              <w:tab w:val="num" w:pos="360"/>
            </w:tabs>
            <w:spacing w:after="220"/>
            <w:ind w:left="360" w:hanging="360"/>
            <w:contextualSpacing/>
          </w:pPr>
        </w:pPrChange>
      </w:pPr>
      <w:ins w:id="8282" w:author="Rev 3 Allen Wirfs-Brock" w:date="2011-09-09T12:39:00Z">
        <w:del w:id="8283" w:author="Rev 4 Allen Wirfs-Brock" w:date="2011-10-15T17:37:00Z">
          <w:r w:rsidRPr="00E77497" w:rsidDel="00C57EC2">
            <w:delText xml:space="preserve">Return the BoundNames of </w:delText>
          </w:r>
          <w:r w:rsidRPr="00E77497" w:rsidDel="00C57EC2">
            <w:rPr>
              <w:i/>
            </w:rPr>
            <w:delText>BindingIdentifier</w:delText>
          </w:r>
          <w:r w:rsidRPr="00E77497" w:rsidDel="00C57EC2">
            <w:delText>.</w:delText>
          </w:r>
        </w:del>
      </w:ins>
    </w:p>
    <w:p w14:paraId="74264FA1" w14:textId="77777777" w:rsidR="00884D1C" w:rsidRPr="00E77497" w:rsidRDefault="00884D1C" w:rsidP="00884D1C">
      <w:pPr>
        <w:rPr>
          <w:ins w:id="8284" w:author="Rev 3 Allen Wirfs-Brock" w:date="2011-09-09T12:39:00Z"/>
        </w:rPr>
      </w:pPr>
      <w:ins w:id="8285" w:author="Rev 3 Allen Wirfs-Brock" w:date="2011-09-09T12:39:00Z">
        <w:del w:id="8286" w:author="Rev 4 Allen Wirfs-Brock" w:date="2011-10-15T17:37:00Z">
          <w:r w:rsidRPr="00E77497" w:rsidDel="00950491">
            <w:delText xml:space="preserve">The production </w:delText>
          </w:r>
        </w:del>
        <w:r w:rsidRPr="00E77497">
          <w:rPr>
            <w:rStyle w:val="bnf"/>
          </w:rPr>
          <w:t xml:space="preserve">ConstBinding </w:t>
        </w:r>
        <w:r w:rsidRPr="00E77497">
          <w:rPr>
            <w:b/>
          </w:rPr>
          <w:t>:</w:t>
        </w:r>
        <w:r w:rsidRPr="00E77497">
          <w:t xml:space="preserve"> </w:t>
        </w:r>
        <w:r w:rsidRPr="00E77497">
          <w:rPr>
            <w:rFonts w:ascii="Times New Roman" w:hAnsi="Times New Roman"/>
            <w:i/>
          </w:rPr>
          <w:t>BindingIdentifier Initialiser</w:t>
        </w:r>
        <w:r w:rsidRPr="00E77497">
          <w:t xml:space="preserve"> </w:t>
        </w:r>
        <w:del w:id="8287" w:author="Rev 4 Allen Wirfs-Brock" w:date="2011-10-15T17:37:00Z">
          <w:r w:rsidRPr="00E77497" w:rsidDel="00950491">
            <w:delText>is evaluated as follows:</w:delText>
          </w:r>
        </w:del>
      </w:ins>
    </w:p>
    <w:p w14:paraId="7CC9CF6B" w14:textId="77777777" w:rsidR="00884D1C" w:rsidRPr="00E77497" w:rsidRDefault="00884D1C" w:rsidP="00FA3203">
      <w:pPr>
        <w:pStyle w:val="Alg2"/>
        <w:numPr>
          <w:ilvl w:val="0"/>
          <w:numId w:val="502"/>
        </w:numPr>
        <w:rPr>
          <w:ins w:id="8288" w:author="Rev 3 Allen Wirfs-Brock" w:date="2011-09-09T12:39:00Z"/>
        </w:rPr>
      </w:pPr>
      <w:ins w:id="828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6527267E" w14:textId="77777777" w:rsidR="00884D1C" w:rsidRPr="00E77497" w:rsidRDefault="00884D1C" w:rsidP="00FA3203">
      <w:pPr>
        <w:pStyle w:val="Alg2"/>
        <w:numPr>
          <w:ilvl w:val="0"/>
          <w:numId w:val="502"/>
        </w:numPr>
        <w:rPr>
          <w:ins w:id="8290" w:author="Rev 3 Allen Wirfs-Brock" w:date="2011-09-09T12:39:00Z"/>
        </w:rPr>
      </w:pPr>
      <w:ins w:id="8291"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29FC9BE6" w14:textId="77777777" w:rsidR="00884D1C" w:rsidRPr="00E77497" w:rsidRDefault="00884D1C" w:rsidP="00FA3203">
      <w:pPr>
        <w:pStyle w:val="Alg2"/>
        <w:numPr>
          <w:ilvl w:val="0"/>
          <w:numId w:val="502"/>
        </w:numPr>
        <w:jc w:val="left"/>
        <w:rPr>
          <w:ins w:id="8292" w:author="Rev 3 Allen Wirfs-Brock" w:date="2011-09-09T12:39:00Z"/>
        </w:rPr>
      </w:pPr>
      <w:ins w:id="8293" w:author="Rev 3 Allen Wirfs-Brock" w:date="2011-09-09T12:39:00Z">
        <w:r w:rsidRPr="00E77497">
          <w:t xml:space="preserve">Let </w:t>
        </w:r>
        <w:r w:rsidRPr="00E77497">
          <w:rPr>
            <w:i/>
          </w:rPr>
          <w:t>env</w:t>
        </w:r>
        <w:r w:rsidRPr="00E77497">
          <w:t xml:space="preserve"> be the running execution context’s LexicalEnvironment.</w:t>
        </w:r>
      </w:ins>
    </w:p>
    <w:p w14:paraId="5AF57E26" w14:textId="77777777" w:rsidR="00884D1C" w:rsidRPr="00E77497" w:rsidRDefault="00BA50E1" w:rsidP="00FA3203">
      <w:pPr>
        <w:pStyle w:val="Alg2"/>
        <w:numPr>
          <w:ilvl w:val="0"/>
          <w:numId w:val="502"/>
        </w:numPr>
        <w:spacing w:after="220"/>
        <w:rPr>
          <w:ins w:id="8294" w:author="Rev 3 Allen Wirfs-Brock" w:date="2011-09-09T12:39:00Z"/>
        </w:rPr>
      </w:pPr>
      <w:ins w:id="8295" w:author="Rev 3 Allen Wirfs-Brock" w:date="2011-09-22T14:44:00Z">
        <w:r w:rsidRPr="00E77497">
          <w:t xml:space="preserve">Perform Binding Initialization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ins>
    </w:p>
    <w:p w14:paraId="16F56F78" w14:textId="77777777" w:rsidR="00884D1C" w:rsidRPr="00E77497" w:rsidDel="00C57EC2" w:rsidRDefault="00884D1C" w:rsidP="00884D1C">
      <w:pPr>
        <w:rPr>
          <w:ins w:id="8296" w:author="Rev 3 Allen Wirfs-Brock" w:date="2011-09-09T12:39:00Z"/>
          <w:del w:id="8297" w:author="Rev 4 Allen Wirfs-Brock" w:date="2011-10-15T17:38:00Z"/>
        </w:rPr>
      </w:pPr>
      <w:ins w:id="8298" w:author="Rev 3 Allen Wirfs-Brock" w:date="2011-09-09T12:39:00Z">
        <w:del w:id="8299" w:author="Rev 4 Allen Wirfs-Brock" w:date="2011-10-15T17:38:00Z">
          <w:r w:rsidRPr="00E77497" w:rsidDel="00C57EC2">
            <w:delText xml:space="preserve">The </w:delText>
          </w:r>
          <w:r w:rsidRPr="00E77497" w:rsidDel="00C57EC2">
            <w:rPr>
              <w:rFonts w:ascii="Times New Roman" w:eastAsia="Times New Roman" w:hAnsi="Times New Roman"/>
              <w:spacing w:val="6"/>
              <w:lang w:eastAsia="en-US"/>
            </w:rPr>
            <w:delText xml:space="preserve">BoundNames </w:delText>
          </w:r>
          <w:r w:rsidRPr="00E77497" w:rsidDel="00C57EC2">
            <w:delText xml:space="preserve">of the production  </w:delText>
          </w:r>
          <w:r w:rsidRPr="00E77497" w:rsidDel="00C57EC2">
            <w:rPr>
              <w:rStyle w:val="bnf"/>
            </w:rPr>
            <w:delText>ConstBinding</w:delText>
          </w:r>
          <w:r w:rsidRPr="00E77497" w:rsidDel="00C57EC2">
            <w:rPr>
              <w:b/>
            </w:rPr>
            <w:delText>:</w:delText>
          </w:r>
          <w:r w:rsidRPr="00E77497" w:rsidDel="00C57EC2">
            <w:delText xml:space="preserve"> </w:delText>
          </w:r>
          <w:r w:rsidRPr="00E77497" w:rsidDel="00C57EC2">
            <w:rPr>
              <w:rFonts w:ascii="Times New Roman" w:hAnsi="Times New Roman"/>
              <w:i/>
            </w:rPr>
            <w:delText>BindingPattern Initialiser</w:delText>
          </w:r>
          <w:r w:rsidRPr="00E77497" w:rsidDel="00C57EC2">
            <w:delText xml:space="preserve"> is determined as follows: </w:delText>
          </w:r>
        </w:del>
      </w:ins>
    </w:p>
    <w:p w14:paraId="60C20524" w14:textId="77777777" w:rsidR="00884D1C" w:rsidRPr="00E77497" w:rsidDel="00C57EC2" w:rsidRDefault="00884D1C" w:rsidP="006361CF">
      <w:pPr>
        <w:pStyle w:val="Alg4"/>
        <w:numPr>
          <w:ilvl w:val="0"/>
          <w:numId w:val="501"/>
        </w:numPr>
        <w:spacing w:after="220"/>
        <w:contextualSpacing/>
        <w:rPr>
          <w:ins w:id="8300" w:author="Rev 3 Allen Wirfs-Brock" w:date="2011-09-09T12:39:00Z"/>
          <w:del w:id="8301" w:author="Rev 4 Allen Wirfs-Brock" w:date="2011-10-15T17:38:00Z"/>
        </w:rPr>
        <w:pPrChange w:id="8302" w:author="Rev 4 Allen Wirfs-Brock" w:date="2011-11-07T12:16:00Z">
          <w:pPr>
            <w:pStyle w:val="Alg4"/>
            <w:numPr>
              <w:numId w:val="531"/>
            </w:numPr>
            <w:tabs>
              <w:tab w:val="num" w:pos="360"/>
            </w:tabs>
            <w:spacing w:after="220"/>
            <w:ind w:left="360" w:hanging="360"/>
            <w:contextualSpacing/>
          </w:pPr>
        </w:pPrChange>
      </w:pPr>
      <w:ins w:id="8303" w:author="Rev 3 Allen Wirfs-Brock" w:date="2011-09-09T12:39:00Z">
        <w:del w:id="8304" w:author="Rev 4 Allen Wirfs-Brock" w:date="2011-10-15T17:38:00Z">
          <w:r w:rsidRPr="00E77497" w:rsidDel="00C57EC2">
            <w:delText xml:space="preserve">Return the BoundNames of </w:delText>
          </w:r>
          <w:r w:rsidRPr="00E77497" w:rsidDel="00C57EC2">
            <w:rPr>
              <w:i/>
            </w:rPr>
            <w:delText>BindingPattern</w:delText>
          </w:r>
          <w:r w:rsidRPr="00E77497" w:rsidDel="00C57EC2">
            <w:delText>.</w:delText>
          </w:r>
        </w:del>
      </w:ins>
    </w:p>
    <w:p w14:paraId="0E4C18E9" w14:textId="77777777" w:rsidR="00884D1C" w:rsidRPr="00E77497" w:rsidRDefault="00884D1C" w:rsidP="00884D1C">
      <w:pPr>
        <w:rPr>
          <w:ins w:id="8305" w:author="Rev 3 Allen Wirfs-Brock" w:date="2011-09-09T12:39:00Z"/>
        </w:rPr>
      </w:pPr>
      <w:ins w:id="8306" w:author="Rev 3 Allen Wirfs-Brock" w:date="2011-09-09T12:39:00Z">
        <w:del w:id="8307" w:author="Rev 4 Allen Wirfs-Brock" w:date="2011-10-15T17:38:00Z">
          <w:r w:rsidRPr="00E77497" w:rsidDel="00C57EC2">
            <w:delText xml:space="preserve">The production </w:delText>
          </w:r>
        </w:del>
        <w:r w:rsidRPr="00E77497">
          <w:rPr>
            <w:rStyle w:val="bnf"/>
          </w:rPr>
          <w:t>ConstBinding</w:t>
        </w:r>
        <w:r w:rsidRPr="00E77497">
          <w:rPr>
            <w:b/>
          </w:rPr>
          <w:t>:</w:t>
        </w:r>
        <w:r w:rsidRPr="00E77497">
          <w:t xml:space="preserve"> </w:t>
        </w:r>
        <w:r w:rsidRPr="00E77497">
          <w:rPr>
            <w:rFonts w:ascii="Times New Roman" w:hAnsi="Times New Roman"/>
            <w:i/>
          </w:rPr>
          <w:t>BindingPattern Initialiser</w:t>
        </w:r>
        <w:r w:rsidRPr="00E77497">
          <w:t xml:space="preserve"> </w:t>
        </w:r>
        <w:del w:id="8308" w:author="Rev 4 Allen Wirfs-Brock" w:date="2011-10-15T17:38:00Z">
          <w:r w:rsidRPr="00E77497" w:rsidDel="00C57EC2">
            <w:delText>is evaluated as follows:</w:delText>
          </w:r>
        </w:del>
      </w:ins>
    </w:p>
    <w:p w14:paraId="18646C87" w14:textId="77777777" w:rsidR="00884D1C" w:rsidRPr="00E77497" w:rsidRDefault="00884D1C" w:rsidP="00FA3203">
      <w:pPr>
        <w:pStyle w:val="Alg2"/>
        <w:numPr>
          <w:ilvl w:val="0"/>
          <w:numId w:val="500"/>
        </w:numPr>
        <w:rPr>
          <w:ins w:id="8309" w:author="Rev 3 Allen Wirfs-Brock" w:date="2011-09-09T12:39:00Z"/>
        </w:rPr>
      </w:pPr>
      <w:ins w:id="8310"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FA42E43" w14:textId="77777777" w:rsidR="00884D1C" w:rsidRPr="00E77497" w:rsidRDefault="00884D1C" w:rsidP="00FA3203">
      <w:pPr>
        <w:pStyle w:val="Alg3"/>
        <w:numPr>
          <w:ilvl w:val="0"/>
          <w:numId w:val="500"/>
        </w:numPr>
        <w:rPr>
          <w:ins w:id="8311" w:author="Rev 3 Allen Wirfs-Brock" w:date="2011-09-09T12:39:00Z"/>
        </w:rPr>
      </w:pPr>
      <w:ins w:id="8312" w:author="Rev 3 Allen Wirfs-Brock" w:date="2011-09-09T12:39:00Z">
        <w:r w:rsidRPr="00E77497">
          <w:t xml:space="preserve">Let </w:t>
        </w:r>
        <w:r w:rsidRPr="00E77497">
          <w:rPr>
            <w:i/>
          </w:rPr>
          <w:t>rval</w:t>
        </w:r>
        <w:r w:rsidRPr="00E77497">
          <w:t xml:space="preserve"> be GetValue(</w:t>
        </w:r>
        <w:r w:rsidRPr="00E77497">
          <w:rPr>
            <w:i/>
          </w:rPr>
          <w:t>rhs</w:t>
        </w:r>
        <w:r w:rsidRPr="00E77497">
          <w:t>).</w:t>
        </w:r>
      </w:ins>
    </w:p>
    <w:p w14:paraId="388FBB86" w14:textId="77777777" w:rsidR="00884D1C" w:rsidRPr="00E77497" w:rsidRDefault="00884D1C" w:rsidP="00FA3203">
      <w:pPr>
        <w:pStyle w:val="Alg2"/>
        <w:numPr>
          <w:ilvl w:val="0"/>
          <w:numId w:val="500"/>
        </w:numPr>
        <w:spacing w:after="220"/>
        <w:contextualSpacing/>
        <w:rPr>
          <w:ins w:id="8313" w:author="Rev 3 Allen Wirfs-Brock" w:date="2011-09-09T12:39:00Z"/>
        </w:rPr>
      </w:pPr>
      <w:ins w:id="8314" w:author="Rev 3 Allen Wirfs-Brock" w:date="2011-09-09T12:39:00Z">
        <w:r w:rsidRPr="00E77497">
          <w:t xml:space="preserve">Let </w:t>
        </w:r>
        <w:r w:rsidRPr="00E77497">
          <w:rPr>
            <w:i/>
          </w:rPr>
          <w:t>env</w:t>
        </w:r>
        <w:r w:rsidRPr="00E77497">
          <w:t xml:space="preserve"> be the running execution context’s LexicalEnvironment.</w:t>
        </w:r>
      </w:ins>
    </w:p>
    <w:p w14:paraId="7D19CED4" w14:textId="77777777" w:rsidR="00884D1C" w:rsidRPr="00E77497" w:rsidRDefault="006445D5" w:rsidP="00FA3203">
      <w:pPr>
        <w:pStyle w:val="Alg2"/>
        <w:numPr>
          <w:ilvl w:val="0"/>
          <w:numId w:val="500"/>
        </w:numPr>
        <w:spacing w:after="220"/>
        <w:rPr>
          <w:ins w:id="8315" w:author="Rev 3 Allen Wirfs-Brock" w:date="2011-09-09T12:39:00Z"/>
        </w:rPr>
      </w:pPr>
      <w:ins w:id="8316" w:author="Rev 4 Allen Wirfs-Brock" w:date="2011-11-06T12:00:00Z">
        <w:r w:rsidRPr="00E77497">
          <w:t xml:space="preserve">Perform Binding Initialization for </w:t>
        </w:r>
      </w:ins>
      <w:ins w:id="8317" w:author="Rev 3 Allen Wirfs-Brock" w:date="2011-09-09T12:39:00Z">
        <w:del w:id="8318" w:author="Rev 4 Allen Wirfs-Brock" w:date="2011-11-06T12:00:00Z">
          <w:r w:rsidR="00884D1C" w:rsidRPr="00E77497" w:rsidDel="006445D5">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i/>
          </w:rPr>
          <w:t>env</w:t>
        </w:r>
        <w:r w:rsidR="00884D1C" w:rsidRPr="00E77497">
          <w:t xml:space="preserve"> as the </w:t>
        </w:r>
        <w:r w:rsidR="00884D1C" w:rsidRPr="00E77497">
          <w:rPr>
            <w:i/>
          </w:rPr>
          <w:t>environment</w:t>
        </w:r>
        <w:r w:rsidR="00884D1C" w:rsidRPr="00E77497">
          <w:t xml:space="preserve"> parameter.</w:t>
        </w:r>
      </w:ins>
    </w:p>
    <w:p w14:paraId="6220A256" w14:textId="77777777" w:rsidR="00884D1C" w:rsidRPr="00E77497" w:rsidRDefault="00884D1C" w:rsidP="00884D1C">
      <w:pPr>
        <w:pStyle w:val="30"/>
        <w:numPr>
          <w:ilvl w:val="0"/>
          <w:numId w:val="0"/>
        </w:numPr>
        <w:rPr>
          <w:ins w:id="8319" w:author="Rev 3 Allen Wirfs-Brock" w:date="2011-09-09T12:39:00Z"/>
        </w:rPr>
      </w:pPr>
      <w:bookmarkStart w:id="8320" w:name="_Toc314500635"/>
      <w:ins w:id="8321" w:author="Rev 3 Allen Wirfs-Brock" w:date="2011-09-09T12:39:00Z">
        <w:r w:rsidRPr="00E77497">
          <w:t>12.2.3</w:t>
        </w:r>
        <w:r w:rsidRPr="00E77497">
          <w:tab/>
          <w:t>Variable Statement</w:t>
        </w:r>
        <w:bookmarkEnd w:id="8320"/>
      </w:ins>
    </w:p>
    <w:p w14:paraId="190098E2" w14:textId="77777777" w:rsidR="00297CB6" w:rsidRPr="00E77497" w:rsidRDefault="00297CB6" w:rsidP="00297CB6">
      <w:pPr>
        <w:rPr>
          <w:ins w:id="8322" w:author="Rev 4 Allen Wirfs-Brock" w:date="2011-10-15T17:31:00Z"/>
          <w:sz w:val="18"/>
        </w:rPr>
      </w:pPr>
      <w:ins w:id="8323" w:author="Rev 4 Allen Wirfs-Brock" w:date="2011-10-15T17:31:00Z">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current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ins>
    </w:p>
    <w:p w14:paraId="46F5CF32" w14:textId="77777777" w:rsidR="00884D1C" w:rsidRPr="00E77497" w:rsidRDefault="00884D1C" w:rsidP="00884D1C">
      <w:pPr>
        <w:pStyle w:val="Syntax"/>
        <w:rPr>
          <w:ins w:id="8324" w:author="Rev 3 Allen Wirfs-Brock" w:date="2011-09-09T12:39:00Z"/>
        </w:rPr>
      </w:pPr>
      <w:ins w:id="8325" w:author="Rev 3 Allen Wirfs-Brock" w:date="2011-09-09T12:39:00Z">
        <w:r w:rsidRPr="00E77497">
          <w:t>Syntax</w:t>
        </w:r>
      </w:ins>
    </w:p>
    <w:p w14:paraId="5F1A9ABD" w14:textId="77777777" w:rsidR="00884D1C" w:rsidRPr="00E77497" w:rsidRDefault="00884D1C" w:rsidP="00884D1C">
      <w:pPr>
        <w:pStyle w:val="SyntaxRule"/>
        <w:rPr>
          <w:ins w:id="8326" w:author="Rev 3 Allen Wirfs-Brock" w:date="2011-09-09T12:39:00Z"/>
        </w:rPr>
      </w:pPr>
      <w:ins w:id="8327" w:author="Rev 3 Allen Wirfs-Brock" w:date="2011-09-09T12:39:00Z">
        <w:r w:rsidRPr="00E77497">
          <w:t xml:space="preserve">VariableStatement </w:t>
        </w:r>
        <w:r w:rsidRPr="00E77497">
          <w:rPr>
            <w:rFonts w:ascii="Arial" w:hAnsi="Arial"/>
            <w:b/>
            <w:i w:val="0"/>
          </w:rPr>
          <w:t>:</w:t>
        </w:r>
      </w:ins>
    </w:p>
    <w:p w14:paraId="1AAF1BE1" w14:textId="77777777" w:rsidR="00884D1C" w:rsidRPr="00E77497" w:rsidRDefault="00884D1C" w:rsidP="00884D1C">
      <w:pPr>
        <w:pStyle w:val="SyntaxDefinition"/>
        <w:rPr>
          <w:ins w:id="8328" w:author="Rev 3 Allen Wirfs-Brock" w:date="2011-09-09T12:39:00Z"/>
        </w:rPr>
      </w:pPr>
      <w:ins w:id="8329" w:author="Rev 3 Allen Wirfs-Brock" w:date="2011-09-09T12:39:00Z">
        <w:r w:rsidRPr="00E77497">
          <w:rPr>
            <w:rFonts w:ascii="Courier New" w:hAnsi="Courier New"/>
            <w:b/>
            <w:i w:val="0"/>
          </w:rPr>
          <w:t>var</w:t>
        </w:r>
        <w:r w:rsidRPr="00E77497">
          <w:t xml:space="preserve"> VariableDeclarationList </w:t>
        </w:r>
        <w:r w:rsidRPr="00E77497">
          <w:rPr>
            <w:rFonts w:ascii="Courier New" w:hAnsi="Courier New"/>
            <w:b/>
            <w:i w:val="0"/>
          </w:rPr>
          <w:t>;</w:t>
        </w:r>
      </w:ins>
    </w:p>
    <w:p w14:paraId="4ACD4AB3" w14:textId="77777777" w:rsidR="00884D1C" w:rsidRPr="00E77497" w:rsidRDefault="00884D1C" w:rsidP="00884D1C">
      <w:pPr>
        <w:pStyle w:val="SyntaxRule"/>
        <w:rPr>
          <w:ins w:id="8330" w:author="Rev 3 Allen Wirfs-Brock" w:date="2011-09-09T12:39:00Z"/>
        </w:rPr>
      </w:pPr>
      <w:ins w:id="8331" w:author="Rev 3 Allen Wirfs-Brock" w:date="2011-09-09T12:39:00Z">
        <w:r w:rsidRPr="00E77497">
          <w:t xml:space="preserve">VariableDeclarationList </w:t>
        </w:r>
        <w:r w:rsidRPr="00E77497">
          <w:rPr>
            <w:rFonts w:ascii="Arial" w:hAnsi="Arial"/>
            <w:b/>
            <w:i w:val="0"/>
          </w:rPr>
          <w:t>:</w:t>
        </w:r>
      </w:ins>
    </w:p>
    <w:p w14:paraId="40B78533" w14:textId="77777777" w:rsidR="00884D1C" w:rsidRPr="00E77497" w:rsidRDefault="00884D1C" w:rsidP="00884D1C">
      <w:pPr>
        <w:pStyle w:val="SyntaxDefinition"/>
        <w:rPr>
          <w:ins w:id="8332" w:author="Rev 3 Allen Wirfs-Brock" w:date="2011-09-09T12:39:00Z"/>
        </w:rPr>
      </w:pPr>
      <w:ins w:id="8333" w:author="Rev 3 Allen Wirfs-Brock" w:date="2011-09-09T12:39:00Z">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ins>
    </w:p>
    <w:p w14:paraId="5B7DDD01" w14:textId="77777777" w:rsidR="00884D1C" w:rsidRPr="00E77497" w:rsidRDefault="00884D1C" w:rsidP="00884D1C">
      <w:pPr>
        <w:pStyle w:val="SyntaxRule"/>
        <w:rPr>
          <w:ins w:id="8334" w:author="Rev 3 Allen Wirfs-Brock" w:date="2011-09-09T12:39:00Z"/>
        </w:rPr>
      </w:pPr>
      <w:ins w:id="8335" w:author="Rev 3 Allen Wirfs-Brock" w:date="2011-09-09T12:39:00Z">
        <w:r w:rsidRPr="00E77497">
          <w:t xml:space="preserve">VariableDeclarationListNoIn </w:t>
        </w:r>
        <w:r w:rsidRPr="00E77497">
          <w:rPr>
            <w:rFonts w:ascii="Arial" w:hAnsi="Arial"/>
            <w:b/>
            <w:i w:val="0"/>
          </w:rPr>
          <w:t>:</w:t>
        </w:r>
      </w:ins>
    </w:p>
    <w:p w14:paraId="06944349" w14:textId="77777777" w:rsidR="00884D1C" w:rsidRPr="00E77497" w:rsidRDefault="00884D1C" w:rsidP="00884D1C">
      <w:pPr>
        <w:pStyle w:val="SyntaxDefinition"/>
        <w:rPr>
          <w:ins w:id="8336" w:author="Rev 3 Allen Wirfs-Brock" w:date="2011-09-09T12:39:00Z"/>
        </w:rPr>
      </w:pPr>
      <w:ins w:id="8337" w:author="Rev 3 Allen Wirfs-Brock" w:date="2011-09-09T12:39: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14:paraId="00E60BC9" w14:textId="77777777" w:rsidR="00884D1C" w:rsidRPr="00E77497" w:rsidRDefault="00884D1C" w:rsidP="00884D1C">
      <w:pPr>
        <w:pStyle w:val="SyntaxRule"/>
        <w:rPr>
          <w:ins w:id="8338" w:author="Rev 3 Allen Wirfs-Brock" w:date="2011-09-09T12:39:00Z"/>
        </w:rPr>
      </w:pPr>
      <w:ins w:id="8339" w:author="Rev 3 Allen Wirfs-Brock" w:date="2011-09-09T12:39:00Z">
        <w:r w:rsidRPr="00E77497">
          <w:t xml:space="preserve">VariableDeclaration </w:t>
        </w:r>
        <w:r w:rsidRPr="00E77497">
          <w:rPr>
            <w:rFonts w:ascii="Arial" w:hAnsi="Arial"/>
            <w:b/>
            <w:i w:val="0"/>
          </w:rPr>
          <w:t>:</w:t>
        </w:r>
      </w:ins>
    </w:p>
    <w:p w14:paraId="145EBD58" w14:textId="77777777" w:rsidR="00884D1C" w:rsidRPr="00E77497" w:rsidRDefault="00884D1C" w:rsidP="00884D1C">
      <w:pPr>
        <w:pStyle w:val="SyntaxDefinition"/>
        <w:rPr>
          <w:ins w:id="8340" w:author="Rev 3 Allen Wirfs-Brock" w:date="2011-09-09T12:39:00Z"/>
        </w:rPr>
      </w:pPr>
      <w:ins w:id="8341"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1192899A" w14:textId="77777777" w:rsidR="00884D1C" w:rsidRPr="00E77497" w:rsidRDefault="00884D1C" w:rsidP="00884D1C">
      <w:pPr>
        <w:pStyle w:val="SyntaxRule"/>
        <w:rPr>
          <w:ins w:id="8342" w:author="Rev 3 Allen Wirfs-Brock" w:date="2011-09-09T12:39:00Z"/>
        </w:rPr>
      </w:pPr>
      <w:ins w:id="8343" w:author="Rev 3 Allen Wirfs-Brock" w:date="2011-09-09T12:39:00Z">
        <w:r w:rsidRPr="00E77497">
          <w:t xml:space="preserve">VariableDeclarationNoIn </w:t>
        </w:r>
        <w:r w:rsidRPr="00E77497">
          <w:rPr>
            <w:rFonts w:ascii="Arial" w:hAnsi="Arial"/>
            <w:b/>
            <w:i w:val="0"/>
          </w:rPr>
          <w:t>:</w:t>
        </w:r>
      </w:ins>
    </w:p>
    <w:p w14:paraId="3DB59381" w14:textId="77777777" w:rsidR="00884D1C" w:rsidRPr="00E77497" w:rsidDel="002B4191" w:rsidRDefault="00884D1C" w:rsidP="00884D1C">
      <w:pPr>
        <w:pStyle w:val="SyntaxDefinition"/>
        <w:rPr>
          <w:ins w:id="8344" w:author="Rev 3 Allen Wirfs-Brock" w:date="2011-09-09T12:39:00Z"/>
          <w:del w:id="8345" w:author="Rev 4 Allen Wirfs-Brock" w:date="2011-10-15T17:31:00Z"/>
        </w:rPr>
      </w:pPr>
      <w:ins w:id="8346"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79E880AF" w14:textId="77777777" w:rsidR="00884D1C" w:rsidRPr="00E77497" w:rsidRDefault="00884D1C" w:rsidP="00C7794D">
      <w:pPr>
        <w:pStyle w:val="SyntaxDefinition"/>
        <w:rPr>
          <w:ins w:id="8347" w:author="Rev 3 Allen Wirfs-Brock" w:date="2011-09-09T12:39:00Z"/>
        </w:rPr>
      </w:pPr>
    </w:p>
    <w:p w14:paraId="679DA060" w14:textId="77777777" w:rsidR="008D60F4" w:rsidRPr="00E77497" w:rsidRDefault="008D60F4" w:rsidP="008D60F4">
      <w:pPr>
        <w:rPr>
          <w:ins w:id="8348" w:author="Rev 4 Allen Wirfs-Brock" w:date="2011-10-15T17:46:00Z"/>
        </w:rPr>
      </w:pPr>
      <w:ins w:id="8349" w:author="Rev 4 Allen Wirfs-Brock" w:date="2011-10-15T17:46:00Z">
        <w:r w:rsidRPr="00E77497">
          <w:t>The</w:t>
        </w:r>
      </w:ins>
      <w:ins w:id="8350" w:author="Rev 4 Allen Wirfs-Brock" w:date="2011-10-15T17:47:00Z">
        <w:r w:rsidRPr="00E77497">
          <w:t xml:space="preserve"> semantics of the</w:t>
        </w:r>
      </w:ins>
      <w:ins w:id="8351" w:author="Rev 4 Allen Wirfs-Brock" w:date="2011-10-15T17:46:00Z">
        <w:r w:rsidRPr="00E77497">
          <w:t xml:space="preserv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8352" w:author="Rev 4 Allen Wirfs-Brock" w:date="2011-10-15T17:48:00Z">
        <w:r w:rsidRPr="00E77497">
          <w:t xml:space="preserve">used in </w:t>
        </w:r>
      </w:ins>
      <w:ins w:id="8353" w:author="Rev 4 Allen Wirfs-Brock" w:date="2011-10-15T17:46:00Z">
        <w:r w:rsidRPr="00E77497">
          <w:t xml:space="preserve">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251E64CF" w14:textId="77777777" w:rsidR="00884D1C" w:rsidRPr="00E77497" w:rsidDel="00297CB6" w:rsidRDefault="00884D1C" w:rsidP="00884D1C">
      <w:pPr>
        <w:rPr>
          <w:ins w:id="8354" w:author="Rev 3 Allen Wirfs-Brock" w:date="2011-09-09T12:39:00Z"/>
          <w:del w:id="8355" w:author="Rev 4 Allen Wirfs-Brock" w:date="2011-10-15T17:31:00Z"/>
          <w:sz w:val="18"/>
        </w:rPr>
      </w:pPr>
      <w:ins w:id="8356" w:author="Rev 3 Allen Wirfs-Brock" w:date="2011-09-09T12:39:00Z">
        <w:del w:id="8357" w:author="Rev 4 Allen Wirfs-Brock" w:date="2011-10-15T17:31: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var</w:delText>
          </w:r>
          <w:r w:rsidRPr="00E77497" w:rsidDel="00297CB6">
            <w:rPr>
              <w:sz w:val="16"/>
            </w:rPr>
            <w:delText xml:space="preserve"> </w:delText>
          </w:r>
          <w:r w:rsidRPr="00E77497" w:rsidDel="00297CB6">
            <w:rPr>
              <w:sz w:val="18"/>
            </w:rPr>
            <w:delText xml:space="preserve">statement declares variables that are scoped to the current execution context’s VariableEnvironment. Var variables are created when their containing Lexical Environment is instantiated and are initialised to </w:delText>
          </w:r>
          <w:r w:rsidRPr="00E77497" w:rsidDel="00297CB6">
            <w:rPr>
              <w:b/>
              <w:sz w:val="18"/>
            </w:rPr>
            <w:delText>undefined</w:delText>
          </w:r>
          <w:r w:rsidRPr="00E77497" w:rsidDel="00297CB6">
            <w:rPr>
              <w:sz w:val="18"/>
            </w:rPr>
            <w:delText xml:space="preserve"> when created. Within the scope of any VariableEnvironemnt a common </w:delText>
          </w:r>
          <w:r w:rsidRPr="00E77497" w:rsidDel="00297CB6">
            <w:rPr>
              <w:rFonts w:ascii="Times New Roman" w:hAnsi="Times New Roman"/>
              <w:i/>
              <w:sz w:val="18"/>
            </w:rPr>
            <w:delText>Identifier</w:delText>
          </w:r>
          <w:r w:rsidRPr="00E77497" w:rsidDel="00297CB6">
            <w:rPr>
              <w:sz w:val="18"/>
            </w:rPr>
            <w:delText xml:space="preserve"> may appear in more than one </w:delText>
          </w:r>
          <w:r w:rsidRPr="00E77497" w:rsidDel="00297CB6">
            <w:rPr>
              <w:rFonts w:ascii="Times New Roman" w:hAnsi="Times New Roman"/>
              <w:i/>
              <w:sz w:val="18"/>
            </w:rPr>
            <w:delText>VariableDeclaration</w:delText>
          </w:r>
          <w:r w:rsidRPr="00E77497" w:rsidDel="00297CB6">
            <w:rPr>
              <w:sz w:val="18"/>
            </w:rPr>
            <w:delText xml:space="preserve"> but those declarations collective define only one variable. A variable defined by a </w:delText>
          </w:r>
          <w:r w:rsidRPr="00E77497" w:rsidDel="00297CB6">
            <w:rPr>
              <w:rFonts w:ascii="Times New Roman" w:hAnsi="Times New Roman"/>
              <w:i/>
              <w:sz w:val="18"/>
            </w:rPr>
            <w:delText>VariableDeclaration</w:delText>
          </w:r>
          <w:r w:rsidRPr="00E77497" w:rsidDel="00297CB6">
            <w:rPr>
              <w:sz w:val="18"/>
            </w:rPr>
            <w:delText xml:space="preserve"> with an </w:delText>
          </w:r>
          <w:r w:rsidRPr="00E77497" w:rsidDel="00297CB6">
            <w:rPr>
              <w:rFonts w:ascii="Times New Roman" w:hAnsi="Times New Roman"/>
              <w:i/>
              <w:sz w:val="18"/>
            </w:rPr>
            <w:delText>Initialiser</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VariableDeclaration</w:delText>
          </w:r>
          <w:r w:rsidRPr="00E77497" w:rsidDel="00297CB6">
            <w:rPr>
              <w:sz w:val="18"/>
            </w:rPr>
            <w:delText xml:space="preserve"> is executed, not when the variable is created. </w:delText>
          </w:r>
        </w:del>
      </w:ins>
    </w:p>
    <w:p w14:paraId="1A0E1C30" w14:textId="77777777" w:rsidR="00884D1C" w:rsidRPr="00E77497" w:rsidDel="009728E8" w:rsidRDefault="00884D1C" w:rsidP="00884D1C">
      <w:pPr>
        <w:pStyle w:val="Syntax"/>
        <w:rPr>
          <w:ins w:id="8358" w:author="Rev 3 Allen Wirfs-Brock" w:date="2011-09-09T12:39:00Z"/>
          <w:del w:id="8359" w:author="Rev 4 Allen Wirfs-Brock" w:date="2011-10-15T17:32:00Z"/>
        </w:rPr>
      </w:pPr>
      <w:ins w:id="8360" w:author="Rev 3 Allen Wirfs-Brock" w:date="2011-09-09T12:39:00Z">
        <w:del w:id="8361" w:author="Rev 4 Allen Wirfs-Brock" w:date="2011-10-15T17:32:00Z">
          <w:r w:rsidRPr="00E77497" w:rsidDel="009728E8">
            <w:delText>Semantics</w:delText>
          </w:r>
        </w:del>
      </w:ins>
    </w:p>
    <w:p w14:paraId="2A5C1FC0" w14:textId="77777777" w:rsidR="009728E8" w:rsidRPr="00E77497" w:rsidRDefault="009728E8" w:rsidP="009728E8">
      <w:pPr>
        <w:pStyle w:val="40"/>
        <w:numPr>
          <w:ilvl w:val="0"/>
          <w:numId w:val="0"/>
        </w:numPr>
        <w:rPr>
          <w:ins w:id="8362" w:author="Rev 4 Allen Wirfs-Brock" w:date="2011-10-15T17:32:00Z"/>
        </w:rPr>
      </w:pPr>
      <w:ins w:id="8363" w:author="Rev 4 Allen Wirfs-Brock" w:date="2011-10-15T17:32:00Z">
        <w:r w:rsidRPr="00E77497">
          <w:t>Static Semantics</w:t>
        </w:r>
      </w:ins>
    </w:p>
    <w:p w14:paraId="2B3AD913" w14:textId="77777777" w:rsidR="009728E8" w:rsidRPr="00E77497" w:rsidRDefault="00C9049C" w:rsidP="009728E8">
      <w:pPr>
        <w:rPr>
          <w:ins w:id="8364" w:author="Rev 4 Allen Wirfs-Brock" w:date="2011-10-15T17:32:00Z"/>
          <w:rFonts w:ascii="Helvetica" w:hAnsi="Helvetica"/>
          <w:b/>
        </w:rPr>
      </w:pPr>
      <w:ins w:id="8365" w:author="Rev 4 Allen Wirfs-Brock" w:date="2011-10-20T10:20:00Z">
        <w:r w:rsidRPr="00E77497">
          <w:rPr>
            <w:rFonts w:ascii="Helvetica" w:hAnsi="Helvetica"/>
            <w:b/>
          </w:rPr>
          <w:t xml:space="preserve">Static Semantics:  </w:t>
        </w:r>
      </w:ins>
      <w:ins w:id="8366" w:author="Rev 4 Allen Wirfs-Brock" w:date="2011-10-15T17:32:00Z">
        <w:r w:rsidR="009728E8" w:rsidRPr="00E77497">
          <w:rPr>
            <w:rFonts w:ascii="Helvetica" w:hAnsi="Helvetica"/>
            <w:b/>
          </w:rPr>
          <w:t>Early Errors</w:t>
        </w:r>
      </w:ins>
    </w:p>
    <w:p w14:paraId="0BA67CF5" w14:textId="77777777" w:rsidR="00BF2819" w:rsidRPr="00E77497" w:rsidRDefault="00BF2819" w:rsidP="00BF2819">
      <w:pPr>
        <w:rPr>
          <w:ins w:id="8367" w:author="Rev 4 Allen Wirfs-Brock" w:date="2011-10-15T17:45:00Z"/>
        </w:rPr>
      </w:pPr>
      <w:ins w:id="8368" w:author="Rev 4 Allen Wirfs-Brock" w:date="2011-10-15T17:45: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0D146852" w14:textId="77777777" w:rsidR="00BF2819" w:rsidRPr="00E77497" w:rsidRDefault="00BF2819" w:rsidP="00FA3203">
      <w:pPr>
        <w:numPr>
          <w:ilvl w:val="0"/>
          <w:numId w:val="403"/>
        </w:numPr>
        <w:rPr>
          <w:ins w:id="8369" w:author="Rev 4 Allen Wirfs-Brock" w:date="2011-10-15T17:45:00Z"/>
        </w:rPr>
      </w:pPr>
      <w:ins w:id="8370" w:author="Rev 4 Allen Wirfs-Brock" w:date="2011-10-15T17:45:00Z">
        <w:r w:rsidRPr="00E77497">
          <w:t>It is a Syntax Error if the source code matching this production is not contained in extended code.</w:t>
        </w:r>
      </w:ins>
    </w:p>
    <w:p w14:paraId="62F2D6CC" w14:textId="77777777" w:rsidR="00E721B9" w:rsidRPr="00E77497" w:rsidRDefault="00E721B9" w:rsidP="00E721B9">
      <w:pPr>
        <w:rPr>
          <w:ins w:id="8371" w:author="Rev 4 Allen Wirfs-Brock" w:date="2011-10-15T17:40:00Z"/>
          <w:rFonts w:ascii="Helvetica" w:hAnsi="Helvetica"/>
          <w:b/>
        </w:rPr>
      </w:pPr>
      <w:ins w:id="8372" w:author="Rev 4 Allen Wirfs-Brock" w:date="2011-10-15T17:40:00Z">
        <w:r w:rsidRPr="00E77497">
          <w:rPr>
            <w:rFonts w:ascii="Helvetica" w:hAnsi="Helvetica"/>
            <w:b/>
          </w:rPr>
          <w:t xml:space="preserve">Static Semantics:  </w:t>
        </w:r>
        <w:r w:rsidRPr="00E77497">
          <w:rPr>
            <w:rFonts w:ascii="Helvetica" w:hAnsi="Helvetica"/>
            <w:b/>
            <w:lang w:eastAsia="en-US"/>
          </w:rPr>
          <w:t>BoundNames</w:t>
        </w:r>
      </w:ins>
    </w:p>
    <w:p w14:paraId="1927351E" w14:textId="77777777" w:rsidR="00884D1C" w:rsidRPr="00E77497" w:rsidRDefault="00884D1C" w:rsidP="00884D1C">
      <w:pPr>
        <w:rPr>
          <w:ins w:id="8373" w:author="Rev 3 Allen Wirfs-Brock" w:date="2011-09-09T12:39:00Z"/>
        </w:rPr>
      </w:pPr>
      <w:ins w:id="8374" w:author="Rev 3 Allen Wirfs-Brock" w:date="2011-09-09T12:39:00Z">
        <w:del w:id="8375" w:author="Rev 4 Allen Wirfs-Brock" w:date="2011-10-15T17:40:00Z">
          <w:r w:rsidRPr="00E77497" w:rsidDel="00E05A81">
            <w:delText xml:space="preserve">The </w:delText>
          </w:r>
          <w:r w:rsidRPr="00E77497" w:rsidDel="00E05A81">
            <w:rPr>
              <w:rFonts w:ascii="Times New Roman" w:eastAsia="Times New Roman" w:hAnsi="Times New Roman"/>
              <w:spacing w:val="6"/>
              <w:lang w:eastAsia="en-US"/>
            </w:rPr>
            <w:delText xml:space="preserve">BoundNames </w:delText>
          </w:r>
          <w:r w:rsidRPr="00E77497" w:rsidDel="00E05A81">
            <w:delText xml:space="preserve">of 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8376" w:author="Rev 4 Allen Wirfs-Brock" w:date="2011-10-15T17:40:00Z">
          <w:r w:rsidRPr="00E77497" w:rsidDel="00E05A81">
            <w:delText>is determined as follows:</w:delText>
          </w:r>
        </w:del>
      </w:ins>
    </w:p>
    <w:p w14:paraId="102D6DAF" w14:textId="77777777" w:rsidR="00884D1C" w:rsidRPr="00E77497" w:rsidRDefault="00884D1C" w:rsidP="00FA3203">
      <w:pPr>
        <w:pStyle w:val="Alg4"/>
        <w:numPr>
          <w:ilvl w:val="0"/>
          <w:numId w:val="510"/>
        </w:numPr>
        <w:spacing w:after="220"/>
        <w:contextualSpacing/>
        <w:rPr>
          <w:ins w:id="8377" w:author="Rev 3 Allen Wirfs-Brock" w:date="2011-09-09T12:39:00Z"/>
        </w:rPr>
      </w:pPr>
      <w:ins w:id="8378" w:author="Rev 3 Allen Wirfs-Brock" w:date="2011-09-09T12:39:00Z">
        <w:r w:rsidRPr="00E77497">
          <w:t xml:space="preserve">Return BoundNames of </w:t>
        </w:r>
        <w:r w:rsidRPr="00E77497">
          <w:rPr>
            <w:i/>
          </w:rPr>
          <w:t>VariableDeclarationList</w:t>
        </w:r>
        <w:r w:rsidRPr="00E77497">
          <w:t>.</w:t>
        </w:r>
      </w:ins>
    </w:p>
    <w:p w14:paraId="39D58560" w14:textId="77777777" w:rsidR="00943821" w:rsidRPr="00E77497" w:rsidRDefault="00943821" w:rsidP="00943821">
      <w:pPr>
        <w:rPr>
          <w:ins w:id="8379" w:author="Rev 4 Allen Wirfs-Brock" w:date="2011-10-15T17:41:00Z"/>
        </w:rPr>
      </w:pPr>
      <w:ins w:id="8380" w:author="Rev 4 Allen Wirfs-Brock" w:date="2011-10-15T17:41:00Z">
        <w:r w:rsidRPr="00E77497">
          <w:rPr>
            <w:rStyle w:val="bnf"/>
          </w:rPr>
          <w:t>VariableDeclarationList</w:t>
        </w:r>
        <w:r w:rsidRPr="00E77497">
          <w:t xml:space="preserve"> </w:t>
        </w:r>
        <w:r w:rsidRPr="00E77497">
          <w:rPr>
            <w:b/>
          </w:rPr>
          <w:t>:</w:t>
        </w:r>
        <w:r w:rsidRPr="00E77497">
          <w:rPr>
            <w:rStyle w:val="bnf"/>
          </w:rPr>
          <w:t>VariableDeclaration</w:t>
        </w:r>
        <w:r w:rsidRPr="00E77497">
          <w:t xml:space="preserve"> </w:t>
        </w:r>
      </w:ins>
    </w:p>
    <w:p w14:paraId="4F6A938F" w14:textId="77777777" w:rsidR="00943821" w:rsidRPr="00E77497" w:rsidRDefault="00943821" w:rsidP="00FA3203">
      <w:pPr>
        <w:pStyle w:val="Alg4"/>
        <w:numPr>
          <w:ilvl w:val="0"/>
          <w:numId w:val="511"/>
        </w:numPr>
        <w:spacing w:after="220"/>
        <w:contextualSpacing/>
        <w:rPr>
          <w:ins w:id="8381" w:author="Rev 4 Allen Wirfs-Brock" w:date="2011-10-15T17:41:00Z"/>
        </w:rPr>
      </w:pPr>
      <w:ins w:id="8382" w:author="Rev 4 Allen Wirfs-Brock" w:date="2011-10-15T17:41:00Z">
        <w:r w:rsidRPr="00E77497">
          <w:t xml:space="preserve">Return BoundNames of </w:t>
        </w:r>
        <w:r w:rsidRPr="00E77497">
          <w:rPr>
            <w:i/>
          </w:rPr>
          <w:t>VariableDeclaration</w:t>
        </w:r>
        <w:r w:rsidRPr="00E77497">
          <w:t>.</w:t>
        </w:r>
      </w:ins>
    </w:p>
    <w:p w14:paraId="46ABAD11" w14:textId="77777777" w:rsidR="00FF4BEE" w:rsidRPr="00E77497" w:rsidRDefault="00FF4BEE" w:rsidP="00FF4BEE">
      <w:pPr>
        <w:rPr>
          <w:ins w:id="8383" w:author="Rev 4 Allen Wirfs-Brock" w:date="2011-10-15T17:42:00Z"/>
        </w:rPr>
      </w:pPr>
      <w:ins w:id="8384" w:author="Rev 4 Allen Wirfs-Brock" w:date="2011-10-15T17:42:00Z">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ins>
    </w:p>
    <w:p w14:paraId="431B3007" w14:textId="77777777" w:rsidR="00FF4BEE" w:rsidRPr="00E77497" w:rsidRDefault="00FF4BEE" w:rsidP="00FA3203">
      <w:pPr>
        <w:pStyle w:val="Alg4"/>
        <w:numPr>
          <w:ilvl w:val="0"/>
          <w:numId w:val="495"/>
        </w:numPr>
        <w:spacing w:after="220"/>
        <w:contextualSpacing/>
        <w:rPr>
          <w:ins w:id="8385" w:author="Rev 4 Allen Wirfs-Brock" w:date="2011-10-15T17:42:00Z"/>
        </w:rPr>
      </w:pPr>
      <w:ins w:id="8386" w:author="Rev 4 Allen Wirfs-Brock" w:date="2011-10-15T17:42:00Z">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ins>
    </w:p>
    <w:p w14:paraId="050E67FE" w14:textId="77777777" w:rsidR="00FF4BEE" w:rsidRPr="00E77497" w:rsidRDefault="00FF4BEE" w:rsidP="00FA3203">
      <w:pPr>
        <w:pStyle w:val="Alg4"/>
        <w:numPr>
          <w:ilvl w:val="0"/>
          <w:numId w:val="495"/>
        </w:numPr>
        <w:spacing w:after="220"/>
        <w:contextualSpacing/>
        <w:rPr>
          <w:ins w:id="8387" w:author="Rev 4 Allen Wirfs-Brock" w:date="2011-10-15T17:42:00Z"/>
          <w:rStyle w:val="bnf"/>
          <w:i w:val="0"/>
        </w:rPr>
      </w:pPr>
      <w:ins w:id="8388" w:author="Rev 4 Allen Wirfs-Brock" w:date="2011-10-15T17:42:00Z">
        <w:r w:rsidRPr="00E77497">
          <w:t xml:space="preserve">Append to </w:t>
        </w:r>
        <w:r w:rsidRPr="00E77497">
          <w:rPr>
            <w:i/>
          </w:rPr>
          <w:t>names</w:t>
        </w:r>
        <w:r w:rsidRPr="00E77497">
          <w:t xml:space="preserve"> the elements of BoundNames of </w:t>
        </w:r>
        <w:r w:rsidRPr="00E77497">
          <w:rPr>
            <w:rStyle w:val="bnf"/>
          </w:rPr>
          <w:t>VariableDeclaration.</w:t>
        </w:r>
      </w:ins>
    </w:p>
    <w:p w14:paraId="14B840E3" w14:textId="77777777" w:rsidR="00FF4BEE" w:rsidRPr="00E77497" w:rsidRDefault="00FF4BEE" w:rsidP="00FA3203">
      <w:pPr>
        <w:pStyle w:val="Alg4"/>
        <w:numPr>
          <w:ilvl w:val="0"/>
          <w:numId w:val="495"/>
        </w:numPr>
        <w:spacing w:after="220"/>
        <w:contextualSpacing/>
        <w:rPr>
          <w:ins w:id="8389" w:author="Rev 4 Allen Wirfs-Brock" w:date="2011-10-15T17:42:00Z"/>
        </w:rPr>
      </w:pPr>
      <w:ins w:id="8390" w:author="Rev 4 Allen Wirfs-Brock" w:date="2011-10-15T17:42:00Z">
        <w:r w:rsidRPr="00E77497">
          <w:t xml:space="preserve">Return </w:t>
        </w:r>
        <w:r w:rsidRPr="00E77497">
          <w:rPr>
            <w:rStyle w:val="bnf"/>
          </w:rPr>
          <w:t>names</w:t>
        </w:r>
        <w:r w:rsidRPr="00E77497">
          <w:t>.</w:t>
        </w:r>
      </w:ins>
    </w:p>
    <w:p w14:paraId="7B9DEE1F" w14:textId="77777777" w:rsidR="005A4AE3" w:rsidRPr="00E77497" w:rsidRDefault="005A4AE3" w:rsidP="005A4AE3">
      <w:pPr>
        <w:rPr>
          <w:ins w:id="8391" w:author="Rev 4 Allen Wirfs-Brock" w:date="2011-10-15T17:43:00Z"/>
        </w:rPr>
      </w:pPr>
      <w:ins w:id="8392" w:author="Rev 4 Allen Wirfs-Brock" w:date="2011-10-15T17:43: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74C51B29" w14:textId="77777777" w:rsidR="005A4AE3" w:rsidRPr="00E77497" w:rsidRDefault="005A4AE3" w:rsidP="00FA3203">
      <w:pPr>
        <w:pStyle w:val="Alg4"/>
        <w:numPr>
          <w:ilvl w:val="0"/>
          <w:numId w:val="512"/>
        </w:numPr>
        <w:spacing w:after="220"/>
        <w:contextualSpacing/>
        <w:rPr>
          <w:ins w:id="8393" w:author="Rev 4 Allen Wirfs-Brock" w:date="2011-10-15T17:43:00Z"/>
        </w:rPr>
      </w:pPr>
      <w:ins w:id="8394" w:author="Rev 4 Allen Wirfs-Brock" w:date="2011-10-15T17:43:00Z">
        <w:r w:rsidRPr="00E77497">
          <w:t xml:space="preserve">Return the BoundNames of </w:t>
        </w:r>
        <w:r w:rsidRPr="00E77497">
          <w:rPr>
            <w:i/>
          </w:rPr>
          <w:t>BindingIdentifier</w:t>
        </w:r>
        <w:r w:rsidRPr="00E77497">
          <w:t>.</w:t>
        </w:r>
      </w:ins>
    </w:p>
    <w:p w14:paraId="48AFF67F" w14:textId="77777777" w:rsidR="00D128F0" w:rsidRPr="00E77497" w:rsidRDefault="00D128F0" w:rsidP="00D128F0">
      <w:pPr>
        <w:rPr>
          <w:ins w:id="8395" w:author="Rev 4 Allen Wirfs-Brock" w:date="2011-10-15T17:44:00Z"/>
        </w:rPr>
      </w:pPr>
      <w:ins w:id="8396" w:author="Rev 4 Allen Wirfs-Brock" w:date="2011-10-15T17:44: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219030B1" w14:textId="77777777" w:rsidR="00D128F0" w:rsidRPr="00E77497" w:rsidRDefault="00D128F0" w:rsidP="00FA3203">
      <w:pPr>
        <w:pStyle w:val="Alg4"/>
        <w:numPr>
          <w:ilvl w:val="0"/>
          <w:numId w:val="513"/>
        </w:numPr>
        <w:spacing w:after="220"/>
        <w:contextualSpacing/>
        <w:rPr>
          <w:ins w:id="8397" w:author="Rev 4 Allen Wirfs-Brock" w:date="2011-10-15T17:44:00Z"/>
        </w:rPr>
      </w:pPr>
      <w:ins w:id="8398" w:author="Rev 4 Allen Wirfs-Brock" w:date="2011-10-15T17:44:00Z">
        <w:r w:rsidRPr="00E77497">
          <w:t xml:space="preserve">Return the BoundNames of </w:t>
        </w:r>
        <w:r w:rsidRPr="00E77497">
          <w:rPr>
            <w:i/>
          </w:rPr>
          <w:t>BindingPattern</w:t>
        </w:r>
        <w:r w:rsidRPr="00E77497">
          <w:t>.</w:t>
        </w:r>
      </w:ins>
    </w:p>
    <w:p w14:paraId="33A8C5E0" w14:textId="77777777" w:rsidR="00E00CAD" w:rsidRPr="00E77497" w:rsidRDefault="00E00CAD" w:rsidP="00E00CAD">
      <w:pPr>
        <w:pStyle w:val="40"/>
        <w:numPr>
          <w:ilvl w:val="0"/>
          <w:numId w:val="0"/>
        </w:numPr>
        <w:rPr>
          <w:ins w:id="8399" w:author="Rev 4 Allen Wirfs-Brock" w:date="2011-10-15T17:41:00Z"/>
        </w:rPr>
      </w:pPr>
      <w:ins w:id="8400" w:author="Rev 4 Allen Wirfs-Brock" w:date="2011-10-15T17:41:00Z">
        <w:r w:rsidRPr="00E77497">
          <w:t>Runtime Semantics</w:t>
        </w:r>
      </w:ins>
    </w:p>
    <w:p w14:paraId="6CBBF877" w14:textId="77777777" w:rsidR="00E00CAD" w:rsidRPr="00E77497" w:rsidRDefault="00E00CAD" w:rsidP="00E00CAD">
      <w:pPr>
        <w:keepNext/>
        <w:rPr>
          <w:ins w:id="8401" w:author="Rev 4 Allen Wirfs-Brock" w:date="2011-10-15T17:41:00Z"/>
          <w:rFonts w:ascii="Helvetica" w:hAnsi="Helvetica"/>
          <w:b/>
        </w:rPr>
      </w:pPr>
      <w:ins w:id="8402" w:author="Rev 4 Allen Wirfs-Brock" w:date="2011-10-15T17:41:00Z">
        <w:r w:rsidRPr="00E77497">
          <w:rPr>
            <w:rFonts w:ascii="Helvetica" w:hAnsi="Helvetica"/>
            <w:b/>
          </w:rPr>
          <w:t xml:space="preserve">Runtime Semantics: </w:t>
        </w:r>
        <w:r w:rsidRPr="00E77497">
          <w:rPr>
            <w:rFonts w:ascii="Helvetica" w:hAnsi="Helvetica"/>
            <w:b/>
            <w:spacing w:val="6"/>
          </w:rPr>
          <w:t>Evaluation</w:t>
        </w:r>
      </w:ins>
    </w:p>
    <w:p w14:paraId="0237E21F" w14:textId="77777777" w:rsidR="00884D1C" w:rsidRPr="00E77497" w:rsidRDefault="00884D1C" w:rsidP="00884D1C">
      <w:pPr>
        <w:rPr>
          <w:ins w:id="8403" w:author="Rev 3 Allen Wirfs-Brock" w:date="2011-09-09T12:39:00Z"/>
        </w:rPr>
      </w:pPr>
      <w:ins w:id="8404" w:author="Rev 3 Allen Wirfs-Brock" w:date="2011-09-09T12:39:00Z">
        <w:del w:id="8405" w:author="Rev 4 Allen Wirfs-Brock" w:date="2011-10-15T17:41:00Z">
          <w:r w:rsidRPr="00E77497" w:rsidDel="00E00CAD">
            <w:delText xml:space="preserve">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8406" w:author="Rev 4 Allen Wirfs-Brock" w:date="2011-10-15T17:41:00Z">
          <w:r w:rsidRPr="00E77497" w:rsidDel="00E00CAD">
            <w:delText>is evaluated as follows:</w:delText>
          </w:r>
        </w:del>
      </w:ins>
    </w:p>
    <w:p w14:paraId="34EA8086" w14:textId="77777777" w:rsidR="00884D1C" w:rsidRPr="00E77497" w:rsidRDefault="00884D1C" w:rsidP="00FA3203">
      <w:pPr>
        <w:pStyle w:val="Alg2"/>
        <w:numPr>
          <w:ilvl w:val="0"/>
          <w:numId w:val="447"/>
        </w:numPr>
        <w:rPr>
          <w:ins w:id="8407" w:author="Rev 3 Allen Wirfs-Brock" w:date="2011-09-09T12:39:00Z"/>
        </w:rPr>
      </w:pPr>
      <w:ins w:id="8408" w:author="Rev 3 Allen Wirfs-Brock" w:date="2011-09-09T12:39:00Z">
        <w:r w:rsidRPr="00E77497">
          <w:t xml:space="preserve">Evaluate </w:t>
        </w:r>
        <w:r w:rsidRPr="00E77497">
          <w:rPr>
            <w:i/>
          </w:rPr>
          <w:t>VariableDeclarationList</w:t>
        </w:r>
        <w:r w:rsidRPr="00E77497">
          <w:t>.</w:t>
        </w:r>
      </w:ins>
    </w:p>
    <w:p w14:paraId="2351768A" w14:textId="77777777" w:rsidR="00884D1C" w:rsidRPr="00E77497" w:rsidRDefault="00884D1C" w:rsidP="00FA3203">
      <w:pPr>
        <w:pStyle w:val="Alg2"/>
        <w:numPr>
          <w:ilvl w:val="0"/>
          <w:numId w:val="447"/>
        </w:numPr>
        <w:spacing w:after="220"/>
        <w:rPr>
          <w:ins w:id="8409" w:author="Rev 3 Allen Wirfs-Brock" w:date="2011-09-09T12:39:00Z"/>
        </w:rPr>
      </w:pPr>
      <w:ins w:id="8410" w:author="Rev 3 Allen Wirfs-Brock" w:date="2011-09-09T12:39:00Z">
        <w:r w:rsidRPr="00E77497">
          <w:t>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ins>
    </w:p>
    <w:p w14:paraId="073D5F28" w14:textId="77777777" w:rsidR="00884D1C" w:rsidRPr="00E77497" w:rsidDel="00943821" w:rsidRDefault="00884D1C" w:rsidP="00884D1C">
      <w:pPr>
        <w:rPr>
          <w:ins w:id="8411" w:author="Rev 3 Allen Wirfs-Brock" w:date="2011-09-09T12:39:00Z"/>
          <w:del w:id="8412" w:author="Rev 4 Allen Wirfs-Brock" w:date="2011-10-15T17:41:00Z"/>
        </w:rPr>
      </w:pPr>
      <w:ins w:id="8413" w:author="Rev 3 Allen Wirfs-Brock" w:date="2011-09-09T12:39:00Z">
        <w:del w:id="8414" w:author="Rev 4 Allen Wirfs-Brock" w:date="2011-10-15T17:41:00Z">
          <w:r w:rsidRPr="00E77497" w:rsidDel="00943821">
            <w:delText xml:space="preserve">The </w:delText>
          </w:r>
          <w:r w:rsidRPr="00E77497" w:rsidDel="00943821">
            <w:rPr>
              <w:rFonts w:ascii="Times New Roman" w:eastAsia="Times New Roman" w:hAnsi="Times New Roman"/>
              <w:spacing w:val="6"/>
              <w:lang w:eastAsia="en-US"/>
            </w:rPr>
            <w:delText xml:space="preserve">BoundNames </w:delText>
          </w:r>
          <w:r w:rsidRPr="00E77497" w:rsidDel="00943821">
            <w:delText xml:space="preserve">of the production  </w:delText>
          </w:r>
          <w:r w:rsidRPr="00E77497" w:rsidDel="00943821">
            <w:rPr>
              <w:rStyle w:val="bnf"/>
            </w:rPr>
            <w:delText>VariableDeclarationList</w:delText>
          </w:r>
          <w:r w:rsidRPr="00E77497" w:rsidDel="00943821">
            <w:delText xml:space="preserve"> </w:delText>
          </w:r>
          <w:r w:rsidRPr="00E77497" w:rsidDel="00943821">
            <w:rPr>
              <w:b/>
            </w:rPr>
            <w:delText>:</w:delText>
          </w:r>
          <w:r w:rsidRPr="00E77497" w:rsidDel="00943821">
            <w:rPr>
              <w:rStyle w:val="bnf"/>
            </w:rPr>
            <w:delText>VariableDeclaration</w:delText>
          </w:r>
          <w:r w:rsidRPr="00E77497" w:rsidDel="00943821">
            <w:delText xml:space="preserve"> is determined as follows:</w:delText>
          </w:r>
        </w:del>
      </w:ins>
    </w:p>
    <w:p w14:paraId="58783EE5" w14:textId="77777777" w:rsidR="00884D1C" w:rsidRPr="00E77497" w:rsidDel="00943821" w:rsidRDefault="00884D1C" w:rsidP="006361CF">
      <w:pPr>
        <w:pStyle w:val="Alg4"/>
        <w:numPr>
          <w:ilvl w:val="0"/>
          <w:numId w:val="511"/>
        </w:numPr>
        <w:spacing w:after="220"/>
        <w:contextualSpacing/>
        <w:rPr>
          <w:ins w:id="8415" w:author="Rev 3 Allen Wirfs-Brock" w:date="2011-09-09T12:39:00Z"/>
          <w:del w:id="8416" w:author="Rev 4 Allen Wirfs-Brock" w:date="2011-10-15T17:41:00Z"/>
        </w:rPr>
        <w:pPrChange w:id="8417" w:author="Rev 4 Allen Wirfs-Brock" w:date="2011-11-07T12:16:00Z">
          <w:pPr>
            <w:pStyle w:val="Alg4"/>
            <w:numPr>
              <w:numId w:val="541"/>
            </w:numPr>
            <w:tabs>
              <w:tab w:val="num" w:pos="360"/>
            </w:tabs>
            <w:spacing w:after="220"/>
            <w:ind w:left="360" w:hanging="360"/>
            <w:contextualSpacing/>
          </w:pPr>
        </w:pPrChange>
      </w:pPr>
      <w:ins w:id="8418" w:author="Rev 3 Allen Wirfs-Brock" w:date="2011-09-09T12:39:00Z">
        <w:del w:id="8419" w:author="Rev 4 Allen Wirfs-Brock" w:date="2011-10-15T17:41:00Z">
          <w:r w:rsidRPr="00E77497" w:rsidDel="00943821">
            <w:delText xml:space="preserve">Return BoundNames of </w:delText>
          </w:r>
          <w:r w:rsidRPr="00E77497" w:rsidDel="00943821">
            <w:rPr>
              <w:i/>
            </w:rPr>
            <w:delText>VariableDeclaration</w:delText>
          </w:r>
          <w:r w:rsidRPr="00E77497" w:rsidDel="00943821">
            <w:delText>.</w:delText>
          </w:r>
        </w:del>
      </w:ins>
    </w:p>
    <w:p w14:paraId="1811CE55" w14:textId="77777777" w:rsidR="00884D1C" w:rsidRPr="00E77497" w:rsidRDefault="00884D1C" w:rsidP="00884D1C">
      <w:pPr>
        <w:rPr>
          <w:ins w:id="8420" w:author="Rev 3 Allen Wirfs-Brock" w:date="2011-09-09T12:39:00Z"/>
        </w:rPr>
      </w:pPr>
      <w:ins w:id="8421" w:author="Rev 3 Allen Wirfs-Brock" w:date="2011-09-09T12:39:00Z">
        <w:del w:id="8422" w:author="Rev 4 Allen Wirfs-Brock" w:date="2011-10-15T17:42:00Z">
          <w:r w:rsidRPr="00E77497" w:rsidDel="00943821">
            <w:delText xml:space="preserve">The production </w:delText>
          </w:r>
        </w:del>
        <w:r w:rsidRPr="00E77497">
          <w:rPr>
            <w:rStyle w:val="bnf"/>
          </w:rPr>
          <w:t>VariableDeclarationList</w:t>
        </w:r>
        <w:r w:rsidRPr="00E77497">
          <w:t xml:space="preserve"> </w:t>
        </w:r>
        <w:r w:rsidRPr="00E77497">
          <w:rPr>
            <w:b/>
          </w:rPr>
          <w:t>:</w:t>
        </w:r>
        <w:r w:rsidRPr="00E77497">
          <w:rPr>
            <w:rStyle w:val="bnf"/>
          </w:rPr>
          <w:t>VariableDeclaration</w:t>
        </w:r>
        <w:r w:rsidRPr="00E77497">
          <w:t xml:space="preserve"> </w:t>
        </w:r>
        <w:del w:id="8423" w:author="Rev 4 Allen Wirfs-Brock" w:date="2011-10-15T17:42:00Z">
          <w:r w:rsidRPr="00E77497" w:rsidDel="00943821">
            <w:delText>is evaluated as follows:</w:delText>
          </w:r>
        </w:del>
      </w:ins>
    </w:p>
    <w:p w14:paraId="7E253F02" w14:textId="77777777" w:rsidR="00884D1C" w:rsidRPr="00E77497" w:rsidRDefault="00884D1C" w:rsidP="00FA3203">
      <w:pPr>
        <w:pStyle w:val="Alg2"/>
        <w:numPr>
          <w:ilvl w:val="0"/>
          <w:numId w:val="448"/>
        </w:numPr>
        <w:spacing w:after="220"/>
        <w:rPr>
          <w:ins w:id="8424" w:author="Rev 3 Allen Wirfs-Brock" w:date="2011-09-09T12:39:00Z"/>
        </w:rPr>
      </w:pPr>
      <w:ins w:id="8425" w:author="Rev 3 Allen Wirfs-Brock" w:date="2011-09-09T12:39:00Z">
        <w:r w:rsidRPr="00E77497">
          <w:t xml:space="preserve">Evaluate </w:t>
        </w:r>
        <w:r w:rsidRPr="00E77497">
          <w:rPr>
            <w:i/>
          </w:rPr>
          <w:t>VariableDeclaration</w:t>
        </w:r>
        <w:r w:rsidRPr="00E77497">
          <w:t>.</w:t>
        </w:r>
      </w:ins>
    </w:p>
    <w:p w14:paraId="75EF2F67" w14:textId="77777777" w:rsidR="00884D1C" w:rsidRPr="00E77497" w:rsidDel="00FF4BEE" w:rsidRDefault="00884D1C" w:rsidP="00884D1C">
      <w:pPr>
        <w:rPr>
          <w:ins w:id="8426" w:author="Rev 3 Allen Wirfs-Brock" w:date="2011-09-09T12:39:00Z"/>
          <w:del w:id="8427" w:author="Rev 4 Allen Wirfs-Brock" w:date="2011-10-15T17:42:00Z"/>
        </w:rPr>
      </w:pPr>
      <w:ins w:id="8428" w:author="Rev 3 Allen Wirfs-Brock" w:date="2011-09-09T12:39:00Z">
        <w:del w:id="8429" w:author="Rev 4 Allen Wirfs-Brock" w:date="2011-10-15T17:42:00Z">
          <w:r w:rsidRPr="00E77497" w:rsidDel="00FF4BEE">
            <w:delText xml:space="preserve">The </w:delText>
          </w:r>
          <w:r w:rsidRPr="00E77497" w:rsidDel="00FF4BEE">
            <w:rPr>
              <w:rFonts w:ascii="Times New Roman" w:eastAsia="Times New Roman" w:hAnsi="Times New Roman"/>
              <w:spacing w:val="6"/>
              <w:lang w:eastAsia="en-US"/>
            </w:rPr>
            <w:delText xml:space="preserve">BoundNames </w:delText>
          </w:r>
          <w:r w:rsidRPr="00E77497" w:rsidDel="00FF4BEE">
            <w:delText xml:space="preserve">of the production  </w:delText>
          </w:r>
          <w:r w:rsidRPr="00E77497" w:rsidDel="00FF4BEE">
            <w:rPr>
              <w:rStyle w:val="bnf"/>
            </w:rPr>
            <w:delText>VariableDeclarationList</w:delText>
          </w:r>
          <w:r w:rsidRPr="00E77497" w:rsidDel="00FF4BEE">
            <w:delText xml:space="preserve"> </w:delText>
          </w:r>
          <w:r w:rsidRPr="00E77497" w:rsidDel="00FF4BEE">
            <w:rPr>
              <w:b/>
            </w:rPr>
            <w:delText>:</w:delText>
          </w:r>
          <w:r w:rsidRPr="00E77497" w:rsidDel="00FF4BEE">
            <w:delText xml:space="preserve"> </w:delText>
          </w:r>
          <w:r w:rsidRPr="00E77497" w:rsidDel="00FF4BEE">
            <w:rPr>
              <w:rStyle w:val="bnf"/>
            </w:rPr>
            <w:delText>VariableDeclarationList</w:delText>
          </w:r>
          <w:r w:rsidRPr="00E77497" w:rsidDel="00FF4BEE">
            <w:delText xml:space="preserve"> </w:delText>
          </w:r>
          <w:r w:rsidRPr="00E77497" w:rsidDel="00FF4BEE">
            <w:rPr>
              <w:rFonts w:ascii="Courier New" w:hAnsi="Courier New"/>
              <w:b/>
            </w:rPr>
            <w:delText>,</w:delText>
          </w:r>
          <w:r w:rsidRPr="00E77497" w:rsidDel="00FF4BEE">
            <w:delText xml:space="preserve"> </w:delText>
          </w:r>
          <w:r w:rsidRPr="00E77497" w:rsidDel="00FF4BEE">
            <w:rPr>
              <w:rStyle w:val="bnf"/>
            </w:rPr>
            <w:delText>VariableDeclaration</w:delText>
          </w:r>
          <w:r w:rsidRPr="00E77497" w:rsidDel="00FF4BEE">
            <w:delText xml:space="preserve"> is determined as follows:</w:delText>
          </w:r>
        </w:del>
      </w:ins>
    </w:p>
    <w:p w14:paraId="73FA7009" w14:textId="77777777" w:rsidR="00884D1C" w:rsidRPr="00E77497" w:rsidDel="00FF4BEE" w:rsidRDefault="00884D1C" w:rsidP="006361CF">
      <w:pPr>
        <w:pStyle w:val="Alg4"/>
        <w:numPr>
          <w:ilvl w:val="0"/>
          <w:numId w:val="495"/>
        </w:numPr>
        <w:spacing w:after="220"/>
        <w:contextualSpacing/>
        <w:rPr>
          <w:ins w:id="8430" w:author="Rev 3 Allen Wirfs-Brock" w:date="2011-09-09T12:39:00Z"/>
          <w:del w:id="8431" w:author="Rev 4 Allen Wirfs-Brock" w:date="2011-10-15T17:42:00Z"/>
        </w:rPr>
        <w:pPrChange w:id="8432" w:author="Rev 4 Allen Wirfs-Brock" w:date="2011-11-07T12:16:00Z">
          <w:pPr>
            <w:pStyle w:val="Alg4"/>
            <w:numPr>
              <w:numId w:val="525"/>
            </w:numPr>
            <w:tabs>
              <w:tab w:val="num" w:pos="360"/>
            </w:tabs>
            <w:spacing w:after="220"/>
            <w:ind w:left="360" w:hanging="360"/>
            <w:contextualSpacing/>
          </w:pPr>
        </w:pPrChange>
      </w:pPr>
      <w:ins w:id="8433" w:author="Rev 3 Allen Wirfs-Brock" w:date="2011-09-09T12:39:00Z">
        <w:del w:id="8434" w:author="Rev 4 Allen Wirfs-Brock" w:date="2011-10-15T17:42:00Z">
          <w:r w:rsidRPr="00E77497" w:rsidDel="00FF4BEE">
            <w:delText xml:space="preserve">Let </w:delText>
          </w:r>
          <w:r w:rsidRPr="00E77497" w:rsidDel="00FF4BEE">
            <w:rPr>
              <w:i/>
            </w:rPr>
            <w:delText xml:space="preserve">names </w:delText>
          </w:r>
          <w:r w:rsidRPr="00E77497" w:rsidDel="00FF4BEE">
            <w:delText xml:space="preserve">be BoundNames of </w:delText>
          </w:r>
          <w:r w:rsidRPr="00E77497" w:rsidDel="00FF4BEE">
            <w:rPr>
              <w:rStyle w:val="bnf"/>
            </w:rPr>
            <w:delText>VariableDeclarationList</w:delText>
          </w:r>
          <w:r w:rsidRPr="00E77497" w:rsidDel="00FF4BEE">
            <w:delText>.</w:delText>
          </w:r>
        </w:del>
      </w:ins>
    </w:p>
    <w:p w14:paraId="69A8FF94" w14:textId="77777777" w:rsidR="00884D1C" w:rsidRPr="00E77497" w:rsidDel="00FF4BEE" w:rsidRDefault="00884D1C" w:rsidP="006361CF">
      <w:pPr>
        <w:pStyle w:val="Alg4"/>
        <w:numPr>
          <w:ilvl w:val="0"/>
          <w:numId w:val="495"/>
        </w:numPr>
        <w:spacing w:after="220"/>
        <w:contextualSpacing/>
        <w:rPr>
          <w:ins w:id="8435" w:author="Rev 3 Allen Wirfs-Brock" w:date="2011-09-09T12:39:00Z"/>
          <w:del w:id="8436" w:author="Rev 4 Allen Wirfs-Brock" w:date="2011-10-15T17:42:00Z"/>
          <w:rStyle w:val="bnf"/>
          <w:i w:val="0"/>
        </w:rPr>
        <w:pPrChange w:id="8437" w:author="Rev 4 Allen Wirfs-Brock" w:date="2011-11-07T12:16:00Z">
          <w:pPr>
            <w:pStyle w:val="Alg4"/>
            <w:numPr>
              <w:numId w:val="525"/>
            </w:numPr>
            <w:tabs>
              <w:tab w:val="num" w:pos="360"/>
            </w:tabs>
            <w:spacing w:after="220"/>
            <w:ind w:left="360" w:hanging="360"/>
            <w:contextualSpacing/>
          </w:pPr>
        </w:pPrChange>
      </w:pPr>
      <w:ins w:id="8438" w:author="Rev 3 Allen Wirfs-Brock" w:date="2011-09-09T12:39:00Z">
        <w:del w:id="8439" w:author="Rev 4 Allen Wirfs-Brock" w:date="2011-10-15T17:42:00Z">
          <w:r w:rsidRPr="00E77497" w:rsidDel="00FF4BEE">
            <w:delText xml:space="preserve">Append to </w:delText>
          </w:r>
          <w:r w:rsidRPr="00E77497" w:rsidDel="00FF4BEE">
            <w:rPr>
              <w:i/>
            </w:rPr>
            <w:delText>names</w:delText>
          </w:r>
          <w:r w:rsidRPr="00E77497" w:rsidDel="00FF4BEE">
            <w:delText xml:space="preserve"> the elements of BoundNames of </w:delText>
          </w:r>
          <w:r w:rsidRPr="00E77497" w:rsidDel="00FF4BEE">
            <w:rPr>
              <w:rStyle w:val="bnf"/>
            </w:rPr>
            <w:delText>VariableDeclaration.</w:delText>
          </w:r>
        </w:del>
      </w:ins>
    </w:p>
    <w:p w14:paraId="1361C9C7" w14:textId="77777777" w:rsidR="00884D1C" w:rsidRPr="00E77497" w:rsidDel="00FF4BEE" w:rsidRDefault="00884D1C" w:rsidP="006361CF">
      <w:pPr>
        <w:pStyle w:val="Alg4"/>
        <w:numPr>
          <w:ilvl w:val="0"/>
          <w:numId w:val="495"/>
        </w:numPr>
        <w:spacing w:after="220"/>
        <w:contextualSpacing/>
        <w:rPr>
          <w:ins w:id="8440" w:author="Rev 3 Allen Wirfs-Brock" w:date="2011-09-09T12:39:00Z"/>
          <w:del w:id="8441" w:author="Rev 4 Allen Wirfs-Brock" w:date="2011-10-15T17:42:00Z"/>
        </w:rPr>
        <w:pPrChange w:id="8442" w:author="Rev 4 Allen Wirfs-Brock" w:date="2011-11-07T12:16:00Z">
          <w:pPr>
            <w:pStyle w:val="Alg4"/>
            <w:numPr>
              <w:numId w:val="525"/>
            </w:numPr>
            <w:tabs>
              <w:tab w:val="num" w:pos="360"/>
            </w:tabs>
            <w:spacing w:after="220"/>
            <w:ind w:left="360" w:hanging="360"/>
            <w:contextualSpacing/>
          </w:pPr>
        </w:pPrChange>
      </w:pPr>
      <w:ins w:id="8443" w:author="Rev 3 Allen Wirfs-Brock" w:date="2011-09-09T12:39:00Z">
        <w:del w:id="8444" w:author="Rev 4 Allen Wirfs-Brock" w:date="2011-10-15T17:42:00Z">
          <w:r w:rsidRPr="00E77497" w:rsidDel="00FF4BEE">
            <w:delText xml:space="preserve">Return </w:delText>
          </w:r>
          <w:r w:rsidRPr="00E77497" w:rsidDel="00FF4BEE">
            <w:rPr>
              <w:rStyle w:val="bnf"/>
            </w:rPr>
            <w:delText>names</w:delText>
          </w:r>
          <w:r w:rsidRPr="00E77497" w:rsidDel="00FF4BEE">
            <w:delText>.</w:delText>
          </w:r>
        </w:del>
      </w:ins>
    </w:p>
    <w:p w14:paraId="2986982F" w14:textId="77777777" w:rsidR="00884D1C" w:rsidRPr="00E77497" w:rsidRDefault="00884D1C" w:rsidP="00884D1C">
      <w:pPr>
        <w:rPr>
          <w:ins w:id="8445" w:author="Rev 3 Allen Wirfs-Brock" w:date="2011-09-09T12:39:00Z"/>
        </w:rPr>
      </w:pPr>
      <w:ins w:id="8446" w:author="Rev 3 Allen Wirfs-Brock" w:date="2011-09-09T12:39:00Z">
        <w:del w:id="8447" w:author="Rev 4 Allen Wirfs-Brock" w:date="2011-10-15T17:43:00Z">
          <w:r w:rsidRPr="00E77497" w:rsidDel="00FF4BEE">
            <w:delText xml:space="preserve">The production </w:delText>
          </w:r>
        </w:del>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del w:id="8448" w:author="Rev 4 Allen Wirfs-Brock" w:date="2011-10-15T17:43:00Z">
          <w:r w:rsidRPr="00E77497" w:rsidDel="00FF4BEE">
            <w:delText>is evaluated as follows:</w:delText>
          </w:r>
        </w:del>
      </w:ins>
    </w:p>
    <w:p w14:paraId="2B890217" w14:textId="77777777" w:rsidR="00884D1C" w:rsidRPr="00E77497" w:rsidRDefault="00884D1C" w:rsidP="00FA3203">
      <w:pPr>
        <w:pStyle w:val="Alg2"/>
        <w:keepNext/>
        <w:numPr>
          <w:ilvl w:val="0"/>
          <w:numId w:val="449"/>
        </w:numPr>
        <w:rPr>
          <w:ins w:id="8449" w:author="Rev 3 Allen Wirfs-Brock" w:date="2011-09-09T12:39:00Z"/>
        </w:rPr>
      </w:pPr>
      <w:ins w:id="8450" w:author="Rev 3 Allen Wirfs-Brock" w:date="2011-09-09T12:39:00Z">
        <w:r w:rsidRPr="00E77497">
          <w:t xml:space="preserve">Evaluate </w:t>
        </w:r>
        <w:r w:rsidRPr="00E77497">
          <w:rPr>
            <w:i/>
          </w:rPr>
          <w:t>VariableDeclarationList</w:t>
        </w:r>
        <w:r w:rsidRPr="00E77497">
          <w:t>.</w:t>
        </w:r>
      </w:ins>
    </w:p>
    <w:p w14:paraId="4221FCFA" w14:textId="77777777" w:rsidR="00884D1C" w:rsidRPr="00E77497" w:rsidRDefault="00884D1C" w:rsidP="00FA3203">
      <w:pPr>
        <w:pStyle w:val="Alg2"/>
        <w:numPr>
          <w:ilvl w:val="0"/>
          <w:numId w:val="449"/>
        </w:numPr>
        <w:spacing w:after="220"/>
        <w:rPr>
          <w:ins w:id="8451" w:author="Rev 3 Allen Wirfs-Brock" w:date="2011-09-09T12:39:00Z"/>
        </w:rPr>
      </w:pPr>
      <w:ins w:id="8452" w:author="Rev 3 Allen Wirfs-Brock" w:date="2011-09-09T12:39:00Z">
        <w:r w:rsidRPr="00E77497">
          <w:t xml:space="preserve">Evaluate </w:t>
        </w:r>
        <w:r w:rsidRPr="00E77497">
          <w:rPr>
            <w:i/>
          </w:rPr>
          <w:t>VariableDeclaration</w:t>
        </w:r>
        <w:r w:rsidRPr="00E77497">
          <w:t>.</w:t>
        </w:r>
      </w:ins>
    </w:p>
    <w:p w14:paraId="2CF2EDBF" w14:textId="77777777" w:rsidR="00884D1C" w:rsidRPr="00E77497" w:rsidDel="005A4AE3" w:rsidRDefault="00884D1C" w:rsidP="00884D1C">
      <w:pPr>
        <w:rPr>
          <w:ins w:id="8453" w:author="Rev 3 Allen Wirfs-Brock" w:date="2011-09-09T12:39:00Z"/>
          <w:del w:id="8454" w:author="Rev 4 Allen Wirfs-Brock" w:date="2011-10-15T17:43:00Z"/>
        </w:rPr>
      </w:pPr>
      <w:ins w:id="8455" w:author="Rev 3 Allen Wirfs-Brock" w:date="2011-09-09T12:39:00Z">
        <w:del w:id="8456" w:author="Rev 4 Allen Wirfs-Brock" w:date="2011-10-15T17:43:00Z">
          <w:r w:rsidRPr="00E77497" w:rsidDel="005A4AE3">
            <w:delText xml:space="preserve">The </w:delText>
          </w:r>
          <w:r w:rsidRPr="00E77497" w:rsidDel="005A4AE3">
            <w:rPr>
              <w:rFonts w:ascii="Times New Roman" w:eastAsia="Times New Roman" w:hAnsi="Times New Roman"/>
              <w:spacing w:val="6"/>
              <w:lang w:eastAsia="en-US"/>
            </w:rPr>
            <w:delText xml:space="preserve">BoundNames </w:delText>
          </w:r>
          <w:r w:rsidRPr="00E77497" w:rsidDel="005A4AE3">
            <w:delText xml:space="preserve">of the production  </w:delText>
          </w:r>
          <w:r w:rsidRPr="00E77497" w:rsidDel="005A4AE3">
            <w:rPr>
              <w:rFonts w:ascii="Times New Roman" w:hAnsi="Times New Roman"/>
              <w:i/>
            </w:rPr>
            <w:delText xml:space="preserve">VariableDeclaration </w:delText>
          </w:r>
          <w:r w:rsidRPr="00E77497" w:rsidDel="005A4AE3">
            <w:rPr>
              <w:b/>
            </w:rPr>
            <w:delText>:</w:delText>
          </w:r>
          <w:r w:rsidRPr="00E77497" w:rsidDel="005A4AE3">
            <w:delText xml:space="preserve"> </w:delText>
          </w:r>
          <w:r w:rsidRPr="00E77497" w:rsidDel="005A4AE3">
            <w:rPr>
              <w:rFonts w:ascii="Times New Roman" w:hAnsi="Times New Roman"/>
              <w:i/>
            </w:rPr>
            <w:delText>BindingIdentifier Initialiser</w:delText>
          </w:r>
          <w:r w:rsidRPr="00E77497" w:rsidDel="005A4AE3">
            <w:rPr>
              <w:rFonts w:ascii="Times New Roman" w:hAnsi="Times New Roman"/>
              <w:vertAlign w:val="subscript"/>
            </w:rPr>
            <w:delText>opt</w:delText>
          </w:r>
          <w:r w:rsidRPr="00E77497" w:rsidDel="005A4AE3">
            <w:delText xml:space="preserve"> is determined as follows: </w:delText>
          </w:r>
        </w:del>
      </w:ins>
    </w:p>
    <w:p w14:paraId="7E977394" w14:textId="77777777" w:rsidR="00884D1C" w:rsidRPr="00E77497" w:rsidDel="005A4AE3" w:rsidRDefault="00884D1C" w:rsidP="006361CF">
      <w:pPr>
        <w:pStyle w:val="Alg4"/>
        <w:numPr>
          <w:ilvl w:val="0"/>
          <w:numId w:val="512"/>
        </w:numPr>
        <w:spacing w:after="220"/>
        <w:contextualSpacing/>
        <w:rPr>
          <w:ins w:id="8457" w:author="Rev 3 Allen Wirfs-Brock" w:date="2011-09-09T12:39:00Z"/>
          <w:del w:id="8458" w:author="Rev 4 Allen Wirfs-Brock" w:date="2011-10-15T17:43:00Z"/>
        </w:rPr>
        <w:pPrChange w:id="8459" w:author="Rev 4 Allen Wirfs-Brock" w:date="2011-11-07T12:16:00Z">
          <w:pPr>
            <w:pStyle w:val="Alg4"/>
            <w:numPr>
              <w:numId w:val="542"/>
            </w:numPr>
            <w:tabs>
              <w:tab w:val="num" w:pos="360"/>
            </w:tabs>
            <w:spacing w:after="220"/>
            <w:ind w:left="360" w:hanging="360"/>
            <w:contextualSpacing/>
          </w:pPr>
        </w:pPrChange>
      </w:pPr>
      <w:ins w:id="8460" w:author="Rev 3 Allen Wirfs-Brock" w:date="2011-09-09T12:39:00Z">
        <w:del w:id="8461" w:author="Rev 4 Allen Wirfs-Brock" w:date="2011-10-15T17:43:00Z">
          <w:r w:rsidRPr="00E77497" w:rsidDel="005A4AE3">
            <w:delText xml:space="preserve">Return the BoundNames of </w:delText>
          </w:r>
          <w:r w:rsidRPr="00E77497" w:rsidDel="005A4AE3">
            <w:rPr>
              <w:i/>
            </w:rPr>
            <w:delText>BindingIdentifier</w:delText>
          </w:r>
          <w:r w:rsidRPr="00E77497" w:rsidDel="005A4AE3">
            <w:delText>.</w:delText>
          </w:r>
        </w:del>
      </w:ins>
    </w:p>
    <w:p w14:paraId="1339E1A4" w14:textId="77777777" w:rsidR="00884D1C" w:rsidRPr="00E77497" w:rsidRDefault="00884D1C" w:rsidP="00884D1C">
      <w:pPr>
        <w:rPr>
          <w:ins w:id="8462" w:author="Rev 3 Allen Wirfs-Brock" w:date="2011-09-09T12:39:00Z"/>
        </w:rPr>
      </w:pPr>
      <w:ins w:id="8463" w:author="Rev 3 Allen Wirfs-Brock" w:date="2011-09-09T12:39:00Z">
        <w:del w:id="8464" w:author="Rev 4 Allen Wirfs-Brock" w:date="2011-10-15T17:44:00Z">
          <w:r w:rsidRPr="00E77497" w:rsidDel="005A4AE3">
            <w:delText xml:space="preserve">The production </w:delText>
          </w:r>
        </w:del>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del w:id="8465" w:author="Rev 4 Allen Wirfs-Brock" w:date="2011-10-15T17:44:00Z">
          <w:r w:rsidRPr="00E77497" w:rsidDel="005A4AE3">
            <w:delText>is evaluated as follows:</w:delText>
          </w:r>
        </w:del>
      </w:ins>
    </w:p>
    <w:p w14:paraId="2E920135" w14:textId="77777777" w:rsidR="00884D1C" w:rsidRPr="00E77497" w:rsidRDefault="00884D1C" w:rsidP="00FA3203">
      <w:pPr>
        <w:pStyle w:val="Alg2"/>
        <w:numPr>
          <w:ilvl w:val="0"/>
          <w:numId w:val="112"/>
        </w:numPr>
        <w:spacing w:after="220"/>
        <w:rPr>
          <w:ins w:id="8466" w:author="Rev 3 Allen Wirfs-Brock" w:date="2011-09-09T12:39:00Z"/>
        </w:rPr>
      </w:pPr>
      <w:ins w:id="8467" w:author="Rev 3 Allen Wirfs-Brock" w:date="2011-09-09T12:39:00Z">
        <w:r w:rsidRPr="00E77497">
          <w:t xml:space="preserve">Return the String value of </w:t>
        </w:r>
        <w:r w:rsidRPr="00E77497">
          <w:rPr>
            <w:i/>
          </w:rPr>
          <w:t>BindingIdentifier</w:t>
        </w:r>
        <w:r w:rsidRPr="00E77497">
          <w:t>.</w:t>
        </w:r>
      </w:ins>
    </w:p>
    <w:p w14:paraId="324523AC" w14:textId="77777777" w:rsidR="00884D1C" w:rsidRPr="00E77497" w:rsidRDefault="00884D1C" w:rsidP="00884D1C">
      <w:pPr>
        <w:rPr>
          <w:ins w:id="8468" w:author="Rev 3 Allen Wirfs-Brock" w:date="2011-09-09T12:39:00Z"/>
        </w:rPr>
      </w:pPr>
      <w:ins w:id="8469" w:author="Rev 3 Allen Wirfs-Brock" w:date="2011-09-09T12:39:00Z">
        <w:del w:id="8470" w:author="Rev 4 Allen Wirfs-Brock" w:date="2011-10-15T17:44:00Z">
          <w:r w:rsidRPr="00E77497" w:rsidDel="005A4AE3">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del w:id="8471" w:author="Rev 4 Allen Wirfs-Brock" w:date="2011-10-15T17:44:00Z">
          <w:r w:rsidRPr="00E77497" w:rsidDel="005A4AE3">
            <w:delText>is evaluated as follows:</w:delText>
          </w:r>
        </w:del>
      </w:ins>
    </w:p>
    <w:p w14:paraId="21765A06" w14:textId="77777777" w:rsidR="00884D1C" w:rsidRPr="00E77497" w:rsidRDefault="00884D1C" w:rsidP="00507C43">
      <w:pPr>
        <w:pStyle w:val="Alg2"/>
        <w:numPr>
          <w:ilvl w:val="0"/>
          <w:numId w:val="496"/>
        </w:numPr>
        <w:rPr>
          <w:ins w:id="8472" w:author="Rev 3 Allen Wirfs-Brock" w:date="2011-09-09T12:39:00Z"/>
        </w:rPr>
      </w:pPr>
      <w:ins w:id="8473"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468582B" w14:textId="77777777" w:rsidR="00884D1C" w:rsidRPr="00E77497" w:rsidRDefault="00884D1C" w:rsidP="00507C43">
      <w:pPr>
        <w:pStyle w:val="Alg2"/>
        <w:numPr>
          <w:ilvl w:val="0"/>
          <w:numId w:val="496"/>
        </w:numPr>
        <w:rPr>
          <w:ins w:id="8474" w:author="Rev 3 Allen Wirfs-Brock" w:date="2011-09-09T12:39:00Z"/>
        </w:rPr>
      </w:pPr>
      <w:ins w:id="8475"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420B481B" w14:textId="77777777" w:rsidR="00884D1C" w:rsidRPr="00E77497" w:rsidRDefault="004A71FF" w:rsidP="00507C43">
      <w:pPr>
        <w:pStyle w:val="Alg2"/>
        <w:numPr>
          <w:ilvl w:val="0"/>
          <w:numId w:val="496"/>
        </w:numPr>
        <w:spacing w:after="220"/>
        <w:rPr>
          <w:ins w:id="8476" w:author="Rev 3 Allen Wirfs-Brock" w:date="2011-09-09T12:39:00Z"/>
        </w:rPr>
      </w:pPr>
      <w:ins w:id="8477" w:author="Rev 3 Allen Wirfs-Brock" w:date="2011-09-22T14:45:00Z">
        <w:r w:rsidRPr="00E77497">
          <w:t xml:space="preserve">Perform Binding Initialization for </w:t>
        </w:r>
        <w:r w:rsidRPr="00E77497">
          <w:rPr>
            <w:i/>
          </w:rPr>
          <w:t>BindingIdentifier</w:t>
        </w:r>
        <w:r w:rsidRPr="00E77497">
          <w:t xml:space="preserve"> passing</w:t>
        </w:r>
        <w:r w:rsidRPr="00E77497">
          <w:rPr>
            <w:i/>
          </w:rPr>
          <w:t xml:space="preserve"> value</w:t>
        </w:r>
        <w:r w:rsidRPr="00E77497">
          <w:t xml:space="preserve"> and </w:t>
        </w:r>
      </w:ins>
      <w:ins w:id="8478" w:author="Rev 3 Allen Wirfs-Brock" w:date="2011-09-22T14:46:00Z">
        <w:r w:rsidRPr="00E77497">
          <w:rPr>
            <w:b/>
          </w:rPr>
          <w:t>undefined</w:t>
        </w:r>
        <w:r w:rsidRPr="00E77497">
          <w:t xml:space="preserve"> </w:t>
        </w:r>
      </w:ins>
      <w:ins w:id="8479" w:author="Rev 3 Allen Wirfs-Brock" w:date="2011-09-22T14:45:00Z">
        <w:r w:rsidRPr="00E77497">
          <w:t>as the arguments.</w:t>
        </w:r>
      </w:ins>
    </w:p>
    <w:p w14:paraId="45DA0F85" w14:textId="77777777" w:rsidR="00884D1C" w:rsidRPr="00E77497" w:rsidRDefault="00884D1C" w:rsidP="00884D1C">
      <w:pPr>
        <w:pStyle w:val="Note"/>
        <w:rPr>
          <w:ins w:id="8480" w:author="Rev 3 Allen Wirfs-Brock" w:date="2011-09-09T12:39:00Z"/>
        </w:rPr>
      </w:pPr>
      <w:ins w:id="8481" w:author="Rev 3 Allen Wirfs-Brock" w:date="2011-09-09T12:39:00Z">
        <w:r w:rsidRPr="00E77497">
          <w:t>NOTE 1</w:t>
        </w:r>
        <w:r w:rsidRPr="00E77497">
          <w:tab/>
          <w:t xml:space="preserve">The String value of a </w:t>
        </w:r>
        <w:r w:rsidRPr="00E77497">
          <w:rPr>
            <w:rStyle w:val="bnf"/>
          </w:rPr>
          <w:t>VariableDeclaration</w:t>
        </w:r>
        <w:r w:rsidRPr="00E77497">
          <w:t xml:space="preserve"> is used in the evaluation of for-in statements (12.6.4).</w:t>
        </w:r>
      </w:ins>
    </w:p>
    <w:p w14:paraId="599247BE" w14:textId="77777777" w:rsidR="00884D1C" w:rsidRPr="00E77497" w:rsidRDefault="00884D1C" w:rsidP="00884D1C">
      <w:pPr>
        <w:pStyle w:val="Note"/>
        <w:rPr>
          <w:ins w:id="8482" w:author="Rev 3 Allen Wirfs-Brock" w:date="2011-09-09T12:39:00Z"/>
          <w:szCs w:val="18"/>
        </w:rPr>
      </w:pPr>
      <w:ins w:id="8483" w:author="Rev 3 Allen Wirfs-Brock" w:date="2011-09-09T12:39:00Z">
        <w:r w:rsidRPr="00E77497">
          <w:t>NOTE 2</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del w:id="8484" w:author="Rev 4 Allen Wirfs-Brock" w:date="2011-10-20T14:32:00Z">
          <w:r w:rsidRPr="00E77497" w:rsidDel="001000E8">
            <w:rPr>
              <w:szCs w:val="18"/>
            </w:rPr>
            <w:delText>4</w:delText>
          </w:r>
        </w:del>
      </w:ins>
      <w:ins w:id="8485" w:author="Rev 4 Allen Wirfs-Brock" w:date="2011-10-20T14:32:00Z">
        <w:r w:rsidR="001000E8" w:rsidRPr="00E77497">
          <w:rPr>
            <w:szCs w:val="18"/>
          </w:rPr>
          <w:t>3</w:t>
        </w:r>
      </w:ins>
      <w:ins w:id="8486" w:author="Rev 3 Allen Wirfs-Brock" w:date="2011-09-09T12:39:00Z">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ins>
    </w:p>
    <w:p w14:paraId="5BD7297A" w14:textId="77777777" w:rsidR="00884D1C" w:rsidRPr="00E77497" w:rsidDel="00BF2819" w:rsidRDefault="00884D1C" w:rsidP="00884D1C">
      <w:pPr>
        <w:rPr>
          <w:ins w:id="8487" w:author="Rev 3 Allen Wirfs-Brock" w:date="2011-09-09T12:39:00Z"/>
          <w:del w:id="8488" w:author="Rev 4 Allen Wirfs-Brock" w:date="2011-10-15T17:45:00Z"/>
        </w:rPr>
      </w:pPr>
      <w:ins w:id="8489" w:author="Rev 3 Allen Wirfs-Brock" w:date="2011-09-09T12:39:00Z">
        <w:del w:id="8490" w:author="Rev 4 Allen Wirfs-Brock" w:date="2011-10-15T17:45:00Z">
          <w:r w:rsidRPr="00E77497" w:rsidDel="00BF2819">
            <w:delText xml:space="preserve">The static semantics of the production </w:delText>
          </w:r>
          <w:r w:rsidRPr="00E77497" w:rsidDel="00BF2819">
            <w:rPr>
              <w:rFonts w:ascii="Times New Roman" w:hAnsi="Times New Roman"/>
              <w:i/>
            </w:rPr>
            <w:delText xml:space="preserve">VariableDeclaration </w:delText>
          </w:r>
          <w:r w:rsidRPr="00E77497" w:rsidDel="00BF2819">
            <w:rPr>
              <w:b/>
            </w:rPr>
            <w:delText>:</w:delText>
          </w:r>
          <w:r w:rsidRPr="00E77497" w:rsidDel="00BF2819">
            <w:delText xml:space="preserve"> </w:delText>
          </w:r>
          <w:r w:rsidRPr="00E77497" w:rsidDel="00BF2819">
            <w:rPr>
              <w:rFonts w:ascii="Times New Roman" w:hAnsi="Times New Roman"/>
              <w:i/>
            </w:rPr>
            <w:delText>BindingPattern Initialiser</w:delText>
          </w:r>
          <w:r w:rsidRPr="00E77497" w:rsidDel="00BF2819">
            <w:delText xml:space="preserve"> are:</w:delText>
          </w:r>
        </w:del>
      </w:ins>
    </w:p>
    <w:p w14:paraId="685F04E9" w14:textId="77777777" w:rsidR="00884D1C" w:rsidRPr="00E77497" w:rsidDel="00BF2819" w:rsidRDefault="00884D1C" w:rsidP="006361CF">
      <w:pPr>
        <w:numPr>
          <w:ilvl w:val="0"/>
          <w:numId w:val="403"/>
        </w:numPr>
        <w:rPr>
          <w:ins w:id="8491" w:author="Rev 3 Allen Wirfs-Brock" w:date="2011-09-09T12:39:00Z"/>
          <w:del w:id="8492" w:author="Rev 4 Allen Wirfs-Brock" w:date="2011-10-15T17:45:00Z"/>
        </w:rPr>
        <w:pPrChange w:id="8493" w:author="Rev 4 Allen Wirfs-Brock" w:date="2011-11-07T12:16:00Z">
          <w:pPr>
            <w:numPr>
              <w:numId w:val="411"/>
            </w:numPr>
            <w:tabs>
              <w:tab w:val="num" w:pos="360"/>
            </w:tabs>
            <w:ind w:left="360" w:hanging="360"/>
          </w:pPr>
        </w:pPrChange>
      </w:pPr>
      <w:ins w:id="8494" w:author="Rev 3 Allen Wirfs-Brock" w:date="2011-09-09T12:39:00Z">
        <w:del w:id="8495" w:author="Rev 4 Allen Wirfs-Brock" w:date="2011-10-15T17:45:00Z">
          <w:r w:rsidRPr="00E77497" w:rsidDel="00BF2819">
            <w:delText>It is a Syntax Error if the source code matching this production is not contained in extended code.</w:delText>
          </w:r>
        </w:del>
      </w:ins>
    </w:p>
    <w:p w14:paraId="204C4573" w14:textId="77777777" w:rsidR="00884D1C" w:rsidRPr="00E77497" w:rsidDel="00D128F0" w:rsidRDefault="00884D1C" w:rsidP="00884D1C">
      <w:pPr>
        <w:rPr>
          <w:ins w:id="8496" w:author="Rev 3 Allen Wirfs-Brock" w:date="2011-09-09T12:39:00Z"/>
          <w:del w:id="8497" w:author="Rev 4 Allen Wirfs-Brock" w:date="2011-10-15T17:44:00Z"/>
        </w:rPr>
      </w:pPr>
      <w:ins w:id="8498" w:author="Rev 3 Allen Wirfs-Brock" w:date="2011-09-09T12:39:00Z">
        <w:del w:id="8499" w:author="Rev 4 Allen Wirfs-Brock" w:date="2011-10-15T17:44:00Z">
          <w:r w:rsidRPr="00E77497" w:rsidDel="00D128F0">
            <w:delText xml:space="preserve">The </w:delText>
          </w:r>
          <w:r w:rsidRPr="00E77497" w:rsidDel="00D128F0">
            <w:rPr>
              <w:rFonts w:ascii="Times New Roman" w:eastAsia="Times New Roman" w:hAnsi="Times New Roman"/>
              <w:spacing w:val="6"/>
              <w:lang w:eastAsia="en-US"/>
            </w:rPr>
            <w:delText xml:space="preserve">BoundNames </w:delText>
          </w:r>
          <w:r w:rsidRPr="00E77497" w:rsidDel="00D128F0">
            <w:delText xml:space="preserve">of the production  </w:delText>
          </w:r>
          <w:r w:rsidRPr="00E77497" w:rsidDel="00D128F0">
            <w:rPr>
              <w:rFonts w:ascii="Times New Roman" w:hAnsi="Times New Roman"/>
              <w:i/>
            </w:rPr>
            <w:delText xml:space="preserve">VariableDeclaration </w:delText>
          </w:r>
          <w:r w:rsidRPr="00E77497" w:rsidDel="00D128F0">
            <w:rPr>
              <w:b/>
            </w:rPr>
            <w:delText>:</w:delText>
          </w:r>
          <w:r w:rsidRPr="00E77497" w:rsidDel="00D128F0">
            <w:delText xml:space="preserve"> </w:delText>
          </w:r>
          <w:r w:rsidRPr="00E77497" w:rsidDel="00D128F0">
            <w:rPr>
              <w:rFonts w:ascii="Times New Roman" w:hAnsi="Times New Roman"/>
              <w:i/>
            </w:rPr>
            <w:delText>BindingPattern Initialiser</w:delText>
          </w:r>
          <w:r w:rsidRPr="00E77497" w:rsidDel="00D128F0">
            <w:delText xml:space="preserve"> is determined as follows: </w:delText>
          </w:r>
        </w:del>
      </w:ins>
    </w:p>
    <w:p w14:paraId="29110859" w14:textId="77777777" w:rsidR="00884D1C" w:rsidRPr="00E77497" w:rsidDel="00D128F0" w:rsidRDefault="00884D1C" w:rsidP="006361CF">
      <w:pPr>
        <w:pStyle w:val="Alg4"/>
        <w:numPr>
          <w:ilvl w:val="0"/>
          <w:numId w:val="513"/>
        </w:numPr>
        <w:spacing w:after="220"/>
        <w:contextualSpacing/>
        <w:rPr>
          <w:ins w:id="8500" w:author="Rev 3 Allen Wirfs-Brock" w:date="2011-09-09T12:39:00Z"/>
          <w:del w:id="8501" w:author="Rev 4 Allen Wirfs-Brock" w:date="2011-10-15T17:44:00Z"/>
        </w:rPr>
        <w:pPrChange w:id="8502" w:author="Rev 4 Allen Wirfs-Brock" w:date="2011-11-07T12:16:00Z">
          <w:pPr>
            <w:pStyle w:val="Alg4"/>
            <w:numPr>
              <w:numId w:val="543"/>
            </w:numPr>
            <w:tabs>
              <w:tab w:val="num" w:pos="360"/>
            </w:tabs>
            <w:spacing w:after="220"/>
            <w:ind w:left="360" w:hanging="360"/>
            <w:contextualSpacing/>
          </w:pPr>
        </w:pPrChange>
      </w:pPr>
      <w:ins w:id="8503" w:author="Rev 3 Allen Wirfs-Brock" w:date="2011-09-09T12:39:00Z">
        <w:del w:id="8504" w:author="Rev 4 Allen Wirfs-Brock" w:date="2011-10-15T17:44:00Z">
          <w:r w:rsidRPr="00E77497" w:rsidDel="00D128F0">
            <w:delText xml:space="preserve">Return the BoundNames of </w:delText>
          </w:r>
          <w:r w:rsidRPr="00E77497" w:rsidDel="00D128F0">
            <w:rPr>
              <w:i/>
            </w:rPr>
            <w:delText>BindingPattern</w:delText>
          </w:r>
          <w:r w:rsidRPr="00E77497" w:rsidDel="00D128F0">
            <w:delText>.</w:delText>
          </w:r>
        </w:del>
      </w:ins>
    </w:p>
    <w:p w14:paraId="0D7A0152" w14:textId="77777777" w:rsidR="00884D1C" w:rsidRPr="00E77497" w:rsidRDefault="00884D1C" w:rsidP="00884D1C">
      <w:pPr>
        <w:rPr>
          <w:ins w:id="8505" w:author="Rev 3 Allen Wirfs-Brock" w:date="2011-09-09T12:39:00Z"/>
        </w:rPr>
      </w:pPr>
      <w:ins w:id="8506" w:author="Rev 3 Allen Wirfs-Brock" w:date="2011-09-09T12:39:00Z">
        <w:del w:id="8507" w:author="Rev 4 Allen Wirfs-Brock" w:date="2011-10-15T17:45:00Z">
          <w:r w:rsidRPr="00E77497" w:rsidDel="00BF2819">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del w:id="8508" w:author="Rev 4 Allen Wirfs-Brock" w:date="2011-10-15T17:45:00Z">
          <w:r w:rsidRPr="00E77497" w:rsidDel="00BF2819">
            <w:delText>is evaluated as follows:</w:delText>
          </w:r>
        </w:del>
      </w:ins>
    </w:p>
    <w:p w14:paraId="1C91691A" w14:textId="77777777" w:rsidR="00884D1C" w:rsidRPr="00E77497" w:rsidRDefault="00884D1C" w:rsidP="0074281A">
      <w:pPr>
        <w:pStyle w:val="Alg2"/>
        <w:numPr>
          <w:ilvl w:val="0"/>
          <w:numId w:val="497"/>
        </w:numPr>
        <w:rPr>
          <w:ins w:id="8509" w:author="Rev 3 Allen Wirfs-Brock" w:date="2011-09-09T12:39:00Z"/>
        </w:rPr>
      </w:pPr>
      <w:ins w:id="8510"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1179DAC6" w14:textId="77777777" w:rsidR="00884D1C" w:rsidRPr="00E77497" w:rsidRDefault="00884D1C" w:rsidP="0074281A">
      <w:pPr>
        <w:pStyle w:val="Alg3"/>
        <w:numPr>
          <w:ilvl w:val="0"/>
          <w:numId w:val="497"/>
        </w:numPr>
        <w:rPr>
          <w:ins w:id="8511" w:author="Rev 3 Allen Wirfs-Brock" w:date="2011-09-09T12:39:00Z"/>
        </w:rPr>
      </w:pPr>
      <w:ins w:id="8512" w:author="Rev 3 Allen Wirfs-Brock" w:date="2011-09-09T12:39:00Z">
        <w:r w:rsidRPr="00E77497">
          <w:t xml:space="preserve">Let </w:t>
        </w:r>
        <w:r w:rsidRPr="00E77497">
          <w:rPr>
            <w:i/>
          </w:rPr>
          <w:t>rval</w:t>
        </w:r>
        <w:r w:rsidRPr="00E77497">
          <w:t xml:space="preserve"> be ToObject(GetValue(</w:t>
        </w:r>
        <w:r w:rsidRPr="00E77497">
          <w:rPr>
            <w:i/>
          </w:rPr>
          <w:t>rhs</w:t>
        </w:r>
        <w:r w:rsidRPr="00E77497">
          <w:t>)).</w:t>
        </w:r>
      </w:ins>
    </w:p>
    <w:p w14:paraId="0ACA869F" w14:textId="77777777" w:rsidR="00884D1C" w:rsidRPr="00E77497" w:rsidRDefault="006445D5" w:rsidP="0074281A">
      <w:pPr>
        <w:pStyle w:val="Alg2"/>
        <w:numPr>
          <w:ilvl w:val="0"/>
          <w:numId w:val="497"/>
        </w:numPr>
        <w:spacing w:after="220"/>
        <w:rPr>
          <w:ins w:id="8513" w:author="Rev 3 Allen Wirfs-Brock" w:date="2011-09-09T12:39:00Z"/>
        </w:rPr>
      </w:pPr>
      <w:ins w:id="8514" w:author="Rev 4 Allen Wirfs-Brock" w:date="2011-11-06T12:01:00Z">
        <w:r w:rsidRPr="00E77497">
          <w:t xml:space="preserve">Perform Binding Initialization for </w:t>
        </w:r>
      </w:ins>
      <w:ins w:id="8515" w:author="Rev 3 Allen Wirfs-Brock" w:date="2011-09-09T12:39:00Z">
        <w:del w:id="8516" w:author="Rev 4 Allen Wirfs-Brock" w:date="2011-11-06T12:01:00Z">
          <w:r w:rsidR="00884D1C" w:rsidRPr="00E77497" w:rsidDel="006445D5">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b/>
          </w:rPr>
          <w:t>undefined</w:t>
        </w:r>
        <w:r w:rsidR="00884D1C" w:rsidRPr="00E77497">
          <w:t xml:space="preserve"> as the </w:t>
        </w:r>
        <w:r w:rsidR="00884D1C" w:rsidRPr="00E77497">
          <w:rPr>
            <w:i/>
          </w:rPr>
          <w:t>environment</w:t>
        </w:r>
        <w:r w:rsidR="00884D1C" w:rsidRPr="00E77497">
          <w:t xml:space="preserve"> parameter.</w:t>
        </w:r>
      </w:ins>
    </w:p>
    <w:p w14:paraId="169B2714" w14:textId="77777777" w:rsidR="00884D1C" w:rsidRPr="00E77497" w:rsidDel="008D60F4" w:rsidRDefault="00884D1C" w:rsidP="00884D1C">
      <w:pPr>
        <w:rPr>
          <w:ins w:id="8517" w:author="Rev 3 Allen Wirfs-Brock" w:date="2011-09-09T12:39:00Z"/>
          <w:del w:id="8518" w:author="Rev 4 Allen Wirfs-Brock" w:date="2011-10-15T17:46:00Z"/>
        </w:rPr>
      </w:pPr>
      <w:ins w:id="8519" w:author="Rev 3 Allen Wirfs-Brock" w:date="2011-09-09T12:39:00Z">
        <w:del w:id="8520" w:author="Rev 4 Allen Wirfs-Brock" w:date="2011-10-15T17:46:00Z">
          <w:r w:rsidRPr="00E77497" w:rsidDel="008D60F4">
            <w:delText xml:space="preserve">The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and </w:delText>
          </w:r>
          <w:r w:rsidRPr="00E77497" w:rsidDel="008D60F4">
            <w:rPr>
              <w:rStyle w:val="bnf"/>
            </w:rPr>
            <w:delText>InitialiserNoIn</w:delText>
          </w:r>
          <w:r w:rsidRPr="00E77497" w:rsidDel="008D60F4">
            <w:delText xml:space="preserve"> productions are evaluated in the same manner as the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and </w:delText>
          </w:r>
          <w:r w:rsidRPr="00E77497" w:rsidDel="008D60F4">
            <w:rPr>
              <w:rStyle w:val="bnf"/>
            </w:rPr>
            <w:delText>Initialiser</w:delText>
          </w:r>
          <w:r w:rsidRPr="00E77497" w:rsidDel="008D60F4">
            <w:delText xml:space="preserve"> productions except that the contained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w:delText>
          </w:r>
          <w:r w:rsidRPr="00E77497" w:rsidDel="008D60F4">
            <w:rPr>
              <w:rStyle w:val="bnf"/>
            </w:rPr>
            <w:delText>InitialiserNoIn</w:delText>
          </w:r>
          <w:r w:rsidRPr="00E77497" w:rsidDel="008D60F4">
            <w:delText xml:space="preserve"> and </w:delText>
          </w:r>
          <w:r w:rsidRPr="00E77497" w:rsidDel="008D60F4">
            <w:rPr>
              <w:rStyle w:val="bnf"/>
            </w:rPr>
            <w:delText>AssignmentExpressionNoIn</w:delText>
          </w:r>
          <w:r w:rsidRPr="00E77497" w:rsidDel="008D60F4">
            <w:delText xml:space="preserve"> are evaluated instead of the contained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w:delText>
          </w:r>
          <w:r w:rsidRPr="00E77497" w:rsidDel="008D60F4">
            <w:rPr>
              <w:rStyle w:val="bnf"/>
            </w:rPr>
            <w:delText>Initialiser</w:delText>
          </w:r>
          <w:r w:rsidRPr="00E77497" w:rsidDel="008D60F4">
            <w:delText xml:space="preserve"> and </w:delText>
          </w:r>
          <w:r w:rsidRPr="00E77497" w:rsidDel="008D60F4">
            <w:rPr>
              <w:rStyle w:val="bnf"/>
            </w:rPr>
            <w:delText>AssignmentExpression</w:delText>
          </w:r>
          <w:r w:rsidRPr="00E77497" w:rsidDel="008D60F4">
            <w:delText>, respectively.</w:delText>
          </w:r>
        </w:del>
      </w:ins>
    </w:p>
    <w:p w14:paraId="5936EF46" w14:textId="77777777" w:rsidR="00884D1C" w:rsidRPr="00E77497" w:rsidRDefault="00884D1C" w:rsidP="00884D1C">
      <w:pPr>
        <w:pStyle w:val="30"/>
        <w:numPr>
          <w:ilvl w:val="0"/>
          <w:numId w:val="0"/>
        </w:numPr>
        <w:rPr>
          <w:ins w:id="8521" w:author="Rev 3 Allen Wirfs-Brock" w:date="2011-09-09T12:39:00Z"/>
        </w:rPr>
      </w:pPr>
      <w:bookmarkStart w:id="8522" w:name="_Toc314500636"/>
      <w:ins w:id="8523" w:author="Rev 3 Allen Wirfs-Brock" w:date="2011-09-09T12:39:00Z">
        <w:r w:rsidRPr="00E77497">
          <w:t>12.2.</w:t>
        </w:r>
      </w:ins>
      <w:ins w:id="8524" w:author="Rev 3 Allen Wirfs-Brock" w:date="2011-09-09T12:40:00Z">
        <w:r w:rsidRPr="00E77497">
          <w:t>4</w:t>
        </w:r>
      </w:ins>
      <w:ins w:id="8525" w:author="Rev 3 Allen Wirfs-Brock" w:date="2011-09-09T12:39:00Z">
        <w:r w:rsidRPr="00E77497">
          <w:tab/>
        </w:r>
      </w:ins>
      <w:ins w:id="8526" w:author="Rev 3 Allen Wirfs-Brock" w:date="2011-09-09T12:40:00Z">
        <w:r w:rsidRPr="00E77497">
          <w:t>Destructuring Binding Patterns</w:t>
        </w:r>
      </w:ins>
      <w:bookmarkEnd w:id="8522"/>
    </w:p>
    <w:p w14:paraId="2B86356F" w14:textId="77777777" w:rsidR="004C02EF" w:rsidRPr="00E77497" w:rsidRDefault="004C02EF" w:rsidP="004C02EF">
      <w:pPr>
        <w:pStyle w:val="Syntax"/>
      </w:pPr>
      <w:r w:rsidRPr="00E77497">
        <w:t>Syntax</w:t>
      </w:r>
    </w:p>
    <w:p w14:paraId="56BCB778" w14:textId="77777777" w:rsidR="004C02EF" w:rsidRPr="00E77497" w:rsidDel="0058214B" w:rsidRDefault="004C02EF" w:rsidP="004C02EF">
      <w:pPr>
        <w:pStyle w:val="SyntaxRule"/>
        <w:rPr>
          <w:del w:id="8527" w:author="Rev 3 Allen Wirfs-Brock" w:date="2011-08-31T16:14:00Z"/>
        </w:rPr>
      </w:pPr>
      <w:del w:id="8528" w:author="Rev 3 Allen Wirfs-Brock" w:date="2011-08-31T16:14:00Z">
        <w:r w:rsidRPr="00E77497" w:rsidDel="0058214B">
          <w:delText xml:space="preserve">VariableStatement </w:delText>
        </w:r>
        <w:r w:rsidRPr="00E77497" w:rsidDel="0058214B">
          <w:rPr>
            <w:rFonts w:ascii="Arial" w:hAnsi="Arial"/>
            <w:b/>
            <w:i w:val="0"/>
          </w:rPr>
          <w:delText>:</w:delText>
        </w:r>
      </w:del>
    </w:p>
    <w:p w14:paraId="20D74FC3" w14:textId="77777777" w:rsidR="004C02EF" w:rsidRPr="00E77497" w:rsidDel="0058214B" w:rsidRDefault="004C02EF" w:rsidP="004C02EF">
      <w:pPr>
        <w:pStyle w:val="SyntaxDefinition"/>
        <w:rPr>
          <w:del w:id="8529" w:author="Rev 3 Allen Wirfs-Brock" w:date="2011-08-31T16:14:00Z"/>
        </w:rPr>
      </w:pPr>
      <w:del w:id="8530" w:author="Rev 3 Allen Wirfs-Brock" w:date="2011-08-31T16:14:00Z">
        <w:r w:rsidRPr="00E77497" w:rsidDel="0058214B">
          <w:rPr>
            <w:rFonts w:ascii="Courier New" w:hAnsi="Courier New"/>
            <w:b/>
            <w:i w:val="0"/>
          </w:rPr>
          <w:delText>var</w:delText>
        </w:r>
        <w:r w:rsidRPr="00E77497" w:rsidDel="0058214B">
          <w:delText xml:space="preserve"> VariableDeclarationList </w:delText>
        </w:r>
        <w:r w:rsidRPr="00E77497" w:rsidDel="0058214B">
          <w:rPr>
            <w:rFonts w:ascii="Courier New" w:hAnsi="Courier New"/>
            <w:b/>
            <w:i w:val="0"/>
          </w:rPr>
          <w:delText>;</w:delText>
        </w:r>
      </w:del>
    </w:p>
    <w:p w14:paraId="7F1BA528" w14:textId="77777777" w:rsidR="004C02EF" w:rsidRPr="00E77497" w:rsidDel="0058214B" w:rsidRDefault="004C02EF" w:rsidP="004C02EF">
      <w:pPr>
        <w:pStyle w:val="SyntaxRule"/>
        <w:rPr>
          <w:del w:id="8531" w:author="Rev 3 Allen Wirfs-Brock" w:date="2011-08-31T16:14:00Z"/>
        </w:rPr>
      </w:pPr>
      <w:del w:id="8532" w:author="Rev 3 Allen Wirfs-Brock" w:date="2011-08-31T16:14:00Z">
        <w:r w:rsidRPr="00E77497" w:rsidDel="0058214B">
          <w:delText xml:space="preserve">VariableDeclarationList </w:delText>
        </w:r>
        <w:r w:rsidRPr="00E77497" w:rsidDel="0058214B">
          <w:rPr>
            <w:rFonts w:ascii="Arial" w:hAnsi="Arial"/>
            <w:b/>
            <w:i w:val="0"/>
          </w:rPr>
          <w:delText>:</w:delText>
        </w:r>
      </w:del>
    </w:p>
    <w:p w14:paraId="629BEE02" w14:textId="77777777" w:rsidR="004C02EF" w:rsidRPr="00E77497" w:rsidDel="0058214B" w:rsidRDefault="004C02EF" w:rsidP="004C02EF">
      <w:pPr>
        <w:pStyle w:val="SyntaxDefinition"/>
        <w:rPr>
          <w:del w:id="8533" w:author="Rev 3 Allen Wirfs-Brock" w:date="2011-08-31T16:14:00Z"/>
        </w:rPr>
      </w:pPr>
      <w:del w:id="8534" w:author="Rev 3 Allen Wirfs-Brock" w:date="2011-08-31T16:14:00Z">
        <w:r w:rsidRPr="00E77497" w:rsidDel="0058214B">
          <w:delText>VariableDeclaration</w:delText>
        </w:r>
        <w:r w:rsidRPr="00E77497" w:rsidDel="0058214B">
          <w:br/>
          <w:delText xml:space="preserve">VariableDeclarationList </w:delText>
        </w:r>
        <w:r w:rsidRPr="00E77497" w:rsidDel="0058214B">
          <w:rPr>
            <w:rFonts w:ascii="Courier New" w:hAnsi="Courier New"/>
            <w:b/>
            <w:i w:val="0"/>
          </w:rPr>
          <w:delText>,</w:delText>
        </w:r>
        <w:r w:rsidRPr="00E77497" w:rsidDel="0058214B">
          <w:delText xml:space="preserve"> VariableDeclaration</w:delText>
        </w:r>
      </w:del>
    </w:p>
    <w:p w14:paraId="1306B3F2" w14:textId="77777777" w:rsidR="004C02EF" w:rsidRPr="00E77497" w:rsidDel="0058214B" w:rsidRDefault="004C02EF" w:rsidP="004C02EF">
      <w:pPr>
        <w:pStyle w:val="SyntaxRule"/>
        <w:rPr>
          <w:del w:id="8535" w:author="Rev 3 Allen Wirfs-Brock" w:date="2011-08-31T16:14:00Z"/>
        </w:rPr>
      </w:pPr>
      <w:del w:id="8536" w:author="Rev 3 Allen Wirfs-Brock" w:date="2011-08-31T16:14:00Z">
        <w:r w:rsidRPr="00E77497" w:rsidDel="0058214B">
          <w:delText xml:space="preserve">VariableDeclarationListNoIn </w:delText>
        </w:r>
        <w:r w:rsidRPr="00E77497" w:rsidDel="0058214B">
          <w:rPr>
            <w:rFonts w:ascii="Arial" w:hAnsi="Arial"/>
            <w:b/>
            <w:i w:val="0"/>
          </w:rPr>
          <w:delText>:</w:delText>
        </w:r>
      </w:del>
    </w:p>
    <w:p w14:paraId="03321001" w14:textId="77777777" w:rsidR="004C02EF" w:rsidRPr="00E77497" w:rsidDel="0058214B" w:rsidRDefault="004C02EF" w:rsidP="004C02EF">
      <w:pPr>
        <w:pStyle w:val="SyntaxDefinition"/>
        <w:rPr>
          <w:del w:id="8537" w:author="Rev 3 Allen Wirfs-Brock" w:date="2011-08-31T16:14:00Z"/>
        </w:rPr>
      </w:pPr>
      <w:del w:id="8538" w:author="Rev 3 Allen Wirfs-Brock" w:date="2011-08-31T16:14:00Z">
        <w:r w:rsidRPr="00E77497" w:rsidDel="0058214B">
          <w:delText>VariableDeclarationNoIn</w:delText>
        </w:r>
        <w:r w:rsidRPr="00E77497" w:rsidDel="0058214B">
          <w:br/>
          <w:delText xml:space="preserve">VariableDeclarationListNoIn </w:delText>
        </w:r>
        <w:r w:rsidRPr="00E77497" w:rsidDel="0058214B">
          <w:rPr>
            <w:rFonts w:ascii="Courier New" w:hAnsi="Courier New"/>
            <w:b/>
            <w:i w:val="0"/>
          </w:rPr>
          <w:delText>,</w:delText>
        </w:r>
        <w:r w:rsidRPr="00E77497" w:rsidDel="0058214B">
          <w:delText xml:space="preserve"> VariableDeclarationNoIn</w:delText>
        </w:r>
      </w:del>
    </w:p>
    <w:p w14:paraId="329C959C" w14:textId="77777777" w:rsidR="004C02EF" w:rsidRPr="00E77497" w:rsidDel="0058214B" w:rsidRDefault="004C02EF" w:rsidP="004C02EF">
      <w:pPr>
        <w:pStyle w:val="SyntaxRule"/>
        <w:rPr>
          <w:del w:id="8539" w:author="Rev 3 Allen Wirfs-Brock" w:date="2011-08-31T16:14:00Z"/>
        </w:rPr>
      </w:pPr>
      <w:del w:id="8540" w:author="Rev 3 Allen Wirfs-Brock" w:date="2011-08-31T16:14:00Z">
        <w:r w:rsidRPr="00E77497" w:rsidDel="0058214B">
          <w:delText xml:space="preserve">VariableDeclaration </w:delText>
        </w:r>
        <w:r w:rsidRPr="00E77497" w:rsidDel="0058214B">
          <w:rPr>
            <w:rFonts w:ascii="Arial" w:hAnsi="Arial"/>
            <w:b/>
            <w:i w:val="0"/>
          </w:rPr>
          <w:delText>:</w:delText>
        </w:r>
      </w:del>
    </w:p>
    <w:p w14:paraId="3C2451B3" w14:textId="77777777" w:rsidR="004C02EF" w:rsidRPr="00E77497" w:rsidDel="0058214B" w:rsidRDefault="004C02EF" w:rsidP="004C02EF">
      <w:pPr>
        <w:pStyle w:val="SyntaxDefinition"/>
        <w:rPr>
          <w:del w:id="8541" w:author="Rev 3 Allen Wirfs-Brock" w:date="2011-08-31T16:14:00Z"/>
        </w:rPr>
      </w:pPr>
      <w:del w:id="8542" w:author="Rev 3 Allen Wirfs-Brock" w:date="2011-08-31T16:14:00Z">
        <w:r w:rsidRPr="00E77497" w:rsidDel="0058214B">
          <w:delText>Identifier Initialiser</w:delText>
        </w:r>
        <w:r w:rsidRPr="00E77497" w:rsidDel="0058214B">
          <w:rPr>
            <w:rFonts w:ascii="Arial" w:hAnsi="Arial" w:cs="Arial"/>
            <w:i w:val="0"/>
            <w:vertAlign w:val="subscript"/>
          </w:rPr>
          <w:delText>opt</w:delText>
        </w:r>
      </w:del>
    </w:p>
    <w:p w14:paraId="585F0A35" w14:textId="77777777" w:rsidR="005D4898" w:rsidRPr="00E77497" w:rsidDel="0058214B" w:rsidRDefault="004C02EF" w:rsidP="005D4898">
      <w:pPr>
        <w:pStyle w:val="SyntaxRule"/>
        <w:rPr>
          <w:del w:id="8543" w:author="Rev 3 Allen Wirfs-Brock" w:date="2011-08-31T16:14:00Z"/>
        </w:rPr>
      </w:pPr>
      <w:del w:id="8544" w:author="Rev 3 Allen Wirfs-Brock" w:date="2011-08-31T16:14:00Z">
        <w:r w:rsidRPr="00E77497" w:rsidDel="0058214B">
          <w:delText xml:space="preserve">VariableDeclarationNoIn </w:delText>
        </w:r>
        <w:r w:rsidRPr="00E77497" w:rsidDel="0058214B">
          <w:rPr>
            <w:rFonts w:ascii="Arial" w:hAnsi="Arial"/>
            <w:b/>
            <w:i w:val="0"/>
          </w:rPr>
          <w:delText>:</w:delText>
        </w:r>
      </w:del>
    </w:p>
    <w:p w14:paraId="51176659" w14:textId="77777777" w:rsidR="004C02EF" w:rsidRPr="00E77497" w:rsidDel="0058214B" w:rsidRDefault="004C02EF" w:rsidP="004C02EF">
      <w:pPr>
        <w:pStyle w:val="SyntaxDefinition"/>
        <w:rPr>
          <w:del w:id="8545" w:author="Rev 3 Allen Wirfs-Brock" w:date="2011-08-31T16:14:00Z"/>
        </w:rPr>
      </w:pPr>
      <w:del w:id="8546" w:author="Rev 3 Allen Wirfs-Brock" w:date="2011-08-31T16:14:00Z">
        <w:r w:rsidRPr="00E77497" w:rsidDel="0058214B">
          <w:delText>Identifier InitialiserNoIn</w:delText>
        </w:r>
        <w:r w:rsidRPr="00E77497" w:rsidDel="0058214B">
          <w:rPr>
            <w:rFonts w:ascii="Arial" w:hAnsi="Arial" w:cs="Arial"/>
            <w:i w:val="0"/>
            <w:vertAlign w:val="subscript"/>
          </w:rPr>
          <w:delText>opt</w:delText>
        </w:r>
      </w:del>
    </w:p>
    <w:p w14:paraId="09BE4F09" w14:textId="77777777" w:rsidR="004C02EF" w:rsidRPr="00E77497" w:rsidDel="003A22E2" w:rsidRDefault="004C02EF" w:rsidP="004C02EF">
      <w:pPr>
        <w:pStyle w:val="SyntaxRule"/>
        <w:rPr>
          <w:del w:id="8547" w:author="Rev 3 Allen Wirfs-Brock" w:date="2011-08-31T13:08:00Z"/>
        </w:rPr>
      </w:pPr>
      <w:del w:id="8548" w:author="Rev 3 Allen Wirfs-Brock" w:date="2011-08-31T13:08:00Z">
        <w:r w:rsidRPr="00E77497" w:rsidDel="003A22E2">
          <w:delText xml:space="preserve">Initialiser </w:delText>
        </w:r>
        <w:r w:rsidRPr="00E77497" w:rsidDel="003A22E2">
          <w:rPr>
            <w:rFonts w:ascii="Arial" w:hAnsi="Arial"/>
            <w:b/>
            <w:i w:val="0"/>
          </w:rPr>
          <w:delText>:</w:delText>
        </w:r>
      </w:del>
    </w:p>
    <w:p w14:paraId="64EAB28E" w14:textId="77777777" w:rsidR="004C02EF" w:rsidRPr="00E77497" w:rsidDel="003A22E2" w:rsidRDefault="004C02EF" w:rsidP="004C02EF">
      <w:pPr>
        <w:pStyle w:val="SyntaxDefinition"/>
        <w:rPr>
          <w:del w:id="8549" w:author="Rev 3 Allen Wirfs-Brock" w:date="2011-08-31T13:08:00Z"/>
        </w:rPr>
      </w:pPr>
      <w:del w:id="8550" w:author="Rev 3 Allen Wirfs-Brock" w:date="2011-08-31T13:08:00Z">
        <w:r w:rsidRPr="00E77497" w:rsidDel="003A22E2">
          <w:rPr>
            <w:rFonts w:ascii="Courier New" w:hAnsi="Courier New"/>
            <w:b/>
            <w:i w:val="0"/>
          </w:rPr>
          <w:delText>=</w:delText>
        </w:r>
        <w:r w:rsidRPr="00E77497" w:rsidDel="003A22E2">
          <w:delText xml:space="preserve"> AssignmentExpression</w:delText>
        </w:r>
      </w:del>
    </w:p>
    <w:p w14:paraId="1AD0EAD3" w14:textId="77777777" w:rsidR="004C02EF" w:rsidRPr="00E77497" w:rsidDel="003A22E2" w:rsidRDefault="004C02EF" w:rsidP="004C02EF">
      <w:pPr>
        <w:pStyle w:val="SyntaxRule"/>
        <w:rPr>
          <w:del w:id="8551" w:author="Rev 3 Allen Wirfs-Brock" w:date="2011-08-31T13:08:00Z"/>
        </w:rPr>
      </w:pPr>
      <w:del w:id="8552" w:author="Rev 3 Allen Wirfs-Brock" w:date="2011-08-31T13:08:00Z">
        <w:r w:rsidRPr="00E77497" w:rsidDel="003A22E2">
          <w:delText xml:space="preserve">InitialiserNoIn </w:delText>
        </w:r>
        <w:r w:rsidRPr="00E77497" w:rsidDel="003A22E2">
          <w:rPr>
            <w:rFonts w:ascii="Arial" w:hAnsi="Arial"/>
            <w:b/>
            <w:i w:val="0"/>
          </w:rPr>
          <w:delText>:</w:delText>
        </w:r>
      </w:del>
    </w:p>
    <w:p w14:paraId="5BCD5015" w14:textId="77777777" w:rsidR="00473B27" w:rsidRPr="00E77497" w:rsidDel="003A22E2" w:rsidRDefault="004C02EF" w:rsidP="00473B27">
      <w:pPr>
        <w:pStyle w:val="SyntaxDefinition"/>
        <w:rPr>
          <w:del w:id="8553" w:author="Rev 3 Allen Wirfs-Brock" w:date="2011-08-31T13:08:00Z"/>
        </w:rPr>
      </w:pPr>
      <w:del w:id="8554" w:author="Rev 3 Allen Wirfs-Brock" w:date="2011-08-31T13:08:00Z">
        <w:r w:rsidRPr="00E77497" w:rsidDel="003A22E2">
          <w:rPr>
            <w:rFonts w:ascii="Courier New" w:hAnsi="Courier New"/>
            <w:b/>
            <w:i w:val="0"/>
          </w:rPr>
          <w:delText>=</w:delText>
        </w:r>
        <w:r w:rsidRPr="00E77497" w:rsidDel="003A22E2">
          <w:delText xml:space="preserve"> AssignmentExpressionNoIn</w:delText>
        </w:r>
      </w:del>
    </w:p>
    <w:p w14:paraId="6E860EA4" w14:textId="77777777" w:rsidR="00542957" w:rsidRPr="00E77497" w:rsidRDefault="00542957" w:rsidP="00542957">
      <w:pPr>
        <w:pStyle w:val="SyntaxRule"/>
        <w:rPr>
          <w:ins w:id="8555" w:author="Allen Wirfs-Brock" w:date="2011-07-11T10:33:00Z"/>
          <w:rFonts w:ascii="Arial" w:hAnsi="Arial"/>
        </w:rPr>
      </w:pPr>
      <w:ins w:id="8556" w:author="Allen Wirfs-Brock" w:date="2011-07-11T10:34:00Z">
        <w:r w:rsidRPr="00E77497">
          <w:t>Binding</w:t>
        </w:r>
      </w:ins>
      <w:ins w:id="8557" w:author="Allen Wirfs-Brock" w:date="2011-07-11T10:33:00Z">
        <w:r w:rsidRPr="00E77497">
          <w:t xml:space="preserve">Pattern </w:t>
        </w:r>
        <w:r w:rsidRPr="00E77497">
          <w:rPr>
            <w:rFonts w:ascii="Arial" w:hAnsi="Arial"/>
            <w:b/>
            <w:i w:val="0"/>
          </w:rPr>
          <w:t>:</w:t>
        </w:r>
      </w:ins>
    </w:p>
    <w:p w14:paraId="27ECA1B1" w14:textId="77777777" w:rsidR="00542957" w:rsidRPr="00E77497" w:rsidRDefault="00542957" w:rsidP="00542957">
      <w:pPr>
        <w:pStyle w:val="SyntaxDefinition"/>
        <w:rPr>
          <w:ins w:id="8558" w:author="Allen Wirfs-Brock" w:date="2011-07-11T10:33:00Z"/>
          <w:rFonts w:ascii="Courier New" w:hAnsi="Courier New" w:cs="Courier New"/>
          <w:b/>
          <w:i w:val="0"/>
        </w:rPr>
      </w:pPr>
      <w:ins w:id="8559" w:author="Allen Wirfs-Brock" w:date="2011-07-11T10:33:00Z">
        <w:r w:rsidRPr="00E77497">
          <w:t>Object</w:t>
        </w:r>
      </w:ins>
      <w:ins w:id="8560" w:author="Allen Wirfs-Brock" w:date="2011-07-11T10:34:00Z">
        <w:r w:rsidRPr="00E77497">
          <w:t>Binding</w:t>
        </w:r>
      </w:ins>
      <w:ins w:id="8561" w:author="Allen Wirfs-Brock" w:date="2011-07-11T10:33:00Z">
        <w:r w:rsidRPr="00E77497">
          <w:t>Pattern</w:t>
        </w:r>
        <w:r w:rsidRPr="00E77497">
          <w:br/>
          <w:t>Array</w:t>
        </w:r>
      </w:ins>
      <w:ins w:id="8562" w:author="Allen Wirfs-Brock" w:date="2011-07-11T10:34:00Z">
        <w:r w:rsidRPr="00E77497">
          <w:t>Binding</w:t>
        </w:r>
      </w:ins>
      <w:ins w:id="8563" w:author="Allen Wirfs-Brock" w:date="2011-07-11T10:33:00Z">
        <w:r w:rsidRPr="00E77497">
          <w:t>Pattern</w:t>
        </w:r>
        <w:r w:rsidRPr="00E77497">
          <w:rPr>
            <w:rFonts w:ascii="Courier New" w:hAnsi="Courier New" w:cs="Courier New"/>
            <w:b/>
            <w:i w:val="0"/>
          </w:rPr>
          <w:t xml:space="preserve"> </w:t>
        </w:r>
      </w:ins>
    </w:p>
    <w:p w14:paraId="3C03BD5F" w14:textId="77777777" w:rsidR="00542957" w:rsidRPr="00E77497" w:rsidRDefault="00542957" w:rsidP="00542957">
      <w:pPr>
        <w:pStyle w:val="SyntaxRule"/>
        <w:rPr>
          <w:ins w:id="8564" w:author="Allen Wirfs-Brock" w:date="2011-07-11T10:33:00Z"/>
          <w:rFonts w:ascii="Arial" w:hAnsi="Arial"/>
        </w:rPr>
      </w:pPr>
      <w:ins w:id="8565" w:author="Allen Wirfs-Brock" w:date="2011-07-11T10:33:00Z">
        <w:r w:rsidRPr="00E77497">
          <w:t>Object</w:t>
        </w:r>
      </w:ins>
      <w:ins w:id="8566" w:author="Allen Wirfs-Brock" w:date="2011-07-11T10:34:00Z">
        <w:r w:rsidRPr="00E77497">
          <w:t>Binding</w:t>
        </w:r>
      </w:ins>
      <w:ins w:id="8567" w:author="Allen Wirfs-Brock" w:date="2011-07-11T10:33:00Z">
        <w:r w:rsidRPr="00E77497">
          <w:t xml:space="preserve">Pattern </w:t>
        </w:r>
        <w:r w:rsidRPr="00E77497">
          <w:rPr>
            <w:rFonts w:ascii="Arial" w:hAnsi="Arial"/>
            <w:b/>
            <w:i w:val="0"/>
          </w:rPr>
          <w:t>:</w:t>
        </w:r>
      </w:ins>
    </w:p>
    <w:p w14:paraId="7684B695" w14:textId="77777777" w:rsidR="00542957" w:rsidRPr="00E77497" w:rsidRDefault="00542957" w:rsidP="00542957">
      <w:pPr>
        <w:pStyle w:val="SyntaxDefinition"/>
        <w:rPr>
          <w:ins w:id="8568" w:author="Allen Wirfs-Brock" w:date="2011-07-11T10:33:00Z"/>
          <w:rFonts w:ascii="Courier New" w:hAnsi="Courier New" w:cs="Courier New"/>
          <w:b/>
          <w:i w:val="0"/>
        </w:rPr>
      </w:pPr>
      <w:commentRangeStart w:id="8569"/>
      <w:ins w:id="8570" w:author="Allen Wirfs-Brock" w:date="2011-07-11T10:33:00Z">
        <w:r w:rsidRPr="00E77497">
          <w:rPr>
            <w:rFonts w:ascii="Courier New" w:hAnsi="Courier New" w:cs="Courier New"/>
            <w:b/>
            <w:i w:val="0"/>
          </w:rPr>
          <w:t>{ }</w:t>
        </w:r>
        <w:r w:rsidRPr="00E77497">
          <w:rPr>
            <w:rFonts w:ascii="Courier New" w:hAnsi="Courier New" w:cs="Courier New"/>
            <w:b/>
            <w:i w:val="0"/>
          </w:rPr>
          <w:br/>
        </w:r>
      </w:ins>
      <w:commentRangeEnd w:id="8569"/>
      <w:ins w:id="8571" w:author="Allen Wirfs-Brock" w:date="2011-07-11T14:53:00Z">
        <w:r w:rsidR="007B4F56" w:rsidRPr="00E77497">
          <w:rPr>
            <w:rStyle w:val="af4"/>
            <w:rFonts w:ascii="Arial" w:eastAsia="MS Mincho" w:hAnsi="Arial"/>
            <w:i w:val="0"/>
            <w:lang w:val="en-GB" w:eastAsia="ja-JP"/>
          </w:rPr>
          <w:commentReference w:id="8569"/>
        </w:r>
      </w:ins>
      <w:ins w:id="8572" w:author="Allen Wirfs-Brock" w:date="2011-07-11T10:33:00Z">
        <w:r w:rsidRPr="00E77497">
          <w:rPr>
            <w:rFonts w:ascii="Courier New" w:hAnsi="Courier New" w:cs="Courier New"/>
            <w:b/>
            <w:i w:val="0"/>
          </w:rPr>
          <w:t xml:space="preserve">{ </w:t>
        </w:r>
      </w:ins>
      <w:ins w:id="8573" w:author="Allen Wirfs-Brock" w:date="2011-07-11T10:36:00Z">
        <w:r w:rsidRPr="00E77497">
          <w:t>Binding</w:t>
        </w:r>
      </w:ins>
      <w:ins w:id="8574" w:author="Allen Wirfs-Brock" w:date="2011-07-11T10:33:00Z">
        <w:r w:rsidRPr="00E77497">
          <w:t>PropertyList</w:t>
        </w:r>
        <w:r w:rsidRPr="00E77497">
          <w:rPr>
            <w:rFonts w:ascii="Courier New" w:hAnsi="Courier New" w:cs="Courier New"/>
            <w:b/>
            <w:i w:val="0"/>
          </w:rPr>
          <w:t xml:space="preserve"> }</w:t>
        </w:r>
        <w:r w:rsidRPr="00E77497">
          <w:rPr>
            <w:rFonts w:ascii="Courier New" w:hAnsi="Courier New" w:cs="Courier New"/>
            <w:b/>
            <w:i w:val="0"/>
          </w:rPr>
          <w:br/>
          <w:t xml:space="preserve">{ </w:t>
        </w:r>
      </w:ins>
      <w:ins w:id="8575" w:author="Allen Wirfs-Brock" w:date="2011-07-11T10:36:00Z">
        <w:r w:rsidRPr="00E77497">
          <w:t>Binding</w:t>
        </w:r>
      </w:ins>
      <w:ins w:id="8576" w:author="Allen Wirfs-Brock" w:date="2011-07-11T10:33:00Z">
        <w:r w:rsidRPr="00E77497">
          <w:t>PropertyList</w:t>
        </w:r>
        <w:r w:rsidRPr="00E77497">
          <w:rPr>
            <w:rFonts w:ascii="Courier New" w:hAnsi="Courier New" w:cs="Courier New"/>
            <w:b/>
            <w:i w:val="0"/>
          </w:rPr>
          <w:t xml:space="preserve"> , }</w:t>
        </w:r>
      </w:ins>
    </w:p>
    <w:p w14:paraId="5C5D607F" w14:textId="77777777" w:rsidR="00542957" w:rsidRPr="00E77497" w:rsidRDefault="00542957" w:rsidP="00542957">
      <w:pPr>
        <w:pStyle w:val="SyntaxRule"/>
        <w:rPr>
          <w:ins w:id="8577" w:author="Allen Wirfs-Brock" w:date="2011-07-11T10:33:00Z"/>
          <w:rFonts w:ascii="Arial" w:hAnsi="Arial"/>
        </w:rPr>
      </w:pPr>
      <w:ins w:id="8578" w:author="Allen Wirfs-Brock" w:date="2011-07-11T10:33:00Z">
        <w:r w:rsidRPr="00E77497">
          <w:t>Array</w:t>
        </w:r>
      </w:ins>
      <w:ins w:id="8579" w:author="Allen Wirfs-Brock" w:date="2011-07-11T10:38:00Z">
        <w:r w:rsidRPr="00E77497">
          <w:t>Binding</w:t>
        </w:r>
      </w:ins>
      <w:ins w:id="8580" w:author="Allen Wirfs-Brock" w:date="2011-07-11T10:33:00Z">
        <w:r w:rsidRPr="00E77497">
          <w:t xml:space="preserve">Pattern </w:t>
        </w:r>
        <w:r w:rsidRPr="00E77497">
          <w:rPr>
            <w:rFonts w:ascii="Arial" w:hAnsi="Arial"/>
            <w:b/>
            <w:i w:val="0"/>
          </w:rPr>
          <w:t>:</w:t>
        </w:r>
      </w:ins>
    </w:p>
    <w:p w14:paraId="054BD769" w14:textId="77777777" w:rsidR="00542957" w:rsidRPr="00E77497" w:rsidRDefault="00542957" w:rsidP="00542957">
      <w:pPr>
        <w:pStyle w:val="SyntaxDefinition"/>
        <w:rPr>
          <w:ins w:id="8581" w:author="Allen Wirfs-Brock" w:date="2011-07-11T10:33:00Z"/>
          <w:rFonts w:ascii="Courier New" w:hAnsi="Courier New" w:cs="Courier New"/>
          <w:b/>
          <w:i w:val="0"/>
        </w:rPr>
      </w:pPr>
      <w:ins w:id="8582" w:author="Allen Wirfs-Brock" w:date="2011-07-11T10:33:00Z">
        <w:r w:rsidRPr="00E77497">
          <w:rPr>
            <w:rFonts w:ascii="Courier New" w:hAnsi="Courier New" w:cs="Courier New"/>
            <w:b/>
            <w:i w:val="0"/>
          </w:rPr>
          <w:t xml:space="preserve">[ </w:t>
        </w:r>
        <w:commentRangeStart w:id="8583"/>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8584" w:author="Allen Wirfs-Brock" w:date="2011-07-11T10:38:00Z">
        <w:r w:rsidRPr="00E77497">
          <w:t>Binding</w:t>
        </w:r>
      </w:ins>
      <w:ins w:id="8585" w:author="Allen Wirfs-Brock" w:date="2011-07-11T10:33:00Z">
        <w:r w:rsidRPr="00E77497">
          <w:t>RestElement</w:t>
        </w:r>
        <w:r w:rsidRPr="00E77497">
          <w:rPr>
            <w:rFonts w:ascii="Arial" w:hAnsi="Arial" w:cs="Arial"/>
            <w:i w:val="0"/>
            <w:vertAlign w:val="subscript"/>
          </w:rPr>
          <w:t xml:space="preserve">opt </w:t>
        </w:r>
      </w:ins>
      <w:commentRangeEnd w:id="8583"/>
      <w:ins w:id="8586" w:author="Allen Wirfs-Brock" w:date="2011-07-11T14:55:00Z">
        <w:r w:rsidR="007B4F56" w:rsidRPr="00E77497">
          <w:rPr>
            <w:rStyle w:val="af4"/>
            <w:rFonts w:ascii="Arial" w:eastAsia="MS Mincho" w:hAnsi="Arial"/>
            <w:i w:val="0"/>
            <w:lang w:val="en-GB" w:eastAsia="ja-JP"/>
          </w:rPr>
          <w:commentReference w:id="8583"/>
        </w:r>
      </w:ins>
      <w:ins w:id="8587" w:author="Allen Wirfs-Brock" w:date="2011-07-11T10:33:00Z">
        <w:r w:rsidRPr="00675B74">
          <w:rPr>
            <w:rFonts w:ascii="Courier New" w:hAnsi="Courier New" w:cs="Courier New"/>
            <w:b/>
            <w:i w:val="0"/>
          </w:rPr>
          <w:t>]</w:t>
        </w:r>
        <w:r w:rsidRPr="00675B74">
          <w:rPr>
            <w:rFonts w:ascii="Courier New" w:hAnsi="Courier New" w:cs="Courier New"/>
            <w:b/>
            <w:i w:val="0"/>
          </w:rPr>
          <w:br/>
        </w:r>
      </w:ins>
      <w:ins w:id="8588" w:author="Rev 5 Allen Wirfs-Brock" w:date="2012-01-03T16:44:00Z">
        <w:r w:rsidR="0074281A" w:rsidRPr="00E77497">
          <w:rPr>
            <w:rFonts w:ascii="Courier New" w:hAnsi="Courier New" w:cs="Courier New"/>
            <w:b/>
            <w:i w:val="0"/>
          </w:rPr>
          <w:t>[</w:t>
        </w:r>
      </w:ins>
      <w:ins w:id="8589" w:author="Rev 5 Allen Wirfs-Brock" w:date="2012-01-03T16:49:00Z">
        <w:r w:rsidR="0074281A">
          <w:rPr>
            <w:rFonts w:ascii="Courier New" w:hAnsi="Courier New" w:cs="Courier New"/>
            <w:b/>
            <w:i w:val="0"/>
          </w:rPr>
          <w:t xml:space="preserve"> </w:t>
        </w:r>
      </w:ins>
      <w:ins w:id="8590" w:author="Rev 5 Allen Wirfs-Brock" w:date="2012-01-03T16:44:00Z">
        <w:r w:rsidR="0074281A" w:rsidRPr="00E77497">
          <w:t>BindingElementList</w:t>
        </w:r>
        <w:r w:rsidR="0074281A" w:rsidRPr="00E77497">
          <w:rPr>
            <w:rFonts w:ascii="Courier New" w:hAnsi="Courier New" w:cs="Courier New"/>
            <w:b/>
            <w:i w:val="0"/>
          </w:rPr>
          <w:t xml:space="preserve"> </w:t>
        </w:r>
        <w:r w:rsidR="0074281A" w:rsidRPr="00E77497">
          <w:rPr>
            <w:rStyle w:val="af4"/>
            <w:rFonts w:ascii="Arial" w:eastAsia="MS Mincho" w:hAnsi="Arial"/>
            <w:i w:val="0"/>
            <w:lang w:val="en-GB" w:eastAsia="ja-JP"/>
          </w:rPr>
          <w:commentReference w:id="8591"/>
        </w:r>
        <w:r w:rsidR="0074281A" w:rsidRPr="00675B74">
          <w:rPr>
            <w:rFonts w:ascii="Courier New" w:hAnsi="Courier New" w:cs="Courier New"/>
            <w:b/>
            <w:i w:val="0"/>
          </w:rPr>
          <w:t>]</w:t>
        </w:r>
        <w:r w:rsidR="0074281A" w:rsidRPr="00675B74">
          <w:rPr>
            <w:rFonts w:ascii="Courier New" w:hAnsi="Courier New" w:cs="Courier New"/>
            <w:b/>
            <w:i w:val="0"/>
          </w:rPr>
          <w:br/>
        </w:r>
      </w:ins>
      <w:ins w:id="8592" w:author="Allen Wirfs-Brock" w:date="2011-07-11T10:33:00Z">
        <w:r w:rsidRPr="00675B74">
          <w:rPr>
            <w:rFonts w:ascii="Courier New" w:hAnsi="Courier New" w:cs="Courier New"/>
            <w:b/>
            <w:i w:val="0"/>
          </w:rPr>
          <w:t>[</w:t>
        </w:r>
      </w:ins>
      <w:ins w:id="8593" w:author="Rev 5 Allen Wirfs-Brock" w:date="2012-01-03T16:44:00Z">
        <w:r w:rsidR="0074281A">
          <w:rPr>
            <w:rFonts w:ascii="Courier New" w:hAnsi="Courier New" w:cs="Courier New"/>
            <w:b/>
            <w:i w:val="0"/>
          </w:rPr>
          <w:t xml:space="preserve"> </w:t>
        </w:r>
      </w:ins>
      <w:ins w:id="8594" w:author="Allen Wirfs-Brock" w:date="2011-07-11T10:38:00Z">
        <w:r w:rsidRPr="00E77497">
          <w:t>Binding</w:t>
        </w:r>
      </w:ins>
      <w:ins w:id="8595" w:author="Allen Wirfs-Brock" w:date="2011-07-11T10:33:00Z">
        <w:r w:rsidRPr="00E77497">
          <w: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8596" w:author="Allen Wirfs-Brock" w:date="2011-07-11T10:38:00Z">
        <w:r w:rsidRPr="00E77497">
          <w:t>Binding</w:t>
        </w:r>
      </w:ins>
      <w:ins w:id="8597" w:author="Allen Wirfs-Brock" w:date="2011-07-11T10:33:00Z">
        <w:r w:rsidRPr="00E77497">
          <w: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49938081" w14:textId="77777777" w:rsidR="00542957" w:rsidRPr="00E77497" w:rsidRDefault="00542957" w:rsidP="00542957">
      <w:pPr>
        <w:pStyle w:val="SyntaxRule"/>
        <w:rPr>
          <w:ins w:id="8598" w:author="Allen Wirfs-Brock" w:date="2011-07-11T10:33:00Z"/>
          <w:rFonts w:ascii="Arial" w:hAnsi="Arial"/>
        </w:rPr>
      </w:pPr>
      <w:ins w:id="8599" w:author="Allen Wirfs-Brock" w:date="2011-07-11T10:37:00Z">
        <w:r w:rsidRPr="00E77497">
          <w:t>Binding</w:t>
        </w:r>
      </w:ins>
      <w:ins w:id="8600" w:author="Allen Wirfs-Brock" w:date="2011-07-11T10:33:00Z">
        <w:r w:rsidRPr="00E77497">
          <w:t xml:space="preserve">PropertyList </w:t>
        </w:r>
        <w:r w:rsidRPr="00E77497">
          <w:rPr>
            <w:rFonts w:ascii="Arial" w:hAnsi="Arial"/>
            <w:b/>
            <w:i w:val="0"/>
          </w:rPr>
          <w:t>:</w:t>
        </w:r>
      </w:ins>
    </w:p>
    <w:p w14:paraId="3AB5B8E5" w14:textId="77777777" w:rsidR="00542957" w:rsidRPr="00E77497" w:rsidRDefault="00542957" w:rsidP="00542957">
      <w:pPr>
        <w:pStyle w:val="SyntaxDefinition"/>
        <w:rPr>
          <w:ins w:id="8601" w:author="Allen Wirfs-Brock" w:date="2011-07-11T10:33:00Z"/>
        </w:rPr>
      </w:pPr>
      <w:ins w:id="8602" w:author="Allen Wirfs-Brock" w:date="2011-07-11T10:37:00Z">
        <w:r w:rsidRPr="00E77497">
          <w:t>Binding</w:t>
        </w:r>
      </w:ins>
      <w:ins w:id="8603" w:author="Allen Wirfs-Brock" w:date="2011-07-11T10:33:00Z">
        <w:r w:rsidRPr="00E77497">
          <w:t>Property</w:t>
        </w:r>
        <w:r w:rsidRPr="00E77497">
          <w:br/>
        </w:r>
      </w:ins>
      <w:ins w:id="8604" w:author="Allen Wirfs-Brock" w:date="2011-07-11T10:37:00Z">
        <w:r w:rsidRPr="00E77497">
          <w:t>Binding</w:t>
        </w:r>
      </w:ins>
      <w:ins w:id="8605" w:author="Allen Wirfs-Brock" w:date="2011-07-11T10:33:00Z">
        <w:r w:rsidRPr="00E77497">
          <w:t xml:space="preserve">PropertyList </w:t>
        </w:r>
        <w:r w:rsidRPr="00E77497">
          <w:rPr>
            <w:rFonts w:ascii="Courier New" w:hAnsi="Courier New" w:cs="Courier New"/>
            <w:b/>
            <w:i w:val="0"/>
          </w:rPr>
          <w:t>,</w:t>
        </w:r>
        <w:r w:rsidRPr="00E77497">
          <w:t xml:space="preserve"> </w:t>
        </w:r>
      </w:ins>
      <w:ins w:id="8606" w:author="Allen Wirfs-Brock" w:date="2011-07-11T10:37:00Z">
        <w:r w:rsidRPr="00E77497">
          <w:t>Binding</w:t>
        </w:r>
      </w:ins>
      <w:ins w:id="8607" w:author="Allen Wirfs-Brock" w:date="2011-07-11T10:33:00Z">
        <w:r w:rsidRPr="00E77497">
          <w:t>Property</w:t>
        </w:r>
      </w:ins>
    </w:p>
    <w:p w14:paraId="6882EF79" w14:textId="77777777" w:rsidR="00542957" w:rsidRPr="00E77497" w:rsidRDefault="00542957" w:rsidP="00542957">
      <w:pPr>
        <w:pStyle w:val="SyntaxRule"/>
        <w:rPr>
          <w:ins w:id="8608" w:author="Allen Wirfs-Brock" w:date="2011-07-11T10:33:00Z"/>
          <w:rFonts w:ascii="Arial" w:hAnsi="Arial"/>
        </w:rPr>
      </w:pPr>
      <w:ins w:id="8609" w:author="Allen Wirfs-Brock" w:date="2011-07-11T10:39:00Z">
        <w:r w:rsidRPr="00E77497">
          <w:t>Binding</w:t>
        </w:r>
      </w:ins>
      <w:ins w:id="8610" w:author="Allen Wirfs-Brock" w:date="2011-07-11T10:33:00Z">
        <w:r w:rsidRPr="00E77497">
          <w:t>ElementList</w:t>
        </w:r>
        <w:r w:rsidRPr="00E77497">
          <w:rPr>
            <w:rFonts w:ascii="Arial" w:hAnsi="Arial"/>
          </w:rPr>
          <w:t xml:space="preserve"> </w:t>
        </w:r>
        <w:r w:rsidRPr="00E77497">
          <w:rPr>
            <w:rFonts w:ascii="Arial" w:hAnsi="Arial"/>
            <w:b/>
            <w:i w:val="0"/>
          </w:rPr>
          <w:t>:</w:t>
        </w:r>
      </w:ins>
    </w:p>
    <w:p w14:paraId="0229DD56" w14:textId="77777777" w:rsidR="00542957" w:rsidRPr="00E77497" w:rsidRDefault="00542957" w:rsidP="00542957">
      <w:pPr>
        <w:pStyle w:val="SyntaxDefinition"/>
        <w:rPr>
          <w:ins w:id="8611" w:author="Allen Wirfs-Brock" w:date="2011-07-11T10:33:00Z"/>
        </w:rPr>
      </w:pPr>
      <w:ins w:id="8612" w:author="Allen Wirfs-Brock" w:date="2011-07-11T10:33:00Z">
        <w:r w:rsidRPr="00E77497">
          <w:t>Elision</w:t>
        </w:r>
        <w:r w:rsidRPr="00E77497">
          <w:rPr>
            <w:rFonts w:ascii="Arial" w:hAnsi="Arial" w:cs="Arial"/>
            <w:i w:val="0"/>
            <w:vertAlign w:val="subscript"/>
          </w:rPr>
          <w:t>opt</w:t>
        </w:r>
        <w:r w:rsidRPr="00E77497">
          <w:t xml:space="preserve">  </w:t>
        </w:r>
      </w:ins>
      <w:ins w:id="8613" w:author="Allen Wirfs-Brock" w:date="2011-07-11T10:39:00Z">
        <w:r w:rsidRPr="00E77497">
          <w:t>Binding</w:t>
        </w:r>
      </w:ins>
      <w:ins w:id="8614" w:author="Allen Wirfs-Brock" w:date="2011-07-11T10:33:00Z">
        <w:r w:rsidRPr="00E77497">
          <w:t xml:space="preserve">Element </w:t>
        </w:r>
        <w:r w:rsidRPr="00E77497">
          <w:br/>
        </w:r>
      </w:ins>
      <w:ins w:id="8615" w:author="Allen Wirfs-Brock" w:date="2011-07-11T10:39:00Z">
        <w:r w:rsidRPr="00E77497">
          <w:t>Binding</w:t>
        </w:r>
      </w:ins>
      <w:ins w:id="8616" w:author="Allen Wirfs-Brock" w:date="2011-07-11T10:33:00Z">
        <w:r w:rsidRPr="00E77497">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w:t>
        </w:r>
      </w:ins>
      <w:ins w:id="8617" w:author="Allen Wirfs-Brock" w:date="2011-07-11T10:39:00Z">
        <w:r w:rsidRPr="00E77497">
          <w:t>Binding</w:t>
        </w:r>
      </w:ins>
      <w:ins w:id="8618" w:author="Allen Wirfs-Brock" w:date="2011-07-11T10:33:00Z">
        <w:r w:rsidRPr="00E77497">
          <w:t>Element</w:t>
        </w:r>
      </w:ins>
    </w:p>
    <w:p w14:paraId="1B1CE0B2" w14:textId="77777777" w:rsidR="00542957" w:rsidRPr="00E77497" w:rsidRDefault="00542957" w:rsidP="00542957">
      <w:pPr>
        <w:pStyle w:val="SyntaxRule"/>
        <w:rPr>
          <w:ins w:id="8619" w:author="Allen Wirfs-Brock" w:date="2011-07-11T10:33:00Z"/>
          <w:rFonts w:ascii="Arial" w:hAnsi="Arial"/>
        </w:rPr>
      </w:pPr>
      <w:ins w:id="8620" w:author="Allen Wirfs-Brock" w:date="2011-07-11T10:37:00Z">
        <w:r w:rsidRPr="00E77497">
          <w:t>Binding</w:t>
        </w:r>
      </w:ins>
      <w:ins w:id="8621" w:author="Allen Wirfs-Brock" w:date="2011-07-11T10:33:00Z">
        <w:r w:rsidRPr="00E77497">
          <w:t xml:space="preserve">Property </w:t>
        </w:r>
        <w:r w:rsidRPr="00E77497">
          <w:rPr>
            <w:rFonts w:ascii="Arial" w:hAnsi="Arial"/>
            <w:b/>
            <w:i w:val="0"/>
          </w:rPr>
          <w:t>:</w:t>
        </w:r>
      </w:ins>
    </w:p>
    <w:p w14:paraId="3DE4C5D6" w14:textId="77777777" w:rsidR="00542957" w:rsidRPr="00E77497" w:rsidRDefault="003F6A3C" w:rsidP="00542957">
      <w:pPr>
        <w:pStyle w:val="SyntaxDefinition"/>
        <w:rPr>
          <w:ins w:id="8622" w:author="Allen Wirfs-Brock" w:date="2011-07-11T10:33:00Z"/>
        </w:rPr>
      </w:pPr>
      <w:ins w:id="8623" w:author="Rev 3 Allen Wirfs-Brock" w:date="2011-09-01T13:46:00Z">
        <w:r w:rsidRPr="00E77497">
          <w:t>SingleNameBinding</w:t>
        </w:r>
      </w:ins>
      <w:ins w:id="8624" w:author="Allen Wirfs-Brock" w:date="2011-07-11T10:33:00Z">
        <w:del w:id="8625" w:author="Rev 3 Allen Wirfs-Brock" w:date="2011-09-01T13:46:00Z">
          <w:r w:rsidR="00542957" w:rsidRPr="00E77497" w:rsidDel="003F6A3C">
            <w:delText>Identifier</w:delText>
          </w:r>
        </w:del>
      </w:ins>
      <w:ins w:id="8626" w:author="Rev 3 Allen Wirfs-Brock" w:date="2011-08-31T10:49:00Z">
        <w:r w:rsidR="007F533A" w:rsidRPr="00E77497">
          <w:t xml:space="preserve"> </w:t>
        </w:r>
      </w:ins>
      <w:ins w:id="8627" w:author="Rev 3 Allen Wirfs-Brock" w:date="2011-08-31T11:50:00Z">
        <w:r w:rsidR="009A7A92" w:rsidRPr="00E77497">
          <w:rPr>
            <w:rFonts w:ascii="Arial" w:hAnsi="Arial" w:cs="Arial"/>
            <w:i w:val="0"/>
            <w:vertAlign w:val="subscript"/>
          </w:rPr>
          <w:br/>
        </w:r>
      </w:ins>
      <w:ins w:id="8628" w:author="Rev 4 Allen Wirfs-Brock" w:date="2011-10-04T14:36:00Z">
        <w:r w:rsidR="00A360B4" w:rsidRPr="00675B74" w:rsidDel="00A360B4">
          <w:t xml:space="preserve"> </w:t>
        </w:r>
      </w:ins>
      <w:ins w:id="8629" w:author="Rev 3 Allen Wirfs-Brock" w:date="2011-08-31T11:50:00Z">
        <w:del w:id="8630" w:author="Rev 4 Allen Wirfs-Brock" w:date="2011-10-04T14:36:00Z">
          <w:r w:rsidR="009A7A92" w:rsidRPr="00E77497" w:rsidDel="00A360B4">
            <w:delText>PropertyName</w:delText>
          </w:r>
          <w:r w:rsidR="009A7A92" w:rsidRPr="00E77497" w:rsidDel="00A360B4">
            <w:rPr>
              <w:rFonts w:ascii="Courier New" w:hAnsi="Courier New" w:cs="Courier New"/>
              <w:b/>
              <w:i w:val="0"/>
            </w:rPr>
            <w:delText xml:space="preserve"> : </w:delText>
          </w:r>
        </w:del>
      </w:ins>
      <w:ins w:id="8631" w:author="Rev 3 Allen Wirfs-Brock" w:date="2011-09-01T13:46:00Z">
        <w:del w:id="8632" w:author="Rev 4 Allen Wirfs-Brock" w:date="2011-10-04T14:36:00Z">
          <w:r w:rsidRPr="00E77497" w:rsidDel="00A360B4">
            <w:delText>SingleNameBinding</w:delText>
          </w:r>
        </w:del>
      </w:ins>
      <w:ins w:id="8633" w:author="Allen Wirfs-Brock" w:date="2011-07-11T10:33:00Z">
        <w:del w:id="8634" w:author="Rev 4 Allen Wirfs-Brock" w:date="2011-10-04T14:36:00Z">
          <w:r w:rsidR="00542957" w:rsidRPr="00E77497" w:rsidDel="00A360B4">
            <w:br/>
          </w:r>
        </w:del>
      </w:ins>
      <w:ins w:id="8635" w:author="Rev 4 Allen Wirfs-Brock" w:date="2011-10-04T14:36:00Z">
        <w:r w:rsidR="00A360B4" w:rsidRPr="00E77497">
          <w:t>PropertyName</w:t>
        </w:r>
        <w:r w:rsidR="00A360B4" w:rsidRPr="00E77497">
          <w:rPr>
            <w:rFonts w:ascii="Courier New" w:hAnsi="Courier New" w:cs="Courier New"/>
            <w:b/>
            <w:i w:val="0"/>
          </w:rPr>
          <w:t xml:space="preserve"> : </w:t>
        </w:r>
        <w:r w:rsidR="00A360B4" w:rsidRPr="00E77497">
          <w:t>BindingElement</w:t>
        </w:r>
      </w:ins>
      <w:ins w:id="8636" w:author="Allen Wirfs-Brock" w:date="2011-07-11T10:33:00Z">
        <w:del w:id="8637" w:author="Rev 4 Allen Wirfs-Brock" w:date="2011-10-04T14:36:00Z">
          <w:r w:rsidR="00542957" w:rsidRPr="00E77497" w:rsidDel="00A360B4">
            <w:delText>PropertyName</w:delText>
          </w:r>
          <w:r w:rsidR="00542957" w:rsidRPr="00E77497" w:rsidDel="00A360B4">
            <w:rPr>
              <w:rFonts w:ascii="Courier New" w:hAnsi="Courier New" w:cs="Courier New"/>
              <w:b/>
              <w:i w:val="0"/>
            </w:rPr>
            <w:delText xml:space="preserve"> : </w:delText>
          </w:r>
        </w:del>
      </w:ins>
      <w:ins w:id="8638" w:author="Allen Wirfs-Brock" w:date="2011-07-11T10:43:00Z">
        <w:del w:id="8639" w:author="Rev 4 Allen Wirfs-Brock" w:date="2011-10-04T14:36:00Z">
          <w:r w:rsidR="00950128" w:rsidRPr="00E77497" w:rsidDel="00A360B4">
            <w:delText>Binding</w:delText>
          </w:r>
        </w:del>
      </w:ins>
      <w:ins w:id="8640" w:author="Allen Wirfs-Brock" w:date="2011-07-11T15:40:00Z">
        <w:del w:id="8641" w:author="Rev 4 Allen Wirfs-Brock" w:date="2011-10-04T14:36:00Z">
          <w:r w:rsidR="00AA404C" w:rsidRPr="00E77497" w:rsidDel="00A360B4">
            <w:delText>Pattern</w:delText>
          </w:r>
        </w:del>
      </w:ins>
      <w:ins w:id="8642" w:author="Rev 3 Allen Wirfs-Brock" w:date="2011-08-31T10:49:00Z">
        <w:del w:id="8643" w:author="Rev 4 Allen Wirfs-Brock" w:date="2011-10-04T14:36:00Z">
          <w:r w:rsidR="007F533A" w:rsidRPr="00E77497" w:rsidDel="00A360B4">
            <w:delText xml:space="preserve"> Initialiser</w:delText>
          </w:r>
          <w:r w:rsidR="007F533A" w:rsidRPr="00E77497" w:rsidDel="00A360B4">
            <w:rPr>
              <w:rFonts w:ascii="Arial" w:hAnsi="Arial" w:cs="Arial"/>
              <w:i w:val="0"/>
              <w:vertAlign w:val="subscript"/>
            </w:rPr>
            <w:delText>opt</w:delText>
          </w:r>
        </w:del>
      </w:ins>
    </w:p>
    <w:p w14:paraId="0C8683ED" w14:textId="77777777" w:rsidR="00542957" w:rsidRPr="00E77497" w:rsidRDefault="00542957" w:rsidP="00542957">
      <w:pPr>
        <w:pStyle w:val="SyntaxRule"/>
        <w:rPr>
          <w:ins w:id="8644" w:author="Allen Wirfs-Brock" w:date="2011-07-11T10:33:00Z"/>
          <w:rFonts w:ascii="Arial" w:hAnsi="Arial"/>
        </w:rPr>
      </w:pPr>
      <w:ins w:id="8645" w:author="Allen Wirfs-Brock" w:date="2011-07-11T10:39:00Z">
        <w:r w:rsidRPr="00E77497">
          <w:t>Binding</w:t>
        </w:r>
      </w:ins>
      <w:ins w:id="8646" w:author="Allen Wirfs-Brock" w:date="2011-07-11T10:33:00Z">
        <w:r w:rsidRPr="00E77497">
          <w:t xml:space="preserve">Element </w:t>
        </w:r>
        <w:r w:rsidRPr="00E77497">
          <w:rPr>
            <w:rFonts w:ascii="Arial" w:hAnsi="Arial"/>
            <w:b/>
            <w:i w:val="0"/>
          </w:rPr>
          <w:t>:</w:t>
        </w:r>
      </w:ins>
    </w:p>
    <w:p w14:paraId="1F7FE521" w14:textId="77777777" w:rsidR="00542957" w:rsidRPr="00E77497" w:rsidRDefault="003F6A3C" w:rsidP="00542957">
      <w:pPr>
        <w:pStyle w:val="SyntaxDefinition"/>
        <w:rPr>
          <w:ins w:id="8647" w:author="Allen Wirfs-Brock" w:date="2011-07-11T10:33:00Z"/>
        </w:rPr>
      </w:pPr>
      <w:ins w:id="8648" w:author="Rev 3 Allen Wirfs-Brock" w:date="2011-09-01T13:46:00Z">
        <w:r w:rsidRPr="00E77497">
          <w:t>SingleNameBinding</w:t>
        </w:r>
      </w:ins>
      <w:ins w:id="8649" w:author="Rev 3 Allen Wirfs-Brock" w:date="2011-08-31T12:14:00Z">
        <w:r w:rsidR="00670A44" w:rsidRPr="00E77497">
          <w:br/>
        </w:r>
      </w:ins>
      <w:ins w:id="8650" w:author="Allen Wirfs-Brock" w:date="2011-07-11T10:33:00Z">
        <w:del w:id="8651" w:author="Rev 3 Allen Wirfs-Brock" w:date="2011-08-31T10:40:00Z">
          <w:r w:rsidR="00542957" w:rsidRPr="00E77497" w:rsidDel="001748F3">
            <w:rPr>
              <w:rFonts w:ascii="Arial" w:hAnsi="Arial" w:cs="Arial"/>
              <w:i w:val="0"/>
              <w:sz w:val="16"/>
              <w:szCs w:val="16"/>
            </w:rPr>
            <w:delText xml:space="preserve"> </w:delText>
          </w:r>
        </w:del>
      </w:ins>
      <w:ins w:id="8652" w:author="Allen Wirfs-Brock" w:date="2011-07-11T10:44:00Z">
        <w:del w:id="8653" w:author="Rev 3 Allen Wirfs-Brock" w:date="2011-08-31T10:40:00Z">
          <w:r w:rsidR="00950128" w:rsidRPr="00E77497" w:rsidDel="001748F3">
            <w:delText>Identifier</w:delText>
          </w:r>
        </w:del>
      </w:ins>
      <w:ins w:id="8654" w:author="Allen Wirfs-Brock" w:date="2011-07-11T10:43:00Z">
        <w:del w:id="8655" w:author="Rev 3 Allen Wirfs-Brock" w:date="2011-08-31T10:40:00Z">
          <w:r w:rsidR="00950128" w:rsidRPr="00E77497" w:rsidDel="001748F3">
            <w:br/>
          </w:r>
        </w:del>
      </w:ins>
      <w:ins w:id="8656" w:author="Allen Wirfs-Brock" w:date="2011-07-11T10:44:00Z">
        <w:r w:rsidR="00950128" w:rsidRPr="00E77497">
          <w:t>BindingPattern</w:t>
        </w:r>
      </w:ins>
      <w:ins w:id="8657" w:author="Rev 3 Allen Wirfs-Brock" w:date="2011-08-31T10:49:00Z">
        <w:r w:rsidR="007F533A" w:rsidRPr="00E77497">
          <w:t xml:space="preserve"> Initialiser</w:t>
        </w:r>
        <w:r w:rsidR="007F533A" w:rsidRPr="00E77497">
          <w:rPr>
            <w:rFonts w:ascii="Arial" w:hAnsi="Arial" w:cs="Arial"/>
            <w:i w:val="0"/>
            <w:vertAlign w:val="subscript"/>
          </w:rPr>
          <w:t>opt</w:t>
        </w:r>
      </w:ins>
    </w:p>
    <w:p w14:paraId="0885E827" w14:textId="77777777" w:rsidR="00670A44" w:rsidRPr="00E77497" w:rsidRDefault="003F6A3C" w:rsidP="00670A44">
      <w:pPr>
        <w:pStyle w:val="SyntaxRule"/>
        <w:rPr>
          <w:ins w:id="8658" w:author="Rev 3 Allen Wirfs-Brock" w:date="2011-08-31T12:06:00Z"/>
          <w:rFonts w:ascii="Arial" w:hAnsi="Arial"/>
        </w:rPr>
      </w:pPr>
      <w:ins w:id="8659" w:author="Rev 3 Allen Wirfs-Brock" w:date="2011-09-01T13:45:00Z">
        <w:r w:rsidRPr="00E77497">
          <w:t>SingleNameBinding</w:t>
        </w:r>
      </w:ins>
      <w:ins w:id="8660" w:author="Rev 3 Allen Wirfs-Brock" w:date="2011-08-31T12:12:00Z">
        <w:r w:rsidR="00670A44" w:rsidRPr="00E77497">
          <w:t xml:space="preserve"> </w:t>
        </w:r>
      </w:ins>
      <w:ins w:id="8661" w:author="Rev 3 Allen Wirfs-Brock" w:date="2011-08-31T12:06:00Z">
        <w:r w:rsidR="00670A44" w:rsidRPr="00E77497">
          <w:t xml:space="preserve"> </w:t>
        </w:r>
        <w:r w:rsidR="00670A44" w:rsidRPr="00E77497">
          <w:rPr>
            <w:rFonts w:ascii="Arial" w:hAnsi="Arial"/>
            <w:b/>
            <w:i w:val="0"/>
          </w:rPr>
          <w:t>:</w:t>
        </w:r>
      </w:ins>
    </w:p>
    <w:p w14:paraId="1427C662" w14:textId="77777777" w:rsidR="00670A44" w:rsidRPr="00E77497" w:rsidRDefault="00D42EB6" w:rsidP="00670A44">
      <w:pPr>
        <w:pStyle w:val="SyntaxDefinition"/>
        <w:rPr>
          <w:ins w:id="8662" w:author="Rev 3 Allen Wirfs-Brock" w:date="2011-08-31T12:07:00Z"/>
        </w:rPr>
      </w:pPr>
      <w:ins w:id="8663" w:author="Rev 3 Allen Wirfs-Brock" w:date="2011-09-22T16:55:00Z">
        <w:r w:rsidRPr="00E77497">
          <w:t>Binding</w:t>
        </w:r>
      </w:ins>
      <w:ins w:id="8664" w:author="Rev 3 Allen Wirfs-Brock" w:date="2011-08-31T12:06:00Z">
        <w:r w:rsidR="00670A44" w:rsidRPr="00E77497">
          <w:t>Identifier Initialiser</w:t>
        </w:r>
        <w:r w:rsidR="00670A44" w:rsidRPr="00E77497">
          <w:rPr>
            <w:rFonts w:ascii="Arial" w:hAnsi="Arial" w:cs="Arial"/>
            <w:i w:val="0"/>
            <w:vertAlign w:val="subscript"/>
          </w:rPr>
          <w:t>opt</w:t>
        </w:r>
      </w:ins>
    </w:p>
    <w:p w14:paraId="54F26981" w14:textId="77777777" w:rsidR="00542957" w:rsidRPr="00E77497" w:rsidRDefault="00542957" w:rsidP="00670A44">
      <w:pPr>
        <w:pStyle w:val="SyntaxRule"/>
        <w:rPr>
          <w:ins w:id="8665" w:author="Allen Wirfs-Brock" w:date="2011-07-11T10:33:00Z"/>
          <w:rFonts w:ascii="Arial" w:hAnsi="Arial"/>
        </w:rPr>
      </w:pPr>
      <w:ins w:id="8666" w:author="Allen Wirfs-Brock" w:date="2011-07-11T10:39:00Z">
        <w:r w:rsidRPr="00E77497">
          <w:t>Binding</w:t>
        </w:r>
      </w:ins>
      <w:ins w:id="8667" w:author="Allen Wirfs-Brock" w:date="2011-07-11T10:33:00Z">
        <w:r w:rsidRPr="00E77497">
          <w:t xml:space="preserve">RestElement </w:t>
        </w:r>
        <w:r w:rsidRPr="00E77497">
          <w:rPr>
            <w:rFonts w:ascii="Arial" w:hAnsi="Arial"/>
            <w:b/>
            <w:i w:val="0"/>
          </w:rPr>
          <w:t>:</w:t>
        </w:r>
      </w:ins>
    </w:p>
    <w:p w14:paraId="72C653C6" w14:textId="77777777" w:rsidR="00542957" w:rsidRPr="00E77497" w:rsidRDefault="00542957" w:rsidP="00542957">
      <w:pPr>
        <w:pStyle w:val="SyntaxDefinition"/>
        <w:rPr>
          <w:ins w:id="8668" w:author="Allen Wirfs-Brock" w:date="2011-07-11T10:33:00Z"/>
        </w:rPr>
      </w:pPr>
      <w:ins w:id="8669" w:author="Allen Wirfs-Brock" w:date="2011-07-11T10:33: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ins>
      <w:ins w:id="8670" w:author="Rev 3 Allen Wirfs-Brock" w:date="2011-09-01T13:47:00Z">
        <w:r w:rsidR="003F6A3C" w:rsidRPr="00E77497">
          <w:t xml:space="preserve">BindingIdentifier  </w:t>
        </w:r>
      </w:ins>
      <w:ins w:id="8671" w:author="Allen Wirfs-Brock" w:date="2011-07-11T10:43:00Z">
        <w:del w:id="8672" w:author="Rev 3 Allen Wirfs-Brock" w:date="2011-09-01T13:47:00Z">
          <w:r w:rsidR="00950128" w:rsidRPr="00E77497" w:rsidDel="003F6A3C">
            <w:delText>Identifier</w:delText>
          </w:r>
        </w:del>
      </w:ins>
    </w:p>
    <w:p w14:paraId="3D88D1EF" w14:textId="77777777" w:rsidR="000D4CC8" w:rsidRPr="00E77497" w:rsidRDefault="000D4CC8" w:rsidP="000D4CC8">
      <w:pPr>
        <w:pStyle w:val="40"/>
        <w:numPr>
          <w:ilvl w:val="0"/>
          <w:numId w:val="0"/>
        </w:numPr>
        <w:rPr>
          <w:ins w:id="8673" w:author="Rev 4 Allen Wirfs-Brock" w:date="2011-10-15T17:53:00Z"/>
        </w:rPr>
      </w:pPr>
      <w:ins w:id="8674" w:author="Rev 4 Allen Wirfs-Brock" w:date="2011-10-15T17:53:00Z">
        <w:r w:rsidRPr="00E77497">
          <w:t>Static Semantics</w:t>
        </w:r>
      </w:ins>
    </w:p>
    <w:p w14:paraId="44EA932B" w14:textId="77777777" w:rsidR="000D4CC8" w:rsidRPr="00E77497" w:rsidRDefault="000D4CC8" w:rsidP="000D4CC8">
      <w:pPr>
        <w:rPr>
          <w:ins w:id="8675" w:author="Rev 4 Allen Wirfs-Brock" w:date="2011-10-15T17:53:00Z"/>
          <w:rFonts w:ascii="Helvetica" w:hAnsi="Helvetica"/>
          <w:b/>
        </w:rPr>
      </w:pPr>
      <w:ins w:id="8676" w:author="Rev 4 Allen Wirfs-Brock" w:date="2011-10-15T17:53:00Z">
        <w:r w:rsidRPr="00E77497">
          <w:rPr>
            <w:rFonts w:ascii="Helvetica" w:hAnsi="Helvetica"/>
            <w:b/>
          </w:rPr>
          <w:t xml:space="preserve">Static Semantics:  </w:t>
        </w:r>
        <w:r w:rsidRPr="00E77497">
          <w:rPr>
            <w:rFonts w:ascii="Helvetica" w:hAnsi="Helvetica"/>
            <w:b/>
            <w:lang w:eastAsia="en-US"/>
          </w:rPr>
          <w:t>BoundNames</w:t>
        </w:r>
      </w:ins>
    </w:p>
    <w:p w14:paraId="761CAE30" w14:textId="77777777" w:rsidR="0058214B" w:rsidRPr="00E77497" w:rsidDel="000D4CC8" w:rsidRDefault="0058214B" w:rsidP="009570BE">
      <w:pPr>
        <w:pStyle w:val="Syntax"/>
        <w:rPr>
          <w:ins w:id="8677" w:author="Rev 3 Allen Wirfs-Brock" w:date="2011-08-31T16:09:00Z"/>
          <w:del w:id="8678" w:author="Rev 4 Allen Wirfs-Brock" w:date="2011-10-15T17:53:00Z"/>
        </w:rPr>
      </w:pPr>
      <w:ins w:id="8679" w:author="Rev 3 Allen Wirfs-Brock" w:date="2011-08-31T16:13:00Z">
        <w:del w:id="8680" w:author="Rev 4 Allen Wirfs-Brock" w:date="2011-10-15T17:53:00Z">
          <w:r w:rsidRPr="00E77497" w:rsidDel="000D4CC8">
            <w:delText>Semantics</w:delText>
          </w:r>
        </w:del>
      </w:ins>
    </w:p>
    <w:p w14:paraId="455351E9" w14:textId="77777777" w:rsidR="004C02EF" w:rsidRPr="00E77497" w:rsidDel="0058214B" w:rsidRDefault="004C02EF" w:rsidP="004C02EF">
      <w:pPr>
        <w:rPr>
          <w:del w:id="8681" w:author="Rev 3 Allen Wirfs-Brock" w:date="2011-08-31T16:12:00Z"/>
        </w:rPr>
      </w:pPr>
      <w:del w:id="8682" w:author="Rev 3 Allen Wirfs-Brock" w:date="2011-08-31T16:12:00Z">
        <w:r w:rsidRPr="00E77497" w:rsidDel="0058214B">
          <w:delText xml:space="preserve">A variable statement declares variables that are created as defined in 10.5. Variables are initialised to </w:delText>
        </w:r>
        <w:r w:rsidRPr="00E77497" w:rsidDel="0058214B">
          <w:rPr>
            <w:b/>
          </w:rPr>
          <w:delText>undefined</w:delText>
        </w:r>
        <w:r w:rsidRPr="00E77497" w:rsidDel="0058214B">
          <w:delText xml:space="preserve"> when created. A variable with an </w:delText>
        </w:r>
        <w:r w:rsidRPr="00E77497" w:rsidDel="0058214B">
          <w:rPr>
            <w:rFonts w:ascii="Times New Roman" w:hAnsi="Times New Roman"/>
            <w:i/>
          </w:rPr>
          <w:delText>Initialiser</w:delText>
        </w:r>
        <w:r w:rsidRPr="00E77497" w:rsidDel="0058214B">
          <w:delText xml:space="preserve"> is assigned the value of its </w:delText>
        </w:r>
        <w:r w:rsidRPr="00E77497" w:rsidDel="0058214B">
          <w:rPr>
            <w:rFonts w:ascii="Times New Roman" w:hAnsi="Times New Roman"/>
            <w:i/>
          </w:rPr>
          <w:delText>AssignmentExpression</w:delText>
        </w:r>
        <w:r w:rsidRPr="00E77497" w:rsidDel="0058214B">
          <w:delText xml:space="preserve"> when the </w:delText>
        </w:r>
        <w:r w:rsidRPr="00E77497" w:rsidDel="0058214B">
          <w:rPr>
            <w:rFonts w:ascii="Times New Roman" w:hAnsi="Times New Roman"/>
            <w:i/>
          </w:rPr>
          <w:delText>VariableStatement</w:delText>
        </w:r>
        <w:r w:rsidRPr="00E77497" w:rsidDel="0058214B">
          <w:delText xml:space="preserve"> is executed, not when the variable is created.</w:delText>
        </w:r>
      </w:del>
    </w:p>
    <w:p w14:paraId="287A35D5" w14:textId="77777777" w:rsidR="004C02EF" w:rsidRPr="00E77497" w:rsidDel="0058214B" w:rsidRDefault="004C02EF" w:rsidP="004C02EF">
      <w:pPr>
        <w:pStyle w:val="Syntax"/>
        <w:rPr>
          <w:del w:id="8683" w:author="Rev 3 Allen Wirfs-Brock" w:date="2011-08-31T16:12:00Z"/>
        </w:rPr>
      </w:pPr>
      <w:del w:id="8684" w:author="Rev 3 Allen Wirfs-Brock" w:date="2011-08-31T16:12:00Z">
        <w:r w:rsidRPr="00E77497" w:rsidDel="0058214B">
          <w:delText>Semantics</w:delText>
        </w:r>
      </w:del>
    </w:p>
    <w:p w14:paraId="736FEC37" w14:textId="77777777" w:rsidR="004C02EF" w:rsidRPr="00E77497" w:rsidDel="0058214B" w:rsidRDefault="004C02EF" w:rsidP="004C02EF">
      <w:pPr>
        <w:rPr>
          <w:del w:id="8685" w:author="Rev 3 Allen Wirfs-Brock" w:date="2011-08-31T16:12:00Z"/>
        </w:rPr>
      </w:pPr>
      <w:del w:id="8686" w:author="Rev 3 Allen Wirfs-Brock" w:date="2011-08-31T16:12:00Z">
        <w:r w:rsidRPr="00E77497" w:rsidDel="0058214B">
          <w:delText xml:space="preserve">The production </w:delText>
        </w:r>
        <w:r w:rsidRPr="00E77497" w:rsidDel="0058214B">
          <w:rPr>
            <w:rFonts w:ascii="Times New Roman" w:hAnsi="Times New Roman"/>
            <w:i/>
          </w:rPr>
          <w:delText xml:space="preserve">VariableStatement </w:delText>
        </w:r>
        <w:r w:rsidRPr="00E77497" w:rsidDel="0058214B">
          <w:rPr>
            <w:b/>
          </w:rPr>
          <w:delText>:</w:delText>
        </w:r>
        <w:r w:rsidRPr="00E77497" w:rsidDel="0058214B">
          <w:rPr>
            <w:rFonts w:ascii="Times New Roman" w:hAnsi="Times New Roman"/>
            <w:i/>
          </w:rPr>
          <w:delText xml:space="preserve"> </w:delText>
        </w:r>
        <w:r w:rsidRPr="00E77497" w:rsidDel="0058214B">
          <w:rPr>
            <w:rFonts w:ascii="Courier New" w:hAnsi="Courier New"/>
            <w:b/>
          </w:rPr>
          <w:delText>var</w:delText>
        </w:r>
        <w:r w:rsidRPr="00E77497" w:rsidDel="0058214B">
          <w:rPr>
            <w:rFonts w:ascii="Times New Roman" w:hAnsi="Times New Roman"/>
            <w:i/>
          </w:rPr>
          <w:delText xml:space="preserve"> VariableDeclarationList </w:delText>
        </w:r>
        <w:r w:rsidRPr="00E77497" w:rsidDel="0058214B">
          <w:rPr>
            <w:rFonts w:ascii="Courier New" w:hAnsi="Courier New"/>
            <w:b/>
          </w:rPr>
          <w:delText>;</w:delText>
        </w:r>
        <w:r w:rsidRPr="00E77497" w:rsidDel="0058214B">
          <w:delText xml:space="preserve"> is evaluated as follows:</w:delText>
        </w:r>
        <w:bookmarkStart w:id="8687" w:name="_Toc382212713"/>
      </w:del>
    </w:p>
    <w:p w14:paraId="27C5F0E5" w14:textId="77777777" w:rsidR="004C02EF" w:rsidRPr="00E77497" w:rsidDel="0058214B" w:rsidRDefault="004C02EF" w:rsidP="006361CF">
      <w:pPr>
        <w:pStyle w:val="Alg2"/>
        <w:numPr>
          <w:ilvl w:val="0"/>
          <w:numId w:val="109"/>
        </w:numPr>
        <w:rPr>
          <w:del w:id="8688" w:author="Rev 3 Allen Wirfs-Brock" w:date="2011-08-31T16:12:00Z"/>
        </w:rPr>
        <w:pPrChange w:id="8689" w:author="Rev 4 Allen Wirfs-Brock" w:date="2011-11-07T12:16:00Z">
          <w:pPr>
            <w:pStyle w:val="Alg2"/>
            <w:numPr>
              <w:numId w:val="112"/>
            </w:numPr>
            <w:tabs>
              <w:tab w:val="num" w:pos="360"/>
            </w:tabs>
            <w:ind w:left="360" w:hanging="360"/>
          </w:pPr>
        </w:pPrChange>
      </w:pPr>
      <w:del w:id="8690" w:author="Rev 3 Allen Wirfs-Brock" w:date="2011-08-31T16:12:00Z">
        <w:r w:rsidRPr="00E77497" w:rsidDel="0058214B">
          <w:delText xml:space="preserve">Evaluate </w:delText>
        </w:r>
        <w:r w:rsidRPr="00E77497" w:rsidDel="0058214B">
          <w:rPr>
            <w:i/>
          </w:rPr>
          <w:delText>VariableDeclarationList</w:delText>
        </w:r>
        <w:bookmarkEnd w:id="8687"/>
        <w:r w:rsidRPr="00E77497" w:rsidDel="0058214B">
          <w:delText>.</w:delText>
        </w:r>
      </w:del>
    </w:p>
    <w:p w14:paraId="6FB73EDB" w14:textId="77777777" w:rsidR="004C02EF" w:rsidRPr="00E77497" w:rsidDel="0058214B" w:rsidRDefault="004C02EF" w:rsidP="006361CF">
      <w:pPr>
        <w:pStyle w:val="Alg2"/>
        <w:numPr>
          <w:ilvl w:val="0"/>
          <w:numId w:val="109"/>
        </w:numPr>
        <w:spacing w:after="220"/>
        <w:rPr>
          <w:del w:id="8691" w:author="Rev 3 Allen Wirfs-Brock" w:date="2011-08-31T16:12:00Z"/>
        </w:rPr>
        <w:pPrChange w:id="8692" w:author="Rev 4 Allen Wirfs-Brock" w:date="2011-11-07T12:16:00Z">
          <w:pPr>
            <w:pStyle w:val="Alg2"/>
            <w:numPr>
              <w:numId w:val="112"/>
            </w:numPr>
            <w:tabs>
              <w:tab w:val="num" w:pos="360"/>
            </w:tabs>
            <w:spacing w:after="220"/>
            <w:ind w:left="360" w:hanging="360"/>
          </w:pPr>
        </w:pPrChange>
      </w:pPr>
      <w:del w:id="8693" w:author="Rev 3 Allen Wirfs-Brock" w:date="2011-08-31T16:12:00Z">
        <w:r w:rsidRPr="00E77497" w:rsidDel="0058214B">
          <w:delText>Return (</w:delText>
        </w:r>
        <w:r w:rsidRPr="00E77497" w:rsidDel="0058214B">
          <w:rPr>
            <w:rFonts w:ascii="Arial" w:hAnsi="Arial" w:cs="Arial"/>
          </w:rPr>
          <w:delText>normal</w:delText>
        </w:r>
        <w:r w:rsidRPr="00E77497" w:rsidDel="0058214B">
          <w:delText xml:space="preserve">, </w:delText>
        </w:r>
        <w:r w:rsidRPr="00E77497" w:rsidDel="0058214B">
          <w:rPr>
            <w:rFonts w:ascii="Arial" w:hAnsi="Arial" w:cs="Arial"/>
          </w:rPr>
          <w:delText>empty</w:delText>
        </w:r>
        <w:r w:rsidRPr="00E77497" w:rsidDel="0058214B">
          <w:delText xml:space="preserve">, </w:delText>
        </w:r>
        <w:r w:rsidRPr="00E77497" w:rsidDel="0058214B">
          <w:rPr>
            <w:rFonts w:ascii="Arial" w:hAnsi="Arial" w:cs="Arial"/>
          </w:rPr>
          <w:delText>empty</w:delText>
        </w:r>
        <w:r w:rsidRPr="00E77497" w:rsidDel="0058214B">
          <w:delText>).</w:delText>
        </w:r>
      </w:del>
    </w:p>
    <w:p w14:paraId="63F34434" w14:textId="77777777" w:rsidR="004C02EF" w:rsidRPr="00E77497" w:rsidDel="0058214B" w:rsidRDefault="004C02EF" w:rsidP="004C02EF">
      <w:pPr>
        <w:rPr>
          <w:del w:id="8694" w:author="Rev 3 Allen Wirfs-Brock" w:date="2011-08-31T16:12:00Z"/>
        </w:rPr>
      </w:pPr>
      <w:del w:id="8695"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rPr>
            <w:rStyle w:val="bnf"/>
          </w:rPr>
          <w:delText>VariableDeclaration</w:delText>
        </w:r>
        <w:r w:rsidRPr="00E77497" w:rsidDel="0058214B">
          <w:delText xml:space="preserve"> is evaluated as follows:</w:delText>
        </w:r>
      </w:del>
    </w:p>
    <w:p w14:paraId="068C676B" w14:textId="77777777" w:rsidR="004C02EF" w:rsidRPr="00E77497" w:rsidDel="0058214B" w:rsidRDefault="004C02EF" w:rsidP="006361CF">
      <w:pPr>
        <w:pStyle w:val="Alg2"/>
        <w:numPr>
          <w:ilvl w:val="0"/>
          <w:numId w:val="110"/>
        </w:numPr>
        <w:spacing w:after="220"/>
        <w:rPr>
          <w:del w:id="8696" w:author="Rev 3 Allen Wirfs-Brock" w:date="2011-08-31T16:12:00Z"/>
        </w:rPr>
        <w:pPrChange w:id="8697" w:author="Rev 4 Allen Wirfs-Brock" w:date="2011-11-07T12:16:00Z">
          <w:pPr>
            <w:pStyle w:val="Alg2"/>
            <w:numPr>
              <w:numId w:val="113"/>
            </w:numPr>
            <w:tabs>
              <w:tab w:val="num" w:pos="360"/>
            </w:tabs>
            <w:spacing w:after="220"/>
            <w:ind w:left="360" w:hanging="360"/>
          </w:pPr>
        </w:pPrChange>
      </w:pPr>
      <w:del w:id="8698" w:author="Rev 3 Allen Wirfs-Brock" w:date="2011-08-31T16:12:00Z">
        <w:r w:rsidRPr="00E77497" w:rsidDel="0058214B">
          <w:delText xml:space="preserve">Evaluate </w:delText>
        </w:r>
        <w:r w:rsidRPr="00E77497" w:rsidDel="0058214B">
          <w:rPr>
            <w:i/>
          </w:rPr>
          <w:delText>VariableDeclaration</w:delText>
        </w:r>
        <w:r w:rsidRPr="00E77497" w:rsidDel="0058214B">
          <w:delText>.</w:delText>
        </w:r>
      </w:del>
    </w:p>
    <w:p w14:paraId="53683642" w14:textId="77777777" w:rsidR="004C02EF" w:rsidRPr="00E77497" w:rsidDel="0058214B" w:rsidRDefault="004C02EF" w:rsidP="004C02EF">
      <w:pPr>
        <w:rPr>
          <w:del w:id="8699" w:author="Rev 3 Allen Wirfs-Brock" w:date="2011-08-31T16:12:00Z"/>
        </w:rPr>
      </w:pPr>
      <w:del w:id="8700"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delText xml:space="preserve"> </w:delText>
        </w:r>
        <w:r w:rsidRPr="00E77497" w:rsidDel="0058214B">
          <w:rPr>
            <w:rStyle w:val="bnf"/>
          </w:rPr>
          <w:delText>VariableDeclarationList</w:delText>
        </w:r>
        <w:r w:rsidRPr="00E77497" w:rsidDel="0058214B">
          <w:delText xml:space="preserve"> </w:delText>
        </w:r>
        <w:r w:rsidRPr="00E77497" w:rsidDel="0058214B">
          <w:rPr>
            <w:rFonts w:ascii="Courier New" w:hAnsi="Courier New"/>
            <w:b/>
          </w:rPr>
          <w:delText>,</w:delText>
        </w:r>
        <w:r w:rsidRPr="00E77497" w:rsidDel="0058214B">
          <w:delText xml:space="preserve"> </w:delText>
        </w:r>
        <w:r w:rsidRPr="00E77497" w:rsidDel="0058214B">
          <w:rPr>
            <w:rStyle w:val="bnf"/>
          </w:rPr>
          <w:delText>VariableDeclaration</w:delText>
        </w:r>
        <w:r w:rsidRPr="00E77497" w:rsidDel="0058214B">
          <w:delText xml:space="preserve"> is evaluated as follows:</w:delText>
        </w:r>
        <w:bookmarkStart w:id="8701" w:name="_Toc382212714"/>
      </w:del>
    </w:p>
    <w:p w14:paraId="5FF65944" w14:textId="77777777" w:rsidR="004C02EF" w:rsidRPr="00E77497" w:rsidDel="0058214B" w:rsidRDefault="004C02EF" w:rsidP="006361CF">
      <w:pPr>
        <w:pStyle w:val="Alg2"/>
        <w:keepNext/>
        <w:numPr>
          <w:ilvl w:val="0"/>
          <w:numId w:val="111"/>
        </w:numPr>
        <w:rPr>
          <w:del w:id="8702" w:author="Rev 3 Allen Wirfs-Brock" w:date="2011-08-31T16:12:00Z"/>
        </w:rPr>
        <w:pPrChange w:id="8703" w:author="Rev 4 Allen Wirfs-Brock" w:date="2011-11-07T12:16:00Z">
          <w:pPr>
            <w:pStyle w:val="Alg2"/>
            <w:keepNext/>
            <w:numPr>
              <w:numId w:val="114"/>
            </w:numPr>
            <w:tabs>
              <w:tab w:val="num" w:pos="360"/>
            </w:tabs>
            <w:ind w:left="360" w:hanging="360"/>
          </w:pPr>
        </w:pPrChange>
      </w:pPr>
      <w:del w:id="8704" w:author="Rev 3 Allen Wirfs-Brock" w:date="2011-08-31T16:12:00Z">
        <w:r w:rsidRPr="00E77497" w:rsidDel="0058214B">
          <w:delText xml:space="preserve">Evaluate </w:delText>
        </w:r>
        <w:r w:rsidRPr="00E77497" w:rsidDel="0058214B">
          <w:rPr>
            <w:i/>
          </w:rPr>
          <w:delText>VariableDeclarationList</w:delText>
        </w:r>
        <w:bookmarkEnd w:id="8701"/>
        <w:r w:rsidRPr="00E77497" w:rsidDel="0058214B">
          <w:delText>.</w:delText>
        </w:r>
        <w:bookmarkStart w:id="8705" w:name="_Toc382212715"/>
      </w:del>
    </w:p>
    <w:p w14:paraId="08CB7700" w14:textId="77777777" w:rsidR="004C02EF" w:rsidRPr="00E77497" w:rsidDel="0058214B" w:rsidRDefault="004C02EF" w:rsidP="006361CF">
      <w:pPr>
        <w:pStyle w:val="Alg2"/>
        <w:numPr>
          <w:ilvl w:val="0"/>
          <w:numId w:val="111"/>
        </w:numPr>
        <w:spacing w:after="220"/>
        <w:rPr>
          <w:del w:id="8706" w:author="Rev 3 Allen Wirfs-Brock" w:date="2011-08-31T16:12:00Z"/>
        </w:rPr>
        <w:pPrChange w:id="8707" w:author="Rev 4 Allen Wirfs-Brock" w:date="2011-11-07T12:16:00Z">
          <w:pPr>
            <w:pStyle w:val="Alg2"/>
            <w:numPr>
              <w:numId w:val="114"/>
            </w:numPr>
            <w:tabs>
              <w:tab w:val="num" w:pos="360"/>
            </w:tabs>
            <w:spacing w:after="220"/>
            <w:ind w:left="360" w:hanging="360"/>
          </w:pPr>
        </w:pPrChange>
      </w:pPr>
      <w:del w:id="8708" w:author="Rev 3 Allen Wirfs-Brock" w:date="2011-08-31T16:12:00Z">
        <w:r w:rsidRPr="00E77497" w:rsidDel="0058214B">
          <w:delText xml:space="preserve">Evaluate </w:delText>
        </w:r>
        <w:r w:rsidRPr="00E77497" w:rsidDel="0058214B">
          <w:rPr>
            <w:i/>
          </w:rPr>
          <w:delText>VariableDeclaration</w:delText>
        </w:r>
        <w:bookmarkEnd w:id="8705"/>
        <w:r w:rsidRPr="00E77497" w:rsidDel="0058214B">
          <w:delText>.</w:delText>
        </w:r>
      </w:del>
    </w:p>
    <w:p w14:paraId="00A0E0B1" w14:textId="77777777" w:rsidR="004C02EF" w:rsidRPr="00E77497" w:rsidDel="006A0081" w:rsidRDefault="004C02EF" w:rsidP="004C02EF">
      <w:pPr>
        <w:rPr>
          <w:del w:id="8709" w:author="Rev 3 Allen Wirfs-Brock" w:date="2011-09-01T11:08:00Z"/>
        </w:rPr>
      </w:pPr>
      <w:del w:id="8710" w:author="Rev 3 Allen Wirfs-Brock" w:date="2011-09-01T11:08:00Z">
        <w:r w:rsidRPr="00E77497" w:rsidDel="006A0081">
          <w:delText xml:space="preserve">The production </w:delText>
        </w:r>
        <w:r w:rsidRPr="00E77497" w:rsidDel="006A0081">
          <w:rPr>
            <w:rFonts w:ascii="Times New Roman" w:hAnsi="Times New Roman"/>
            <w:i/>
          </w:rPr>
          <w:delText xml:space="preserve">VariableDeclaration </w:delText>
        </w:r>
        <w:r w:rsidRPr="00E77497" w:rsidDel="006A0081">
          <w:rPr>
            <w:b/>
          </w:rPr>
          <w:delText>:</w:delText>
        </w:r>
        <w:r w:rsidRPr="00E77497" w:rsidDel="006A0081">
          <w:rPr>
            <w:rFonts w:ascii="Times New Roman" w:hAnsi="Times New Roman"/>
            <w:i/>
          </w:rPr>
          <w:delText xml:space="preserve"> Identifier</w:delText>
        </w:r>
        <w:r w:rsidRPr="00E77497" w:rsidDel="006A0081">
          <w:delText xml:space="preserve"> is evaluated as follows:</w:delText>
        </w:r>
      </w:del>
    </w:p>
    <w:p w14:paraId="36D8A7CA" w14:textId="77777777" w:rsidR="004C02EF" w:rsidRPr="00E77497" w:rsidDel="006A0081" w:rsidRDefault="004C02EF" w:rsidP="006361CF">
      <w:pPr>
        <w:pStyle w:val="Alg2"/>
        <w:numPr>
          <w:ilvl w:val="0"/>
          <w:numId w:val="112"/>
        </w:numPr>
        <w:spacing w:after="220"/>
        <w:rPr>
          <w:del w:id="8711" w:author="Rev 3 Allen Wirfs-Brock" w:date="2011-09-01T11:08:00Z"/>
        </w:rPr>
        <w:pPrChange w:id="8712" w:author="Rev 4 Allen Wirfs-Brock" w:date="2011-11-07T12:16:00Z">
          <w:pPr>
            <w:pStyle w:val="Alg2"/>
            <w:numPr>
              <w:numId w:val="115"/>
            </w:numPr>
            <w:tabs>
              <w:tab w:val="num" w:pos="360"/>
            </w:tabs>
            <w:spacing w:after="220"/>
            <w:ind w:left="360" w:hanging="360"/>
          </w:pPr>
        </w:pPrChange>
      </w:pPr>
      <w:del w:id="8713"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del>
    </w:p>
    <w:p w14:paraId="30A9C0C9" w14:textId="77777777" w:rsidR="004C02EF" w:rsidRPr="00E77497" w:rsidDel="006A0081" w:rsidRDefault="004C02EF" w:rsidP="004C02EF">
      <w:pPr>
        <w:rPr>
          <w:del w:id="8714" w:author="Rev 3 Allen Wirfs-Brock" w:date="2011-09-01T11:08:00Z"/>
        </w:rPr>
      </w:pPr>
      <w:del w:id="8715" w:author="Rev 3 Allen Wirfs-Brock" w:date="2011-09-01T11:08:00Z">
        <w:r w:rsidRPr="00E77497" w:rsidDel="006A0081">
          <w:delText xml:space="preserve">The production </w:delText>
        </w:r>
        <w:r w:rsidRPr="00E77497" w:rsidDel="006A0081">
          <w:rPr>
            <w:rFonts w:ascii="Times New Roman" w:hAnsi="Times New Roman"/>
            <w:i/>
          </w:rPr>
          <w:delText>VariableDeclaration</w:delText>
        </w:r>
        <w:r w:rsidRPr="00E77497" w:rsidDel="006A0081">
          <w:delText xml:space="preserve"> </w:delText>
        </w:r>
        <w:r w:rsidRPr="00E77497" w:rsidDel="006A0081">
          <w:rPr>
            <w:b/>
          </w:rPr>
          <w:delText>:</w:delText>
        </w:r>
        <w:r w:rsidRPr="00E77497" w:rsidDel="006A0081">
          <w:delText xml:space="preserve"> </w:delText>
        </w:r>
        <w:r w:rsidRPr="00E77497" w:rsidDel="006A0081">
          <w:rPr>
            <w:rFonts w:ascii="Times New Roman" w:hAnsi="Times New Roman"/>
            <w:i/>
          </w:rPr>
          <w:delText>Identifier Initialiser</w:delText>
        </w:r>
        <w:r w:rsidRPr="00E77497" w:rsidDel="006A0081">
          <w:delText xml:space="preserve"> is evaluated as follows:</w:delText>
        </w:r>
        <w:bookmarkStart w:id="8716" w:name="_Toc382212716"/>
      </w:del>
    </w:p>
    <w:p w14:paraId="7B559A22" w14:textId="77777777" w:rsidR="004C02EF" w:rsidRPr="00E77497" w:rsidDel="006A0081" w:rsidRDefault="004C02EF" w:rsidP="006361CF">
      <w:pPr>
        <w:pStyle w:val="Alg2"/>
        <w:numPr>
          <w:ilvl w:val="0"/>
          <w:numId w:val="113"/>
        </w:numPr>
        <w:rPr>
          <w:del w:id="8717" w:author="Rev 3 Allen Wirfs-Brock" w:date="2011-09-01T11:08:00Z"/>
        </w:rPr>
        <w:pPrChange w:id="8718" w:author="Rev 4 Allen Wirfs-Brock" w:date="2011-11-07T12:16:00Z">
          <w:pPr>
            <w:pStyle w:val="Alg2"/>
            <w:numPr>
              <w:numId w:val="116"/>
            </w:numPr>
            <w:tabs>
              <w:tab w:val="num" w:pos="360"/>
            </w:tabs>
            <w:ind w:left="360" w:hanging="360"/>
          </w:pPr>
        </w:pPrChange>
      </w:pPr>
      <w:del w:id="8719" w:author="Rev 3 Allen Wirfs-Brock" w:date="2011-09-01T11:08:00Z">
        <w:r w:rsidRPr="00E77497" w:rsidDel="006A0081">
          <w:delText xml:space="preserve">Let </w:delText>
        </w:r>
        <w:r w:rsidRPr="00E77497" w:rsidDel="006A0081">
          <w:rPr>
            <w:i/>
          </w:rPr>
          <w:delText>lhs</w:delText>
        </w:r>
        <w:r w:rsidRPr="00E77497" w:rsidDel="006A0081">
          <w:delText xml:space="preserve"> be the result of evaluating </w:delText>
        </w:r>
        <w:r w:rsidRPr="00E77497" w:rsidDel="006A0081">
          <w:rPr>
            <w:i/>
          </w:rPr>
          <w:delText>Identifie</w:delText>
        </w:r>
        <w:bookmarkEnd w:id="8716"/>
        <w:r w:rsidRPr="00E77497" w:rsidDel="006A0081">
          <w:rPr>
            <w:i/>
          </w:rPr>
          <w:delText>r</w:delText>
        </w:r>
        <w:r w:rsidRPr="00E77497" w:rsidDel="006A0081">
          <w:delText xml:space="preserve"> as described in 11.1.2.</w:delText>
        </w:r>
        <w:bookmarkStart w:id="8720" w:name="_Toc382212717"/>
      </w:del>
    </w:p>
    <w:p w14:paraId="1E07169F" w14:textId="77777777" w:rsidR="004C02EF" w:rsidRPr="00E77497" w:rsidDel="006A0081" w:rsidRDefault="004C02EF" w:rsidP="006361CF">
      <w:pPr>
        <w:pStyle w:val="Alg2"/>
        <w:numPr>
          <w:ilvl w:val="0"/>
          <w:numId w:val="113"/>
        </w:numPr>
        <w:rPr>
          <w:del w:id="8721" w:author="Rev 3 Allen Wirfs-Brock" w:date="2011-09-01T11:08:00Z"/>
        </w:rPr>
        <w:pPrChange w:id="8722" w:author="Rev 4 Allen Wirfs-Brock" w:date="2011-11-07T12:16:00Z">
          <w:pPr>
            <w:pStyle w:val="Alg2"/>
            <w:numPr>
              <w:numId w:val="116"/>
            </w:numPr>
            <w:tabs>
              <w:tab w:val="num" w:pos="360"/>
            </w:tabs>
            <w:ind w:left="360" w:hanging="360"/>
          </w:pPr>
        </w:pPrChange>
      </w:pPr>
      <w:del w:id="8723" w:author="Rev 3 Allen Wirfs-Brock" w:date="2011-09-01T11:08:00Z">
        <w:r w:rsidRPr="00E77497" w:rsidDel="006A0081">
          <w:delText xml:space="preserve">Let </w:delText>
        </w:r>
        <w:r w:rsidRPr="00E77497" w:rsidDel="006A0081">
          <w:rPr>
            <w:i/>
          </w:rPr>
          <w:delText xml:space="preserve">rhs </w:delText>
        </w:r>
        <w:r w:rsidRPr="00E77497" w:rsidDel="006A0081">
          <w:delText xml:space="preserve">be the result of evaluating </w:delText>
        </w:r>
        <w:r w:rsidRPr="00E77497" w:rsidDel="006A0081">
          <w:rPr>
            <w:i/>
          </w:rPr>
          <w:delText>Initialiser</w:delText>
        </w:r>
        <w:bookmarkEnd w:id="8720"/>
        <w:r w:rsidRPr="00E77497" w:rsidDel="006A0081">
          <w:delText>.</w:delText>
        </w:r>
        <w:bookmarkStart w:id="8724" w:name="_Toc382212718"/>
      </w:del>
    </w:p>
    <w:p w14:paraId="10FB8671" w14:textId="77777777" w:rsidR="004C02EF" w:rsidRPr="00E77497" w:rsidDel="006A0081" w:rsidRDefault="004C02EF" w:rsidP="006361CF">
      <w:pPr>
        <w:pStyle w:val="Alg2"/>
        <w:numPr>
          <w:ilvl w:val="0"/>
          <w:numId w:val="113"/>
        </w:numPr>
        <w:rPr>
          <w:del w:id="8725" w:author="Rev 3 Allen Wirfs-Brock" w:date="2011-09-01T11:08:00Z"/>
        </w:rPr>
        <w:pPrChange w:id="8726" w:author="Rev 4 Allen Wirfs-Brock" w:date="2011-11-07T12:16:00Z">
          <w:pPr>
            <w:pStyle w:val="Alg2"/>
            <w:numPr>
              <w:numId w:val="116"/>
            </w:numPr>
            <w:tabs>
              <w:tab w:val="num" w:pos="360"/>
            </w:tabs>
            <w:ind w:left="360" w:hanging="360"/>
          </w:pPr>
        </w:pPrChange>
      </w:pPr>
      <w:del w:id="8727" w:author="Rev 3 Allen Wirfs-Brock" w:date="2011-09-01T11:08:00Z">
        <w:r w:rsidRPr="00E77497" w:rsidDel="006A0081">
          <w:delText xml:space="preserve">Let </w:delText>
        </w:r>
        <w:r w:rsidRPr="00E77497" w:rsidDel="006A0081">
          <w:rPr>
            <w:i/>
          </w:rPr>
          <w:delText xml:space="preserve">value </w:delText>
        </w:r>
        <w:r w:rsidRPr="00E77497" w:rsidDel="006A0081">
          <w:delText>be GetValue(</w:delText>
        </w:r>
        <w:r w:rsidRPr="00E77497" w:rsidDel="006A0081">
          <w:rPr>
            <w:i/>
          </w:rPr>
          <w:delText>rhs</w:delText>
        </w:r>
        <w:r w:rsidRPr="00E77497" w:rsidDel="006A0081">
          <w:delText>)</w:delText>
        </w:r>
        <w:bookmarkEnd w:id="8724"/>
        <w:r w:rsidRPr="00E77497" w:rsidDel="006A0081">
          <w:delText>.</w:delText>
        </w:r>
        <w:bookmarkStart w:id="8728" w:name="_Toc382212719"/>
      </w:del>
    </w:p>
    <w:p w14:paraId="1C6144C4" w14:textId="77777777" w:rsidR="004C02EF" w:rsidRPr="00E77497" w:rsidDel="006A0081" w:rsidRDefault="004C02EF" w:rsidP="006361CF">
      <w:pPr>
        <w:pStyle w:val="Alg2"/>
        <w:numPr>
          <w:ilvl w:val="0"/>
          <w:numId w:val="113"/>
        </w:numPr>
        <w:jc w:val="left"/>
        <w:rPr>
          <w:del w:id="8729" w:author="Rev 3 Allen Wirfs-Brock" w:date="2011-09-01T11:08:00Z"/>
        </w:rPr>
        <w:pPrChange w:id="8730" w:author="Rev 4 Allen Wirfs-Brock" w:date="2011-11-07T12:16:00Z">
          <w:pPr>
            <w:pStyle w:val="Alg2"/>
            <w:numPr>
              <w:numId w:val="116"/>
            </w:numPr>
            <w:tabs>
              <w:tab w:val="num" w:pos="360"/>
            </w:tabs>
            <w:ind w:left="360" w:hanging="360"/>
            <w:jc w:val="left"/>
          </w:pPr>
        </w:pPrChange>
      </w:pPr>
      <w:del w:id="8731" w:author="Rev 3 Allen Wirfs-Brock" w:date="2011-09-01T11:08:00Z">
        <w:r w:rsidRPr="00E77497" w:rsidDel="006A0081">
          <w:delText>Call PutValue(</w:delText>
        </w:r>
        <w:r w:rsidRPr="00E77497" w:rsidDel="006A0081">
          <w:rPr>
            <w:i/>
          </w:rPr>
          <w:delText>lhs</w:delText>
        </w:r>
        <w:r w:rsidRPr="00E77497" w:rsidDel="006A0081">
          <w:delText xml:space="preserve">, </w:delText>
        </w:r>
        <w:r w:rsidRPr="00E77497" w:rsidDel="006A0081">
          <w:rPr>
            <w:i/>
          </w:rPr>
          <w:delText>value</w:delText>
        </w:r>
        <w:r w:rsidRPr="00E77497" w:rsidDel="006A0081">
          <w:delText>).</w:delText>
        </w:r>
      </w:del>
    </w:p>
    <w:bookmarkEnd w:id="8728"/>
    <w:p w14:paraId="5A97D105" w14:textId="77777777" w:rsidR="004C02EF" w:rsidRPr="00E77497" w:rsidDel="006A0081" w:rsidRDefault="004C02EF" w:rsidP="006361CF">
      <w:pPr>
        <w:pStyle w:val="Alg2"/>
        <w:numPr>
          <w:ilvl w:val="0"/>
          <w:numId w:val="113"/>
        </w:numPr>
        <w:spacing w:after="220"/>
        <w:rPr>
          <w:del w:id="8732" w:author="Rev 3 Allen Wirfs-Brock" w:date="2011-09-01T11:08:00Z"/>
        </w:rPr>
        <w:pPrChange w:id="8733" w:author="Rev 4 Allen Wirfs-Brock" w:date="2011-11-07T12:16:00Z">
          <w:pPr>
            <w:pStyle w:val="Alg2"/>
            <w:numPr>
              <w:numId w:val="116"/>
            </w:numPr>
            <w:tabs>
              <w:tab w:val="num" w:pos="360"/>
            </w:tabs>
            <w:spacing w:after="220"/>
            <w:ind w:left="360" w:hanging="360"/>
          </w:pPr>
        </w:pPrChange>
      </w:pPr>
      <w:del w:id="8734"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bookmarkStart w:id="8735" w:name="_Ref381185764"/>
        <w:bookmarkStart w:id="8736" w:name="_Toc381513712"/>
        <w:bookmarkStart w:id="8737" w:name="_Toc375031199"/>
        <w:bookmarkStart w:id="8738" w:name="_Ref381175098"/>
      </w:del>
    </w:p>
    <w:p w14:paraId="0D3A810A" w14:textId="77777777" w:rsidR="004C02EF" w:rsidRPr="00E77497" w:rsidDel="006A0081" w:rsidRDefault="004C02EF" w:rsidP="004C02EF">
      <w:pPr>
        <w:pStyle w:val="Note"/>
        <w:rPr>
          <w:del w:id="8739" w:author="Rev 3 Allen Wirfs-Brock" w:date="2011-09-01T11:08:00Z"/>
        </w:rPr>
      </w:pPr>
      <w:del w:id="8740" w:author="Rev 3 Allen Wirfs-Brock" w:date="2011-09-01T11:08:00Z">
        <w:r w:rsidRPr="00E77497" w:rsidDel="006A0081">
          <w:delText>NOTE</w:delText>
        </w:r>
      </w:del>
      <w:ins w:id="8741" w:author="Allen Wirfs-Brock rev2" w:date="2011-07-20T13:44:00Z">
        <w:del w:id="8742" w:author="Rev 3 Allen Wirfs-Brock" w:date="2011-09-01T11:08:00Z">
          <w:r w:rsidR="00920F94" w:rsidRPr="00E77497" w:rsidDel="006A0081">
            <w:delText xml:space="preserve"> 1</w:delText>
          </w:r>
        </w:del>
      </w:ins>
      <w:del w:id="8743" w:author="Rev 3 Allen Wirfs-Brock" w:date="2011-09-01T11:08:00Z">
        <w:r w:rsidRPr="00E77497" w:rsidDel="006A0081">
          <w:tab/>
          <w:delText xml:space="preserve">The String value of a </w:delText>
        </w:r>
        <w:r w:rsidRPr="00E77497" w:rsidDel="006A0081">
          <w:rPr>
            <w:rStyle w:val="bnf"/>
          </w:rPr>
          <w:delText>VariableDeclaration</w:delText>
        </w:r>
        <w:r w:rsidRPr="00E77497" w:rsidDel="006A0081">
          <w:delText xml:space="preserve"> is used in the evaluation of for-in statements (12.6.4).</w:delText>
        </w:r>
      </w:del>
    </w:p>
    <w:p w14:paraId="18751668" w14:textId="77777777" w:rsidR="00473B27" w:rsidRPr="009C202C" w:rsidDel="006A0081" w:rsidRDefault="00920F94" w:rsidP="00C7794D">
      <w:pPr>
        <w:pStyle w:val="Note"/>
        <w:rPr>
          <w:del w:id="8744" w:author="Rev 3 Allen Wirfs-Brock" w:date="2011-09-01T11:08:00Z"/>
          <w:szCs w:val="18"/>
        </w:rPr>
      </w:pPr>
      <w:ins w:id="8745" w:author="Allen Wirfs-Brock rev2" w:date="2011-07-20T13:45:00Z">
        <w:del w:id="8746" w:author="Rev 3 Allen Wirfs-Brock" w:date="2011-09-01T11:08:00Z">
          <w:r w:rsidRPr="00E77497" w:rsidDel="006A0081">
            <w:delText>NOTE 2</w:delText>
          </w:r>
          <w:r w:rsidRPr="00E77497" w:rsidDel="006A0081">
            <w:rPr>
              <w:szCs w:val="18"/>
            </w:rPr>
            <w:tab/>
          </w:r>
        </w:del>
      </w:ins>
      <w:del w:id="8747" w:author="Rev 3 Allen Wirfs-Brock" w:date="2011-09-01T11:08:00Z">
        <w:r w:rsidR="004C02EF" w:rsidRPr="00E77497" w:rsidDel="006A0081">
          <w:rPr>
            <w:szCs w:val="18"/>
          </w:rPr>
          <w:delText xml:space="preserve">If a </w:delText>
        </w:r>
        <w:r w:rsidR="004C02EF" w:rsidRPr="00E77497" w:rsidDel="006A0081">
          <w:rPr>
            <w:rStyle w:val="bnf"/>
            <w:szCs w:val="18"/>
          </w:rPr>
          <w:delText>VariableDeclaration</w:delText>
        </w:r>
        <w:r w:rsidR="004C02EF" w:rsidRPr="00E77497" w:rsidDel="006A0081">
          <w:rPr>
            <w:szCs w:val="18"/>
          </w:rPr>
          <w:delText xml:space="preserve"> is </w:delText>
        </w:r>
        <w:r w:rsidR="004C02EF" w:rsidRPr="00E77497" w:rsidDel="006A0081">
          <w:delText>nested</w:delText>
        </w:r>
        <w:r w:rsidR="004C02EF" w:rsidRPr="00E77497" w:rsidDel="006A0081">
          <w:rPr>
            <w:szCs w:val="18"/>
          </w:rPr>
          <w:delText xml:space="preserve"> within a with statement and the </w:delText>
        </w:r>
        <w:r w:rsidR="004C02EF" w:rsidRPr="00C7794D" w:rsidDel="006A0081">
          <w:rPr>
            <w:i/>
            <w:szCs w:val="18"/>
          </w:rPr>
          <w:delText>Identifier</w:delText>
        </w:r>
        <w:r w:rsidR="004C02EF" w:rsidRPr="004D1BD1" w:rsidDel="006A0081">
          <w:rPr>
            <w:szCs w:val="18"/>
          </w:rPr>
          <w:delText xml:space="preserve"> in the </w:delText>
        </w:r>
        <w:r w:rsidR="004C02EF" w:rsidRPr="003B4312" w:rsidDel="006A0081">
          <w:rPr>
            <w:rStyle w:val="bnf"/>
            <w:szCs w:val="18"/>
          </w:rPr>
          <w:delText>VariableDeclaration</w:delText>
        </w:r>
        <w:r w:rsidR="004C02EF" w:rsidRPr="006B6D0A"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6B6D0A" w:rsidDel="006A0081">
          <w:rPr>
            <w:rStyle w:val="bnf"/>
            <w:szCs w:val="18"/>
          </w:rPr>
          <w:delText>Identifier</w:delText>
        </w:r>
        <w:r w:rsidR="004C02EF" w:rsidRPr="00E65A34" w:rsidDel="006A0081">
          <w:rPr>
            <w:szCs w:val="18"/>
          </w:rPr>
          <w:delText>.</w:delText>
        </w:r>
      </w:del>
    </w:p>
    <w:p w14:paraId="5EE948FB" w14:textId="77777777" w:rsidR="004C02EF" w:rsidRPr="00E77497" w:rsidDel="000103D2" w:rsidRDefault="004C02EF" w:rsidP="004C02EF">
      <w:pPr>
        <w:rPr>
          <w:del w:id="8748" w:author="Rev 3 Allen Wirfs-Brock" w:date="2011-09-09T13:56:00Z"/>
        </w:rPr>
      </w:pPr>
      <w:del w:id="8749" w:author="Rev 3 Allen Wirfs-Brock" w:date="2011-09-09T13:56:00Z">
        <w:r w:rsidRPr="00B820AB" w:rsidDel="000103D2">
          <w:delText xml:space="preserve">The production </w:delText>
        </w:r>
        <w:r w:rsidRPr="00690A41" w:rsidDel="000103D2">
          <w:rPr>
            <w:rFonts w:ascii="Times New Roman" w:hAnsi="Times New Roman"/>
            <w:i/>
          </w:rPr>
          <w:delText xml:space="preserve">Initialiser </w:delText>
        </w:r>
        <w:r w:rsidRPr="00675B74" w:rsidDel="000103D2">
          <w:rPr>
            <w:b/>
          </w:rPr>
          <w:delText>:</w:delText>
        </w:r>
        <w:r w:rsidRPr="00675B74" w:rsidDel="000103D2">
          <w:rPr>
            <w:rFonts w:ascii="Times New Roman" w:hAnsi="Times New Roman"/>
            <w:i/>
          </w:rPr>
          <w:delText xml:space="preserve"> </w:delText>
        </w:r>
        <w:r w:rsidRPr="00E77497" w:rsidDel="000103D2">
          <w:rPr>
            <w:rFonts w:ascii="Courier New" w:hAnsi="Courier New"/>
            <w:b/>
          </w:rPr>
          <w:delText>=</w:delText>
        </w:r>
        <w:r w:rsidRPr="00E77497" w:rsidDel="000103D2">
          <w:rPr>
            <w:rFonts w:ascii="Times New Roman" w:hAnsi="Times New Roman"/>
            <w:i/>
          </w:rPr>
          <w:delText xml:space="preserve"> AssignmentExpression</w:delText>
        </w:r>
        <w:r w:rsidRPr="00E77497" w:rsidDel="000103D2">
          <w:delText xml:space="preserve"> is evaluated as follows:</w:delText>
        </w:r>
      </w:del>
    </w:p>
    <w:p w14:paraId="36A19DAD" w14:textId="77777777" w:rsidR="004C02EF" w:rsidRPr="00E77497" w:rsidDel="000103D2" w:rsidRDefault="004C02EF" w:rsidP="006361CF">
      <w:pPr>
        <w:pStyle w:val="Alg2"/>
        <w:numPr>
          <w:ilvl w:val="0"/>
          <w:numId w:val="114"/>
        </w:numPr>
        <w:spacing w:after="220"/>
        <w:rPr>
          <w:del w:id="8750" w:author="Rev 3 Allen Wirfs-Brock" w:date="2011-09-09T13:56:00Z"/>
          <w:rFonts w:ascii="Arial" w:hAnsi="Arial"/>
        </w:rPr>
        <w:pPrChange w:id="8751" w:author="Rev 4 Allen Wirfs-Brock" w:date="2011-11-07T12:16:00Z">
          <w:pPr>
            <w:pStyle w:val="Alg2"/>
            <w:numPr>
              <w:numId w:val="117"/>
            </w:numPr>
            <w:tabs>
              <w:tab w:val="num" w:pos="360"/>
            </w:tabs>
            <w:spacing w:after="220"/>
            <w:ind w:left="360" w:hanging="360"/>
          </w:pPr>
        </w:pPrChange>
      </w:pPr>
      <w:del w:id="8752" w:author="Rev 3 Allen Wirfs-Brock" w:date="2011-09-09T13:56:00Z">
        <w:r w:rsidRPr="00E77497" w:rsidDel="000103D2">
          <w:delText xml:space="preserve">Return the result of evaluating </w:delText>
        </w:r>
        <w:r w:rsidRPr="00E77497" w:rsidDel="000103D2">
          <w:rPr>
            <w:i/>
          </w:rPr>
          <w:delText>AssignmentExpression</w:delText>
        </w:r>
        <w:r w:rsidRPr="00E77497" w:rsidDel="000103D2">
          <w:rPr>
            <w:rFonts w:ascii="Arial" w:hAnsi="Arial"/>
          </w:rPr>
          <w:delText>.</w:delText>
        </w:r>
      </w:del>
    </w:p>
    <w:p w14:paraId="712ABD2D" w14:textId="77777777" w:rsidR="004C02EF" w:rsidRPr="00E77497" w:rsidDel="0003097E" w:rsidRDefault="004C02EF" w:rsidP="004C02EF">
      <w:pPr>
        <w:rPr>
          <w:del w:id="8753" w:author="Rev 3 Allen Wirfs-Brock" w:date="2011-09-01T11:02:00Z"/>
        </w:rPr>
      </w:pPr>
      <w:bookmarkStart w:id="8754" w:name="_Toc382212234"/>
      <w:bookmarkStart w:id="8755" w:name="_Toc382212721"/>
      <w:bookmarkStart w:id="8756" w:name="_Toc382291579"/>
      <w:bookmarkStart w:id="8757" w:name="_Toc385672228"/>
      <w:bookmarkStart w:id="8758" w:name="_Toc393690332"/>
      <w:del w:id="8759" w:author="Rev 3 Allen Wirfs-Brock" w:date="2011-09-01T11:02:00Z">
        <w:r w:rsidRPr="00E77497" w:rsidDel="0003097E">
          <w:delText xml:space="preserve">The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and </w:delText>
        </w:r>
        <w:r w:rsidRPr="00E77497" w:rsidDel="0003097E">
          <w:rPr>
            <w:rStyle w:val="bnf"/>
          </w:rPr>
          <w:delText>InitialiserNoIn</w:delText>
        </w:r>
        <w:r w:rsidRPr="00E77497" w:rsidDel="0003097E">
          <w:delText xml:space="preserve"> productions are evaluated in the same manner as the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and </w:delText>
        </w:r>
        <w:r w:rsidRPr="00E77497" w:rsidDel="0003097E">
          <w:rPr>
            <w:rStyle w:val="bnf"/>
          </w:rPr>
          <w:delText>Initialiser</w:delText>
        </w:r>
        <w:r w:rsidRPr="00E77497" w:rsidDel="0003097E">
          <w:delText xml:space="preserve"> productions except that the contained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w:delText>
        </w:r>
        <w:r w:rsidRPr="00E77497" w:rsidDel="0003097E">
          <w:rPr>
            <w:rStyle w:val="bnf"/>
          </w:rPr>
          <w:delText>InitialiserNoIn</w:delText>
        </w:r>
        <w:r w:rsidRPr="00E77497" w:rsidDel="0003097E">
          <w:delText xml:space="preserve"> and </w:delText>
        </w:r>
        <w:r w:rsidRPr="00E77497" w:rsidDel="0003097E">
          <w:rPr>
            <w:rStyle w:val="bnf"/>
          </w:rPr>
          <w:delText>AssignmentExpressionNoIn</w:delText>
        </w:r>
        <w:r w:rsidRPr="00E77497" w:rsidDel="0003097E">
          <w:delText xml:space="preserve"> are evaluated instead of the contained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w:delText>
        </w:r>
        <w:r w:rsidRPr="00E77497" w:rsidDel="0003097E">
          <w:rPr>
            <w:rStyle w:val="bnf"/>
          </w:rPr>
          <w:delText>Initialiser</w:delText>
        </w:r>
        <w:r w:rsidRPr="00E77497" w:rsidDel="0003097E">
          <w:delText xml:space="preserve"> and </w:delText>
        </w:r>
        <w:r w:rsidRPr="00E77497" w:rsidDel="0003097E">
          <w:rPr>
            <w:rStyle w:val="bnf"/>
          </w:rPr>
          <w:delText>AssignmentExpression</w:delText>
        </w:r>
        <w:r w:rsidRPr="00E77497" w:rsidDel="0003097E">
          <w:delText>, respectively.</w:delText>
        </w:r>
      </w:del>
    </w:p>
    <w:p w14:paraId="0FA8648E" w14:textId="77777777" w:rsidR="00C8445E" w:rsidRPr="00E77497" w:rsidRDefault="00C8445E" w:rsidP="00C8445E">
      <w:pPr>
        <w:rPr>
          <w:ins w:id="8760" w:author="Allen Wirfs-Brock" w:date="2011-07-11T14:47:00Z"/>
        </w:rPr>
      </w:pPr>
      <w:bookmarkStart w:id="8761" w:name="_Ref457437654"/>
      <w:bookmarkStart w:id="8762" w:name="_Toc472818877"/>
      <w:bookmarkStart w:id="8763" w:name="_Toc235503451"/>
      <w:bookmarkStart w:id="8764" w:name="_Toc241509226"/>
      <w:bookmarkStart w:id="8765" w:name="_Toc244416713"/>
      <w:bookmarkStart w:id="8766" w:name="_Toc276631077"/>
      <w:ins w:id="8767" w:author="Allen Wirfs-Brock" w:date="2011-07-11T14:47:00Z">
        <w:del w:id="8768" w:author="Rev 4 Allen Wirfs-Brock" w:date="2011-10-15T17:53:00Z">
          <w:r w:rsidRPr="00E77497" w:rsidDel="000D4CC8">
            <w:delText xml:space="preserve">The </w:delText>
          </w:r>
          <w:r w:rsidRPr="00E77497" w:rsidDel="000D4CC8">
            <w:rPr>
              <w:rFonts w:ascii="Times New Roman" w:eastAsia="Times New Roman" w:hAnsi="Times New Roman"/>
              <w:spacing w:val="6"/>
              <w:lang w:eastAsia="en-US"/>
            </w:rPr>
            <w:delText xml:space="preserve">BoundNames </w:delText>
          </w:r>
          <w:r w:rsidRPr="00E77497" w:rsidDel="000D4CC8">
            <w:delText xml:space="preserve">of the production  </w:delText>
          </w:r>
        </w:del>
      </w:ins>
      <w:ins w:id="8769" w:author="Allen Wirfs-Brock" w:date="2011-07-11T14:48:00Z">
        <w:r w:rsidRPr="00E77497">
          <w:rPr>
            <w:rStyle w:val="bnf"/>
          </w:rPr>
          <w:t xml:space="preserve">BindingPattern  </w:t>
        </w:r>
      </w:ins>
      <w:ins w:id="8770" w:author="Allen Wirfs-Brock" w:date="2011-07-11T14:47:00Z">
        <w:r w:rsidRPr="00E77497">
          <w:rPr>
            <w:b/>
          </w:rPr>
          <w:t>:</w:t>
        </w:r>
        <w:r w:rsidRPr="00E77497">
          <w:t xml:space="preserve"> </w:t>
        </w:r>
      </w:ins>
      <w:ins w:id="8771" w:author="Allen Wirfs-Brock" w:date="2011-07-11T14:48:00Z">
        <w:r w:rsidRPr="00E77497">
          <w:rPr>
            <w:rStyle w:val="bnf"/>
          </w:rPr>
          <w:t>ObjectBindingPattern</w:t>
        </w:r>
      </w:ins>
      <w:ins w:id="8772" w:author="Allen Wirfs-Brock" w:date="2011-07-11T14:47:00Z">
        <w:r w:rsidRPr="00E77497">
          <w:t xml:space="preserve"> </w:t>
        </w:r>
        <w:del w:id="8773" w:author="Rev 4 Allen Wirfs-Brock" w:date="2011-10-15T17:53:00Z">
          <w:r w:rsidRPr="00E77497" w:rsidDel="000D4CC8">
            <w:delText>is determined as follows:</w:delText>
          </w:r>
        </w:del>
      </w:ins>
    </w:p>
    <w:p w14:paraId="4A266324" w14:textId="77777777" w:rsidR="00C8445E" w:rsidRPr="00E77497" w:rsidRDefault="00C8445E" w:rsidP="00FA3203">
      <w:pPr>
        <w:pStyle w:val="Alg4"/>
        <w:numPr>
          <w:ilvl w:val="0"/>
          <w:numId w:val="470"/>
        </w:numPr>
        <w:spacing w:after="220"/>
        <w:contextualSpacing/>
        <w:rPr>
          <w:ins w:id="8774" w:author="Allen Wirfs-Brock" w:date="2011-07-11T14:47:00Z"/>
        </w:rPr>
      </w:pPr>
      <w:ins w:id="8775" w:author="Allen Wirfs-Brock" w:date="2011-07-11T14:47:00Z">
        <w:r w:rsidRPr="00E77497">
          <w:t xml:space="preserve">Return BoundNames of </w:t>
        </w:r>
      </w:ins>
      <w:ins w:id="8776" w:author="Allen Wirfs-Brock" w:date="2011-07-11T14:49:00Z">
        <w:r w:rsidRPr="00E77497">
          <w:rPr>
            <w:rStyle w:val="bnf"/>
          </w:rPr>
          <w:t>ObjectBindingPattern</w:t>
        </w:r>
      </w:ins>
      <w:ins w:id="8777" w:author="Allen Wirfs-Brock" w:date="2011-07-11T14:47:00Z">
        <w:r w:rsidRPr="00E77497">
          <w:t>.</w:t>
        </w:r>
      </w:ins>
    </w:p>
    <w:p w14:paraId="3DB647D3" w14:textId="77777777" w:rsidR="003E2351" w:rsidRPr="00E77497" w:rsidRDefault="003E2351" w:rsidP="003E2351">
      <w:pPr>
        <w:rPr>
          <w:ins w:id="8778" w:author="Rev 4 Allen Wirfs-Brock" w:date="2011-10-15T17:56:00Z"/>
        </w:rPr>
      </w:pPr>
      <w:ins w:id="8779" w:author="Rev 4 Allen Wirfs-Brock" w:date="2011-10-15T17:56:00Z">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ins>
    </w:p>
    <w:p w14:paraId="14EE4B23" w14:textId="77777777" w:rsidR="003E2351" w:rsidRPr="00E77497" w:rsidRDefault="003E2351" w:rsidP="00C47E72">
      <w:pPr>
        <w:pStyle w:val="Alg4"/>
        <w:numPr>
          <w:ilvl w:val="0"/>
          <w:numId w:val="430"/>
        </w:numPr>
        <w:spacing w:after="220"/>
        <w:contextualSpacing/>
        <w:rPr>
          <w:ins w:id="8780" w:author="Rev 4 Allen Wirfs-Brock" w:date="2011-10-15T17:56:00Z"/>
        </w:rPr>
      </w:pPr>
      <w:ins w:id="8781" w:author="Rev 4 Allen Wirfs-Brock" w:date="2011-10-15T17:56:00Z">
        <w:r w:rsidRPr="00E77497">
          <w:t xml:space="preserve">Return BoundNames of </w:t>
        </w:r>
        <w:r w:rsidRPr="00E77497">
          <w:rPr>
            <w:rStyle w:val="bnf"/>
          </w:rPr>
          <w:t>ArrayBindingPattern</w:t>
        </w:r>
        <w:r w:rsidRPr="00E77497">
          <w:t>.</w:t>
        </w:r>
      </w:ins>
    </w:p>
    <w:p w14:paraId="14C53D42" w14:textId="77777777" w:rsidR="003E2351" w:rsidRPr="00E77497" w:rsidRDefault="003E2351" w:rsidP="003E2351">
      <w:pPr>
        <w:rPr>
          <w:ins w:id="8782" w:author="Rev 4 Allen Wirfs-Brock" w:date="2011-10-15T17:56:00Z"/>
        </w:rPr>
      </w:pPr>
      <w:ins w:id="8783" w:author="Rev 4 Allen Wirfs-Brock" w:date="2011-10-15T17:5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6DCBC1A6" w14:textId="77777777" w:rsidR="003E2351" w:rsidRPr="00E77497" w:rsidRDefault="003E2351" w:rsidP="00C47E72">
      <w:pPr>
        <w:pStyle w:val="Alg4"/>
        <w:numPr>
          <w:ilvl w:val="0"/>
          <w:numId w:val="431"/>
        </w:numPr>
        <w:spacing w:after="220"/>
        <w:contextualSpacing/>
        <w:rPr>
          <w:ins w:id="8784" w:author="Rev 4 Allen Wirfs-Brock" w:date="2011-10-15T17:56:00Z"/>
        </w:rPr>
      </w:pPr>
      <w:ins w:id="8785" w:author="Rev 4 Allen Wirfs-Brock" w:date="2011-10-15T17:56:00Z">
        <w:r w:rsidRPr="00E77497">
          <w:t>Return an empty List.</w:t>
        </w:r>
      </w:ins>
    </w:p>
    <w:p w14:paraId="3CD0F1BE" w14:textId="77777777" w:rsidR="009F731D" w:rsidRPr="00E77497" w:rsidRDefault="009F731D" w:rsidP="009F731D">
      <w:pPr>
        <w:pStyle w:val="SyntaxRule"/>
        <w:rPr>
          <w:ins w:id="8786" w:author="Rev 4 Allen Wirfs-Brock" w:date="2011-10-15T18:01:00Z"/>
          <w:rFonts w:ascii="Arial" w:hAnsi="Arial"/>
        </w:rPr>
      </w:pPr>
      <w:ins w:id="8787" w:author="Rev 4 Allen Wirfs-Brock" w:date="2011-10-15T18:01:00Z">
        <w:r w:rsidRPr="00E77497">
          <w:t xml:space="preserve">ObjectBindingPattern </w:t>
        </w:r>
        <w:r w:rsidRPr="00E77497">
          <w:rPr>
            <w:rFonts w:ascii="Arial" w:hAnsi="Arial"/>
            <w:b/>
            <w:i w:val="0"/>
          </w:rPr>
          <w:t>:</w:t>
        </w:r>
      </w:ins>
    </w:p>
    <w:p w14:paraId="36D6EA5A" w14:textId="77777777" w:rsidR="009F731D" w:rsidRPr="00E77497" w:rsidRDefault="009F731D" w:rsidP="009F731D">
      <w:pPr>
        <w:pStyle w:val="SyntaxDefinition"/>
        <w:rPr>
          <w:ins w:id="8788" w:author="Rev 4 Allen Wirfs-Brock" w:date="2011-10-15T18:01:00Z"/>
          <w:rFonts w:ascii="Courier New" w:hAnsi="Courier New" w:cs="Courier New"/>
          <w:b/>
          <w:i w:val="0"/>
        </w:rPr>
      </w:pPr>
      <w:ins w:id="8789" w:author="Rev 4 Allen Wirfs-Brock" w:date="2011-10-15T18:01:00Z">
        <w:r w:rsidRPr="00E77497">
          <w:rPr>
            <w:rStyle w:val="af4"/>
            <w:rFonts w:ascii="Arial" w:eastAsia="MS Mincho" w:hAnsi="Arial"/>
            <w:i w:val="0"/>
            <w:lang w:val="en-GB" w:eastAsia="ja-JP"/>
          </w:rPr>
          <w:commentReference w:id="8790"/>
        </w:r>
        <w:r w:rsidRPr="00E77497">
          <w:rPr>
            <w:rFonts w:ascii="Courier New" w:hAnsi="Courier New" w:cs="Courier New"/>
            <w:b/>
            <w:i w:val="0"/>
          </w:rP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ins>
    </w:p>
    <w:p w14:paraId="6DE960D9" w14:textId="77777777" w:rsidR="003E2351" w:rsidRPr="00E77497" w:rsidRDefault="003E2351" w:rsidP="00FA3203">
      <w:pPr>
        <w:pStyle w:val="Alg4"/>
        <w:numPr>
          <w:ilvl w:val="0"/>
          <w:numId w:val="544"/>
        </w:numPr>
        <w:spacing w:after="220"/>
        <w:contextualSpacing/>
        <w:rPr>
          <w:ins w:id="8791" w:author="Rev 4 Allen Wirfs-Brock" w:date="2011-10-15T17:57:00Z"/>
        </w:rPr>
      </w:pPr>
      <w:ins w:id="8792" w:author="Rev 4 Allen Wirfs-Brock" w:date="2011-10-15T17:57:00Z">
        <w:r w:rsidRPr="00E77497">
          <w:t xml:space="preserve">Return the BoundNames of </w:t>
        </w:r>
        <w:r w:rsidRPr="00E77497">
          <w:rPr>
            <w:rStyle w:val="bnf"/>
          </w:rPr>
          <w:t>BindingPropertyList</w:t>
        </w:r>
        <w:r w:rsidRPr="00E77497">
          <w:t>.</w:t>
        </w:r>
      </w:ins>
    </w:p>
    <w:p w14:paraId="2D356316" w14:textId="77777777" w:rsidR="003E2351" w:rsidRPr="00E77497" w:rsidRDefault="003E2351" w:rsidP="003E2351">
      <w:pPr>
        <w:rPr>
          <w:ins w:id="8793" w:author="Rev 4 Allen Wirfs-Brock" w:date="2011-10-15T17:57:00Z"/>
        </w:rPr>
      </w:pPr>
      <w:ins w:id="8794" w:author="Rev 4 Allen Wirfs-Brock" w:date="2011-10-15T17: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74271F60" w14:textId="77777777" w:rsidR="003E2351" w:rsidRPr="00E77497" w:rsidRDefault="003E2351" w:rsidP="00FA3203">
      <w:pPr>
        <w:pStyle w:val="Alg4"/>
        <w:numPr>
          <w:ilvl w:val="0"/>
          <w:numId w:val="433"/>
        </w:numPr>
        <w:spacing w:after="220"/>
        <w:contextualSpacing/>
        <w:rPr>
          <w:ins w:id="8795" w:author="Rev 4 Allen Wirfs-Brock" w:date="2011-10-15T17:57:00Z"/>
        </w:rPr>
      </w:pPr>
      <w:ins w:id="8796" w:author="Rev 4 Allen Wirfs-Brock" w:date="2011-10-15T17:57:00Z">
        <w:r w:rsidRPr="00E77497">
          <w:t>Return an empty List.</w:t>
        </w:r>
      </w:ins>
    </w:p>
    <w:p w14:paraId="1BEBA4A8" w14:textId="77777777" w:rsidR="003E2351" w:rsidRPr="00E77497" w:rsidRDefault="003E2351" w:rsidP="003E2351">
      <w:pPr>
        <w:rPr>
          <w:ins w:id="8797" w:author="Rev 4 Allen Wirfs-Brock" w:date="2011-10-15T17:58:00Z"/>
        </w:rPr>
      </w:pPr>
      <w:ins w:id="8798" w:author="Rev 4 Allen Wirfs-Brock" w:date="2011-10-15T17:58: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3A188165" w14:textId="77777777" w:rsidR="003E2351" w:rsidRPr="00E77497" w:rsidRDefault="003E2351" w:rsidP="00FA3203">
      <w:pPr>
        <w:pStyle w:val="Alg4"/>
        <w:numPr>
          <w:ilvl w:val="0"/>
          <w:numId w:val="434"/>
        </w:numPr>
        <w:spacing w:after="220"/>
        <w:contextualSpacing/>
        <w:rPr>
          <w:ins w:id="8799" w:author="Rev 4 Allen Wirfs-Brock" w:date="2011-10-15T17:58:00Z"/>
        </w:rPr>
      </w:pPr>
      <w:ins w:id="8800" w:author="Rev 4 Allen Wirfs-Brock" w:date="2011-10-15T17:58:00Z">
        <w:r w:rsidRPr="00E77497">
          <w:t xml:space="preserve">Return the BoundNames of </w:t>
        </w:r>
        <w:r w:rsidRPr="00E77497">
          <w:rPr>
            <w:rStyle w:val="bnf"/>
          </w:rPr>
          <w:t>BindingElementList</w:t>
        </w:r>
        <w:r w:rsidRPr="00E77497">
          <w:t>.</w:t>
        </w:r>
      </w:ins>
    </w:p>
    <w:p w14:paraId="5928DAA7" w14:textId="77777777" w:rsidR="00B34B48" w:rsidRPr="00E77497" w:rsidRDefault="00B34B48" w:rsidP="00B34B48">
      <w:pPr>
        <w:rPr>
          <w:ins w:id="8801" w:author="Rev 5 Allen Wirfs-Brock" w:date="2012-01-03T16:55:00Z"/>
        </w:rPr>
      </w:pPr>
      <w:ins w:id="8802" w:author="Rev 5 Allen Wirfs-Brock" w:date="2012-01-03T16: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Pr>
            <w:rStyle w:val="bnf"/>
            <w:rFonts w:ascii="Courier New" w:hAnsi="Courier New" w:cs="Courier New"/>
            <w:b/>
            <w:i w:val="0"/>
          </w:rPr>
          <w:t xml:space="preserve"> </w:t>
        </w:r>
        <w:r w:rsidRPr="00E77497">
          <w:rPr>
            <w:rFonts w:ascii="Courier New" w:hAnsi="Courier New" w:cs="Courier New"/>
            <w:b/>
          </w:rPr>
          <w:t>]</w:t>
        </w:r>
        <w:r w:rsidRPr="00E77497">
          <w:t xml:space="preserve"> </w:t>
        </w:r>
      </w:ins>
    </w:p>
    <w:p w14:paraId="0F592624" w14:textId="77777777" w:rsidR="00B34B48" w:rsidRPr="00E77497" w:rsidRDefault="00B34B48" w:rsidP="00B34B48">
      <w:pPr>
        <w:pStyle w:val="Alg4"/>
        <w:numPr>
          <w:ilvl w:val="0"/>
          <w:numId w:val="554"/>
        </w:numPr>
        <w:spacing w:after="220"/>
        <w:contextualSpacing/>
        <w:rPr>
          <w:ins w:id="8803" w:author="Rev 5 Allen Wirfs-Brock" w:date="2012-01-03T16:55:00Z"/>
        </w:rPr>
      </w:pPr>
      <w:ins w:id="8804" w:author="Rev 5 Allen Wirfs-Brock" w:date="2012-01-03T16:55:00Z">
        <w:r w:rsidRPr="00E77497">
          <w:t xml:space="preserve">Return the BoundNames of </w:t>
        </w:r>
        <w:r w:rsidRPr="00E77497">
          <w:rPr>
            <w:rStyle w:val="bnf"/>
          </w:rPr>
          <w:t>BindingElementList</w:t>
        </w:r>
        <w:r w:rsidRPr="00E77497">
          <w:t>.</w:t>
        </w:r>
      </w:ins>
    </w:p>
    <w:p w14:paraId="6A18F503" w14:textId="77777777" w:rsidR="004878F5" w:rsidRPr="00E77497" w:rsidRDefault="004878F5" w:rsidP="004878F5">
      <w:pPr>
        <w:rPr>
          <w:ins w:id="8805" w:author="Rev 4 Allen Wirfs-Brock" w:date="2011-10-15T18:12:00Z"/>
        </w:rPr>
      </w:pPr>
      <w:ins w:id="8806" w:author="Rev 4 Allen Wirfs-Brock" w:date="2011-10-15T18:12: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ins>
      <w:ins w:id="8807" w:author="Rev 5 Allen Wirfs-Brock" w:date="2012-01-03T16:55:00Z">
        <w:r w:rsidR="00B34B48">
          <w:rPr>
            <w:rFonts w:ascii="Courier New" w:hAnsi="Courier New" w:cs="Courier New"/>
            <w:b/>
          </w:rPr>
          <w:t xml:space="preserve"> </w:t>
        </w:r>
      </w:ins>
      <w:ins w:id="8808" w:author="Rev 4 Allen Wirfs-Brock" w:date="2011-10-15T18:12:00Z">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5A7C6E4C" w14:textId="77777777" w:rsidR="004878F5" w:rsidRPr="00E77497" w:rsidRDefault="004878F5" w:rsidP="00FA3203">
      <w:pPr>
        <w:pStyle w:val="Alg4"/>
        <w:numPr>
          <w:ilvl w:val="0"/>
          <w:numId w:val="554"/>
        </w:numPr>
        <w:spacing w:after="220"/>
        <w:contextualSpacing/>
        <w:rPr>
          <w:ins w:id="8809" w:author="Rev 4 Allen Wirfs-Brock" w:date="2011-10-15T18:12:00Z"/>
        </w:rPr>
      </w:pPr>
      <w:ins w:id="8810" w:author="Rev 4 Allen Wirfs-Brock" w:date="2011-10-15T18:12:00Z">
        <w:r w:rsidRPr="00E77497">
          <w:t xml:space="preserve">Return the BoundNames of </w:t>
        </w:r>
        <w:r w:rsidRPr="00E77497">
          <w:rPr>
            <w:rStyle w:val="bnf"/>
          </w:rPr>
          <w:t>BindingElementList</w:t>
        </w:r>
        <w:r w:rsidRPr="00E77497">
          <w:t>.</w:t>
        </w:r>
      </w:ins>
    </w:p>
    <w:p w14:paraId="72A03D43" w14:textId="77777777" w:rsidR="009062B9" w:rsidRPr="00E77497" w:rsidRDefault="009062B9" w:rsidP="009062B9">
      <w:pPr>
        <w:rPr>
          <w:ins w:id="8811" w:author="Rev 4 Allen Wirfs-Brock" w:date="2011-10-15T18:14:00Z"/>
        </w:rPr>
      </w:pPr>
      <w:ins w:id="8812" w:author="Rev 4 Allen Wirfs-Brock" w:date="2011-10-15T18:14: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085B2383" w14:textId="77777777" w:rsidR="009062B9" w:rsidRPr="00E77497" w:rsidRDefault="009062B9" w:rsidP="00FA3203">
      <w:pPr>
        <w:pStyle w:val="Alg4"/>
        <w:numPr>
          <w:ilvl w:val="0"/>
          <w:numId w:val="435"/>
        </w:numPr>
        <w:spacing w:after="220"/>
        <w:contextualSpacing/>
        <w:rPr>
          <w:ins w:id="8813" w:author="Rev 4 Allen Wirfs-Brock" w:date="2011-10-15T18:14:00Z"/>
        </w:rPr>
      </w:pPr>
      <w:ins w:id="8814" w:author="Rev 4 Allen Wirfs-Brock" w:date="2011-10-15T18:14: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2B6E08EC" w14:textId="77777777" w:rsidR="009062B9" w:rsidRPr="00E77497" w:rsidRDefault="009062B9" w:rsidP="00FA3203">
      <w:pPr>
        <w:pStyle w:val="Alg4"/>
        <w:numPr>
          <w:ilvl w:val="0"/>
          <w:numId w:val="435"/>
        </w:numPr>
        <w:spacing w:after="220"/>
        <w:contextualSpacing/>
        <w:rPr>
          <w:ins w:id="8815" w:author="Rev 4 Allen Wirfs-Brock" w:date="2011-10-15T18:14:00Z"/>
          <w:rStyle w:val="bnf"/>
          <w:i w:val="0"/>
        </w:rPr>
      </w:pPr>
      <w:ins w:id="8816" w:author="Rev 4 Allen Wirfs-Brock" w:date="2011-10-15T18:14:00Z">
        <w:r w:rsidRPr="00E77497">
          <w:t xml:space="preserve">Append to </w:t>
        </w:r>
        <w:r w:rsidRPr="00E77497">
          <w:rPr>
            <w:i/>
          </w:rPr>
          <w:t>names</w:t>
        </w:r>
        <w:r w:rsidRPr="00E77497">
          <w:t xml:space="preserve"> the elements of BoundNames of </w:t>
        </w:r>
        <w:r w:rsidRPr="00E77497">
          <w:rPr>
            <w:rStyle w:val="bnf"/>
          </w:rPr>
          <w:t>BindingRestElement.</w:t>
        </w:r>
      </w:ins>
    </w:p>
    <w:p w14:paraId="3758FF48" w14:textId="77777777" w:rsidR="009062B9" w:rsidRPr="00E77497" w:rsidRDefault="009062B9" w:rsidP="00FA3203">
      <w:pPr>
        <w:pStyle w:val="Alg4"/>
        <w:numPr>
          <w:ilvl w:val="0"/>
          <w:numId w:val="435"/>
        </w:numPr>
        <w:spacing w:after="220"/>
        <w:contextualSpacing/>
        <w:rPr>
          <w:ins w:id="8817" w:author="Rev 4 Allen Wirfs-Brock" w:date="2011-10-15T18:14:00Z"/>
        </w:rPr>
      </w:pPr>
      <w:ins w:id="8818" w:author="Rev 4 Allen Wirfs-Brock" w:date="2011-10-15T18:14:00Z">
        <w:r w:rsidRPr="00E77497">
          <w:t xml:space="preserve">Return </w:t>
        </w:r>
        <w:r w:rsidRPr="00E77497">
          <w:rPr>
            <w:rStyle w:val="bnf"/>
          </w:rPr>
          <w:t>names</w:t>
        </w:r>
        <w:r w:rsidRPr="00E77497">
          <w:t>.</w:t>
        </w:r>
      </w:ins>
    </w:p>
    <w:p w14:paraId="6C4633D0" w14:textId="77777777" w:rsidR="00830027" w:rsidRPr="00E77497" w:rsidRDefault="00830027" w:rsidP="00830027">
      <w:pPr>
        <w:rPr>
          <w:ins w:id="8819" w:author="Rev 4 Allen Wirfs-Brock" w:date="2011-10-15T18:16:00Z"/>
        </w:rPr>
      </w:pPr>
      <w:ins w:id="8820" w:author="Rev 4 Allen Wirfs-Brock" w:date="2011-10-15T18:16:00Z">
        <w:r w:rsidRPr="00E77497">
          <w:rPr>
            <w:rStyle w:val="bnf"/>
          </w:rPr>
          <w:t xml:space="preserve">BindingPropertyList </w:t>
        </w:r>
        <w:r w:rsidRPr="00E77497">
          <w:rPr>
            <w:b/>
          </w:rPr>
          <w:t>:</w:t>
        </w:r>
        <w:r w:rsidRPr="00E77497">
          <w:t xml:space="preserve"> </w:t>
        </w:r>
        <w:r w:rsidRPr="00E77497">
          <w:rPr>
            <w:rStyle w:val="bnf"/>
          </w:rPr>
          <w:t>BindingProperty</w:t>
        </w:r>
        <w:r w:rsidRPr="00E77497">
          <w:rPr>
            <w:rStyle w:val="bnf"/>
            <w:rFonts w:ascii="Courier New" w:hAnsi="Courier New" w:cs="Courier New"/>
            <w:b/>
            <w:i w:val="0"/>
          </w:rPr>
          <w:t xml:space="preserve"> </w:t>
        </w:r>
      </w:ins>
    </w:p>
    <w:p w14:paraId="5C3E976A" w14:textId="77777777" w:rsidR="00830027" w:rsidRPr="00E77497" w:rsidRDefault="00830027" w:rsidP="00FA3203">
      <w:pPr>
        <w:pStyle w:val="Alg4"/>
        <w:numPr>
          <w:ilvl w:val="0"/>
          <w:numId w:val="436"/>
        </w:numPr>
        <w:spacing w:after="220"/>
        <w:contextualSpacing/>
        <w:rPr>
          <w:ins w:id="8821" w:author="Rev 4 Allen Wirfs-Brock" w:date="2011-10-15T18:16:00Z"/>
        </w:rPr>
      </w:pPr>
      <w:ins w:id="8822" w:author="Rev 4 Allen Wirfs-Brock" w:date="2011-10-15T18:16:00Z">
        <w:r w:rsidRPr="00E77497">
          <w:t xml:space="preserve">Return BoundNames of </w:t>
        </w:r>
        <w:r w:rsidRPr="00E77497">
          <w:rPr>
            <w:rStyle w:val="bnf"/>
          </w:rPr>
          <w:t>BindingProperty</w:t>
        </w:r>
        <w:r w:rsidRPr="00E77497">
          <w:t>.</w:t>
        </w:r>
      </w:ins>
    </w:p>
    <w:p w14:paraId="6843AA3A" w14:textId="77777777" w:rsidR="005D234B" w:rsidRPr="00E77497" w:rsidRDefault="005D234B" w:rsidP="005D234B">
      <w:pPr>
        <w:rPr>
          <w:ins w:id="8823" w:author="Rev 4 Allen Wirfs-Brock" w:date="2011-10-15T18:18:00Z"/>
        </w:rPr>
      </w:pPr>
      <w:ins w:id="8824" w:author="Rev 4 Allen Wirfs-Brock" w:date="2011-10-15T18:18: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ins>
    </w:p>
    <w:p w14:paraId="06E6626B" w14:textId="77777777" w:rsidR="005D234B" w:rsidRPr="00E77497" w:rsidRDefault="005D234B" w:rsidP="00FA3203">
      <w:pPr>
        <w:pStyle w:val="Alg4"/>
        <w:numPr>
          <w:ilvl w:val="0"/>
          <w:numId w:val="437"/>
        </w:numPr>
        <w:spacing w:after="220"/>
        <w:contextualSpacing/>
        <w:rPr>
          <w:ins w:id="8825" w:author="Rev 4 Allen Wirfs-Brock" w:date="2011-10-15T18:18:00Z"/>
        </w:rPr>
      </w:pPr>
      <w:ins w:id="8826" w:author="Rev 4 Allen Wirfs-Brock" w:date="2011-10-15T18:18: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4F5A5333" w14:textId="77777777" w:rsidR="005D234B" w:rsidRPr="00E77497" w:rsidRDefault="005D234B" w:rsidP="00FA3203">
      <w:pPr>
        <w:pStyle w:val="Alg4"/>
        <w:numPr>
          <w:ilvl w:val="0"/>
          <w:numId w:val="437"/>
        </w:numPr>
        <w:spacing w:after="220"/>
        <w:contextualSpacing/>
        <w:rPr>
          <w:ins w:id="8827" w:author="Rev 4 Allen Wirfs-Brock" w:date="2011-10-15T18:18:00Z"/>
          <w:rStyle w:val="bnf"/>
          <w:i w:val="0"/>
        </w:rPr>
      </w:pPr>
      <w:ins w:id="8828" w:author="Rev 4 Allen Wirfs-Brock" w:date="2011-10-15T18:18:00Z">
        <w:r w:rsidRPr="00E77497">
          <w:t xml:space="preserve">Append to </w:t>
        </w:r>
        <w:r w:rsidRPr="00E77497">
          <w:rPr>
            <w:i/>
          </w:rPr>
          <w:t>names</w:t>
        </w:r>
        <w:r w:rsidRPr="00E77497">
          <w:t xml:space="preserve"> the elements of BoundNames of </w:t>
        </w:r>
        <w:r w:rsidRPr="00E77497">
          <w:rPr>
            <w:rStyle w:val="bnf"/>
          </w:rPr>
          <w:t>BindingProperty.</w:t>
        </w:r>
      </w:ins>
    </w:p>
    <w:p w14:paraId="5736AB6F" w14:textId="77777777" w:rsidR="005D234B" w:rsidRPr="00E77497" w:rsidRDefault="005D234B" w:rsidP="00FA3203">
      <w:pPr>
        <w:pStyle w:val="Alg4"/>
        <w:numPr>
          <w:ilvl w:val="0"/>
          <w:numId w:val="437"/>
        </w:numPr>
        <w:spacing w:after="220"/>
        <w:contextualSpacing/>
        <w:rPr>
          <w:ins w:id="8829" w:author="Rev 4 Allen Wirfs-Brock" w:date="2011-10-15T18:18:00Z"/>
        </w:rPr>
      </w:pPr>
      <w:ins w:id="8830" w:author="Rev 4 Allen Wirfs-Brock" w:date="2011-10-15T18:18:00Z">
        <w:r w:rsidRPr="00E77497">
          <w:t xml:space="preserve">Return </w:t>
        </w:r>
        <w:r w:rsidRPr="00E77497">
          <w:rPr>
            <w:rStyle w:val="bnf"/>
          </w:rPr>
          <w:t>names</w:t>
        </w:r>
        <w:r w:rsidRPr="00E77497">
          <w:t>.</w:t>
        </w:r>
      </w:ins>
    </w:p>
    <w:p w14:paraId="675BAE58" w14:textId="77777777" w:rsidR="00C35E30" w:rsidRPr="00E77497" w:rsidRDefault="00C35E30" w:rsidP="00C35E30">
      <w:pPr>
        <w:rPr>
          <w:ins w:id="8831" w:author="Rev 4 Allen Wirfs-Brock" w:date="2011-10-15T18:19:00Z"/>
        </w:rPr>
      </w:pPr>
      <w:ins w:id="8832" w:author="Rev 4 Allen Wirfs-Brock" w:date="2011-10-15T18:19: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433C4AD3" w14:textId="77777777" w:rsidR="00C35E30" w:rsidRPr="00E77497" w:rsidRDefault="00C35E30" w:rsidP="00FA3203">
      <w:pPr>
        <w:pStyle w:val="Alg4"/>
        <w:numPr>
          <w:ilvl w:val="0"/>
          <w:numId w:val="438"/>
        </w:numPr>
        <w:spacing w:after="220"/>
        <w:contextualSpacing/>
        <w:rPr>
          <w:ins w:id="8833" w:author="Rev 4 Allen Wirfs-Brock" w:date="2011-10-15T18:19:00Z"/>
        </w:rPr>
      </w:pPr>
      <w:ins w:id="8834" w:author="Rev 4 Allen Wirfs-Brock" w:date="2011-10-15T18:19:00Z">
        <w:r w:rsidRPr="00E77497">
          <w:t xml:space="preserve">Return BoundNames of </w:t>
        </w:r>
        <w:r w:rsidRPr="00E77497">
          <w:rPr>
            <w:rStyle w:val="bnf"/>
          </w:rPr>
          <w:t>BindingElement</w:t>
        </w:r>
        <w:r w:rsidRPr="00E77497">
          <w:t>.</w:t>
        </w:r>
      </w:ins>
    </w:p>
    <w:p w14:paraId="7B0F46DB" w14:textId="77777777" w:rsidR="00343429" w:rsidRPr="00E77497" w:rsidRDefault="00343429" w:rsidP="00343429">
      <w:pPr>
        <w:rPr>
          <w:ins w:id="8835" w:author="Rev 4 Allen Wirfs-Brock" w:date="2011-10-15T18:21:00Z"/>
        </w:rPr>
      </w:pPr>
      <w:ins w:id="8836" w:author="Rev 4 Allen Wirfs-Brock" w:date="2011-10-15T18:21: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141E4755" w14:textId="77777777" w:rsidR="00343429" w:rsidRPr="00E77497" w:rsidRDefault="00343429" w:rsidP="00C47E72">
      <w:pPr>
        <w:pStyle w:val="Alg4"/>
        <w:numPr>
          <w:ilvl w:val="0"/>
          <w:numId w:val="439"/>
        </w:numPr>
        <w:spacing w:after="220"/>
        <w:contextualSpacing/>
        <w:rPr>
          <w:ins w:id="8837" w:author="Rev 4 Allen Wirfs-Brock" w:date="2011-10-15T18:21:00Z"/>
        </w:rPr>
      </w:pPr>
      <w:ins w:id="8838" w:author="Rev 4 Allen Wirfs-Brock" w:date="2011-10-15T18:21: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68A34073" w14:textId="77777777" w:rsidR="00343429" w:rsidRPr="00E77497" w:rsidRDefault="00343429" w:rsidP="00C47E72">
      <w:pPr>
        <w:pStyle w:val="Alg4"/>
        <w:numPr>
          <w:ilvl w:val="0"/>
          <w:numId w:val="439"/>
        </w:numPr>
        <w:spacing w:after="220"/>
        <w:contextualSpacing/>
        <w:rPr>
          <w:ins w:id="8839" w:author="Rev 4 Allen Wirfs-Brock" w:date="2011-10-15T18:21:00Z"/>
          <w:rStyle w:val="bnf"/>
          <w:i w:val="0"/>
        </w:rPr>
      </w:pPr>
      <w:ins w:id="8840" w:author="Rev 4 Allen Wirfs-Brock" w:date="2011-10-15T18:21:00Z">
        <w:r w:rsidRPr="00E77497">
          <w:t xml:space="preserve">Append to </w:t>
        </w:r>
        <w:r w:rsidRPr="00E77497">
          <w:rPr>
            <w:i/>
          </w:rPr>
          <w:t>names</w:t>
        </w:r>
        <w:r w:rsidRPr="00E77497">
          <w:t xml:space="preserve"> the elements of BoundNames of </w:t>
        </w:r>
        <w:r w:rsidRPr="00E77497">
          <w:rPr>
            <w:rStyle w:val="bnf"/>
          </w:rPr>
          <w:t>BindingElement.</w:t>
        </w:r>
      </w:ins>
    </w:p>
    <w:p w14:paraId="59EC5AEF" w14:textId="77777777" w:rsidR="00343429" w:rsidRPr="00E77497" w:rsidRDefault="00343429" w:rsidP="00C47E72">
      <w:pPr>
        <w:pStyle w:val="Alg4"/>
        <w:numPr>
          <w:ilvl w:val="0"/>
          <w:numId w:val="439"/>
        </w:numPr>
        <w:spacing w:after="220"/>
        <w:contextualSpacing/>
        <w:rPr>
          <w:ins w:id="8841" w:author="Rev 4 Allen Wirfs-Brock" w:date="2011-10-15T18:21:00Z"/>
        </w:rPr>
      </w:pPr>
      <w:ins w:id="8842" w:author="Rev 4 Allen Wirfs-Brock" w:date="2011-10-15T18:21:00Z">
        <w:r w:rsidRPr="00E77497">
          <w:t xml:space="preserve">Return </w:t>
        </w:r>
        <w:r w:rsidRPr="00E77497">
          <w:rPr>
            <w:rStyle w:val="bnf"/>
          </w:rPr>
          <w:t>names</w:t>
        </w:r>
        <w:r w:rsidRPr="00E77497">
          <w:t>.</w:t>
        </w:r>
      </w:ins>
    </w:p>
    <w:p w14:paraId="5B6976E3" w14:textId="77777777" w:rsidR="006E26C7" w:rsidRPr="00E77497" w:rsidRDefault="006E26C7" w:rsidP="006E26C7">
      <w:pPr>
        <w:rPr>
          <w:ins w:id="8843" w:author="Rev 4 Allen Wirfs-Brock" w:date="2011-10-15T18:23:00Z"/>
        </w:rPr>
      </w:pPr>
      <w:ins w:id="8844" w:author="Rev 4 Allen Wirfs-Brock" w:date="2011-10-15T18:23:00Z">
        <w:r w:rsidRPr="00E77497">
          <w:rPr>
            <w:rStyle w:val="bnf"/>
          </w:rPr>
          <w:t xml:space="preserve">BindingProperty </w:t>
        </w:r>
        <w:r w:rsidRPr="00E77497">
          <w:rPr>
            <w:b/>
          </w:rPr>
          <w:t>:</w:t>
        </w:r>
        <w:r w:rsidRPr="00E77497">
          <w:t xml:space="preserve"> </w:t>
        </w:r>
        <w:r w:rsidRPr="00E77497">
          <w:rPr>
            <w:rFonts w:ascii="Times New Roman" w:hAnsi="Times New Roman"/>
            <w:i/>
          </w:rPr>
          <w:t>SingleNameBinding</w:t>
        </w:r>
        <w:r w:rsidRPr="00E77497" w:rsidDel="00B678FE">
          <w:rPr>
            <w:rFonts w:ascii="Times New Roman" w:hAnsi="Times New Roman"/>
            <w:i/>
          </w:rPr>
          <w:t xml:space="preserve"> </w:t>
        </w:r>
      </w:ins>
    </w:p>
    <w:p w14:paraId="7802CA2A" w14:textId="77777777" w:rsidR="006E26C7" w:rsidRPr="00E77497" w:rsidRDefault="006E26C7" w:rsidP="00C47E72">
      <w:pPr>
        <w:pStyle w:val="Alg4"/>
        <w:numPr>
          <w:ilvl w:val="0"/>
          <w:numId w:val="440"/>
        </w:numPr>
        <w:spacing w:after="220"/>
        <w:contextualSpacing/>
        <w:rPr>
          <w:ins w:id="8845" w:author="Rev 4 Allen Wirfs-Brock" w:date="2011-10-15T18:23:00Z"/>
        </w:rPr>
      </w:pPr>
      <w:ins w:id="8846" w:author="Rev 4 Allen Wirfs-Brock" w:date="2011-10-15T18:23:00Z">
        <w:r w:rsidRPr="00E77497">
          <w:t xml:space="preserve">Return the BoundNames of </w:t>
        </w:r>
        <w:r w:rsidRPr="00E77497">
          <w:rPr>
            <w:i/>
          </w:rPr>
          <w:t>SingleNameBinding</w:t>
        </w:r>
        <w:r w:rsidRPr="00E77497" w:rsidDel="00B678FE">
          <w:rPr>
            <w:rStyle w:val="bnf"/>
          </w:rPr>
          <w:t xml:space="preserve"> </w:t>
        </w:r>
        <w:r w:rsidRPr="00E77497">
          <w:t>.</w:t>
        </w:r>
      </w:ins>
    </w:p>
    <w:p w14:paraId="1E129616" w14:textId="77777777" w:rsidR="005E5F0B" w:rsidRPr="00E77497" w:rsidRDefault="005E5F0B" w:rsidP="005E5F0B">
      <w:pPr>
        <w:rPr>
          <w:ins w:id="8847" w:author="Rev 4 Allen Wirfs-Brock" w:date="2011-10-15T18:24:00Z"/>
        </w:rPr>
      </w:pPr>
      <w:ins w:id="8848" w:author="Rev 4 Allen Wirfs-Brock" w:date="2011-10-15T18:24: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4A1481F7" w14:textId="77777777" w:rsidR="005E5F0B" w:rsidRPr="00E77497" w:rsidRDefault="005E5F0B" w:rsidP="00C47E72">
      <w:pPr>
        <w:pStyle w:val="Alg4"/>
        <w:numPr>
          <w:ilvl w:val="0"/>
          <w:numId w:val="569"/>
        </w:numPr>
        <w:spacing w:after="220"/>
        <w:contextualSpacing/>
        <w:rPr>
          <w:ins w:id="8849" w:author="Rev 4 Allen Wirfs-Brock" w:date="2011-10-15T18:24:00Z"/>
        </w:rPr>
      </w:pPr>
      <w:ins w:id="8850" w:author="Rev 4 Allen Wirfs-Brock" w:date="2011-10-15T18:24:00Z">
        <w:r w:rsidRPr="00E77497">
          <w:t xml:space="preserve">Return the BoundNames of </w:t>
        </w:r>
        <w:r w:rsidRPr="00E77497">
          <w:rPr>
            <w:rStyle w:val="bnf"/>
          </w:rPr>
          <w:t>BindingElement</w:t>
        </w:r>
        <w:r w:rsidRPr="00E77497">
          <w:t>.</w:t>
        </w:r>
      </w:ins>
    </w:p>
    <w:p w14:paraId="0FCAAE82" w14:textId="77777777" w:rsidR="005B3577" w:rsidRPr="00E77497" w:rsidRDefault="005B3577" w:rsidP="005B3577">
      <w:pPr>
        <w:rPr>
          <w:ins w:id="8851" w:author="Rev 4 Allen Wirfs-Brock" w:date="2011-10-15T18:29:00Z"/>
        </w:rPr>
      </w:pPr>
      <w:ins w:id="8852" w:author="Rev 4 Allen Wirfs-Brock" w:date="2011-10-15T18:29: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6D957988" w14:textId="77777777" w:rsidR="005B3577" w:rsidRPr="00E77497" w:rsidRDefault="005B3577" w:rsidP="00C47E72">
      <w:pPr>
        <w:pStyle w:val="Alg4"/>
        <w:numPr>
          <w:ilvl w:val="0"/>
          <w:numId w:val="442"/>
        </w:numPr>
        <w:spacing w:after="220"/>
        <w:contextualSpacing/>
        <w:rPr>
          <w:ins w:id="8853" w:author="Rev 4 Allen Wirfs-Brock" w:date="2011-10-15T18:29:00Z"/>
        </w:rPr>
      </w:pPr>
      <w:ins w:id="8854" w:author="Rev 4 Allen Wirfs-Brock" w:date="2011-10-15T18:29:00Z">
        <w:r w:rsidRPr="00E77497">
          <w:t xml:space="preserve">Return the BoundNames of </w:t>
        </w:r>
        <w:r w:rsidRPr="00E77497">
          <w:rPr>
            <w:rStyle w:val="bnf"/>
          </w:rPr>
          <w:t>BindingIdentifier</w:t>
        </w:r>
        <w:r w:rsidRPr="00E77497">
          <w:t>.</w:t>
        </w:r>
      </w:ins>
    </w:p>
    <w:p w14:paraId="1A643B1D" w14:textId="77777777" w:rsidR="00243AB9" w:rsidRPr="00E77497" w:rsidRDefault="00243AB9" w:rsidP="00243AB9">
      <w:pPr>
        <w:rPr>
          <w:ins w:id="8855" w:author="Rev 4 Allen Wirfs-Brock" w:date="2011-10-15T18:30:00Z"/>
        </w:rPr>
      </w:pPr>
      <w:ins w:id="8856" w:author="Rev 4 Allen Wirfs-Brock" w:date="2011-10-15T18:30:00Z">
        <w:r w:rsidRPr="00E77497">
          <w:rPr>
            <w:rStyle w:val="bnf"/>
          </w:rPr>
          <w:t xml:space="preserve">BindingElement </w:t>
        </w:r>
        <w:r w:rsidRPr="00E77497">
          <w:rPr>
            <w:b/>
          </w:rPr>
          <w:t>:</w:t>
        </w:r>
        <w:r w:rsidRPr="00E77497">
          <w:t xml:space="preserve"> </w:t>
        </w:r>
        <w:r w:rsidRPr="00E77497">
          <w:rPr>
            <w:rFonts w:ascii="Times New Roman" w:hAnsi="Times New Roman"/>
            <w:i/>
          </w:rPr>
          <w:t>SingleNameBinding</w:t>
        </w:r>
        <w:r w:rsidRPr="00E77497" w:rsidDel="00B678FE">
          <w:rPr>
            <w:rStyle w:val="bnf"/>
          </w:rPr>
          <w:t xml:space="preserve"> </w:t>
        </w:r>
      </w:ins>
    </w:p>
    <w:p w14:paraId="123C7FCF" w14:textId="77777777" w:rsidR="00243AB9" w:rsidRPr="00E77497" w:rsidRDefault="00243AB9" w:rsidP="00C47E72">
      <w:pPr>
        <w:pStyle w:val="Alg4"/>
        <w:numPr>
          <w:ilvl w:val="0"/>
          <w:numId w:val="563"/>
        </w:numPr>
        <w:spacing w:after="220"/>
        <w:contextualSpacing/>
        <w:rPr>
          <w:ins w:id="8857" w:author="Rev 4 Allen Wirfs-Brock" w:date="2011-10-15T18:30:00Z"/>
        </w:rPr>
      </w:pPr>
      <w:ins w:id="8858" w:author="Rev 4 Allen Wirfs-Brock" w:date="2011-10-15T18:30:00Z">
        <w:r w:rsidRPr="00E77497">
          <w:t xml:space="preserve">Return the BoundNames of </w:t>
        </w:r>
        <w:r w:rsidRPr="00E77497">
          <w:rPr>
            <w:i/>
          </w:rPr>
          <w:t>SingleNameBinding</w:t>
        </w:r>
        <w:r w:rsidRPr="00E77497" w:rsidDel="00B678FE">
          <w:rPr>
            <w:rStyle w:val="bnf"/>
          </w:rPr>
          <w:t xml:space="preserve"> </w:t>
        </w:r>
        <w:r w:rsidRPr="00E77497">
          <w:t>.</w:t>
        </w:r>
      </w:ins>
    </w:p>
    <w:p w14:paraId="35FFEB7C" w14:textId="77777777" w:rsidR="00010328" w:rsidRPr="00E77497" w:rsidRDefault="00010328" w:rsidP="00010328">
      <w:pPr>
        <w:rPr>
          <w:ins w:id="8859" w:author="Rev 4 Allen Wirfs-Brock" w:date="2011-10-15T18:32:00Z"/>
        </w:rPr>
      </w:pPr>
      <w:ins w:id="8860" w:author="Rev 4 Allen Wirfs-Brock" w:date="2011-10-15T18:32: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35F9D23C" w14:textId="77777777" w:rsidR="00010328" w:rsidRPr="00E77497" w:rsidRDefault="00010328" w:rsidP="00C47E72">
      <w:pPr>
        <w:pStyle w:val="Alg4"/>
        <w:numPr>
          <w:ilvl w:val="0"/>
          <w:numId w:val="565"/>
        </w:numPr>
        <w:spacing w:after="220"/>
        <w:contextualSpacing/>
        <w:rPr>
          <w:ins w:id="8861" w:author="Rev 4 Allen Wirfs-Brock" w:date="2011-10-15T18:32:00Z"/>
        </w:rPr>
      </w:pPr>
      <w:ins w:id="8862" w:author="Rev 4 Allen Wirfs-Brock" w:date="2011-10-15T18:32:00Z">
        <w:r w:rsidRPr="00E77497">
          <w:t xml:space="preserve">Return the BoundNames of </w:t>
        </w:r>
        <w:r w:rsidRPr="00E77497">
          <w:rPr>
            <w:rStyle w:val="bnf"/>
          </w:rPr>
          <w:t>BindingPattern</w:t>
        </w:r>
        <w:r w:rsidRPr="00E77497">
          <w:t>.</w:t>
        </w:r>
      </w:ins>
    </w:p>
    <w:p w14:paraId="4C0307A3" w14:textId="77777777" w:rsidR="00686CCA" w:rsidRPr="00E77497" w:rsidRDefault="00686CCA" w:rsidP="00686CCA">
      <w:pPr>
        <w:rPr>
          <w:ins w:id="8863" w:author="Rev 4 Allen Wirfs-Brock" w:date="2011-10-15T18:33:00Z"/>
        </w:rPr>
      </w:pPr>
      <w:ins w:id="8864" w:author="Rev 4 Allen Wirfs-Brock" w:date="2011-10-15T18:33:00Z">
        <w:r w:rsidRPr="00E77497">
          <w:rPr>
            <w:rStyle w:val="bnf"/>
          </w:rPr>
          <w:t xml:space="preserve">BindingRestElement </w:t>
        </w:r>
        <w:r w:rsidRPr="00E77497">
          <w:rPr>
            <w:rFonts w:cs="Arial"/>
            <w:i/>
            <w:vertAlign w:val="subscript"/>
          </w:rPr>
          <w:t xml:space="preserve"> </w:t>
        </w:r>
        <w:r w:rsidRPr="00E77497">
          <w:rPr>
            <w:b/>
          </w:rPr>
          <w:t>:</w:t>
        </w:r>
        <w:r w:rsidRPr="00E77497">
          <w:t xml:space="preserve">  </w:t>
        </w:r>
        <w:r w:rsidRPr="00E77497">
          <w:rPr>
            <w:rFonts w:ascii="Courier New" w:hAnsi="Courier New" w:cs="Courier New"/>
            <w:b/>
          </w:rPr>
          <w:t>...</w:t>
        </w:r>
        <w:r w:rsidRPr="00E77497">
          <w:rPr>
            <w:rStyle w:val="bnf"/>
          </w:rPr>
          <w:t xml:space="preserve">  BindingIdentifier</w:t>
        </w:r>
        <w:r w:rsidRPr="00E77497">
          <w:t xml:space="preserve"> </w:t>
        </w:r>
      </w:ins>
    </w:p>
    <w:p w14:paraId="2B48C8C4" w14:textId="77777777" w:rsidR="00686CCA" w:rsidRPr="00E77497" w:rsidRDefault="00686CCA" w:rsidP="00C47E72">
      <w:pPr>
        <w:pStyle w:val="Alg4"/>
        <w:numPr>
          <w:ilvl w:val="0"/>
          <w:numId w:val="561"/>
        </w:numPr>
        <w:spacing w:after="220"/>
        <w:contextualSpacing/>
        <w:rPr>
          <w:ins w:id="8865" w:author="Rev 4 Allen Wirfs-Brock" w:date="2011-10-15T18:33:00Z"/>
        </w:rPr>
      </w:pPr>
      <w:ins w:id="8866" w:author="Rev 4 Allen Wirfs-Brock" w:date="2011-10-15T18:33:00Z">
        <w:r w:rsidRPr="00E77497">
          <w:t xml:space="preserve">Return the BoundNames of </w:t>
        </w:r>
        <w:r w:rsidRPr="00E77497">
          <w:rPr>
            <w:rStyle w:val="bnf"/>
          </w:rPr>
          <w:t>BindingIdentifier</w:t>
        </w:r>
        <w:r w:rsidRPr="00E77497">
          <w:t>.</w:t>
        </w:r>
      </w:ins>
    </w:p>
    <w:p w14:paraId="224AC4CC" w14:textId="77777777" w:rsidR="009A6454" w:rsidRPr="00E77497" w:rsidRDefault="009A6454" w:rsidP="009A6454">
      <w:pPr>
        <w:rPr>
          <w:ins w:id="8867" w:author="Rev 4 Allen Wirfs-Brock" w:date="2011-11-06T12:56:00Z"/>
          <w:rFonts w:ascii="Helvetica" w:hAnsi="Helvetica"/>
          <w:b/>
        </w:rPr>
      </w:pPr>
      <w:ins w:id="8868" w:author="Rev 4 Allen Wirfs-Brock" w:date="2011-11-06T12:56:00Z">
        <w:r w:rsidRPr="00E77497">
          <w:rPr>
            <w:rFonts w:ascii="Helvetica" w:hAnsi="Helvetica"/>
            <w:b/>
          </w:rPr>
          <w:t xml:space="preserve">Static Semantics:  </w:t>
        </w:r>
        <w:r w:rsidRPr="00E77497">
          <w:rPr>
            <w:rFonts w:ascii="Helvetica" w:hAnsi="Helvetica"/>
            <w:b/>
            <w:lang w:eastAsia="en-US"/>
          </w:rPr>
          <w:t>HasInitialiser</w:t>
        </w:r>
      </w:ins>
    </w:p>
    <w:p w14:paraId="296C856D" w14:textId="77777777" w:rsidR="009A6454" w:rsidRPr="00E77497" w:rsidRDefault="009A6454" w:rsidP="009A6454">
      <w:pPr>
        <w:rPr>
          <w:ins w:id="8869" w:author="Rev 4 Allen Wirfs-Brock" w:date="2011-11-06T12:57:00Z"/>
        </w:rPr>
      </w:pPr>
      <w:ins w:id="8870" w:author="Rev 4 Allen Wirfs-Brock" w:date="2011-11-06T12:57:00Z">
        <w:r w:rsidRPr="00E77497">
          <w:rPr>
            <w:rStyle w:val="bnf"/>
          </w:rPr>
          <w:t xml:space="preserve">BindingElement </w:t>
        </w:r>
        <w:r w:rsidRPr="00E77497">
          <w:rPr>
            <w:b/>
          </w:rPr>
          <w:t>:</w:t>
        </w:r>
        <w:r w:rsidRPr="00E77497">
          <w:t xml:space="preserve"> </w:t>
        </w:r>
        <w:r w:rsidRPr="00E77497">
          <w:rPr>
            <w:rFonts w:ascii="Times New Roman" w:hAnsi="Times New Roman"/>
            <w:i/>
          </w:rPr>
          <w:t>SingleNameBinding</w:t>
        </w:r>
        <w:r w:rsidRPr="00E77497" w:rsidDel="00B678FE">
          <w:rPr>
            <w:rStyle w:val="bnf"/>
          </w:rPr>
          <w:t xml:space="preserve"> </w:t>
        </w:r>
      </w:ins>
    </w:p>
    <w:p w14:paraId="43476CBB" w14:textId="77777777" w:rsidR="009A6454" w:rsidRPr="00E77497" w:rsidRDefault="009A6454" w:rsidP="00C47E72">
      <w:pPr>
        <w:pStyle w:val="Alg4"/>
        <w:numPr>
          <w:ilvl w:val="0"/>
          <w:numId w:val="617"/>
        </w:numPr>
        <w:spacing w:after="220"/>
        <w:contextualSpacing/>
        <w:rPr>
          <w:ins w:id="8871" w:author="Rev 4 Allen Wirfs-Brock" w:date="2011-11-06T12:57:00Z"/>
        </w:rPr>
      </w:pPr>
      <w:ins w:id="8872" w:author="Rev 4 Allen Wirfs-Brock" w:date="2011-11-06T12:57:00Z">
        <w:r w:rsidRPr="00E77497">
          <w:t xml:space="preserve">Return </w:t>
        </w:r>
      </w:ins>
      <w:ins w:id="8873" w:author="Rev 4 Allen Wirfs-Brock" w:date="2011-11-06T12:58:00Z">
        <w:r>
          <w:t>HasInitializer</w:t>
        </w:r>
      </w:ins>
      <w:ins w:id="8874" w:author="Rev 4 Allen Wirfs-Brock" w:date="2011-11-06T12:57:00Z">
        <w:r w:rsidRPr="00E77497">
          <w:t xml:space="preserve"> of </w:t>
        </w:r>
        <w:r w:rsidRPr="00E77497">
          <w:rPr>
            <w:i/>
          </w:rPr>
          <w:t>SingleNameBinding</w:t>
        </w:r>
        <w:r w:rsidRPr="00E77497" w:rsidDel="00B678FE">
          <w:rPr>
            <w:rStyle w:val="bnf"/>
          </w:rPr>
          <w:t xml:space="preserve"> </w:t>
        </w:r>
        <w:r w:rsidRPr="00E77497">
          <w:t>.</w:t>
        </w:r>
      </w:ins>
    </w:p>
    <w:p w14:paraId="26231C60" w14:textId="77777777" w:rsidR="009A6454" w:rsidRPr="00E77497" w:rsidRDefault="009A6454" w:rsidP="009A6454">
      <w:pPr>
        <w:rPr>
          <w:ins w:id="8875" w:author="Rev 4 Allen Wirfs-Brock" w:date="2011-11-06T12:59:00Z"/>
        </w:rPr>
      </w:pPr>
      <w:ins w:id="8876" w:author="Rev 4 Allen Wirfs-Brock" w:date="2011-11-06T12:59:00Z">
        <w:r w:rsidRPr="00E77497">
          <w:rPr>
            <w:rStyle w:val="bnf"/>
          </w:rPr>
          <w:t xml:space="preserve">BindingElement </w:t>
        </w:r>
        <w:r w:rsidRPr="00E77497">
          <w:rPr>
            <w:b/>
          </w:rPr>
          <w:t>:</w:t>
        </w:r>
        <w:r w:rsidRPr="00E77497">
          <w:t xml:space="preserve"> </w:t>
        </w:r>
        <w:r w:rsidRPr="00E77497">
          <w:rPr>
            <w:rStyle w:val="bnf"/>
          </w:rPr>
          <w:t xml:space="preserve">BindingPattern </w:t>
        </w:r>
      </w:ins>
    </w:p>
    <w:p w14:paraId="2C044B92" w14:textId="77777777" w:rsidR="009A6454" w:rsidRPr="00E77497" w:rsidRDefault="009A6454" w:rsidP="00C47E72">
      <w:pPr>
        <w:pStyle w:val="Alg4"/>
        <w:numPr>
          <w:ilvl w:val="0"/>
          <w:numId w:val="618"/>
        </w:numPr>
        <w:spacing w:after="220"/>
        <w:contextualSpacing/>
        <w:rPr>
          <w:ins w:id="8877" w:author="Rev 4 Allen Wirfs-Brock" w:date="2011-11-06T12:59:00Z"/>
        </w:rPr>
      </w:pPr>
      <w:ins w:id="8878" w:author="Rev 4 Allen Wirfs-Brock" w:date="2011-11-06T13:00:00Z">
        <w:r w:rsidRPr="00E77497">
          <w:t xml:space="preserve">Return </w:t>
        </w:r>
        <w:r w:rsidRPr="00E77497">
          <w:rPr>
            <w:b/>
          </w:rPr>
          <w:t>false</w:t>
        </w:r>
        <w:r w:rsidRPr="00E77497">
          <w:t>.</w:t>
        </w:r>
      </w:ins>
    </w:p>
    <w:p w14:paraId="3BD3D876" w14:textId="77777777" w:rsidR="009A6454" w:rsidRPr="00E77497" w:rsidRDefault="009A6454" w:rsidP="009A6454">
      <w:pPr>
        <w:rPr>
          <w:ins w:id="8879" w:author="Rev 4 Allen Wirfs-Brock" w:date="2011-11-06T13:00:00Z"/>
        </w:rPr>
      </w:pPr>
      <w:ins w:id="8880" w:author="Rev 4 Allen Wirfs-Brock" w:date="2011-11-06T13:00: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ins>
    </w:p>
    <w:p w14:paraId="4923F817" w14:textId="77777777" w:rsidR="009A6454" w:rsidRPr="00E77497" w:rsidRDefault="009A6454" w:rsidP="00C47E72">
      <w:pPr>
        <w:pStyle w:val="Alg4"/>
        <w:numPr>
          <w:ilvl w:val="0"/>
          <w:numId w:val="428"/>
        </w:numPr>
        <w:spacing w:after="220"/>
        <w:contextualSpacing/>
        <w:rPr>
          <w:ins w:id="8881" w:author="Rev 4 Allen Wirfs-Brock" w:date="2011-11-06T12:56:00Z"/>
        </w:rPr>
      </w:pPr>
      <w:ins w:id="8882" w:author="Rev 4 Allen Wirfs-Brock" w:date="2011-11-06T12:56:00Z">
        <w:r w:rsidRPr="00E77497">
          <w:t xml:space="preserve">Return </w:t>
        </w:r>
      </w:ins>
      <w:ins w:id="8883" w:author="Rev 4 Allen Wirfs-Brock" w:date="2011-11-06T13:00:00Z">
        <w:r>
          <w:rPr>
            <w:b/>
          </w:rPr>
          <w:t>true</w:t>
        </w:r>
      </w:ins>
      <w:ins w:id="8884" w:author="Rev 4 Allen Wirfs-Brock" w:date="2011-11-06T12:56:00Z">
        <w:r w:rsidRPr="00E77497">
          <w:t>.</w:t>
        </w:r>
      </w:ins>
    </w:p>
    <w:p w14:paraId="03F1604D" w14:textId="77777777" w:rsidR="009A6454" w:rsidRPr="004418C4" w:rsidRDefault="009A6454" w:rsidP="009A6454">
      <w:pPr>
        <w:contextualSpacing/>
        <w:rPr>
          <w:ins w:id="8885" w:author="Rev 4 Allen Wirfs-Brock" w:date="2011-11-06T13:02:00Z"/>
        </w:rPr>
      </w:pPr>
      <w:ins w:id="8886" w:author="Rev 4 Allen Wirfs-Brock" w:date="2011-11-06T13:02: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ins>
    </w:p>
    <w:p w14:paraId="5E082A8F" w14:textId="77777777" w:rsidR="009A6454" w:rsidRPr="00E77497" w:rsidRDefault="009A6454" w:rsidP="00C47E72">
      <w:pPr>
        <w:pStyle w:val="Alg4"/>
        <w:numPr>
          <w:ilvl w:val="0"/>
          <w:numId w:val="429"/>
        </w:numPr>
        <w:spacing w:after="220"/>
        <w:contextualSpacing/>
        <w:rPr>
          <w:ins w:id="8887" w:author="Rev 4 Allen Wirfs-Brock" w:date="2011-11-06T12:56:00Z"/>
        </w:rPr>
      </w:pPr>
      <w:ins w:id="8888" w:author="Rev 4 Allen Wirfs-Brock" w:date="2011-11-06T12:56:00Z">
        <w:r w:rsidRPr="00E77497">
          <w:t xml:space="preserve">Return </w:t>
        </w:r>
      </w:ins>
      <w:ins w:id="8889" w:author="Rev 4 Allen Wirfs-Brock" w:date="2011-11-06T13:03:00Z">
        <w:r>
          <w:rPr>
            <w:b/>
          </w:rPr>
          <w:t>false</w:t>
        </w:r>
      </w:ins>
      <w:ins w:id="8890" w:author="Rev 4 Allen Wirfs-Brock" w:date="2011-11-06T12:56:00Z">
        <w:r w:rsidRPr="00E77497">
          <w:t>.</w:t>
        </w:r>
      </w:ins>
    </w:p>
    <w:p w14:paraId="7A559FD0" w14:textId="77777777" w:rsidR="009A6454" w:rsidRPr="004418C4" w:rsidRDefault="009A6454" w:rsidP="009A6454">
      <w:pPr>
        <w:contextualSpacing/>
        <w:rPr>
          <w:ins w:id="8891" w:author="Rev 4 Allen Wirfs-Brock" w:date="2011-11-06T13:03:00Z"/>
        </w:rPr>
      </w:pPr>
      <w:ins w:id="8892" w:author="Rev 4 Allen Wirfs-Brock" w:date="2011-11-06T13:03: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ins>
    </w:p>
    <w:p w14:paraId="41E0F608" w14:textId="77777777" w:rsidR="009A6454" w:rsidRPr="00E77497" w:rsidRDefault="009A6454" w:rsidP="00C47E72">
      <w:pPr>
        <w:pStyle w:val="Alg4"/>
        <w:numPr>
          <w:ilvl w:val="0"/>
          <w:numId w:val="619"/>
        </w:numPr>
        <w:spacing w:after="220"/>
        <w:contextualSpacing/>
        <w:rPr>
          <w:ins w:id="8893" w:author="Rev 4 Allen Wirfs-Brock" w:date="2011-11-06T13:03:00Z"/>
        </w:rPr>
      </w:pPr>
      <w:ins w:id="8894" w:author="Rev 4 Allen Wirfs-Brock" w:date="2011-11-06T13:03:00Z">
        <w:r w:rsidRPr="00E77497">
          <w:t xml:space="preserve">Return </w:t>
        </w:r>
        <w:r w:rsidRPr="00E77497">
          <w:rPr>
            <w:b/>
          </w:rPr>
          <w:t>true</w:t>
        </w:r>
        <w:r w:rsidRPr="00E77497">
          <w:t>.</w:t>
        </w:r>
      </w:ins>
    </w:p>
    <w:p w14:paraId="6E4B7A54" w14:textId="77777777" w:rsidR="00065F45" w:rsidRPr="00E77497" w:rsidRDefault="00065F45" w:rsidP="00065F45">
      <w:pPr>
        <w:pStyle w:val="40"/>
        <w:numPr>
          <w:ilvl w:val="0"/>
          <w:numId w:val="0"/>
        </w:numPr>
        <w:rPr>
          <w:ins w:id="8895" w:author="Rev 4 Allen Wirfs-Brock" w:date="2011-10-15T17:58:00Z"/>
        </w:rPr>
      </w:pPr>
      <w:commentRangeStart w:id="8896"/>
      <w:ins w:id="8897" w:author="Rev 4 Allen Wirfs-Brock" w:date="2011-10-15T17:58:00Z">
        <w:r w:rsidRPr="00E77497">
          <w:t>Runtime Semantics</w:t>
        </w:r>
      </w:ins>
      <w:commentRangeEnd w:id="8896"/>
      <w:ins w:id="8898" w:author="Rev 4 Allen Wirfs-Brock" w:date="2011-11-07T11:23:00Z">
        <w:r w:rsidR="00C7794D">
          <w:rPr>
            <w:rStyle w:val="af4"/>
            <w:b w:val="0"/>
          </w:rPr>
          <w:commentReference w:id="8896"/>
        </w:r>
      </w:ins>
    </w:p>
    <w:p w14:paraId="60A0D828" w14:textId="77777777" w:rsidR="00715A67" w:rsidRDefault="00715A67" w:rsidP="00715A67">
      <w:pPr>
        <w:keepNext/>
        <w:rPr>
          <w:ins w:id="8899" w:author="Rev 4 Allen Wirfs-Brock" w:date="2011-11-04T17:56:00Z"/>
          <w:rFonts w:ascii="Helvetica" w:hAnsi="Helvetica"/>
          <w:b/>
          <w:spacing w:val="6"/>
        </w:rPr>
      </w:pPr>
      <w:ins w:id="8900" w:author="Rev 4 Allen Wirfs-Brock" w:date="2011-11-04T17:56:00Z">
        <w:r w:rsidRPr="004418C4">
          <w:rPr>
            <w:rFonts w:ascii="Helvetica" w:hAnsi="Helvetica"/>
            <w:b/>
          </w:rPr>
          <w:t xml:space="preserve">Runtime Semantics: </w:t>
        </w:r>
        <w:r w:rsidRPr="004418C4">
          <w:rPr>
            <w:rFonts w:ascii="Helvetica" w:hAnsi="Helvetica"/>
            <w:b/>
            <w:spacing w:val="6"/>
          </w:rPr>
          <w:t>Binding Initialization</w:t>
        </w:r>
      </w:ins>
    </w:p>
    <w:p w14:paraId="15916940" w14:textId="77777777" w:rsidR="00715A67" w:rsidRPr="004418C4" w:rsidRDefault="00715A67" w:rsidP="00715A67">
      <w:pPr>
        <w:ind w:left="360"/>
        <w:rPr>
          <w:ins w:id="8901" w:author="Rev 4 Allen Wirfs-Brock" w:date="2011-11-04T17:56:00Z"/>
        </w:rPr>
      </w:pPr>
      <w:ins w:id="8902" w:author="Rev 4 Allen Wirfs-Brock" w:date="2011-11-04T17:56: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sidRPr="004418C4">
          <w:rPr>
            <w:rFonts w:ascii="Times New Roman" w:hAnsi="Times New Roman"/>
            <w:i/>
          </w:rPr>
          <w:t>enviornment</w:t>
        </w:r>
        <w:r>
          <w:t>.</w:t>
        </w:r>
      </w:ins>
    </w:p>
    <w:p w14:paraId="067F7340" w14:textId="77777777" w:rsidR="00715A67" w:rsidRPr="008E00F6" w:rsidRDefault="00715A67" w:rsidP="00715A67">
      <w:pPr>
        <w:rPr>
          <w:ins w:id="8903" w:author="Rev 4 Allen Wirfs-Brock" w:date="2011-11-04T17:56:00Z"/>
          <w:sz w:val="18"/>
        </w:rPr>
      </w:pPr>
      <w:ins w:id="8904" w:author="Rev 4 Allen Wirfs-Brock" w:date="2011-11-04T17:5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initialization value.  This is the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62751E29" w14:textId="77777777" w:rsidR="009F731D" w:rsidRPr="00E77497" w:rsidRDefault="00CD14C4" w:rsidP="00C7794D">
      <w:pPr>
        <w:contextualSpacing/>
        <w:rPr>
          <w:ins w:id="8905" w:author="Rev 4 Allen Wirfs-Brock" w:date="2011-10-15T18:02:00Z"/>
          <w:rStyle w:val="bnf"/>
        </w:rPr>
      </w:pPr>
      <w:ins w:id="8906" w:author="Rev 3 Allen Wirfs-Brock" w:date="2011-09-11T09:49:00Z">
        <w:del w:id="8907" w:author="Rev 4 Allen Wirfs-Brock" w:date="2011-10-15T18:02:00Z">
          <w:r w:rsidRPr="00675B74" w:rsidDel="009F731D">
            <w:delText xml:space="preserve">The production </w:delText>
          </w:r>
        </w:del>
      </w:ins>
      <w:ins w:id="8908" w:author="Rev 3 Allen Wirfs-Brock" w:date="2011-09-11T09:50:00Z">
        <w:r w:rsidRPr="00675B74">
          <w:rPr>
            <w:rStyle w:val="bnf"/>
          </w:rPr>
          <w:t xml:space="preserve">BindingPattern  </w:t>
        </w:r>
        <w:r w:rsidRPr="00E77497">
          <w:rPr>
            <w:b/>
          </w:rPr>
          <w:t>:</w:t>
        </w:r>
        <w:r w:rsidRPr="00E77497">
          <w:t xml:space="preserve"> </w:t>
        </w:r>
        <w:r w:rsidRPr="00E77497">
          <w:rPr>
            <w:rStyle w:val="bnf"/>
          </w:rPr>
          <w:t>ObjectBindingPattern</w:t>
        </w:r>
      </w:ins>
    </w:p>
    <w:p w14:paraId="421308C6" w14:textId="77777777" w:rsidR="00E77497" w:rsidRPr="004418C4" w:rsidRDefault="00E77497" w:rsidP="00C47E72">
      <w:pPr>
        <w:pStyle w:val="Alg3"/>
        <w:numPr>
          <w:ilvl w:val="0"/>
          <w:numId w:val="540"/>
        </w:numPr>
        <w:contextualSpacing/>
        <w:rPr>
          <w:ins w:id="8909" w:author="Rev 4 Allen Wirfs-Brock" w:date="2011-11-04T19:15:00Z"/>
        </w:rPr>
      </w:pPr>
      <w:ins w:id="8910" w:author="Rev 4 Allen Wirfs-Brock" w:date="2011-11-04T19:15: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6F4473C3" w14:textId="77777777" w:rsidR="00E77497" w:rsidRPr="004418C4" w:rsidRDefault="00E77497" w:rsidP="00C47E72">
      <w:pPr>
        <w:pStyle w:val="Alg3"/>
        <w:numPr>
          <w:ilvl w:val="1"/>
          <w:numId w:val="540"/>
        </w:numPr>
        <w:contextualSpacing/>
        <w:rPr>
          <w:ins w:id="8911" w:author="Rev 4 Allen Wirfs-Brock" w:date="2011-11-04T19:15:00Z"/>
        </w:rPr>
      </w:pPr>
      <w:ins w:id="8912" w:author="Rev 4 Allen Wirfs-Brock" w:date="2011-11-04T19:15:00Z">
        <w:r w:rsidRPr="004418C4">
          <w:t xml:space="preserve">Let </w:t>
        </w:r>
        <w:r w:rsidRPr="004418C4">
          <w:rPr>
            <w:i/>
          </w:rPr>
          <w:t>obj</w:t>
        </w:r>
        <w:r w:rsidRPr="004418C4">
          <w:t xml:space="preserve"> be ToObject(</w:t>
        </w:r>
        <w:r w:rsidRPr="004418C4">
          <w:rPr>
            <w:i/>
          </w:rPr>
          <w:t>value</w:t>
        </w:r>
        <w:r w:rsidRPr="004418C4">
          <w:t>).</w:t>
        </w:r>
      </w:ins>
    </w:p>
    <w:p w14:paraId="3019E5E5" w14:textId="77777777" w:rsidR="00E77497" w:rsidRPr="004418C4" w:rsidRDefault="00E77497" w:rsidP="00C47E72">
      <w:pPr>
        <w:pStyle w:val="Alg4"/>
        <w:numPr>
          <w:ilvl w:val="0"/>
          <w:numId w:val="540"/>
        </w:numPr>
        <w:contextualSpacing/>
        <w:rPr>
          <w:ins w:id="8913" w:author="Rev 4 Allen Wirfs-Brock" w:date="2011-11-04T19:15:00Z"/>
        </w:rPr>
      </w:pPr>
      <w:ins w:id="8914" w:author="Rev 4 Allen Wirfs-Brock" w:date="2011-11-04T19:15:00Z">
        <w:r w:rsidRPr="004418C4">
          <w:t xml:space="preserve">Else, let </w:t>
        </w:r>
        <w:r w:rsidRPr="004418C4">
          <w:rPr>
            <w:i/>
          </w:rPr>
          <w:t>obj</w:t>
        </w:r>
        <w:r w:rsidRPr="004418C4">
          <w:t xml:space="preserve"> be </w:t>
        </w:r>
        <w:r w:rsidRPr="004418C4">
          <w:rPr>
            <w:b/>
          </w:rPr>
          <w:t>undefined</w:t>
        </w:r>
        <w:r w:rsidRPr="004418C4">
          <w:t>.</w:t>
        </w:r>
      </w:ins>
    </w:p>
    <w:p w14:paraId="6C9544F3" w14:textId="77777777" w:rsidR="00CD14C4" w:rsidRPr="00E77497" w:rsidDel="00715A67" w:rsidRDefault="00CD14C4" w:rsidP="00C7794D">
      <w:pPr>
        <w:ind w:left="360"/>
        <w:rPr>
          <w:ins w:id="8915" w:author="Rev 3 Allen Wirfs-Brock" w:date="2011-09-11T09:49:00Z"/>
          <w:del w:id="8916" w:author="Rev 4 Allen Wirfs-Brock" w:date="2011-11-04T17:59:00Z"/>
        </w:rPr>
      </w:pPr>
      <w:ins w:id="8917" w:author="Rev 3 Allen Wirfs-Brock" w:date="2011-09-11T09:50:00Z">
        <w:del w:id="8918" w:author="Rev 4 Allen Wirfs-Brock" w:date="2011-10-15T18:03:00Z">
          <w:r w:rsidRPr="00E77497" w:rsidDel="009F731D">
            <w:delText xml:space="preserve"> </w:delText>
          </w:r>
        </w:del>
      </w:ins>
      <w:ins w:id="8919" w:author="Rev 3 Allen Wirfs-Brock" w:date="2011-09-11T09:49:00Z">
        <w:del w:id="8920" w:author="Rev 4 Allen Wirfs-Brock" w:date="2011-10-15T18:03:00Z">
          <w:r w:rsidRPr="00E77497" w:rsidDel="009F731D">
            <w:delText xml:space="preserve">is evaluated </w:delText>
          </w:r>
        </w:del>
        <w:del w:id="8921" w:author="Rev 4 Allen Wirfs-Brock" w:date="2011-11-04T17:59:00Z">
          <w:r w:rsidRPr="00E77497" w:rsidDel="00715A67">
            <w:delText xml:space="preserve">with parameters </w:delText>
          </w:r>
        </w:del>
      </w:ins>
      <w:ins w:id="8922" w:author="Rev 3 Allen Wirfs-Brock" w:date="2011-09-11T09:50:00Z">
        <w:del w:id="8923" w:author="Rev 4 Allen Wirfs-Brock" w:date="2011-11-04T17:59:00Z">
          <w:r w:rsidRPr="00E77497" w:rsidDel="00715A67">
            <w:rPr>
              <w:rFonts w:ascii="Times New Roman" w:eastAsia="Times New Roman" w:hAnsi="Times New Roman"/>
              <w:i/>
              <w:spacing w:val="6"/>
              <w:lang w:eastAsia="en-US"/>
            </w:rPr>
            <w:delText>value</w:delText>
          </w:r>
        </w:del>
      </w:ins>
      <w:ins w:id="8924" w:author="Rev 3 Allen Wirfs-Brock" w:date="2011-09-11T09:49:00Z">
        <w:del w:id="8925" w:author="Rev 4 Allen Wirfs-Brock" w:date="2011-11-04T17:59:00Z">
          <w:r w:rsidRPr="00E77497" w:rsidDel="00715A67">
            <w:delText xml:space="preserve"> and </w:delText>
          </w:r>
        </w:del>
      </w:ins>
      <w:ins w:id="8926" w:author="Rev 3 Allen Wirfs-Brock" w:date="2011-09-11T09:50:00Z">
        <w:del w:id="8927" w:author="Rev 4 Allen Wirfs-Brock" w:date="2011-11-04T17:59:00Z">
          <w:r w:rsidRPr="00E77497" w:rsidDel="00715A67">
            <w:rPr>
              <w:rFonts w:ascii="Times New Roman" w:eastAsia="Times New Roman" w:hAnsi="Times New Roman"/>
              <w:i/>
              <w:spacing w:val="6"/>
              <w:lang w:eastAsia="en-US"/>
            </w:rPr>
            <w:delText>env</w:delText>
          </w:r>
        </w:del>
      </w:ins>
      <w:ins w:id="8928" w:author="Rev 3 Allen Wirfs-Brock" w:date="2011-09-11T09:49:00Z">
        <w:del w:id="8929" w:author="Rev 4 Allen Wirfs-Brock" w:date="2011-11-04T17:59:00Z">
          <w:r w:rsidRPr="00E77497" w:rsidDel="00715A67">
            <w:delText xml:space="preserve"> </w:delText>
          </w:r>
        </w:del>
        <w:del w:id="8930" w:author="Rev 4 Allen Wirfs-Brock" w:date="2011-10-15T18:03:00Z">
          <w:r w:rsidRPr="00E77497" w:rsidDel="009F731D">
            <w:delText>as follows:</w:delText>
          </w:r>
        </w:del>
      </w:ins>
    </w:p>
    <w:p w14:paraId="35831869" w14:textId="77777777" w:rsidR="00CD14C4" w:rsidRPr="00E77497" w:rsidRDefault="000269C8" w:rsidP="00C47E72">
      <w:pPr>
        <w:pStyle w:val="Alg2"/>
        <w:numPr>
          <w:ilvl w:val="0"/>
          <w:numId w:val="540"/>
        </w:numPr>
        <w:spacing w:after="220"/>
        <w:rPr>
          <w:ins w:id="8931" w:author="Rev 3 Allen Wirfs-Brock" w:date="2011-09-11T09:49:00Z"/>
        </w:rPr>
      </w:pPr>
      <w:ins w:id="8932" w:author="Rev 3 Allen Wirfs-Brock" w:date="2011-09-11T09:54:00Z">
        <w:del w:id="8933" w:author="Rev 4 Allen Wirfs-Brock" w:date="2011-11-04T18:02:00Z">
          <w:r w:rsidRPr="00E77497" w:rsidDel="009E1969">
            <w:delText>E</w:delText>
          </w:r>
        </w:del>
      </w:ins>
      <w:ins w:id="8934" w:author="Rev 3 Allen Wirfs-Brock" w:date="2011-09-11T09:50:00Z">
        <w:del w:id="8935" w:author="Rev 4 Allen Wirfs-Brock" w:date="2011-11-04T18:02:00Z">
          <w:r w:rsidR="00CD14C4" w:rsidRPr="00E77497" w:rsidDel="009E1969">
            <w:delText>valuat</w:delText>
          </w:r>
        </w:del>
      </w:ins>
      <w:ins w:id="8936" w:author="Rev 3 Allen Wirfs-Brock" w:date="2011-09-11T09:54:00Z">
        <w:del w:id="8937" w:author="Rev 4 Allen Wirfs-Brock" w:date="2011-11-04T18:02:00Z">
          <w:r w:rsidRPr="00E77497" w:rsidDel="009E1969">
            <w:delText>e</w:delText>
          </w:r>
        </w:del>
      </w:ins>
      <w:ins w:id="8938" w:author="Rev 4 Allen Wirfs-Brock" w:date="2011-11-04T18:02:00Z">
        <w:r w:rsidR="009E1969">
          <w:t>Perform Binding Initialization for</w:t>
        </w:r>
      </w:ins>
      <w:ins w:id="8939" w:author="Rev 3 Allen Wirfs-Brock" w:date="2011-09-11T09:49:00Z">
        <w:r w:rsidR="00CD14C4" w:rsidRPr="00675B74">
          <w:t xml:space="preserve"> </w:t>
        </w:r>
      </w:ins>
      <w:ins w:id="8940" w:author="Rev 3 Allen Wirfs-Brock" w:date="2011-09-11T09:51:00Z">
        <w:r w:rsidR="00CD14C4" w:rsidRPr="00675B74">
          <w:rPr>
            <w:rStyle w:val="bnf"/>
          </w:rPr>
          <w:t>ObjectBindingPattern</w:t>
        </w:r>
        <w:r w:rsidR="00CD14C4" w:rsidRPr="00E77497">
          <w:t xml:space="preserve"> </w:t>
        </w:r>
      </w:ins>
      <w:ins w:id="8941" w:author="Rev 3 Allen Wirfs-Brock" w:date="2011-09-11T09:49:00Z">
        <w:r w:rsidR="00CD14C4" w:rsidRPr="00E77497">
          <w:t xml:space="preserve">using </w:t>
        </w:r>
      </w:ins>
      <w:ins w:id="8942" w:author="Rev 3 Allen Wirfs-Brock" w:date="2011-09-11T09:51:00Z">
        <w:del w:id="8943" w:author="Rev 4 Allen Wirfs-Brock" w:date="2011-11-04T19:15:00Z">
          <w:r w:rsidR="00CD14C4" w:rsidRPr="00E77497" w:rsidDel="00E77497">
            <w:rPr>
              <w:i/>
            </w:rPr>
            <w:delText>value</w:delText>
          </w:r>
        </w:del>
      </w:ins>
      <w:ins w:id="8944" w:author="Rev 3 Allen Wirfs-Brock" w:date="2011-09-11T09:49:00Z">
        <w:del w:id="8945" w:author="Rev 4 Allen Wirfs-Brock" w:date="2011-11-04T19:15:00Z">
          <w:r w:rsidR="00CD14C4" w:rsidRPr="00E77497" w:rsidDel="00E77497">
            <w:delText xml:space="preserve"> as the </w:delText>
          </w:r>
        </w:del>
        <w:r w:rsidR="00CD14C4" w:rsidRPr="00E77497">
          <w:rPr>
            <w:rStyle w:val="bnf"/>
          </w:rPr>
          <w:t>obj</w:t>
        </w:r>
        <w:r w:rsidR="00CD14C4" w:rsidRPr="00E77497">
          <w:rPr>
            <w:i/>
          </w:rPr>
          <w:t xml:space="preserve"> </w:t>
        </w:r>
        <w:del w:id="8946" w:author="Rev 4 Allen Wirfs-Brock" w:date="2011-11-04T19:15:00Z">
          <w:r w:rsidR="00CD14C4" w:rsidRPr="00E77497" w:rsidDel="00E77497">
            <w:delText xml:space="preserve">parameter </w:delText>
          </w:r>
        </w:del>
        <w:r w:rsidR="00CD14C4" w:rsidRPr="00E77497">
          <w:t xml:space="preserve">and </w:t>
        </w:r>
        <w:del w:id="8947" w:author="Rev 4 Allen Wirfs-Brock" w:date="2011-11-04T19:15:00Z">
          <w:r w:rsidR="00CD14C4" w:rsidRPr="00E77497" w:rsidDel="00E77497">
            <w:rPr>
              <w:i/>
            </w:rPr>
            <w:delText>env</w:delText>
          </w:r>
          <w:r w:rsidR="00CD14C4" w:rsidRPr="00E77497" w:rsidDel="00E77497">
            <w:delText xml:space="preserve"> as the </w:delText>
          </w:r>
        </w:del>
        <w:r w:rsidR="00CD14C4" w:rsidRPr="00E77497">
          <w:rPr>
            <w:i/>
          </w:rPr>
          <w:t>environment</w:t>
        </w:r>
        <w:r w:rsidR="00CD14C4" w:rsidRPr="00E77497">
          <w:t xml:space="preserve"> </w:t>
        </w:r>
        <w:del w:id="8948" w:author="Rev 4 Allen Wirfs-Brock" w:date="2011-11-04T19:15:00Z">
          <w:r w:rsidR="00CD14C4" w:rsidRPr="00E77497" w:rsidDel="00E77497">
            <w:delText>parameter</w:delText>
          </w:r>
        </w:del>
      </w:ins>
      <w:ins w:id="8949" w:author="Rev 4 Allen Wirfs-Brock" w:date="2011-11-04T19:15:00Z">
        <w:r w:rsidR="00E77497">
          <w:t>as arguments</w:t>
        </w:r>
      </w:ins>
      <w:ins w:id="8950" w:author="Rev 3 Allen Wirfs-Brock" w:date="2011-09-11T09:49:00Z">
        <w:r w:rsidR="00CD14C4" w:rsidRPr="00E77497">
          <w:t>.</w:t>
        </w:r>
      </w:ins>
    </w:p>
    <w:p w14:paraId="014C50FC" w14:textId="77777777" w:rsidR="00C8445E" w:rsidRPr="00E77497" w:rsidDel="003E2351" w:rsidRDefault="00C8445E" w:rsidP="00C7794D">
      <w:pPr>
        <w:contextualSpacing/>
        <w:rPr>
          <w:ins w:id="8951" w:author="Allen Wirfs-Brock" w:date="2011-07-11T14:49:00Z"/>
          <w:del w:id="8952" w:author="Rev 4 Allen Wirfs-Brock" w:date="2011-10-15T17:56:00Z"/>
        </w:rPr>
      </w:pPr>
      <w:ins w:id="8953" w:author="Allen Wirfs-Brock" w:date="2011-07-11T14:49:00Z">
        <w:del w:id="8954"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 xml:space="preserve">BindingPattern  </w:delText>
          </w:r>
          <w:r w:rsidRPr="00E77497" w:rsidDel="003E2351">
            <w:rPr>
              <w:b/>
            </w:rPr>
            <w:delText>:</w:delText>
          </w:r>
          <w:r w:rsidRPr="00E77497" w:rsidDel="003E2351">
            <w:delText xml:space="preserve"> </w:delText>
          </w:r>
          <w:r w:rsidRPr="00E77497" w:rsidDel="003E2351">
            <w:rPr>
              <w:rStyle w:val="bnf"/>
            </w:rPr>
            <w:delText>ArrayBindingPattern</w:delText>
          </w:r>
          <w:r w:rsidRPr="00E77497" w:rsidDel="003E2351">
            <w:delText xml:space="preserve"> is determined as follows:</w:delText>
          </w:r>
        </w:del>
      </w:ins>
    </w:p>
    <w:p w14:paraId="67CB890B" w14:textId="77777777" w:rsidR="00C8445E" w:rsidRPr="00E77497" w:rsidDel="003E2351" w:rsidRDefault="00C8445E" w:rsidP="006361CF">
      <w:pPr>
        <w:pStyle w:val="Alg4"/>
        <w:numPr>
          <w:ilvl w:val="0"/>
          <w:numId w:val="430"/>
        </w:numPr>
        <w:spacing w:after="220"/>
        <w:contextualSpacing/>
        <w:rPr>
          <w:ins w:id="8955" w:author="Allen Wirfs-Brock" w:date="2011-07-11T14:49:00Z"/>
          <w:del w:id="8956" w:author="Rev 4 Allen Wirfs-Brock" w:date="2011-10-15T17:56:00Z"/>
        </w:rPr>
        <w:pPrChange w:id="8957" w:author="Rev 4 Allen Wirfs-Brock" w:date="2011-11-07T12:16:00Z">
          <w:pPr>
            <w:pStyle w:val="Alg4"/>
            <w:numPr>
              <w:numId w:val="453"/>
            </w:numPr>
            <w:tabs>
              <w:tab w:val="num" w:pos="360"/>
            </w:tabs>
            <w:spacing w:after="220"/>
            <w:ind w:left="360" w:hanging="360"/>
            <w:contextualSpacing/>
          </w:pPr>
        </w:pPrChange>
      </w:pPr>
      <w:ins w:id="8958" w:author="Allen Wirfs-Brock" w:date="2011-07-11T14:49:00Z">
        <w:del w:id="8959" w:author="Rev 4 Allen Wirfs-Brock" w:date="2011-10-15T17:56:00Z">
          <w:r w:rsidRPr="00E77497" w:rsidDel="003E2351">
            <w:delText xml:space="preserve">Return BoundNames of </w:delText>
          </w:r>
          <w:r w:rsidRPr="00E77497" w:rsidDel="003E2351">
            <w:rPr>
              <w:rStyle w:val="bnf"/>
            </w:rPr>
            <w:delText>ArrayBindingPattern</w:delText>
          </w:r>
          <w:r w:rsidRPr="00E77497" w:rsidDel="003E2351">
            <w:delText>.</w:delText>
          </w:r>
        </w:del>
      </w:ins>
    </w:p>
    <w:p w14:paraId="06555F5D" w14:textId="77777777" w:rsidR="00135B3A" w:rsidRPr="00E77497" w:rsidRDefault="000269C8" w:rsidP="00C7794D">
      <w:pPr>
        <w:contextualSpacing/>
        <w:rPr>
          <w:ins w:id="8960" w:author="Rev 4 Allen Wirfs-Brock" w:date="2011-10-15T18:07:00Z"/>
        </w:rPr>
      </w:pPr>
      <w:ins w:id="8961" w:author="Rev 3 Allen Wirfs-Brock" w:date="2011-09-11T09:52:00Z">
        <w:del w:id="8962" w:author="Rev 4 Allen Wirfs-Brock" w:date="2011-10-15T18:06:00Z">
          <w:r w:rsidRPr="00E77497" w:rsidDel="00135B3A">
            <w:delText xml:space="preserve">The production </w:delText>
          </w:r>
        </w:del>
        <w:r w:rsidRPr="00E77497">
          <w:rPr>
            <w:rStyle w:val="bnf"/>
          </w:rPr>
          <w:t xml:space="preserve">BindingPattern  </w:t>
        </w:r>
        <w:r w:rsidRPr="00E77497">
          <w:rPr>
            <w:b/>
          </w:rPr>
          <w:t>:</w:t>
        </w:r>
        <w:r w:rsidRPr="00E77497">
          <w:t xml:space="preserve"> </w:t>
        </w:r>
      </w:ins>
      <w:ins w:id="8963" w:author="Rev 3 Allen Wirfs-Brock" w:date="2011-09-11T09:53:00Z">
        <w:r w:rsidRPr="00E77497">
          <w:rPr>
            <w:rStyle w:val="bnf"/>
          </w:rPr>
          <w:t>ArrayBindingPattern</w:t>
        </w:r>
      </w:ins>
      <w:ins w:id="8964" w:author="Rev 3 Allen Wirfs-Brock" w:date="2011-09-11T09:52:00Z">
        <w:r w:rsidRPr="00E77497">
          <w:t xml:space="preserve"> </w:t>
        </w:r>
      </w:ins>
    </w:p>
    <w:p w14:paraId="1438351A" w14:textId="77777777" w:rsidR="00E77497" w:rsidRPr="004418C4" w:rsidRDefault="00E77497" w:rsidP="00C47E72">
      <w:pPr>
        <w:pStyle w:val="Alg3"/>
        <w:numPr>
          <w:ilvl w:val="0"/>
          <w:numId w:val="541"/>
        </w:numPr>
        <w:contextualSpacing/>
        <w:rPr>
          <w:ins w:id="8965" w:author="Rev 4 Allen Wirfs-Brock" w:date="2011-11-04T19:16:00Z"/>
        </w:rPr>
      </w:pPr>
      <w:ins w:id="8966" w:author="Rev 4 Allen Wirfs-Brock" w:date="2011-11-04T19:16: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4B59D068" w14:textId="77777777" w:rsidR="00CB5F32" w:rsidRPr="004418C4" w:rsidRDefault="00CB5F32" w:rsidP="00C47E72">
      <w:pPr>
        <w:pStyle w:val="Alg3"/>
        <w:numPr>
          <w:ilvl w:val="1"/>
          <w:numId w:val="541"/>
        </w:numPr>
        <w:contextualSpacing/>
        <w:rPr>
          <w:ins w:id="8967" w:author="Rev 4 Allen Wirfs-Brock" w:date="2011-11-05T08:51:00Z"/>
        </w:rPr>
      </w:pPr>
      <w:ins w:id="8968" w:author="Rev 4 Allen Wirfs-Brock" w:date="2011-11-05T08:51:00Z">
        <w:r w:rsidRPr="004418C4">
          <w:t xml:space="preserve">Let </w:t>
        </w:r>
        <w:r>
          <w:rPr>
            <w:i/>
          </w:rPr>
          <w:t>array</w:t>
        </w:r>
        <w:r w:rsidRPr="004418C4">
          <w:t xml:space="preserve"> be ToObject(</w:t>
        </w:r>
        <w:r w:rsidRPr="004418C4">
          <w:rPr>
            <w:i/>
          </w:rPr>
          <w:t>value</w:t>
        </w:r>
        <w:r w:rsidRPr="004418C4">
          <w:t>).</w:t>
        </w:r>
      </w:ins>
    </w:p>
    <w:p w14:paraId="4F9CF4D4" w14:textId="77777777" w:rsidR="00132AAE" w:rsidDel="00B840BD" w:rsidRDefault="00132AAE" w:rsidP="00C47E72">
      <w:pPr>
        <w:pStyle w:val="Alg3"/>
        <w:numPr>
          <w:ilvl w:val="1"/>
          <w:numId w:val="541"/>
        </w:numPr>
        <w:contextualSpacing/>
        <w:rPr>
          <w:ins w:id="8969" w:author="Rev 4 Allen Wirfs-Brock" w:date="2011-11-05T08:45:00Z"/>
          <w:del w:id="8970" w:author="Rev 5 Allen Wirfs-Brock" w:date="2012-01-04T11:43:00Z"/>
        </w:rPr>
      </w:pPr>
      <w:ins w:id="8971" w:author="Rev 4 Allen Wirfs-Brock" w:date="2011-11-05T08:45:00Z">
        <w:del w:id="8972" w:author="Rev 5 Allen Wirfs-Brock" w:date="2012-01-04T11:43:00Z">
          <w:r w:rsidDel="00B840BD">
            <w:delText xml:space="preserve">Let </w:delText>
          </w:r>
        </w:del>
      </w:ins>
      <w:ins w:id="8973" w:author="Rev 4 Allen Wirfs-Brock" w:date="2011-11-05T08:49:00Z">
        <w:del w:id="8974" w:author="Rev 5 Allen Wirfs-Brock" w:date="2012-01-04T11:43:00Z">
          <w:r w:rsidRPr="00C7794D" w:rsidDel="00B840BD">
            <w:rPr>
              <w:i/>
            </w:rPr>
            <w:delText>lenValue</w:delText>
          </w:r>
        </w:del>
      </w:ins>
      <w:ins w:id="8975" w:author="Rev 4 Allen Wirfs-Brock" w:date="2011-11-05T08:45:00Z">
        <w:del w:id="8976" w:author="Rev 5 Allen Wirfs-Brock" w:date="2012-01-04T11:43:00Z">
          <w:r w:rsidDel="00B840BD">
            <w:delText xml:space="preserve"> be the result of calling the [[Get]] internal method of </w:delText>
          </w:r>
          <w:r w:rsidRPr="00C7794D" w:rsidDel="00B840BD">
            <w:rPr>
              <w:i/>
            </w:rPr>
            <w:delText>array</w:delText>
          </w:r>
          <w:r w:rsidDel="00B840BD">
            <w:delText xml:space="preserve"> with argument </w:delText>
          </w:r>
        </w:del>
      </w:ins>
      <w:ins w:id="8977" w:author="Rev 4 Allen Wirfs-Brock" w:date="2011-11-05T08:49:00Z">
        <w:del w:id="8978" w:author="Rev 5 Allen Wirfs-Brock" w:date="2012-01-04T11:43:00Z">
          <w:r w:rsidDel="00B840BD">
            <w:rPr>
              <w:rFonts w:ascii="Courier New" w:hAnsi="Courier New" w:cs="Courier New"/>
            </w:rPr>
            <w:delText>"</w:delText>
          </w:r>
        </w:del>
      </w:ins>
      <w:ins w:id="8979" w:author="Rev 4 Allen Wirfs-Brock" w:date="2011-11-05T08:48:00Z">
        <w:del w:id="8980" w:author="Rev 5 Allen Wirfs-Brock" w:date="2012-01-04T11:43:00Z">
          <w:r w:rsidRPr="00C7794D" w:rsidDel="00B840BD">
            <w:rPr>
              <w:rFonts w:ascii="Courier New" w:hAnsi="Courier New" w:cs="Courier New"/>
            </w:rPr>
            <w:delText>length</w:delText>
          </w:r>
        </w:del>
      </w:ins>
      <w:ins w:id="8981" w:author="Rev 4 Allen Wirfs-Brock" w:date="2011-11-05T08:49:00Z">
        <w:del w:id="8982" w:author="Rev 5 Allen Wirfs-Brock" w:date="2012-01-04T11:43:00Z">
          <w:r w:rsidDel="00B840BD">
            <w:rPr>
              <w:rFonts w:ascii="Courier New" w:hAnsi="Courier New" w:cs="Courier New"/>
            </w:rPr>
            <w:delText>"</w:delText>
          </w:r>
        </w:del>
      </w:ins>
      <w:ins w:id="8983" w:author="Rev 4 Allen Wirfs-Brock" w:date="2011-11-05T08:48:00Z">
        <w:del w:id="8984" w:author="Rev 5 Allen Wirfs-Brock" w:date="2012-01-04T11:43:00Z">
          <w:r w:rsidDel="00B840BD">
            <w:delText>.</w:delText>
          </w:r>
        </w:del>
      </w:ins>
    </w:p>
    <w:p w14:paraId="53695B0E" w14:textId="77777777" w:rsidR="00132AAE" w:rsidDel="00B840BD" w:rsidRDefault="00132AAE" w:rsidP="00C47E72">
      <w:pPr>
        <w:pStyle w:val="Alg3"/>
        <w:numPr>
          <w:ilvl w:val="1"/>
          <w:numId w:val="541"/>
        </w:numPr>
        <w:contextualSpacing/>
        <w:rPr>
          <w:ins w:id="8985" w:author="Rev 4 Allen Wirfs-Brock" w:date="2011-11-05T08:50:00Z"/>
          <w:del w:id="8986" w:author="Rev 5 Allen Wirfs-Brock" w:date="2012-01-04T11:43:00Z"/>
        </w:rPr>
      </w:pPr>
      <w:ins w:id="8987" w:author="Rev 4 Allen Wirfs-Brock" w:date="2011-11-05T08:50:00Z">
        <w:del w:id="8988" w:author="Rev 5 Allen Wirfs-Brock" w:date="2012-01-04T11:43:00Z">
          <w:r w:rsidDel="00B840BD">
            <w:delText xml:space="preserve">Let </w:delText>
          </w:r>
          <w:r w:rsidRPr="00C7794D" w:rsidDel="00B840BD">
            <w:rPr>
              <w:i/>
            </w:rPr>
            <w:delText>arrayLength</w:delText>
          </w:r>
          <w:r w:rsidDel="00B840BD">
            <w:delText xml:space="preserve"> be To</w:delText>
          </w:r>
          <w:r w:rsidR="00CB5F32" w:rsidDel="00B840BD">
            <w:delText>Uint32(</w:delText>
          </w:r>
          <w:r w:rsidR="00CB5F32" w:rsidRPr="00C7794D" w:rsidDel="00B840BD">
            <w:rPr>
              <w:i/>
            </w:rPr>
            <w:delText>lenValue</w:delText>
          </w:r>
          <w:r w:rsidR="00CB5F32" w:rsidDel="00B840BD">
            <w:delText>).</w:delText>
          </w:r>
        </w:del>
      </w:ins>
    </w:p>
    <w:p w14:paraId="0BD71376" w14:textId="77777777" w:rsidR="00CB5F32" w:rsidRDefault="00E77497" w:rsidP="00C47E72">
      <w:pPr>
        <w:pStyle w:val="Alg4"/>
        <w:numPr>
          <w:ilvl w:val="0"/>
          <w:numId w:val="541"/>
        </w:numPr>
        <w:contextualSpacing/>
        <w:rPr>
          <w:ins w:id="8989" w:author="Rev 4 Allen Wirfs-Brock" w:date="2011-11-05T08:51:00Z"/>
        </w:rPr>
      </w:pPr>
      <w:ins w:id="8990" w:author="Rev 4 Allen Wirfs-Brock" w:date="2011-11-04T19:16:00Z">
        <w:r w:rsidRPr="004418C4">
          <w:t>Else,</w:t>
        </w:r>
      </w:ins>
    </w:p>
    <w:p w14:paraId="55125482" w14:textId="77777777" w:rsidR="00CB5F32" w:rsidRPr="004418C4" w:rsidRDefault="00CB5F32" w:rsidP="00C47E72">
      <w:pPr>
        <w:pStyle w:val="Alg4"/>
        <w:numPr>
          <w:ilvl w:val="1"/>
          <w:numId w:val="541"/>
        </w:numPr>
        <w:contextualSpacing/>
        <w:rPr>
          <w:ins w:id="8991" w:author="Rev 4 Allen Wirfs-Brock" w:date="2011-11-05T08:52:00Z"/>
        </w:rPr>
      </w:pPr>
      <w:ins w:id="8992" w:author="Rev 4 Allen Wirfs-Brock" w:date="2011-11-05T08:52:00Z">
        <w:r>
          <w:t>L</w:t>
        </w:r>
        <w:r w:rsidRPr="004418C4">
          <w:t xml:space="preserve">et </w:t>
        </w:r>
        <w:r>
          <w:rPr>
            <w:i/>
          </w:rPr>
          <w:t>array</w:t>
        </w:r>
        <w:r w:rsidRPr="004418C4">
          <w:t xml:space="preserve"> be </w:t>
        </w:r>
        <w:r w:rsidRPr="004418C4">
          <w:rPr>
            <w:b/>
          </w:rPr>
          <w:t>undefined</w:t>
        </w:r>
        <w:r w:rsidRPr="004418C4">
          <w:t>.</w:t>
        </w:r>
      </w:ins>
    </w:p>
    <w:p w14:paraId="3B40D35F" w14:textId="77777777" w:rsidR="00CB5F32" w:rsidDel="00B840BD" w:rsidRDefault="00CB5F32" w:rsidP="00C47E72">
      <w:pPr>
        <w:pStyle w:val="Alg3"/>
        <w:numPr>
          <w:ilvl w:val="1"/>
          <w:numId w:val="541"/>
        </w:numPr>
        <w:contextualSpacing/>
        <w:rPr>
          <w:ins w:id="8993" w:author="Rev 4 Allen Wirfs-Brock" w:date="2011-11-05T08:52:00Z"/>
          <w:del w:id="8994" w:author="Rev 5 Allen Wirfs-Brock" w:date="2012-01-04T11:43:00Z"/>
        </w:rPr>
      </w:pPr>
      <w:ins w:id="8995" w:author="Rev 4 Allen Wirfs-Brock" w:date="2011-11-05T08:52:00Z">
        <w:del w:id="8996" w:author="Rev 5 Allen Wirfs-Brock" w:date="2012-01-04T11:43:00Z">
          <w:r w:rsidDel="00B840BD">
            <w:delText xml:space="preserve">Let </w:delText>
          </w:r>
          <w:r w:rsidRPr="004418C4" w:rsidDel="00B840BD">
            <w:rPr>
              <w:i/>
            </w:rPr>
            <w:delText>arrayLength</w:delText>
          </w:r>
          <w:r w:rsidDel="00B840BD">
            <w:delText xml:space="preserve"> be 0.</w:delText>
          </w:r>
        </w:del>
      </w:ins>
    </w:p>
    <w:p w14:paraId="40F9BCAD" w14:textId="77777777" w:rsidR="000269C8" w:rsidRPr="00E77497" w:rsidDel="00715A67" w:rsidRDefault="000269C8" w:rsidP="00C7794D">
      <w:pPr>
        <w:ind w:left="360"/>
        <w:rPr>
          <w:ins w:id="8997" w:author="Rev 3 Allen Wirfs-Brock" w:date="2011-09-11T09:52:00Z"/>
          <w:del w:id="8998" w:author="Rev 4 Allen Wirfs-Brock" w:date="2011-11-04T17:58:00Z"/>
        </w:rPr>
      </w:pPr>
      <w:ins w:id="8999" w:author="Rev 3 Allen Wirfs-Brock" w:date="2011-09-11T09:52:00Z">
        <w:del w:id="9000" w:author="Rev 4 Allen Wirfs-Brock" w:date="2011-10-15T18:07:00Z">
          <w:r w:rsidRPr="00E77497" w:rsidDel="00135B3A">
            <w:delText xml:space="preserve">is evaluated </w:delText>
          </w:r>
        </w:del>
        <w:del w:id="9001"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002" w:author="Rev 4 Allen Wirfs-Brock" w:date="2011-10-15T18:07:00Z">
          <w:r w:rsidRPr="00E77497" w:rsidDel="00135B3A">
            <w:delText>as follows:</w:delText>
          </w:r>
        </w:del>
      </w:ins>
    </w:p>
    <w:p w14:paraId="47C81888" w14:textId="77777777" w:rsidR="000269C8" w:rsidRPr="00675B74" w:rsidRDefault="009E1969" w:rsidP="00C47E72">
      <w:pPr>
        <w:pStyle w:val="Alg2"/>
        <w:numPr>
          <w:ilvl w:val="0"/>
          <w:numId w:val="541"/>
        </w:numPr>
        <w:spacing w:after="220"/>
        <w:rPr>
          <w:ins w:id="9003" w:author="Rev 3 Allen Wirfs-Brock" w:date="2011-09-11T09:52:00Z"/>
        </w:rPr>
      </w:pPr>
      <w:ins w:id="9004" w:author="Rev 4 Allen Wirfs-Brock" w:date="2011-11-04T18:03:00Z">
        <w:r>
          <w:t xml:space="preserve">Perform </w:t>
        </w:r>
      </w:ins>
      <w:ins w:id="9005" w:author="Rev 4 Allen Wirfs-Brock" w:date="2011-11-05T08:55:00Z">
        <w:r w:rsidR="00CB5F32">
          <w:t xml:space="preserve">Indexed </w:t>
        </w:r>
      </w:ins>
      <w:ins w:id="9006" w:author="Rev 4 Allen Wirfs-Brock" w:date="2011-11-04T18:03:00Z">
        <w:r>
          <w:t>Binding Initialization for</w:t>
        </w:r>
        <w:r w:rsidRPr="004418C4">
          <w:t xml:space="preserve"> </w:t>
        </w:r>
      </w:ins>
      <w:ins w:id="9007" w:author="Rev 3 Allen Wirfs-Brock" w:date="2011-09-11T09:54:00Z">
        <w:del w:id="9008" w:author="Rev 4 Allen Wirfs-Brock" w:date="2011-11-04T18:03:00Z">
          <w:r w:rsidR="000269C8" w:rsidRPr="00675B74" w:rsidDel="009E1969">
            <w:delText xml:space="preserve">Evaluate </w:delText>
          </w:r>
        </w:del>
      </w:ins>
      <w:ins w:id="9009" w:author="Rev 3 Allen Wirfs-Brock" w:date="2011-09-11T09:55:00Z">
        <w:r w:rsidR="000269C8" w:rsidRPr="00675B74">
          <w:rPr>
            <w:rStyle w:val="bnf"/>
          </w:rPr>
          <w:t>ArrayBindingPattern</w:t>
        </w:r>
        <w:r w:rsidR="000269C8" w:rsidRPr="00E77497">
          <w:t xml:space="preserve"> </w:t>
        </w:r>
      </w:ins>
      <w:ins w:id="9010" w:author="Rev 3 Allen Wirfs-Brock" w:date="2011-09-11T09:52:00Z">
        <w:r w:rsidR="000269C8" w:rsidRPr="00E77497">
          <w:t xml:space="preserve">using </w:t>
        </w:r>
        <w:del w:id="9011" w:author="Rev 4 Allen Wirfs-Brock" w:date="2011-11-04T19:16:00Z">
          <w:r w:rsidR="000269C8" w:rsidRPr="00E77497" w:rsidDel="00E77497">
            <w:rPr>
              <w:i/>
            </w:rPr>
            <w:delText>value</w:delText>
          </w:r>
        </w:del>
      </w:ins>
      <w:ins w:id="9012" w:author="Rev 4 Allen Wirfs-Brock" w:date="2011-11-04T19:16:00Z">
        <w:r w:rsidR="00E77497">
          <w:rPr>
            <w:i/>
          </w:rPr>
          <w:t>array</w:t>
        </w:r>
      </w:ins>
      <w:ins w:id="9013" w:author="Rev 3 Allen Wirfs-Brock" w:date="2011-09-11T09:52:00Z">
        <w:del w:id="9014" w:author="Rev 4 Allen Wirfs-Brock" w:date="2011-11-05T08:53:00Z">
          <w:r w:rsidR="000269C8" w:rsidRPr="00E77497" w:rsidDel="00CB5F32">
            <w:delText xml:space="preserve"> </w:delText>
          </w:r>
        </w:del>
      </w:ins>
      <w:ins w:id="9015" w:author="Rev 4 Allen Wirfs-Brock" w:date="2011-11-05T08:53:00Z">
        <w:r w:rsidR="00CB5F32">
          <w:t xml:space="preserve">, </w:t>
        </w:r>
        <w:del w:id="9016" w:author="Rev 5 Allen Wirfs-Brock" w:date="2012-01-04T11:43:00Z">
          <w:r w:rsidR="00CB5F32" w:rsidRPr="00B840BD" w:rsidDel="00B840BD">
            <w:rPr>
              <w:rPrChange w:id="9017" w:author="Rev 5 Allen Wirfs-Brock" w:date="2012-01-04T11:48:00Z">
                <w:rPr>
                  <w:i/>
                </w:rPr>
              </w:rPrChange>
            </w:rPr>
            <w:delText>arrayLength</w:delText>
          </w:r>
          <w:r w:rsidR="00CB5F32" w:rsidRPr="00B840BD" w:rsidDel="00B840BD">
            <w:delText xml:space="preserve">, </w:delText>
          </w:r>
        </w:del>
      </w:ins>
      <w:ins w:id="9018" w:author="Rev 4 Allen Wirfs-Brock" w:date="2011-11-05T08:59:00Z">
        <w:del w:id="9019" w:author="Rev 5 Allen Wirfs-Brock" w:date="2012-01-04T11:48:00Z">
          <w:r w:rsidR="00CB5F32" w:rsidRPr="002A015C" w:rsidDel="00B840BD">
            <w:rPr>
              <w:b/>
            </w:rPr>
            <w:delText>undefined</w:delText>
          </w:r>
        </w:del>
      </w:ins>
      <w:ins w:id="9020" w:author="Rev 5 Allen Wirfs-Brock" w:date="2012-01-04T11:48:00Z">
        <w:r w:rsidR="00B840BD" w:rsidRPr="00B840BD">
          <w:rPr>
            <w:rPrChange w:id="9021" w:author="Rev 5 Allen Wirfs-Brock" w:date="2012-01-04T11:48:00Z">
              <w:rPr>
                <w:i/>
              </w:rPr>
            </w:rPrChange>
          </w:rPr>
          <w:t>0</w:t>
        </w:r>
      </w:ins>
      <w:ins w:id="9022" w:author="Rev 4 Allen Wirfs-Brock" w:date="2011-11-05T08:53:00Z">
        <w:r w:rsidR="00CB5F32">
          <w:t xml:space="preserve">, </w:t>
        </w:r>
      </w:ins>
      <w:ins w:id="9023" w:author="Rev 3 Allen Wirfs-Brock" w:date="2011-09-11T09:52:00Z">
        <w:del w:id="9024" w:author="Rev 4 Allen Wirfs-Brock" w:date="2011-11-04T18:01:00Z">
          <w:r w:rsidR="000269C8" w:rsidRPr="00E77497" w:rsidDel="009E1969">
            <w:delText xml:space="preserve">as the </w:delText>
          </w:r>
          <w:r w:rsidR="000269C8" w:rsidRPr="00E77497" w:rsidDel="009E1969">
            <w:rPr>
              <w:rStyle w:val="bnf"/>
            </w:rPr>
            <w:delText>obj</w:delText>
          </w:r>
          <w:r w:rsidR="000269C8" w:rsidRPr="00E77497" w:rsidDel="009E1969">
            <w:rPr>
              <w:i/>
            </w:rPr>
            <w:delText xml:space="preserve"> </w:delText>
          </w:r>
          <w:r w:rsidR="000269C8" w:rsidRPr="00E77497" w:rsidDel="009E1969">
            <w:delText xml:space="preserve">parameter </w:delText>
          </w:r>
        </w:del>
        <w:r w:rsidR="000269C8" w:rsidRPr="00E77497">
          <w:t xml:space="preserve">and </w:t>
        </w:r>
        <w:del w:id="9025" w:author="Rev 4 Allen Wirfs-Brock" w:date="2011-11-04T18:01:00Z">
          <w:r w:rsidR="000269C8" w:rsidRPr="00E77497" w:rsidDel="009E1969">
            <w:rPr>
              <w:i/>
            </w:rPr>
            <w:delText>env</w:delText>
          </w:r>
          <w:r w:rsidR="000269C8" w:rsidRPr="00E77497" w:rsidDel="009E1969">
            <w:delText xml:space="preserve"> as the </w:delText>
          </w:r>
        </w:del>
        <w:r w:rsidR="000269C8" w:rsidRPr="00E77497">
          <w:rPr>
            <w:i/>
          </w:rPr>
          <w:t>environment</w:t>
        </w:r>
        <w:r w:rsidR="000269C8" w:rsidRPr="00E77497">
          <w:t xml:space="preserve"> </w:t>
        </w:r>
      </w:ins>
      <w:ins w:id="9026" w:author="Rev 4 Allen Wirfs-Brock" w:date="2011-11-04T18:02:00Z">
        <w:r>
          <w:t>as arguments</w:t>
        </w:r>
      </w:ins>
      <w:ins w:id="9027" w:author="Rev 3 Allen Wirfs-Brock" w:date="2011-09-11T09:52:00Z">
        <w:del w:id="9028" w:author="Rev 4 Allen Wirfs-Brock" w:date="2011-11-04T18:02:00Z">
          <w:r w:rsidR="000269C8" w:rsidRPr="00675B74" w:rsidDel="009E1969">
            <w:delText>parameter</w:delText>
          </w:r>
        </w:del>
        <w:r w:rsidR="000269C8" w:rsidRPr="00675B74">
          <w:t>.</w:t>
        </w:r>
      </w:ins>
    </w:p>
    <w:p w14:paraId="6261F185" w14:textId="77777777" w:rsidR="007B4F56" w:rsidRPr="00E77497" w:rsidDel="003E2351" w:rsidRDefault="007B4F56" w:rsidP="00C7794D">
      <w:pPr>
        <w:contextualSpacing/>
        <w:rPr>
          <w:ins w:id="9029" w:author="Allen Wirfs-Brock" w:date="2011-07-11T14:56:00Z"/>
          <w:del w:id="9030" w:author="Rev 4 Allen Wirfs-Brock" w:date="2011-10-15T17:56:00Z"/>
        </w:rPr>
      </w:pPr>
      <w:ins w:id="9031" w:author="Allen Wirfs-Brock" w:date="2011-07-11T14:56:00Z">
        <w:del w:id="9032"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ObjectBindingPattern</w:delText>
          </w:r>
          <w:r w:rsidRPr="00E77497" w:rsidDel="003E2351">
            <w:rPr>
              <w:b/>
            </w:rPr>
            <w:delText>:</w:delText>
          </w:r>
          <w:r w:rsidRPr="00E77497" w:rsidDel="003E2351">
            <w:delText xml:space="preserve"> </w:delText>
          </w:r>
        </w:del>
      </w:ins>
      <w:ins w:id="9033" w:author="Allen Wirfs-Brock" w:date="2011-07-11T14:57:00Z">
        <w:del w:id="9034" w:author="Rev 4 Allen Wirfs-Brock" w:date="2011-10-15T17:56:00Z">
          <w:r w:rsidRPr="00E77497" w:rsidDel="003E2351">
            <w:rPr>
              <w:rStyle w:val="bnf"/>
              <w:rFonts w:ascii="Courier New" w:hAnsi="Courier New" w:cs="Courier New"/>
              <w:b/>
              <w:i w:val="0"/>
            </w:rPr>
            <w:delText>{ }</w:delText>
          </w:r>
        </w:del>
      </w:ins>
      <w:ins w:id="9035" w:author="Allen Wirfs-Brock" w:date="2011-07-11T14:56:00Z">
        <w:del w:id="9036" w:author="Rev 4 Allen Wirfs-Brock" w:date="2011-10-15T17:56:00Z">
          <w:r w:rsidRPr="00E77497" w:rsidDel="003E2351">
            <w:delText xml:space="preserve"> is determined as follows:</w:delText>
          </w:r>
        </w:del>
      </w:ins>
    </w:p>
    <w:p w14:paraId="627B6C88" w14:textId="77777777" w:rsidR="007B4F56" w:rsidRPr="00E77497" w:rsidDel="003E2351" w:rsidRDefault="007B4F56" w:rsidP="006361CF">
      <w:pPr>
        <w:pStyle w:val="Alg4"/>
        <w:numPr>
          <w:ilvl w:val="0"/>
          <w:numId w:val="431"/>
        </w:numPr>
        <w:spacing w:after="220"/>
        <w:contextualSpacing/>
        <w:rPr>
          <w:ins w:id="9037" w:author="Allen Wirfs-Brock" w:date="2011-07-11T14:56:00Z"/>
          <w:del w:id="9038" w:author="Rev 4 Allen Wirfs-Brock" w:date="2011-10-15T17:56:00Z"/>
        </w:rPr>
        <w:pPrChange w:id="9039" w:author="Rev 4 Allen Wirfs-Brock" w:date="2011-11-07T12:16:00Z">
          <w:pPr>
            <w:pStyle w:val="Alg4"/>
            <w:numPr>
              <w:numId w:val="454"/>
            </w:numPr>
            <w:tabs>
              <w:tab w:val="num" w:pos="360"/>
            </w:tabs>
            <w:spacing w:after="220"/>
            <w:ind w:left="360" w:hanging="360"/>
            <w:contextualSpacing/>
          </w:pPr>
        </w:pPrChange>
      </w:pPr>
      <w:ins w:id="9040" w:author="Allen Wirfs-Brock" w:date="2011-07-11T14:56:00Z">
        <w:del w:id="9041" w:author="Rev 4 Allen Wirfs-Brock" w:date="2011-10-15T17:56:00Z">
          <w:r w:rsidRPr="00E77497" w:rsidDel="003E2351">
            <w:delText xml:space="preserve">Return </w:delText>
          </w:r>
        </w:del>
      </w:ins>
      <w:ins w:id="9042" w:author="Allen Wirfs-Brock" w:date="2011-07-11T14:57:00Z">
        <w:del w:id="9043" w:author="Rev 4 Allen Wirfs-Brock" w:date="2011-10-15T17:56:00Z">
          <w:r w:rsidRPr="00E77497" w:rsidDel="003E2351">
            <w:delText>an empty List</w:delText>
          </w:r>
        </w:del>
      </w:ins>
      <w:ins w:id="9044" w:author="Allen Wirfs-Brock" w:date="2011-07-11T14:56:00Z">
        <w:del w:id="9045" w:author="Rev 4 Allen Wirfs-Brock" w:date="2011-10-15T17:56:00Z">
          <w:r w:rsidRPr="00E77497" w:rsidDel="003E2351">
            <w:delText>.</w:delText>
          </w:r>
        </w:del>
      </w:ins>
    </w:p>
    <w:p w14:paraId="33FF88DB" w14:textId="77777777" w:rsidR="00F012F7" w:rsidRPr="00E77497" w:rsidRDefault="00E479C5" w:rsidP="00C7794D">
      <w:pPr>
        <w:contextualSpacing/>
        <w:rPr>
          <w:ins w:id="9046" w:author="Rev 4 Allen Wirfs-Brock" w:date="2011-10-15T18:08:00Z"/>
        </w:rPr>
      </w:pPr>
      <w:ins w:id="9047" w:author="Rev 3 Allen Wirfs-Brock" w:date="2011-09-11T10:05:00Z">
        <w:del w:id="9048" w:author="Rev 4 Allen Wirfs-Brock" w:date="2011-10-15T18:06:00Z">
          <w:r w:rsidRPr="00E77497" w:rsidDel="00135B3A">
            <w:delText xml:space="preserve">The production </w:delText>
          </w:r>
        </w:del>
      </w:ins>
      <w:ins w:id="9049" w:author="Rev 3 Allen Wirfs-Brock" w:date="2011-09-11T10:0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xml:space="preserve">{ } </w:t>
        </w:r>
      </w:ins>
      <w:ins w:id="9050" w:author="Rev 3 Allen Wirfs-Brock" w:date="2011-09-11T10:05:00Z">
        <w:del w:id="9051" w:author="Rev 4 Allen Wirfs-Brock" w:date="2011-10-15T18:08:00Z">
          <w:r w:rsidRPr="00E77497" w:rsidDel="00F012F7">
            <w:delText xml:space="preserve">is evaluated </w:delText>
          </w:r>
        </w:del>
      </w:ins>
    </w:p>
    <w:p w14:paraId="6D31FF2A" w14:textId="77777777" w:rsidR="00E479C5" w:rsidRPr="00E77497" w:rsidDel="00715A67" w:rsidRDefault="00E479C5" w:rsidP="00C7794D">
      <w:pPr>
        <w:ind w:left="360"/>
        <w:rPr>
          <w:ins w:id="9052" w:author="Rev 3 Allen Wirfs-Brock" w:date="2011-09-11T10:05:00Z"/>
          <w:del w:id="9053" w:author="Rev 4 Allen Wirfs-Brock" w:date="2011-11-04T17:58:00Z"/>
        </w:rPr>
      </w:pPr>
      <w:ins w:id="9054" w:author="Rev 3 Allen Wirfs-Brock" w:date="2011-09-11T10:05:00Z">
        <w:del w:id="9055"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056" w:author="Rev 4 Allen Wirfs-Brock" w:date="2011-10-15T18:08:00Z">
          <w:r w:rsidRPr="00E77497" w:rsidDel="00F012F7">
            <w:delText>as follows:</w:delText>
          </w:r>
        </w:del>
      </w:ins>
    </w:p>
    <w:p w14:paraId="3216E4A5" w14:textId="77777777" w:rsidR="00E479C5" w:rsidRPr="00E77497" w:rsidRDefault="00B04C67" w:rsidP="00C47E72">
      <w:pPr>
        <w:pStyle w:val="Alg2"/>
        <w:numPr>
          <w:ilvl w:val="0"/>
          <w:numId w:val="542"/>
        </w:numPr>
        <w:spacing w:after="220"/>
        <w:rPr>
          <w:ins w:id="9057" w:author="Rev 3 Allen Wirfs-Brock" w:date="2011-09-11T10:05:00Z"/>
        </w:rPr>
      </w:pPr>
      <w:ins w:id="9058" w:author="Rev 3 Allen Wirfs-Brock" w:date="2011-09-22T15:50:00Z">
        <w:del w:id="9059" w:author="Rev 4 Allen Wirfs-Brock" w:date="2011-11-04T19:16:00Z">
          <w:r w:rsidRPr="00E77497" w:rsidDel="00E77497">
            <w:delText xml:space="preserve">If </w:delText>
          </w:r>
          <w:r w:rsidRPr="00E77497" w:rsidDel="00E77497">
            <w:rPr>
              <w:i/>
            </w:rPr>
            <w:delText>value</w:delText>
          </w:r>
          <w:r w:rsidRPr="00E77497" w:rsidDel="00E77497">
            <w:delText xml:space="preserve"> is </w:delText>
          </w:r>
        </w:del>
      </w:ins>
      <w:ins w:id="9060" w:author="Rev 3 Allen Wirfs-Brock" w:date="2011-09-22T15:52:00Z">
        <w:del w:id="9061" w:author="Rev 4 Allen Wirfs-Brock" w:date="2011-11-04T19:16:00Z">
          <w:r w:rsidRPr="00E77497" w:rsidDel="00E77497">
            <w:delText>neither of</w:delText>
          </w:r>
        </w:del>
      </w:ins>
      <w:ins w:id="9062" w:author="Rev 3 Allen Wirfs-Brock" w:date="2011-09-22T15:50:00Z">
        <w:del w:id="9063" w:author="Rev 4 Allen Wirfs-Brock" w:date="2011-11-04T19:16:00Z">
          <w:r w:rsidRPr="00E77497" w:rsidDel="00E77497">
            <w:delText xml:space="preserve"> </w:delText>
          </w:r>
          <w:r w:rsidRPr="00E77497" w:rsidDel="00E77497">
            <w:rPr>
              <w:b/>
            </w:rPr>
            <w:delText>null</w:delText>
          </w:r>
          <w:r w:rsidRPr="00E77497" w:rsidDel="00E77497">
            <w:delText xml:space="preserve"> or </w:delText>
          </w:r>
        </w:del>
      </w:ins>
      <w:ins w:id="9064" w:author="Rev 3 Allen Wirfs-Brock" w:date="2011-09-22T15:51:00Z">
        <w:del w:id="9065" w:author="Rev 4 Allen Wirfs-Brock" w:date="2011-11-04T19:16:00Z">
          <w:r w:rsidRPr="00E77497" w:rsidDel="00E77497">
            <w:rPr>
              <w:b/>
            </w:rPr>
            <w:delText>un</w:delText>
          </w:r>
        </w:del>
      </w:ins>
      <w:ins w:id="9066" w:author="Rev 3 Allen Wirfs-Brock" w:date="2011-09-22T15:50:00Z">
        <w:del w:id="9067" w:author="Rev 4 Allen Wirfs-Brock" w:date="2011-11-04T19:16:00Z">
          <w:r w:rsidRPr="00E77497" w:rsidDel="00E77497">
            <w:rPr>
              <w:b/>
            </w:rPr>
            <w:delText>defined</w:delText>
          </w:r>
          <w:r w:rsidRPr="00E77497" w:rsidDel="00E77497">
            <w:delText xml:space="preserve">, </w:delText>
          </w:r>
        </w:del>
      </w:ins>
      <w:ins w:id="9068" w:author="Rev 3 Allen Wirfs-Brock" w:date="2011-09-22T15:51:00Z">
        <w:del w:id="9069" w:author="Rev 4 Allen Wirfs-Brock" w:date="2011-11-04T19:16:00Z">
          <w:r w:rsidRPr="00E77497" w:rsidDel="00E77497">
            <w:delText>then p</w:delText>
          </w:r>
        </w:del>
      </w:ins>
      <w:ins w:id="9070" w:author="Rev 3 Allen Wirfs-Brock" w:date="2011-09-11T10:06:00Z">
        <w:del w:id="9071" w:author="Rev 4 Allen Wirfs-Brock" w:date="2011-11-04T19:16:00Z">
          <w:r w:rsidR="00E479C5" w:rsidRPr="00E77497" w:rsidDel="00E77497">
            <w:delText>erform ToObject(</w:delText>
          </w:r>
        </w:del>
      </w:ins>
      <w:ins w:id="9072" w:author="Rev 3 Allen Wirfs-Brock" w:date="2011-09-11T10:07:00Z">
        <w:del w:id="9073" w:author="Rev 4 Allen Wirfs-Brock" w:date="2011-11-04T19:16:00Z">
          <w:r w:rsidR="00E479C5" w:rsidRPr="00E77497" w:rsidDel="00E77497">
            <w:rPr>
              <w:i/>
            </w:rPr>
            <w:delText>value</w:delText>
          </w:r>
        </w:del>
      </w:ins>
      <w:ins w:id="9074" w:author="Rev 3 Allen Wirfs-Brock" w:date="2011-09-11T10:06:00Z">
        <w:del w:id="9075" w:author="Rev 4 Allen Wirfs-Brock" w:date="2011-11-04T19:16:00Z">
          <w:r w:rsidR="00E479C5" w:rsidRPr="00E77497" w:rsidDel="00E77497">
            <w:delText>) and discard the result</w:delText>
          </w:r>
        </w:del>
      </w:ins>
      <w:ins w:id="9076" w:author="Rev 4 Allen Wirfs-Brock" w:date="2011-11-04T19:16:00Z">
        <w:r w:rsidR="00E77497">
          <w:t>Return</w:t>
        </w:r>
      </w:ins>
      <w:ins w:id="9077" w:author="Rev 3 Allen Wirfs-Brock" w:date="2011-09-11T10:06:00Z">
        <w:r w:rsidR="00E479C5" w:rsidRPr="00E77497">
          <w:t>.</w:t>
        </w:r>
      </w:ins>
      <w:ins w:id="9078" w:author="Rev 3 Allen Wirfs-Brock" w:date="2011-09-11T10:05:00Z">
        <w:r w:rsidR="00E479C5" w:rsidRPr="00E77497">
          <w:t xml:space="preserve"> </w:t>
        </w:r>
      </w:ins>
    </w:p>
    <w:p w14:paraId="334E677B" w14:textId="77777777" w:rsidR="002C479D" w:rsidRPr="00E77497" w:rsidRDefault="002C479D" w:rsidP="002C479D">
      <w:pPr>
        <w:pStyle w:val="SyntaxRule"/>
        <w:rPr>
          <w:ins w:id="9079" w:author="Rev 4 Allen Wirfs-Brock" w:date="2011-10-15T18:09:00Z"/>
          <w:rFonts w:ascii="Arial" w:hAnsi="Arial"/>
        </w:rPr>
      </w:pPr>
      <w:ins w:id="9080" w:author="Rev 4 Allen Wirfs-Brock" w:date="2011-10-15T18:09:00Z">
        <w:r w:rsidRPr="00E77497">
          <w:t xml:space="preserve">ObjectBindingPattern </w:t>
        </w:r>
        <w:r w:rsidRPr="00E77497">
          <w:rPr>
            <w:rFonts w:ascii="Arial" w:hAnsi="Arial"/>
            <w:b/>
            <w:i w:val="0"/>
          </w:rPr>
          <w:t>:</w:t>
        </w:r>
      </w:ins>
    </w:p>
    <w:p w14:paraId="61E4B5D8" w14:textId="77777777" w:rsidR="002C479D" w:rsidRPr="006B6D0A" w:rsidRDefault="002C479D" w:rsidP="00C7794D">
      <w:pPr>
        <w:pStyle w:val="SyntaxDefinition"/>
        <w:spacing w:after="240"/>
        <w:rPr>
          <w:ins w:id="9081" w:author="Rev 4 Allen Wirfs-Brock" w:date="2011-10-15T18:09:00Z"/>
          <w:rFonts w:ascii="Courier New" w:hAnsi="Courier New" w:cs="Courier New"/>
          <w:b/>
          <w:i w:val="0"/>
        </w:rPr>
      </w:pPr>
      <w:ins w:id="9082" w:author="Rev 4 Allen Wirfs-Brock" w:date="2011-10-15T18:09:00Z">
        <w:r w:rsidRPr="00C7794D">
          <w:rPr>
            <w:rStyle w:val="af4"/>
            <w:rFonts w:ascii="Arial" w:eastAsia="MS Mincho" w:hAnsi="Arial"/>
            <w:i w:val="0"/>
            <w:lang w:val="en-GB" w:eastAsia="ja-JP"/>
          </w:rPr>
          <w:commentReference w:id="9083"/>
        </w:r>
        <w:r w:rsidRPr="004D1BD1">
          <w:rPr>
            <w:rFonts w:ascii="Courier New" w:hAnsi="Courier New" w:cs="Courier New"/>
            <w:b/>
            <w:i w:val="0"/>
          </w:rPr>
          <w:t xml:space="preserve">{ </w:t>
        </w:r>
        <w:r w:rsidRPr="003B4312">
          <w:t>BindingPropertyList</w:t>
        </w:r>
        <w:r w:rsidRPr="006B6D0A">
          <w:rPr>
            <w:rFonts w:ascii="Courier New" w:hAnsi="Courier New" w:cs="Courier New"/>
            <w:b/>
            <w:i w:val="0"/>
          </w:rPr>
          <w:t xml:space="preserve"> }</w:t>
        </w:r>
        <w:r w:rsidRPr="006B6D0A">
          <w:rPr>
            <w:rFonts w:ascii="Courier New" w:hAnsi="Courier New" w:cs="Courier New"/>
            <w:b/>
            <w:i w:val="0"/>
          </w:rPr>
          <w:br/>
          <w:t xml:space="preserve">{ </w:t>
        </w:r>
        <w:r w:rsidRPr="006B6D0A">
          <w:t>BindingPropertyList</w:t>
        </w:r>
        <w:r w:rsidRPr="006B6D0A">
          <w:rPr>
            <w:rFonts w:ascii="Courier New" w:hAnsi="Courier New" w:cs="Courier New"/>
            <w:b/>
            <w:i w:val="0"/>
          </w:rPr>
          <w:t xml:space="preserve"> , }</w:t>
        </w:r>
      </w:ins>
    </w:p>
    <w:p w14:paraId="1E210958" w14:textId="77777777" w:rsidR="000B6E8C" w:rsidRPr="00E77497" w:rsidDel="003E2351" w:rsidRDefault="000B6E8C" w:rsidP="00C7794D">
      <w:pPr>
        <w:ind w:left="360"/>
        <w:rPr>
          <w:ins w:id="9084" w:author="Rev 3 Allen Wirfs-Brock" w:date="2011-09-11T10:15:00Z"/>
          <w:del w:id="9085" w:author="Rev 4 Allen Wirfs-Brock" w:date="2011-10-15T17:57:00Z"/>
        </w:rPr>
      </w:pPr>
      <w:ins w:id="9086" w:author="Rev 3 Allen Wirfs-Brock" w:date="2011-09-11T10:15:00Z">
        <w:del w:id="9087" w:author="Rev 4 Allen Wirfs-Brock" w:date="2011-10-15T17:57:00Z">
          <w:r w:rsidRPr="00E65A34" w:rsidDel="003E2351">
            <w:delText xml:space="preserve">The </w:delText>
          </w:r>
          <w:r w:rsidRPr="009C202C" w:rsidDel="003E2351">
            <w:rPr>
              <w:rFonts w:ascii="Times New Roman" w:eastAsia="Times New Roman" w:hAnsi="Times New Roman"/>
              <w:spacing w:val="6"/>
              <w:lang w:eastAsia="en-US"/>
            </w:rPr>
            <w:delText xml:space="preserve">BoundNames </w:delText>
          </w:r>
          <w:r w:rsidRPr="00B820AB" w:rsidDel="003E2351">
            <w:delText xml:space="preserve">of the productions  </w:delText>
          </w:r>
          <w:r w:rsidRPr="00690A41" w:rsidDel="003E2351">
            <w:rPr>
              <w:rStyle w:val="bnf"/>
            </w:rPr>
            <w:delText>ObjectBindingPattern</w:delText>
          </w:r>
          <w:r w:rsidRPr="00675B74" w:rsidDel="003E2351">
            <w:rPr>
              <w:b/>
            </w:rPr>
            <w:delText>:</w:delText>
          </w:r>
          <w:r w:rsidRPr="00675B74" w:rsidDel="003E2351">
            <w:delText xml:space="preserve"> </w:delText>
          </w:r>
          <w:r w:rsidRPr="00E77497" w:rsidDel="003E2351">
            <w:rPr>
              <w:rStyle w:val="bnf"/>
              <w:rFonts w:ascii="Courier New" w:hAnsi="Courier New" w:cs="Courier New"/>
              <w:b/>
              <w:i w:val="0"/>
            </w:rPr>
            <w:delText xml:space="preserve">{ </w:delText>
          </w:r>
          <w:r w:rsidRPr="00E77497" w:rsidDel="003E2351">
            <w:rPr>
              <w:rStyle w:val="bnf"/>
            </w:rPr>
            <w:delText>BindingPropertyList</w:delText>
          </w:r>
          <w:r w:rsidRPr="00E77497" w:rsidDel="003E2351">
            <w:rPr>
              <w:rStyle w:val="bnf"/>
              <w:rFonts w:ascii="Courier New" w:hAnsi="Courier New" w:cs="Courier New"/>
              <w:b/>
              <w:i w:val="0"/>
            </w:rPr>
            <w:delText xml:space="preserve"> }</w:delText>
          </w:r>
          <w:r w:rsidRPr="00E77497" w:rsidDel="003E2351">
            <w:delText xml:space="preserve"> and </w:delText>
          </w:r>
          <w:r w:rsidRPr="00E77497" w:rsidDel="003E2351">
            <w:rPr>
              <w:rStyle w:val="bnf"/>
            </w:rPr>
            <w:delText xml:space="preserve">ObjectBindingPattern </w:delText>
          </w:r>
          <w:r w:rsidRPr="00E77497" w:rsidDel="003E2351">
            <w:rPr>
              <w:b/>
            </w:rPr>
            <w:delText>:</w:delText>
          </w:r>
          <w:r w:rsidRPr="00E77497" w:rsidDel="003E2351">
            <w:delText xml:space="preserve"> </w:delText>
          </w:r>
          <w:r w:rsidRPr="00E77497" w:rsidDel="003E2351">
            <w:rPr>
              <w:rStyle w:val="bnf"/>
              <w:rFonts w:ascii="Courier New" w:hAnsi="Courier New" w:cs="Courier New"/>
              <w:b/>
              <w:i w:val="0"/>
            </w:rPr>
            <w:delText xml:space="preserve">{ </w:delText>
          </w:r>
          <w:r w:rsidRPr="00E77497" w:rsidDel="003E2351">
            <w:rPr>
              <w:rStyle w:val="bnf"/>
            </w:rPr>
            <w:delText>BindingPropertyList</w:delText>
          </w:r>
          <w:r w:rsidRPr="00E77497" w:rsidDel="003E2351">
            <w:rPr>
              <w:rStyle w:val="bnf"/>
              <w:rFonts w:ascii="Courier New" w:hAnsi="Courier New" w:cs="Courier New"/>
              <w:b/>
              <w:i w:val="0"/>
            </w:rPr>
            <w:delText xml:space="preserve"> , } </w:delText>
          </w:r>
          <w:r w:rsidRPr="00E77497" w:rsidDel="003E2351">
            <w:delText>is determined as follows:</w:delText>
          </w:r>
        </w:del>
      </w:ins>
    </w:p>
    <w:p w14:paraId="747041B1" w14:textId="77777777" w:rsidR="000B6E8C" w:rsidRPr="00E77497" w:rsidDel="003E2351" w:rsidRDefault="000B6E8C" w:rsidP="006361CF">
      <w:pPr>
        <w:pStyle w:val="Alg4"/>
        <w:numPr>
          <w:ilvl w:val="0"/>
          <w:numId w:val="544"/>
        </w:numPr>
        <w:spacing w:after="220"/>
        <w:ind w:left="720"/>
        <w:contextualSpacing/>
        <w:rPr>
          <w:ins w:id="9088" w:author="Rev 3 Allen Wirfs-Brock" w:date="2011-09-11T10:15:00Z"/>
          <w:del w:id="9089" w:author="Rev 4 Allen Wirfs-Brock" w:date="2011-10-15T17:57:00Z"/>
        </w:rPr>
        <w:pPrChange w:id="9090" w:author="Rev 4 Allen Wirfs-Brock" w:date="2011-11-07T12:16:00Z">
          <w:pPr>
            <w:pStyle w:val="Alg4"/>
            <w:numPr>
              <w:numId w:val="577"/>
            </w:numPr>
            <w:tabs>
              <w:tab w:val="num" w:pos="360"/>
            </w:tabs>
            <w:spacing w:after="220"/>
            <w:ind w:left="720" w:hanging="360"/>
            <w:contextualSpacing/>
          </w:pPr>
        </w:pPrChange>
      </w:pPr>
      <w:ins w:id="9091" w:author="Rev 3 Allen Wirfs-Brock" w:date="2011-09-11T10:15:00Z">
        <w:del w:id="9092" w:author="Rev 4 Allen Wirfs-Brock" w:date="2011-10-15T17:57:00Z">
          <w:r w:rsidRPr="00E77497" w:rsidDel="003E2351">
            <w:delText xml:space="preserve">Return the BoundNames of </w:delText>
          </w:r>
          <w:r w:rsidRPr="00E77497" w:rsidDel="003E2351">
            <w:rPr>
              <w:rStyle w:val="bnf"/>
            </w:rPr>
            <w:delText>BindingPropertyList</w:delText>
          </w:r>
          <w:r w:rsidRPr="00E77497" w:rsidDel="003E2351">
            <w:delText>.</w:delText>
          </w:r>
        </w:del>
      </w:ins>
    </w:p>
    <w:p w14:paraId="11952382" w14:textId="77777777" w:rsidR="007B4F56" w:rsidRPr="00E77497" w:rsidDel="00715A67" w:rsidRDefault="007B4F56" w:rsidP="00C7794D">
      <w:pPr>
        <w:ind w:left="360"/>
        <w:rPr>
          <w:ins w:id="9093" w:author="Allen Wirfs-Brock" w:date="2011-07-11T14:58:00Z"/>
          <w:del w:id="9094" w:author="Rev 4 Allen Wirfs-Brock" w:date="2011-11-04T17:58:00Z"/>
        </w:rPr>
      </w:pPr>
      <w:ins w:id="9095" w:author="Allen Wirfs-Brock" w:date="2011-07-11T14:58:00Z">
        <w:del w:id="9096" w:author="Rev 4 Allen Wirfs-Brock" w:date="2011-10-15T18:09:00Z">
          <w:r w:rsidRPr="00E77497" w:rsidDel="002C479D">
            <w:delText xml:space="preserve">The </w:delText>
          </w:r>
          <w:r w:rsidRPr="00E77497" w:rsidDel="002C479D">
            <w:rPr>
              <w:rFonts w:ascii="Times New Roman" w:eastAsia="Times New Roman" w:hAnsi="Times New Roman"/>
              <w:spacing w:val="6"/>
              <w:lang w:eastAsia="en-US"/>
            </w:rPr>
            <w:delText xml:space="preserve">BoundNames </w:delText>
          </w:r>
          <w:r w:rsidRPr="00E77497" w:rsidDel="002C479D">
            <w:delText xml:space="preserve">of the productions  </w:delText>
          </w:r>
          <w:r w:rsidRPr="00E77497" w:rsidDel="002C479D">
            <w:rPr>
              <w:rStyle w:val="bnf"/>
            </w:rPr>
            <w:delText>ObjectBindingPattern</w:delText>
          </w:r>
          <w:r w:rsidRPr="00E77497" w:rsidDel="002C479D">
            <w:rPr>
              <w:b/>
            </w:rPr>
            <w:delText>:</w:delText>
          </w:r>
          <w:r w:rsidRPr="00E77497" w:rsidDel="002C479D">
            <w:delText xml:space="preserve"> </w:delText>
          </w:r>
          <w:r w:rsidRPr="00E77497" w:rsidDel="002C479D">
            <w:rPr>
              <w:rStyle w:val="bnf"/>
              <w:rFonts w:ascii="Courier New" w:hAnsi="Courier New" w:cs="Courier New"/>
              <w:b/>
              <w:i w:val="0"/>
            </w:rPr>
            <w:delText>{</w:delText>
          </w:r>
        </w:del>
      </w:ins>
      <w:ins w:id="9097" w:author="Allen Wirfs-Brock" w:date="2011-07-11T14:59:00Z">
        <w:del w:id="9098" w:author="Rev 4 Allen Wirfs-Brock" w:date="2011-10-15T18:09:00Z">
          <w:r w:rsidRPr="00E77497" w:rsidDel="002C479D">
            <w:rPr>
              <w:rStyle w:val="bnf"/>
              <w:rFonts w:ascii="Courier New" w:hAnsi="Courier New" w:cs="Courier New"/>
              <w:b/>
              <w:i w:val="0"/>
            </w:rPr>
            <w:delText xml:space="preserve"> </w:delText>
          </w:r>
          <w:r w:rsidRPr="00E77497" w:rsidDel="002C479D">
            <w:rPr>
              <w:rStyle w:val="bnf"/>
            </w:rPr>
            <w:delText>BindingPropertyList</w:delText>
          </w:r>
        </w:del>
      </w:ins>
      <w:ins w:id="9099" w:author="Allen Wirfs-Brock" w:date="2011-07-11T14:58:00Z">
        <w:del w:id="9100" w:author="Rev 4 Allen Wirfs-Brock" w:date="2011-10-15T18:09:00Z">
          <w:r w:rsidRPr="00E77497" w:rsidDel="002C479D">
            <w:rPr>
              <w:rStyle w:val="bnf"/>
              <w:rFonts w:ascii="Courier New" w:hAnsi="Courier New" w:cs="Courier New"/>
              <w:b/>
              <w:i w:val="0"/>
            </w:rPr>
            <w:delText xml:space="preserve"> }</w:delText>
          </w:r>
          <w:r w:rsidRPr="00E77497" w:rsidDel="002C479D">
            <w:delText xml:space="preserve"> </w:delText>
          </w:r>
        </w:del>
      </w:ins>
      <w:ins w:id="9101" w:author="Allen Wirfs-Brock" w:date="2011-07-11T14:59:00Z">
        <w:del w:id="9102" w:author="Rev 4 Allen Wirfs-Brock" w:date="2011-10-15T18:09:00Z">
          <w:r w:rsidRPr="00E77497" w:rsidDel="002C479D">
            <w:delText xml:space="preserve">and </w:delText>
          </w:r>
          <w:r w:rsidRPr="00E77497" w:rsidDel="002C479D">
            <w:rPr>
              <w:rStyle w:val="bnf"/>
            </w:rPr>
            <w:delText>ObjectBindingPattern</w:delText>
          </w:r>
        </w:del>
      </w:ins>
      <w:ins w:id="9103" w:author="Allen Wirfs-Brock" w:date="2011-07-11T15:07:00Z">
        <w:del w:id="9104" w:author="Rev 4 Allen Wirfs-Brock" w:date="2011-10-15T18:09:00Z">
          <w:r w:rsidR="009F05FF" w:rsidRPr="00E77497" w:rsidDel="002C479D">
            <w:rPr>
              <w:rStyle w:val="bnf"/>
            </w:rPr>
            <w:delText xml:space="preserve"> </w:delText>
          </w:r>
        </w:del>
      </w:ins>
      <w:ins w:id="9105" w:author="Allen Wirfs-Brock" w:date="2011-07-11T14:59:00Z">
        <w:del w:id="9106" w:author="Rev 4 Allen Wirfs-Brock" w:date="2011-10-15T18:09:00Z">
          <w:r w:rsidRPr="00E77497" w:rsidDel="002C479D">
            <w:rPr>
              <w:b/>
            </w:rPr>
            <w:delText>:</w:delText>
          </w:r>
          <w:r w:rsidRPr="00E77497" w:rsidDel="002C479D">
            <w:delText xml:space="preserve"> </w:delText>
          </w:r>
          <w:r w:rsidRPr="00E77497" w:rsidDel="002C479D">
            <w:rPr>
              <w:rStyle w:val="bnf"/>
              <w:rFonts w:ascii="Courier New" w:hAnsi="Courier New" w:cs="Courier New"/>
              <w:b/>
              <w:i w:val="0"/>
            </w:rPr>
            <w:delText xml:space="preserve">{ </w:delText>
          </w:r>
          <w:r w:rsidRPr="00E77497" w:rsidDel="002C479D">
            <w:rPr>
              <w:rStyle w:val="bnf"/>
            </w:rPr>
            <w:delText>BindingPropertyList</w:delText>
          </w:r>
          <w:r w:rsidRPr="00E77497" w:rsidDel="002C479D">
            <w:rPr>
              <w:rStyle w:val="bnf"/>
              <w:rFonts w:ascii="Courier New" w:hAnsi="Courier New" w:cs="Courier New"/>
              <w:b/>
              <w:i w:val="0"/>
            </w:rPr>
            <w:delText xml:space="preserve"> , } </w:delText>
          </w:r>
        </w:del>
      </w:ins>
      <w:ins w:id="9107" w:author="Allen Wirfs-Brock" w:date="2011-07-11T14:58:00Z">
        <w:del w:id="9108" w:author="Rev 4 Allen Wirfs-Brock" w:date="2011-10-15T18:09:00Z">
          <w:r w:rsidRPr="00E77497" w:rsidDel="002C479D">
            <w:delText>is</w:delText>
          </w:r>
        </w:del>
      </w:ins>
      <w:ins w:id="9109" w:author="Rev 3 Allen Wirfs-Brock" w:date="2011-09-11T10:11:00Z">
        <w:del w:id="9110" w:author="Rev 4 Allen Wirfs-Brock" w:date="2011-10-15T18:09:00Z">
          <w:r w:rsidR="00445887" w:rsidRPr="00E77497" w:rsidDel="002C479D">
            <w:delText xml:space="preserve">are evaluated </w:delText>
          </w:r>
        </w:del>
      </w:ins>
      <w:ins w:id="9111" w:author="Allen Wirfs-Brock" w:date="2011-07-11T14:58:00Z">
        <w:del w:id="9112" w:author="Rev 4 Allen Wirfs-Brock" w:date="2011-10-15T18:09:00Z">
          <w:r w:rsidRPr="00E77497" w:rsidDel="002C479D">
            <w:delText xml:space="preserve"> </w:delText>
          </w:r>
        </w:del>
      </w:ins>
      <w:ins w:id="9113" w:author="Rev 3 Allen Wirfs-Brock" w:date="2011-09-11T10:11:00Z">
        <w:del w:id="9114" w:author="Rev 4 Allen Wirfs-Brock" w:date="2011-11-04T17:58:00Z">
          <w:r w:rsidR="00445887" w:rsidRPr="00E77497" w:rsidDel="00715A67">
            <w:delText xml:space="preserve">with parameters </w:delText>
          </w:r>
          <w:r w:rsidR="00445887" w:rsidRPr="00E77497" w:rsidDel="00715A67">
            <w:rPr>
              <w:rFonts w:ascii="Times New Roman" w:eastAsia="Times New Roman" w:hAnsi="Times New Roman"/>
              <w:i/>
              <w:spacing w:val="6"/>
              <w:lang w:eastAsia="en-US"/>
            </w:rPr>
            <w:delText>value</w:delText>
          </w:r>
          <w:r w:rsidR="00445887" w:rsidRPr="00E77497" w:rsidDel="00715A67">
            <w:delText xml:space="preserve"> and </w:delText>
          </w:r>
          <w:r w:rsidR="00445887" w:rsidRPr="00E77497" w:rsidDel="00715A67">
            <w:rPr>
              <w:rFonts w:ascii="Times New Roman" w:eastAsia="Times New Roman" w:hAnsi="Times New Roman"/>
              <w:i/>
              <w:spacing w:val="6"/>
              <w:lang w:eastAsia="en-US"/>
            </w:rPr>
            <w:delText>env</w:delText>
          </w:r>
          <w:r w:rsidR="00445887" w:rsidRPr="00E77497" w:rsidDel="00715A67">
            <w:delText xml:space="preserve"> </w:delText>
          </w:r>
        </w:del>
      </w:ins>
      <w:ins w:id="9115" w:author="Allen Wirfs-Brock" w:date="2011-07-11T14:58:00Z">
        <w:del w:id="9116" w:author="Rev 4 Allen Wirfs-Brock" w:date="2011-11-04T17:58:00Z">
          <w:r w:rsidRPr="00E77497" w:rsidDel="00715A67">
            <w:delText xml:space="preserve">determined </w:delText>
          </w:r>
        </w:del>
        <w:del w:id="9117" w:author="Rev 4 Allen Wirfs-Brock" w:date="2011-10-15T18:09:00Z">
          <w:r w:rsidRPr="00E77497" w:rsidDel="002C479D">
            <w:delText>as follows:</w:delText>
          </w:r>
        </w:del>
      </w:ins>
    </w:p>
    <w:p w14:paraId="217FDD9D" w14:textId="77777777" w:rsidR="00B04C67" w:rsidRPr="00E77497" w:rsidDel="00E77497" w:rsidRDefault="00B04C67" w:rsidP="00C47E72">
      <w:pPr>
        <w:pStyle w:val="Alg3"/>
        <w:numPr>
          <w:ilvl w:val="0"/>
          <w:numId w:val="432"/>
        </w:numPr>
        <w:contextualSpacing/>
        <w:rPr>
          <w:ins w:id="9118" w:author="Rev 3 Allen Wirfs-Brock" w:date="2011-09-22T15:52:00Z"/>
          <w:del w:id="9119" w:author="Rev 4 Allen Wirfs-Brock" w:date="2011-11-04T19:17:00Z"/>
        </w:rPr>
      </w:pPr>
      <w:ins w:id="9120" w:author="Rev 3 Allen Wirfs-Brock" w:date="2011-09-22T15:52:00Z">
        <w:del w:id="9121"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41658A08" w14:textId="77777777" w:rsidR="00417C71" w:rsidRPr="00E77497" w:rsidDel="00E77497" w:rsidRDefault="00417C71" w:rsidP="006361CF">
      <w:pPr>
        <w:pStyle w:val="Alg3"/>
        <w:numPr>
          <w:ilvl w:val="1"/>
          <w:numId w:val="432"/>
        </w:numPr>
        <w:tabs>
          <w:tab w:val="clear" w:pos="1080"/>
          <w:tab w:val="num" w:pos="630"/>
        </w:tabs>
        <w:ind w:hanging="720"/>
        <w:contextualSpacing/>
        <w:rPr>
          <w:ins w:id="9122" w:author="Rev 3 Allen Wirfs-Brock" w:date="2011-09-11T12:02:00Z"/>
          <w:del w:id="9123" w:author="Rev 4 Allen Wirfs-Brock" w:date="2011-11-04T19:17:00Z"/>
        </w:rPr>
        <w:pPrChange w:id="9124" w:author="Rev 4 Allen Wirfs-Brock" w:date="2011-11-07T12:16:00Z">
          <w:pPr>
            <w:pStyle w:val="Alg3"/>
            <w:numPr>
              <w:ilvl w:val="1"/>
              <w:numId w:val="455"/>
            </w:numPr>
            <w:tabs>
              <w:tab w:val="clear" w:pos="360"/>
              <w:tab w:val="num" w:pos="630"/>
            </w:tabs>
            <w:ind w:left="1080" w:hanging="720"/>
            <w:contextualSpacing/>
          </w:pPr>
        </w:pPrChange>
      </w:pPr>
      <w:ins w:id="9125" w:author="Rev 3 Allen Wirfs-Brock" w:date="2011-09-11T12:02:00Z">
        <w:del w:id="9126" w:author="Rev 4 Allen Wirfs-Brock" w:date="2011-11-04T19:17: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6F6D1F02" w14:textId="77777777" w:rsidR="00B04C67" w:rsidRPr="00E77497" w:rsidDel="00E77497" w:rsidRDefault="00B04C67" w:rsidP="00C47E72">
      <w:pPr>
        <w:pStyle w:val="Alg4"/>
        <w:numPr>
          <w:ilvl w:val="0"/>
          <w:numId w:val="432"/>
        </w:numPr>
        <w:spacing w:after="220"/>
        <w:contextualSpacing/>
        <w:rPr>
          <w:ins w:id="9127" w:author="Rev 3 Allen Wirfs-Brock" w:date="2011-09-22T15:52:00Z"/>
          <w:del w:id="9128" w:author="Rev 4 Allen Wirfs-Brock" w:date="2011-11-04T19:17:00Z"/>
        </w:rPr>
      </w:pPr>
      <w:ins w:id="9129" w:author="Rev 3 Allen Wirfs-Brock" w:date="2011-09-22T15:53:00Z">
        <w:del w:id="9130" w:author="Rev 4 Allen Wirfs-Brock" w:date="2011-11-04T19:17: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484B8238" w14:textId="77777777" w:rsidR="007B4F56" w:rsidRPr="00675B74" w:rsidRDefault="007B4F56" w:rsidP="00C47E72">
      <w:pPr>
        <w:pStyle w:val="Alg4"/>
        <w:numPr>
          <w:ilvl w:val="0"/>
          <w:numId w:val="432"/>
        </w:numPr>
        <w:spacing w:after="220"/>
        <w:contextualSpacing/>
        <w:rPr>
          <w:ins w:id="9131" w:author="Allen Wirfs-Brock" w:date="2011-07-11T14:58:00Z"/>
        </w:rPr>
      </w:pPr>
      <w:ins w:id="9132" w:author="Allen Wirfs-Brock" w:date="2011-07-11T14:58:00Z">
        <w:del w:id="9133" w:author="Rev 3 Allen Wirfs-Brock" w:date="2011-09-11T10:12:00Z">
          <w:r w:rsidRPr="00E77497" w:rsidDel="00445887">
            <w:delText xml:space="preserve">Return </w:delText>
          </w:r>
        </w:del>
      </w:ins>
      <w:ins w:id="9134" w:author="Allen Wirfs-Brock" w:date="2011-07-11T15:00:00Z">
        <w:del w:id="9135" w:author="Rev 3 Allen Wirfs-Brock" w:date="2011-09-11T10:12:00Z">
          <w:r w:rsidR="00607D92" w:rsidRPr="00E77497" w:rsidDel="00445887">
            <w:delText xml:space="preserve">the </w:delText>
          </w:r>
        </w:del>
      </w:ins>
      <w:ins w:id="9136" w:author="Allen Wirfs-Brock" w:date="2011-07-11T15:01:00Z">
        <w:del w:id="9137" w:author="Rev 3 Allen Wirfs-Brock" w:date="2011-09-11T10:12:00Z">
          <w:r w:rsidR="00607D92" w:rsidRPr="00E77497" w:rsidDel="00445887">
            <w:delText xml:space="preserve">BoundNames of </w:delText>
          </w:r>
          <w:r w:rsidR="00607D92" w:rsidRPr="00E77497" w:rsidDel="00445887">
            <w:rPr>
              <w:rStyle w:val="bnf"/>
            </w:rPr>
            <w:delText>BindingPropertyList</w:delText>
          </w:r>
        </w:del>
      </w:ins>
      <w:ins w:id="9138" w:author="Rev 4 Allen Wirfs-Brock" w:date="2011-11-04T18:03:00Z">
        <w:r w:rsidR="009E1969" w:rsidRPr="009E1969">
          <w:t xml:space="preserve"> </w:t>
        </w:r>
        <w:r w:rsidR="009E1969">
          <w:t>Perform Binding Initialization for</w:t>
        </w:r>
        <w:r w:rsidR="009E1969" w:rsidRPr="004418C4">
          <w:t xml:space="preserve"> </w:t>
        </w:r>
      </w:ins>
      <w:ins w:id="9139" w:author="Rev 3 Allen Wirfs-Brock" w:date="2011-09-11T10:12:00Z">
        <w:del w:id="9140" w:author="Rev 4 Allen Wirfs-Brock" w:date="2011-11-04T18:03:00Z">
          <w:r w:rsidR="00445887" w:rsidRPr="00675B74" w:rsidDel="009E1969">
            <w:delText xml:space="preserve">Evaluate </w:delText>
          </w:r>
        </w:del>
      </w:ins>
      <w:ins w:id="9141" w:author="Rev 3 Allen Wirfs-Brock" w:date="2011-09-11T10:13:00Z">
        <w:r w:rsidR="00445887" w:rsidRPr="00675B74">
          <w:rPr>
            <w:rStyle w:val="bnf"/>
          </w:rPr>
          <w:t>BindingPropertyList</w:t>
        </w:r>
        <w:r w:rsidR="00445887" w:rsidRPr="00E77497">
          <w:rPr>
            <w:rStyle w:val="bnf"/>
            <w:rFonts w:ascii="Courier New" w:hAnsi="Courier New" w:cs="Courier New"/>
            <w:b/>
            <w:i w:val="0"/>
          </w:rPr>
          <w:t xml:space="preserve"> </w:t>
        </w:r>
      </w:ins>
      <w:ins w:id="9142" w:author="Rev 3 Allen Wirfs-Brock" w:date="2011-09-11T10:12:00Z">
        <w:r w:rsidR="00445887" w:rsidRPr="00E77497">
          <w:t xml:space="preserve">using </w:t>
        </w:r>
      </w:ins>
      <w:ins w:id="9143" w:author="Rev 3 Allen Wirfs-Brock" w:date="2011-09-11T12:02:00Z">
        <w:del w:id="9144" w:author="Rev 4 Allen Wirfs-Brock" w:date="2011-11-04T19:17:00Z">
          <w:r w:rsidR="00417C71" w:rsidRPr="00E77497" w:rsidDel="00E77497">
            <w:rPr>
              <w:i/>
            </w:rPr>
            <w:delText>obj</w:delText>
          </w:r>
        </w:del>
      </w:ins>
      <w:ins w:id="9145" w:author="Rev 4 Allen Wirfs-Brock" w:date="2011-11-04T19:17:00Z">
        <w:r w:rsidR="00E77497">
          <w:rPr>
            <w:i/>
          </w:rPr>
          <w:t>value</w:t>
        </w:r>
      </w:ins>
      <w:ins w:id="9146" w:author="Rev 3 Allen Wirfs-Brock" w:date="2011-09-11T12:02:00Z">
        <w:r w:rsidR="00417C71" w:rsidRPr="00E77497">
          <w:t xml:space="preserve"> </w:t>
        </w:r>
      </w:ins>
      <w:ins w:id="9147" w:author="Rev 3 Allen Wirfs-Brock" w:date="2011-09-11T10:12:00Z">
        <w:del w:id="9148" w:author="Rev 4 Allen Wirfs-Brock" w:date="2011-11-04T18:01:00Z">
          <w:r w:rsidR="00445887" w:rsidRPr="00E77497" w:rsidDel="009E1969">
            <w:delText xml:space="preserve">as the </w:delText>
          </w:r>
        </w:del>
        <w:del w:id="9149" w:author="Rev 4 Allen Wirfs-Brock" w:date="2011-11-04T18:00:00Z">
          <w:r w:rsidR="00445887" w:rsidRPr="00E77497" w:rsidDel="009E1969">
            <w:rPr>
              <w:rStyle w:val="bnf"/>
            </w:rPr>
            <w:delText>obj</w:delText>
          </w:r>
        </w:del>
        <w:del w:id="9150" w:author="Rev 4 Allen Wirfs-Brock" w:date="2011-11-04T18:01:00Z">
          <w:r w:rsidR="00445887" w:rsidRPr="00E77497" w:rsidDel="009E1969">
            <w:rPr>
              <w:i/>
            </w:rPr>
            <w:delText xml:space="preserve"> </w:delText>
          </w:r>
          <w:r w:rsidR="00445887" w:rsidRPr="00E77497" w:rsidDel="009E1969">
            <w:delText xml:space="preserve">parameter </w:delText>
          </w:r>
        </w:del>
        <w:r w:rsidR="00445887" w:rsidRPr="00E77497">
          <w:t xml:space="preserve">and </w:t>
        </w:r>
        <w:del w:id="9151" w:author="Rev 4 Allen Wirfs-Brock" w:date="2011-11-04T18:01:00Z">
          <w:r w:rsidR="00445887" w:rsidRPr="00E77497" w:rsidDel="009E1969">
            <w:rPr>
              <w:i/>
            </w:rPr>
            <w:delText>env</w:delText>
          </w:r>
          <w:r w:rsidR="00445887" w:rsidRPr="00E77497" w:rsidDel="009E1969">
            <w:delText xml:space="preserve"> as the </w:delText>
          </w:r>
        </w:del>
        <w:r w:rsidR="00445887" w:rsidRPr="00E77497">
          <w:rPr>
            <w:i/>
          </w:rPr>
          <w:t>environment</w:t>
        </w:r>
        <w:r w:rsidR="00445887" w:rsidRPr="00E77497">
          <w:t xml:space="preserve"> </w:t>
        </w:r>
      </w:ins>
      <w:ins w:id="9152" w:author="Rev 4 Allen Wirfs-Brock" w:date="2011-11-04T18:01:00Z">
        <w:r w:rsidR="009E1969">
          <w:t xml:space="preserve">as </w:t>
        </w:r>
      </w:ins>
      <w:ins w:id="9153" w:author="Rev 3 Allen Wirfs-Brock" w:date="2011-09-11T10:12:00Z">
        <w:del w:id="9154" w:author="Rev 4 Allen Wirfs-Brock" w:date="2011-11-04T18:01:00Z">
          <w:r w:rsidR="00445887" w:rsidRPr="00675B74" w:rsidDel="009E1969">
            <w:delText>parameter</w:delText>
          </w:r>
        </w:del>
      </w:ins>
      <w:ins w:id="9155" w:author="Rev 4 Allen Wirfs-Brock" w:date="2011-11-04T18:01:00Z">
        <w:r w:rsidR="009E1969">
          <w:t>arguments</w:t>
        </w:r>
      </w:ins>
      <w:ins w:id="9156" w:author="Rev 3 Allen Wirfs-Brock" w:date="2011-09-11T10:12:00Z">
        <w:del w:id="9157" w:author="Rev 4 Allen Wirfs-Brock" w:date="2011-11-04T18:01:00Z">
          <w:r w:rsidR="00445887" w:rsidRPr="00675B74" w:rsidDel="009E1969">
            <w:delText>.</w:delText>
          </w:r>
        </w:del>
      </w:ins>
      <w:ins w:id="9158" w:author="Allen Wirfs-Brock" w:date="2011-07-11T14:58:00Z">
        <w:r w:rsidRPr="00675B74">
          <w:t>.</w:t>
        </w:r>
      </w:ins>
    </w:p>
    <w:p w14:paraId="13CF66CD" w14:textId="77777777" w:rsidR="009F05FF" w:rsidRPr="00E77497" w:rsidDel="003E2351" w:rsidRDefault="009F05FF" w:rsidP="00D4578E">
      <w:pPr>
        <w:contextualSpacing/>
        <w:rPr>
          <w:ins w:id="9159" w:author="Allen Wirfs-Brock" w:date="2011-07-11T15:07:00Z"/>
          <w:del w:id="9160" w:author="Rev 4 Allen Wirfs-Brock" w:date="2011-10-15T17:57:00Z"/>
        </w:rPr>
      </w:pPr>
      <w:ins w:id="9161" w:author="Allen Wirfs-Brock" w:date="2011-07-11T15:07:00Z">
        <w:del w:id="9162" w:author="Rev 4 Allen Wirfs-Brock" w:date="2011-10-15T17:57: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del>
      </w:ins>
      <w:ins w:id="9163" w:author="Allen Wirfs-Brock" w:date="2011-07-11T15:08:00Z">
        <w:del w:id="9164" w:author="Rev 4 Allen Wirfs-Brock" w:date="2011-10-15T17:57:00Z">
          <w:r w:rsidRPr="00E77497" w:rsidDel="003E2351">
            <w:rPr>
              <w:rStyle w:val="bnf"/>
            </w:rPr>
            <w:delText xml:space="preserve">ArrayBindingPattern </w:delText>
          </w:r>
        </w:del>
      </w:ins>
      <w:ins w:id="9165" w:author="Allen Wirfs-Brock" w:date="2011-07-11T15:07:00Z">
        <w:del w:id="9166" w:author="Rev 4 Allen Wirfs-Brock" w:date="2011-10-15T17:57:00Z">
          <w:r w:rsidRPr="00E77497" w:rsidDel="003E2351">
            <w:rPr>
              <w:b/>
            </w:rPr>
            <w:delText>:</w:delText>
          </w:r>
          <w:r w:rsidRPr="00E77497" w:rsidDel="003E2351">
            <w:delText xml:space="preserve"> </w:delText>
          </w:r>
        </w:del>
      </w:ins>
      <w:ins w:id="9167" w:author="Allen Wirfs-Brock" w:date="2011-07-11T15:08:00Z">
        <w:del w:id="9168" w:author="Rev 4 Allen Wirfs-Brock" w:date="2011-10-15T17:57:00Z">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del>
      </w:ins>
      <w:ins w:id="9169" w:author="Allen Wirfs-Brock" w:date="2011-07-11T15:11:00Z">
        <w:del w:id="9170" w:author="Rev 4 Allen Wirfs-Brock" w:date="2011-10-15T17:57:00Z">
          <w:r w:rsidR="00A817DB" w:rsidRPr="00E77497" w:rsidDel="003E2351">
            <w:rPr>
              <w:rStyle w:val="bnf"/>
            </w:rPr>
            <w:delText xml:space="preserve"> </w:delText>
          </w:r>
        </w:del>
      </w:ins>
      <w:ins w:id="9171" w:author="Allen Wirfs-Brock" w:date="2011-07-11T15:08:00Z">
        <w:del w:id="9172" w:author="Rev 4 Allen Wirfs-Brock" w:date="2011-10-15T17:57:00Z">
          <w:r w:rsidRPr="00E77497" w:rsidDel="003E2351">
            <w:rPr>
              <w:rFonts w:ascii="Courier New" w:hAnsi="Courier New" w:cs="Courier New"/>
              <w:b/>
            </w:rPr>
            <w:delText>]</w:delText>
          </w:r>
        </w:del>
      </w:ins>
      <w:ins w:id="9173" w:author="Allen Wirfs-Brock" w:date="2011-07-11T15:07:00Z">
        <w:del w:id="9174" w:author="Rev 4 Allen Wirfs-Brock" w:date="2011-10-15T17:57:00Z">
          <w:r w:rsidRPr="00E77497" w:rsidDel="003E2351">
            <w:delText xml:space="preserve"> is determined as follows:</w:delText>
          </w:r>
        </w:del>
      </w:ins>
    </w:p>
    <w:p w14:paraId="16A792C1" w14:textId="77777777" w:rsidR="009F05FF" w:rsidRPr="00E77497" w:rsidDel="003E2351" w:rsidRDefault="00A817DB" w:rsidP="006361CF">
      <w:pPr>
        <w:pStyle w:val="Alg4"/>
        <w:numPr>
          <w:ilvl w:val="0"/>
          <w:numId w:val="433"/>
        </w:numPr>
        <w:spacing w:after="220"/>
        <w:contextualSpacing/>
        <w:rPr>
          <w:ins w:id="9175" w:author="Allen Wirfs-Brock" w:date="2011-07-11T15:07:00Z"/>
          <w:del w:id="9176" w:author="Rev 4 Allen Wirfs-Brock" w:date="2011-10-15T17:57:00Z"/>
        </w:rPr>
        <w:pPrChange w:id="9177" w:author="Rev 4 Allen Wirfs-Brock" w:date="2011-11-07T12:16:00Z">
          <w:pPr>
            <w:pStyle w:val="Alg4"/>
            <w:numPr>
              <w:numId w:val="457"/>
            </w:numPr>
            <w:tabs>
              <w:tab w:val="num" w:pos="360"/>
            </w:tabs>
            <w:spacing w:after="220"/>
            <w:ind w:left="360" w:hanging="360"/>
            <w:contextualSpacing/>
          </w:pPr>
        </w:pPrChange>
      </w:pPr>
      <w:ins w:id="9178" w:author="Allen Wirfs-Brock" w:date="2011-07-11T15:11:00Z">
        <w:del w:id="9179" w:author="Rev 4 Allen Wirfs-Brock" w:date="2011-10-15T17:57:00Z">
          <w:r w:rsidRPr="00E77497" w:rsidDel="003E2351">
            <w:delText>Return an empty List</w:delText>
          </w:r>
        </w:del>
      </w:ins>
      <w:ins w:id="9180" w:author="Allen Wirfs-Brock" w:date="2011-07-11T15:07:00Z">
        <w:del w:id="9181" w:author="Rev 4 Allen Wirfs-Brock" w:date="2011-10-15T17:57:00Z">
          <w:r w:rsidR="009F05FF" w:rsidRPr="00E77497" w:rsidDel="003E2351">
            <w:delText>.</w:delText>
          </w:r>
        </w:del>
      </w:ins>
    </w:p>
    <w:p w14:paraId="35B5A625" w14:textId="77777777" w:rsidR="006D29F8" w:rsidRPr="00E77497" w:rsidDel="00715A67" w:rsidRDefault="006D29F8" w:rsidP="00D4578E">
      <w:pPr>
        <w:ind w:left="360"/>
        <w:rPr>
          <w:ins w:id="9182" w:author="Rev 3 Allen Wirfs-Brock" w:date="2011-09-11T10:09:00Z"/>
          <w:del w:id="9183" w:author="Rev 4 Allen Wirfs-Brock" w:date="2011-11-04T17:59:00Z"/>
        </w:rPr>
      </w:pPr>
      <w:ins w:id="9184" w:author="Rev 3 Allen Wirfs-Brock" w:date="2011-09-11T10:09:00Z">
        <w:del w:id="9185" w:author="Rev 4 Allen Wirfs-Brock" w:date="2011-10-15T18:10:00Z">
          <w:r w:rsidRPr="00E77497" w:rsidDel="00FD4CD5">
            <w:delText xml:space="preserve">The production </w:delText>
          </w:r>
        </w:del>
        <w:del w:id="9186" w:author="Rev 4 Allen Wirfs-Brock" w:date="2011-11-05T08:54:00Z">
          <w:r w:rsidRPr="00E77497" w:rsidDel="00CB5F32">
            <w:rPr>
              <w:rStyle w:val="bnf"/>
            </w:rPr>
            <w:delText xml:space="preserve">ArrayBindingPattern </w:delText>
          </w:r>
          <w:r w:rsidRPr="00E77497" w:rsidDel="00CB5F32">
            <w:rPr>
              <w:b/>
            </w:rPr>
            <w:delText>:</w:delText>
          </w:r>
          <w:r w:rsidRPr="00E77497" w:rsidDel="00CB5F32">
            <w:delText xml:space="preserve"> </w:delText>
          </w:r>
          <w:r w:rsidRPr="00E77497" w:rsidDel="00CB5F32">
            <w:rPr>
              <w:rFonts w:ascii="Courier New" w:hAnsi="Courier New" w:cs="Courier New"/>
              <w:b/>
            </w:rPr>
            <w:delText>[</w:delText>
          </w:r>
          <w:r w:rsidRPr="00E77497" w:rsidDel="00CB5F32">
            <w:rPr>
              <w:rFonts w:ascii="Courier New" w:hAnsi="Courier New" w:cs="Courier New"/>
              <w:b/>
              <w:i/>
            </w:rPr>
            <w:delText xml:space="preserve"> </w:delText>
          </w:r>
          <w:r w:rsidRPr="00E77497" w:rsidDel="00CB5F32">
            <w:rPr>
              <w:rFonts w:ascii="Times New Roman" w:hAnsi="Times New Roman"/>
              <w:i/>
            </w:rPr>
            <w:delText>Elision</w:delText>
          </w:r>
          <w:r w:rsidRPr="00E77497" w:rsidDel="00CB5F32">
            <w:rPr>
              <w:rFonts w:cs="Arial"/>
              <w:vertAlign w:val="subscript"/>
            </w:rPr>
            <w:delText>opt</w:delText>
          </w:r>
          <w:r w:rsidRPr="00E77497" w:rsidDel="00CB5F32">
            <w:rPr>
              <w:rStyle w:val="bnf"/>
            </w:rPr>
            <w:delText xml:space="preserve"> </w:delText>
          </w:r>
          <w:r w:rsidRPr="00E77497" w:rsidDel="00CB5F32">
            <w:rPr>
              <w:rFonts w:ascii="Courier New" w:hAnsi="Courier New" w:cs="Courier New"/>
              <w:b/>
            </w:rPr>
            <w:delText>]</w:delText>
          </w:r>
        </w:del>
        <w:del w:id="9187" w:author="Rev 4 Allen Wirfs-Brock" w:date="2011-10-15T18:10:00Z">
          <w:r w:rsidRPr="00E77497" w:rsidDel="00FD4CD5">
            <w:delText xml:space="preserve"> is evaluated </w:delText>
          </w:r>
        </w:del>
        <w:del w:id="9188"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189" w:author="Rev 4 Allen Wirfs-Brock" w:date="2011-10-15T18:10:00Z">
          <w:r w:rsidRPr="00E77497" w:rsidDel="00FD4CD5">
            <w:delText>as follows:</w:delText>
          </w:r>
        </w:del>
      </w:ins>
    </w:p>
    <w:p w14:paraId="14B39D7B" w14:textId="77777777" w:rsidR="006D29F8" w:rsidRPr="00E77497" w:rsidDel="00CB5F32" w:rsidRDefault="00B04C67" w:rsidP="006361CF">
      <w:pPr>
        <w:pStyle w:val="Alg2"/>
        <w:numPr>
          <w:ilvl w:val="0"/>
          <w:numId w:val="543"/>
        </w:numPr>
        <w:spacing w:after="220"/>
        <w:rPr>
          <w:ins w:id="9190" w:author="Rev 3 Allen Wirfs-Brock" w:date="2011-09-11T10:09:00Z"/>
          <w:del w:id="9191" w:author="Rev 4 Allen Wirfs-Brock" w:date="2011-11-05T08:54:00Z"/>
        </w:rPr>
        <w:pPrChange w:id="9192" w:author="Rev 4 Allen Wirfs-Brock" w:date="2011-11-07T12:16:00Z">
          <w:pPr>
            <w:pStyle w:val="Alg2"/>
            <w:numPr>
              <w:numId w:val="576"/>
            </w:numPr>
            <w:tabs>
              <w:tab w:val="num" w:pos="360"/>
            </w:tabs>
            <w:spacing w:after="220"/>
            <w:ind w:left="360" w:hanging="360"/>
          </w:pPr>
        </w:pPrChange>
      </w:pPr>
      <w:ins w:id="9193" w:author="Rev 3 Allen Wirfs-Brock" w:date="2011-09-22T15:54:00Z">
        <w:del w:id="9194"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xml:space="preserve">, then perform </w:delText>
          </w:r>
        </w:del>
      </w:ins>
      <w:ins w:id="9195" w:author="Rev 3 Allen Wirfs-Brock" w:date="2011-09-11T10:09:00Z">
        <w:del w:id="9196" w:author="Rev 4 Allen Wirfs-Brock" w:date="2011-11-04T19:17:00Z">
          <w:r w:rsidR="006D29F8" w:rsidRPr="00E77497" w:rsidDel="00E77497">
            <w:delText>ToObject(</w:delText>
          </w:r>
          <w:r w:rsidR="006D29F8" w:rsidRPr="00E77497" w:rsidDel="00E77497">
            <w:rPr>
              <w:i/>
            </w:rPr>
            <w:delText>value</w:delText>
          </w:r>
          <w:r w:rsidR="006D29F8" w:rsidRPr="00E77497" w:rsidDel="00E77497">
            <w:delText>) and discard the result</w:delText>
          </w:r>
        </w:del>
        <w:del w:id="9197" w:author="Rev 4 Allen Wirfs-Brock" w:date="2011-11-05T08:54:00Z">
          <w:r w:rsidR="006D29F8" w:rsidRPr="00E77497" w:rsidDel="00CB5F32">
            <w:delText xml:space="preserve">. </w:delText>
          </w:r>
        </w:del>
      </w:ins>
    </w:p>
    <w:p w14:paraId="49AD2876" w14:textId="77777777" w:rsidR="00A817DB" w:rsidRPr="00E77497" w:rsidDel="003E2351" w:rsidRDefault="00A817DB" w:rsidP="00D4578E">
      <w:pPr>
        <w:contextualSpacing/>
        <w:rPr>
          <w:ins w:id="9198" w:author="Allen Wirfs-Brock" w:date="2011-07-11T15:11:00Z"/>
          <w:del w:id="9199" w:author="Rev 4 Allen Wirfs-Brock" w:date="2011-10-15T17:58:00Z"/>
        </w:rPr>
      </w:pPr>
      <w:ins w:id="9200" w:author="Allen Wirfs-Brock" w:date="2011-07-11T15:11:00Z">
        <w:del w:id="9201" w:author="Rev 4 Allen Wirfs-Brock" w:date="2011-10-15T17:58: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of the production</w:delText>
          </w:r>
        </w:del>
      </w:ins>
      <w:ins w:id="9202" w:author="Allen Wirfs-Brock" w:date="2011-07-11T15:16:00Z">
        <w:del w:id="9203" w:author="Rev 4 Allen Wirfs-Brock" w:date="2011-10-15T17:58:00Z">
          <w:r w:rsidR="006C4F91" w:rsidRPr="00E77497" w:rsidDel="003E2351">
            <w:delText xml:space="preserve">s </w:delText>
          </w:r>
        </w:del>
      </w:ins>
      <w:ins w:id="9204" w:author="Allen Wirfs-Brock" w:date="2011-07-11T15:11:00Z">
        <w:del w:id="9205" w:author="Rev 4 Allen Wirfs-Brock" w:date="2011-10-15T17:58:00Z">
          <w:r w:rsidRPr="00E77497" w:rsidDel="003E2351">
            <w:delText xml:space="preserve">  </w:delText>
          </w:r>
          <w:r w:rsidRPr="00E77497" w:rsidDel="003E2351">
            <w:rPr>
              <w:rStyle w:val="bnf"/>
            </w:rPr>
            <w:delText xml:space="preserve">ArrayBindingPattern </w:delText>
          </w:r>
          <w:r w:rsidRPr="00E77497" w:rsidDel="003E2351">
            <w:rPr>
              <w:b/>
            </w:rPr>
            <w:delText>:</w:delText>
          </w:r>
          <w:r w:rsidRPr="00E77497" w:rsidDel="003E2351">
            <w:delText xml:space="preserve"> </w:delText>
          </w:r>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r w:rsidRPr="00E77497" w:rsidDel="003E2351">
            <w:rPr>
              <w:rFonts w:ascii="Courier New" w:hAnsi="Courier New" w:cs="Courier New"/>
              <w:b/>
              <w:i/>
            </w:rPr>
            <w:delText xml:space="preserve"> </w:delText>
          </w:r>
          <w:r w:rsidRPr="00E77497" w:rsidDel="003E2351">
            <w:rPr>
              <w:rStyle w:val="bnf"/>
            </w:rPr>
            <w:delText>BindingRestElement</w:delText>
          </w:r>
        </w:del>
      </w:ins>
      <w:ins w:id="9206" w:author="Allen Wirfs-Brock" w:date="2011-07-11T15:12:00Z">
        <w:del w:id="9207" w:author="Rev 4 Allen Wirfs-Brock" w:date="2011-10-15T17:58:00Z">
          <w:r w:rsidRPr="00E77497" w:rsidDel="003E2351">
            <w:rPr>
              <w:rStyle w:val="bnf"/>
            </w:rPr>
            <w:delText xml:space="preserve"> </w:delText>
          </w:r>
        </w:del>
      </w:ins>
      <w:ins w:id="9208" w:author="Allen Wirfs-Brock" w:date="2011-07-11T15:11:00Z">
        <w:del w:id="9209" w:author="Rev 4 Allen Wirfs-Brock" w:date="2011-10-15T17:58:00Z">
          <w:r w:rsidRPr="00E77497" w:rsidDel="003E2351">
            <w:rPr>
              <w:rFonts w:cs="Arial"/>
              <w:i/>
              <w:vertAlign w:val="subscript"/>
            </w:rPr>
            <w:delText xml:space="preserve"> </w:delText>
          </w:r>
          <w:r w:rsidRPr="00E77497" w:rsidDel="003E2351">
            <w:rPr>
              <w:rFonts w:ascii="Courier New" w:hAnsi="Courier New" w:cs="Courier New"/>
              <w:b/>
            </w:rPr>
            <w:delText>]</w:delText>
          </w:r>
          <w:r w:rsidRPr="00E77497" w:rsidDel="003E2351">
            <w:delText xml:space="preserve"> </w:delText>
          </w:r>
        </w:del>
      </w:ins>
      <w:ins w:id="9210" w:author="Allen Wirfs-Brock" w:date="2011-07-11T15:16:00Z">
        <w:del w:id="9211" w:author="Rev 4 Allen Wirfs-Brock" w:date="2011-10-15T17:58:00Z">
          <w:r w:rsidR="006C4F91" w:rsidRPr="00E77497" w:rsidDel="003E2351">
            <w:delText xml:space="preserve">and </w:delText>
          </w:r>
        </w:del>
      </w:ins>
      <w:ins w:id="9212" w:author="Allen Wirfs-Brock" w:date="2011-07-11T15:17:00Z">
        <w:del w:id="9213" w:author="Rev 4 Allen Wirfs-Brock" w:date="2011-10-15T17:58:00Z">
          <w:r w:rsidR="006C4F91" w:rsidRPr="00E77497" w:rsidDel="003E2351">
            <w:rPr>
              <w:rStyle w:val="bnf"/>
            </w:rPr>
            <w:delText xml:space="preserve">ArrayBindingPattern </w:delText>
          </w:r>
          <w:r w:rsidR="006C4F91" w:rsidRPr="00E77497" w:rsidDel="003E2351">
            <w:rPr>
              <w:b/>
            </w:rPr>
            <w:delText>:</w:delText>
          </w:r>
          <w:r w:rsidR="006C4F91" w:rsidRPr="00E77497" w:rsidDel="003E2351">
            <w:delText xml:space="preserve"> </w:delText>
          </w:r>
          <w:r w:rsidR="006C4F91" w:rsidRPr="00E77497" w:rsidDel="003E2351">
            <w:rPr>
              <w:rFonts w:ascii="Courier New" w:hAnsi="Courier New" w:cs="Courier New"/>
              <w:b/>
            </w:rPr>
            <w:delText>[</w:delText>
          </w:r>
          <w:r w:rsidR="006C4F91" w:rsidRPr="00E77497" w:rsidDel="003E2351">
            <w:rPr>
              <w:rStyle w:val="bnf"/>
            </w:rPr>
            <w:delText>BindingElementList</w:delText>
          </w:r>
          <w:r w:rsidR="006C4F91" w:rsidRPr="00E77497" w:rsidDel="003E2351">
            <w:rPr>
              <w:rFonts w:cs="Arial"/>
              <w:i/>
              <w:vertAlign w:val="subscript"/>
            </w:rPr>
            <w:delText xml:space="preserve"> </w:delText>
          </w:r>
          <w:r w:rsidR="006C4F91" w:rsidRPr="00E77497" w:rsidDel="003E2351">
            <w:rPr>
              <w:rStyle w:val="bnf"/>
              <w:rFonts w:ascii="Courier New" w:hAnsi="Courier New" w:cs="Courier New"/>
              <w:b/>
              <w:i w:val="0"/>
            </w:rPr>
            <w:delText xml:space="preserve">, </w:delText>
          </w:r>
          <w:r w:rsidR="006C4F91" w:rsidRPr="00E77497" w:rsidDel="003E2351">
            <w:rPr>
              <w:rFonts w:ascii="Times New Roman" w:hAnsi="Times New Roman"/>
              <w:i/>
            </w:rPr>
            <w:delText>Elision</w:delText>
          </w:r>
          <w:r w:rsidR="006C4F91" w:rsidRPr="00E77497" w:rsidDel="003E2351">
            <w:rPr>
              <w:rFonts w:cs="Arial"/>
              <w:vertAlign w:val="subscript"/>
            </w:rPr>
            <w:delText>opt</w:delText>
          </w:r>
          <w:r w:rsidR="006C4F91" w:rsidRPr="00E77497" w:rsidDel="003E2351">
            <w:rPr>
              <w:rStyle w:val="bnf"/>
            </w:rPr>
            <w:delText xml:space="preserve"> </w:delText>
          </w:r>
          <w:r w:rsidR="006C4F91" w:rsidRPr="00E77497" w:rsidDel="003E2351">
            <w:rPr>
              <w:rFonts w:ascii="Courier New" w:hAnsi="Courier New" w:cs="Courier New"/>
              <w:b/>
            </w:rPr>
            <w:delText>]</w:delText>
          </w:r>
        </w:del>
      </w:ins>
      <w:ins w:id="9214" w:author="Allen Wirfs-Brock" w:date="2011-07-11T15:16:00Z">
        <w:del w:id="9215" w:author="Rev 4 Allen Wirfs-Brock" w:date="2011-10-15T17:58:00Z">
          <w:r w:rsidR="006C4F91" w:rsidRPr="00E77497" w:rsidDel="003E2351">
            <w:delText xml:space="preserve"> </w:delText>
          </w:r>
        </w:del>
      </w:ins>
      <w:ins w:id="9216" w:author="Allen Wirfs-Brock" w:date="2011-07-11T15:11:00Z">
        <w:del w:id="9217" w:author="Rev 4 Allen Wirfs-Brock" w:date="2011-10-15T17:58:00Z">
          <w:r w:rsidRPr="00E77497" w:rsidDel="003E2351">
            <w:delText>is determined as follows:</w:delText>
          </w:r>
        </w:del>
      </w:ins>
    </w:p>
    <w:p w14:paraId="12F61A3A" w14:textId="77777777" w:rsidR="00A817DB" w:rsidRPr="00E77497" w:rsidDel="003E2351" w:rsidRDefault="00A817DB" w:rsidP="006361CF">
      <w:pPr>
        <w:pStyle w:val="Alg4"/>
        <w:numPr>
          <w:ilvl w:val="0"/>
          <w:numId w:val="434"/>
        </w:numPr>
        <w:spacing w:after="220"/>
        <w:contextualSpacing/>
        <w:rPr>
          <w:ins w:id="9218" w:author="Allen Wirfs-Brock" w:date="2011-07-11T15:11:00Z"/>
          <w:del w:id="9219" w:author="Rev 4 Allen Wirfs-Brock" w:date="2011-10-15T17:58:00Z"/>
        </w:rPr>
        <w:pPrChange w:id="9220" w:author="Rev 4 Allen Wirfs-Brock" w:date="2011-11-07T12:16:00Z">
          <w:pPr>
            <w:pStyle w:val="Alg4"/>
            <w:numPr>
              <w:numId w:val="458"/>
            </w:numPr>
            <w:tabs>
              <w:tab w:val="num" w:pos="360"/>
            </w:tabs>
            <w:spacing w:after="220"/>
            <w:ind w:left="360" w:hanging="360"/>
            <w:contextualSpacing/>
          </w:pPr>
        </w:pPrChange>
      </w:pPr>
      <w:ins w:id="9221" w:author="Allen Wirfs-Brock" w:date="2011-07-11T15:11:00Z">
        <w:del w:id="9222" w:author="Rev 4 Allen Wirfs-Brock" w:date="2011-10-15T17:58:00Z">
          <w:r w:rsidRPr="00E77497" w:rsidDel="003E2351">
            <w:delText xml:space="preserve">Return </w:delText>
          </w:r>
        </w:del>
      </w:ins>
      <w:ins w:id="9223" w:author="Allen Wirfs-Brock" w:date="2011-07-11T15:12:00Z">
        <w:del w:id="9224" w:author="Rev 4 Allen Wirfs-Brock" w:date="2011-10-15T17:58:00Z">
          <w:r w:rsidRPr="00E77497" w:rsidDel="003E2351">
            <w:delText xml:space="preserve">the BoundNames of </w:delText>
          </w:r>
          <w:r w:rsidRPr="00E77497" w:rsidDel="003E2351">
            <w:rPr>
              <w:rStyle w:val="bnf"/>
            </w:rPr>
            <w:delText>BindingElement</w:delText>
          </w:r>
        </w:del>
      </w:ins>
      <w:ins w:id="9225" w:author="Allen Wirfs-Brock" w:date="2011-07-11T15:18:00Z">
        <w:del w:id="9226" w:author="Rev 4 Allen Wirfs-Brock" w:date="2011-10-15T17:58:00Z">
          <w:r w:rsidR="006C4F91" w:rsidRPr="00E77497" w:rsidDel="003E2351">
            <w:rPr>
              <w:rStyle w:val="bnf"/>
            </w:rPr>
            <w:delText>List</w:delText>
          </w:r>
        </w:del>
      </w:ins>
      <w:ins w:id="9227" w:author="Allen Wirfs-Brock" w:date="2011-07-11T15:11:00Z">
        <w:del w:id="9228" w:author="Rev 4 Allen Wirfs-Brock" w:date="2011-10-15T17:58:00Z">
          <w:r w:rsidRPr="00E77497" w:rsidDel="003E2351">
            <w:delText>.</w:delText>
          </w:r>
        </w:del>
      </w:ins>
    </w:p>
    <w:p w14:paraId="0658D101" w14:textId="77777777" w:rsidR="005C1EE0" w:rsidRPr="00E77497" w:rsidDel="00E77497" w:rsidRDefault="005C1EE0" w:rsidP="00D4578E">
      <w:pPr>
        <w:ind w:left="360"/>
        <w:rPr>
          <w:ins w:id="9229" w:author="Rev 3 Allen Wirfs-Brock" w:date="2011-09-11T11:09:00Z"/>
          <w:del w:id="9230" w:author="Rev 4 Allen Wirfs-Brock" w:date="2011-11-04T19:17:00Z"/>
        </w:rPr>
      </w:pPr>
      <w:ins w:id="9231" w:author="Rev 3 Allen Wirfs-Brock" w:date="2011-09-11T11:09:00Z">
        <w:del w:id="9232" w:author="Rev 4 Allen Wirfs-Brock" w:date="2011-10-15T18:10:00Z">
          <w:r w:rsidRPr="00E77497" w:rsidDel="00FD4CD5">
            <w:delText xml:space="preserve">The production </w:delText>
          </w:r>
        </w:del>
      </w:ins>
      <w:ins w:id="9233" w:author="Rev 3 Allen Wirfs-Brock" w:date="2011-09-11T11:10:00Z">
        <w:del w:id="9234" w:author="Rev 4 Allen Wirfs-Brock" w:date="2011-11-05T08:54:00Z">
          <w:r w:rsidRPr="00E77497" w:rsidDel="00CB5F32">
            <w:rPr>
              <w:rStyle w:val="bnf"/>
            </w:rPr>
            <w:delText>ArrayBindingPattern</w:delText>
          </w:r>
        </w:del>
      </w:ins>
      <w:ins w:id="9235" w:author="Rev 3 Allen Wirfs-Brock" w:date="2011-09-11T11:09:00Z">
        <w:del w:id="9236" w:author="Rev 4 Allen Wirfs-Brock" w:date="2011-11-05T08:54:00Z">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del>
      </w:ins>
      <w:ins w:id="9237" w:author="Rev 3 Allen Wirfs-Brock" w:date="2011-09-11T11:10:00Z">
        <w:del w:id="9238" w:author="Rev 4 Allen Wirfs-Brock" w:date="2011-11-05T08:54:00Z">
          <w:r w:rsidRPr="00E77497" w:rsidDel="00CB5F32">
            <w:rPr>
              <w:rStyle w:val="bnf"/>
            </w:rPr>
            <w:delText xml:space="preserve">BindingRestElement </w:delText>
          </w:r>
          <w:r w:rsidRPr="00E77497" w:rsidDel="00CB5F32">
            <w:rPr>
              <w:rFonts w:cs="Arial"/>
              <w:i/>
              <w:vertAlign w:val="subscript"/>
            </w:rPr>
            <w:delText xml:space="preserve"> </w:delText>
          </w:r>
        </w:del>
      </w:ins>
      <w:ins w:id="9239" w:author="Rev 3 Allen Wirfs-Brock" w:date="2011-09-11T11:09:00Z">
        <w:del w:id="9240" w:author="Rev 4 Allen Wirfs-Brock" w:date="2011-11-05T08:54:00Z">
          <w:r w:rsidRPr="00E77497" w:rsidDel="00CB5F32">
            <w:rPr>
              <w:rFonts w:ascii="Courier New" w:hAnsi="Courier New" w:cs="Courier New"/>
              <w:b/>
            </w:rPr>
            <w:delText xml:space="preserve">] </w:delText>
          </w:r>
        </w:del>
        <w:del w:id="9241" w:author="Rev 4 Allen Wirfs-Brock" w:date="2011-10-15T18:11:00Z">
          <w:r w:rsidRPr="00E77497" w:rsidDel="00D37DA9">
            <w:delText xml:space="preserve">is evaluated </w:delText>
          </w:r>
        </w:del>
        <w:del w:id="9242" w:author="Rev 4 Allen Wirfs-Brock" w:date="2011-11-04T19:17:00Z">
          <w:r w:rsidRPr="00E77497" w:rsidDel="00E77497">
            <w:delText xml:space="preserve">with </w:delText>
          </w:r>
        </w:del>
      </w:ins>
      <w:ins w:id="9243" w:author="Rev 3 Allen Wirfs-Brock" w:date="2011-09-11T11:11:00Z">
        <w:del w:id="9244" w:author="Rev 4 Allen Wirfs-Brock" w:date="2011-11-04T19:17:00Z">
          <w:r w:rsidRPr="00E77497" w:rsidDel="00E77497">
            <w:delText xml:space="preserve">parameters </w:delText>
          </w:r>
          <w:r w:rsidRPr="00E77497" w:rsidDel="00E77497">
            <w:rPr>
              <w:rFonts w:ascii="Times New Roman" w:eastAsia="Times New Roman" w:hAnsi="Times New Roman"/>
              <w:i/>
              <w:spacing w:val="6"/>
              <w:lang w:eastAsia="en-US"/>
            </w:rPr>
            <w:delText>value</w:delText>
          </w:r>
          <w:r w:rsidRPr="00E77497" w:rsidDel="00E77497">
            <w:delText xml:space="preserve"> and </w:delText>
          </w:r>
          <w:r w:rsidRPr="00E77497" w:rsidDel="00E77497">
            <w:rPr>
              <w:rFonts w:ascii="Times New Roman" w:eastAsia="Times New Roman" w:hAnsi="Times New Roman"/>
              <w:i/>
              <w:spacing w:val="6"/>
              <w:lang w:eastAsia="en-US"/>
            </w:rPr>
            <w:delText>env</w:delText>
          </w:r>
          <w:r w:rsidRPr="00E77497" w:rsidDel="00E77497">
            <w:delText xml:space="preserve"> </w:delText>
          </w:r>
        </w:del>
      </w:ins>
      <w:ins w:id="9245" w:author="Rev 3 Allen Wirfs-Brock" w:date="2011-09-11T11:09:00Z">
        <w:del w:id="9246" w:author="Rev 4 Allen Wirfs-Brock" w:date="2011-10-15T18:11:00Z">
          <w:r w:rsidRPr="00E77497" w:rsidDel="00D37DA9">
            <w:delText>as follows:</w:delText>
          </w:r>
        </w:del>
      </w:ins>
    </w:p>
    <w:p w14:paraId="1856D41B" w14:textId="77777777" w:rsidR="005C1EE0" w:rsidRPr="00E77497" w:rsidDel="00CB5F32" w:rsidRDefault="005C1EE0" w:rsidP="006361CF">
      <w:pPr>
        <w:pStyle w:val="Alg3"/>
        <w:numPr>
          <w:ilvl w:val="0"/>
          <w:numId w:val="545"/>
        </w:numPr>
        <w:rPr>
          <w:ins w:id="9247" w:author="Rev 3 Allen Wirfs-Brock" w:date="2011-09-11T11:09:00Z"/>
          <w:del w:id="9248" w:author="Rev 4 Allen Wirfs-Brock" w:date="2011-11-05T08:54:00Z"/>
        </w:rPr>
        <w:pPrChange w:id="9249" w:author="Rev 4 Allen Wirfs-Brock" w:date="2011-11-07T12:16:00Z">
          <w:pPr>
            <w:pStyle w:val="Alg3"/>
            <w:numPr>
              <w:numId w:val="578"/>
            </w:numPr>
          </w:pPr>
        </w:pPrChange>
      </w:pPr>
      <w:ins w:id="9250" w:author="Rev 3 Allen Wirfs-Brock" w:date="2011-09-11T11:09:00Z">
        <w:del w:id="9251"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5613C0E3" w14:textId="77777777" w:rsidR="00BF2727" w:rsidRPr="00E77497" w:rsidDel="00E77497" w:rsidRDefault="00BF2727" w:rsidP="006361CF">
      <w:pPr>
        <w:pStyle w:val="Alg3"/>
        <w:numPr>
          <w:ilvl w:val="0"/>
          <w:numId w:val="545"/>
        </w:numPr>
        <w:contextualSpacing/>
        <w:rPr>
          <w:ins w:id="9252" w:author="Rev 3 Allen Wirfs-Brock" w:date="2011-09-22T15:55:00Z"/>
          <w:del w:id="9253" w:author="Rev 4 Allen Wirfs-Brock" w:date="2011-11-04T19:18:00Z"/>
        </w:rPr>
        <w:pPrChange w:id="9254" w:author="Rev 4 Allen Wirfs-Brock" w:date="2011-11-07T12:16:00Z">
          <w:pPr>
            <w:pStyle w:val="Alg3"/>
            <w:numPr>
              <w:numId w:val="578"/>
            </w:numPr>
            <w:contextualSpacing/>
          </w:pPr>
        </w:pPrChange>
      </w:pPr>
      <w:ins w:id="9255" w:author="Rev 3 Allen Wirfs-Brock" w:date="2011-09-22T15:55:00Z">
        <w:del w:id="9256"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4EDB9D54" w14:textId="77777777" w:rsidR="00BF2727" w:rsidRPr="00E77497" w:rsidDel="00E77497" w:rsidRDefault="00BF2727" w:rsidP="006361CF">
      <w:pPr>
        <w:pStyle w:val="Alg3"/>
        <w:numPr>
          <w:ilvl w:val="1"/>
          <w:numId w:val="545"/>
        </w:numPr>
        <w:contextualSpacing/>
        <w:rPr>
          <w:ins w:id="9257" w:author="Rev 3 Allen Wirfs-Brock" w:date="2011-09-22T15:55:00Z"/>
          <w:del w:id="9258" w:author="Rev 4 Allen Wirfs-Brock" w:date="2011-11-04T19:18:00Z"/>
        </w:rPr>
        <w:pPrChange w:id="9259" w:author="Rev 4 Allen Wirfs-Brock" w:date="2011-11-07T12:16:00Z">
          <w:pPr>
            <w:pStyle w:val="Alg3"/>
            <w:numPr>
              <w:ilvl w:val="1"/>
              <w:numId w:val="578"/>
            </w:numPr>
            <w:tabs>
              <w:tab w:val="clear" w:pos="360"/>
              <w:tab w:val="num" w:pos="1080"/>
            </w:tabs>
            <w:ind w:left="1080"/>
            <w:contextualSpacing/>
          </w:pPr>
        </w:pPrChange>
      </w:pPr>
      <w:ins w:id="9260" w:author="Rev 3 Allen Wirfs-Brock" w:date="2011-09-22T15:55:00Z">
        <w:del w:id="9261"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5A2F89B0" w14:textId="77777777" w:rsidR="00BF2727" w:rsidRPr="00E77497" w:rsidDel="00E77497" w:rsidRDefault="00BF2727" w:rsidP="006361CF">
      <w:pPr>
        <w:pStyle w:val="Alg4"/>
        <w:numPr>
          <w:ilvl w:val="0"/>
          <w:numId w:val="545"/>
        </w:numPr>
        <w:contextualSpacing/>
        <w:rPr>
          <w:ins w:id="9262" w:author="Rev 3 Allen Wirfs-Brock" w:date="2011-09-22T15:55:00Z"/>
          <w:del w:id="9263" w:author="Rev 4 Allen Wirfs-Brock" w:date="2011-11-04T19:18:00Z"/>
        </w:rPr>
        <w:pPrChange w:id="9264" w:author="Rev 4 Allen Wirfs-Brock" w:date="2011-11-07T12:16:00Z">
          <w:pPr>
            <w:pStyle w:val="Alg4"/>
            <w:numPr>
              <w:numId w:val="578"/>
            </w:numPr>
            <w:tabs>
              <w:tab w:val="num" w:pos="360"/>
            </w:tabs>
            <w:ind w:left="360" w:hanging="360"/>
            <w:contextualSpacing/>
          </w:pPr>
        </w:pPrChange>
      </w:pPr>
      <w:ins w:id="9265" w:author="Rev 3 Allen Wirfs-Brock" w:date="2011-09-22T15:55:00Z">
        <w:del w:id="9266"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6CC20D89" w14:textId="77777777" w:rsidR="005C1EE0" w:rsidRPr="00675B74" w:rsidDel="00CB5F32" w:rsidRDefault="005C1EE0" w:rsidP="006361CF">
      <w:pPr>
        <w:pStyle w:val="Alg3"/>
        <w:numPr>
          <w:ilvl w:val="0"/>
          <w:numId w:val="545"/>
        </w:numPr>
        <w:spacing w:after="220"/>
        <w:rPr>
          <w:ins w:id="9267" w:author="Rev 3 Allen Wirfs-Brock" w:date="2011-09-11T11:09:00Z"/>
          <w:del w:id="9268" w:author="Rev 4 Allen Wirfs-Brock" w:date="2011-11-05T08:54:00Z"/>
        </w:rPr>
        <w:pPrChange w:id="9269" w:author="Rev 4 Allen Wirfs-Brock" w:date="2011-11-07T12:16:00Z">
          <w:pPr>
            <w:pStyle w:val="Alg3"/>
            <w:numPr>
              <w:numId w:val="578"/>
            </w:numPr>
            <w:spacing w:after="220"/>
          </w:pPr>
        </w:pPrChange>
      </w:pPr>
      <w:ins w:id="9270" w:author="Rev 3 Allen Wirfs-Brock" w:date="2011-09-11T11:09:00Z">
        <w:del w:id="9271" w:author="Rev 4 Allen Wirfs-Brock" w:date="2011-11-04T18:04:00Z">
          <w:r w:rsidRPr="00675B74" w:rsidDel="009E1969">
            <w:delText xml:space="preserve">Evaluate </w:delText>
          </w:r>
        </w:del>
      </w:ins>
      <w:ins w:id="9272" w:author="Rev 3 Allen Wirfs-Brock" w:date="2011-09-11T11:13:00Z">
        <w:del w:id="9273" w:author="Rev 4 Allen Wirfs-Brock" w:date="2011-11-05T08:54:00Z">
          <w:r w:rsidRPr="00675B74" w:rsidDel="00CB5F32">
            <w:rPr>
              <w:rStyle w:val="bnf"/>
            </w:rPr>
            <w:delText xml:space="preserve">BindingRestElement </w:delText>
          </w:r>
          <w:r w:rsidRPr="00E77497" w:rsidDel="00CB5F32">
            <w:rPr>
              <w:rFonts w:cs="Arial"/>
              <w:i/>
              <w:vertAlign w:val="subscript"/>
            </w:rPr>
            <w:delText xml:space="preserve"> </w:delText>
          </w:r>
        </w:del>
      </w:ins>
      <w:ins w:id="9274" w:author="Rev 3 Allen Wirfs-Brock" w:date="2011-09-11T11:09:00Z">
        <w:del w:id="9275" w:author="Rev 4 Allen Wirfs-Brock" w:date="2011-11-05T08:54:00Z">
          <w:r w:rsidRPr="00E77497" w:rsidDel="00CB5F32">
            <w:delText xml:space="preserve">using </w:delText>
          </w:r>
        </w:del>
      </w:ins>
      <w:ins w:id="9276" w:author="Rev 3 Allen Wirfs-Brock" w:date="2011-09-11T12:00:00Z">
        <w:del w:id="9277" w:author="Rev 4 Allen Wirfs-Brock" w:date="2011-11-04T19:18:00Z">
          <w:r w:rsidR="00417C71" w:rsidRPr="00E77497" w:rsidDel="00E77497">
            <w:rPr>
              <w:i/>
            </w:rPr>
            <w:delText>obj</w:delText>
          </w:r>
        </w:del>
        <w:del w:id="9278" w:author="Rev 4 Allen Wirfs-Brock" w:date="2011-11-04T18:04:00Z">
          <w:r w:rsidR="00417C71" w:rsidRPr="00E77497" w:rsidDel="009E1969">
            <w:delText xml:space="preserve"> </w:delText>
          </w:r>
        </w:del>
      </w:ins>
      <w:ins w:id="9279" w:author="Rev 3 Allen Wirfs-Brock" w:date="2011-09-11T11:09:00Z">
        <w:del w:id="9280" w:author="Rev 4 Allen Wirfs-Brock" w:date="2011-11-04T18:04:00Z">
          <w:r w:rsidRPr="00E77497" w:rsidDel="009E1969">
            <w:delText xml:space="preserve">as the </w:delText>
          </w:r>
        </w:del>
        <w:del w:id="9281" w:author="Rev 4 Allen Wirfs-Brock" w:date="2011-11-04T18:00:00Z">
          <w:r w:rsidRPr="00E77497" w:rsidDel="009E1969">
            <w:rPr>
              <w:i/>
            </w:rPr>
            <w:delText>obj</w:delText>
          </w:r>
        </w:del>
        <w:del w:id="9282" w:author="Rev 4 Allen Wirfs-Brock" w:date="2011-11-04T18:04:00Z">
          <w:r w:rsidRPr="00E77497" w:rsidDel="009E1969">
            <w:delText xml:space="preserve"> parameter</w:delText>
          </w:r>
        </w:del>
      </w:ins>
      <w:ins w:id="9283" w:author="Rev 3 Allen Wirfs-Brock" w:date="2011-09-11T11:12:00Z">
        <w:del w:id="9284" w:author="Rev 4 Allen Wirfs-Brock" w:date="2011-11-04T18:04:00Z">
          <w:r w:rsidRPr="00E77497" w:rsidDel="009E1969">
            <w:delText>,</w:delText>
          </w:r>
        </w:del>
      </w:ins>
      <w:ins w:id="9285" w:author="Rev 3 Allen Wirfs-Brock" w:date="2011-09-11T11:13:00Z">
        <w:del w:id="9286" w:author="Rev 4 Allen Wirfs-Brock" w:date="2011-11-04T18:04:00Z">
          <w:r w:rsidRPr="00E77497" w:rsidDel="009E1969">
            <w:rPr>
              <w:i/>
            </w:rPr>
            <w:delText xml:space="preserve"> env</w:delText>
          </w:r>
          <w:r w:rsidRPr="00E77497" w:rsidDel="009E1969">
            <w:delText xml:space="preserve"> as the</w:delText>
          </w:r>
        </w:del>
        <w:del w:id="9287" w:author="Rev 4 Allen Wirfs-Brock" w:date="2011-11-05T08:54:00Z">
          <w:r w:rsidRPr="00675B74" w:rsidDel="00CB5F32">
            <w:delText xml:space="preserve"> </w:delText>
          </w:r>
          <w:r w:rsidRPr="00675B74" w:rsidDel="00CB5F32">
            <w:rPr>
              <w:i/>
            </w:rPr>
            <w:delText>enviro</w:delText>
          </w:r>
          <w:r w:rsidRPr="00E77497" w:rsidDel="00CB5F32">
            <w:rPr>
              <w:i/>
            </w:rPr>
            <w:delText>nment</w:delText>
          </w:r>
          <w:r w:rsidRPr="00E77497" w:rsidDel="00CB5F32">
            <w:delText>,</w:delText>
          </w:r>
        </w:del>
      </w:ins>
      <w:ins w:id="9288" w:author="Rev 3 Allen Wirfs-Brock" w:date="2011-09-11T11:12:00Z">
        <w:del w:id="9289" w:author="Rev 4 Allen Wirfs-Brock" w:date="2011-11-05T08:54:00Z">
          <w:r w:rsidRPr="00E77497" w:rsidDel="00CB5F32">
            <w:delText xml:space="preserve"> </w:delText>
          </w:r>
        </w:del>
      </w:ins>
      <w:ins w:id="9290" w:author="Rev 3 Allen Wirfs-Brock" w:date="2011-09-11T11:09:00Z">
        <w:del w:id="9291" w:author="Rev 4 Allen Wirfs-Brock" w:date="2011-11-05T08:54:00Z">
          <w:r w:rsidRPr="00E77497" w:rsidDel="00CB5F32">
            <w:delText xml:space="preserve"> and </w:delText>
          </w:r>
          <w:r w:rsidRPr="00E77497" w:rsidDel="00CB5F32">
            <w:rPr>
              <w:i/>
            </w:rPr>
            <w:delText>skip</w:delText>
          </w:r>
          <w:r w:rsidRPr="00E77497" w:rsidDel="00CB5F32">
            <w:delText xml:space="preserve"> as </w:delText>
          </w:r>
        </w:del>
        <w:del w:id="9292" w:author="Rev 4 Allen Wirfs-Brock" w:date="2011-11-04T18:04:00Z">
          <w:r w:rsidRPr="00E77497" w:rsidDel="009E1969">
            <w:delText xml:space="preserve">the </w:delText>
          </w:r>
          <w:r w:rsidRPr="00E77497" w:rsidDel="009E1969">
            <w:rPr>
              <w:i/>
            </w:rPr>
            <w:delText>index</w:delText>
          </w:r>
          <w:r w:rsidRPr="00E77497" w:rsidDel="009E1969">
            <w:delText xml:space="preserve"> parameter</w:delText>
          </w:r>
        </w:del>
        <w:del w:id="9293" w:author="Rev 4 Allen Wirfs-Brock" w:date="2011-11-05T08:54:00Z">
          <w:r w:rsidRPr="00675B74" w:rsidDel="00CB5F32">
            <w:delText>.</w:delText>
          </w:r>
        </w:del>
      </w:ins>
    </w:p>
    <w:p w14:paraId="6B8E307C" w14:textId="77777777" w:rsidR="00C33713" w:rsidRPr="00E77497" w:rsidDel="004878F5" w:rsidRDefault="00C33713" w:rsidP="00D4578E">
      <w:pPr>
        <w:contextualSpacing/>
        <w:rPr>
          <w:ins w:id="9294" w:author="Rev 3 Allen Wirfs-Brock" w:date="2011-09-21T16:48:00Z"/>
          <w:del w:id="9295" w:author="Rev 4 Allen Wirfs-Brock" w:date="2011-10-15T18:12:00Z"/>
        </w:rPr>
      </w:pPr>
      <w:ins w:id="9296" w:author="Rev 3 Allen Wirfs-Brock" w:date="2011-09-21T16:48:00Z">
        <w:del w:id="9297" w:author="Rev 4 Allen Wirfs-Brock" w:date="2011-10-15T18:12:00Z">
          <w:r w:rsidRPr="00675B74" w:rsidDel="004878F5">
            <w:delText xml:space="preserve">The </w:delText>
          </w:r>
          <w:r w:rsidRPr="00675B74" w:rsidDel="004878F5">
            <w:rPr>
              <w:rFonts w:ascii="Times New Roman" w:eastAsia="Times New Roman" w:hAnsi="Times New Roman"/>
              <w:spacing w:val="6"/>
              <w:lang w:eastAsia="en-US"/>
            </w:rPr>
            <w:delText xml:space="preserve">BoundNames </w:delText>
          </w:r>
          <w:r w:rsidRPr="00675B74" w:rsidDel="004878F5">
            <w:delText xml:space="preserve">of the </w:delText>
          </w:r>
          <w:r w:rsidR="009D6A1A" w:rsidRPr="00E77497" w:rsidDel="004878F5">
            <w:delText>production</w:delText>
          </w:r>
          <w:r w:rsidRPr="00E77497" w:rsidDel="004878F5">
            <w:delText xml:space="preserve"> </w:delText>
          </w:r>
          <w:r w:rsidRPr="00E77497" w:rsidDel="004878F5">
            <w:rPr>
              <w:rStyle w:val="bnf"/>
            </w:rPr>
            <w:delText xml:space="preserve">ArrayBindingPattern </w:delText>
          </w:r>
          <w:r w:rsidRPr="00E77497" w:rsidDel="004878F5">
            <w:rPr>
              <w:b/>
            </w:rPr>
            <w:delText>:</w:delText>
          </w:r>
          <w:r w:rsidRPr="00E77497" w:rsidDel="004878F5">
            <w:delText xml:space="preserve"> </w:delText>
          </w:r>
          <w:r w:rsidRPr="00E77497" w:rsidDel="004878F5">
            <w:rPr>
              <w:rFonts w:ascii="Courier New" w:hAnsi="Courier New" w:cs="Courier New"/>
              <w:b/>
            </w:rPr>
            <w:delText>[</w:delText>
          </w:r>
          <w:r w:rsidRPr="00E77497" w:rsidDel="004878F5">
            <w:rPr>
              <w:rStyle w:val="bnf"/>
            </w:rPr>
            <w:delText>BindingElementList</w:delText>
          </w:r>
          <w:r w:rsidRPr="00E77497" w:rsidDel="004878F5">
            <w:rPr>
              <w:rFonts w:cs="Arial"/>
              <w:i/>
              <w:vertAlign w:val="subscript"/>
            </w:rPr>
            <w:delText xml:space="preserve"> </w:delText>
          </w:r>
          <w:r w:rsidRPr="00E77497" w:rsidDel="004878F5">
            <w:rPr>
              <w:rStyle w:val="bnf"/>
              <w:rFonts w:ascii="Courier New" w:hAnsi="Courier New" w:cs="Courier New"/>
              <w:b/>
              <w:i w:val="0"/>
            </w:rPr>
            <w:delText xml:space="preserve">, </w:delText>
          </w:r>
          <w:r w:rsidRPr="00E77497" w:rsidDel="004878F5">
            <w:rPr>
              <w:rFonts w:ascii="Times New Roman" w:hAnsi="Times New Roman"/>
              <w:i/>
            </w:rPr>
            <w:delText>Elision</w:delText>
          </w:r>
          <w:r w:rsidRPr="00E77497" w:rsidDel="004878F5">
            <w:rPr>
              <w:rFonts w:cs="Arial"/>
              <w:vertAlign w:val="subscript"/>
            </w:rPr>
            <w:delText>opt</w:delText>
          </w:r>
          <w:r w:rsidRPr="00E77497" w:rsidDel="004878F5">
            <w:rPr>
              <w:rStyle w:val="bnf"/>
            </w:rPr>
            <w:delText xml:space="preserve"> </w:delText>
          </w:r>
          <w:r w:rsidRPr="00E77497" w:rsidDel="004878F5">
            <w:rPr>
              <w:rFonts w:ascii="Courier New" w:hAnsi="Courier New" w:cs="Courier New"/>
              <w:b/>
            </w:rPr>
            <w:delText>]</w:delText>
          </w:r>
          <w:r w:rsidRPr="00E77497" w:rsidDel="004878F5">
            <w:delText xml:space="preserve"> is determined as follows:</w:delText>
          </w:r>
        </w:del>
      </w:ins>
    </w:p>
    <w:p w14:paraId="48E6FEA8" w14:textId="77777777" w:rsidR="00C33713" w:rsidRPr="00E77497" w:rsidDel="004878F5" w:rsidRDefault="00C33713" w:rsidP="006361CF">
      <w:pPr>
        <w:pStyle w:val="Alg4"/>
        <w:numPr>
          <w:ilvl w:val="0"/>
          <w:numId w:val="554"/>
        </w:numPr>
        <w:spacing w:after="220"/>
        <w:contextualSpacing/>
        <w:rPr>
          <w:ins w:id="9298" w:author="Rev 3 Allen Wirfs-Brock" w:date="2011-09-21T16:48:00Z"/>
          <w:del w:id="9299" w:author="Rev 4 Allen Wirfs-Brock" w:date="2011-10-15T18:12:00Z"/>
        </w:rPr>
        <w:pPrChange w:id="9300" w:author="Rev 4 Allen Wirfs-Brock" w:date="2011-11-07T12:16:00Z">
          <w:pPr>
            <w:pStyle w:val="Alg4"/>
            <w:numPr>
              <w:numId w:val="588"/>
            </w:numPr>
            <w:tabs>
              <w:tab w:val="num" w:pos="360"/>
            </w:tabs>
            <w:spacing w:after="220"/>
            <w:ind w:left="360" w:hanging="360"/>
            <w:contextualSpacing/>
          </w:pPr>
        </w:pPrChange>
      </w:pPr>
      <w:ins w:id="9301" w:author="Rev 3 Allen Wirfs-Brock" w:date="2011-09-21T16:48:00Z">
        <w:del w:id="9302" w:author="Rev 4 Allen Wirfs-Brock" w:date="2011-10-15T18:12:00Z">
          <w:r w:rsidRPr="00E77497" w:rsidDel="004878F5">
            <w:delText xml:space="preserve">Return the BoundNames of </w:delText>
          </w:r>
          <w:r w:rsidRPr="00E77497" w:rsidDel="004878F5">
            <w:rPr>
              <w:rStyle w:val="bnf"/>
            </w:rPr>
            <w:delText>BindingElementList</w:delText>
          </w:r>
          <w:r w:rsidRPr="00E77497" w:rsidDel="004878F5">
            <w:delText>.</w:delText>
          </w:r>
        </w:del>
      </w:ins>
    </w:p>
    <w:p w14:paraId="60C44560" w14:textId="77777777" w:rsidR="009D6A1A" w:rsidRPr="00E77497" w:rsidDel="00715A67" w:rsidRDefault="009D6A1A" w:rsidP="00D4578E">
      <w:pPr>
        <w:ind w:left="360"/>
        <w:rPr>
          <w:ins w:id="9303" w:author="Rev 3 Allen Wirfs-Brock" w:date="2011-09-21T16:51:00Z"/>
          <w:del w:id="9304" w:author="Rev 4 Allen Wirfs-Brock" w:date="2011-11-04T17:59:00Z"/>
        </w:rPr>
      </w:pPr>
      <w:ins w:id="9305" w:author="Rev 3 Allen Wirfs-Brock" w:date="2011-09-21T16:51:00Z">
        <w:del w:id="9306" w:author="Rev 4 Allen Wirfs-Brock" w:date="2011-10-15T18:13:00Z">
          <w:r w:rsidRPr="00E77497" w:rsidDel="0034157D">
            <w:delText xml:space="preserve">The production </w:delText>
          </w:r>
        </w:del>
        <w:del w:id="9307"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BindingElementList</w:delText>
          </w:r>
          <w:r w:rsidRPr="00E77497" w:rsidDel="00CB5F32">
            <w:rPr>
              <w:rFonts w:cs="Arial"/>
              <w:i/>
              <w:vertAlign w:val="subscript"/>
            </w:rPr>
            <w:delText xml:space="preserve"> </w:delText>
          </w:r>
          <w:r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rPr>
              <w:rFonts w:ascii="Courier New" w:hAnsi="Courier New" w:cs="Courier New"/>
              <w:b/>
            </w:rPr>
            <w:delText xml:space="preserve">] </w:delText>
          </w:r>
        </w:del>
        <w:del w:id="9308" w:author="Rev 4 Allen Wirfs-Brock" w:date="2011-10-15T18:13:00Z">
          <w:r w:rsidRPr="00E77497" w:rsidDel="0034157D">
            <w:delText xml:space="preserve">is evaluated </w:delText>
          </w:r>
        </w:del>
        <w:del w:id="9309"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310" w:author="Rev 4 Allen Wirfs-Brock" w:date="2011-10-15T18:13:00Z">
          <w:r w:rsidRPr="00E77497" w:rsidDel="0034157D">
            <w:delText>as follows:</w:delText>
          </w:r>
        </w:del>
      </w:ins>
    </w:p>
    <w:p w14:paraId="64A6659D" w14:textId="77777777" w:rsidR="00BF2727" w:rsidRPr="00E77497" w:rsidDel="00E77497" w:rsidRDefault="00BF2727" w:rsidP="006361CF">
      <w:pPr>
        <w:pStyle w:val="Alg3"/>
        <w:numPr>
          <w:ilvl w:val="0"/>
          <w:numId w:val="546"/>
        </w:numPr>
        <w:contextualSpacing/>
        <w:rPr>
          <w:ins w:id="9311" w:author="Rev 3 Allen Wirfs-Brock" w:date="2011-09-22T15:55:00Z"/>
          <w:del w:id="9312" w:author="Rev 4 Allen Wirfs-Brock" w:date="2011-11-04T19:18:00Z"/>
        </w:rPr>
        <w:pPrChange w:id="9313" w:author="Rev 4 Allen Wirfs-Brock" w:date="2011-11-07T12:16:00Z">
          <w:pPr>
            <w:pStyle w:val="Alg3"/>
            <w:numPr>
              <w:numId w:val="579"/>
            </w:numPr>
            <w:contextualSpacing/>
          </w:pPr>
        </w:pPrChange>
      </w:pPr>
      <w:ins w:id="9314" w:author="Rev 3 Allen Wirfs-Brock" w:date="2011-09-22T15:55:00Z">
        <w:del w:id="9315"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5E952DE5" w14:textId="77777777" w:rsidR="00BF2727" w:rsidRPr="00E77497" w:rsidDel="00E77497" w:rsidRDefault="00BF2727" w:rsidP="006361CF">
      <w:pPr>
        <w:pStyle w:val="Alg3"/>
        <w:numPr>
          <w:ilvl w:val="1"/>
          <w:numId w:val="546"/>
        </w:numPr>
        <w:contextualSpacing/>
        <w:rPr>
          <w:ins w:id="9316" w:author="Rev 3 Allen Wirfs-Brock" w:date="2011-09-22T15:55:00Z"/>
          <w:del w:id="9317" w:author="Rev 4 Allen Wirfs-Brock" w:date="2011-11-04T19:18:00Z"/>
        </w:rPr>
        <w:pPrChange w:id="9318" w:author="Rev 4 Allen Wirfs-Brock" w:date="2011-11-07T12:16:00Z">
          <w:pPr>
            <w:pStyle w:val="Alg3"/>
            <w:numPr>
              <w:ilvl w:val="1"/>
              <w:numId w:val="579"/>
            </w:numPr>
            <w:tabs>
              <w:tab w:val="clear" w:pos="360"/>
              <w:tab w:val="num" w:pos="1080"/>
            </w:tabs>
            <w:ind w:left="1080"/>
            <w:contextualSpacing/>
          </w:pPr>
        </w:pPrChange>
      </w:pPr>
      <w:ins w:id="9319" w:author="Rev 3 Allen Wirfs-Brock" w:date="2011-09-22T15:55:00Z">
        <w:del w:id="9320"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1C0E9FAE" w14:textId="77777777" w:rsidR="00BF2727" w:rsidRPr="00E77497" w:rsidDel="00E77497" w:rsidRDefault="00BF2727" w:rsidP="006361CF">
      <w:pPr>
        <w:pStyle w:val="Alg4"/>
        <w:numPr>
          <w:ilvl w:val="0"/>
          <w:numId w:val="546"/>
        </w:numPr>
        <w:contextualSpacing/>
        <w:rPr>
          <w:ins w:id="9321" w:author="Rev 3 Allen Wirfs-Brock" w:date="2011-09-22T15:55:00Z"/>
          <w:del w:id="9322" w:author="Rev 4 Allen Wirfs-Brock" w:date="2011-11-04T19:18:00Z"/>
        </w:rPr>
        <w:pPrChange w:id="9323" w:author="Rev 4 Allen Wirfs-Brock" w:date="2011-11-07T12:16:00Z">
          <w:pPr>
            <w:pStyle w:val="Alg4"/>
            <w:numPr>
              <w:numId w:val="579"/>
            </w:numPr>
            <w:tabs>
              <w:tab w:val="num" w:pos="360"/>
            </w:tabs>
            <w:ind w:left="360" w:hanging="360"/>
            <w:contextualSpacing/>
          </w:pPr>
        </w:pPrChange>
      </w:pPr>
      <w:ins w:id="9324" w:author="Rev 3 Allen Wirfs-Brock" w:date="2011-09-22T15:55:00Z">
        <w:del w:id="9325"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7810A8DB" w14:textId="77777777" w:rsidR="009D6A1A" w:rsidRPr="00675B74" w:rsidDel="00CB5F32" w:rsidRDefault="009D6A1A" w:rsidP="006361CF">
      <w:pPr>
        <w:pStyle w:val="Alg3"/>
        <w:numPr>
          <w:ilvl w:val="0"/>
          <w:numId w:val="546"/>
        </w:numPr>
        <w:spacing w:after="240"/>
        <w:rPr>
          <w:ins w:id="9326" w:author="Rev 3 Allen Wirfs-Brock" w:date="2011-09-21T16:51:00Z"/>
          <w:del w:id="9327" w:author="Rev 4 Allen Wirfs-Brock" w:date="2011-11-05T08:54:00Z"/>
        </w:rPr>
        <w:pPrChange w:id="9328" w:author="Rev 4 Allen Wirfs-Brock" w:date="2011-11-07T12:16:00Z">
          <w:pPr>
            <w:pStyle w:val="Alg3"/>
            <w:numPr>
              <w:numId w:val="579"/>
            </w:numPr>
            <w:spacing w:after="240"/>
          </w:pPr>
        </w:pPrChange>
      </w:pPr>
      <w:ins w:id="9329" w:author="Rev 3 Allen Wirfs-Brock" w:date="2011-09-21T16:51:00Z">
        <w:del w:id="9330" w:author="Rev 4 Allen Wirfs-Brock" w:date="2011-11-04T14:29:00Z">
          <w:r w:rsidRPr="00E77497" w:rsidDel="0096494E">
            <w:delText xml:space="preserve">Let </w:delText>
          </w:r>
          <w:r w:rsidRPr="00E77497" w:rsidDel="0096494E">
            <w:rPr>
              <w:i/>
            </w:rPr>
            <w:delText>index</w:delText>
          </w:r>
          <w:r w:rsidRPr="00E77497" w:rsidDel="0096494E">
            <w:delText xml:space="preserve"> be the result of evaluating</w:delText>
          </w:r>
        </w:del>
        <w:del w:id="9331" w:author="Rev 4 Allen Wirfs-Brock" w:date="2011-11-04T18:04:00Z">
          <w:r w:rsidRPr="00675B74" w:rsidDel="009E1969">
            <w:delText xml:space="preserve"> </w:delText>
          </w:r>
        </w:del>
        <w:del w:id="9332"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r w:rsidRPr="00E77497" w:rsidDel="00CB5F32">
            <w:delText xml:space="preserve">using </w:delText>
          </w:r>
        </w:del>
        <w:del w:id="9333" w:author="Rev 4 Allen Wirfs-Brock" w:date="2011-11-04T19:19:00Z">
          <w:r w:rsidRPr="00E77497" w:rsidDel="00E77497">
            <w:rPr>
              <w:i/>
            </w:rPr>
            <w:delText>obj</w:delText>
          </w:r>
        </w:del>
        <w:del w:id="9334" w:author="Rev 4 Allen Wirfs-Brock" w:date="2011-11-04T18:05:00Z">
          <w:r w:rsidRPr="00E77497" w:rsidDel="009E1969">
            <w:delText xml:space="preserve"> as the </w:delText>
          </w:r>
          <w:r w:rsidRPr="00E77497" w:rsidDel="009E1969">
            <w:rPr>
              <w:i/>
            </w:rPr>
            <w:delText>obj</w:delText>
          </w:r>
          <w:r w:rsidRPr="00E77497" w:rsidDel="009E1969">
            <w:delText xml:space="preserve"> parameter</w:delText>
          </w:r>
        </w:del>
        <w:del w:id="9335" w:author="Rev 4 Allen Wirfs-Brock" w:date="2011-11-05T08:54:00Z">
          <w:r w:rsidRPr="00E77497" w:rsidDel="00CB5F32">
            <w:delText>,</w:delText>
          </w:r>
          <w:r w:rsidRPr="00E77497" w:rsidDel="00CB5F32">
            <w:rPr>
              <w:i/>
            </w:rPr>
            <w:delText xml:space="preserve"> </w:delText>
          </w:r>
        </w:del>
        <w:del w:id="9336" w:author="Rev 4 Allen Wirfs-Brock" w:date="2011-11-04T18:09:00Z">
          <w:r w:rsidRPr="00E77497" w:rsidDel="009E1969">
            <w:rPr>
              <w:i/>
            </w:rPr>
            <w:delText>env</w:delText>
          </w:r>
        </w:del>
        <w:del w:id="9337" w:author="Rev 4 Allen Wirfs-Brock" w:date="2011-11-04T18:05:00Z">
          <w:r w:rsidRPr="00675B74" w:rsidDel="009E1969">
            <w:delText xml:space="preserve"> as the </w:delText>
          </w:r>
          <w:r w:rsidRPr="00675B74" w:rsidDel="009E1969">
            <w:rPr>
              <w:i/>
            </w:rPr>
            <w:delText>environment</w:delText>
          </w:r>
        </w:del>
        <w:del w:id="9338" w:author="Rev 4 Allen Wirfs-Brock" w:date="2011-11-05T08:54:00Z">
          <w:r w:rsidRPr="00675B74" w:rsidDel="00CB5F32">
            <w:delText xml:space="preserve">, and 0 as </w:delText>
          </w:r>
        </w:del>
        <w:del w:id="9339" w:author="Rev 4 Allen Wirfs-Brock" w:date="2011-11-04T18:05:00Z">
          <w:r w:rsidRPr="00E77497" w:rsidDel="009E1969">
            <w:delText xml:space="preserve">the </w:delText>
          </w:r>
          <w:r w:rsidRPr="00E77497" w:rsidDel="009E1969">
            <w:rPr>
              <w:i/>
            </w:rPr>
            <w:delText>index</w:delText>
          </w:r>
          <w:r w:rsidRPr="00E77497" w:rsidDel="009E1969">
            <w:delText xml:space="preserve"> parameter</w:delText>
          </w:r>
        </w:del>
        <w:del w:id="9340" w:author="Rev 4 Allen Wirfs-Brock" w:date="2011-11-05T08:54:00Z">
          <w:r w:rsidRPr="00675B74" w:rsidDel="00CB5F32">
            <w:delText>.</w:delText>
          </w:r>
        </w:del>
      </w:ins>
    </w:p>
    <w:p w14:paraId="322AC0D0" w14:textId="77777777" w:rsidR="009D6A1A" w:rsidRPr="00E77497" w:rsidDel="0096494E" w:rsidRDefault="009D6A1A" w:rsidP="006361CF">
      <w:pPr>
        <w:pStyle w:val="Alg3"/>
        <w:numPr>
          <w:ilvl w:val="0"/>
          <w:numId w:val="546"/>
        </w:numPr>
        <w:spacing w:after="220"/>
        <w:rPr>
          <w:ins w:id="9341" w:author="Rev 3 Allen Wirfs-Brock" w:date="2011-09-21T16:51:00Z"/>
          <w:del w:id="9342" w:author="Rev 4 Allen Wirfs-Brock" w:date="2011-11-04T14:29:00Z"/>
        </w:rPr>
        <w:pPrChange w:id="9343" w:author="Rev 4 Allen Wirfs-Brock" w:date="2011-11-07T12:16:00Z">
          <w:pPr>
            <w:pStyle w:val="Alg3"/>
            <w:numPr>
              <w:numId w:val="579"/>
            </w:numPr>
            <w:spacing w:after="220"/>
          </w:pPr>
        </w:pPrChange>
      </w:pPr>
      <w:ins w:id="9344" w:author="Rev 3 Allen Wirfs-Brock" w:date="2011-09-21T16:54:00Z">
        <w:del w:id="9345" w:author="Rev 4 Allen Wirfs-Brock" w:date="2011-11-04T14:29:00Z">
          <w:r w:rsidRPr="00E77497" w:rsidDel="0096494E">
            <w:delText xml:space="preserve">If </w:delText>
          </w:r>
          <w:r w:rsidRPr="00E77497" w:rsidDel="0096494E">
            <w:rPr>
              <w:i/>
            </w:rPr>
            <w:delText>Elision</w:delText>
          </w:r>
          <w:r w:rsidRPr="00E77497" w:rsidDel="0096494E">
            <w:delText xml:space="preserve"> is present, then let </w:delText>
          </w:r>
          <w:r w:rsidRPr="00E77497" w:rsidDel="0096494E">
            <w:rPr>
              <w:i/>
            </w:rPr>
            <w:delText>skip</w:delText>
          </w:r>
          <w:r w:rsidRPr="00E77497" w:rsidDel="0096494E">
            <w:delText xml:space="preserve"> be the result of evaluating </w:delText>
          </w:r>
          <w:r w:rsidRPr="00E77497" w:rsidDel="0096494E">
            <w:rPr>
              <w:i/>
            </w:rPr>
            <w:delText>Elision</w:delText>
          </w:r>
          <w:r w:rsidRPr="00E77497" w:rsidDel="0096494E">
            <w:delText xml:space="preserve">, otherwise let </w:delText>
          </w:r>
          <w:r w:rsidRPr="00E77497" w:rsidDel="0096494E">
            <w:rPr>
              <w:i/>
            </w:rPr>
            <w:delText>skip</w:delText>
          </w:r>
          <w:r w:rsidRPr="00E77497" w:rsidDel="0096494E">
            <w:delText xml:space="preserve"> be 0.</w:delText>
          </w:r>
        </w:del>
      </w:ins>
    </w:p>
    <w:p w14:paraId="2D33AABB" w14:textId="77777777" w:rsidR="006C4F91" w:rsidRPr="00E77497" w:rsidDel="00835523" w:rsidRDefault="006C4F91" w:rsidP="00D4578E">
      <w:pPr>
        <w:contextualSpacing/>
        <w:rPr>
          <w:ins w:id="9346" w:author="Allen Wirfs-Brock" w:date="2011-07-11T15:16:00Z"/>
          <w:del w:id="9347" w:author="Rev 4 Allen Wirfs-Brock" w:date="2011-10-15T18:15:00Z"/>
        </w:rPr>
      </w:pPr>
      <w:ins w:id="9348" w:author="Allen Wirfs-Brock" w:date="2011-07-11T15:16:00Z">
        <w:del w:id="9349" w:author="Rev 4 Allen Wirfs-Brock" w:date="2011-10-15T18:15:00Z">
          <w:r w:rsidRPr="00E77497" w:rsidDel="00835523">
            <w:delText xml:space="preserve">The </w:delText>
          </w:r>
          <w:r w:rsidRPr="00E77497" w:rsidDel="00835523">
            <w:rPr>
              <w:rFonts w:ascii="Times New Roman" w:eastAsia="Times New Roman" w:hAnsi="Times New Roman"/>
              <w:spacing w:val="6"/>
              <w:lang w:eastAsia="en-US"/>
            </w:rPr>
            <w:delText xml:space="preserve">BoundNames </w:delText>
          </w:r>
          <w:r w:rsidRPr="00E77497" w:rsidDel="00835523">
            <w:delText xml:space="preserve">of the production  </w:delText>
          </w:r>
          <w:r w:rsidRPr="00E77497" w:rsidDel="00835523">
            <w:rPr>
              <w:rStyle w:val="bnf"/>
            </w:rPr>
            <w:delText xml:space="preserve">ArrayBindingPattern </w:delText>
          </w:r>
          <w:r w:rsidRPr="00E77497" w:rsidDel="00835523">
            <w:rPr>
              <w:b/>
            </w:rPr>
            <w:delText>:</w:delText>
          </w:r>
          <w:r w:rsidRPr="00E77497" w:rsidDel="00835523">
            <w:delText xml:space="preserve"> </w:delText>
          </w:r>
          <w:r w:rsidRPr="00E77497" w:rsidDel="00835523">
            <w:rPr>
              <w:rFonts w:ascii="Courier New" w:hAnsi="Courier New" w:cs="Courier New"/>
              <w:b/>
            </w:rPr>
            <w:delText>[</w:delText>
          </w:r>
        </w:del>
      </w:ins>
      <w:ins w:id="9350" w:author="Allen Wirfs-Brock" w:date="2011-07-11T15:19:00Z">
        <w:del w:id="9351" w:author="Rev 4 Allen Wirfs-Brock" w:date="2011-10-15T18:15:00Z">
          <w:r w:rsidR="006F2444" w:rsidRPr="00E77497" w:rsidDel="00835523">
            <w:rPr>
              <w:rFonts w:ascii="Courier New" w:hAnsi="Courier New" w:cs="Courier New"/>
              <w:b/>
            </w:rPr>
            <w:delText xml:space="preserve"> </w:delText>
          </w:r>
        </w:del>
      </w:ins>
      <w:ins w:id="9352" w:author="Allen Wirfs-Brock" w:date="2011-07-11T15:16:00Z">
        <w:del w:id="9353" w:author="Rev 4 Allen Wirfs-Brock" w:date="2011-10-15T18:15:00Z">
          <w:r w:rsidRPr="00E77497" w:rsidDel="00835523">
            <w:rPr>
              <w:rStyle w:val="bnf"/>
            </w:rPr>
            <w:delText>BindingElementList</w:delText>
          </w:r>
          <w:r w:rsidRPr="00E77497" w:rsidDel="00835523">
            <w:rPr>
              <w:rFonts w:cs="Arial"/>
              <w:i/>
              <w:vertAlign w:val="subscript"/>
            </w:rPr>
            <w:delText xml:space="preserve"> </w:delText>
          </w:r>
          <w:r w:rsidRPr="00E77497" w:rsidDel="00835523">
            <w:rPr>
              <w:rStyle w:val="bnf"/>
              <w:rFonts w:ascii="Courier New" w:hAnsi="Courier New" w:cs="Courier New"/>
              <w:b/>
              <w:i w:val="0"/>
            </w:rPr>
            <w:delText xml:space="preserve">, </w:delText>
          </w:r>
          <w:r w:rsidRPr="00E77497" w:rsidDel="00835523">
            <w:rPr>
              <w:rFonts w:ascii="Times New Roman" w:hAnsi="Times New Roman"/>
              <w:i/>
            </w:rPr>
            <w:delText>Elision</w:delText>
          </w:r>
          <w:r w:rsidRPr="00E77497" w:rsidDel="00835523">
            <w:rPr>
              <w:rFonts w:cs="Arial"/>
              <w:vertAlign w:val="subscript"/>
            </w:rPr>
            <w:delText>opt</w:delText>
          </w:r>
          <w:r w:rsidRPr="00E77497" w:rsidDel="00835523">
            <w:rPr>
              <w:rFonts w:ascii="Courier New" w:hAnsi="Courier New" w:cs="Courier New"/>
              <w:b/>
              <w:i/>
            </w:rPr>
            <w:delText xml:space="preserve"> </w:delText>
          </w:r>
          <w:r w:rsidRPr="00E77497" w:rsidDel="00835523">
            <w:rPr>
              <w:rStyle w:val="bnf"/>
            </w:rPr>
            <w:delText xml:space="preserve">BindingRestElement </w:delText>
          </w:r>
          <w:r w:rsidRPr="00E77497" w:rsidDel="00835523">
            <w:rPr>
              <w:rFonts w:cs="Arial"/>
              <w:i/>
              <w:vertAlign w:val="subscript"/>
            </w:rPr>
            <w:delText xml:space="preserve"> </w:delText>
          </w:r>
          <w:r w:rsidRPr="00E77497" w:rsidDel="00835523">
            <w:rPr>
              <w:rFonts w:ascii="Courier New" w:hAnsi="Courier New" w:cs="Courier New"/>
              <w:b/>
            </w:rPr>
            <w:delText>]</w:delText>
          </w:r>
          <w:r w:rsidRPr="00E77497" w:rsidDel="00835523">
            <w:delText xml:space="preserve"> is determined as follows:</w:delText>
          </w:r>
        </w:del>
      </w:ins>
    </w:p>
    <w:p w14:paraId="32298022" w14:textId="77777777" w:rsidR="006F2444" w:rsidRPr="00E77497" w:rsidDel="00835523" w:rsidRDefault="006F2444" w:rsidP="006361CF">
      <w:pPr>
        <w:pStyle w:val="Alg4"/>
        <w:numPr>
          <w:ilvl w:val="0"/>
          <w:numId w:val="435"/>
        </w:numPr>
        <w:spacing w:after="220"/>
        <w:contextualSpacing/>
        <w:rPr>
          <w:ins w:id="9354" w:author="Allen Wirfs-Brock" w:date="2011-07-11T15:19:00Z"/>
          <w:del w:id="9355" w:author="Rev 4 Allen Wirfs-Brock" w:date="2011-10-15T18:15:00Z"/>
        </w:rPr>
        <w:pPrChange w:id="9356" w:author="Rev 4 Allen Wirfs-Brock" w:date="2011-11-07T12:16:00Z">
          <w:pPr>
            <w:pStyle w:val="Alg4"/>
            <w:numPr>
              <w:numId w:val="459"/>
            </w:numPr>
            <w:tabs>
              <w:tab w:val="num" w:pos="360"/>
            </w:tabs>
            <w:spacing w:after="220"/>
            <w:ind w:left="360" w:hanging="360"/>
            <w:contextualSpacing/>
          </w:pPr>
        </w:pPrChange>
      </w:pPr>
      <w:ins w:id="9357" w:author="Allen Wirfs-Brock" w:date="2011-07-11T15:19:00Z">
        <w:del w:id="9358" w:author="Rev 4 Allen Wirfs-Brock" w:date="2011-10-15T18:15:00Z">
          <w:r w:rsidRPr="00E77497" w:rsidDel="00835523">
            <w:delText xml:space="preserve">Let </w:delText>
          </w:r>
          <w:r w:rsidRPr="00E77497" w:rsidDel="00835523">
            <w:rPr>
              <w:i/>
            </w:rPr>
            <w:delText xml:space="preserve">names </w:delText>
          </w:r>
          <w:r w:rsidRPr="00E77497" w:rsidDel="00835523">
            <w:delText xml:space="preserve">be BoundNames of </w:delText>
          </w:r>
        </w:del>
      </w:ins>
      <w:ins w:id="9359" w:author="Allen Wirfs-Brock" w:date="2011-07-11T15:20:00Z">
        <w:del w:id="9360" w:author="Rev 4 Allen Wirfs-Brock" w:date="2011-10-15T18:15:00Z">
          <w:r w:rsidRPr="00E77497" w:rsidDel="00835523">
            <w:rPr>
              <w:rStyle w:val="bnf"/>
            </w:rPr>
            <w:delText>BindingElementList</w:delText>
          </w:r>
        </w:del>
      </w:ins>
      <w:ins w:id="9361" w:author="Allen Wirfs-Brock" w:date="2011-07-11T15:19:00Z">
        <w:del w:id="9362" w:author="Rev 4 Allen Wirfs-Brock" w:date="2011-10-15T18:15:00Z">
          <w:r w:rsidRPr="00E77497" w:rsidDel="00835523">
            <w:delText>.</w:delText>
          </w:r>
        </w:del>
      </w:ins>
    </w:p>
    <w:p w14:paraId="7D2554AA" w14:textId="77777777" w:rsidR="006F2444" w:rsidRPr="00E77497" w:rsidDel="00835523" w:rsidRDefault="006F2444" w:rsidP="006361CF">
      <w:pPr>
        <w:pStyle w:val="Alg4"/>
        <w:numPr>
          <w:ilvl w:val="0"/>
          <w:numId w:val="435"/>
        </w:numPr>
        <w:spacing w:after="220"/>
        <w:contextualSpacing/>
        <w:rPr>
          <w:ins w:id="9363" w:author="Allen Wirfs-Brock" w:date="2011-07-11T15:20:00Z"/>
          <w:del w:id="9364" w:author="Rev 4 Allen Wirfs-Brock" w:date="2011-10-15T18:15:00Z"/>
          <w:rStyle w:val="bnf"/>
          <w:i w:val="0"/>
        </w:rPr>
        <w:pPrChange w:id="9365" w:author="Rev 4 Allen Wirfs-Brock" w:date="2011-11-07T12:16:00Z">
          <w:pPr>
            <w:pStyle w:val="Alg4"/>
            <w:numPr>
              <w:numId w:val="459"/>
            </w:numPr>
            <w:tabs>
              <w:tab w:val="num" w:pos="360"/>
            </w:tabs>
            <w:spacing w:after="220"/>
            <w:ind w:left="360" w:hanging="360"/>
            <w:contextualSpacing/>
          </w:pPr>
        </w:pPrChange>
      </w:pPr>
      <w:ins w:id="9366" w:author="Allen Wirfs-Brock" w:date="2011-07-11T15:19:00Z">
        <w:del w:id="9367" w:author="Rev 4 Allen Wirfs-Brock" w:date="2011-10-15T18:15:00Z">
          <w:r w:rsidRPr="00E77497" w:rsidDel="00835523">
            <w:delText xml:space="preserve">Append to </w:delText>
          </w:r>
          <w:r w:rsidRPr="00E77497" w:rsidDel="00835523">
            <w:rPr>
              <w:i/>
            </w:rPr>
            <w:delText>names</w:delText>
          </w:r>
          <w:r w:rsidRPr="00E77497" w:rsidDel="00835523">
            <w:delText xml:space="preserve"> the elements of BoundNames of </w:delText>
          </w:r>
        </w:del>
      </w:ins>
      <w:ins w:id="9368" w:author="Allen Wirfs-Brock" w:date="2011-07-11T15:20:00Z">
        <w:del w:id="9369" w:author="Rev 4 Allen Wirfs-Brock" w:date="2011-10-15T18:15:00Z">
          <w:r w:rsidRPr="00E77497" w:rsidDel="00835523">
            <w:rPr>
              <w:rStyle w:val="bnf"/>
            </w:rPr>
            <w:delText>BindingRestElement</w:delText>
          </w:r>
        </w:del>
      </w:ins>
      <w:ins w:id="9370" w:author="Allen Wirfs-Brock" w:date="2011-07-11T15:19:00Z">
        <w:del w:id="9371" w:author="Rev 4 Allen Wirfs-Brock" w:date="2011-10-15T18:15:00Z">
          <w:r w:rsidRPr="00E77497" w:rsidDel="00835523">
            <w:rPr>
              <w:rStyle w:val="bnf"/>
            </w:rPr>
            <w:delText>.</w:delText>
          </w:r>
        </w:del>
      </w:ins>
    </w:p>
    <w:p w14:paraId="1C2E066E" w14:textId="77777777" w:rsidR="006C4F91" w:rsidRPr="00E77497" w:rsidDel="00835523" w:rsidRDefault="006C4F91" w:rsidP="006361CF">
      <w:pPr>
        <w:pStyle w:val="Alg4"/>
        <w:numPr>
          <w:ilvl w:val="0"/>
          <w:numId w:val="435"/>
        </w:numPr>
        <w:spacing w:after="220"/>
        <w:contextualSpacing/>
        <w:rPr>
          <w:ins w:id="9372" w:author="Allen Wirfs-Brock" w:date="2011-07-11T15:16:00Z"/>
          <w:del w:id="9373" w:author="Rev 4 Allen Wirfs-Brock" w:date="2011-10-15T18:15:00Z"/>
        </w:rPr>
        <w:pPrChange w:id="9374" w:author="Rev 4 Allen Wirfs-Brock" w:date="2011-11-07T12:16:00Z">
          <w:pPr>
            <w:pStyle w:val="Alg4"/>
            <w:numPr>
              <w:numId w:val="459"/>
            </w:numPr>
            <w:tabs>
              <w:tab w:val="num" w:pos="360"/>
            </w:tabs>
            <w:spacing w:after="220"/>
            <w:ind w:left="360" w:hanging="360"/>
            <w:contextualSpacing/>
          </w:pPr>
        </w:pPrChange>
      </w:pPr>
      <w:ins w:id="9375" w:author="Allen Wirfs-Brock" w:date="2011-07-11T15:16:00Z">
        <w:del w:id="9376" w:author="Rev 4 Allen Wirfs-Brock" w:date="2011-10-15T18:15:00Z">
          <w:r w:rsidRPr="00E77497" w:rsidDel="00835523">
            <w:delText xml:space="preserve">Return </w:delText>
          </w:r>
        </w:del>
      </w:ins>
      <w:ins w:id="9377" w:author="Allen Wirfs-Brock" w:date="2011-07-11T15:21:00Z">
        <w:del w:id="9378" w:author="Rev 4 Allen Wirfs-Brock" w:date="2011-10-15T18:15:00Z">
          <w:r w:rsidR="000B57C8" w:rsidRPr="00E77497" w:rsidDel="00835523">
            <w:rPr>
              <w:rStyle w:val="bnf"/>
            </w:rPr>
            <w:delText>names</w:delText>
          </w:r>
        </w:del>
      </w:ins>
      <w:ins w:id="9379" w:author="Allen Wirfs-Brock" w:date="2011-07-11T15:16:00Z">
        <w:del w:id="9380" w:author="Rev 4 Allen Wirfs-Brock" w:date="2011-10-15T18:15:00Z">
          <w:r w:rsidRPr="00E77497" w:rsidDel="00835523">
            <w:delText>.</w:delText>
          </w:r>
        </w:del>
      </w:ins>
    </w:p>
    <w:p w14:paraId="2CB9696D" w14:textId="77777777" w:rsidR="00D20116" w:rsidRPr="00E77497" w:rsidDel="00715A67" w:rsidRDefault="00D20116" w:rsidP="00D4578E">
      <w:pPr>
        <w:ind w:left="360"/>
        <w:rPr>
          <w:ins w:id="9381" w:author="Rev 3 Allen Wirfs-Brock" w:date="2011-09-11T11:23:00Z"/>
          <w:del w:id="9382" w:author="Rev 4 Allen Wirfs-Brock" w:date="2011-11-04T17:59:00Z"/>
        </w:rPr>
      </w:pPr>
      <w:ins w:id="9383" w:author="Rev 3 Allen Wirfs-Brock" w:date="2011-09-11T11:23:00Z">
        <w:del w:id="9384" w:author="Rev 4 Allen Wirfs-Brock" w:date="2011-10-15T18:15:00Z">
          <w:r w:rsidRPr="00E77497" w:rsidDel="00835523">
            <w:delText xml:space="preserve">The production </w:delText>
          </w:r>
        </w:del>
        <w:del w:id="9385"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w:delText>
          </w:r>
        </w:del>
      </w:ins>
      <w:ins w:id="9386" w:author="Rev 3 Allen Wirfs-Brock" w:date="2011-09-11T11:24:00Z">
        <w:del w:id="9387" w:author="Rev 4 Allen Wirfs-Brock" w:date="2011-11-05T08:54:00Z">
          <w:r w:rsidR="00756E91" w:rsidRPr="00E77497" w:rsidDel="00CB5F32">
            <w:rPr>
              <w:rFonts w:ascii="Courier New" w:hAnsi="Courier New" w:cs="Courier New"/>
              <w:b/>
            </w:rPr>
            <w:delText xml:space="preserve"> </w:delText>
          </w:r>
        </w:del>
      </w:ins>
      <w:ins w:id="9388" w:author="Rev 3 Allen Wirfs-Brock" w:date="2011-09-11T11:23:00Z">
        <w:del w:id="9389" w:author="Rev 4 Allen Wirfs-Brock" w:date="2011-11-05T08:54:00Z">
          <w:r w:rsidR="00756E91" w:rsidRPr="00E77497" w:rsidDel="00CB5F32">
            <w:rPr>
              <w:rStyle w:val="bnf"/>
            </w:rPr>
            <w:delText>BindingElementList</w:delText>
          </w:r>
          <w:r w:rsidR="00756E91" w:rsidRPr="00E77497" w:rsidDel="00CB5F32">
            <w:rPr>
              <w:rFonts w:cs="Arial"/>
              <w:i/>
              <w:vertAlign w:val="subscript"/>
            </w:rPr>
            <w:delText xml:space="preserve"> </w:delText>
          </w:r>
          <w:r w:rsidR="00756E91"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rPr>
              <w:rFonts w:ascii="Courier New" w:hAnsi="Courier New" w:cs="Courier New"/>
              <w:b/>
            </w:rPr>
            <w:delText xml:space="preserve">] </w:delText>
          </w:r>
        </w:del>
        <w:del w:id="9390" w:author="Rev 4 Allen Wirfs-Brock" w:date="2011-10-15T18:15:00Z">
          <w:r w:rsidRPr="00E77497" w:rsidDel="00835523">
            <w:delText xml:space="preserve">is evaluated </w:delText>
          </w:r>
        </w:del>
        <w:del w:id="9391"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9392" w:author="Rev 4 Allen Wirfs-Brock" w:date="2011-10-15T18:15:00Z">
          <w:r w:rsidRPr="00E77497" w:rsidDel="00835523">
            <w:delText>as follows:</w:delText>
          </w:r>
        </w:del>
      </w:ins>
    </w:p>
    <w:p w14:paraId="600E4EAA" w14:textId="77777777" w:rsidR="00FC1A2F" w:rsidRPr="00E77497" w:rsidDel="00CB5F32" w:rsidRDefault="00FC1A2F" w:rsidP="006361CF">
      <w:pPr>
        <w:pStyle w:val="Alg3"/>
        <w:numPr>
          <w:ilvl w:val="0"/>
          <w:numId w:val="555"/>
        </w:numPr>
        <w:contextualSpacing/>
        <w:rPr>
          <w:ins w:id="9393" w:author="Rev 3 Allen Wirfs-Brock" w:date="2011-09-22T15:56:00Z"/>
          <w:del w:id="9394" w:author="Rev 4 Allen Wirfs-Brock" w:date="2011-11-05T08:54:00Z"/>
        </w:rPr>
        <w:pPrChange w:id="9395" w:author="Rev 4 Allen Wirfs-Brock" w:date="2011-11-07T12:16:00Z">
          <w:pPr>
            <w:pStyle w:val="Alg3"/>
            <w:numPr>
              <w:numId w:val="589"/>
            </w:numPr>
            <w:contextualSpacing/>
          </w:pPr>
        </w:pPrChange>
      </w:pPr>
      <w:ins w:id="9396" w:author="Rev 3 Allen Wirfs-Brock" w:date="2011-09-22T15:56:00Z">
        <w:del w:id="9397" w:author="Rev 4 Allen Wirfs-Brock" w:date="2011-11-05T08:54:00Z">
          <w:r w:rsidRPr="00E77497" w:rsidDel="00CB5F32">
            <w:delText xml:space="preserve">If </w:delText>
          </w:r>
          <w:r w:rsidRPr="00E77497" w:rsidDel="00CB5F32">
            <w:rPr>
              <w:i/>
            </w:rPr>
            <w:delText>value</w:delText>
          </w:r>
          <w:r w:rsidRPr="00E77497" w:rsidDel="00CB5F32">
            <w:delText xml:space="preserve"> is neither of </w:delText>
          </w:r>
          <w:r w:rsidRPr="00E77497" w:rsidDel="00CB5F32">
            <w:rPr>
              <w:b/>
            </w:rPr>
            <w:delText>null</w:delText>
          </w:r>
          <w:r w:rsidRPr="00E77497" w:rsidDel="00CB5F32">
            <w:delText xml:space="preserve"> or </w:delText>
          </w:r>
          <w:r w:rsidRPr="00E77497" w:rsidDel="00CB5F32">
            <w:rPr>
              <w:b/>
            </w:rPr>
            <w:delText>undefined</w:delText>
          </w:r>
          <w:r w:rsidRPr="00E77497" w:rsidDel="00CB5F32">
            <w:delText>, then</w:delText>
          </w:r>
        </w:del>
      </w:ins>
    </w:p>
    <w:p w14:paraId="1FECC852" w14:textId="77777777" w:rsidR="00FC1A2F" w:rsidRPr="00E77497" w:rsidDel="00CB5F32" w:rsidRDefault="00FC1A2F" w:rsidP="006361CF">
      <w:pPr>
        <w:pStyle w:val="Alg3"/>
        <w:numPr>
          <w:ilvl w:val="1"/>
          <w:numId w:val="555"/>
        </w:numPr>
        <w:contextualSpacing/>
        <w:rPr>
          <w:ins w:id="9398" w:author="Rev 3 Allen Wirfs-Brock" w:date="2011-09-22T15:56:00Z"/>
          <w:del w:id="9399" w:author="Rev 4 Allen Wirfs-Brock" w:date="2011-11-05T08:54:00Z"/>
        </w:rPr>
        <w:pPrChange w:id="9400" w:author="Rev 4 Allen Wirfs-Brock" w:date="2011-11-07T12:16:00Z">
          <w:pPr>
            <w:pStyle w:val="Alg3"/>
            <w:numPr>
              <w:ilvl w:val="1"/>
              <w:numId w:val="589"/>
            </w:numPr>
            <w:tabs>
              <w:tab w:val="clear" w:pos="360"/>
              <w:tab w:val="num" w:pos="1080"/>
            </w:tabs>
            <w:ind w:left="1080"/>
            <w:contextualSpacing/>
          </w:pPr>
        </w:pPrChange>
      </w:pPr>
      <w:ins w:id="9401" w:author="Rev 3 Allen Wirfs-Brock" w:date="2011-09-22T15:56:00Z">
        <w:del w:id="9402" w:author="Rev 4 Allen Wirfs-Brock" w:date="2011-11-05T08:54:00Z">
          <w:r w:rsidRPr="00E77497" w:rsidDel="00CB5F32">
            <w:delText xml:space="preserve">Let </w:delText>
          </w:r>
          <w:r w:rsidRPr="00E77497" w:rsidDel="00CB5F32">
            <w:rPr>
              <w:i/>
            </w:rPr>
            <w:delText>obj</w:delText>
          </w:r>
          <w:r w:rsidRPr="00E77497" w:rsidDel="00CB5F32">
            <w:delText xml:space="preserve"> be ToObject(</w:delText>
          </w:r>
          <w:r w:rsidRPr="00E77497" w:rsidDel="00CB5F32">
            <w:rPr>
              <w:i/>
            </w:rPr>
            <w:delText>value</w:delText>
          </w:r>
          <w:r w:rsidRPr="00E77497" w:rsidDel="00CB5F32">
            <w:delText>).</w:delText>
          </w:r>
        </w:del>
      </w:ins>
    </w:p>
    <w:p w14:paraId="59CDAF3B" w14:textId="77777777" w:rsidR="00FC1A2F" w:rsidRPr="00E77497" w:rsidDel="00CB5F32" w:rsidRDefault="00FC1A2F" w:rsidP="006361CF">
      <w:pPr>
        <w:pStyle w:val="Alg4"/>
        <w:numPr>
          <w:ilvl w:val="0"/>
          <w:numId w:val="555"/>
        </w:numPr>
        <w:contextualSpacing/>
        <w:rPr>
          <w:ins w:id="9403" w:author="Rev 3 Allen Wirfs-Brock" w:date="2011-09-22T15:56:00Z"/>
          <w:del w:id="9404" w:author="Rev 4 Allen Wirfs-Brock" w:date="2011-11-05T08:54:00Z"/>
        </w:rPr>
        <w:pPrChange w:id="9405" w:author="Rev 4 Allen Wirfs-Brock" w:date="2011-11-07T12:16:00Z">
          <w:pPr>
            <w:pStyle w:val="Alg4"/>
            <w:numPr>
              <w:numId w:val="589"/>
            </w:numPr>
            <w:tabs>
              <w:tab w:val="num" w:pos="360"/>
            </w:tabs>
            <w:ind w:left="360" w:hanging="360"/>
            <w:contextualSpacing/>
          </w:pPr>
        </w:pPrChange>
      </w:pPr>
      <w:ins w:id="9406" w:author="Rev 3 Allen Wirfs-Brock" w:date="2011-09-22T15:56:00Z">
        <w:del w:id="9407" w:author="Rev 4 Allen Wirfs-Brock" w:date="2011-11-05T08:54:00Z">
          <w:r w:rsidRPr="00E77497" w:rsidDel="00CB5F32">
            <w:delText xml:space="preserve">Else, let </w:delText>
          </w:r>
          <w:r w:rsidRPr="00E77497" w:rsidDel="00CB5F32">
            <w:rPr>
              <w:i/>
            </w:rPr>
            <w:delText>obj</w:delText>
          </w:r>
          <w:r w:rsidRPr="00E77497" w:rsidDel="00CB5F32">
            <w:delText xml:space="preserve"> be </w:delText>
          </w:r>
          <w:r w:rsidRPr="00E77497" w:rsidDel="00CB5F32">
            <w:rPr>
              <w:b/>
            </w:rPr>
            <w:delText>undefined</w:delText>
          </w:r>
          <w:r w:rsidRPr="00E77497" w:rsidDel="00CB5F32">
            <w:delText>.</w:delText>
          </w:r>
        </w:del>
      </w:ins>
    </w:p>
    <w:p w14:paraId="42C8422D" w14:textId="77777777" w:rsidR="00756E91" w:rsidRPr="00675B74" w:rsidDel="00CB5F32" w:rsidRDefault="00756E91" w:rsidP="006361CF">
      <w:pPr>
        <w:pStyle w:val="Alg3"/>
        <w:numPr>
          <w:ilvl w:val="0"/>
          <w:numId w:val="555"/>
        </w:numPr>
        <w:rPr>
          <w:ins w:id="9408" w:author="Rev 3 Allen Wirfs-Brock" w:date="2011-09-11T11:24:00Z"/>
          <w:del w:id="9409" w:author="Rev 4 Allen Wirfs-Brock" w:date="2011-11-05T08:54:00Z"/>
        </w:rPr>
        <w:pPrChange w:id="9410" w:author="Rev 4 Allen Wirfs-Brock" w:date="2011-11-07T12:16:00Z">
          <w:pPr>
            <w:pStyle w:val="Alg3"/>
            <w:numPr>
              <w:numId w:val="589"/>
            </w:numPr>
          </w:pPr>
        </w:pPrChange>
      </w:pPr>
      <w:ins w:id="9411" w:author="Rev 3 Allen Wirfs-Brock" w:date="2011-09-11T11:24:00Z">
        <w:del w:id="9412" w:author="Rev 4 Allen Wirfs-Brock" w:date="2011-11-05T08:54:00Z">
          <w:r w:rsidRPr="00E77497" w:rsidDel="00CB5F32">
            <w:delText xml:space="preserve">Let </w:delText>
          </w:r>
          <w:r w:rsidRPr="00E77497" w:rsidDel="00CB5F32">
            <w:rPr>
              <w:i/>
            </w:rPr>
            <w:delText>index</w:delText>
          </w:r>
          <w:r w:rsidRPr="00E77497" w:rsidDel="00CB5F32">
            <w:delText xml:space="preserve"> be the result of </w:delText>
          </w:r>
        </w:del>
        <w:del w:id="9413" w:author="Rev 4 Allen Wirfs-Brock" w:date="2011-11-04T18:06:00Z">
          <w:r w:rsidRPr="00675B74" w:rsidDel="009E1969">
            <w:delText xml:space="preserve">evaluating </w:delText>
          </w:r>
        </w:del>
      </w:ins>
      <w:ins w:id="9414" w:author="Rev 3 Allen Wirfs-Brock" w:date="2011-09-11T11:25:00Z">
        <w:del w:id="9415"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del>
      </w:ins>
      <w:ins w:id="9416" w:author="Rev 3 Allen Wirfs-Brock" w:date="2011-09-11T11:24:00Z">
        <w:del w:id="9417" w:author="Rev 4 Allen Wirfs-Brock" w:date="2011-11-05T08:54:00Z">
          <w:r w:rsidRPr="00E77497" w:rsidDel="00CB5F32">
            <w:delText xml:space="preserve">using </w:delText>
          </w:r>
        </w:del>
      </w:ins>
      <w:ins w:id="9418" w:author="Rev 3 Allen Wirfs-Brock" w:date="2011-09-11T12:01:00Z">
        <w:del w:id="9419" w:author="Rev 4 Allen Wirfs-Brock" w:date="2011-11-05T08:54:00Z">
          <w:r w:rsidR="00417C71" w:rsidRPr="00E77497" w:rsidDel="00CB5F32">
            <w:rPr>
              <w:i/>
            </w:rPr>
            <w:delText>obj</w:delText>
          </w:r>
        </w:del>
        <w:del w:id="9420" w:author="Rev 4 Allen Wirfs-Brock" w:date="2011-11-04T18:06:00Z">
          <w:r w:rsidR="00417C71" w:rsidRPr="00E77497" w:rsidDel="009E1969">
            <w:delText xml:space="preserve"> </w:delText>
          </w:r>
        </w:del>
      </w:ins>
      <w:ins w:id="9421" w:author="Rev 3 Allen Wirfs-Brock" w:date="2011-09-11T11:24:00Z">
        <w:del w:id="9422" w:author="Rev 4 Allen Wirfs-Brock" w:date="2011-11-04T18:06:00Z">
          <w:r w:rsidRPr="00E77497" w:rsidDel="009E1969">
            <w:delText xml:space="preserve">as the </w:delText>
          </w:r>
          <w:r w:rsidRPr="00E77497" w:rsidDel="009E1969">
            <w:rPr>
              <w:i/>
            </w:rPr>
            <w:delText>obj</w:delText>
          </w:r>
          <w:r w:rsidRPr="00E77497" w:rsidDel="009E1969">
            <w:delText xml:space="preserve"> parameter</w:delText>
          </w:r>
        </w:del>
      </w:ins>
      <w:ins w:id="9423" w:author="Rev 3 Allen Wirfs-Brock" w:date="2011-09-11T11:26:00Z">
        <w:del w:id="9424" w:author="Rev 4 Allen Wirfs-Brock" w:date="2011-11-05T08:54:00Z">
          <w:r w:rsidRPr="00E77497" w:rsidDel="00CB5F32">
            <w:delText>,</w:delText>
          </w:r>
          <w:r w:rsidRPr="00E77497" w:rsidDel="00CB5F32">
            <w:rPr>
              <w:i/>
            </w:rPr>
            <w:delText xml:space="preserve"> env</w:delText>
          </w:r>
          <w:r w:rsidRPr="00E77497" w:rsidDel="00CB5F32">
            <w:delText xml:space="preserve"> </w:delText>
          </w:r>
        </w:del>
        <w:del w:id="9425" w:author="Rev 4 Allen Wirfs-Brock" w:date="2011-11-04T18:18:00Z">
          <w:r w:rsidRPr="00E77497" w:rsidDel="00D20B80">
            <w:delText xml:space="preserve">as the </w:delText>
          </w:r>
        </w:del>
        <w:del w:id="9426" w:author="Rev 4 Allen Wirfs-Brock" w:date="2011-11-05T08:54:00Z">
          <w:r w:rsidRPr="00E77497" w:rsidDel="00CB5F32">
            <w:rPr>
              <w:i/>
            </w:rPr>
            <w:delText>environment</w:delText>
          </w:r>
          <w:r w:rsidRPr="00E77497" w:rsidDel="00CB5F32">
            <w:delText>,</w:delText>
          </w:r>
        </w:del>
      </w:ins>
      <w:ins w:id="9427" w:author="Rev 3 Allen Wirfs-Brock" w:date="2011-09-11T11:24:00Z">
        <w:del w:id="9428" w:author="Rev 4 Allen Wirfs-Brock" w:date="2011-11-05T08:54:00Z">
          <w:r w:rsidRPr="00E77497" w:rsidDel="00CB5F32">
            <w:delText xml:space="preserve"> and 0 as </w:delText>
          </w:r>
        </w:del>
        <w:del w:id="9429"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9430" w:author="Rev 4 Allen Wirfs-Brock" w:date="2011-11-05T08:54:00Z">
          <w:r w:rsidRPr="00675B74" w:rsidDel="00CB5F32">
            <w:delText>.</w:delText>
          </w:r>
        </w:del>
      </w:ins>
    </w:p>
    <w:p w14:paraId="179F86BA" w14:textId="77777777" w:rsidR="00D20116" w:rsidRPr="00E77497" w:rsidDel="00CB5F32" w:rsidRDefault="00D20116" w:rsidP="006361CF">
      <w:pPr>
        <w:pStyle w:val="Alg3"/>
        <w:numPr>
          <w:ilvl w:val="0"/>
          <w:numId w:val="555"/>
        </w:numPr>
        <w:rPr>
          <w:ins w:id="9431" w:author="Rev 3 Allen Wirfs-Brock" w:date="2011-09-11T11:23:00Z"/>
          <w:del w:id="9432" w:author="Rev 4 Allen Wirfs-Brock" w:date="2011-11-05T08:54:00Z"/>
        </w:rPr>
        <w:pPrChange w:id="9433" w:author="Rev 4 Allen Wirfs-Brock" w:date="2011-11-07T12:16:00Z">
          <w:pPr>
            <w:pStyle w:val="Alg3"/>
            <w:numPr>
              <w:numId w:val="589"/>
            </w:numPr>
          </w:pPr>
        </w:pPrChange>
      </w:pPr>
      <w:ins w:id="9434" w:author="Rev 3 Allen Wirfs-Brock" w:date="2011-09-11T11:23:00Z">
        <w:del w:id="9435"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5E0040E5" w14:textId="77777777" w:rsidR="00D20116" w:rsidRPr="00675B74" w:rsidDel="00CB5F32" w:rsidRDefault="00D20116" w:rsidP="006361CF">
      <w:pPr>
        <w:pStyle w:val="Alg3"/>
        <w:numPr>
          <w:ilvl w:val="0"/>
          <w:numId w:val="555"/>
        </w:numPr>
        <w:spacing w:after="220"/>
        <w:rPr>
          <w:ins w:id="9436" w:author="Rev 3 Allen Wirfs-Brock" w:date="2011-09-11T11:23:00Z"/>
          <w:del w:id="9437" w:author="Rev 4 Allen Wirfs-Brock" w:date="2011-11-05T08:54:00Z"/>
        </w:rPr>
        <w:pPrChange w:id="9438" w:author="Rev 4 Allen Wirfs-Brock" w:date="2011-11-07T12:16:00Z">
          <w:pPr>
            <w:pStyle w:val="Alg3"/>
            <w:numPr>
              <w:numId w:val="589"/>
            </w:numPr>
            <w:spacing w:after="220"/>
          </w:pPr>
        </w:pPrChange>
      </w:pPr>
      <w:ins w:id="9439" w:author="Rev 3 Allen Wirfs-Brock" w:date="2011-09-11T11:23:00Z">
        <w:del w:id="9440" w:author="Rev 4 Allen Wirfs-Brock" w:date="2011-11-04T18:05:00Z">
          <w:r w:rsidRPr="00675B74" w:rsidDel="009E1969">
            <w:delText xml:space="preserve">Evaluate </w:delText>
          </w:r>
        </w:del>
        <w:del w:id="9441" w:author="Rev 4 Allen Wirfs-Brock" w:date="2011-11-05T08:54:00Z">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delText xml:space="preserve">using </w:delText>
          </w:r>
        </w:del>
      </w:ins>
      <w:ins w:id="9442" w:author="Rev 3 Allen Wirfs-Brock" w:date="2011-09-11T12:01:00Z">
        <w:del w:id="9443" w:author="Rev 4 Allen Wirfs-Brock" w:date="2011-11-05T08:54:00Z">
          <w:r w:rsidR="00417C71" w:rsidRPr="00E77497" w:rsidDel="00CB5F32">
            <w:rPr>
              <w:i/>
            </w:rPr>
            <w:delText>obj</w:delText>
          </w:r>
        </w:del>
        <w:del w:id="9444" w:author="Rev 4 Allen Wirfs-Brock" w:date="2011-11-04T18:07:00Z">
          <w:r w:rsidR="00417C71" w:rsidRPr="00E77497" w:rsidDel="009E1969">
            <w:delText xml:space="preserve"> </w:delText>
          </w:r>
        </w:del>
      </w:ins>
      <w:ins w:id="9445" w:author="Rev 3 Allen Wirfs-Brock" w:date="2011-09-11T11:23:00Z">
        <w:del w:id="9446" w:author="Rev 4 Allen Wirfs-Brock" w:date="2011-11-04T18:07:00Z">
          <w:r w:rsidRPr="00E77497" w:rsidDel="009E1969">
            <w:delText xml:space="preserve">as the </w:delText>
          </w:r>
          <w:r w:rsidRPr="00E77497" w:rsidDel="009E1969">
            <w:rPr>
              <w:i/>
            </w:rPr>
            <w:delText>obj</w:delText>
          </w:r>
          <w:r w:rsidRPr="00E77497" w:rsidDel="009E1969">
            <w:delText xml:space="preserve"> parameter</w:delText>
          </w:r>
        </w:del>
        <w:del w:id="9447" w:author="Rev 4 Allen Wirfs-Brock" w:date="2011-11-05T08:54:00Z">
          <w:r w:rsidRPr="00E77497" w:rsidDel="00CB5F32">
            <w:delText>,</w:delText>
          </w:r>
          <w:r w:rsidRPr="00E77497" w:rsidDel="00CB5F32">
            <w:rPr>
              <w:i/>
            </w:rPr>
            <w:delText xml:space="preserve"> </w:delText>
          </w:r>
        </w:del>
        <w:del w:id="9448" w:author="Rev 4 Allen Wirfs-Brock" w:date="2011-11-04T18:08:00Z">
          <w:r w:rsidRPr="00E77497" w:rsidDel="009E1969">
            <w:rPr>
              <w:i/>
            </w:rPr>
            <w:delText>env</w:delText>
          </w:r>
        </w:del>
        <w:del w:id="9449" w:author="Rev 4 Allen Wirfs-Brock" w:date="2011-11-04T18:07:00Z">
          <w:r w:rsidRPr="00675B74" w:rsidDel="009E1969">
            <w:delText xml:space="preserve"> as the </w:delText>
          </w:r>
          <w:r w:rsidRPr="00675B74" w:rsidDel="009E1969">
            <w:rPr>
              <w:i/>
            </w:rPr>
            <w:delText>environment</w:delText>
          </w:r>
        </w:del>
        <w:del w:id="9450" w:author="Rev 4 Allen Wirfs-Brock" w:date="2011-11-05T08:54:00Z">
          <w:r w:rsidRPr="00675B74" w:rsidDel="00CB5F32">
            <w:delText xml:space="preserve">,  and </w:delText>
          </w:r>
        </w:del>
      </w:ins>
      <w:ins w:id="9451" w:author="Rev 3 Allen Wirfs-Brock" w:date="2011-09-11T11:26:00Z">
        <w:del w:id="9452" w:author="Rev 4 Allen Wirfs-Brock" w:date="2011-11-05T08:54:00Z">
          <w:r w:rsidR="00756E91" w:rsidRPr="00E77497" w:rsidDel="00CB5F32">
            <w:rPr>
              <w:i/>
            </w:rPr>
            <w:delText>index</w:delText>
          </w:r>
        </w:del>
      </w:ins>
      <w:ins w:id="9453" w:author="Rev 3 Allen Wirfs-Brock" w:date="2011-09-11T11:27:00Z">
        <w:del w:id="9454" w:author="Rev 4 Allen Wirfs-Brock" w:date="2011-11-05T08:54:00Z">
          <w:r w:rsidR="00756E91" w:rsidRPr="00E77497" w:rsidDel="00CB5F32">
            <w:delText>+</w:delText>
          </w:r>
        </w:del>
      </w:ins>
      <w:ins w:id="9455" w:author="Rev 3 Allen Wirfs-Brock" w:date="2011-09-11T11:23:00Z">
        <w:del w:id="9456" w:author="Rev 4 Allen Wirfs-Brock" w:date="2011-11-05T08:54:00Z">
          <w:r w:rsidRPr="00E77497" w:rsidDel="00CB5F32">
            <w:rPr>
              <w:i/>
            </w:rPr>
            <w:delText>skip</w:delText>
          </w:r>
          <w:r w:rsidRPr="00E77497" w:rsidDel="00CB5F32">
            <w:delText xml:space="preserve"> as </w:delText>
          </w:r>
        </w:del>
        <w:del w:id="9457"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9458" w:author="Rev 4 Allen Wirfs-Brock" w:date="2011-11-05T08:54:00Z">
          <w:r w:rsidRPr="00675B74" w:rsidDel="00CB5F32">
            <w:delText>.</w:delText>
          </w:r>
        </w:del>
      </w:ins>
    </w:p>
    <w:p w14:paraId="4AC67B4A" w14:textId="77777777" w:rsidR="000B57C8" w:rsidRPr="00E77497" w:rsidDel="00830027" w:rsidRDefault="000B57C8" w:rsidP="00D4578E">
      <w:pPr>
        <w:contextualSpacing/>
        <w:rPr>
          <w:ins w:id="9459" w:author="Allen Wirfs-Brock" w:date="2011-07-11T15:21:00Z"/>
          <w:del w:id="9460" w:author="Rev 4 Allen Wirfs-Brock" w:date="2011-10-15T18:16:00Z"/>
        </w:rPr>
      </w:pPr>
      <w:ins w:id="9461" w:author="Allen Wirfs-Brock" w:date="2011-07-11T15:21:00Z">
        <w:del w:id="9462" w:author="Rev 4 Allen Wirfs-Brock" w:date="2011-10-15T18:16:00Z">
          <w:r w:rsidRPr="00E77497" w:rsidDel="00830027">
            <w:delText xml:space="preserve">The </w:delText>
          </w:r>
          <w:r w:rsidRPr="00E77497" w:rsidDel="00830027">
            <w:rPr>
              <w:rFonts w:ascii="Times New Roman" w:eastAsia="Times New Roman" w:hAnsi="Times New Roman"/>
              <w:spacing w:val="6"/>
              <w:lang w:eastAsia="en-US"/>
            </w:rPr>
            <w:delText xml:space="preserve">BoundNames </w:delText>
          </w:r>
          <w:r w:rsidRPr="00E77497" w:rsidDel="00830027">
            <w:delText xml:space="preserve">of the production  </w:delText>
          </w:r>
        </w:del>
      </w:ins>
      <w:ins w:id="9463" w:author="Allen Wirfs-Brock" w:date="2011-07-11T15:22:00Z">
        <w:del w:id="9464" w:author="Rev 4 Allen Wirfs-Brock" w:date="2011-10-15T18:16:00Z">
          <w:r w:rsidRPr="00E77497" w:rsidDel="00830027">
            <w:rPr>
              <w:rStyle w:val="bnf"/>
            </w:rPr>
            <w:delText xml:space="preserve">BindingPropertyList </w:delText>
          </w:r>
        </w:del>
      </w:ins>
      <w:ins w:id="9465" w:author="Allen Wirfs-Brock" w:date="2011-07-11T15:21:00Z">
        <w:del w:id="9466" w:author="Rev 4 Allen Wirfs-Brock" w:date="2011-10-15T18:16:00Z">
          <w:r w:rsidRPr="00E77497" w:rsidDel="00830027">
            <w:rPr>
              <w:b/>
            </w:rPr>
            <w:delText>:</w:delText>
          </w:r>
          <w:r w:rsidRPr="00E77497" w:rsidDel="00830027">
            <w:delText xml:space="preserve"> </w:delText>
          </w:r>
        </w:del>
      </w:ins>
      <w:ins w:id="9467" w:author="Allen Wirfs-Brock" w:date="2011-07-11T15:22:00Z">
        <w:del w:id="9468" w:author="Rev 4 Allen Wirfs-Brock" w:date="2011-10-15T18:16:00Z">
          <w:r w:rsidRPr="00E77497" w:rsidDel="00830027">
            <w:rPr>
              <w:rStyle w:val="bnf"/>
            </w:rPr>
            <w:delText>BindingProperty</w:delText>
          </w:r>
          <w:r w:rsidRPr="00E77497" w:rsidDel="00830027">
            <w:rPr>
              <w:rStyle w:val="bnf"/>
              <w:rFonts w:ascii="Courier New" w:hAnsi="Courier New" w:cs="Courier New"/>
              <w:b/>
              <w:i w:val="0"/>
            </w:rPr>
            <w:delText xml:space="preserve"> </w:delText>
          </w:r>
        </w:del>
      </w:ins>
      <w:ins w:id="9469" w:author="Allen Wirfs-Brock" w:date="2011-07-11T15:21:00Z">
        <w:del w:id="9470" w:author="Rev 4 Allen Wirfs-Brock" w:date="2011-10-15T18:16:00Z">
          <w:r w:rsidRPr="00E77497" w:rsidDel="00830027">
            <w:delText>is determined as follows:</w:delText>
          </w:r>
        </w:del>
      </w:ins>
    </w:p>
    <w:p w14:paraId="3B74A784" w14:textId="77777777" w:rsidR="000B57C8" w:rsidRPr="00E77497" w:rsidDel="00830027" w:rsidRDefault="000B57C8" w:rsidP="006361CF">
      <w:pPr>
        <w:pStyle w:val="Alg4"/>
        <w:numPr>
          <w:ilvl w:val="0"/>
          <w:numId w:val="436"/>
        </w:numPr>
        <w:spacing w:after="220"/>
        <w:contextualSpacing/>
        <w:rPr>
          <w:ins w:id="9471" w:author="Allen Wirfs-Brock" w:date="2011-07-11T15:21:00Z"/>
          <w:del w:id="9472" w:author="Rev 4 Allen Wirfs-Brock" w:date="2011-10-15T18:16:00Z"/>
        </w:rPr>
        <w:pPrChange w:id="9473" w:author="Rev 4 Allen Wirfs-Brock" w:date="2011-11-07T12:16:00Z">
          <w:pPr>
            <w:pStyle w:val="Alg4"/>
            <w:numPr>
              <w:numId w:val="460"/>
            </w:numPr>
            <w:tabs>
              <w:tab w:val="num" w:pos="360"/>
            </w:tabs>
            <w:spacing w:after="220"/>
            <w:ind w:left="360" w:hanging="360"/>
            <w:contextualSpacing/>
          </w:pPr>
        </w:pPrChange>
      </w:pPr>
      <w:ins w:id="9474" w:author="Allen Wirfs-Brock" w:date="2011-07-11T15:21:00Z">
        <w:del w:id="9475" w:author="Rev 4 Allen Wirfs-Brock" w:date="2011-10-15T18:16:00Z">
          <w:r w:rsidRPr="00E77497" w:rsidDel="00830027">
            <w:delText xml:space="preserve">Return BoundNames of </w:delText>
          </w:r>
        </w:del>
      </w:ins>
      <w:ins w:id="9476" w:author="Allen Wirfs-Brock" w:date="2011-07-11T15:22:00Z">
        <w:del w:id="9477" w:author="Rev 4 Allen Wirfs-Brock" w:date="2011-10-15T18:16:00Z">
          <w:r w:rsidRPr="00E77497" w:rsidDel="00830027">
            <w:rPr>
              <w:rStyle w:val="bnf"/>
            </w:rPr>
            <w:delText>BindingProperty</w:delText>
          </w:r>
        </w:del>
      </w:ins>
      <w:ins w:id="9478" w:author="Allen Wirfs-Brock" w:date="2011-07-11T15:21:00Z">
        <w:del w:id="9479" w:author="Rev 4 Allen Wirfs-Brock" w:date="2011-10-15T18:16:00Z">
          <w:r w:rsidRPr="00E77497" w:rsidDel="00830027">
            <w:delText>.</w:delText>
          </w:r>
        </w:del>
      </w:ins>
    </w:p>
    <w:p w14:paraId="054B406F" w14:textId="77777777" w:rsidR="00CE7764" w:rsidRPr="00E77497" w:rsidRDefault="00154090" w:rsidP="00D4578E">
      <w:pPr>
        <w:contextualSpacing/>
        <w:rPr>
          <w:ins w:id="9480" w:author="Rev 4 Allen Wirfs-Brock" w:date="2011-10-15T18:17:00Z"/>
        </w:rPr>
      </w:pPr>
      <w:ins w:id="9481" w:author="Rev 3 Allen Wirfs-Brock" w:date="2011-09-11T12:05:00Z">
        <w:del w:id="9482" w:author="Rev 4 Allen Wirfs-Brock" w:date="2011-10-15T18:17:00Z">
          <w:r w:rsidRPr="00E77497" w:rsidDel="00CE7764">
            <w:delText xml:space="preserve">The production </w:delText>
          </w:r>
        </w:del>
        <w:r w:rsidRPr="00E77497">
          <w:rPr>
            <w:rStyle w:val="bnf"/>
          </w:rPr>
          <w:t xml:space="preserve">BindingPropertyList </w:t>
        </w:r>
        <w:r w:rsidRPr="00E77497">
          <w:rPr>
            <w:b/>
          </w:rPr>
          <w:t>:</w:t>
        </w:r>
        <w:r w:rsidRPr="00E77497">
          <w:t xml:space="preserve"> </w:t>
        </w:r>
        <w:r w:rsidRPr="00E77497">
          <w:rPr>
            <w:rStyle w:val="bnf"/>
          </w:rPr>
          <w:t>BindingProperty</w:t>
        </w:r>
        <w:r w:rsidRPr="00E77497">
          <w:rPr>
            <w:rStyle w:val="bnf"/>
            <w:rFonts w:ascii="Courier New" w:hAnsi="Courier New" w:cs="Courier New"/>
            <w:b/>
            <w:i w:val="0"/>
          </w:rPr>
          <w:t xml:space="preserve"> </w:t>
        </w:r>
        <w:del w:id="9483" w:author="Rev 4 Allen Wirfs-Brock" w:date="2011-10-15T18:17:00Z">
          <w:r w:rsidRPr="00E77497" w:rsidDel="00CE7764">
            <w:delText xml:space="preserve">is evaluated  </w:delText>
          </w:r>
        </w:del>
      </w:ins>
    </w:p>
    <w:p w14:paraId="32F38EC2" w14:textId="77777777" w:rsidR="00154090" w:rsidRPr="00E77497" w:rsidDel="009E1969" w:rsidRDefault="00154090" w:rsidP="00D4578E">
      <w:pPr>
        <w:ind w:left="360"/>
        <w:rPr>
          <w:ins w:id="9484" w:author="Rev 3 Allen Wirfs-Brock" w:date="2011-09-11T12:05:00Z"/>
          <w:del w:id="9485" w:author="Rev 4 Allen Wirfs-Brock" w:date="2011-11-04T18:09:00Z"/>
        </w:rPr>
      </w:pPr>
      <w:ins w:id="9486" w:author="Rev 3 Allen Wirfs-Brock" w:date="2011-09-11T12:05:00Z">
        <w:del w:id="9487" w:author="Rev 4 Allen Wirfs-Brock" w:date="2011-11-04T18:09:00Z">
          <w:r w:rsidRPr="00E77497" w:rsidDel="009E1969">
            <w:delText xml:space="preserve">with parameters </w:delText>
          </w:r>
          <w:r w:rsidRPr="00E77497" w:rsidDel="009E1969">
            <w:rPr>
              <w:rFonts w:ascii="Times New Roman" w:eastAsia="Times New Roman" w:hAnsi="Times New Roman"/>
              <w:i/>
              <w:spacing w:val="6"/>
              <w:lang w:eastAsia="en-US"/>
            </w:rPr>
            <w:delText>obj</w:delText>
          </w:r>
          <w:r w:rsidRPr="00E77497" w:rsidDel="009E1969">
            <w:delText xml:space="preserve"> and </w:delText>
          </w:r>
          <w:r w:rsidRPr="00E77497" w:rsidDel="009E1969">
            <w:rPr>
              <w:rFonts w:ascii="Times New Roman" w:eastAsia="Times New Roman" w:hAnsi="Times New Roman"/>
              <w:i/>
              <w:spacing w:val="6"/>
              <w:lang w:eastAsia="en-US"/>
            </w:rPr>
            <w:delText>env</w:delText>
          </w:r>
          <w:r w:rsidRPr="00E77497" w:rsidDel="009E1969">
            <w:delText xml:space="preserve"> </w:delText>
          </w:r>
        </w:del>
        <w:del w:id="9488" w:author="Rev 4 Allen Wirfs-Brock" w:date="2011-10-15T18:17:00Z">
          <w:r w:rsidRPr="00E77497" w:rsidDel="00CE7764">
            <w:delText>as follows:</w:delText>
          </w:r>
        </w:del>
      </w:ins>
    </w:p>
    <w:p w14:paraId="44B8774D" w14:textId="77777777" w:rsidR="00154090" w:rsidRPr="00675B74" w:rsidRDefault="009E1969" w:rsidP="00C47E72">
      <w:pPr>
        <w:pStyle w:val="Alg4"/>
        <w:numPr>
          <w:ilvl w:val="0"/>
          <w:numId w:val="547"/>
        </w:numPr>
        <w:spacing w:after="220"/>
        <w:contextualSpacing/>
        <w:rPr>
          <w:ins w:id="9489" w:author="Rev 3 Allen Wirfs-Brock" w:date="2011-09-11T12:05:00Z"/>
        </w:rPr>
      </w:pPr>
      <w:ins w:id="9490" w:author="Rev 4 Allen Wirfs-Brock" w:date="2011-11-04T18:08:00Z">
        <w:r>
          <w:t>Perform Binding Initialization for</w:t>
        </w:r>
        <w:r w:rsidRPr="004418C4">
          <w:t xml:space="preserve"> </w:t>
        </w:r>
      </w:ins>
      <w:ins w:id="9491" w:author="Rev 3 Allen Wirfs-Brock" w:date="2011-09-11T12:05:00Z">
        <w:del w:id="9492" w:author="Rev 4 Allen Wirfs-Brock" w:date="2011-11-04T18:08:00Z">
          <w:r w:rsidR="00154090" w:rsidRPr="00675B74" w:rsidDel="009E1969">
            <w:delText xml:space="preserve">Evaluate </w:delText>
          </w:r>
        </w:del>
        <w:r w:rsidR="00154090" w:rsidRPr="00675B74">
          <w:rPr>
            <w:rStyle w:val="bnf"/>
          </w:rPr>
          <w:t>BindingPropert</w:t>
        </w:r>
      </w:ins>
      <w:ins w:id="9493" w:author="Rev 3 Allen Wirfs-Brock" w:date="2011-09-11T12:15:00Z">
        <w:r w:rsidR="0090427F" w:rsidRPr="00675B74">
          <w:rPr>
            <w:rStyle w:val="bnf"/>
          </w:rPr>
          <w:t>y</w:t>
        </w:r>
      </w:ins>
      <w:ins w:id="9494" w:author="Rev 3 Allen Wirfs-Brock" w:date="2011-09-11T12:05:00Z">
        <w:r w:rsidR="00154090" w:rsidRPr="00E77497">
          <w:rPr>
            <w:rStyle w:val="bnf"/>
            <w:rFonts w:ascii="Courier New" w:hAnsi="Courier New" w:cs="Courier New"/>
            <w:b/>
            <w:i w:val="0"/>
          </w:rPr>
          <w:t xml:space="preserve"> </w:t>
        </w:r>
        <w:r w:rsidR="00154090" w:rsidRPr="00E77497">
          <w:t xml:space="preserve">using </w:t>
        </w:r>
        <w:del w:id="9495" w:author="Rev 4 Allen Wirfs-Brock" w:date="2011-11-04T18:08:00Z">
          <w:r w:rsidR="00154090" w:rsidRPr="00E77497" w:rsidDel="009E1969">
            <w:rPr>
              <w:i/>
            </w:rPr>
            <w:delText>obj</w:delText>
          </w:r>
        </w:del>
      </w:ins>
      <w:ins w:id="9496" w:author="Rev 4 Allen Wirfs-Brock" w:date="2011-11-04T18:08:00Z">
        <w:r>
          <w:rPr>
            <w:i/>
          </w:rPr>
          <w:t>value</w:t>
        </w:r>
      </w:ins>
      <w:ins w:id="9497" w:author="Rev 3 Allen Wirfs-Brock" w:date="2011-09-11T12:05:00Z">
        <w:r w:rsidR="00154090" w:rsidRPr="00675B74">
          <w:t xml:space="preserve"> </w:t>
        </w:r>
        <w:del w:id="9498" w:author="Rev 4 Allen Wirfs-Brock" w:date="2011-11-04T18:08:00Z">
          <w:r w:rsidR="00154090" w:rsidRPr="00675B74" w:rsidDel="009E1969">
            <w:delText xml:space="preserve">as the </w:delText>
          </w:r>
          <w:r w:rsidR="00154090" w:rsidRPr="00675B74" w:rsidDel="009E1969">
            <w:rPr>
              <w:rStyle w:val="bnf"/>
            </w:rPr>
            <w:delText>obj</w:delText>
          </w:r>
          <w:r w:rsidR="00154090" w:rsidRPr="00E77497" w:rsidDel="009E1969">
            <w:rPr>
              <w:i/>
            </w:rPr>
            <w:delText xml:space="preserve"> </w:delText>
          </w:r>
          <w:r w:rsidR="00154090" w:rsidRPr="00E77497" w:rsidDel="009E1969">
            <w:delText xml:space="preserve">parameter </w:delText>
          </w:r>
        </w:del>
        <w:r w:rsidR="00154090" w:rsidRPr="00E77497">
          <w:t xml:space="preserve">and </w:t>
        </w:r>
        <w:del w:id="9499" w:author="Rev 4 Allen Wirfs-Brock" w:date="2011-11-04T18:08:00Z">
          <w:r w:rsidR="00154090" w:rsidRPr="00E77497" w:rsidDel="009E1969">
            <w:rPr>
              <w:i/>
            </w:rPr>
            <w:delText>env</w:delText>
          </w:r>
          <w:r w:rsidR="00154090" w:rsidRPr="00E77497" w:rsidDel="009E1969">
            <w:delText xml:space="preserve"> as the </w:delText>
          </w:r>
        </w:del>
        <w:r w:rsidR="00154090" w:rsidRPr="00E77497">
          <w:rPr>
            <w:i/>
          </w:rPr>
          <w:t>environment</w:t>
        </w:r>
        <w:r w:rsidR="00154090" w:rsidRPr="00E77497">
          <w:t xml:space="preserve"> </w:t>
        </w:r>
        <w:del w:id="9500" w:author="Rev 4 Allen Wirfs-Brock" w:date="2011-11-04T18:08:00Z">
          <w:r w:rsidR="00154090" w:rsidRPr="00E77497" w:rsidDel="009E1969">
            <w:delText>parameter</w:delText>
          </w:r>
        </w:del>
      </w:ins>
      <w:ins w:id="9501" w:author="Rev 4 Allen Wirfs-Brock" w:date="2011-11-04T18:08:00Z">
        <w:r>
          <w:t>as arguments</w:t>
        </w:r>
      </w:ins>
      <w:ins w:id="9502" w:author="Rev 3 Allen Wirfs-Brock" w:date="2011-09-11T12:05:00Z">
        <w:r w:rsidR="00154090" w:rsidRPr="00675B74">
          <w:t>.</w:t>
        </w:r>
      </w:ins>
    </w:p>
    <w:p w14:paraId="73C5A21B" w14:textId="77777777" w:rsidR="00726A79" w:rsidRPr="00E77497" w:rsidDel="005D234B" w:rsidRDefault="00726A79" w:rsidP="00D4578E">
      <w:pPr>
        <w:contextualSpacing/>
        <w:rPr>
          <w:ins w:id="9503" w:author="Allen Wirfs-Brock" w:date="2011-07-11T15:23:00Z"/>
          <w:del w:id="9504" w:author="Rev 4 Allen Wirfs-Brock" w:date="2011-10-15T18:18:00Z"/>
        </w:rPr>
      </w:pPr>
      <w:ins w:id="9505" w:author="Allen Wirfs-Brock" w:date="2011-07-11T15:23:00Z">
        <w:del w:id="9506" w:author="Rev 4 Allen Wirfs-Brock" w:date="2011-10-15T18:18:00Z">
          <w:r w:rsidRPr="00E77497" w:rsidDel="005D234B">
            <w:delText xml:space="preserve">The </w:delText>
          </w:r>
          <w:r w:rsidRPr="00E77497" w:rsidDel="005D234B">
            <w:rPr>
              <w:rFonts w:ascii="Times New Roman" w:eastAsia="Times New Roman" w:hAnsi="Times New Roman"/>
              <w:spacing w:val="6"/>
              <w:lang w:eastAsia="en-US"/>
            </w:rPr>
            <w:delText xml:space="preserve">BoundNames </w:delText>
          </w:r>
          <w:r w:rsidRPr="00E77497" w:rsidDel="005D234B">
            <w:delText xml:space="preserve">of the production  </w:delText>
          </w:r>
          <w:r w:rsidRPr="00E77497" w:rsidDel="005D234B">
            <w:rPr>
              <w:rStyle w:val="bnf"/>
            </w:rPr>
            <w:delText xml:space="preserve">BindingPropertyList </w:delText>
          </w:r>
          <w:r w:rsidRPr="00E77497" w:rsidDel="005D234B">
            <w:rPr>
              <w:b/>
            </w:rPr>
            <w:delText>:</w:delText>
          </w:r>
          <w:r w:rsidRPr="00E77497" w:rsidDel="005D234B">
            <w:delText xml:space="preserve"> </w:delText>
          </w:r>
        </w:del>
      </w:ins>
      <w:ins w:id="9507" w:author="Allen Wirfs-Brock" w:date="2011-07-11T15:24:00Z">
        <w:del w:id="9508" w:author="Rev 4 Allen Wirfs-Brock" w:date="2011-10-15T18:18:00Z">
          <w:r w:rsidRPr="00E77497" w:rsidDel="005D234B">
            <w:rPr>
              <w:rStyle w:val="bnf"/>
            </w:rPr>
            <w:delText>BindingPropertyList</w:delText>
          </w:r>
        </w:del>
      </w:ins>
      <w:ins w:id="9509" w:author="Allen Wirfs-Brock" w:date="2011-07-11T15:25:00Z">
        <w:del w:id="9510" w:author="Rev 4 Allen Wirfs-Brock" w:date="2011-10-15T18:18:00Z">
          <w:r w:rsidRPr="00E77497" w:rsidDel="005D234B">
            <w:rPr>
              <w:rStyle w:val="bnf"/>
            </w:rPr>
            <w:delText xml:space="preserve"> </w:delText>
          </w:r>
          <w:r w:rsidRPr="00E77497" w:rsidDel="005D234B">
            <w:rPr>
              <w:rStyle w:val="bnf"/>
              <w:rFonts w:ascii="Courier New" w:hAnsi="Courier New" w:cs="Courier New"/>
              <w:b/>
              <w:i w:val="0"/>
            </w:rPr>
            <w:delText>,</w:delText>
          </w:r>
        </w:del>
      </w:ins>
      <w:ins w:id="9511" w:author="Allen Wirfs-Brock" w:date="2011-07-11T15:24:00Z">
        <w:del w:id="9512" w:author="Rev 4 Allen Wirfs-Brock" w:date="2011-10-15T18:18:00Z">
          <w:r w:rsidRPr="00E77497" w:rsidDel="005D234B">
            <w:rPr>
              <w:rStyle w:val="bnf"/>
            </w:rPr>
            <w:delText xml:space="preserve"> </w:delText>
          </w:r>
        </w:del>
      </w:ins>
      <w:ins w:id="9513" w:author="Allen Wirfs-Brock" w:date="2011-07-11T15:23:00Z">
        <w:del w:id="9514" w:author="Rev 4 Allen Wirfs-Brock" w:date="2011-10-15T18:18:00Z">
          <w:r w:rsidRPr="00E77497" w:rsidDel="005D234B">
            <w:rPr>
              <w:rStyle w:val="bnf"/>
            </w:rPr>
            <w:delText>BindingProperty</w:delText>
          </w:r>
          <w:r w:rsidRPr="00E77497" w:rsidDel="005D234B">
            <w:rPr>
              <w:rStyle w:val="bnf"/>
              <w:rFonts w:ascii="Courier New" w:hAnsi="Courier New" w:cs="Courier New"/>
              <w:b/>
              <w:i w:val="0"/>
            </w:rPr>
            <w:delText xml:space="preserve"> </w:delText>
          </w:r>
          <w:r w:rsidRPr="00E77497" w:rsidDel="005D234B">
            <w:delText>is determined as follows:</w:delText>
          </w:r>
        </w:del>
      </w:ins>
    </w:p>
    <w:p w14:paraId="7FE8DD8A" w14:textId="77777777" w:rsidR="00726A79" w:rsidRPr="00E77497" w:rsidDel="005D234B" w:rsidRDefault="00726A79" w:rsidP="006361CF">
      <w:pPr>
        <w:pStyle w:val="Alg4"/>
        <w:numPr>
          <w:ilvl w:val="0"/>
          <w:numId w:val="437"/>
        </w:numPr>
        <w:spacing w:after="220"/>
        <w:contextualSpacing/>
        <w:rPr>
          <w:ins w:id="9515" w:author="Allen Wirfs-Brock" w:date="2011-07-11T15:24:00Z"/>
          <w:del w:id="9516" w:author="Rev 4 Allen Wirfs-Brock" w:date="2011-10-15T18:18:00Z"/>
        </w:rPr>
        <w:pPrChange w:id="9517" w:author="Rev 4 Allen Wirfs-Brock" w:date="2011-11-07T12:16:00Z">
          <w:pPr>
            <w:pStyle w:val="Alg4"/>
            <w:numPr>
              <w:numId w:val="461"/>
            </w:numPr>
            <w:tabs>
              <w:tab w:val="num" w:pos="360"/>
            </w:tabs>
            <w:spacing w:after="220"/>
            <w:ind w:left="360" w:hanging="360"/>
            <w:contextualSpacing/>
          </w:pPr>
        </w:pPrChange>
      </w:pPr>
      <w:ins w:id="9518" w:author="Allen Wirfs-Brock" w:date="2011-07-11T15:24:00Z">
        <w:del w:id="9519" w:author="Rev 4 Allen Wirfs-Brock" w:date="2011-10-15T18:18:00Z">
          <w:r w:rsidRPr="00E77497" w:rsidDel="005D234B">
            <w:delText xml:space="preserve">Let </w:delText>
          </w:r>
          <w:r w:rsidRPr="00E77497" w:rsidDel="005D234B">
            <w:rPr>
              <w:i/>
            </w:rPr>
            <w:delText xml:space="preserve">names </w:delText>
          </w:r>
          <w:r w:rsidRPr="00E77497" w:rsidDel="005D234B">
            <w:delText xml:space="preserve">be BoundNames of </w:delText>
          </w:r>
        </w:del>
      </w:ins>
      <w:ins w:id="9520" w:author="Allen Wirfs-Brock" w:date="2011-07-11T15:25:00Z">
        <w:del w:id="9521" w:author="Rev 4 Allen Wirfs-Brock" w:date="2011-10-15T18:18:00Z">
          <w:r w:rsidRPr="00E77497" w:rsidDel="005D234B">
            <w:rPr>
              <w:rStyle w:val="bnf"/>
            </w:rPr>
            <w:delText>BindingPropertyList</w:delText>
          </w:r>
        </w:del>
      </w:ins>
      <w:ins w:id="9522" w:author="Allen Wirfs-Brock" w:date="2011-07-11T15:24:00Z">
        <w:del w:id="9523" w:author="Rev 4 Allen Wirfs-Brock" w:date="2011-10-15T18:18:00Z">
          <w:r w:rsidRPr="00E77497" w:rsidDel="005D234B">
            <w:delText>.</w:delText>
          </w:r>
        </w:del>
      </w:ins>
    </w:p>
    <w:p w14:paraId="23880187" w14:textId="77777777" w:rsidR="00726A79" w:rsidRPr="00E77497" w:rsidDel="005D234B" w:rsidRDefault="00726A79" w:rsidP="006361CF">
      <w:pPr>
        <w:pStyle w:val="Alg4"/>
        <w:numPr>
          <w:ilvl w:val="0"/>
          <w:numId w:val="437"/>
        </w:numPr>
        <w:spacing w:after="220"/>
        <w:contextualSpacing/>
        <w:rPr>
          <w:ins w:id="9524" w:author="Allen Wirfs-Brock" w:date="2011-07-11T15:24:00Z"/>
          <w:del w:id="9525" w:author="Rev 4 Allen Wirfs-Brock" w:date="2011-10-15T18:18:00Z"/>
          <w:rStyle w:val="bnf"/>
          <w:i w:val="0"/>
        </w:rPr>
        <w:pPrChange w:id="9526" w:author="Rev 4 Allen Wirfs-Brock" w:date="2011-11-07T12:16:00Z">
          <w:pPr>
            <w:pStyle w:val="Alg4"/>
            <w:numPr>
              <w:numId w:val="461"/>
            </w:numPr>
            <w:tabs>
              <w:tab w:val="num" w:pos="360"/>
            </w:tabs>
            <w:spacing w:after="220"/>
            <w:ind w:left="360" w:hanging="360"/>
            <w:contextualSpacing/>
          </w:pPr>
        </w:pPrChange>
      </w:pPr>
      <w:ins w:id="9527" w:author="Allen Wirfs-Brock" w:date="2011-07-11T15:24:00Z">
        <w:del w:id="9528" w:author="Rev 4 Allen Wirfs-Brock" w:date="2011-10-15T18:18:00Z">
          <w:r w:rsidRPr="00E77497" w:rsidDel="005D234B">
            <w:delText xml:space="preserve">Append to </w:delText>
          </w:r>
          <w:r w:rsidRPr="00E77497" w:rsidDel="005D234B">
            <w:rPr>
              <w:i/>
            </w:rPr>
            <w:delText>names</w:delText>
          </w:r>
          <w:r w:rsidRPr="00E77497" w:rsidDel="005D234B">
            <w:delText xml:space="preserve"> the elements of BoundNames of </w:delText>
          </w:r>
        </w:del>
      </w:ins>
      <w:ins w:id="9529" w:author="Allen Wirfs-Brock" w:date="2011-07-11T15:25:00Z">
        <w:del w:id="9530" w:author="Rev 4 Allen Wirfs-Brock" w:date="2011-10-15T18:18:00Z">
          <w:r w:rsidRPr="00E77497" w:rsidDel="005D234B">
            <w:rPr>
              <w:rStyle w:val="bnf"/>
            </w:rPr>
            <w:delText>BindingProperty</w:delText>
          </w:r>
        </w:del>
      </w:ins>
      <w:ins w:id="9531" w:author="Allen Wirfs-Brock" w:date="2011-07-11T15:24:00Z">
        <w:del w:id="9532" w:author="Rev 4 Allen Wirfs-Brock" w:date="2011-10-15T18:18:00Z">
          <w:r w:rsidRPr="00E77497" w:rsidDel="005D234B">
            <w:rPr>
              <w:rStyle w:val="bnf"/>
            </w:rPr>
            <w:delText>.</w:delText>
          </w:r>
        </w:del>
      </w:ins>
    </w:p>
    <w:p w14:paraId="33AF5E67" w14:textId="77777777" w:rsidR="00726A79" w:rsidRPr="00E77497" w:rsidDel="005D234B" w:rsidRDefault="00726A79" w:rsidP="006361CF">
      <w:pPr>
        <w:pStyle w:val="Alg4"/>
        <w:numPr>
          <w:ilvl w:val="0"/>
          <w:numId w:val="437"/>
        </w:numPr>
        <w:spacing w:after="220"/>
        <w:contextualSpacing/>
        <w:rPr>
          <w:ins w:id="9533" w:author="Allen Wirfs-Brock" w:date="2011-07-11T15:24:00Z"/>
          <w:del w:id="9534" w:author="Rev 4 Allen Wirfs-Brock" w:date="2011-10-15T18:18:00Z"/>
        </w:rPr>
        <w:pPrChange w:id="9535" w:author="Rev 4 Allen Wirfs-Brock" w:date="2011-11-07T12:16:00Z">
          <w:pPr>
            <w:pStyle w:val="Alg4"/>
            <w:numPr>
              <w:numId w:val="461"/>
            </w:numPr>
            <w:tabs>
              <w:tab w:val="num" w:pos="360"/>
            </w:tabs>
            <w:spacing w:after="220"/>
            <w:ind w:left="360" w:hanging="360"/>
            <w:contextualSpacing/>
          </w:pPr>
        </w:pPrChange>
      </w:pPr>
      <w:ins w:id="9536" w:author="Allen Wirfs-Brock" w:date="2011-07-11T15:24:00Z">
        <w:del w:id="9537" w:author="Rev 4 Allen Wirfs-Brock" w:date="2011-10-15T18:18:00Z">
          <w:r w:rsidRPr="00E77497" w:rsidDel="005D234B">
            <w:delText xml:space="preserve">Return </w:delText>
          </w:r>
          <w:r w:rsidRPr="00E77497" w:rsidDel="005D234B">
            <w:rPr>
              <w:rStyle w:val="bnf"/>
            </w:rPr>
            <w:delText>names</w:delText>
          </w:r>
          <w:r w:rsidRPr="00E77497" w:rsidDel="005D234B">
            <w:delText>.</w:delText>
          </w:r>
        </w:del>
      </w:ins>
    </w:p>
    <w:p w14:paraId="69C55E65" w14:textId="77777777" w:rsidR="00044F12" w:rsidRPr="00E77497" w:rsidRDefault="0090427F" w:rsidP="00D4578E">
      <w:pPr>
        <w:contextualSpacing/>
        <w:rPr>
          <w:ins w:id="9538" w:author="Rev 4 Allen Wirfs-Brock" w:date="2011-10-15T18:19:00Z"/>
        </w:rPr>
      </w:pPr>
      <w:ins w:id="9539" w:author="Rev 3 Allen Wirfs-Brock" w:date="2011-09-11T12:14:00Z">
        <w:del w:id="9540" w:author="Rev 4 Allen Wirfs-Brock" w:date="2011-10-15T18:19:00Z">
          <w:r w:rsidRPr="00E77497" w:rsidDel="00044F12">
            <w:delText xml:space="preserve">The production </w:delText>
          </w:r>
        </w:del>
        <w:r w:rsidRPr="00E77497">
          <w:rPr>
            <w:rStyle w:val="bnf"/>
          </w:rPr>
          <w:t xml:space="preserve">BindingPropertyList </w:t>
        </w:r>
        <w:r w:rsidRPr="00E77497">
          <w:rPr>
            <w:b/>
          </w:rPr>
          <w:t>:</w:t>
        </w:r>
        <w:r w:rsidRPr="00E77497">
          <w:t xml:space="preserve"> </w:t>
        </w:r>
      </w:ins>
      <w:ins w:id="9541" w:author="Rev 3 Allen Wirfs-Brock" w:date="2011-09-11T12:15:00Z">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ins>
      <w:ins w:id="9542" w:author="Rev 3 Allen Wirfs-Brock" w:date="2011-09-11T12:14:00Z">
        <w:r w:rsidRPr="00E77497">
          <w:rPr>
            <w:rStyle w:val="bnf"/>
          </w:rPr>
          <w:t>BindingProperty</w:t>
        </w:r>
        <w:r w:rsidRPr="00E77497">
          <w:rPr>
            <w:rStyle w:val="bnf"/>
            <w:rFonts w:ascii="Courier New" w:hAnsi="Courier New" w:cs="Courier New"/>
            <w:b/>
            <w:i w:val="0"/>
          </w:rPr>
          <w:t xml:space="preserve"> </w:t>
        </w:r>
        <w:del w:id="9543" w:author="Rev 4 Allen Wirfs-Brock" w:date="2011-10-15T18:19:00Z">
          <w:r w:rsidRPr="00E77497" w:rsidDel="00044F12">
            <w:delText xml:space="preserve">is evaluated  </w:delText>
          </w:r>
        </w:del>
      </w:ins>
    </w:p>
    <w:p w14:paraId="53C345BF" w14:textId="77777777" w:rsidR="0090427F" w:rsidRPr="00E77497" w:rsidDel="00D20B80" w:rsidRDefault="0090427F" w:rsidP="00D4578E">
      <w:pPr>
        <w:ind w:left="360"/>
        <w:rPr>
          <w:ins w:id="9544" w:author="Rev 3 Allen Wirfs-Brock" w:date="2011-09-11T12:14:00Z"/>
          <w:del w:id="9545" w:author="Rev 4 Allen Wirfs-Brock" w:date="2011-11-04T18:11:00Z"/>
        </w:rPr>
      </w:pPr>
      <w:ins w:id="9546" w:author="Rev 3 Allen Wirfs-Brock" w:date="2011-09-11T12:14:00Z">
        <w:del w:id="9547" w:author="Rev 4 Allen Wirfs-Brock" w:date="2011-11-04T18:11:00Z">
          <w:r w:rsidRPr="00E77497" w:rsidDel="00D20B80">
            <w:delText xml:space="preserve">with parameters </w:delText>
          </w:r>
          <w:r w:rsidRPr="00E77497" w:rsidDel="00D20B80">
            <w:rPr>
              <w:rFonts w:ascii="Times New Roman" w:eastAsia="Times New Roman" w:hAnsi="Times New Roman"/>
              <w:i/>
              <w:spacing w:val="6"/>
              <w:lang w:eastAsia="en-US"/>
            </w:rPr>
            <w:delText>obj</w:delText>
          </w:r>
          <w:r w:rsidRPr="00E77497" w:rsidDel="00D20B80">
            <w:delText xml:space="preserve"> and </w:delText>
          </w:r>
          <w:r w:rsidRPr="00E77497" w:rsidDel="00D20B80">
            <w:rPr>
              <w:rFonts w:ascii="Times New Roman" w:eastAsia="Times New Roman" w:hAnsi="Times New Roman"/>
              <w:i/>
              <w:spacing w:val="6"/>
              <w:lang w:eastAsia="en-US"/>
            </w:rPr>
            <w:delText>env</w:delText>
          </w:r>
          <w:r w:rsidRPr="00E77497" w:rsidDel="00D20B80">
            <w:delText xml:space="preserve"> </w:delText>
          </w:r>
        </w:del>
        <w:del w:id="9548" w:author="Rev 4 Allen Wirfs-Brock" w:date="2011-10-15T18:19:00Z">
          <w:r w:rsidRPr="00E77497" w:rsidDel="00044F12">
            <w:delText>as follows:</w:delText>
          </w:r>
        </w:del>
      </w:ins>
    </w:p>
    <w:p w14:paraId="0557904D" w14:textId="77777777" w:rsidR="0090427F" w:rsidRPr="00675B74" w:rsidRDefault="00D20B80" w:rsidP="00C47E72">
      <w:pPr>
        <w:pStyle w:val="Alg4"/>
        <w:numPr>
          <w:ilvl w:val="0"/>
          <w:numId w:val="548"/>
        </w:numPr>
        <w:spacing w:after="220"/>
        <w:contextualSpacing/>
        <w:rPr>
          <w:ins w:id="9549" w:author="Rev 3 Allen Wirfs-Brock" w:date="2011-09-11T12:14:00Z"/>
        </w:rPr>
      </w:pPr>
      <w:ins w:id="9550" w:author="Rev 4 Allen Wirfs-Brock" w:date="2011-11-04T18:09:00Z">
        <w:r>
          <w:t>Perform Binding Initialization for</w:t>
        </w:r>
        <w:r w:rsidRPr="004418C4">
          <w:t xml:space="preserve"> </w:t>
        </w:r>
      </w:ins>
      <w:ins w:id="9551" w:author="Rev 3 Allen Wirfs-Brock" w:date="2011-09-11T12:14:00Z">
        <w:del w:id="9552" w:author="Rev 4 Allen Wirfs-Brock" w:date="2011-11-04T18:09:00Z">
          <w:r w:rsidR="0090427F" w:rsidRPr="00675B74" w:rsidDel="00D20B80">
            <w:delText xml:space="preserve">Evaluate </w:delText>
          </w:r>
        </w:del>
        <w:r w:rsidR="0090427F" w:rsidRPr="00675B74">
          <w:rPr>
            <w:rStyle w:val="bnf"/>
          </w:rPr>
          <w:t>BindingPropert</w:t>
        </w:r>
      </w:ins>
      <w:ins w:id="9553" w:author="Rev 3 Allen Wirfs-Brock" w:date="2011-09-11T12:15:00Z">
        <w:r w:rsidR="0090427F" w:rsidRPr="00675B74">
          <w:rPr>
            <w:rStyle w:val="bnf"/>
          </w:rPr>
          <w:t>yL</w:t>
        </w:r>
        <w:r w:rsidR="0090427F" w:rsidRPr="00E77497">
          <w:rPr>
            <w:rStyle w:val="bnf"/>
          </w:rPr>
          <w:t>ist</w:t>
        </w:r>
      </w:ins>
      <w:ins w:id="9554"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9555" w:author="Rev 4 Allen Wirfs-Brock" w:date="2011-11-04T18:10:00Z">
          <w:r w:rsidR="0090427F" w:rsidRPr="00E77497" w:rsidDel="00D20B80">
            <w:rPr>
              <w:i/>
            </w:rPr>
            <w:delText>obj</w:delText>
          </w:r>
        </w:del>
      </w:ins>
      <w:ins w:id="9556" w:author="Rev 4 Allen Wirfs-Brock" w:date="2011-11-04T18:10:00Z">
        <w:r>
          <w:rPr>
            <w:i/>
          </w:rPr>
          <w:t>value</w:t>
        </w:r>
      </w:ins>
      <w:ins w:id="9557" w:author="Rev 3 Allen Wirfs-Brock" w:date="2011-09-11T12:14:00Z">
        <w:r w:rsidR="0090427F" w:rsidRPr="00675B74">
          <w:t xml:space="preserve"> </w:t>
        </w:r>
        <w:del w:id="9558"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9559"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9560" w:author="Rev 4 Allen Wirfs-Brock" w:date="2011-11-04T18:10:00Z">
          <w:r w:rsidR="0090427F" w:rsidRPr="00E77497" w:rsidDel="00D20B80">
            <w:delText>parameter</w:delText>
          </w:r>
        </w:del>
      </w:ins>
      <w:ins w:id="9561" w:author="Rev 4 Allen Wirfs-Brock" w:date="2011-11-04T18:10:00Z">
        <w:r>
          <w:t>as arguments</w:t>
        </w:r>
      </w:ins>
      <w:ins w:id="9562" w:author="Rev 3 Allen Wirfs-Brock" w:date="2011-09-11T12:14:00Z">
        <w:r w:rsidR="0090427F" w:rsidRPr="00675B74">
          <w:t>.</w:t>
        </w:r>
      </w:ins>
    </w:p>
    <w:p w14:paraId="0B477A45" w14:textId="77777777" w:rsidR="0090427F" w:rsidRPr="00675B74" w:rsidRDefault="00D20B80" w:rsidP="00C47E72">
      <w:pPr>
        <w:pStyle w:val="Alg4"/>
        <w:numPr>
          <w:ilvl w:val="0"/>
          <w:numId w:val="548"/>
        </w:numPr>
        <w:spacing w:after="220"/>
        <w:contextualSpacing/>
        <w:rPr>
          <w:ins w:id="9563" w:author="Rev 3 Allen Wirfs-Brock" w:date="2011-09-11T12:14:00Z"/>
        </w:rPr>
      </w:pPr>
      <w:ins w:id="9564" w:author="Rev 4 Allen Wirfs-Brock" w:date="2011-11-04T18:10:00Z">
        <w:r>
          <w:t>Perform Binding Initialization for</w:t>
        </w:r>
        <w:r w:rsidRPr="004418C4">
          <w:t xml:space="preserve"> </w:t>
        </w:r>
      </w:ins>
      <w:ins w:id="9565" w:author="Rev 3 Allen Wirfs-Brock" w:date="2011-09-11T12:14:00Z">
        <w:del w:id="9566" w:author="Rev 4 Allen Wirfs-Brock" w:date="2011-11-04T18:10:00Z">
          <w:r w:rsidR="0090427F" w:rsidRPr="00675B74" w:rsidDel="00D20B80">
            <w:delText xml:space="preserve">Evaluate </w:delText>
          </w:r>
        </w:del>
        <w:r w:rsidR="0090427F" w:rsidRPr="00675B74">
          <w:rPr>
            <w:rStyle w:val="bnf"/>
          </w:rPr>
          <w:t>BindingPropert</w:t>
        </w:r>
      </w:ins>
      <w:ins w:id="9567" w:author="Rev 3 Allen Wirfs-Brock" w:date="2011-09-11T12:15:00Z">
        <w:r w:rsidR="0090427F" w:rsidRPr="00675B74">
          <w:rPr>
            <w:rStyle w:val="bnf"/>
          </w:rPr>
          <w:t>y</w:t>
        </w:r>
      </w:ins>
      <w:ins w:id="9568"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9569" w:author="Rev 4 Allen Wirfs-Brock" w:date="2011-11-04T18:11:00Z">
          <w:r w:rsidR="0090427F" w:rsidRPr="00E77497" w:rsidDel="00D20B80">
            <w:rPr>
              <w:i/>
            </w:rPr>
            <w:delText>obj</w:delText>
          </w:r>
        </w:del>
      </w:ins>
      <w:ins w:id="9570" w:author="Rev 4 Allen Wirfs-Brock" w:date="2011-11-04T18:11:00Z">
        <w:r>
          <w:rPr>
            <w:i/>
          </w:rPr>
          <w:t>value</w:t>
        </w:r>
      </w:ins>
      <w:ins w:id="9571" w:author="Rev 3 Allen Wirfs-Brock" w:date="2011-09-11T12:14:00Z">
        <w:r w:rsidR="0090427F" w:rsidRPr="00675B74">
          <w:t xml:space="preserve"> </w:t>
        </w:r>
        <w:del w:id="9572"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9573"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9574" w:author="Rev 4 Allen Wirfs-Brock" w:date="2011-11-04T18:10:00Z">
          <w:r w:rsidR="0090427F" w:rsidRPr="00E77497" w:rsidDel="00D20B80">
            <w:delText>parameter</w:delText>
          </w:r>
        </w:del>
      </w:ins>
      <w:ins w:id="9575" w:author="Rev 4 Allen Wirfs-Brock" w:date="2011-11-04T18:10:00Z">
        <w:r>
          <w:t>as arguments</w:t>
        </w:r>
      </w:ins>
      <w:ins w:id="9576" w:author="Rev 3 Allen Wirfs-Brock" w:date="2011-09-11T12:14:00Z">
        <w:r w:rsidR="0090427F" w:rsidRPr="00675B74">
          <w:t>.</w:t>
        </w:r>
      </w:ins>
    </w:p>
    <w:p w14:paraId="502A678E" w14:textId="77777777" w:rsidR="008C0F14" w:rsidRPr="004418C4" w:rsidRDefault="008C0F14" w:rsidP="008C0F14">
      <w:pPr>
        <w:contextualSpacing/>
        <w:rPr>
          <w:ins w:id="9577" w:author="Rev 4 Allen Wirfs-Brock" w:date="2011-11-04T18:35:00Z"/>
        </w:rPr>
      </w:pPr>
      <w:ins w:id="9578" w:author="Rev 4 Allen Wirfs-Brock" w:date="2011-11-04T18:35:00Z">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ins>
    </w:p>
    <w:p w14:paraId="05D39F29" w14:textId="77777777" w:rsidR="008C0F14" w:rsidRPr="004418C4" w:rsidRDefault="008C0F14" w:rsidP="00C47E72">
      <w:pPr>
        <w:pStyle w:val="Alg3"/>
        <w:numPr>
          <w:ilvl w:val="0"/>
          <w:numId w:val="551"/>
        </w:numPr>
        <w:rPr>
          <w:ins w:id="9579" w:author="Rev 4 Allen Wirfs-Brock" w:date="2011-11-04T18:35:00Z"/>
        </w:rPr>
      </w:pPr>
      <w:ins w:id="9580" w:author="Rev 4 Allen Wirfs-Brock" w:date="2011-11-04T18:35:00Z">
        <w:r w:rsidRPr="004418C4">
          <w:t xml:space="preserve">Let </w:t>
        </w:r>
        <w:r w:rsidRPr="004418C4">
          <w:rPr>
            <w:i/>
          </w:rPr>
          <w:t>name</w:t>
        </w:r>
        <w:r w:rsidRPr="004418C4">
          <w:t xml:space="preserve"> be the </w:t>
        </w:r>
        <w:r w:rsidRPr="004418C4">
          <w:rPr>
            <w:i/>
          </w:rPr>
          <w:t>string</w:t>
        </w:r>
        <w:r w:rsidRPr="004418C4">
          <w:t xml:space="preserve"> that is the only element of BoundNames of </w:t>
        </w:r>
        <w:r w:rsidRPr="004418C4">
          <w:rPr>
            <w:i/>
          </w:rPr>
          <w:t>SingleNameBinding</w:t>
        </w:r>
        <w:r w:rsidRPr="004418C4">
          <w:t>.</w:t>
        </w:r>
      </w:ins>
    </w:p>
    <w:p w14:paraId="228DA2F1" w14:textId="77777777" w:rsidR="008C0F14" w:rsidRPr="004418C4" w:rsidRDefault="008C0F14" w:rsidP="00C47E72">
      <w:pPr>
        <w:pStyle w:val="Alg3"/>
        <w:numPr>
          <w:ilvl w:val="0"/>
          <w:numId w:val="551"/>
        </w:numPr>
        <w:spacing w:after="220"/>
        <w:rPr>
          <w:ins w:id="9581" w:author="Rev 4 Allen Wirfs-Brock" w:date="2011-11-04T18:35:00Z"/>
        </w:rPr>
      </w:pPr>
      <w:ins w:id="9582" w:author="Rev 4 Allen Wirfs-Brock" w:date="2011-11-04T18:36:00Z">
        <w:r>
          <w:t>Perform Keyed Binding Initialization for</w:t>
        </w:r>
      </w:ins>
      <w:ins w:id="9583" w:author="Rev 4 Allen Wirfs-Brock" w:date="2011-11-04T18:35:00Z">
        <w:r w:rsidRPr="004418C4">
          <w:t xml:space="preserve"> </w:t>
        </w:r>
        <w:r w:rsidRPr="004418C4">
          <w:rPr>
            <w:i/>
          </w:rPr>
          <w:t>SingleNameBinding</w:t>
        </w:r>
        <w:r w:rsidRPr="004418C4">
          <w:t xml:space="preserve"> using  </w:t>
        </w:r>
      </w:ins>
      <w:ins w:id="9584" w:author="Rev 4 Allen Wirfs-Brock" w:date="2011-11-04T18:36:00Z">
        <w:r>
          <w:rPr>
            <w:rStyle w:val="bnf"/>
          </w:rPr>
          <w:t>value</w:t>
        </w:r>
      </w:ins>
      <w:ins w:id="9585" w:author="Rev 4 Allen Wirfs-Brock" w:date="2011-11-04T18:35:00Z">
        <w:r w:rsidRPr="004418C4">
          <w:t xml:space="preserve">, </w:t>
        </w:r>
      </w:ins>
      <w:ins w:id="9586" w:author="Rev 4 Allen Wirfs-Brock" w:date="2011-11-04T18:37:00Z">
        <w:r w:rsidRPr="00C7794D">
          <w:rPr>
            <w:i/>
          </w:rPr>
          <w:t>environment</w:t>
        </w:r>
        <w:r>
          <w:t xml:space="preserve">, </w:t>
        </w:r>
      </w:ins>
      <w:ins w:id="9587" w:author="Rev 4 Allen Wirfs-Brock" w:date="2011-11-04T18:35:00Z">
        <w:r w:rsidRPr="004418C4">
          <w:t xml:space="preserve">and </w:t>
        </w:r>
      </w:ins>
      <w:ins w:id="9588" w:author="Rev 4 Allen Wirfs-Brock" w:date="2011-11-04T18:37:00Z">
        <w:r>
          <w:rPr>
            <w:i/>
          </w:rPr>
          <w:t>name</w:t>
        </w:r>
      </w:ins>
      <w:ins w:id="9589" w:author="Rev 4 Allen Wirfs-Brock" w:date="2011-11-04T18:35:00Z">
        <w:r w:rsidRPr="004418C4">
          <w:t xml:space="preserve"> as the arguments.</w:t>
        </w:r>
      </w:ins>
    </w:p>
    <w:p w14:paraId="2EB0B01F" w14:textId="77777777" w:rsidR="008C0F14" w:rsidRPr="004418C4" w:rsidRDefault="008C0F14" w:rsidP="008C0F14">
      <w:pPr>
        <w:contextualSpacing/>
        <w:rPr>
          <w:ins w:id="9590" w:author="Rev 4 Allen Wirfs-Brock" w:date="2011-11-04T18:35:00Z"/>
          <w:rFonts w:ascii="Times New Roman" w:hAnsi="Times New Roman"/>
          <w:i/>
        </w:rPr>
      </w:pPr>
      <w:ins w:id="9591" w:author="Rev 4 Allen Wirfs-Brock" w:date="2011-11-04T18:35:00Z">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ins>
    </w:p>
    <w:p w14:paraId="4B61746C" w14:textId="77777777" w:rsidR="008C0F14" w:rsidRPr="004418C4" w:rsidRDefault="008C0F14" w:rsidP="00C47E72">
      <w:pPr>
        <w:pStyle w:val="Alg3"/>
        <w:numPr>
          <w:ilvl w:val="0"/>
          <w:numId w:val="557"/>
        </w:numPr>
        <w:rPr>
          <w:ins w:id="9592" w:author="Rev 4 Allen Wirfs-Brock" w:date="2011-11-04T18:35:00Z"/>
        </w:rPr>
      </w:pPr>
      <w:ins w:id="9593" w:author="Rev 4 Allen Wirfs-Brock" w:date="2011-11-04T18:35:00Z">
        <w:r w:rsidRPr="004418C4">
          <w:t xml:space="preserve">Let </w:t>
        </w:r>
        <w:r w:rsidRPr="004418C4">
          <w:rPr>
            <w:i/>
          </w:rPr>
          <w:t>P</w:t>
        </w:r>
        <w:r w:rsidRPr="004418C4">
          <w:t xml:space="preserve"> be the PropName of </w:t>
        </w:r>
        <w:r w:rsidRPr="004418C4">
          <w:rPr>
            <w:rStyle w:val="bnf"/>
          </w:rPr>
          <w:t>PropertyName</w:t>
        </w:r>
      </w:ins>
    </w:p>
    <w:p w14:paraId="74BC20EF" w14:textId="77777777" w:rsidR="008C0F14" w:rsidRPr="004418C4" w:rsidRDefault="001C1CAB" w:rsidP="00C47E72">
      <w:pPr>
        <w:pStyle w:val="Alg3"/>
        <w:numPr>
          <w:ilvl w:val="0"/>
          <w:numId w:val="557"/>
        </w:numPr>
        <w:spacing w:after="220"/>
        <w:rPr>
          <w:ins w:id="9594" w:author="Rev 4 Allen Wirfs-Brock" w:date="2011-11-04T18:35:00Z"/>
        </w:rPr>
      </w:pPr>
      <w:ins w:id="9595" w:author="Rev 5 Allen Wirfs-Brock" w:date="2011-11-07T16:52:00Z">
        <w:r>
          <w:t>Perform Keyed Binding Initialization for</w:t>
        </w:r>
        <w:r w:rsidRPr="00675B74">
          <w:t xml:space="preserve"> </w:t>
        </w:r>
      </w:ins>
      <w:ins w:id="9596" w:author="Rev 4 Allen Wirfs-Brock" w:date="2011-11-04T18:35:00Z">
        <w:del w:id="9597" w:author="Rev 5 Allen Wirfs-Brock" w:date="2011-11-07T16:52:00Z">
          <w:r w:rsidR="008C0F14" w:rsidRPr="004418C4" w:rsidDel="001C1CAB">
            <w:delText xml:space="preserve">Evaluate </w:delText>
          </w:r>
        </w:del>
        <w:r w:rsidR="008C0F14" w:rsidRPr="004418C4">
          <w:rPr>
            <w:rStyle w:val="bnf"/>
          </w:rPr>
          <w:t>BindingElement</w:t>
        </w:r>
        <w:r w:rsidR="008C0F14" w:rsidRPr="004418C4">
          <w:rPr>
            <w:rFonts w:cs="Arial"/>
            <w:i/>
            <w:vertAlign w:val="subscript"/>
          </w:rPr>
          <w:t xml:space="preserve"> </w:t>
        </w:r>
        <w:r w:rsidR="008C0F14" w:rsidRPr="004418C4">
          <w:t xml:space="preserve">using </w:t>
        </w:r>
      </w:ins>
      <w:ins w:id="9598" w:author="Rev 4 Allen Wirfs-Brock" w:date="2011-11-04T18:38:00Z">
        <w:r w:rsidR="008C0F14">
          <w:rPr>
            <w:i/>
          </w:rPr>
          <w:t>value</w:t>
        </w:r>
      </w:ins>
      <w:ins w:id="9599" w:author="Rev 4 Allen Wirfs-Brock" w:date="2011-11-04T18:35:00Z">
        <w:r w:rsidR="008C0F14" w:rsidRPr="004418C4">
          <w:t xml:space="preserve">, </w:t>
        </w:r>
        <w:r w:rsidR="008C0F14" w:rsidRPr="004418C4">
          <w:rPr>
            <w:i/>
          </w:rPr>
          <w:t>env</w:t>
        </w:r>
      </w:ins>
      <w:ins w:id="9600" w:author="Rev 4 Allen Wirfs-Brock" w:date="2011-11-04T18:38:00Z">
        <w:r w:rsidR="008C0F14">
          <w:rPr>
            <w:i/>
          </w:rPr>
          <w:t>irnment</w:t>
        </w:r>
      </w:ins>
      <w:ins w:id="9601" w:author="Rev 4 Allen Wirfs-Brock" w:date="2011-11-04T18:35:00Z">
        <w:r w:rsidR="008C0F14" w:rsidRPr="004418C4">
          <w:t xml:space="preserve">, and </w:t>
        </w:r>
        <w:r w:rsidR="008C0F14" w:rsidRPr="004418C4">
          <w:rPr>
            <w:i/>
          </w:rPr>
          <w:t>P</w:t>
        </w:r>
        <w:r w:rsidR="008C0F14" w:rsidRPr="004418C4">
          <w:t xml:space="preserve"> as </w:t>
        </w:r>
      </w:ins>
      <w:ins w:id="9602" w:author="Rev 4 Allen Wirfs-Brock" w:date="2011-11-04T18:38:00Z">
        <w:r w:rsidR="008C0F14">
          <w:t>arguments</w:t>
        </w:r>
      </w:ins>
      <w:ins w:id="9603" w:author="Rev 4 Allen Wirfs-Brock" w:date="2011-11-04T18:35:00Z">
        <w:r w:rsidR="008C0F14" w:rsidRPr="004418C4">
          <w:t>.</w:t>
        </w:r>
      </w:ins>
    </w:p>
    <w:p w14:paraId="70485886" w14:textId="77777777" w:rsidR="005E7156" w:rsidRDefault="005E7156" w:rsidP="005E7156">
      <w:pPr>
        <w:keepNext/>
        <w:rPr>
          <w:ins w:id="9604" w:author="Rev 4 Allen Wirfs-Brock" w:date="2011-11-04T18:19:00Z"/>
          <w:rFonts w:ascii="Helvetica" w:hAnsi="Helvetica"/>
          <w:b/>
          <w:spacing w:val="6"/>
        </w:rPr>
      </w:pPr>
      <w:ins w:id="9605" w:author="Rev 4 Allen Wirfs-Brock" w:date="2011-11-04T18:19:00Z">
        <w:r w:rsidRPr="004418C4">
          <w:rPr>
            <w:rFonts w:ascii="Helvetica" w:hAnsi="Helvetica"/>
            <w:b/>
          </w:rPr>
          <w:t xml:space="preserve">Runtime Semantics: </w:t>
        </w:r>
      </w:ins>
      <w:ins w:id="9606" w:author="Rev 4 Allen Wirfs-Brock" w:date="2011-11-04T18:21:00Z">
        <w:r>
          <w:rPr>
            <w:rFonts w:ascii="Helvetica" w:hAnsi="Helvetica"/>
            <w:b/>
          </w:rPr>
          <w:t xml:space="preserve">Indexed </w:t>
        </w:r>
      </w:ins>
      <w:ins w:id="9607" w:author="Rev 4 Allen Wirfs-Brock" w:date="2011-11-04T18:19:00Z">
        <w:r w:rsidRPr="004418C4">
          <w:rPr>
            <w:rFonts w:ascii="Helvetica" w:hAnsi="Helvetica"/>
            <w:b/>
            <w:spacing w:val="6"/>
          </w:rPr>
          <w:t>Binding Initialization</w:t>
        </w:r>
      </w:ins>
    </w:p>
    <w:p w14:paraId="2278F582" w14:textId="77777777" w:rsidR="005E7156" w:rsidRPr="004418C4" w:rsidRDefault="005E7156" w:rsidP="005E7156">
      <w:pPr>
        <w:ind w:left="360"/>
        <w:rPr>
          <w:ins w:id="9608" w:author="Rev 4 Allen Wirfs-Brock" w:date="2011-11-04T18:19:00Z"/>
        </w:rPr>
      </w:pPr>
      <w:ins w:id="9609" w:author="Rev 4 Allen Wirfs-Brock" w:date="2011-11-04T18:19:00Z">
        <w:r>
          <w:t>W</w:t>
        </w:r>
        <w:r w:rsidRPr="004418C4">
          <w:t xml:space="preserve">ith </w:t>
        </w:r>
        <w:r>
          <w:t>parameters</w:t>
        </w:r>
        <w:r w:rsidRPr="004418C4">
          <w:t xml:space="preserve"> </w:t>
        </w:r>
      </w:ins>
      <w:ins w:id="9610" w:author="Rev 4 Allen Wirfs-Brock" w:date="2011-11-04T18:23:00Z">
        <w:r>
          <w:rPr>
            <w:rFonts w:ascii="Times New Roman" w:hAnsi="Times New Roman"/>
            <w:i/>
          </w:rPr>
          <w:t>array</w:t>
        </w:r>
      </w:ins>
      <w:ins w:id="9611" w:author="Rev 4 Allen Wirfs-Brock" w:date="2011-11-04T18:20:00Z">
        <w:r>
          <w:t>,</w:t>
        </w:r>
      </w:ins>
      <w:ins w:id="9612" w:author="Rev 4 Allen Wirfs-Brock" w:date="2011-11-05T08:56:00Z">
        <w:r w:rsidR="00CB5F32">
          <w:t xml:space="preserve"> </w:t>
        </w:r>
        <w:del w:id="9613" w:author="Rev 5 Allen Wirfs-Brock" w:date="2012-01-04T11:45:00Z">
          <w:r w:rsidR="00CB5F32" w:rsidRPr="00C7794D" w:rsidDel="00B840BD">
            <w:rPr>
              <w:rFonts w:ascii="Times New Roman" w:hAnsi="Times New Roman"/>
              <w:i/>
            </w:rPr>
            <w:delText>arrayLength</w:delText>
          </w:r>
          <w:r w:rsidR="00CB5F32" w:rsidDel="00B840BD">
            <w:rPr>
              <w:rFonts w:ascii="Times New Roman" w:hAnsi="Times New Roman"/>
              <w:i/>
            </w:rPr>
            <w:delText xml:space="preserve">, </w:delText>
          </w:r>
        </w:del>
      </w:ins>
      <w:ins w:id="9614" w:author="Rev 4 Allen Wirfs-Brock" w:date="2011-11-05T08:58:00Z">
        <w:r w:rsidR="00CB5F32">
          <w:rPr>
            <w:rFonts w:ascii="Times New Roman" w:hAnsi="Times New Roman"/>
            <w:i/>
          </w:rPr>
          <w:t>nextI</w:t>
        </w:r>
      </w:ins>
      <w:ins w:id="9615" w:author="Rev 4 Allen Wirfs-Brock" w:date="2011-11-05T08:56:00Z">
        <w:r w:rsidR="00CB5F32">
          <w:rPr>
            <w:rFonts w:ascii="Times New Roman" w:hAnsi="Times New Roman"/>
            <w:i/>
          </w:rPr>
          <w:t>ndex</w:t>
        </w:r>
      </w:ins>
      <w:ins w:id="9616" w:author="Rev 4 Allen Wirfs-Brock" w:date="2011-11-05T08:57:00Z">
        <w:r w:rsidR="00CB5F32">
          <w:rPr>
            <w:rFonts w:ascii="Times New Roman" w:hAnsi="Times New Roman"/>
            <w:i/>
          </w:rPr>
          <w:t>,</w:t>
        </w:r>
      </w:ins>
      <w:ins w:id="9617" w:author="Rev 4 Allen Wirfs-Brock" w:date="2011-11-05T08:56:00Z">
        <w:r w:rsidR="00CB5F32" w:rsidRPr="004418C4">
          <w:t xml:space="preserve"> and</w:t>
        </w:r>
        <w:r w:rsidR="00CB5F32">
          <w:rPr>
            <w:rFonts w:ascii="Times New Roman" w:hAnsi="Times New Roman"/>
            <w:i/>
          </w:rPr>
          <w:t xml:space="preserve"> </w:t>
        </w:r>
        <w:r w:rsidR="00CB5F32" w:rsidRPr="00827833">
          <w:t xml:space="preserve"> </w:t>
        </w:r>
      </w:ins>
      <w:ins w:id="9618" w:author="Rev 4 Allen Wirfs-Brock" w:date="2011-11-04T18:20:00Z">
        <w:r>
          <w:rPr>
            <w:rFonts w:ascii="Times New Roman" w:hAnsi="Times New Roman"/>
            <w:i/>
          </w:rPr>
          <w:t>environment</w:t>
        </w:r>
      </w:ins>
      <w:ins w:id="9619" w:author="Rev 4 Allen Wirfs-Brock" w:date="2011-11-04T18:19:00Z">
        <w:r>
          <w:t>.</w:t>
        </w:r>
      </w:ins>
    </w:p>
    <w:p w14:paraId="156F3433" w14:textId="77777777" w:rsidR="005E7156" w:rsidRPr="008E00F6" w:rsidRDefault="005E7156" w:rsidP="005E7156">
      <w:pPr>
        <w:rPr>
          <w:ins w:id="9620" w:author="Rev 4 Allen Wirfs-Brock" w:date="2011-11-04T18:19:00Z"/>
          <w:sz w:val="18"/>
        </w:rPr>
      </w:pPr>
      <w:ins w:id="9621" w:author="Rev 4 Allen Wirfs-Brock" w:date="2011-11-04T18:1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initialization value.  This is the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6632564D" w14:textId="77777777" w:rsidR="00CB5F32" w:rsidRPr="00E77497" w:rsidRDefault="00CB5F32" w:rsidP="00CB5F32">
      <w:pPr>
        <w:contextualSpacing/>
        <w:rPr>
          <w:ins w:id="9622" w:author="Rev 4 Allen Wirfs-Brock" w:date="2011-11-05T08:55:00Z"/>
          <w:rFonts w:ascii="Courier New" w:hAnsi="Courier New" w:cs="Courier New"/>
          <w:b/>
        </w:rPr>
      </w:pPr>
      <w:ins w:id="9623" w:author="Rev 4 Allen Wirfs-Brock" w:date="2011-11-05T08: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ins>
    </w:p>
    <w:p w14:paraId="3425B6A5" w14:textId="77777777" w:rsidR="00CB5F32" w:rsidRPr="00E77497" w:rsidRDefault="00CB5F32" w:rsidP="00B34B48">
      <w:pPr>
        <w:pStyle w:val="Alg2"/>
        <w:numPr>
          <w:ilvl w:val="0"/>
          <w:numId w:val="543"/>
        </w:numPr>
        <w:spacing w:after="220"/>
        <w:rPr>
          <w:ins w:id="9624" w:author="Rev 4 Allen Wirfs-Brock" w:date="2011-11-05T08:55:00Z"/>
        </w:rPr>
      </w:pPr>
      <w:ins w:id="9625" w:author="Rev 4 Allen Wirfs-Brock" w:date="2011-11-05T08:55:00Z">
        <w:r>
          <w:t>Return</w:t>
        </w:r>
        <w:r w:rsidRPr="00E77497">
          <w:t xml:space="preserve">. </w:t>
        </w:r>
      </w:ins>
    </w:p>
    <w:p w14:paraId="25DC9649" w14:textId="77777777" w:rsidR="00CB5F32" w:rsidRPr="00E77497" w:rsidRDefault="00CB5F32" w:rsidP="00CB5F32">
      <w:pPr>
        <w:contextualSpacing/>
        <w:rPr>
          <w:ins w:id="9626" w:author="Rev 4 Allen Wirfs-Brock" w:date="2011-11-05T08:55:00Z"/>
        </w:rPr>
      </w:pPr>
      <w:ins w:id="9627"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ins>
    </w:p>
    <w:p w14:paraId="1A7E26CB" w14:textId="77777777" w:rsidR="00CB5F32" w:rsidRPr="00E77497" w:rsidRDefault="00CB5F32" w:rsidP="00B34B48">
      <w:pPr>
        <w:pStyle w:val="Alg3"/>
        <w:numPr>
          <w:ilvl w:val="0"/>
          <w:numId w:val="545"/>
        </w:numPr>
        <w:rPr>
          <w:ins w:id="9628" w:author="Rev 4 Allen Wirfs-Brock" w:date="2011-11-05T08:55:00Z"/>
        </w:rPr>
      </w:pPr>
      <w:ins w:id="9629" w:author="Rev 4 Allen Wirfs-Brock" w:date="2011-11-05T08:55:00Z">
        <w:r w:rsidRPr="00E77497">
          <w:t xml:space="preserve">If </w:t>
        </w:r>
        <w:r w:rsidRPr="00E77497">
          <w:rPr>
            <w:i/>
          </w:rPr>
          <w:t>Elision</w:t>
        </w:r>
        <w:r w:rsidRPr="00E77497">
          <w:t xml:space="preserve"> is present, then let </w:t>
        </w:r>
      </w:ins>
      <w:ins w:id="9630" w:author="Rev 4 Allen Wirfs-Brock" w:date="2011-11-05T08:58:00Z">
        <w:r>
          <w:rPr>
            <w:i/>
          </w:rPr>
          <w:t>nextIndex</w:t>
        </w:r>
      </w:ins>
      <w:ins w:id="9631" w:author="Rev 4 Allen Wirfs-Brock" w:date="2011-11-05T08:55:00Z">
        <w:r w:rsidRPr="00E77497">
          <w:t xml:space="preserve"> be the result of evaluating </w:t>
        </w:r>
        <w:r w:rsidRPr="00E77497">
          <w:rPr>
            <w:i/>
          </w:rPr>
          <w:t>Elision</w:t>
        </w:r>
        <w:r w:rsidRPr="00E77497">
          <w:t xml:space="preserve">, otherwise let </w:t>
        </w:r>
      </w:ins>
      <w:ins w:id="9632" w:author="Rev 4 Allen Wirfs-Brock" w:date="2011-11-05T08:59:00Z">
        <w:r>
          <w:rPr>
            <w:i/>
          </w:rPr>
          <w:t>nextIndex</w:t>
        </w:r>
      </w:ins>
      <w:ins w:id="9633" w:author="Rev 4 Allen Wirfs-Brock" w:date="2011-11-05T08:55:00Z">
        <w:r w:rsidRPr="00E77497">
          <w:t xml:space="preserve"> be 0.</w:t>
        </w:r>
      </w:ins>
    </w:p>
    <w:p w14:paraId="74A2FD07" w14:textId="77777777" w:rsidR="00CB5F32" w:rsidRPr="00675B74" w:rsidRDefault="00CB5F32" w:rsidP="00B34B48">
      <w:pPr>
        <w:pStyle w:val="Alg3"/>
        <w:numPr>
          <w:ilvl w:val="0"/>
          <w:numId w:val="545"/>
        </w:numPr>
        <w:spacing w:after="220"/>
        <w:rPr>
          <w:ins w:id="9634" w:author="Rev 4 Allen Wirfs-Brock" w:date="2011-11-05T08:55:00Z"/>
        </w:rPr>
      </w:pPr>
      <w:ins w:id="9635" w:author="Rev 4 Allen Wirfs-Brock" w:date="2011-11-05T08:55:00Z">
        <w:r>
          <w:t>Perform Indexed Binding Initialization for</w:t>
        </w:r>
        <w:r w:rsidRPr="004418C4">
          <w:t xml:space="preserve"> </w:t>
        </w:r>
        <w:r w:rsidRPr="00675B74">
          <w:rPr>
            <w:rStyle w:val="bnf"/>
          </w:rPr>
          <w:t xml:space="preserve">BindingRestElement </w:t>
        </w:r>
        <w:r w:rsidRPr="00E77497">
          <w:rPr>
            <w:rFonts w:cs="Arial"/>
            <w:i/>
            <w:vertAlign w:val="subscript"/>
          </w:rPr>
          <w:t xml:space="preserve"> </w:t>
        </w:r>
        <w:r w:rsidRPr="00E77497">
          <w:t xml:space="preserve">using </w:t>
        </w:r>
      </w:ins>
      <w:ins w:id="9636" w:author="Rev 4 Allen Wirfs-Brock" w:date="2011-11-05T09:00:00Z">
        <w:r>
          <w:rPr>
            <w:i/>
          </w:rPr>
          <w:t xml:space="preserve">array, </w:t>
        </w:r>
        <w:del w:id="9637" w:author="Rev 5 Allen Wirfs-Brock" w:date="2012-01-04T11:46:00Z">
          <w:r w:rsidDel="00B840BD">
            <w:rPr>
              <w:i/>
            </w:rPr>
            <w:delText xml:space="preserve">arrayLength, </w:delText>
          </w:r>
        </w:del>
        <w:r>
          <w:rPr>
            <w:i/>
          </w:rPr>
          <w:t>nextIndex</w:t>
        </w:r>
      </w:ins>
      <w:ins w:id="9638" w:author="Rev 4 Allen Wirfs-Brock" w:date="2011-11-05T08:55:00Z">
        <w:r>
          <w:t>,</w:t>
        </w:r>
        <w:r w:rsidRPr="00675B74">
          <w:t xml:space="preserve"> </w:t>
        </w:r>
      </w:ins>
      <w:ins w:id="9639" w:author="Rev 4 Allen Wirfs-Brock" w:date="2011-11-05T09:00:00Z">
        <w:r w:rsidRPr="00E77497">
          <w:t xml:space="preserve">and </w:t>
        </w:r>
      </w:ins>
      <w:ins w:id="9640" w:author="Rev 4 Allen Wirfs-Brock" w:date="2011-11-05T08:55:00Z">
        <w:r w:rsidRPr="00675B74">
          <w:rPr>
            <w:i/>
          </w:rPr>
          <w:t>enviro</w:t>
        </w:r>
        <w:r w:rsidRPr="00E77497">
          <w:rPr>
            <w:i/>
          </w:rPr>
          <w:t>nment</w:t>
        </w:r>
        <w:r w:rsidRPr="00E77497">
          <w:t xml:space="preserve"> as </w:t>
        </w:r>
        <w:r>
          <w:t>arguments</w:t>
        </w:r>
        <w:r w:rsidRPr="00675B74">
          <w:t>.</w:t>
        </w:r>
      </w:ins>
    </w:p>
    <w:p w14:paraId="2BD1FA18" w14:textId="77777777" w:rsidR="00B34B48" w:rsidRPr="00E77497" w:rsidRDefault="00B34B48" w:rsidP="00B34B48">
      <w:pPr>
        <w:contextualSpacing/>
        <w:rPr>
          <w:ins w:id="9641" w:author="Rev 5 Allen Wirfs-Brock" w:date="2012-01-03T16:58:00Z"/>
        </w:rPr>
      </w:pPr>
      <w:ins w:id="9642" w:author="Rev 5 Allen Wirfs-Brock" w:date="2012-01-03T16:58: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ins>
    </w:p>
    <w:p w14:paraId="31742AA2" w14:textId="77777777" w:rsidR="00B34B48" w:rsidRPr="00675B74" w:rsidRDefault="00B34B48" w:rsidP="00B34B48">
      <w:pPr>
        <w:pStyle w:val="Alg3"/>
        <w:numPr>
          <w:ilvl w:val="0"/>
          <w:numId w:val="546"/>
        </w:numPr>
        <w:spacing w:after="240"/>
        <w:rPr>
          <w:ins w:id="9643" w:author="Rev 5 Allen Wirfs-Brock" w:date="2012-01-03T16:58:00Z"/>
        </w:rPr>
      </w:pPr>
      <w:ins w:id="9644" w:author="Rev 5 Allen Wirfs-Brock" w:date="2012-01-03T16:58:00Z">
        <w:r>
          <w:t xml:space="preserve">Perform Indexed Binding Initialization for </w:t>
        </w:r>
        <w:r w:rsidRPr="00675B74">
          <w:rPr>
            <w:rStyle w:val="bnf"/>
          </w:rPr>
          <w:t>BindingElementList</w:t>
        </w:r>
        <w:r w:rsidRPr="00675B74">
          <w:rPr>
            <w:rFonts w:cs="Arial"/>
            <w:i/>
            <w:vertAlign w:val="subscript"/>
          </w:rPr>
          <w:t xml:space="preserve"> </w:t>
        </w:r>
        <w:r w:rsidRPr="00E77497">
          <w:t xml:space="preserve">using </w:t>
        </w:r>
        <w:r>
          <w:rPr>
            <w:i/>
          </w:rPr>
          <w:t>array</w:t>
        </w:r>
        <w:r w:rsidRPr="00E77497">
          <w:t>,</w:t>
        </w:r>
        <w:r w:rsidRPr="00E77497">
          <w:rPr>
            <w:i/>
          </w:rPr>
          <w:t xml:space="preserve"> </w:t>
        </w:r>
        <w:r>
          <w:rPr>
            <w:i/>
          </w:rPr>
          <w:t>nextIndex</w:t>
        </w:r>
        <w:r>
          <w:t>,</w:t>
        </w:r>
        <w:r w:rsidRPr="00675B74">
          <w:t xml:space="preserve"> </w:t>
        </w:r>
        <w:r w:rsidRPr="00E77497">
          <w:t xml:space="preserve">and </w:t>
        </w:r>
        <w:r w:rsidRPr="00675B74">
          <w:rPr>
            <w:i/>
          </w:rPr>
          <w:t>enviro</w:t>
        </w:r>
        <w:r w:rsidRPr="00E77497">
          <w:rPr>
            <w:i/>
          </w:rPr>
          <w:t>nmen</w:t>
        </w:r>
        <w:r>
          <w:rPr>
            <w:i/>
          </w:rPr>
          <w:t xml:space="preserve">t </w:t>
        </w:r>
        <w:r w:rsidRPr="00675B74">
          <w:t xml:space="preserve">as </w:t>
        </w:r>
        <w:r>
          <w:t>arguments</w:t>
        </w:r>
        <w:r w:rsidRPr="00675B74">
          <w:t>.</w:t>
        </w:r>
      </w:ins>
    </w:p>
    <w:p w14:paraId="5094605E" w14:textId="77777777" w:rsidR="00CB5F32" w:rsidRPr="00E77497" w:rsidRDefault="00CB5F32" w:rsidP="00CB5F32">
      <w:pPr>
        <w:contextualSpacing/>
        <w:rPr>
          <w:ins w:id="9645" w:author="Rev 4 Allen Wirfs-Brock" w:date="2011-11-05T08:55:00Z"/>
        </w:rPr>
      </w:pPr>
      <w:ins w:id="9646"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ins>
    </w:p>
    <w:p w14:paraId="6741D5FB" w14:textId="77777777" w:rsidR="00CB5F32" w:rsidRPr="00675B74" w:rsidRDefault="00CB5F32" w:rsidP="00B840BD">
      <w:pPr>
        <w:pStyle w:val="Alg3"/>
        <w:numPr>
          <w:ilvl w:val="0"/>
          <w:numId w:val="627"/>
        </w:numPr>
        <w:spacing w:after="240"/>
        <w:rPr>
          <w:ins w:id="9647" w:author="Rev 4 Allen Wirfs-Brock" w:date="2011-11-05T08:55:00Z"/>
        </w:rPr>
      </w:pPr>
      <w:ins w:id="9648" w:author="Rev 4 Allen Wirfs-Brock" w:date="2011-11-05T08:55:00Z">
        <w:r>
          <w:t xml:space="preserve">Perform Indexed Binding Initialization for </w:t>
        </w:r>
        <w:r w:rsidRPr="00675B74">
          <w:rPr>
            <w:rStyle w:val="bnf"/>
          </w:rPr>
          <w:t>BindingElementList</w:t>
        </w:r>
        <w:r w:rsidRPr="00675B74">
          <w:rPr>
            <w:rFonts w:cs="Arial"/>
            <w:i/>
            <w:vertAlign w:val="subscript"/>
          </w:rPr>
          <w:t xml:space="preserve"> </w:t>
        </w:r>
        <w:r w:rsidRPr="00E77497">
          <w:t xml:space="preserve">using </w:t>
        </w:r>
      </w:ins>
      <w:ins w:id="9649" w:author="Rev 4 Allen Wirfs-Brock" w:date="2011-11-05T09:02:00Z">
        <w:r w:rsidR="00F12460">
          <w:rPr>
            <w:i/>
          </w:rPr>
          <w:t>array</w:t>
        </w:r>
      </w:ins>
      <w:ins w:id="9650" w:author="Rev 4 Allen Wirfs-Brock" w:date="2011-11-05T08:55:00Z">
        <w:r w:rsidRPr="00E77497">
          <w:t>,</w:t>
        </w:r>
        <w:r w:rsidRPr="00E77497">
          <w:rPr>
            <w:i/>
          </w:rPr>
          <w:t xml:space="preserve"> </w:t>
        </w:r>
      </w:ins>
      <w:ins w:id="9651" w:author="Rev 4 Allen Wirfs-Brock" w:date="2011-11-05T09:02:00Z">
        <w:del w:id="9652" w:author="Rev 5 Allen Wirfs-Brock" w:date="2012-01-04T11:48:00Z">
          <w:r w:rsidR="00F12460" w:rsidRPr="00C7794D" w:rsidDel="00B840BD">
            <w:delText>0</w:delText>
          </w:r>
          <w:r w:rsidR="00F12460" w:rsidDel="00B840BD">
            <w:rPr>
              <w:i/>
            </w:rPr>
            <w:delText xml:space="preserve">,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9653" w:author="Rev 4 Allen Wirfs-Brock" w:date="2011-11-05T08:55:00Z">
        <w:r w:rsidRPr="00675B74">
          <w:t xml:space="preserve">as </w:t>
        </w:r>
        <w:r>
          <w:t>arguments</w:t>
        </w:r>
        <w:r w:rsidRPr="00675B74">
          <w:t>.</w:t>
        </w:r>
      </w:ins>
    </w:p>
    <w:p w14:paraId="63BAE43C" w14:textId="77777777" w:rsidR="00CB5F32" w:rsidRPr="00E77497" w:rsidRDefault="00CB5F32" w:rsidP="00CB5F32">
      <w:pPr>
        <w:contextualSpacing/>
        <w:rPr>
          <w:ins w:id="9654" w:author="Rev 4 Allen Wirfs-Brock" w:date="2011-11-05T08:55:00Z"/>
          <w:rFonts w:ascii="Courier New" w:hAnsi="Courier New" w:cs="Courier New"/>
          <w:b/>
        </w:rPr>
      </w:pPr>
      <w:ins w:id="9655"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ins>
    </w:p>
    <w:p w14:paraId="13D2BAC6" w14:textId="77777777" w:rsidR="00CB5F32" w:rsidRPr="00675B74" w:rsidRDefault="00CB5F32" w:rsidP="00B34B48">
      <w:pPr>
        <w:pStyle w:val="Alg3"/>
        <w:numPr>
          <w:ilvl w:val="0"/>
          <w:numId w:val="555"/>
        </w:numPr>
        <w:rPr>
          <w:ins w:id="9656" w:author="Rev 4 Allen Wirfs-Brock" w:date="2011-11-05T08:55:00Z"/>
        </w:rPr>
      </w:pPr>
      <w:ins w:id="9657" w:author="Rev 4 Allen Wirfs-Brock" w:date="2011-11-05T08:55:00Z">
        <w:r w:rsidRPr="00E77497">
          <w:t xml:space="preserve">Let </w:t>
        </w:r>
        <w:r w:rsidRPr="00E77497">
          <w:rPr>
            <w:i/>
          </w:rPr>
          <w:t>index</w:t>
        </w:r>
        <w:r w:rsidRPr="00E77497">
          <w:t xml:space="preserve"> be the result of </w:t>
        </w:r>
        <w:r>
          <w:t>performing Indexed Binding Initialization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ins>
      <w:ins w:id="9658" w:author="Rev 4 Allen Wirfs-Brock" w:date="2011-11-05T09:03:00Z">
        <w:r w:rsidR="00F12460">
          <w:rPr>
            <w:i/>
          </w:rPr>
          <w:t>array</w:t>
        </w:r>
        <w:r w:rsidR="00F12460" w:rsidRPr="00E77497">
          <w:t>,</w:t>
        </w:r>
        <w:r w:rsidR="00F12460" w:rsidRPr="00E77497">
          <w:rPr>
            <w:i/>
          </w:rPr>
          <w:t xml:space="preserve"> </w:t>
        </w:r>
        <w:del w:id="9659" w:author="Rev 5 Allen Wirfs-Brock" w:date="2012-01-04T11:49:00Z">
          <w:r w:rsidR="00F12460" w:rsidRPr="004418C4" w:rsidDel="00B840BD">
            <w:delText>0</w:delText>
          </w:r>
        </w:del>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ins>
      <w:ins w:id="9660" w:author="Rev 4 Allen Wirfs-Brock" w:date="2011-11-05T08:55:00Z">
        <w:r w:rsidRPr="00E77497">
          <w:t xml:space="preserve"> as </w:t>
        </w:r>
        <w:r>
          <w:t>arguments</w:t>
        </w:r>
        <w:r w:rsidRPr="00675B74">
          <w:t>.</w:t>
        </w:r>
      </w:ins>
    </w:p>
    <w:p w14:paraId="165403C4" w14:textId="77777777" w:rsidR="00CB5F32" w:rsidRPr="00E77497" w:rsidRDefault="00CB5F32" w:rsidP="00B34B48">
      <w:pPr>
        <w:pStyle w:val="Alg3"/>
        <w:numPr>
          <w:ilvl w:val="0"/>
          <w:numId w:val="555"/>
        </w:numPr>
        <w:rPr>
          <w:ins w:id="9661" w:author="Rev 4 Allen Wirfs-Brock" w:date="2011-11-05T08:55:00Z"/>
        </w:rPr>
      </w:pPr>
      <w:ins w:id="9662" w:author="Rev 4 Allen Wirfs-Brock" w:date="2011-11-05T08:5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302134C5" w14:textId="77777777" w:rsidR="00CB5F32" w:rsidRPr="00675B74" w:rsidRDefault="00CB5F32" w:rsidP="00B34B48">
      <w:pPr>
        <w:pStyle w:val="Alg3"/>
        <w:numPr>
          <w:ilvl w:val="0"/>
          <w:numId w:val="555"/>
        </w:numPr>
        <w:spacing w:after="220"/>
        <w:rPr>
          <w:ins w:id="9663" w:author="Rev 4 Allen Wirfs-Brock" w:date="2011-11-05T08:55:00Z"/>
        </w:rPr>
      </w:pPr>
      <w:ins w:id="9664" w:author="Rev 4 Allen Wirfs-Brock" w:date="2011-11-05T08:55:00Z">
        <w:r>
          <w:t>Perform Indexed Binding Initialization for</w:t>
        </w:r>
        <w:r w:rsidRPr="004418C4">
          <w:t xml:space="preserve"> </w:t>
        </w:r>
        <w:r w:rsidRPr="00675B74">
          <w:rPr>
            <w:rStyle w:val="bnf"/>
          </w:rPr>
          <w:t xml:space="preserve">BindingRestElement </w:t>
        </w:r>
        <w:r w:rsidRPr="00675B74">
          <w:rPr>
            <w:rFonts w:cs="Arial"/>
            <w:i/>
            <w:vertAlign w:val="subscript"/>
          </w:rPr>
          <w:t xml:space="preserve"> </w:t>
        </w:r>
        <w:r w:rsidRPr="00E77497">
          <w:t xml:space="preserve">using </w:t>
        </w:r>
      </w:ins>
      <w:ins w:id="9665" w:author="Rev 4 Allen Wirfs-Brock" w:date="2011-11-05T09:04:00Z">
        <w:r w:rsidR="00F12460">
          <w:rPr>
            <w:i/>
          </w:rPr>
          <w:t xml:space="preserve">array, </w:t>
        </w:r>
        <w:del w:id="9666" w:author="Rev 5 Allen Wirfs-Brock" w:date="2012-01-04T11:50:00Z">
          <w:r w:rsidR="00F12460" w:rsidDel="00B840BD">
            <w:rPr>
              <w:i/>
            </w:rPr>
            <w:delText xml:space="preserve">arrayLength, </w:delText>
          </w:r>
        </w:del>
      </w:ins>
      <w:ins w:id="9667" w:author="Rev 4 Allen Wirfs-Brock" w:date="2011-11-05T08:55:00Z">
        <w:r w:rsidRPr="00E77497">
          <w:rPr>
            <w:i/>
          </w:rPr>
          <w:t>index</w:t>
        </w:r>
        <w:r w:rsidRPr="00E77497">
          <w:t>+</w:t>
        </w:r>
        <w:r w:rsidRPr="00E77497">
          <w:rPr>
            <w:i/>
          </w:rPr>
          <w:t>skip</w:t>
        </w:r>
        <w:r w:rsidRPr="00E77497">
          <w:t xml:space="preserve"> </w:t>
        </w:r>
      </w:ins>
      <w:ins w:id="9668" w:author="Rev 4 Allen Wirfs-Brock" w:date="2011-11-05T09:04: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9669" w:author="Rev 4 Allen Wirfs-Brock" w:date="2011-11-05T08:55:00Z">
        <w:r w:rsidRPr="00E77497">
          <w:t xml:space="preserve">as </w:t>
        </w:r>
        <w:r>
          <w:t>arguments</w:t>
        </w:r>
        <w:r w:rsidRPr="00675B74">
          <w:t>.</w:t>
        </w:r>
      </w:ins>
    </w:p>
    <w:p w14:paraId="04F236BF" w14:textId="77777777" w:rsidR="00726A79" w:rsidRPr="00E77497" w:rsidDel="00C35E30" w:rsidRDefault="00726A79" w:rsidP="00D4578E">
      <w:pPr>
        <w:contextualSpacing/>
        <w:rPr>
          <w:ins w:id="9670" w:author="Allen Wirfs-Brock" w:date="2011-07-11T15:26:00Z"/>
          <w:del w:id="9671" w:author="Rev 4 Allen Wirfs-Brock" w:date="2011-10-15T18:19:00Z"/>
        </w:rPr>
      </w:pPr>
      <w:ins w:id="9672" w:author="Allen Wirfs-Brock" w:date="2011-07-11T15:26:00Z">
        <w:del w:id="9673" w:author="Rev 4 Allen Wirfs-Brock" w:date="2011-10-15T18:19:00Z">
          <w:r w:rsidRPr="00675B74" w:rsidDel="00C35E30">
            <w:delText xml:space="preserve">The </w:delText>
          </w:r>
          <w:r w:rsidRPr="00675B74" w:rsidDel="00C35E30">
            <w:rPr>
              <w:rFonts w:ascii="Times New Roman" w:eastAsia="Times New Roman" w:hAnsi="Times New Roman"/>
              <w:spacing w:val="6"/>
              <w:lang w:eastAsia="en-US"/>
            </w:rPr>
            <w:delText xml:space="preserve">BoundNames </w:delText>
          </w:r>
          <w:r w:rsidRPr="00675B74" w:rsidDel="00C35E30">
            <w:delText xml:space="preserve">of the production  </w:delText>
          </w:r>
        </w:del>
      </w:ins>
      <w:ins w:id="9674" w:author="Allen Wirfs-Brock" w:date="2011-07-11T15:27:00Z">
        <w:del w:id="9675" w:author="Rev 4 Allen Wirfs-Brock" w:date="2011-10-15T18:19:00Z">
          <w:r w:rsidRPr="00E77497" w:rsidDel="00C35E30">
            <w:rPr>
              <w:rStyle w:val="bnf"/>
            </w:rPr>
            <w:delText xml:space="preserve">BindingElementList </w:delText>
          </w:r>
        </w:del>
      </w:ins>
      <w:ins w:id="9676" w:author="Allen Wirfs-Brock" w:date="2011-07-11T15:26:00Z">
        <w:del w:id="9677" w:author="Rev 4 Allen Wirfs-Brock" w:date="2011-10-15T18:19:00Z">
          <w:r w:rsidRPr="00E77497" w:rsidDel="00C35E30">
            <w:rPr>
              <w:b/>
            </w:rPr>
            <w:delText>:</w:delText>
          </w:r>
          <w:r w:rsidRPr="00E77497" w:rsidDel="00C35E30">
            <w:delText xml:space="preserve"> </w:delText>
          </w:r>
        </w:del>
      </w:ins>
      <w:ins w:id="9678" w:author="Allen Wirfs-Brock" w:date="2011-07-11T15:28:00Z">
        <w:del w:id="9679" w:author="Rev 4 Allen Wirfs-Brock" w:date="2011-10-15T18:19:00Z">
          <w:r w:rsidRPr="00E77497" w:rsidDel="00C35E30">
            <w:rPr>
              <w:rFonts w:ascii="Times New Roman" w:hAnsi="Times New Roman"/>
              <w:i/>
            </w:rPr>
            <w:delText>Elision</w:delText>
          </w:r>
          <w:r w:rsidRPr="00E77497" w:rsidDel="00C35E30">
            <w:rPr>
              <w:rFonts w:cs="Arial"/>
              <w:vertAlign w:val="subscript"/>
            </w:rPr>
            <w:delText>opt</w:delText>
          </w:r>
          <w:r w:rsidRPr="00E77497" w:rsidDel="00C35E30">
            <w:rPr>
              <w:rStyle w:val="bnf"/>
            </w:rPr>
            <w:delText xml:space="preserve">  </w:delText>
          </w:r>
        </w:del>
      </w:ins>
      <w:ins w:id="9680" w:author="Allen Wirfs-Brock" w:date="2011-07-11T15:26:00Z">
        <w:del w:id="9681" w:author="Rev 4 Allen Wirfs-Brock" w:date="2011-10-15T18:19:00Z">
          <w:r w:rsidRPr="00E77497" w:rsidDel="00C35E30">
            <w:rPr>
              <w:rStyle w:val="bnf"/>
            </w:rPr>
            <w:delText>Binding</w:delText>
          </w:r>
        </w:del>
      </w:ins>
      <w:ins w:id="9682" w:author="Allen Wirfs-Brock" w:date="2011-07-11T15:28:00Z">
        <w:del w:id="9683" w:author="Rev 4 Allen Wirfs-Brock" w:date="2011-10-15T18:19:00Z">
          <w:r w:rsidRPr="00E77497" w:rsidDel="00C35E30">
            <w:rPr>
              <w:rStyle w:val="bnf"/>
            </w:rPr>
            <w:delText>Element</w:delText>
          </w:r>
        </w:del>
      </w:ins>
      <w:ins w:id="9684" w:author="Allen Wirfs-Brock" w:date="2011-07-11T15:26:00Z">
        <w:del w:id="9685" w:author="Rev 4 Allen Wirfs-Brock" w:date="2011-10-15T18:19:00Z">
          <w:r w:rsidRPr="00E77497" w:rsidDel="00C35E30">
            <w:rPr>
              <w:rStyle w:val="bnf"/>
              <w:rFonts w:ascii="Courier New" w:hAnsi="Courier New" w:cs="Courier New"/>
              <w:b/>
              <w:i w:val="0"/>
            </w:rPr>
            <w:delText xml:space="preserve"> </w:delText>
          </w:r>
          <w:r w:rsidRPr="00E77497" w:rsidDel="00C35E30">
            <w:delText>is determined as follows:</w:delText>
          </w:r>
        </w:del>
      </w:ins>
    </w:p>
    <w:p w14:paraId="5B2AF44F" w14:textId="77777777" w:rsidR="00726A79" w:rsidRPr="00E77497" w:rsidDel="00C35E30" w:rsidRDefault="00726A79" w:rsidP="006361CF">
      <w:pPr>
        <w:pStyle w:val="Alg4"/>
        <w:numPr>
          <w:ilvl w:val="0"/>
          <w:numId w:val="438"/>
        </w:numPr>
        <w:spacing w:after="220"/>
        <w:contextualSpacing/>
        <w:rPr>
          <w:ins w:id="9686" w:author="Allen Wirfs-Brock" w:date="2011-07-11T15:26:00Z"/>
          <w:del w:id="9687" w:author="Rev 4 Allen Wirfs-Brock" w:date="2011-10-15T18:19:00Z"/>
        </w:rPr>
        <w:pPrChange w:id="9688" w:author="Rev 4 Allen Wirfs-Brock" w:date="2011-11-07T12:16:00Z">
          <w:pPr>
            <w:pStyle w:val="Alg4"/>
            <w:numPr>
              <w:numId w:val="462"/>
            </w:numPr>
            <w:tabs>
              <w:tab w:val="num" w:pos="360"/>
            </w:tabs>
            <w:spacing w:after="220"/>
            <w:ind w:left="360" w:hanging="360"/>
            <w:contextualSpacing/>
          </w:pPr>
        </w:pPrChange>
      </w:pPr>
      <w:ins w:id="9689" w:author="Allen Wirfs-Brock" w:date="2011-07-11T15:26:00Z">
        <w:del w:id="9690" w:author="Rev 4 Allen Wirfs-Brock" w:date="2011-10-15T18:19:00Z">
          <w:r w:rsidRPr="00E77497" w:rsidDel="00C35E30">
            <w:delText xml:space="preserve">Return BoundNames of </w:delText>
          </w:r>
        </w:del>
      </w:ins>
      <w:ins w:id="9691" w:author="Allen Wirfs-Brock" w:date="2011-07-11T15:29:00Z">
        <w:del w:id="9692" w:author="Rev 4 Allen Wirfs-Brock" w:date="2011-10-15T18:19:00Z">
          <w:r w:rsidRPr="00E77497" w:rsidDel="00C35E30">
            <w:rPr>
              <w:rStyle w:val="bnf"/>
            </w:rPr>
            <w:delText>BindingElement</w:delText>
          </w:r>
        </w:del>
      </w:ins>
      <w:ins w:id="9693" w:author="Allen Wirfs-Brock" w:date="2011-07-11T15:26:00Z">
        <w:del w:id="9694" w:author="Rev 4 Allen Wirfs-Brock" w:date="2011-10-15T18:19:00Z">
          <w:r w:rsidRPr="00E77497" w:rsidDel="00C35E30">
            <w:delText>.</w:delText>
          </w:r>
        </w:del>
      </w:ins>
    </w:p>
    <w:p w14:paraId="19EB5A03" w14:textId="77777777" w:rsidR="000958E3" w:rsidRPr="00E77497" w:rsidRDefault="009E67EA" w:rsidP="00D4578E">
      <w:pPr>
        <w:contextualSpacing/>
        <w:rPr>
          <w:ins w:id="9695" w:author="Rev 4 Allen Wirfs-Brock" w:date="2011-10-15T18:20:00Z"/>
        </w:rPr>
      </w:pPr>
      <w:ins w:id="9696" w:author="Rev 3 Allen Wirfs-Brock" w:date="2011-09-11T13:04:00Z">
        <w:del w:id="9697" w:author="Rev 4 Allen Wirfs-Brock" w:date="2011-10-15T18:20:00Z">
          <w:r w:rsidRPr="00E77497" w:rsidDel="000958E3">
            <w:delText xml:space="preserve">The production </w:delText>
          </w:r>
        </w:del>
      </w:ins>
      <w:ins w:id="9698" w:author="Rev 3 Allen Wirfs-Brock" w:date="2011-09-11T13:05:00Z">
        <w:r w:rsidRPr="00E77497">
          <w:rPr>
            <w:rStyle w:val="bnf"/>
          </w:rPr>
          <w:t>Binding</w:t>
        </w:r>
      </w:ins>
      <w:ins w:id="9699" w:author="Rev 3 Allen Wirfs-Brock" w:date="2011-09-11T13:04:00Z">
        <w:r w:rsidRPr="00E77497">
          <w:rPr>
            <w:rStyle w:val="bnf"/>
          </w:rPr>
          <w:t xml:space="preserve">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ins>
      <w:ins w:id="9700" w:author="Rev 3 Allen Wirfs-Brock" w:date="2011-09-11T13:05:00Z">
        <w:r w:rsidRPr="00E77497">
          <w:rPr>
            <w:rStyle w:val="bnf"/>
          </w:rPr>
          <w:t>Binding</w:t>
        </w:r>
      </w:ins>
      <w:ins w:id="9701" w:author="Rev 3 Allen Wirfs-Brock" w:date="2011-09-11T13:04:00Z">
        <w:r w:rsidRPr="00E77497">
          <w:rPr>
            <w:rStyle w:val="bnf"/>
          </w:rPr>
          <w:t>Element</w:t>
        </w:r>
        <w:r w:rsidRPr="00E77497">
          <w:rPr>
            <w:rFonts w:cs="Arial"/>
            <w:i/>
            <w:vertAlign w:val="subscript"/>
          </w:rPr>
          <w:t xml:space="preserve"> </w:t>
        </w:r>
        <w:r w:rsidRPr="00E77497">
          <w:t xml:space="preserve"> </w:t>
        </w:r>
        <w:del w:id="9702" w:author="Rev 4 Allen Wirfs-Brock" w:date="2011-10-15T18:20:00Z">
          <w:r w:rsidRPr="00E77497" w:rsidDel="000958E3">
            <w:delText xml:space="preserve">is evaluated </w:delText>
          </w:r>
        </w:del>
      </w:ins>
    </w:p>
    <w:p w14:paraId="74E8DA5C" w14:textId="77777777" w:rsidR="009E67EA" w:rsidRPr="00E77497" w:rsidDel="00D20B80" w:rsidRDefault="009E67EA" w:rsidP="00D4578E">
      <w:pPr>
        <w:ind w:left="360"/>
        <w:rPr>
          <w:ins w:id="9703" w:author="Rev 3 Allen Wirfs-Brock" w:date="2011-09-11T13:04:00Z"/>
          <w:del w:id="9704" w:author="Rev 4 Allen Wirfs-Brock" w:date="2011-11-04T18:09:00Z"/>
        </w:rPr>
      </w:pPr>
      <w:ins w:id="9705" w:author="Rev 3 Allen Wirfs-Brock" w:date="2011-09-11T13:04:00Z">
        <w:del w:id="9706" w:author="Rev 4 Allen Wirfs-Brock" w:date="2011-11-04T18:09:00Z">
          <w:r w:rsidRPr="00E77497" w:rsidDel="00D20B80">
            <w:delText xml:space="preserve">with the parameters </w:delText>
          </w:r>
          <w:r w:rsidRPr="00E77497" w:rsidDel="00D20B80">
            <w:rPr>
              <w:rStyle w:val="bnf"/>
            </w:rPr>
            <w:delText>obj</w:delText>
          </w:r>
        </w:del>
      </w:ins>
      <w:ins w:id="9707" w:author="Rev 3 Allen Wirfs-Brock" w:date="2011-09-11T13:06:00Z">
        <w:del w:id="9708" w:author="Rev 4 Allen Wirfs-Brock" w:date="2011-11-04T18:09:00Z">
          <w:r w:rsidRPr="00E77497" w:rsidDel="00D20B80">
            <w:delText xml:space="preserve">, </w:delText>
          </w:r>
          <w:r w:rsidRPr="00E77497" w:rsidDel="00D20B80">
            <w:rPr>
              <w:rFonts w:ascii="Times New Roman" w:eastAsia="Times New Roman" w:hAnsi="Times New Roman"/>
              <w:i/>
              <w:spacing w:val="6"/>
              <w:lang w:eastAsia="en-US"/>
            </w:rPr>
            <w:delText>env</w:delText>
          </w:r>
          <w:r w:rsidRPr="00E77497" w:rsidDel="00D20B80">
            <w:delText xml:space="preserve">, </w:delText>
          </w:r>
        </w:del>
      </w:ins>
      <w:ins w:id="9709" w:author="Rev 3 Allen Wirfs-Brock" w:date="2011-09-11T13:04:00Z">
        <w:del w:id="9710" w:author="Rev 4 Allen Wirfs-Brock" w:date="2011-11-04T18:09:00Z">
          <w:r w:rsidRPr="00E77497" w:rsidDel="00D20B80">
            <w:delText xml:space="preserve">and </w:delText>
          </w:r>
          <w:r w:rsidRPr="00E77497" w:rsidDel="00D20B80">
            <w:rPr>
              <w:rStyle w:val="bnf"/>
            </w:rPr>
            <w:delText>index</w:delText>
          </w:r>
          <w:r w:rsidRPr="00E77497" w:rsidDel="00D20B80">
            <w:delText xml:space="preserve"> </w:delText>
          </w:r>
        </w:del>
        <w:del w:id="9711" w:author="Rev 4 Allen Wirfs-Brock" w:date="2011-10-15T18:20:00Z">
          <w:r w:rsidRPr="00E77497" w:rsidDel="000958E3">
            <w:delText>as follows:</w:delText>
          </w:r>
        </w:del>
      </w:ins>
    </w:p>
    <w:p w14:paraId="240E013F" w14:textId="77777777" w:rsidR="009E67EA" w:rsidRPr="00E77497" w:rsidRDefault="009E67EA" w:rsidP="00B34B48">
      <w:pPr>
        <w:pStyle w:val="Alg3"/>
        <w:numPr>
          <w:ilvl w:val="0"/>
          <w:numId w:val="549"/>
        </w:numPr>
        <w:rPr>
          <w:ins w:id="9712" w:author="Rev 3 Allen Wirfs-Brock" w:date="2011-09-11T13:04:00Z"/>
        </w:rPr>
      </w:pPr>
      <w:ins w:id="9713" w:author="Rev 3 Allen Wirfs-Brock" w:date="2011-09-11T13:04: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4852913F" w14:textId="77777777" w:rsidR="009E67EA" w:rsidRPr="00675B74" w:rsidRDefault="00D20B80" w:rsidP="00B34B48">
      <w:pPr>
        <w:pStyle w:val="Alg3"/>
        <w:numPr>
          <w:ilvl w:val="0"/>
          <w:numId w:val="549"/>
        </w:numPr>
        <w:rPr>
          <w:ins w:id="9714" w:author="Rev 3 Allen Wirfs-Brock" w:date="2011-09-11T13:04:00Z"/>
        </w:rPr>
      </w:pPr>
      <w:ins w:id="9715" w:author="Rev 4 Allen Wirfs-Brock" w:date="2011-11-04T18:10:00Z">
        <w:r>
          <w:t xml:space="preserve">Perform </w:t>
        </w:r>
      </w:ins>
      <w:ins w:id="9716" w:author="Rev 4 Allen Wirfs-Brock" w:date="2011-11-04T18:55:00Z">
        <w:r w:rsidR="00675B74">
          <w:t>Indexed</w:t>
        </w:r>
      </w:ins>
      <w:ins w:id="9717" w:author="Rev 4 Allen Wirfs-Brock" w:date="2011-11-04T18:22:00Z">
        <w:r w:rsidR="005E7156">
          <w:t xml:space="preserve"> </w:t>
        </w:r>
      </w:ins>
      <w:ins w:id="9718" w:author="Rev 4 Allen Wirfs-Brock" w:date="2011-11-04T18:10:00Z">
        <w:r>
          <w:t>Binding Initialization for</w:t>
        </w:r>
        <w:r w:rsidRPr="004418C4">
          <w:t xml:space="preserve"> </w:t>
        </w:r>
      </w:ins>
      <w:ins w:id="9719" w:author="Rev 3 Allen Wirfs-Brock" w:date="2011-09-11T13:04:00Z">
        <w:del w:id="9720" w:author="Rev 4 Allen Wirfs-Brock" w:date="2011-11-04T18:10:00Z">
          <w:r w:rsidR="009E67EA" w:rsidRPr="00675B74" w:rsidDel="00D20B80">
            <w:delText xml:space="preserve">Evaluate </w:delText>
          </w:r>
        </w:del>
      </w:ins>
      <w:ins w:id="9721" w:author="Rev 3 Allen Wirfs-Brock" w:date="2011-09-11T13:07:00Z">
        <w:r w:rsidR="009E67EA" w:rsidRPr="00675B74">
          <w:rPr>
            <w:rStyle w:val="bnf"/>
          </w:rPr>
          <w:t>BindingElement</w:t>
        </w:r>
        <w:r w:rsidR="009E67EA" w:rsidRPr="00675B74">
          <w:rPr>
            <w:rFonts w:cs="Arial"/>
            <w:i/>
            <w:vertAlign w:val="subscript"/>
          </w:rPr>
          <w:t xml:space="preserve"> </w:t>
        </w:r>
        <w:r w:rsidR="009E67EA" w:rsidRPr="00E77497">
          <w:t xml:space="preserve"> </w:t>
        </w:r>
      </w:ins>
      <w:ins w:id="9722" w:author="Rev 3 Allen Wirfs-Brock" w:date="2011-09-11T13:04:00Z">
        <w:r w:rsidR="009E67EA" w:rsidRPr="00E77497">
          <w:t xml:space="preserve">using </w:t>
        </w:r>
        <w:del w:id="9723" w:author="Rev 4 Allen Wirfs-Brock" w:date="2011-11-04T18:11:00Z">
          <w:r w:rsidR="009E67EA" w:rsidRPr="00E77497" w:rsidDel="00D20B80">
            <w:rPr>
              <w:i/>
            </w:rPr>
            <w:delText>obj</w:delText>
          </w:r>
        </w:del>
      </w:ins>
      <w:ins w:id="9724" w:author="Rev 4 Allen Wirfs-Brock" w:date="2011-11-04T18:23:00Z">
        <w:r w:rsidR="005E7156">
          <w:rPr>
            <w:i/>
          </w:rPr>
          <w:t>array</w:t>
        </w:r>
      </w:ins>
      <w:ins w:id="9725" w:author="Rev 3 Allen Wirfs-Brock" w:date="2011-09-11T13:04:00Z">
        <w:del w:id="9726" w:author="Rev 4 Allen Wirfs-Brock" w:date="2011-11-04T18:11:00Z">
          <w:r w:rsidR="009E67EA" w:rsidRPr="00675B74" w:rsidDel="00D20B80">
            <w:delText xml:space="preserve"> as the </w:delText>
          </w:r>
          <w:r w:rsidR="009E67EA" w:rsidRPr="00675B74" w:rsidDel="00D20B80">
            <w:rPr>
              <w:i/>
            </w:rPr>
            <w:delText>obj</w:delText>
          </w:r>
          <w:r w:rsidR="009E67EA" w:rsidRPr="00675B74" w:rsidDel="00D20B80">
            <w:delText xml:space="preserve"> parameter</w:delText>
          </w:r>
        </w:del>
      </w:ins>
      <w:ins w:id="9727" w:author="Rev 3 Allen Wirfs-Brock" w:date="2011-09-22T16:32:00Z">
        <w:r w:rsidR="005D3876" w:rsidRPr="00E77497">
          <w:t xml:space="preserve">, </w:t>
        </w:r>
      </w:ins>
      <w:ins w:id="9728" w:author="Rev 4 Allen Wirfs-Brock" w:date="2011-11-05T09:06:00Z">
        <w:del w:id="9729" w:author="Rev 5 Allen Wirfs-Brock" w:date="2012-01-04T11:51:00Z">
          <w:r w:rsidR="00F12460" w:rsidDel="00B840BD">
            <w:rPr>
              <w:i/>
            </w:rPr>
            <w:delText xml:space="preserve">arrayLength, </w:delText>
          </w:r>
        </w:del>
        <w:r w:rsidR="00F12460">
          <w:rPr>
            <w:i/>
          </w:rPr>
          <w:t>nextIndex</w:t>
        </w:r>
        <w:r w:rsidR="00F12460" w:rsidRPr="00E77497">
          <w:t xml:space="preserve"> +</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9730" w:author="Rev 3 Allen Wirfs-Brock" w:date="2011-09-22T16:32:00Z">
        <w:del w:id="9731" w:author="Rev 4 Allen Wirfs-Brock" w:date="2011-11-05T09:06:00Z">
          <w:r w:rsidR="005D3876" w:rsidRPr="00E77497" w:rsidDel="00F12460">
            <w:rPr>
              <w:i/>
            </w:rPr>
            <w:delText>env</w:delText>
          </w:r>
        </w:del>
        <w:del w:id="9732" w:author="Rev 4 Allen Wirfs-Brock" w:date="2011-11-04T18:11:00Z">
          <w:r w:rsidR="005D3876" w:rsidRPr="00675B74" w:rsidDel="00D20B80">
            <w:delText xml:space="preserve"> as the </w:delText>
          </w:r>
          <w:r w:rsidR="005D3876" w:rsidRPr="00675B74" w:rsidDel="00D20B80">
            <w:rPr>
              <w:i/>
            </w:rPr>
            <w:delText>env</w:delText>
          </w:r>
          <w:r w:rsidR="005D3876" w:rsidRPr="00675B74" w:rsidDel="00D20B80">
            <w:delText xml:space="preserve"> parameter</w:delText>
          </w:r>
        </w:del>
        <w:del w:id="9733" w:author="Rev 4 Allen Wirfs-Brock" w:date="2011-11-05T09:06:00Z">
          <w:r w:rsidR="005D3876" w:rsidRPr="00E77497" w:rsidDel="00F12460">
            <w:delText>,</w:delText>
          </w:r>
        </w:del>
      </w:ins>
      <w:ins w:id="9734" w:author="Rev 3 Allen Wirfs-Brock" w:date="2011-09-11T13:04:00Z">
        <w:del w:id="9735" w:author="Rev 4 Allen Wirfs-Brock" w:date="2011-11-05T09:06:00Z">
          <w:r w:rsidR="009E67EA" w:rsidRPr="00E77497" w:rsidDel="00F12460">
            <w:delText xml:space="preserve"> and </w:delText>
          </w:r>
          <w:r w:rsidR="009E67EA" w:rsidRPr="00E77497" w:rsidDel="00F12460">
            <w:rPr>
              <w:i/>
            </w:rPr>
            <w:delText>index</w:delText>
          </w:r>
          <w:r w:rsidR="009E67EA" w:rsidRPr="00E77497" w:rsidDel="00F12460">
            <w:delText>+</w:delText>
          </w:r>
          <w:r w:rsidR="009E67EA" w:rsidRPr="00E77497" w:rsidDel="00F12460">
            <w:rPr>
              <w:i/>
            </w:rPr>
            <w:delText>skip</w:delText>
          </w:r>
          <w:r w:rsidR="009E67EA" w:rsidRPr="00E77497" w:rsidDel="00F12460">
            <w:delText xml:space="preserve"> </w:delText>
          </w:r>
        </w:del>
        <w:r w:rsidR="009E67EA" w:rsidRPr="00E77497">
          <w:t xml:space="preserve">as </w:t>
        </w:r>
        <w:del w:id="9736" w:author="Rev 4 Allen Wirfs-Brock" w:date="2011-11-04T18:22:00Z">
          <w:r w:rsidR="009E67EA" w:rsidRPr="00E77497" w:rsidDel="005E7156">
            <w:delText xml:space="preserve">the </w:delText>
          </w:r>
        </w:del>
        <w:del w:id="9737" w:author="Rev 4 Allen Wirfs-Brock" w:date="2011-10-04T13:41:00Z">
          <w:r w:rsidR="009E67EA" w:rsidRPr="00E77497" w:rsidDel="00E73FF3">
            <w:rPr>
              <w:i/>
            </w:rPr>
            <w:delText>index</w:delText>
          </w:r>
        </w:del>
        <w:del w:id="9738" w:author="Rev 4 Allen Wirfs-Brock" w:date="2011-11-04T18:22:00Z">
          <w:r w:rsidR="009E67EA" w:rsidRPr="00E77497" w:rsidDel="005E7156">
            <w:delText xml:space="preserve"> parameter</w:delText>
          </w:r>
        </w:del>
      </w:ins>
      <w:ins w:id="9739" w:author="Rev 4 Allen Wirfs-Brock" w:date="2011-11-04T18:22:00Z">
        <w:r w:rsidR="005E7156">
          <w:t>arguments</w:t>
        </w:r>
      </w:ins>
      <w:ins w:id="9740" w:author="Rev 3 Allen Wirfs-Brock" w:date="2011-09-11T13:04:00Z">
        <w:r w:rsidR="009E67EA" w:rsidRPr="00675B74">
          <w:t>.</w:t>
        </w:r>
      </w:ins>
    </w:p>
    <w:p w14:paraId="229B030B" w14:textId="77777777" w:rsidR="009E67EA" w:rsidRPr="00E77497" w:rsidRDefault="009E67EA" w:rsidP="00B34B48">
      <w:pPr>
        <w:pStyle w:val="Alg3"/>
        <w:numPr>
          <w:ilvl w:val="0"/>
          <w:numId w:val="549"/>
        </w:numPr>
        <w:spacing w:after="220"/>
        <w:rPr>
          <w:ins w:id="9741" w:author="Rev 3 Allen Wirfs-Brock" w:date="2011-09-11T13:04:00Z"/>
        </w:rPr>
      </w:pPr>
      <w:ins w:id="9742" w:author="Rev 3 Allen Wirfs-Brock" w:date="2011-09-11T13:04:00Z">
        <w:r w:rsidRPr="00E77497">
          <w:t xml:space="preserve">Return </w:t>
        </w:r>
        <w:r w:rsidRPr="00E77497">
          <w:rPr>
            <w:i/>
          </w:rPr>
          <w:t>index</w:t>
        </w:r>
        <w:r w:rsidRPr="00E77497">
          <w:t>+</w:t>
        </w:r>
        <w:r w:rsidRPr="00E77497">
          <w:rPr>
            <w:i/>
          </w:rPr>
          <w:t>skip</w:t>
        </w:r>
        <w:r w:rsidRPr="00E77497">
          <w:t>+1.</w:t>
        </w:r>
      </w:ins>
    </w:p>
    <w:p w14:paraId="2FD078B7" w14:textId="77777777" w:rsidR="00726A79" w:rsidRPr="00E77497" w:rsidDel="00343429" w:rsidRDefault="00726A79" w:rsidP="00C7794D">
      <w:pPr>
        <w:contextualSpacing/>
        <w:rPr>
          <w:ins w:id="9743" w:author="Allen Wirfs-Brock" w:date="2011-07-11T15:29:00Z"/>
          <w:del w:id="9744" w:author="Rev 4 Allen Wirfs-Brock" w:date="2011-10-15T18:21:00Z"/>
        </w:rPr>
      </w:pPr>
      <w:ins w:id="9745" w:author="Allen Wirfs-Brock" w:date="2011-07-11T15:29:00Z">
        <w:del w:id="9746" w:author="Rev 4 Allen Wirfs-Brock" w:date="2011-10-15T18:21:00Z">
          <w:r w:rsidRPr="00E77497" w:rsidDel="00343429">
            <w:delText xml:space="preserve">The </w:delText>
          </w:r>
          <w:r w:rsidRPr="00E77497" w:rsidDel="00343429">
            <w:rPr>
              <w:rFonts w:ascii="Times New Roman" w:eastAsia="Times New Roman" w:hAnsi="Times New Roman"/>
              <w:spacing w:val="6"/>
              <w:lang w:eastAsia="en-US"/>
            </w:rPr>
            <w:delText xml:space="preserve">BoundNames </w:delText>
          </w:r>
          <w:r w:rsidRPr="00E77497" w:rsidDel="00343429">
            <w:delText xml:space="preserve">of the production  </w:delText>
          </w:r>
          <w:r w:rsidRPr="00E77497" w:rsidDel="00343429">
            <w:rPr>
              <w:rStyle w:val="bnf"/>
            </w:rPr>
            <w:delText xml:space="preserve">BindingElementList </w:delText>
          </w:r>
          <w:r w:rsidRPr="00E77497" w:rsidDel="00343429">
            <w:rPr>
              <w:b/>
            </w:rPr>
            <w:delText>:</w:delText>
          </w:r>
          <w:r w:rsidRPr="00E77497" w:rsidDel="00343429">
            <w:delText xml:space="preserve"> </w:delText>
          </w:r>
        </w:del>
      </w:ins>
      <w:ins w:id="9747" w:author="Allen Wirfs-Brock" w:date="2011-07-11T15:30:00Z">
        <w:del w:id="9748" w:author="Rev 4 Allen Wirfs-Brock" w:date="2011-10-15T18:21:00Z">
          <w:r w:rsidRPr="00E77497" w:rsidDel="00343429">
            <w:rPr>
              <w:rStyle w:val="bnf"/>
            </w:rPr>
            <w:delText xml:space="preserve">BindingElementList </w:delText>
          </w:r>
        </w:del>
      </w:ins>
      <w:ins w:id="9749" w:author="Allen Wirfs-Brock" w:date="2011-07-11T15:29:00Z">
        <w:del w:id="9750" w:author="Rev 4 Allen Wirfs-Brock" w:date="2011-10-15T18:21:00Z">
          <w:r w:rsidRPr="00E77497" w:rsidDel="00343429">
            <w:rPr>
              <w:rStyle w:val="bnf"/>
              <w:rFonts w:ascii="Courier New" w:hAnsi="Courier New" w:cs="Courier New"/>
              <w:b/>
              <w:i w:val="0"/>
            </w:rPr>
            <w:delText>,</w:delText>
          </w:r>
          <w:r w:rsidRPr="00E77497" w:rsidDel="00343429">
            <w:rPr>
              <w:rStyle w:val="bnf"/>
            </w:rPr>
            <w:delText xml:space="preserve"> </w:delText>
          </w:r>
        </w:del>
      </w:ins>
      <w:ins w:id="9751" w:author="Allen Wirfs-Brock" w:date="2011-07-11T15:30:00Z">
        <w:del w:id="9752" w:author="Rev 4 Allen Wirfs-Brock" w:date="2011-10-15T18:21:00Z">
          <w:r w:rsidRPr="00E77497" w:rsidDel="00343429">
            <w:rPr>
              <w:rFonts w:ascii="Times New Roman" w:hAnsi="Times New Roman"/>
              <w:i/>
            </w:rPr>
            <w:delText>Elision</w:delText>
          </w:r>
          <w:r w:rsidRPr="00E77497" w:rsidDel="00343429">
            <w:rPr>
              <w:rFonts w:cs="Arial"/>
              <w:vertAlign w:val="subscript"/>
            </w:rPr>
            <w:delText>opt</w:delText>
          </w:r>
          <w:r w:rsidRPr="00E77497" w:rsidDel="00343429">
            <w:rPr>
              <w:rStyle w:val="bnf"/>
            </w:rPr>
            <w:delText xml:space="preserve">  BindingElement</w:delText>
          </w:r>
          <w:r w:rsidRPr="00E77497" w:rsidDel="00343429">
            <w:delText xml:space="preserve"> </w:delText>
          </w:r>
        </w:del>
      </w:ins>
      <w:ins w:id="9753" w:author="Allen Wirfs-Brock" w:date="2011-07-11T15:29:00Z">
        <w:del w:id="9754" w:author="Rev 4 Allen Wirfs-Brock" w:date="2011-10-15T18:21:00Z">
          <w:r w:rsidRPr="00E77497" w:rsidDel="00343429">
            <w:delText>is determined as follows:</w:delText>
          </w:r>
        </w:del>
      </w:ins>
    </w:p>
    <w:p w14:paraId="6BB3D567" w14:textId="77777777" w:rsidR="00726A79" w:rsidRPr="00E77497" w:rsidDel="00343429" w:rsidRDefault="00726A79" w:rsidP="006361CF">
      <w:pPr>
        <w:pStyle w:val="Alg4"/>
        <w:numPr>
          <w:ilvl w:val="0"/>
          <w:numId w:val="439"/>
        </w:numPr>
        <w:spacing w:after="220"/>
        <w:contextualSpacing/>
        <w:rPr>
          <w:ins w:id="9755" w:author="Allen Wirfs-Brock" w:date="2011-07-11T15:29:00Z"/>
          <w:del w:id="9756" w:author="Rev 4 Allen Wirfs-Brock" w:date="2011-10-15T18:21:00Z"/>
        </w:rPr>
        <w:pPrChange w:id="9757" w:author="Rev 4 Allen Wirfs-Brock" w:date="2011-11-07T12:16:00Z">
          <w:pPr>
            <w:pStyle w:val="Alg4"/>
            <w:numPr>
              <w:numId w:val="463"/>
            </w:numPr>
            <w:tabs>
              <w:tab w:val="num" w:pos="360"/>
            </w:tabs>
            <w:spacing w:after="220"/>
            <w:ind w:left="360" w:hanging="360"/>
            <w:contextualSpacing/>
          </w:pPr>
        </w:pPrChange>
      </w:pPr>
      <w:ins w:id="9758" w:author="Allen Wirfs-Brock" w:date="2011-07-11T15:29:00Z">
        <w:del w:id="9759" w:author="Rev 4 Allen Wirfs-Brock" w:date="2011-10-15T18:21:00Z">
          <w:r w:rsidRPr="00E77497" w:rsidDel="00343429">
            <w:delText xml:space="preserve">Let </w:delText>
          </w:r>
          <w:r w:rsidRPr="00E77497" w:rsidDel="00343429">
            <w:rPr>
              <w:i/>
            </w:rPr>
            <w:delText xml:space="preserve">names </w:delText>
          </w:r>
          <w:r w:rsidRPr="00E77497" w:rsidDel="00343429">
            <w:delText xml:space="preserve">be BoundNames of </w:delText>
          </w:r>
        </w:del>
      </w:ins>
      <w:ins w:id="9760" w:author="Allen Wirfs-Brock" w:date="2011-07-11T15:30:00Z">
        <w:del w:id="9761" w:author="Rev 4 Allen Wirfs-Brock" w:date="2011-10-15T18:21:00Z">
          <w:r w:rsidRPr="00E77497" w:rsidDel="00343429">
            <w:rPr>
              <w:rStyle w:val="bnf"/>
            </w:rPr>
            <w:delText>BindingElementList</w:delText>
          </w:r>
        </w:del>
      </w:ins>
      <w:ins w:id="9762" w:author="Allen Wirfs-Brock" w:date="2011-07-11T15:29:00Z">
        <w:del w:id="9763" w:author="Rev 4 Allen Wirfs-Brock" w:date="2011-10-15T18:21:00Z">
          <w:r w:rsidRPr="00E77497" w:rsidDel="00343429">
            <w:delText>.</w:delText>
          </w:r>
        </w:del>
      </w:ins>
    </w:p>
    <w:p w14:paraId="6D0EB0D9" w14:textId="77777777" w:rsidR="00726A79" w:rsidRPr="00E77497" w:rsidDel="00343429" w:rsidRDefault="00726A79" w:rsidP="006361CF">
      <w:pPr>
        <w:pStyle w:val="Alg4"/>
        <w:numPr>
          <w:ilvl w:val="0"/>
          <w:numId w:val="439"/>
        </w:numPr>
        <w:spacing w:after="220"/>
        <w:contextualSpacing/>
        <w:rPr>
          <w:ins w:id="9764" w:author="Allen Wirfs-Brock" w:date="2011-07-11T15:29:00Z"/>
          <w:del w:id="9765" w:author="Rev 4 Allen Wirfs-Brock" w:date="2011-10-15T18:21:00Z"/>
          <w:rStyle w:val="bnf"/>
          <w:i w:val="0"/>
        </w:rPr>
        <w:pPrChange w:id="9766" w:author="Rev 4 Allen Wirfs-Brock" w:date="2011-11-07T12:16:00Z">
          <w:pPr>
            <w:pStyle w:val="Alg4"/>
            <w:numPr>
              <w:numId w:val="463"/>
            </w:numPr>
            <w:tabs>
              <w:tab w:val="num" w:pos="360"/>
            </w:tabs>
            <w:spacing w:after="220"/>
            <w:ind w:left="360" w:hanging="360"/>
            <w:contextualSpacing/>
          </w:pPr>
        </w:pPrChange>
      </w:pPr>
      <w:ins w:id="9767" w:author="Allen Wirfs-Brock" w:date="2011-07-11T15:29:00Z">
        <w:del w:id="9768" w:author="Rev 4 Allen Wirfs-Brock" w:date="2011-10-15T18:21:00Z">
          <w:r w:rsidRPr="00E77497" w:rsidDel="00343429">
            <w:delText xml:space="preserve">Append to </w:delText>
          </w:r>
          <w:r w:rsidRPr="00E77497" w:rsidDel="00343429">
            <w:rPr>
              <w:i/>
            </w:rPr>
            <w:delText>names</w:delText>
          </w:r>
          <w:r w:rsidRPr="00E77497" w:rsidDel="00343429">
            <w:delText xml:space="preserve"> the elements of BoundNames of </w:delText>
          </w:r>
        </w:del>
      </w:ins>
      <w:ins w:id="9769" w:author="Allen Wirfs-Brock" w:date="2011-07-11T15:30:00Z">
        <w:del w:id="9770" w:author="Rev 4 Allen Wirfs-Brock" w:date="2011-10-15T18:21:00Z">
          <w:r w:rsidRPr="00E77497" w:rsidDel="00343429">
            <w:rPr>
              <w:rStyle w:val="bnf"/>
            </w:rPr>
            <w:delText>BindingElement</w:delText>
          </w:r>
        </w:del>
      </w:ins>
      <w:ins w:id="9771" w:author="Allen Wirfs-Brock" w:date="2011-07-11T15:29:00Z">
        <w:del w:id="9772" w:author="Rev 4 Allen Wirfs-Brock" w:date="2011-10-15T18:21:00Z">
          <w:r w:rsidRPr="00E77497" w:rsidDel="00343429">
            <w:rPr>
              <w:rStyle w:val="bnf"/>
            </w:rPr>
            <w:delText>.</w:delText>
          </w:r>
        </w:del>
      </w:ins>
    </w:p>
    <w:p w14:paraId="67A36C57" w14:textId="77777777" w:rsidR="00726A79" w:rsidRPr="00E77497" w:rsidDel="00343429" w:rsidRDefault="00726A79" w:rsidP="006361CF">
      <w:pPr>
        <w:pStyle w:val="Alg4"/>
        <w:numPr>
          <w:ilvl w:val="0"/>
          <w:numId w:val="439"/>
        </w:numPr>
        <w:spacing w:after="220"/>
        <w:contextualSpacing/>
        <w:rPr>
          <w:ins w:id="9773" w:author="Allen Wirfs-Brock" w:date="2011-07-11T15:29:00Z"/>
          <w:del w:id="9774" w:author="Rev 4 Allen Wirfs-Brock" w:date="2011-10-15T18:21:00Z"/>
        </w:rPr>
        <w:pPrChange w:id="9775" w:author="Rev 4 Allen Wirfs-Brock" w:date="2011-11-07T12:16:00Z">
          <w:pPr>
            <w:pStyle w:val="Alg4"/>
            <w:numPr>
              <w:numId w:val="463"/>
            </w:numPr>
            <w:tabs>
              <w:tab w:val="num" w:pos="360"/>
            </w:tabs>
            <w:spacing w:after="220"/>
            <w:ind w:left="360" w:hanging="360"/>
            <w:contextualSpacing/>
          </w:pPr>
        </w:pPrChange>
      </w:pPr>
      <w:ins w:id="9776" w:author="Allen Wirfs-Brock" w:date="2011-07-11T15:29:00Z">
        <w:del w:id="9777" w:author="Rev 4 Allen Wirfs-Brock" w:date="2011-10-15T18:21:00Z">
          <w:r w:rsidRPr="00E77497" w:rsidDel="00343429">
            <w:delText xml:space="preserve">Return </w:delText>
          </w:r>
          <w:r w:rsidRPr="00E77497" w:rsidDel="00343429">
            <w:rPr>
              <w:rStyle w:val="bnf"/>
            </w:rPr>
            <w:delText>names</w:delText>
          </w:r>
          <w:r w:rsidRPr="00E77497" w:rsidDel="00343429">
            <w:delText>.</w:delText>
          </w:r>
        </w:del>
      </w:ins>
    </w:p>
    <w:p w14:paraId="03803B06" w14:textId="77777777" w:rsidR="00724A72" w:rsidRPr="00E77497" w:rsidRDefault="007E2957" w:rsidP="00C7794D">
      <w:pPr>
        <w:contextualSpacing/>
        <w:rPr>
          <w:ins w:id="9778" w:author="Rev 4 Allen Wirfs-Brock" w:date="2011-10-15T18:22:00Z"/>
        </w:rPr>
      </w:pPr>
      <w:ins w:id="9779" w:author="Rev 3 Allen Wirfs-Brock" w:date="2011-09-11T13:08:00Z">
        <w:del w:id="9780" w:author="Rev 4 Allen Wirfs-Brock" w:date="2011-10-15T18:22:00Z">
          <w:r w:rsidRPr="00E77497" w:rsidDel="00724A72">
            <w:delText xml:space="preserve">The production </w:delText>
          </w:r>
        </w:del>
      </w:ins>
      <w:ins w:id="9781" w:author="Rev 3 Allen Wirfs-Brock" w:date="2011-09-11T13:09:00Z">
        <w:r w:rsidRPr="00E77497">
          <w:rPr>
            <w:rStyle w:val="bnf"/>
          </w:rPr>
          <w:t xml:space="preserve">BindingElementList </w:t>
        </w:r>
      </w:ins>
      <w:ins w:id="9782" w:author="Rev 3 Allen Wirfs-Brock" w:date="2011-09-11T13:08:00Z">
        <w:r w:rsidRPr="00E77497">
          <w:rPr>
            <w:b/>
          </w:rPr>
          <w:t xml:space="preserve">: </w:t>
        </w:r>
      </w:ins>
      <w:ins w:id="9783" w:author="Rev 3 Allen Wirfs-Brock" w:date="2011-09-11T13:09:00Z">
        <w:r w:rsidRPr="00E77497">
          <w:rPr>
            <w:rStyle w:val="bnf"/>
          </w:rPr>
          <w:t xml:space="preserve">BindingElementList </w:t>
        </w:r>
      </w:ins>
      <w:ins w:id="9784" w:author="Rev 3 Allen Wirfs-Brock" w:date="2011-09-11T13:08:00Z">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ins>
      <w:ins w:id="9785" w:author="Rev 3 Allen Wirfs-Brock" w:date="2011-09-11T13:09:00Z">
        <w:r w:rsidRPr="00E77497">
          <w:rPr>
            <w:rStyle w:val="bnf"/>
          </w:rPr>
          <w:t>Binding</w:t>
        </w:r>
      </w:ins>
      <w:ins w:id="9786" w:author="Rev 3 Allen Wirfs-Brock" w:date="2011-09-11T13:08:00Z">
        <w:r w:rsidRPr="00E77497">
          <w:rPr>
            <w:rStyle w:val="bnf"/>
          </w:rPr>
          <w:t>Element</w:t>
        </w:r>
        <w:r w:rsidRPr="00E77497">
          <w:rPr>
            <w:rFonts w:cs="Arial"/>
            <w:i/>
            <w:vertAlign w:val="subscript"/>
          </w:rPr>
          <w:t xml:space="preserve"> </w:t>
        </w:r>
        <w:del w:id="9787" w:author="Rev 4 Allen Wirfs-Brock" w:date="2011-10-15T18:22:00Z">
          <w:r w:rsidRPr="00E77497" w:rsidDel="00724A72">
            <w:delText xml:space="preserve"> </w:delText>
          </w:r>
        </w:del>
      </w:ins>
    </w:p>
    <w:p w14:paraId="6964FA7E" w14:textId="77777777" w:rsidR="007E2957" w:rsidRPr="00E77497" w:rsidDel="005E7156" w:rsidRDefault="007E2957" w:rsidP="00C7794D">
      <w:pPr>
        <w:ind w:left="360"/>
        <w:rPr>
          <w:ins w:id="9788" w:author="Rev 3 Allen Wirfs-Brock" w:date="2011-09-11T13:08:00Z"/>
          <w:del w:id="9789" w:author="Rev 4 Allen Wirfs-Brock" w:date="2011-11-04T18:23:00Z"/>
        </w:rPr>
      </w:pPr>
      <w:ins w:id="9790" w:author="Rev 3 Allen Wirfs-Brock" w:date="2011-09-11T13:08:00Z">
        <w:del w:id="9791" w:author="Rev 4 Allen Wirfs-Brock" w:date="2011-10-15T18:22:00Z">
          <w:r w:rsidRPr="00E77497" w:rsidDel="00724A72">
            <w:delText xml:space="preserve">is evaluated </w:delText>
          </w:r>
        </w:del>
        <w:del w:id="9792" w:author="Rev 4 Allen Wirfs-Brock" w:date="2011-11-04T18:23:00Z">
          <w:r w:rsidRPr="00E77497" w:rsidDel="005E7156">
            <w:delText xml:space="preserve">with the parameters </w:delText>
          </w:r>
          <w:r w:rsidRPr="00E77497" w:rsidDel="005E7156">
            <w:rPr>
              <w:rStyle w:val="bnf"/>
            </w:rPr>
            <w:delText>obj</w:delText>
          </w:r>
        </w:del>
      </w:ins>
      <w:ins w:id="9793" w:author="Rev 3 Allen Wirfs-Brock" w:date="2011-09-11T13:10:00Z">
        <w:del w:id="9794" w:author="Rev 4 Allen Wirfs-Brock" w:date="2011-11-04T18:23:00Z">
          <w:r w:rsidRPr="00E77497" w:rsidDel="005E7156">
            <w:delText xml:space="preserve">, </w:delText>
          </w:r>
          <w:r w:rsidRPr="00E77497" w:rsidDel="005E7156">
            <w:rPr>
              <w:rFonts w:ascii="Times New Roman" w:eastAsia="Times New Roman" w:hAnsi="Times New Roman"/>
              <w:i/>
              <w:spacing w:val="6"/>
              <w:lang w:eastAsia="en-US"/>
            </w:rPr>
            <w:delText>env</w:delText>
          </w:r>
          <w:r w:rsidRPr="00E77497" w:rsidDel="005E7156">
            <w:delText xml:space="preserve">, </w:delText>
          </w:r>
        </w:del>
      </w:ins>
      <w:ins w:id="9795" w:author="Rev 3 Allen Wirfs-Brock" w:date="2011-09-11T13:08:00Z">
        <w:del w:id="9796" w:author="Rev 4 Allen Wirfs-Brock" w:date="2011-11-04T18:23:00Z">
          <w:r w:rsidRPr="00E77497" w:rsidDel="005E7156">
            <w:delText xml:space="preserve"> and </w:delText>
          </w:r>
          <w:r w:rsidRPr="00E77497" w:rsidDel="005E7156">
            <w:rPr>
              <w:rStyle w:val="bnf"/>
            </w:rPr>
            <w:delText>index</w:delText>
          </w:r>
          <w:r w:rsidRPr="00E77497" w:rsidDel="005E7156">
            <w:delText xml:space="preserve"> </w:delText>
          </w:r>
        </w:del>
        <w:del w:id="9797" w:author="Rev 4 Allen Wirfs-Brock" w:date="2011-10-15T18:22:00Z">
          <w:r w:rsidRPr="00E77497" w:rsidDel="00724A72">
            <w:delText>as follows:</w:delText>
          </w:r>
        </w:del>
      </w:ins>
    </w:p>
    <w:p w14:paraId="61EA9F25" w14:textId="77777777" w:rsidR="007E2957" w:rsidRPr="00675B74" w:rsidRDefault="007E2957" w:rsidP="00B34B48">
      <w:pPr>
        <w:pStyle w:val="Alg3"/>
        <w:numPr>
          <w:ilvl w:val="0"/>
          <w:numId w:val="550"/>
        </w:numPr>
        <w:rPr>
          <w:ins w:id="9798" w:author="Rev 3 Allen Wirfs-Brock" w:date="2011-09-11T13:08:00Z"/>
        </w:rPr>
      </w:pPr>
      <w:ins w:id="9799" w:author="Rev 3 Allen Wirfs-Brock" w:date="2011-09-11T13:08:00Z">
        <w:r w:rsidRPr="00E77497">
          <w:t xml:space="preserve">Let </w:t>
        </w:r>
        <w:r w:rsidRPr="00E77497">
          <w:rPr>
            <w:i/>
          </w:rPr>
          <w:t>listNext</w:t>
        </w:r>
        <w:r w:rsidRPr="00E77497">
          <w:t xml:space="preserve"> be the result of </w:t>
        </w:r>
        <w:del w:id="9800" w:author="Rev 4 Allen Wirfs-Brock" w:date="2011-11-04T18:24:00Z">
          <w:r w:rsidRPr="00E77497" w:rsidDel="005E7156">
            <w:delText>evaluating</w:delText>
          </w:r>
        </w:del>
      </w:ins>
      <w:ins w:id="9801" w:author="Rev 4 Allen Wirfs-Brock" w:date="2011-11-04T18:24:00Z">
        <w:r w:rsidR="005E7156">
          <w:t>performing Indexed Binding Initialization for</w:t>
        </w:r>
      </w:ins>
      <w:ins w:id="9802" w:author="Rev 3 Allen Wirfs-Brock" w:date="2011-09-11T13:08:00Z">
        <w:r w:rsidRPr="00675B74">
          <w:t xml:space="preserve"> </w:t>
        </w:r>
      </w:ins>
      <w:ins w:id="9803" w:author="Rev 3 Allen Wirfs-Brock" w:date="2011-09-11T13:10:00Z">
        <w:r w:rsidRPr="00675B74">
          <w:rPr>
            <w:rStyle w:val="bnf"/>
          </w:rPr>
          <w:t xml:space="preserve">BindingElementList </w:t>
        </w:r>
      </w:ins>
      <w:ins w:id="9804" w:author="Rev 3 Allen Wirfs-Brock" w:date="2011-09-11T13:08:00Z">
        <w:r w:rsidRPr="00675B74">
          <w:t xml:space="preserve">using </w:t>
        </w:r>
        <w:del w:id="9805" w:author="Rev 4 Allen Wirfs-Brock" w:date="2011-11-04T18:24:00Z">
          <w:r w:rsidRPr="00E77497" w:rsidDel="005E7156">
            <w:rPr>
              <w:i/>
            </w:rPr>
            <w:delText>obj</w:delText>
          </w:r>
        </w:del>
      </w:ins>
      <w:ins w:id="9806" w:author="Rev 4 Allen Wirfs-Brock" w:date="2011-11-05T09:08:00Z">
        <w:r w:rsidR="00F12460" w:rsidRPr="00F12460">
          <w:rPr>
            <w:i/>
          </w:rPr>
          <w:t xml:space="preserve"> </w:t>
        </w:r>
        <w:r w:rsidR="00F12460">
          <w:rPr>
            <w:i/>
          </w:rPr>
          <w:t xml:space="preserve">array, </w:t>
        </w:r>
        <w:del w:id="9807" w:author="Rev 5 Allen Wirfs-Brock" w:date="2012-01-04T11:51:00Z">
          <w:r w:rsidR="00F12460" w:rsidDel="00B840BD">
            <w:rPr>
              <w:i/>
            </w:rPr>
            <w:delText xml:space="preserve">arrayLength,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ins>
      <w:ins w:id="9808" w:author="Rev 3 Allen Wirfs-Brock" w:date="2011-09-11T13:08:00Z">
        <w:del w:id="9809" w:author="Rev 4 Allen Wirfs-Brock" w:date="2011-11-04T18:24:00Z">
          <w:r w:rsidRPr="00675B74" w:rsidDel="005E7156">
            <w:delText xml:space="preserve"> as the </w:delText>
          </w:r>
          <w:r w:rsidRPr="00675B74" w:rsidDel="005E7156">
            <w:rPr>
              <w:i/>
            </w:rPr>
            <w:delText>obj</w:delText>
          </w:r>
          <w:r w:rsidRPr="00675B74" w:rsidDel="005E7156">
            <w:delText xml:space="preserve"> parameter</w:delText>
          </w:r>
        </w:del>
      </w:ins>
      <w:ins w:id="9810" w:author="Rev 3 Allen Wirfs-Brock" w:date="2011-09-11T13:12:00Z">
        <w:del w:id="9811" w:author="Rev 4 Allen Wirfs-Brock" w:date="2011-11-05T09:08:00Z">
          <w:r w:rsidR="00B47642" w:rsidRPr="00E77497" w:rsidDel="00F12460">
            <w:delText>,</w:delText>
          </w:r>
          <w:r w:rsidR="00B47642" w:rsidRPr="00E77497" w:rsidDel="00F12460">
            <w:rPr>
              <w:i/>
            </w:rPr>
            <w:delText xml:space="preserve"> env</w:delText>
          </w:r>
        </w:del>
        <w:del w:id="9812" w:author="Rev 4 Allen Wirfs-Brock" w:date="2011-11-04T18:24:00Z">
          <w:r w:rsidR="00B47642" w:rsidRPr="00675B74" w:rsidDel="005E7156">
            <w:delText xml:space="preserve"> as the </w:delText>
          </w:r>
          <w:r w:rsidR="00B47642" w:rsidRPr="00675B74" w:rsidDel="005E7156">
            <w:rPr>
              <w:i/>
            </w:rPr>
            <w:delText>env</w:delText>
          </w:r>
        </w:del>
      </w:ins>
      <w:ins w:id="9813" w:author="Rev 3 Allen Wirfs-Brock" w:date="2011-09-22T16:30:00Z">
        <w:del w:id="9814" w:author="Rev 4 Allen Wirfs-Brock" w:date="2011-11-04T18:24:00Z">
          <w:r w:rsidR="001D3A4E" w:rsidRPr="00675B74" w:rsidDel="005E7156">
            <w:delText xml:space="preserve"> parameter</w:delText>
          </w:r>
        </w:del>
      </w:ins>
      <w:ins w:id="9815" w:author="Rev 3 Allen Wirfs-Brock" w:date="2011-09-11T13:13:00Z">
        <w:del w:id="9816" w:author="Rev 4 Allen Wirfs-Brock" w:date="2011-11-05T09:08:00Z">
          <w:r w:rsidR="00B47642" w:rsidRPr="00E77497" w:rsidDel="00F12460">
            <w:delText xml:space="preserve">, </w:delText>
          </w:r>
        </w:del>
      </w:ins>
      <w:ins w:id="9817" w:author="Rev 3 Allen Wirfs-Brock" w:date="2011-09-11T13:08:00Z">
        <w:del w:id="9818" w:author="Rev 4 Allen Wirfs-Brock" w:date="2011-11-05T09:08:00Z">
          <w:r w:rsidRPr="00E77497" w:rsidDel="00F12460">
            <w:delText xml:space="preserve">and </w:delText>
          </w:r>
          <w:r w:rsidRPr="00E77497" w:rsidDel="00F12460">
            <w:rPr>
              <w:i/>
            </w:rPr>
            <w:delText>index</w:delText>
          </w:r>
          <w:r w:rsidRPr="00E77497" w:rsidDel="00F12460">
            <w:delText xml:space="preserve"> </w:delText>
          </w:r>
        </w:del>
        <w:r w:rsidRPr="00E77497">
          <w:t xml:space="preserve">as </w:t>
        </w:r>
        <w:del w:id="9819" w:author="Rev 4 Allen Wirfs-Brock" w:date="2011-11-04T18:24:00Z">
          <w:r w:rsidRPr="00E77497" w:rsidDel="005E7156">
            <w:delText xml:space="preserve">the </w:delText>
          </w:r>
          <w:r w:rsidRPr="00E77497" w:rsidDel="005E7156">
            <w:rPr>
              <w:i/>
            </w:rPr>
            <w:delText>index</w:delText>
          </w:r>
          <w:r w:rsidRPr="00E77497" w:rsidDel="005E7156">
            <w:delText xml:space="preserve"> parameter</w:delText>
          </w:r>
        </w:del>
      </w:ins>
      <w:ins w:id="9820" w:author="Rev 4 Allen Wirfs-Brock" w:date="2011-11-04T18:24:00Z">
        <w:r w:rsidR="005E7156">
          <w:t>arguments.</w:t>
        </w:r>
      </w:ins>
    </w:p>
    <w:p w14:paraId="00E83373" w14:textId="77777777" w:rsidR="007E2957" w:rsidRPr="00E77497" w:rsidRDefault="007E2957" w:rsidP="00B34B48">
      <w:pPr>
        <w:pStyle w:val="Alg3"/>
        <w:numPr>
          <w:ilvl w:val="0"/>
          <w:numId w:val="550"/>
        </w:numPr>
        <w:rPr>
          <w:ins w:id="9821" w:author="Rev 3 Allen Wirfs-Brock" w:date="2011-09-11T13:08:00Z"/>
        </w:rPr>
      </w:pPr>
      <w:ins w:id="9822" w:author="Rev 3 Allen Wirfs-Brock" w:date="2011-09-11T13:08: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670A708E" w14:textId="77777777" w:rsidR="007E2957" w:rsidRPr="00675B74" w:rsidRDefault="007E2957" w:rsidP="00B34B48">
      <w:pPr>
        <w:pStyle w:val="Alg3"/>
        <w:numPr>
          <w:ilvl w:val="0"/>
          <w:numId w:val="550"/>
        </w:numPr>
        <w:rPr>
          <w:ins w:id="9823" w:author="Rev 3 Allen Wirfs-Brock" w:date="2011-09-11T13:08:00Z"/>
        </w:rPr>
      </w:pPr>
      <w:ins w:id="9824" w:author="Rev 3 Allen Wirfs-Brock" w:date="2011-09-11T13:08:00Z">
        <w:del w:id="9825" w:author="Rev 4 Allen Wirfs-Brock" w:date="2011-11-04T18:25:00Z">
          <w:r w:rsidRPr="00E77497" w:rsidDel="005E7156">
            <w:delText>Evaluate</w:delText>
          </w:r>
        </w:del>
      </w:ins>
      <w:ins w:id="9826" w:author="Rev 4 Allen Wirfs-Brock" w:date="2011-11-04T18:25:00Z">
        <w:r w:rsidR="005E7156">
          <w:t xml:space="preserve">Perform </w:t>
        </w:r>
      </w:ins>
      <w:ins w:id="9827" w:author="Rev 4 Allen Wirfs-Brock" w:date="2011-11-04T18:54:00Z">
        <w:r w:rsidR="00675B74">
          <w:t>Indexed</w:t>
        </w:r>
      </w:ins>
      <w:ins w:id="9828" w:author="Rev 4 Allen Wirfs-Brock" w:date="2011-11-04T18:25:00Z">
        <w:r w:rsidR="005E7156">
          <w:t xml:space="preserve"> Binding Initialization for</w:t>
        </w:r>
      </w:ins>
      <w:ins w:id="9829" w:author="Rev 3 Allen Wirfs-Brock" w:date="2011-09-11T13:08:00Z">
        <w:r w:rsidRPr="00675B74">
          <w:t xml:space="preserve"> </w:t>
        </w:r>
      </w:ins>
      <w:ins w:id="9830" w:author="Rev 3 Allen Wirfs-Brock" w:date="2011-09-11T13:10:00Z">
        <w:r w:rsidRPr="00675B74">
          <w:rPr>
            <w:rStyle w:val="bnf"/>
          </w:rPr>
          <w:t>BindingElement</w:t>
        </w:r>
        <w:r w:rsidRPr="00675B74">
          <w:rPr>
            <w:rFonts w:cs="Arial"/>
            <w:i/>
            <w:vertAlign w:val="subscript"/>
          </w:rPr>
          <w:t xml:space="preserve"> </w:t>
        </w:r>
      </w:ins>
      <w:ins w:id="9831" w:author="Rev 3 Allen Wirfs-Brock" w:date="2011-09-11T13:08:00Z">
        <w:r w:rsidRPr="00E77497">
          <w:t xml:space="preserve">using </w:t>
        </w:r>
        <w:del w:id="9832" w:author="Rev 4 Allen Wirfs-Brock" w:date="2011-11-04T18:25:00Z">
          <w:r w:rsidRPr="00E77497" w:rsidDel="005E7156">
            <w:rPr>
              <w:i/>
            </w:rPr>
            <w:delText>obj</w:delText>
          </w:r>
        </w:del>
      </w:ins>
      <w:ins w:id="9833" w:author="Rev 4 Allen Wirfs-Brock" w:date="2011-11-04T18:25:00Z">
        <w:r w:rsidR="005E7156">
          <w:rPr>
            <w:i/>
          </w:rPr>
          <w:t>array</w:t>
        </w:r>
      </w:ins>
      <w:ins w:id="9834" w:author="Rev 3 Allen Wirfs-Brock" w:date="2011-09-11T13:08:00Z">
        <w:del w:id="9835" w:author="Rev 4 Allen Wirfs-Brock" w:date="2011-11-04T18:25:00Z">
          <w:r w:rsidRPr="00675B74" w:rsidDel="005E7156">
            <w:delText xml:space="preserve"> as the </w:delText>
          </w:r>
          <w:r w:rsidRPr="00675B74" w:rsidDel="005E7156">
            <w:rPr>
              <w:i/>
            </w:rPr>
            <w:delText>obj</w:delText>
          </w:r>
          <w:r w:rsidRPr="00675B74" w:rsidDel="005E7156">
            <w:delText xml:space="preserve"> parameter</w:delText>
          </w:r>
        </w:del>
      </w:ins>
      <w:ins w:id="9836" w:author="Rev 3 Allen Wirfs-Brock" w:date="2011-09-22T16:31:00Z">
        <w:r w:rsidR="001D3A4E" w:rsidRPr="00E77497">
          <w:t xml:space="preserve">, </w:t>
        </w:r>
      </w:ins>
      <w:ins w:id="9837" w:author="Rev 4 Allen Wirfs-Brock" w:date="2011-11-05T09:09:00Z">
        <w:del w:id="9838" w:author="Rev 5 Allen Wirfs-Brock" w:date="2012-01-04T11:52:00Z">
          <w:r w:rsidR="00F12460" w:rsidDel="002A015C">
            <w:rPr>
              <w:i/>
            </w:rPr>
            <w:delText xml:space="preserve">arrayLength, </w:delText>
          </w:r>
        </w:del>
      </w:ins>
      <w:ins w:id="9839" w:author="Rev 3 Allen Wirfs-Brock" w:date="2011-09-22T16:31:00Z">
        <w:del w:id="9840" w:author="Rev 4 Allen Wirfs-Brock" w:date="2011-11-05T09:09:00Z">
          <w:r w:rsidR="001D3A4E" w:rsidRPr="00E77497" w:rsidDel="00F12460">
            <w:rPr>
              <w:i/>
            </w:rPr>
            <w:delText>env</w:delText>
          </w:r>
        </w:del>
        <w:del w:id="9841" w:author="Rev 4 Allen Wirfs-Brock" w:date="2011-11-04T18:26:00Z">
          <w:r w:rsidR="001D3A4E" w:rsidRPr="00675B74" w:rsidDel="005E7156">
            <w:delText xml:space="preserve"> as the </w:delText>
          </w:r>
          <w:r w:rsidR="001D3A4E" w:rsidRPr="00675B74" w:rsidDel="005E7156">
            <w:rPr>
              <w:i/>
            </w:rPr>
            <w:delText>env</w:delText>
          </w:r>
          <w:r w:rsidR="001D3A4E" w:rsidRPr="00675B74" w:rsidDel="005E7156">
            <w:delText xml:space="preserve"> parameter</w:delText>
          </w:r>
        </w:del>
        <w:del w:id="9842" w:author="Rev 5 Allen Wirfs-Brock" w:date="2012-01-04T11:52:00Z">
          <w:r w:rsidR="005D3876" w:rsidRPr="00E77497" w:rsidDel="002A015C">
            <w:delText>,</w:delText>
          </w:r>
        </w:del>
      </w:ins>
      <w:ins w:id="9843" w:author="Rev 3 Allen Wirfs-Brock" w:date="2011-09-11T13:08:00Z">
        <w:r w:rsidRPr="00E77497">
          <w:t xml:space="preserve"> </w:t>
        </w:r>
        <w:del w:id="9844" w:author="Rev 4 Allen Wirfs-Brock" w:date="2011-11-05T09:09:00Z">
          <w:r w:rsidRPr="00E77497" w:rsidDel="00F12460">
            <w:delText xml:space="preserve">and </w:delText>
          </w:r>
        </w:del>
        <w:r w:rsidRPr="00E77497">
          <w:rPr>
            <w:i/>
          </w:rPr>
          <w:t>listNext</w:t>
        </w:r>
        <w:r w:rsidRPr="00E77497">
          <w:t>+</w:t>
        </w:r>
        <w:r w:rsidRPr="00E77497">
          <w:rPr>
            <w:i/>
          </w:rPr>
          <w:t>skip</w:t>
        </w:r>
        <w:r w:rsidRPr="00E77497">
          <w:t xml:space="preserve"> </w:t>
        </w:r>
      </w:ins>
      <w:ins w:id="9845" w:author="Rev 4 Allen Wirfs-Brock" w:date="2011-11-05T09:09: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9846" w:author="Rev 3 Allen Wirfs-Brock" w:date="2011-09-11T13:08:00Z">
        <w:r w:rsidRPr="00E77497">
          <w:t xml:space="preserve">as </w:t>
        </w:r>
        <w:del w:id="9847" w:author="Rev 4 Allen Wirfs-Brock" w:date="2011-11-04T18:40:00Z">
          <w:r w:rsidRPr="00E77497" w:rsidDel="008C0F14">
            <w:delText xml:space="preserve">the </w:delText>
          </w:r>
        </w:del>
        <w:del w:id="9848" w:author="Rev 4 Allen Wirfs-Brock" w:date="2011-10-04T13:39:00Z">
          <w:r w:rsidRPr="00E77497" w:rsidDel="00E73FF3">
            <w:rPr>
              <w:i/>
            </w:rPr>
            <w:delText>index</w:delText>
          </w:r>
        </w:del>
        <w:del w:id="9849" w:author="Rev 4 Allen Wirfs-Brock" w:date="2011-11-04T18:40:00Z">
          <w:r w:rsidRPr="00E77497" w:rsidDel="008C0F14">
            <w:delText xml:space="preserve"> parameter</w:delText>
          </w:r>
        </w:del>
      </w:ins>
      <w:ins w:id="9850" w:author="Rev 4 Allen Wirfs-Brock" w:date="2011-11-04T18:40:00Z">
        <w:r w:rsidR="008C0F14">
          <w:t>arguments</w:t>
        </w:r>
      </w:ins>
      <w:ins w:id="9851" w:author="Rev 3 Allen Wirfs-Brock" w:date="2011-09-11T13:08:00Z">
        <w:r w:rsidRPr="00675B74">
          <w:t>.</w:t>
        </w:r>
      </w:ins>
    </w:p>
    <w:p w14:paraId="168CF71E" w14:textId="77777777" w:rsidR="007E2957" w:rsidRPr="00E77497" w:rsidDel="00675B74" w:rsidRDefault="007E2957" w:rsidP="00B34B48">
      <w:pPr>
        <w:pStyle w:val="Alg3"/>
        <w:numPr>
          <w:ilvl w:val="0"/>
          <w:numId w:val="550"/>
        </w:numPr>
        <w:spacing w:after="220"/>
        <w:rPr>
          <w:ins w:id="9852" w:author="Rev 3 Allen Wirfs-Brock" w:date="2011-09-11T13:08:00Z"/>
          <w:del w:id="9853" w:author="Rev 4 Allen Wirfs-Brock" w:date="2011-11-04T19:00:00Z"/>
        </w:rPr>
      </w:pPr>
      <w:ins w:id="9854" w:author="Rev 3 Allen Wirfs-Brock" w:date="2011-09-11T13:08:00Z">
        <w:r w:rsidRPr="00E77497">
          <w:t xml:space="preserve">Return </w:t>
        </w:r>
        <w:r w:rsidRPr="00E77497">
          <w:rPr>
            <w:i/>
          </w:rPr>
          <w:t>listNext</w:t>
        </w:r>
        <w:r w:rsidRPr="00E77497">
          <w:t>+</w:t>
        </w:r>
        <w:r w:rsidRPr="00E77497">
          <w:rPr>
            <w:i/>
          </w:rPr>
          <w:t>skip+</w:t>
        </w:r>
        <w:r w:rsidRPr="00E77497">
          <w:t>1.</w:t>
        </w:r>
      </w:ins>
    </w:p>
    <w:p w14:paraId="38F0FEAF" w14:textId="77777777" w:rsidR="00805896" w:rsidRPr="004418C4" w:rsidRDefault="00805896" w:rsidP="00B34B48">
      <w:pPr>
        <w:pStyle w:val="Alg3"/>
        <w:numPr>
          <w:ilvl w:val="0"/>
          <w:numId w:val="550"/>
        </w:numPr>
        <w:spacing w:after="220"/>
        <w:rPr>
          <w:ins w:id="9855" w:author="Rev 4 Allen Wirfs-Brock" w:date="2011-11-04T18:41:00Z"/>
        </w:rPr>
      </w:pPr>
    </w:p>
    <w:p w14:paraId="10674FAD" w14:textId="77777777" w:rsidR="00B24B13" w:rsidRPr="00E77497" w:rsidDel="006E26C7" w:rsidRDefault="00B24B13" w:rsidP="00B24B13">
      <w:pPr>
        <w:rPr>
          <w:ins w:id="9856" w:author="Allen Wirfs-Brock" w:date="2011-07-11T15:33:00Z"/>
          <w:del w:id="9857" w:author="Rev 4 Allen Wirfs-Brock" w:date="2011-10-15T18:22:00Z"/>
        </w:rPr>
      </w:pPr>
      <w:ins w:id="9858" w:author="Allen Wirfs-Brock" w:date="2011-07-11T15:33:00Z">
        <w:del w:id="9859" w:author="Rev 4 Allen Wirfs-Brock" w:date="2011-10-15T18:22:00Z">
          <w:r w:rsidRPr="00675B74" w:rsidDel="006E26C7">
            <w:delText xml:space="preserve">The </w:delText>
          </w:r>
          <w:r w:rsidRPr="00675B74" w:rsidDel="006E26C7">
            <w:rPr>
              <w:rFonts w:ascii="Times New Roman" w:eastAsia="Times New Roman" w:hAnsi="Times New Roman"/>
              <w:spacing w:val="6"/>
              <w:lang w:eastAsia="en-US"/>
            </w:rPr>
            <w:delText xml:space="preserve">BoundNames </w:delText>
          </w:r>
          <w:r w:rsidRPr="00675B74" w:rsidDel="006E26C7">
            <w:delText xml:space="preserve">of the productions  </w:delText>
          </w:r>
        </w:del>
      </w:ins>
      <w:ins w:id="9860" w:author="Allen Wirfs-Brock" w:date="2011-07-11T15:34:00Z">
        <w:del w:id="9861" w:author="Rev 4 Allen Wirfs-Brock" w:date="2011-10-15T18:22:00Z">
          <w:r w:rsidRPr="00675B74" w:rsidDel="006E26C7">
            <w:rPr>
              <w:rStyle w:val="bnf"/>
            </w:rPr>
            <w:delText xml:space="preserve">BindingProperty </w:delText>
          </w:r>
        </w:del>
      </w:ins>
      <w:ins w:id="9862" w:author="Allen Wirfs-Brock" w:date="2011-07-11T15:33:00Z">
        <w:del w:id="9863" w:author="Rev 4 Allen Wirfs-Brock" w:date="2011-10-15T18:22:00Z">
          <w:r w:rsidRPr="00E77497" w:rsidDel="006E26C7">
            <w:rPr>
              <w:b/>
            </w:rPr>
            <w:delText>:</w:delText>
          </w:r>
          <w:r w:rsidRPr="00E77497" w:rsidDel="006E26C7">
            <w:delText xml:space="preserve"> </w:delText>
          </w:r>
        </w:del>
      </w:ins>
      <w:ins w:id="9864" w:author="Rev 3 Allen Wirfs-Brock" w:date="2011-09-01T13:49:00Z">
        <w:del w:id="9865" w:author="Rev 4 Allen Wirfs-Brock" w:date="2011-10-15T18:22:00Z">
          <w:r w:rsidR="00B678FE" w:rsidRPr="00E77497" w:rsidDel="006E26C7">
            <w:rPr>
              <w:rFonts w:ascii="Times New Roman" w:hAnsi="Times New Roman"/>
              <w:i/>
            </w:rPr>
            <w:delText xml:space="preserve">SingleNameBinding </w:delText>
          </w:r>
        </w:del>
      </w:ins>
      <w:ins w:id="9866" w:author="Allen Wirfs-Brock" w:date="2011-07-11T15:34:00Z">
        <w:del w:id="9867" w:author="Rev 4 Allen Wirfs-Brock" w:date="2011-10-15T18:22:00Z">
          <w:r w:rsidRPr="00E77497" w:rsidDel="006E26C7">
            <w:rPr>
              <w:rStyle w:val="bnf"/>
            </w:rPr>
            <w:delText>Identifier</w:delText>
          </w:r>
        </w:del>
      </w:ins>
      <w:ins w:id="9868" w:author="Allen Wirfs-Brock" w:date="2011-07-11T15:33:00Z">
        <w:del w:id="9869" w:author="Rev 4 Allen Wirfs-Brock" w:date="2011-10-15T18:22:00Z">
          <w:r w:rsidRPr="00E77497" w:rsidDel="006E26C7">
            <w:delText xml:space="preserve"> </w:delText>
          </w:r>
        </w:del>
      </w:ins>
      <w:ins w:id="9870" w:author="Rev 3 Allen Wirfs-Brock" w:date="2011-09-22T16:09:00Z">
        <w:del w:id="9871" w:author="Rev 4 Allen Wirfs-Brock" w:date="2011-10-04T14:35:00Z">
          <w:r w:rsidR="00DB2564" w:rsidRPr="00E77497" w:rsidDel="00A360B4">
            <w:delText>and</w:delText>
          </w:r>
        </w:del>
      </w:ins>
      <w:ins w:id="9872" w:author="Rev 3 Allen Wirfs-Brock" w:date="2011-09-21T18:07:00Z">
        <w:del w:id="9873" w:author="Rev 4 Allen Wirfs-Brock" w:date="2011-10-04T14:35:00Z">
          <w:r w:rsidR="00DD09F5" w:rsidRPr="00E77497" w:rsidDel="00A360B4">
            <w:delText xml:space="preserve"> </w:delText>
          </w:r>
        </w:del>
      </w:ins>
      <w:ins w:id="9874" w:author="Rev 3 Allen Wirfs-Brock" w:date="2011-08-31T12:34:00Z">
        <w:del w:id="9875" w:author="Rev 4 Allen Wirfs-Brock" w:date="2011-10-04T14:35:00Z">
          <w:r w:rsidR="007604E3" w:rsidRPr="00E77497" w:rsidDel="00A360B4">
            <w:rPr>
              <w:rStyle w:val="bnf"/>
            </w:rPr>
            <w:delText xml:space="preserve">BindingProperty </w:delText>
          </w:r>
          <w:r w:rsidR="007604E3" w:rsidRPr="00E77497" w:rsidDel="00A360B4">
            <w:rPr>
              <w:b/>
            </w:rPr>
            <w:delText>:</w:delText>
          </w:r>
          <w:r w:rsidR="007604E3" w:rsidRPr="00E77497" w:rsidDel="00A360B4">
            <w:delText xml:space="preserve"> </w:delText>
          </w:r>
        </w:del>
      </w:ins>
      <w:ins w:id="9876" w:author="Rev 3 Allen Wirfs-Brock" w:date="2011-08-31T12:35:00Z">
        <w:del w:id="9877" w:author="Rev 4 Allen Wirfs-Brock" w:date="2011-10-04T14:35:00Z">
          <w:r w:rsidR="007604E3" w:rsidRPr="00E77497" w:rsidDel="00A360B4">
            <w:rPr>
              <w:rStyle w:val="bnf"/>
            </w:rPr>
            <w:delText>PropertyName</w:delText>
          </w:r>
          <w:r w:rsidR="007604E3" w:rsidRPr="00E77497" w:rsidDel="00A360B4">
            <w:delText xml:space="preserve"> </w:delText>
          </w:r>
          <w:r w:rsidR="007604E3" w:rsidRPr="00E77497" w:rsidDel="00A360B4">
            <w:rPr>
              <w:rFonts w:ascii="Courier New" w:hAnsi="Courier New" w:cs="Courier New"/>
              <w:b/>
            </w:rPr>
            <w:delText>:</w:delText>
          </w:r>
          <w:r w:rsidR="007604E3" w:rsidRPr="00E77497" w:rsidDel="00A360B4">
            <w:delText xml:space="preserve"> </w:delText>
          </w:r>
        </w:del>
      </w:ins>
      <w:ins w:id="9878" w:author="Rev 3 Allen Wirfs-Brock" w:date="2011-09-01T13:49:00Z">
        <w:del w:id="9879" w:author="Rev 4 Allen Wirfs-Brock" w:date="2011-10-04T14:35:00Z">
          <w:r w:rsidR="00B678FE" w:rsidRPr="00E77497" w:rsidDel="00A360B4">
            <w:rPr>
              <w:rFonts w:ascii="Times New Roman" w:hAnsi="Times New Roman"/>
              <w:i/>
            </w:rPr>
            <w:delText>SingleNameBinding</w:delText>
          </w:r>
          <w:r w:rsidR="00B678FE" w:rsidRPr="00E77497" w:rsidDel="00A360B4">
            <w:delText xml:space="preserve"> </w:delText>
          </w:r>
        </w:del>
      </w:ins>
      <w:ins w:id="9880" w:author="Allen Wirfs-Brock" w:date="2011-07-11T15:33:00Z">
        <w:del w:id="9881" w:author="Rev 4 Allen Wirfs-Brock" w:date="2011-10-15T18:22:00Z">
          <w:r w:rsidRPr="00E77497" w:rsidDel="006E26C7">
            <w:delText xml:space="preserve">and </w:delText>
          </w:r>
        </w:del>
      </w:ins>
      <w:ins w:id="9882" w:author="Allen Wirfs-Brock" w:date="2011-07-11T15:34:00Z">
        <w:del w:id="9883" w:author="Rev 4 Allen Wirfs-Brock" w:date="2011-10-15T18:22:00Z">
          <w:r w:rsidRPr="00E77497" w:rsidDel="006E26C7">
            <w:rPr>
              <w:rStyle w:val="bnf"/>
            </w:rPr>
            <w:delText>BindingElement</w:delText>
          </w:r>
        </w:del>
      </w:ins>
      <w:ins w:id="9884" w:author="Allen Wirfs-Brock" w:date="2011-07-11T15:37:00Z">
        <w:del w:id="9885" w:author="Rev 4 Allen Wirfs-Brock" w:date="2011-10-15T18:22:00Z">
          <w:r w:rsidRPr="00E77497" w:rsidDel="006E26C7">
            <w:rPr>
              <w:rStyle w:val="bnf"/>
            </w:rPr>
            <w:delText xml:space="preserve"> </w:delText>
          </w:r>
        </w:del>
      </w:ins>
      <w:ins w:id="9886" w:author="Allen Wirfs-Brock" w:date="2011-07-11T15:33:00Z">
        <w:del w:id="9887" w:author="Rev 4 Allen Wirfs-Brock" w:date="2011-10-15T18:22:00Z">
          <w:r w:rsidRPr="00E77497" w:rsidDel="006E26C7">
            <w:rPr>
              <w:b/>
            </w:rPr>
            <w:delText>:</w:delText>
          </w:r>
          <w:r w:rsidRPr="00E77497" w:rsidDel="006E26C7">
            <w:delText xml:space="preserve"> </w:delText>
          </w:r>
        </w:del>
      </w:ins>
      <w:ins w:id="9888" w:author="Allen Wirfs-Brock" w:date="2011-07-11T15:35:00Z">
        <w:del w:id="9889" w:author="Rev 4 Allen Wirfs-Brock" w:date="2011-10-15T18:22:00Z">
          <w:r w:rsidRPr="00E77497" w:rsidDel="006E26C7">
            <w:rPr>
              <w:rStyle w:val="bnf"/>
            </w:rPr>
            <w:delText>Identifier</w:delText>
          </w:r>
        </w:del>
      </w:ins>
      <w:ins w:id="9890" w:author="Allen Wirfs-Brock" w:date="2011-07-11T15:33:00Z">
        <w:del w:id="9891" w:author="Rev 4 Allen Wirfs-Brock" w:date="2011-10-15T18:22:00Z">
          <w:r w:rsidRPr="00E77497" w:rsidDel="006E26C7">
            <w:rPr>
              <w:rStyle w:val="bnf"/>
              <w:rFonts w:ascii="Courier New" w:hAnsi="Courier New" w:cs="Courier New"/>
              <w:b/>
              <w:i w:val="0"/>
            </w:rPr>
            <w:delText xml:space="preserve"> </w:delText>
          </w:r>
          <w:r w:rsidRPr="00E77497" w:rsidDel="006E26C7">
            <w:delText>is determined as follows:</w:delText>
          </w:r>
        </w:del>
      </w:ins>
      <w:ins w:id="9892" w:author="Rev 3 Allen Wirfs-Brock" w:date="2011-08-31T12:33:00Z">
        <w:del w:id="9893" w:author="Rev 4 Allen Wirfs-Brock" w:date="2011-10-15T18:22:00Z">
          <w:r w:rsidR="007604E3" w:rsidRPr="00E77497" w:rsidDel="006E26C7">
            <w:delText xml:space="preserve"> </w:delText>
          </w:r>
        </w:del>
      </w:ins>
    </w:p>
    <w:p w14:paraId="666859FD" w14:textId="77777777" w:rsidR="00B24B13" w:rsidRPr="00E77497" w:rsidDel="006E26C7" w:rsidRDefault="00B24B13" w:rsidP="006361CF">
      <w:pPr>
        <w:pStyle w:val="Alg4"/>
        <w:numPr>
          <w:ilvl w:val="0"/>
          <w:numId w:val="440"/>
        </w:numPr>
        <w:spacing w:after="220"/>
        <w:contextualSpacing/>
        <w:rPr>
          <w:ins w:id="9894" w:author="Allen Wirfs-Brock" w:date="2011-07-11T15:33:00Z"/>
          <w:del w:id="9895" w:author="Rev 4 Allen Wirfs-Brock" w:date="2011-10-15T18:22:00Z"/>
        </w:rPr>
        <w:pPrChange w:id="9896" w:author="Rev 4 Allen Wirfs-Brock" w:date="2011-11-07T12:16:00Z">
          <w:pPr>
            <w:pStyle w:val="Alg4"/>
            <w:numPr>
              <w:numId w:val="464"/>
            </w:numPr>
            <w:tabs>
              <w:tab w:val="num" w:pos="360"/>
            </w:tabs>
            <w:spacing w:after="220"/>
            <w:ind w:left="360" w:hanging="360"/>
            <w:contextualSpacing/>
          </w:pPr>
        </w:pPrChange>
      </w:pPr>
      <w:ins w:id="9897" w:author="Allen Wirfs-Brock" w:date="2011-07-11T15:33:00Z">
        <w:del w:id="9898" w:author="Rev 4 Allen Wirfs-Brock" w:date="2011-10-15T18:22:00Z">
          <w:r w:rsidRPr="00E77497" w:rsidDel="006E26C7">
            <w:delText xml:space="preserve">Return the BoundNames of </w:delText>
          </w:r>
        </w:del>
      </w:ins>
      <w:ins w:id="9899" w:author="Rev 3 Allen Wirfs-Brock" w:date="2011-09-01T13:50:00Z">
        <w:del w:id="9900" w:author="Rev 4 Allen Wirfs-Brock" w:date="2011-10-15T18:22:00Z">
          <w:r w:rsidR="00B678FE" w:rsidRPr="00E77497" w:rsidDel="006E26C7">
            <w:rPr>
              <w:i/>
            </w:rPr>
            <w:delText>SingleNameBinding</w:delText>
          </w:r>
          <w:r w:rsidR="00B678FE" w:rsidRPr="00E77497" w:rsidDel="006E26C7">
            <w:rPr>
              <w:rStyle w:val="bnf"/>
            </w:rPr>
            <w:delText xml:space="preserve"> </w:delText>
          </w:r>
        </w:del>
      </w:ins>
      <w:ins w:id="9901" w:author="Allen Wirfs-Brock" w:date="2011-07-11T15:35:00Z">
        <w:del w:id="9902" w:author="Rev 4 Allen Wirfs-Brock" w:date="2011-10-15T18:22:00Z">
          <w:r w:rsidRPr="00E77497" w:rsidDel="006E26C7">
            <w:rPr>
              <w:rStyle w:val="bnf"/>
            </w:rPr>
            <w:delText>Identifier</w:delText>
          </w:r>
        </w:del>
      </w:ins>
      <w:ins w:id="9903" w:author="Allen Wirfs-Brock" w:date="2011-07-11T15:33:00Z">
        <w:del w:id="9904" w:author="Rev 4 Allen Wirfs-Brock" w:date="2011-10-15T18:22:00Z">
          <w:r w:rsidRPr="00E77497" w:rsidDel="006E26C7">
            <w:delText>.</w:delText>
          </w:r>
        </w:del>
      </w:ins>
    </w:p>
    <w:p w14:paraId="4C513D50" w14:textId="77777777" w:rsidR="00A52E6B" w:rsidRPr="00E77497" w:rsidDel="008C0F14" w:rsidRDefault="00A52E6B" w:rsidP="00C7794D">
      <w:pPr>
        <w:ind w:left="360"/>
        <w:rPr>
          <w:ins w:id="9905" w:author="Rev 3 Allen Wirfs-Brock" w:date="2011-09-21T17:23:00Z"/>
          <w:del w:id="9906" w:author="Rev 4 Allen Wirfs-Brock" w:date="2011-11-04T18:35:00Z"/>
        </w:rPr>
      </w:pPr>
      <w:ins w:id="9907" w:author="Rev 3 Allen Wirfs-Brock" w:date="2011-09-21T17:23:00Z">
        <w:del w:id="9908" w:author="Rev 4 Allen Wirfs-Brock" w:date="2011-10-15T18:23:00Z">
          <w:r w:rsidRPr="00E77497" w:rsidDel="00054D17">
            <w:delText xml:space="preserve">The production </w:delText>
          </w:r>
        </w:del>
      </w:ins>
      <w:ins w:id="9909" w:author="Rev 3 Allen Wirfs-Brock" w:date="2011-09-21T17:24:00Z">
        <w:del w:id="9910"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Fonts w:ascii="Times New Roman" w:hAnsi="Times New Roman"/>
              <w:i/>
            </w:rPr>
            <w:delText>SingleNameBinding</w:delText>
          </w:r>
        </w:del>
      </w:ins>
      <w:ins w:id="9911" w:author="Rev 3 Allen Wirfs-Brock" w:date="2011-09-21T17:23:00Z">
        <w:del w:id="9912" w:author="Rev 4 Allen Wirfs-Brock" w:date="2011-11-04T18:35:00Z">
          <w:r w:rsidRPr="00E77497" w:rsidDel="008C0F14">
            <w:delText xml:space="preserve"> </w:delText>
          </w:r>
        </w:del>
        <w:del w:id="9913" w:author="Rev 4 Allen Wirfs-Brock" w:date="2011-10-15T18:24:00Z">
          <w:r w:rsidRPr="00E77497" w:rsidDel="00054D17">
            <w:delText xml:space="preserve">is evaluated </w:delText>
          </w:r>
        </w:del>
        <w:del w:id="9914"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del>
      </w:ins>
      <w:ins w:id="9915" w:author="Rev 3 Allen Wirfs-Brock" w:date="2011-09-21T17:25:00Z">
        <w:del w:id="9916" w:author="Rev 4 Allen Wirfs-Brock" w:date="2011-11-04T18:35:00Z">
          <w:r w:rsidRPr="00E77497" w:rsidDel="008C0F14">
            <w:rPr>
              <w:rFonts w:ascii="Times New Roman" w:eastAsia="Times New Roman" w:hAnsi="Times New Roman"/>
              <w:i/>
              <w:spacing w:val="6"/>
              <w:lang w:eastAsia="en-US"/>
            </w:rPr>
            <w:delText>env</w:delText>
          </w:r>
          <w:r w:rsidRPr="00E77497" w:rsidDel="008C0F14">
            <w:delText xml:space="preserve"> </w:delText>
          </w:r>
        </w:del>
      </w:ins>
      <w:ins w:id="9917" w:author="Rev 3 Allen Wirfs-Brock" w:date="2011-09-21T17:23:00Z">
        <w:del w:id="9918" w:author="Rev 4 Allen Wirfs-Brock" w:date="2011-10-15T18:24:00Z">
          <w:r w:rsidRPr="00E77497" w:rsidDel="00054D17">
            <w:delText>as follows:</w:delText>
          </w:r>
        </w:del>
      </w:ins>
    </w:p>
    <w:p w14:paraId="63AA104F" w14:textId="77777777" w:rsidR="00A52E6B" w:rsidRPr="00E77497" w:rsidDel="008C0F14" w:rsidRDefault="00A52E6B" w:rsidP="006361CF">
      <w:pPr>
        <w:pStyle w:val="Alg3"/>
        <w:numPr>
          <w:ilvl w:val="0"/>
          <w:numId w:val="551"/>
        </w:numPr>
        <w:rPr>
          <w:ins w:id="9919" w:author="Rev 3 Allen Wirfs-Brock" w:date="2011-09-21T17:23:00Z"/>
          <w:del w:id="9920" w:author="Rev 4 Allen Wirfs-Brock" w:date="2011-11-04T18:35:00Z"/>
        </w:rPr>
        <w:pPrChange w:id="9921" w:author="Rev 4 Allen Wirfs-Brock" w:date="2011-11-07T12:16:00Z">
          <w:pPr>
            <w:pStyle w:val="Alg3"/>
            <w:numPr>
              <w:numId w:val="584"/>
            </w:numPr>
          </w:pPr>
        </w:pPrChange>
      </w:pPr>
      <w:ins w:id="9922" w:author="Rev 3 Allen Wirfs-Brock" w:date="2011-09-21T17:23:00Z">
        <w:del w:id="9923" w:author="Rev 4 Allen Wirfs-Brock" w:date="2011-11-04T18:35:00Z">
          <w:r w:rsidRPr="00E77497" w:rsidDel="008C0F14">
            <w:delText xml:space="preserve">Let </w:delText>
          </w:r>
        </w:del>
      </w:ins>
      <w:ins w:id="9924" w:author="Rev 3 Allen Wirfs-Brock" w:date="2011-09-21T17:29:00Z">
        <w:del w:id="9925" w:author="Rev 4 Allen Wirfs-Brock" w:date="2011-11-04T18:35:00Z">
          <w:r w:rsidRPr="00E77497" w:rsidDel="008C0F14">
            <w:rPr>
              <w:i/>
            </w:rPr>
            <w:delText>name</w:delText>
          </w:r>
        </w:del>
      </w:ins>
      <w:ins w:id="9926" w:author="Rev 3 Allen Wirfs-Brock" w:date="2011-09-21T17:23:00Z">
        <w:del w:id="9927" w:author="Rev 4 Allen Wirfs-Brock" w:date="2011-11-04T18:35:00Z">
          <w:r w:rsidRPr="00E77497" w:rsidDel="008C0F14">
            <w:delText xml:space="preserve"> be </w:delText>
          </w:r>
        </w:del>
      </w:ins>
      <w:ins w:id="9928" w:author="Rev 3 Allen Wirfs-Brock" w:date="2011-09-21T17:27:00Z">
        <w:del w:id="9929" w:author="Rev 4 Allen Wirfs-Brock" w:date="2011-11-04T18:35:00Z">
          <w:r w:rsidRPr="00E77497" w:rsidDel="008C0F14">
            <w:delText>the</w:delText>
          </w:r>
        </w:del>
      </w:ins>
      <w:ins w:id="9930" w:author="Rev 3 Allen Wirfs-Brock" w:date="2011-09-21T17:36:00Z">
        <w:del w:id="9931" w:author="Rev 4 Allen Wirfs-Brock" w:date="2011-11-04T18:35:00Z">
          <w:r w:rsidR="00057704" w:rsidRPr="00E77497" w:rsidDel="008C0F14">
            <w:delText xml:space="preserve"> </w:delText>
          </w:r>
        </w:del>
        <w:del w:id="9932" w:author="Rev 4 Allen Wirfs-Brock" w:date="2011-10-19T11:10:00Z">
          <w:r w:rsidR="00057704" w:rsidRPr="00E77497" w:rsidDel="00BF3CD1">
            <w:rPr>
              <w:i/>
            </w:rPr>
            <w:delText>IdentifierName</w:delText>
          </w:r>
        </w:del>
      </w:ins>
      <w:ins w:id="9933" w:author="Rev 3 Allen Wirfs-Brock" w:date="2011-09-21T17:27:00Z">
        <w:del w:id="9934" w:author="Rev 4 Allen Wirfs-Brock" w:date="2011-11-04T18:35:00Z">
          <w:r w:rsidRPr="00E77497" w:rsidDel="008C0F14">
            <w:delText xml:space="preserve"> </w:delText>
          </w:r>
        </w:del>
      </w:ins>
      <w:ins w:id="9935" w:author="Rev 3 Allen Wirfs-Brock" w:date="2011-09-21T17:36:00Z">
        <w:del w:id="9936" w:author="Rev 4 Allen Wirfs-Brock" w:date="2011-11-04T18:35:00Z">
          <w:r w:rsidR="00057704" w:rsidRPr="00E77497" w:rsidDel="008C0F14">
            <w:delText xml:space="preserve">that is the </w:delText>
          </w:r>
        </w:del>
      </w:ins>
      <w:ins w:id="9937" w:author="Rev 3 Allen Wirfs-Brock" w:date="2011-09-21T17:32:00Z">
        <w:del w:id="9938" w:author="Rev 4 Allen Wirfs-Brock" w:date="2011-11-04T18:35:00Z">
          <w:r w:rsidR="00057704" w:rsidRPr="00E77497" w:rsidDel="008C0F14">
            <w:delText xml:space="preserve">only element of BoundNames of </w:delText>
          </w:r>
        </w:del>
      </w:ins>
      <w:ins w:id="9939" w:author="Rev 3 Allen Wirfs-Brock" w:date="2011-09-21T17:28:00Z">
        <w:del w:id="9940" w:author="Rev 4 Allen Wirfs-Brock" w:date="2011-11-04T18:35:00Z">
          <w:r w:rsidRPr="00E77497" w:rsidDel="008C0F14">
            <w:rPr>
              <w:i/>
            </w:rPr>
            <w:delText>SingleNameBinding</w:delText>
          </w:r>
        </w:del>
      </w:ins>
      <w:ins w:id="9941" w:author="Rev 3 Allen Wirfs-Brock" w:date="2011-09-21T17:23:00Z">
        <w:del w:id="9942" w:author="Rev 4 Allen Wirfs-Brock" w:date="2011-11-04T18:35:00Z">
          <w:r w:rsidRPr="00E77497" w:rsidDel="008C0F14">
            <w:delText>.</w:delText>
          </w:r>
        </w:del>
      </w:ins>
    </w:p>
    <w:p w14:paraId="0E409645" w14:textId="77777777" w:rsidR="00A52E6B" w:rsidRPr="00E77497" w:rsidDel="00BF3CD1" w:rsidRDefault="00A52E6B" w:rsidP="006361CF">
      <w:pPr>
        <w:pStyle w:val="Alg3"/>
        <w:numPr>
          <w:ilvl w:val="0"/>
          <w:numId w:val="551"/>
        </w:numPr>
        <w:rPr>
          <w:ins w:id="9943" w:author="Rev 3 Allen Wirfs-Brock" w:date="2011-09-21T17:23:00Z"/>
          <w:del w:id="9944" w:author="Rev 4 Allen Wirfs-Brock" w:date="2011-10-19T11:10:00Z"/>
        </w:rPr>
        <w:pPrChange w:id="9945" w:author="Rev 4 Allen Wirfs-Brock" w:date="2011-11-07T12:16:00Z">
          <w:pPr>
            <w:pStyle w:val="Alg3"/>
            <w:numPr>
              <w:numId w:val="584"/>
            </w:numPr>
          </w:pPr>
        </w:pPrChange>
      </w:pPr>
      <w:ins w:id="9946" w:author="Rev 3 Allen Wirfs-Brock" w:date="2011-09-21T17:23:00Z">
        <w:del w:id="9947" w:author="Rev 4 Allen Wirfs-Brock" w:date="2011-10-19T11:10:00Z">
          <w:r w:rsidRPr="00E77497" w:rsidDel="00BF3CD1">
            <w:delText xml:space="preserve">Let </w:delText>
          </w:r>
        </w:del>
      </w:ins>
      <w:ins w:id="9948" w:author="Rev 3 Allen Wirfs-Brock" w:date="2011-09-21T17:40:00Z">
        <w:del w:id="9949" w:author="Rev 4 Allen Wirfs-Brock" w:date="2011-10-19T11:10:00Z">
          <w:r w:rsidR="001A5A8A" w:rsidRPr="00E77497" w:rsidDel="00BF3CD1">
            <w:rPr>
              <w:i/>
            </w:rPr>
            <w:delText>P</w:delText>
          </w:r>
          <w:r w:rsidR="001A5A8A" w:rsidRPr="00E77497" w:rsidDel="00BF3CD1">
            <w:delText xml:space="preserve"> be </w:delText>
          </w:r>
        </w:del>
      </w:ins>
      <w:ins w:id="9950" w:author="Rev 3 Allen Wirfs-Brock" w:date="2011-09-21T17:39:00Z">
        <w:del w:id="9951" w:author="Rev 4 Allen Wirfs-Brock" w:date="2011-10-19T11:10:00Z">
          <w:r w:rsidR="00057704" w:rsidRPr="00E77497" w:rsidDel="00BF3CD1">
            <w:delText xml:space="preserve">the </w:delText>
          </w:r>
        </w:del>
      </w:ins>
      <w:ins w:id="9952" w:author="Rev 3 Allen Wirfs-Brock" w:date="2011-09-21T18:18:00Z">
        <w:del w:id="9953" w:author="Rev 4 Allen Wirfs-Brock" w:date="2011-10-19T11:10:00Z">
          <w:r w:rsidR="00EE35BA" w:rsidRPr="00E77497" w:rsidDel="00BF3CD1">
            <w:delText>PropName</w:delText>
          </w:r>
        </w:del>
      </w:ins>
      <w:ins w:id="9954" w:author="Rev 3 Allen Wirfs-Brock" w:date="2011-09-21T17:39:00Z">
        <w:del w:id="9955" w:author="Rev 4 Allen Wirfs-Brock" w:date="2011-10-19T11:10:00Z">
          <w:r w:rsidR="00057704" w:rsidRPr="00E77497" w:rsidDel="00BF3CD1">
            <w:delText xml:space="preserve"> </w:delText>
          </w:r>
        </w:del>
      </w:ins>
      <w:ins w:id="9956" w:author="Rev 3 Allen Wirfs-Brock" w:date="2011-09-21T18:18:00Z">
        <w:del w:id="9957" w:author="Rev 4 Allen Wirfs-Brock" w:date="2011-10-19T11:10:00Z">
          <w:r w:rsidR="00EE35BA" w:rsidRPr="00E77497" w:rsidDel="00BF3CD1">
            <w:delText xml:space="preserve">of </w:delText>
          </w:r>
        </w:del>
      </w:ins>
      <w:ins w:id="9958" w:author="Rev 3 Allen Wirfs-Brock" w:date="2011-09-21T18:19:00Z">
        <w:del w:id="9959" w:author="Rev 4 Allen Wirfs-Brock" w:date="2011-10-19T11:10:00Z">
          <w:r w:rsidR="00EE35BA" w:rsidRPr="00E77497" w:rsidDel="00BF3CD1">
            <w:rPr>
              <w:i/>
            </w:rPr>
            <w:delText>name</w:delText>
          </w:r>
        </w:del>
      </w:ins>
      <w:ins w:id="9960" w:author="Rev 3 Allen Wirfs-Brock" w:date="2011-09-21T18:18:00Z">
        <w:del w:id="9961" w:author="Rev 4 Allen Wirfs-Brock" w:date="2011-10-19T11:10:00Z">
          <w:r w:rsidR="00EE35BA" w:rsidRPr="00E77497" w:rsidDel="00BF3CD1">
            <w:delText>.</w:delText>
          </w:r>
        </w:del>
      </w:ins>
    </w:p>
    <w:p w14:paraId="5ED19A4C" w14:textId="77777777" w:rsidR="00A52E6B" w:rsidRPr="00E77497" w:rsidDel="008C0F14" w:rsidRDefault="002F2B62" w:rsidP="006361CF">
      <w:pPr>
        <w:pStyle w:val="Alg3"/>
        <w:numPr>
          <w:ilvl w:val="0"/>
          <w:numId w:val="551"/>
        </w:numPr>
        <w:spacing w:after="220"/>
        <w:rPr>
          <w:ins w:id="9962" w:author="Rev 3 Allen Wirfs-Brock" w:date="2011-09-21T17:23:00Z"/>
          <w:del w:id="9963" w:author="Rev 4 Allen Wirfs-Brock" w:date="2011-11-04T18:35:00Z"/>
        </w:rPr>
        <w:pPrChange w:id="9964" w:author="Rev 4 Allen Wirfs-Brock" w:date="2011-11-07T12:16:00Z">
          <w:pPr>
            <w:pStyle w:val="Alg3"/>
            <w:numPr>
              <w:numId w:val="584"/>
            </w:numPr>
            <w:spacing w:after="220"/>
          </w:pPr>
        </w:pPrChange>
      </w:pPr>
      <w:ins w:id="9965" w:author="Rev 3 Allen Wirfs-Brock" w:date="2011-09-21T17:59:00Z">
        <w:del w:id="9966" w:author="Rev 4 Allen Wirfs-Brock" w:date="2011-11-04T18:35:00Z">
          <w:r w:rsidRPr="00E77497" w:rsidDel="008C0F14">
            <w:delText xml:space="preserve">Evaluate </w:delText>
          </w:r>
          <w:r w:rsidRPr="00E77497" w:rsidDel="008C0F14">
            <w:rPr>
              <w:i/>
            </w:rPr>
            <w:delText>SingleNameBinding</w:delText>
          </w:r>
          <w:r w:rsidRPr="00E77497" w:rsidDel="008C0F14">
            <w:delText xml:space="preserve"> using </w:delText>
          </w:r>
        </w:del>
      </w:ins>
      <w:ins w:id="9967" w:author="Rev 3 Allen Wirfs-Brock" w:date="2011-09-21T17:23:00Z">
        <w:del w:id="9968" w:author="Rev 4 Allen Wirfs-Brock" w:date="2011-11-04T18:35:00Z">
          <w:r w:rsidR="00A52E6B" w:rsidRPr="00E77497" w:rsidDel="008C0F14">
            <w:delText xml:space="preserve"> </w:delText>
          </w:r>
        </w:del>
      </w:ins>
      <w:ins w:id="9969" w:author="Rev 3 Allen Wirfs-Brock" w:date="2011-09-21T18:03:00Z">
        <w:del w:id="9970" w:author="Rev 4 Allen Wirfs-Brock" w:date="2011-10-19T11:10:00Z">
          <w:r w:rsidR="00DD09F5" w:rsidRPr="00E77497" w:rsidDel="00BF3CD1">
            <w:rPr>
              <w:i/>
            </w:rPr>
            <w:delText>P</w:delText>
          </w:r>
        </w:del>
      </w:ins>
      <w:ins w:id="9971" w:author="Rev 3 Allen Wirfs-Brock" w:date="2011-09-21T17:23:00Z">
        <w:del w:id="9972" w:author="Rev 4 Allen Wirfs-Brock" w:date="2011-11-04T18:35:00Z">
          <w:r w:rsidR="00C3303B" w:rsidRPr="00E77497" w:rsidDel="008C0F14">
            <w:delText>,</w:delText>
          </w:r>
        </w:del>
      </w:ins>
      <w:ins w:id="9973" w:author="Rev 3 Allen Wirfs-Brock" w:date="2011-09-21T18:00:00Z">
        <w:del w:id="9974" w:author="Rev 4 Allen Wirfs-Brock" w:date="2011-11-04T18:35:00Z">
          <w:r w:rsidR="00C3303B" w:rsidRPr="00E77497" w:rsidDel="008C0F14">
            <w:rPr>
              <w:i/>
            </w:rPr>
            <w:delText xml:space="preserve"> </w:delText>
          </w:r>
        </w:del>
      </w:ins>
      <w:ins w:id="9975" w:author="Rev 3 Allen Wirfs-Brock" w:date="2011-09-21T18:30:00Z">
        <w:del w:id="9976" w:author="Rev 4 Allen Wirfs-Brock" w:date="2011-11-04T18:35:00Z">
          <w:r w:rsidR="00203662" w:rsidRPr="00E77497" w:rsidDel="008C0F14">
            <w:rPr>
              <w:rStyle w:val="bnf"/>
            </w:rPr>
            <w:delText>obj</w:delText>
          </w:r>
        </w:del>
      </w:ins>
      <w:ins w:id="9977" w:author="Rev 3 Allen Wirfs-Brock" w:date="2011-09-21T18:29:00Z">
        <w:del w:id="9978" w:author="Rev 4 Allen Wirfs-Brock" w:date="2011-11-04T18:35:00Z">
          <w:r w:rsidR="00807377" w:rsidRPr="00E77497" w:rsidDel="008C0F14">
            <w:delText xml:space="preserve">, </w:delText>
          </w:r>
        </w:del>
      </w:ins>
      <w:ins w:id="9979" w:author="Rev 3 Allen Wirfs-Brock" w:date="2011-09-21T17:23:00Z">
        <w:del w:id="9980" w:author="Rev 4 Allen Wirfs-Brock" w:date="2011-11-04T18:35:00Z">
          <w:r w:rsidR="00A52E6B" w:rsidRPr="00E77497" w:rsidDel="008C0F14">
            <w:delText xml:space="preserve">and </w:delText>
          </w:r>
          <w:r w:rsidR="00A52E6B" w:rsidRPr="00E77497" w:rsidDel="008C0F14">
            <w:rPr>
              <w:i/>
            </w:rPr>
            <w:delText>env</w:delText>
          </w:r>
          <w:r w:rsidR="00A52E6B" w:rsidRPr="00E77497" w:rsidDel="008C0F14">
            <w:delText xml:space="preserve"> as the</w:delText>
          </w:r>
        </w:del>
      </w:ins>
      <w:ins w:id="9981" w:author="Rev 3 Allen Wirfs-Brock" w:date="2011-09-21T18:00:00Z">
        <w:del w:id="9982" w:author="Rev 4 Allen Wirfs-Brock" w:date="2011-11-04T18:35:00Z">
          <w:r w:rsidR="00C3303B" w:rsidRPr="00E77497" w:rsidDel="008C0F14">
            <w:delText xml:space="preserve"> arguments</w:delText>
          </w:r>
        </w:del>
      </w:ins>
      <w:ins w:id="9983" w:author="Rev 3 Allen Wirfs-Brock" w:date="2011-09-21T17:23:00Z">
        <w:del w:id="9984" w:author="Rev 4 Allen Wirfs-Brock" w:date="2011-11-04T18:35:00Z">
          <w:r w:rsidR="00A52E6B" w:rsidRPr="00E77497" w:rsidDel="008C0F14">
            <w:delText>.</w:delText>
          </w:r>
        </w:del>
      </w:ins>
    </w:p>
    <w:p w14:paraId="2A194F85" w14:textId="77777777" w:rsidR="00DD09F5" w:rsidRPr="00E77497" w:rsidDel="008C0F14" w:rsidRDefault="00DD09F5" w:rsidP="00C7794D">
      <w:pPr>
        <w:ind w:left="360"/>
        <w:rPr>
          <w:ins w:id="9985" w:author="Rev 3 Allen Wirfs-Brock" w:date="2011-09-21T18:05:00Z"/>
          <w:del w:id="9986" w:author="Rev 4 Allen Wirfs-Brock" w:date="2011-11-04T18:35:00Z"/>
        </w:rPr>
      </w:pPr>
      <w:ins w:id="9987" w:author="Rev 3 Allen Wirfs-Brock" w:date="2011-09-21T18:05:00Z">
        <w:del w:id="9988" w:author="Rev 4 Allen Wirfs-Brock" w:date="2011-10-15T18:28:00Z">
          <w:r w:rsidRPr="00E77497" w:rsidDel="00817299">
            <w:delText xml:space="preserve">The production </w:delText>
          </w:r>
        </w:del>
      </w:ins>
      <w:ins w:id="9989" w:author="Rev 3 Allen Wirfs-Brock" w:date="2011-09-21T18:06:00Z">
        <w:del w:id="9990"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Style w:val="bnf"/>
            </w:rPr>
            <w:delText>PropertyName</w:delText>
          </w:r>
          <w:r w:rsidRPr="00E77497" w:rsidDel="008C0F14">
            <w:delText xml:space="preserve"> </w:delText>
          </w:r>
          <w:r w:rsidRPr="00E77497" w:rsidDel="008C0F14">
            <w:rPr>
              <w:rFonts w:ascii="Courier New" w:hAnsi="Courier New" w:cs="Courier New"/>
              <w:b/>
            </w:rPr>
            <w:delText>:</w:delText>
          </w:r>
          <w:r w:rsidRPr="00E77497" w:rsidDel="008C0F14">
            <w:delText xml:space="preserve"> </w:delText>
          </w:r>
        </w:del>
        <w:del w:id="9991" w:author="Rev 4 Allen Wirfs-Brock" w:date="2011-10-04T14:30:00Z">
          <w:r w:rsidRPr="00E77497" w:rsidDel="00A10F2F">
            <w:rPr>
              <w:rFonts w:ascii="Times New Roman" w:hAnsi="Times New Roman"/>
              <w:i/>
            </w:rPr>
            <w:delText>SingleNameBinding</w:delText>
          </w:r>
        </w:del>
      </w:ins>
      <w:ins w:id="9992" w:author="Rev 3 Allen Wirfs-Brock" w:date="2011-09-21T18:05:00Z">
        <w:del w:id="9993" w:author="Rev 4 Allen Wirfs-Brock" w:date="2011-10-04T14:30:00Z">
          <w:r w:rsidRPr="00E77497" w:rsidDel="00A10F2F">
            <w:delText xml:space="preserve"> </w:delText>
          </w:r>
        </w:del>
        <w:del w:id="9994" w:author="Rev 4 Allen Wirfs-Brock" w:date="2011-10-15T18:28:00Z">
          <w:r w:rsidRPr="00E77497" w:rsidDel="00817299">
            <w:delText xml:space="preserve">is evaluated </w:delText>
          </w:r>
        </w:del>
        <w:del w:id="9995"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r w:rsidRPr="00E77497" w:rsidDel="008C0F14">
            <w:rPr>
              <w:rFonts w:ascii="Times New Roman" w:eastAsia="Times New Roman" w:hAnsi="Times New Roman"/>
              <w:i/>
              <w:spacing w:val="6"/>
              <w:lang w:eastAsia="en-US"/>
            </w:rPr>
            <w:delText>env</w:delText>
          </w:r>
          <w:r w:rsidRPr="00E77497" w:rsidDel="008C0F14">
            <w:delText xml:space="preserve"> </w:delText>
          </w:r>
        </w:del>
        <w:del w:id="9996" w:author="Rev 4 Allen Wirfs-Brock" w:date="2011-10-15T18:28:00Z">
          <w:r w:rsidRPr="00E77497" w:rsidDel="00817299">
            <w:delText>as follows:</w:delText>
          </w:r>
        </w:del>
      </w:ins>
    </w:p>
    <w:p w14:paraId="280C6919" w14:textId="77777777" w:rsidR="00DD09F5" w:rsidRPr="00E77497" w:rsidDel="008C0F14" w:rsidRDefault="00DD09F5" w:rsidP="006361CF">
      <w:pPr>
        <w:pStyle w:val="Alg3"/>
        <w:numPr>
          <w:ilvl w:val="0"/>
          <w:numId w:val="557"/>
        </w:numPr>
        <w:rPr>
          <w:ins w:id="9997" w:author="Rev 3 Allen Wirfs-Brock" w:date="2011-09-21T18:05:00Z"/>
          <w:del w:id="9998" w:author="Rev 4 Allen Wirfs-Brock" w:date="2011-11-04T18:35:00Z"/>
        </w:rPr>
        <w:pPrChange w:id="9999" w:author="Rev 4 Allen Wirfs-Brock" w:date="2011-11-07T12:16:00Z">
          <w:pPr>
            <w:pStyle w:val="Alg3"/>
            <w:numPr>
              <w:numId w:val="591"/>
            </w:numPr>
          </w:pPr>
        </w:pPrChange>
      </w:pPr>
      <w:ins w:id="10000" w:author="Rev 3 Allen Wirfs-Brock" w:date="2011-09-21T18:05:00Z">
        <w:del w:id="10001" w:author="Rev 4 Allen Wirfs-Brock" w:date="2011-11-04T18:35:00Z">
          <w:r w:rsidRPr="00E77497" w:rsidDel="008C0F14">
            <w:delText xml:space="preserve">Let </w:delText>
          </w:r>
          <w:r w:rsidRPr="00E77497" w:rsidDel="008C0F14">
            <w:rPr>
              <w:i/>
            </w:rPr>
            <w:delText>P</w:delText>
          </w:r>
          <w:r w:rsidRPr="00E77497" w:rsidDel="008C0F14">
            <w:delText xml:space="preserve"> be the </w:delText>
          </w:r>
        </w:del>
      </w:ins>
      <w:ins w:id="10002" w:author="Rev 3 Allen Wirfs-Brock" w:date="2011-09-21T18:19:00Z">
        <w:del w:id="10003" w:author="Rev 4 Allen Wirfs-Brock" w:date="2011-11-04T18:35:00Z">
          <w:r w:rsidR="00EE35BA" w:rsidRPr="00E77497" w:rsidDel="008C0F14">
            <w:delText xml:space="preserve">PropName </w:delText>
          </w:r>
        </w:del>
      </w:ins>
      <w:ins w:id="10004" w:author="Rev 3 Allen Wirfs-Brock" w:date="2011-09-21T18:20:00Z">
        <w:del w:id="10005" w:author="Rev 4 Allen Wirfs-Brock" w:date="2011-11-04T18:35:00Z">
          <w:r w:rsidR="00EE35BA" w:rsidRPr="00E77497" w:rsidDel="008C0F14">
            <w:delText>of</w:delText>
          </w:r>
        </w:del>
      </w:ins>
      <w:ins w:id="10006" w:author="Rev 3 Allen Wirfs-Brock" w:date="2011-09-21T18:05:00Z">
        <w:del w:id="10007" w:author="Rev 4 Allen Wirfs-Brock" w:date="2011-11-04T18:35:00Z">
          <w:r w:rsidRPr="00E77497" w:rsidDel="008C0F14">
            <w:delText xml:space="preserve"> </w:delText>
          </w:r>
        </w:del>
      </w:ins>
      <w:ins w:id="10008" w:author="Rev 3 Allen Wirfs-Brock" w:date="2011-09-21T18:20:00Z">
        <w:del w:id="10009" w:author="Rev 4 Allen Wirfs-Brock" w:date="2011-11-04T18:35:00Z">
          <w:r w:rsidR="00EE35BA" w:rsidRPr="00E77497" w:rsidDel="008C0F14">
            <w:rPr>
              <w:rStyle w:val="bnf"/>
            </w:rPr>
            <w:delText>PropertyName</w:delText>
          </w:r>
        </w:del>
      </w:ins>
    </w:p>
    <w:p w14:paraId="7F28BE5E" w14:textId="77777777" w:rsidR="00DD09F5" w:rsidRPr="00E77497" w:rsidDel="008C0F14" w:rsidRDefault="00DD09F5" w:rsidP="006361CF">
      <w:pPr>
        <w:pStyle w:val="Alg3"/>
        <w:numPr>
          <w:ilvl w:val="0"/>
          <w:numId w:val="557"/>
        </w:numPr>
        <w:spacing w:after="220"/>
        <w:rPr>
          <w:ins w:id="10010" w:author="Rev 3 Allen Wirfs-Brock" w:date="2011-09-21T18:05:00Z"/>
          <w:del w:id="10011" w:author="Rev 4 Allen Wirfs-Brock" w:date="2011-11-04T18:35:00Z"/>
        </w:rPr>
        <w:pPrChange w:id="10012" w:author="Rev 4 Allen Wirfs-Brock" w:date="2011-11-07T12:16:00Z">
          <w:pPr>
            <w:pStyle w:val="Alg3"/>
            <w:numPr>
              <w:numId w:val="591"/>
            </w:numPr>
            <w:spacing w:after="220"/>
          </w:pPr>
        </w:pPrChange>
      </w:pPr>
      <w:ins w:id="10013" w:author="Rev 3 Allen Wirfs-Brock" w:date="2011-09-21T18:05:00Z">
        <w:del w:id="10014" w:author="Rev 4 Allen Wirfs-Brock" w:date="2011-10-04T14:29:00Z">
          <w:r w:rsidRPr="00E77497" w:rsidDel="00A10F2F">
            <w:delText xml:space="preserve">Evaluate </w:delText>
          </w:r>
          <w:r w:rsidRPr="00E77497" w:rsidDel="00A10F2F">
            <w:rPr>
              <w:i/>
            </w:rPr>
            <w:delText>SingleNameBinding</w:delText>
          </w:r>
          <w:r w:rsidRPr="00E77497" w:rsidDel="00A10F2F">
            <w:delText xml:space="preserve"> using  </w:delText>
          </w:r>
          <w:r w:rsidRPr="00E77497" w:rsidDel="00A10F2F">
            <w:rPr>
              <w:i/>
            </w:rPr>
            <w:delText>P</w:delText>
          </w:r>
          <w:r w:rsidRPr="00E77497" w:rsidDel="00A10F2F">
            <w:delText>,</w:delText>
          </w:r>
          <w:r w:rsidRPr="00E77497" w:rsidDel="00A10F2F">
            <w:rPr>
              <w:i/>
            </w:rPr>
            <w:delText xml:space="preserve"> </w:delText>
          </w:r>
        </w:del>
      </w:ins>
      <w:ins w:id="10015" w:author="Rev 3 Allen Wirfs-Brock" w:date="2011-09-21T18:30:00Z">
        <w:del w:id="10016" w:author="Rev 4 Allen Wirfs-Brock" w:date="2011-10-04T14:29:00Z">
          <w:r w:rsidR="00807377" w:rsidRPr="00E77497" w:rsidDel="00A10F2F">
            <w:rPr>
              <w:rStyle w:val="bnf"/>
            </w:rPr>
            <w:delText>obj</w:delText>
          </w:r>
        </w:del>
      </w:ins>
      <w:ins w:id="10017" w:author="Rev 3 Allen Wirfs-Brock" w:date="2011-09-21T18:31:00Z">
        <w:del w:id="10018" w:author="Rev 4 Allen Wirfs-Brock" w:date="2011-10-04T14:29:00Z">
          <w:r w:rsidR="00203662" w:rsidRPr="00E77497" w:rsidDel="00A10F2F">
            <w:delText>,</w:delText>
          </w:r>
        </w:del>
      </w:ins>
      <w:ins w:id="10019" w:author="Rev 3 Allen Wirfs-Brock" w:date="2011-09-21T18:05:00Z">
        <w:del w:id="10020" w:author="Rev 4 Allen Wirfs-Brock" w:date="2011-10-04T14:29:00Z">
          <w:r w:rsidRPr="00E77497" w:rsidDel="00A10F2F">
            <w:delText xml:space="preserve"> and </w:delText>
          </w:r>
          <w:r w:rsidRPr="00E77497" w:rsidDel="00A10F2F">
            <w:rPr>
              <w:i/>
            </w:rPr>
            <w:delText>env</w:delText>
          </w:r>
          <w:r w:rsidRPr="00E77497" w:rsidDel="00A10F2F">
            <w:delText xml:space="preserve"> as the arguments.</w:delText>
          </w:r>
        </w:del>
      </w:ins>
    </w:p>
    <w:p w14:paraId="591C17A1" w14:textId="77777777" w:rsidR="00AA404C" w:rsidRPr="00E77497" w:rsidDel="00A10F2F" w:rsidRDefault="00AA404C" w:rsidP="00C7794D">
      <w:pPr>
        <w:contextualSpacing/>
        <w:rPr>
          <w:ins w:id="10021" w:author="Allen Wirfs-Brock" w:date="2011-07-11T15:40:00Z"/>
          <w:del w:id="10022" w:author="Rev 4 Allen Wirfs-Brock" w:date="2011-10-04T14:31:00Z"/>
        </w:rPr>
      </w:pPr>
      <w:ins w:id="10023" w:author="Allen Wirfs-Brock" w:date="2011-07-11T15:40:00Z">
        <w:del w:id="10024" w:author="Rev 4 Allen Wirfs-Brock" w:date="2011-10-04T14:31:00Z">
          <w:r w:rsidRPr="00E77497" w:rsidDel="00A10F2F">
            <w:delText xml:space="preserve">The </w:delText>
          </w:r>
          <w:r w:rsidRPr="00E77497" w:rsidDel="00A10F2F">
            <w:rPr>
              <w:rFonts w:ascii="Times New Roman" w:eastAsia="Times New Roman" w:hAnsi="Times New Roman"/>
              <w:spacing w:val="6"/>
              <w:lang w:eastAsia="en-US"/>
            </w:rPr>
            <w:delText xml:space="preserve">BoundNames </w:delText>
          </w:r>
          <w:r w:rsidRPr="00E77497" w:rsidDel="00A10F2F">
            <w:delText xml:space="preserve">of the productions  </w:delText>
          </w:r>
          <w:r w:rsidRPr="00E77497" w:rsidDel="00A10F2F">
            <w:rPr>
              <w:rStyle w:val="bnf"/>
            </w:rPr>
            <w:delText xml:space="preserve">BindingProperty </w:delText>
          </w:r>
          <w:r w:rsidRPr="00E77497" w:rsidDel="00A10F2F">
            <w:rPr>
              <w:b/>
            </w:rPr>
            <w:delText>:</w:delText>
          </w:r>
          <w:r w:rsidRPr="00E77497" w:rsidDel="00A10F2F">
            <w:delText xml:space="preserve"> </w:delText>
          </w:r>
        </w:del>
      </w:ins>
      <w:ins w:id="10025" w:author="Allen Wirfs-Brock" w:date="2011-07-11T15:41:00Z">
        <w:del w:id="10026" w:author="Rev 4 Allen Wirfs-Brock" w:date="2011-10-04T14:31:00Z">
          <w:r w:rsidR="005451AB" w:rsidRPr="00E77497" w:rsidDel="00A10F2F">
            <w:rPr>
              <w:rStyle w:val="bnf"/>
            </w:rPr>
            <w:delText>PropertyName</w:delText>
          </w:r>
          <w:r w:rsidR="005451AB" w:rsidRPr="00E77497" w:rsidDel="00A10F2F">
            <w:delText xml:space="preserve"> </w:delText>
          </w:r>
        </w:del>
      </w:ins>
      <w:ins w:id="10027" w:author="Allen Wirfs-Brock" w:date="2011-07-11T15:42:00Z">
        <w:del w:id="10028" w:author="Rev 4 Allen Wirfs-Brock" w:date="2011-10-04T14:31:00Z">
          <w:r w:rsidR="005451AB" w:rsidRPr="00E77497" w:rsidDel="00A10F2F">
            <w:rPr>
              <w:rFonts w:ascii="Courier New" w:hAnsi="Courier New" w:cs="Courier New"/>
              <w:b/>
            </w:rPr>
            <w:delText>:</w:delText>
          </w:r>
        </w:del>
      </w:ins>
      <w:ins w:id="10029" w:author="Allen Wirfs-Brock" w:date="2011-07-11T15:41:00Z">
        <w:del w:id="10030" w:author="Rev 4 Allen Wirfs-Brock" w:date="2011-10-04T14:31:00Z">
          <w:r w:rsidR="005451AB" w:rsidRPr="00E77497" w:rsidDel="00A10F2F">
            <w:delText xml:space="preserve"> </w:delText>
          </w:r>
          <w:r w:rsidRPr="00E77497" w:rsidDel="00A10F2F">
            <w:rPr>
              <w:rStyle w:val="bnf"/>
            </w:rPr>
            <w:delText>BindingPattern</w:delText>
          </w:r>
        </w:del>
      </w:ins>
      <w:ins w:id="10031" w:author="Rev 3 Allen Wirfs-Brock" w:date="2011-08-31T11:02:00Z">
        <w:del w:id="10032" w:author="Rev 4 Allen Wirfs-Brock" w:date="2011-10-04T14:31:00Z">
          <w:r w:rsidR="00471F4A" w:rsidRPr="00E77497" w:rsidDel="00A10F2F">
            <w:rPr>
              <w:rStyle w:val="bnf"/>
            </w:rPr>
            <w:delText xml:space="preserve"> </w:delText>
          </w:r>
          <w:r w:rsidR="00471F4A" w:rsidRPr="00E77497" w:rsidDel="00A10F2F">
            <w:rPr>
              <w:rFonts w:ascii="Times New Roman" w:hAnsi="Times New Roman"/>
              <w:i/>
            </w:rPr>
            <w:delText>Initialiser</w:delText>
          </w:r>
          <w:r w:rsidR="00471F4A" w:rsidRPr="00E77497" w:rsidDel="00A10F2F">
            <w:rPr>
              <w:rFonts w:ascii="Times New Roman" w:hAnsi="Times New Roman"/>
              <w:vertAlign w:val="subscript"/>
            </w:rPr>
            <w:delText>opt</w:delText>
          </w:r>
        </w:del>
      </w:ins>
      <w:ins w:id="10033" w:author="Allen Wirfs-Brock" w:date="2011-07-11T15:40:00Z">
        <w:del w:id="10034" w:author="Rev 4 Allen Wirfs-Brock" w:date="2011-10-04T14:31:00Z">
          <w:r w:rsidRPr="00E77497" w:rsidDel="00A10F2F">
            <w:delText xml:space="preserve"> and </w:delText>
          </w:r>
          <w:r w:rsidRPr="00E77497" w:rsidDel="00A10F2F">
            <w:rPr>
              <w:rStyle w:val="bnf"/>
            </w:rPr>
            <w:delText xml:space="preserve">BindingElement </w:delText>
          </w:r>
          <w:r w:rsidRPr="00E77497" w:rsidDel="00A10F2F">
            <w:rPr>
              <w:b/>
            </w:rPr>
            <w:delText>:</w:delText>
          </w:r>
          <w:r w:rsidRPr="00E77497" w:rsidDel="00A10F2F">
            <w:delText xml:space="preserve"> </w:delText>
          </w:r>
        </w:del>
      </w:ins>
      <w:ins w:id="10035" w:author="Allen Wirfs-Brock" w:date="2011-07-11T15:43:00Z">
        <w:del w:id="10036" w:author="Rev 4 Allen Wirfs-Brock" w:date="2011-10-04T14:31:00Z">
          <w:r w:rsidR="005451AB" w:rsidRPr="00E77497" w:rsidDel="00A10F2F">
            <w:rPr>
              <w:rStyle w:val="bnf"/>
            </w:rPr>
            <w:delText>BindingPattern</w:delText>
          </w:r>
          <w:r w:rsidR="005451AB" w:rsidRPr="00E77497" w:rsidDel="00A10F2F">
            <w:delText xml:space="preserve"> </w:delText>
          </w:r>
        </w:del>
      </w:ins>
      <w:ins w:id="10037" w:author="Allen Wirfs-Brock" w:date="2011-07-11T15:40:00Z">
        <w:del w:id="10038" w:author="Rev 4 Allen Wirfs-Brock" w:date="2011-10-04T14:31:00Z">
          <w:r w:rsidRPr="00E77497" w:rsidDel="00A10F2F">
            <w:delText>is determined as follows:</w:delText>
          </w:r>
        </w:del>
      </w:ins>
    </w:p>
    <w:p w14:paraId="25C36284" w14:textId="77777777" w:rsidR="00AA404C" w:rsidRPr="00E77497" w:rsidDel="00A10F2F" w:rsidRDefault="00AA404C" w:rsidP="006361CF">
      <w:pPr>
        <w:pStyle w:val="Alg4"/>
        <w:numPr>
          <w:ilvl w:val="0"/>
          <w:numId w:val="441"/>
        </w:numPr>
        <w:spacing w:after="220"/>
        <w:contextualSpacing/>
        <w:rPr>
          <w:ins w:id="10039" w:author="Allen Wirfs-Brock" w:date="2011-07-11T15:40:00Z"/>
          <w:del w:id="10040" w:author="Rev 4 Allen Wirfs-Brock" w:date="2011-10-04T14:31:00Z"/>
        </w:rPr>
        <w:pPrChange w:id="10041" w:author="Rev 4 Allen Wirfs-Brock" w:date="2011-11-07T12:16:00Z">
          <w:pPr>
            <w:pStyle w:val="Alg4"/>
            <w:numPr>
              <w:numId w:val="465"/>
            </w:numPr>
            <w:tabs>
              <w:tab w:val="num" w:pos="360"/>
            </w:tabs>
            <w:spacing w:after="220"/>
            <w:ind w:left="360" w:hanging="360"/>
            <w:contextualSpacing/>
          </w:pPr>
        </w:pPrChange>
      </w:pPr>
      <w:ins w:id="10042" w:author="Allen Wirfs-Brock" w:date="2011-07-11T15:40:00Z">
        <w:del w:id="10043" w:author="Rev 4 Allen Wirfs-Brock" w:date="2011-10-04T14:31:00Z">
          <w:r w:rsidRPr="00E77497" w:rsidDel="00A10F2F">
            <w:delText xml:space="preserve">Return the BoundNames of </w:delText>
          </w:r>
        </w:del>
      </w:ins>
      <w:ins w:id="10044" w:author="Allen Wirfs-Brock" w:date="2011-07-11T15:43:00Z">
        <w:del w:id="10045" w:author="Rev 4 Allen Wirfs-Brock" w:date="2011-10-04T14:31:00Z">
          <w:r w:rsidR="005451AB" w:rsidRPr="00E77497" w:rsidDel="00A10F2F">
            <w:rPr>
              <w:rStyle w:val="bnf"/>
            </w:rPr>
            <w:delText>BindingPattern</w:delText>
          </w:r>
        </w:del>
      </w:ins>
      <w:ins w:id="10046" w:author="Allen Wirfs-Brock" w:date="2011-07-11T15:40:00Z">
        <w:del w:id="10047" w:author="Rev 4 Allen Wirfs-Brock" w:date="2011-10-04T14:31:00Z">
          <w:r w:rsidRPr="00E77497" w:rsidDel="00A10F2F">
            <w:delText>.</w:delText>
          </w:r>
        </w:del>
      </w:ins>
    </w:p>
    <w:p w14:paraId="53A7326D" w14:textId="77777777" w:rsidR="000D60F8" w:rsidRPr="00E77497" w:rsidDel="00A10F2F" w:rsidRDefault="000D60F8" w:rsidP="00C7794D">
      <w:pPr>
        <w:contextualSpacing/>
        <w:rPr>
          <w:ins w:id="10048" w:author="Rev 3 Allen Wirfs-Brock" w:date="2011-09-22T15:12:00Z"/>
          <w:del w:id="10049" w:author="Rev 4 Allen Wirfs-Brock" w:date="2011-10-04T14:31:00Z"/>
        </w:rPr>
      </w:pPr>
      <w:ins w:id="10050" w:author="Rev 3 Allen Wirfs-Brock" w:date="2011-09-22T15:12:00Z">
        <w:del w:id="10051" w:author="Rev 4 Allen Wirfs-Brock" w:date="2011-10-04T14:31:00Z">
          <w:r w:rsidRPr="00E77497" w:rsidDel="00A10F2F">
            <w:delText xml:space="preserve">The production </w:delText>
          </w:r>
          <w:r w:rsidRPr="00E77497" w:rsidDel="00A10F2F">
            <w:rPr>
              <w:rStyle w:val="bnf"/>
            </w:rPr>
            <w:delText xml:space="preserve">BindingProperty </w:delText>
          </w:r>
          <w:r w:rsidRPr="00E77497" w:rsidDel="00A10F2F">
            <w:rPr>
              <w:b/>
            </w:rPr>
            <w:delText>:</w:delText>
          </w:r>
          <w:r w:rsidRPr="00E77497" w:rsidDel="00A10F2F">
            <w:delText xml:space="preserve"> </w:delText>
          </w:r>
          <w:r w:rsidRPr="00E77497" w:rsidDel="00A10F2F">
            <w:rPr>
              <w:rStyle w:val="bnf"/>
            </w:rPr>
            <w:delText>PropertyName</w:delText>
          </w:r>
          <w:r w:rsidRPr="00E77497" w:rsidDel="00A10F2F">
            <w:delText xml:space="preserve"> </w:delText>
          </w:r>
          <w:r w:rsidRPr="00E77497" w:rsidDel="00A10F2F">
            <w:rPr>
              <w:rFonts w:ascii="Courier New" w:hAnsi="Courier New" w:cs="Courier New"/>
              <w:b/>
            </w:rPr>
            <w:delText>:</w:delText>
          </w:r>
          <w:r w:rsidRPr="00E77497" w:rsidDel="00A10F2F">
            <w:delText xml:space="preserve"> </w:delText>
          </w:r>
          <w:r w:rsidRPr="00E77497" w:rsidDel="00A10F2F">
            <w:rPr>
              <w:rStyle w:val="bnf"/>
            </w:rPr>
            <w:delText xml:space="preserve">BindingPattern </w:delText>
          </w:r>
          <w:r w:rsidRPr="00E77497" w:rsidDel="00A10F2F">
            <w:rPr>
              <w:rFonts w:ascii="Times New Roman" w:hAnsi="Times New Roman"/>
              <w:i/>
            </w:rPr>
            <w:delText>Initialiser</w:delText>
          </w:r>
          <w:r w:rsidRPr="00E77497" w:rsidDel="00A10F2F">
            <w:rPr>
              <w:rFonts w:ascii="Times New Roman" w:hAnsi="Times New Roman"/>
              <w:vertAlign w:val="subscript"/>
            </w:rPr>
            <w:delText>opt</w:delText>
          </w:r>
          <w:r w:rsidRPr="00E77497" w:rsidDel="00A10F2F">
            <w:delText xml:space="preserve"> is evaluated </w:delText>
          </w:r>
        </w:del>
      </w:ins>
      <w:ins w:id="10052" w:author="Rev 3 Allen Wirfs-Brock" w:date="2011-09-22T15:18:00Z">
        <w:del w:id="10053" w:author="Rev 4 Allen Wirfs-Brock" w:date="2011-10-04T14:31:00Z">
          <w:r w:rsidR="00892C42" w:rsidRPr="00E77497" w:rsidDel="00A10F2F">
            <w:delText xml:space="preserve">with the parameters </w:delText>
          </w:r>
          <w:r w:rsidR="00892C42" w:rsidRPr="00E77497" w:rsidDel="00A10F2F">
            <w:rPr>
              <w:rStyle w:val="bnf"/>
            </w:rPr>
            <w:delText>obj</w:delText>
          </w:r>
          <w:r w:rsidR="00892C42" w:rsidRPr="00E77497" w:rsidDel="00A10F2F">
            <w:delText xml:space="preserve"> and </w:delText>
          </w:r>
          <w:r w:rsidR="00892C42" w:rsidRPr="00E77497" w:rsidDel="00A10F2F">
            <w:rPr>
              <w:rFonts w:ascii="Times New Roman" w:eastAsia="Times New Roman" w:hAnsi="Times New Roman"/>
              <w:i/>
              <w:spacing w:val="6"/>
              <w:lang w:eastAsia="en-US"/>
            </w:rPr>
            <w:delText>env</w:delText>
          </w:r>
          <w:r w:rsidR="00892C42" w:rsidRPr="00E77497" w:rsidDel="00A10F2F">
            <w:delText xml:space="preserve"> </w:delText>
          </w:r>
        </w:del>
      </w:ins>
      <w:ins w:id="10054" w:author="Rev 3 Allen Wirfs-Brock" w:date="2011-09-22T15:12:00Z">
        <w:del w:id="10055" w:author="Rev 4 Allen Wirfs-Brock" w:date="2011-10-04T14:31:00Z">
          <w:r w:rsidRPr="00E77497" w:rsidDel="00A10F2F">
            <w:delText>as follows:</w:delText>
          </w:r>
        </w:del>
      </w:ins>
    </w:p>
    <w:p w14:paraId="50465C95" w14:textId="77777777" w:rsidR="000D60F8" w:rsidRPr="00E77497" w:rsidDel="00A10F2F" w:rsidRDefault="000D60F8" w:rsidP="006361CF">
      <w:pPr>
        <w:pStyle w:val="Alg2"/>
        <w:numPr>
          <w:ilvl w:val="0"/>
          <w:numId w:val="562"/>
        </w:numPr>
        <w:contextualSpacing/>
        <w:rPr>
          <w:ins w:id="10056" w:author="Rev 3 Allen Wirfs-Brock" w:date="2011-09-22T15:14:00Z"/>
          <w:del w:id="10057" w:author="Rev 4 Allen Wirfs-Brock" w:date="2011-10-04T14:31:00Z"/>
        </w:rPr>
        <w:pPrChange w:id="10058" w:author="Rev 4 Allen Wirfs-Brock" w:date="2011-11-07T12:16:00Z">
          <w:pPr>
            <w:pStyle w:val="Alg2"/>
            <w:numPr>
              <w:numId w:val="596"/>
            </w:numPr>
            <w:tabs>
              <w:tab w:val="num" w:pos="360"/>
            </w:tabs>
            <w:ind w:left="360" w:hanging="360"/>
            <w:contextualSpacing/>
          </w:pPr>
        </w:pPrChange>
      </w:pPr>
      <w:ins w:id="10059" w:author="Rev 3 Allen Wirfs-Brock" w:date="2011-09-22T15:14:00Z">
        <w:del w:id="10060" w:author="Rev 4 Allen Wirfs-Brock" w:date="2011-10-04T14:31:00Z">
          <w:r w:rsidRPr="00E77497" w:rsidDel="00A10F2F">
            <w:delText xml:space="preserve">Let </w:delText>
          </w:r>
        </w:del>
      </w:ins>
      <w:ins w:id="10061" w:author="Rev 3 Allen Wirfs-Brock" w:date="2011-09-22T15:22:00Z">
        <w:del w:id="10062" w:author="Rev 4 Allen Wirfs-Brock" w:date="2011-10-04T14:31:00Z">
          <w:r w:rsidR="00892C42" w:rsidRPr="00E77497" w:rsidDel="00A10F2F">
            <w:rPr>
              <w:i/>
            </w:rPr>
            <w:delText xml:space="preserve">P </w:delText>
          </w:r>
        </w:del>
      </w:ins>
      <w:ins w:id="10063" w:author="Rev 3 Allen Wirfs-Brock" w:date="2011-09-22T15:14:00Z">
        <w:del w:id="10064" w:author="Rev 4 Allen Wirfs-Brock" w:date="2011-10-04T14:31:00Z">
          <w:r w:rsidRPr="00E77497" w:rsidDel="00A10F2F">
            <w:delText xml:space="preserve">be the </w:delText>
          </w:r>
        </w:del>
      </w:ins>
      <w:ins w:id="10065" w:author="Rev 3 Allen Wirfs-Brock" w:date="2011-09-22T15:15:00Z">
        <w:del w:id="10066" w:author="Rev 4 Allen Wirfs-Brock" w:date="2011-10-04T14:31:00Z">
          <w:r w:rsidRPr="00E77497" w:rsidDel="00A10F2F">
            <w:delText xml:space="preserve">PropName </w:delText>
          </w:r>
        </w:del>
      </w:ins>
      <w:ins w:id="10067" w:author="Rev 3 Allen Wirfs-Brock" w:date="2011-09-22T15:14:00Z">
        <w:del w:id="10068" w:author="Rev 4 Allen Wirfs-Brock" w:date="2011-10-04T14:31:00Z">
          <w:r w:rsidRPr="00E77497" w:rsidDel="00A10F2F">
            <w:delText xml:space="preserve">of </w:delText>
          </w:r>
        </w:del>
      </w:ins>
      <w:ins w:id="10069" w:author="Rev 3 Allen Wirfs-Brock" w:date="2011-09-22T15:16:00Z">
        <w:del w:id="10070" w:author="Rev 4 Allen Wirfs-Brock" w:date="2011-10-04T14:31:00Z">
          <w:r w:rsidRPr="00E77497" w:rsidDel="00A10F2F">
            <w:rPr>
              <w:rStyle w:val="bnf"/>
            </w:rPr>
            <w:delText>PropertyName</w:delText>
          </w:r>
        </w:del>
      </w:ins>
      <w:ins w:id="10071" w:author="Rev 3 Allen Wirfs-Brock" w:date="2011-09-22T15:15:00Z">
        <w:del w:id="10072" w:author="Rev 4 Allen Wirfs-Brock" w:date="2011-10-04T14:31:00Z">
          <w:r w:rsidRPr="00E77497" w:rsidDel="00A10F2F">
            <w:delText>.</w:delText>
          </w:r>
        </w:del>
      </w:ins>
    </w:p>
    <w:p w14:paraId="365AA9EE" w14:textId="77777777" w:rsidR="00892C42" w:rsidRPr="00E77497" w:rsidDel="00A10F2F" w:rsidRDefault="00892C42" w:rsidP="006361CF">
      <w:pPr>
        <w:pStyle w:val="Alg3"/>
        <w:numPr>
          <w:ilvl w:val="0"/>
          <w:numId w:val="562"/>
        </w:numPr>
        <w:contextualSpacing/>
        <w:rPr>
          <w:ins w:id="10073" w:author="Rev 3 Allen Wirfs-Brock" w:date="2011-09-22T15:22:00Z"/>
          <w:del w:id="10074" w:author="Rev 4 Allen Wirfs-Brock" w:date="2011-10-04T14:31:00Z"/>
        </w:rPr>
        <w:pPrChange w:id="10075" w:author="Rev 4 Allen Wirfs-Brock" w:date="2011-11-07T12:16:00Z">
          <w:pPr>
            <w:pStyle w:val="Alg3"/>
            <w:numPr>
              <w:numId w:val="596"/>
            </w:numPr>
            <w:contextualSpacing/>
          </w:pPr>
        </w:pPrChange>
      </w:pPr>
      <w:ins w:id="10076" w:author="Rev 3 Allen Wirfs-Brock" w:date="2011-09-22T15:22:00Z">
        <w:del w:id="10077" w:author="Rev 4 Allen Wirfs-Brock" w:date="2011-10-04T14:31:00Z">
          <w:r w:rsidRPr="00E77497" w:rsidDel="00A10F2F">
            <w:delText xml:space="preserve">Let </w:delText>
          </w:r>
          <w:r w:rsidRPr="00E77497" w:rsidDel="00A10F2F">
            <w:rPr>
              <w:i/>
            </w:rPr>
            <w:delText>exists</w:delText>
          </w:r>
          <w:r w:rsidRPr="00E77497" w:rsidDel="00A10F2F">
            <w:delText xml:space="preserve"> be the result of calling the [[HasProperty]] internal method of </w:delText>
          </w:r>
          <w:r w:rsidRPr="00E77497" w:rsidDel="00A10F2F">
            <w:rPr>
              <w:i/>
            </w:rPr>
            <w:delText>obj</w:delText>
          </w:r>
          <w:r w:rsidRPr="00E77497" w:rsidDel="00A10F2F">
            <w:delText xml:space="preserve"> with argument </w:delText>
          </w:r>
          <w:r w:rsidRPr="00E77497" w:rsidDel="00A10F2F">
            <w:rPr>
              <w:i/>
            </w:rPr>
            <w:delText>P</w:delText>
          </w:r>
          <w:r w:rsidRPr="00E77497" w:rsidDel="00A10F2F">
            <w:delText>.</w:delText>
          </w:r>
        </w:del>
      </w:ins>
    </w:p>
    <w:p w14:paraId="4F35D538" w14:textId="77777777" w:rsidR="00892C42" w:rsidRPr="00E77497" w:rsidDel="00A10F2F" w:rsidRDefault="00892C42" w:rsidP="006361CF">
      <w:pPr>
        <w:pStyle w:val="Alg3"/>
        <w:numPr>
          <w:ilvl w:val="0"/>
          <w:numId w:val="562"/>
        </w:numPr>
        <w:contextualSpacing/>
        <w:rPr>
          <w:ins w:id="10078" w:author="Rev 3 Allen Wirfs-Brock" w:date="2011-09-22T15:22:00Z"/>
          <w:del w:id="10079" w:author="Rev 4 Allen Wirfs-Brock" w:date="2011-10-04T14:31:00Z"/>
        </w:rPr>
        <w:pPrChange w:id="10080" w:author="Rev 4 Allen Wirfs-Brock" w:date="2011-11-07T12:16:00Z">
          <w:pPr>
            <w:pStyle w:val="Alg3"/>
            <w:numPr>
              <w:numId w:val="596"/>
            </w:numPr>
            <w:contextualSpacing/>
          </w:pPr>
        </w:pPrChange>
      </w:pPr>
      <w:ins w:id="10081" w:author="Rev 3 Allen Wirfs-Brock" w:date="2011-09-22T15:22:00Z">
        <w:del w:id="10082" w:author="Rev 4 Allen Wirfs-Brock" w:date="2011-10-04T14:31:00Z">
          <w:r w:rsidRPr="00E77497" w:rsidDel="00A10F2F">
            <w:delText xml:space="preserve">If </w:delText>
          </w:r>
          <w:r w:rsidRPr="00E77497" w:rsidDel="00A10F2F">
            <w:rPr>
              <w:i/>
            </w:rPr>
            <w:delText>exists</w:delText>
          </w:r>
          <w:r w:rsidRPr="00E77497" w:rsidDel="00A10F2F">
            <w:delText xml:space="preserve"> is </w:delText>
          </w:r>
          <w:r w:rsidRPr="00E77497" w:rsidDel="00A10F2F">
            <w:rPr>
              <w:b/>
            </w:rPr>
            <w:delText>true</w:delText>
          </w:r>
          <w:r w:rsidRPr="00E77497" w:rsidDel="00A10F2F">
            <w:delText>, then</w:delText>
          </w:r>
        </w:del>
      </w:ins>
    </w:p>
    <w:p w14:paraId="5F41A34D" w14:textId="77777777" w:rsidR="00892C42" w:rsidRPr="00E77497" w:rsidDel="00A10F2F" w:rsidRDefault="00892C42" w:rsidP="006361CF">
      <w:pPr>
        <w:pStyle w:val="Alg3"/>
        <w:numPr>
          <w:ilvl w:val="1"/>
          <w:numId w:val="562"/>
        </w:numPr>
        <w:contextualSpacing/>
        <w:rPr>
          <w:ins w:id="10083" w:author="Rev 3 Allen Wirfs-Brock" w:date="2011-09-22T15:22:00Z"/>
          <w:del w:id="10084" w:author="Rev 4 Allen Wirfs-Brock" w:date="2011-10-04T14:31:00Z"/>
        </w:rPr>
        <w:pPrChange w:id="10085" w:author="Rev 4 Allen Wirfs-Brock" w:date="2011-11-07T12:16:00Z">
          <w:pPr>
            <w:pStyle w:val="Alg3"/>
            <w:numPr>
              <w:ilvl w:val="1"/>
              <w:numId w:val="596"/>
            </w:numPr>
            <w:tabs>
              <w:tab w:val="clear" w:pos="360"/>
              <w:tab w:val="num" w:pos="1080"/>
            </w:tabs>
            <w:ind w:left="1080"/>
            <w:contextualSpacing/>
          </w:pPr>
        </w:pPrChange>
      </w:pPr>
      <w:ins w:id="10086" w:author="Rev 3 Allen Wirfs-Brock" w:date="2011-09-22T15:22:00Z">
        <w:del w:id="10087"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calling the [[Get]] internal method of </w:delText>
          </w:r>
          <w:r w:rsidRPr="00E77497" w:rsidDel="00A10F2F">
            <w:rPr>
              <w:i/>
            </w:rPr>
            <w:delText>obj</w:delText>
          </w:r>
          <w:r w:rsidRPr="00E77497" w:rsidDel="00A10F2F">
            <w:delText xml:space="preserve"> passing </w:delText>
          </w:r>
          <w:r w:rsidRPr="00E77497" w:rsidDel="00A10F2F">
            <w:rPr>
              <w:i/>
            </w:rPr>
            <w:delText xml:space="preserve">P </w:delText>
          </w:r>
          <w:r w:rsidRPr="00E77497" w:rsidDel="00A10F2F">
            <w:delText>as the argument.</w:delText>
          </w:r>
        </w:del>
      </w:ins>
    </w:p>
    <w:p w14:paraId="7422B8A1" w14:textId="77777777" w:rsidR="00892C42" w:rsidRPr="00E77497" w:rsidDel="00A10F2F" w:rsidRDefault="00892C42" w:rsidP="006361CF">
      <w:pPr>
        <w:pStyle w:val="Alg3"/>
        <w:numPr>
          <w:ilvl w:val="0"/>
          <w:numId w:val="562"/>
        </w:numPr>
        <w:contextualSpacing/>
        <w:rPr>
          <w:ins w:id="10088" w:author="Rev 3 Allen Wirfs-Brock" w:date="2011-09-22T15:22:00Z"/>
          <w:del w:id="10089" w:author="Rev 4 Allen Wirfs-Brock" w:date="2011-10-04T14:31:00Z"/>
        </w:rPr>
        <w:pPrChange w:id="10090" w:author="Rev 4 Allen Wirfs-Brock" w:date="2011-11-07T12:16:00Z">
          <w:pPr>
            <w:pStyle w:val="Alg3"/>
            <w:numPr>
              <w:numId w:val="596"/>
            </w:numPr>
            <w:contextualSpacing/>
          </w:pPr>
        </w:pPrChange>
      </w:pPr>
      <w:ins w:id="10091" w:author="Rev 3 Allen Wirfs-Brock" w:date="2011-09-22T15:22:00Z">
        <w:del w:id="10092" w:author="Rev 4 Allen Wirfs-Brock" w:date="2011-10-04T14:31:00Z">
          <w:r w:rsidRPr="00E77497" w:rsidDel="00A10F2F">
            <w:delText xml:space="preserve">Else </w:delText>
          </w:r>
        </w:del>
      </w:ins>
    </w:p>
    <w:p w14:paraId="7311FBC3" w14:textId="77777777" w:rsidR="00892C42" w:rsidRPr="00E77497" w:rsidDel="00A10F2F" w:rsidRDefault="00892C42" w:rsidP="006361CF">
      <w:pPr>
        <w:pStyle w:val="Alg3"/>
        <w:numPr>
          <w:ilvl w:val="1"/>
          <w:numId w:val="562"/>
        </w:numPr>
        <w:contextualSpacing/>
        <w:rPr>
          <w:ins w:id="10093" w:author="Rev 3 Allen Wirfs-Brock" w:date="2011-09-22T15:22:00Z"/>
          <w:del w:id="10094" w:author="Rev 4 Allen Wirfs-Brock" w:date="2011-10-04T14:31:00Z"/>
        </w:rPr>
        <w:pPrChange w:id="10095" w:author="Rev 4 Allen Wirfs-Brock" w:date="2011-11-07T12:16:00Z">
          <w:pPr>
            <w:pStyle w:val="Alg3"/>
            <w:numPr>
              <w:ilvl w:val="1"/>
              <w:numId w:val="596"/>
            </w:numPr>
            <w:tabs>
              <w:tab w:val="clear" w:pos="360"/>
              <w:tab w:val="num" w:pos="1080"/>
            </w:tabs>
            <w:ind w:left="1080"/>
            <w:contextualSpacing/>
          </w:pPr>
        </w:pPrChange>
      </w:pPr>
      <w:ins w:id="10096" w:author="Rev 3 Allen Wirfs-Brock" w:date="2011-09-22T15:22:00Z">
        <w:del w:id="10097" w:author="Rev 4 Allen Wirfs-Brock" w:date="2011-10-04T14:31:00Z">
          <w:r w:rsidRPr="00E77497" w:rsidDel="00A10F2F">
            <w:delText xml:space="preserve">If </w:delText>
          </w:r>
          <w:r w:rsidRPr="00E77497" w:rsidDel="00A10F2F">
            <w:rPr>
              <w:i/>
            </w:rPr>
            <w:delText>Initialiser</w:delText>
          </w:r>
          <w:r w:rsidRPr="00E77497" w:rsidDel="00A10F2F">
            <w:rPr>
              <w:vertAlign w:val="subscript"/>
            </w:rPr>
            <w:delText>opt</w:delText>
          </w:r>
          <w:r w:rsidRPr="00E77497" w:rsidDel="00A10F2F">
            <w:delText xml:space="preserve"> is present, then</w:delText>
          </w:r>
        </w:del>
      </w:ins>
    </w:p>
    <w:p w14:paraId="13F44AAC" w14:textId="77777777" w:rsidR="00892C42" w:rsidRPr="00E77497" w:rsidDel="00A10F2F" w:rsidRDefault="00892C42" w:rsidP="006361CF">
      <w:pPr>
        <w:pStyle w:val="Alg3"/>
        <w:numPr>
          <w:ilvl w:val="2"/>
          <w:numId w:val="562"/>
        </w:numPr>
        <w:contextualSpacing/>
        <w:rPr>
          <w:ins w:id="10098" w:author="Rev 3 Allen Wirfs-Brock" w:date="2011-09-22T15:22:00Z"/>
          <w:del w:id="10099" w:author="Rev 4 Allen Wirfs-Brock" w:date="2011-10-04T14:31:00Z"/>
        </w:rPr>
        <w:pPrChange w:id="10100" w:author="Rev 4 Allen Wirfs-Brock" w:date="2011-11-07T12:16:00Z">
          <w:pPr>
            <w:pStyle w:val="Alg3"/>
            <w:numPr>
              <w:ilvl w:val="2"/>
              <w:numId w:val="596"/>
            </w:numPr>
            <w:tabs>
              <w:tab w:val="clear" w:pos="360"/>
              <w:tab w:val="num" w:pos="1800"/>
            </w:tabs>
            <w:ind w:left="1800"/>
            <w:contextualSpacing/>
          </w:pPr>
        </w:pPrChange>
      </w:pPr>
      <w:ins w:id="10101" w:author="Rev 3 Allen Wirfs-Brock" w:date="2011-09-22T15:22:00Z">
        <w:del w:id="10102"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evaluating</w:delText>
          </w:r>
          <w:r w:rsidRPr="00E77497" w:rsidDel="00A10F2F">
            <w:rPr>
              <w:i/>
            </w:rPr>
            <w:delText xml:space="preserve"> Initialiser</w:delText>
          </w:r>
          <w:r w:rsidRPr="00E77497" w:rsidDel="00A10F2F">
            <w:delText>.</w:delText>
          </w:r>
        </w:del>
      </w:ins>
    </w:p>
    <w:p w14:paraId="1DE17271" w14:textId="77777777" w:rsidR="00892C42" w:rsidRPr="00E77497" w:rsidDel="00A10F2F" w:rsidRDefault="00892C42" w:rsidP="006361CF">
      <w:pPr>
        <w:pStyle w:val="Alg3"/>
        <w:numPr>
          <w:ilvl w:val="1"/>
          <w:numId w:val="562"/>
        </w:numPr>
        <w:contextualSpacing/>
        <w:rPr>
          <w:ins w:id="10103" w:author="Rev 3 Allen Wirfs-Brock" w:date="2011-09-22T15:22:00Z"/>
          <w:del w:id="10104" w:author="Rev 4 Allen Wirfs-Brock" w:date="2011-10-04T14:31:00Z"/>
        </w:rPr>
        <w:pPrChange w:id="10105" w:author="Rev 4 Allen Wirfs-Brock" w:date="2011-11-07T12:16:00Z">
          <w:pPr>
            <w:pStyle w:val="Alg3"/>
            <w:numPr>
              <w:ilvl w:val="1"/>
              <w:numId w:val="596"/>
            </w:numPr>
            <w:tabs>
              <w:tab w:val="clear" w:pos="360"/>
              <w:tab w:val="num" w:pos="1080"/>
            </w:tabs>
            <w:ind w:left="1080"/>
            <w:contextualSpacing/>
          </w:pPr>
        </w:pPrChange>
      </w:pPr>
      <w:ins w:id="10106" w:author="Rev 3 Allen Wirfs-Brock" w:date="2011-09-22T15:22:00Z">
        <w:del w:id="10107" w:author="Rev 4 Allen Wirfs-Brock" w:date="2011-10-04T14:31:00Z">
          <w:r w:rsidRPr="00E77497" w:rsidDel="00A10F2F">
            <w:delText>Else,</w:delText>
          </w:r>
        </w:del>
      </w:ins>
    </w:p>
    <w:p w14:paraId="6CF0173D" w14:textId="77777777" w:rsidR="00892C42" w:rsidRPr="00E77497" w:rsidDel="00A10F2F" w:rsidRDefault="00892C42" w:rsidP="006361CF">
      <w:pPr>
        <w:pStyle w:val="Alg3"/>
        <w:numPr>
          <w:ilvl w:val="2"/>
          <w:numId w:val="562"/>
        </w:numPr>
        <w:tabs>
          <w:tab w:val="left" w:pos="990"/>
        </w:tabs>
        <w:contextualSpacing/>
        <w:rPr>
          <w:ins w:id="10108" w:author="Rev 3 Allen Wirfs-Brock" w:date="2011-09-22T15:22:00Z"/>
          <w:del w:id="10109" w:author="Rev 4 Allen Wirfs-Brock" w:date="2011-10-04T14:31:00Z"/>
        </w:rPr>
        <w:pPrChange w:id="10110" w:author="Rev 4 Allen Wirfs-Brock" w:date="2011-11-07T12:16:00Z">
          <w:pPr>
            <w:pStyle w:val="Alg3"/>
            <w:numPr>
              <w:ilvl w:val="2"/>
              <w:numId w:val="596"/>
            </w:numPr>
            <w:tabs>
              <w:tab w:val="clear" w:pos="360"/>
              <w:tab w:val="left" w:pos="990"/>
              <w:tab w:val="num" w:pos="1800"/>
            </w:tabs>
            <w:ind w:left="1800"/>
            <w:contextualSpacing/>
          </w:pPr>
        </w:pPrChange>
      </w:pPr>
      <w:ins w:id="10111" w:author="Rev 3 Allen Wirfs-Brock" w:date="2011-09-22T15:22:00Z">
        <w:del w:id="10112" w:author="Rev 4 Allen Wirfs-Brock" w:date="2011-10-04T14:31:00Z">
          <w:r w:rsidRPr="00E77497" w:rsidDel="00A10F2F">
            <w:delText xml:space="preserve"> Let</w:delText>
          </w:r>
          <w:r w:rsidRPr="00E77497" w:rsidDel="00A10F2F">
            <w:rPr>
              <w:i/>
            </w:rPr>
            <w:delText xml:space="preserve"> v</w:delText>
          </w:r>
          <w:r w:rsidRPr="00E77497" w:rsidDel="00A10F2F">
            <w:delText xml:space="preserve"> be </w:delText>
          </w:r>
          <w:r w:rsidRPr="00E77497" w:rsidDel="00A10F2F">
            <w:rPr>
              <w:b/>
            </w:rPr>
            <w:delText>undefined</w:delText>
          </w:r>
          <w:r w:rsidRPr="00E77497" w:rsidDel="00A10F2F">
            <w:delText>.</w:delText>
          </w:r>
        </w:del>
      </w:ins>
    </w:p>
    <w:p w14:paraId="51B87638" w14:textId="77777777" w:rsidR="000D60F8" w:rsidRPr="00E77497" w:rsidDel="00A10F2F" w:rsidRDefault="000D60F8" w:rsidP="006361CF">
      <w:pPr>
        <w:pStyle w:val="Alg2"/>
        <w:numPr>
          <w:ilvl w:val="0"/>
          <w:numId w:val="562"/>
        </w:numPr>
        <w:spacing w:after="220"/>
        <w:contextualSpacing/>
        <w:rPr>
          <w:ins w:id="10113" w:author="Rev 3 Allen Wirfs-Brock" w:date="2011-09-22T15:12:00Z"/>
          <w:del w:id="10114" w:author="Rev 4 Allen Wirfs-Brock" w:date="2011-10-04T14:31:00Z"/>
        </w:rPr>
        <w:pPrChange w:id="10115" w:author="Rev 4 Allen Wirfs-Brock" w:date="2011-11-07T12:16:00Z">
          <w:pPr>
            <w:pStyle w:val="Alg2"/>
            <w:numPr>
              <w:numId w:val="596"/>
            </w:numPr>
            <w:tabs>
              <w:tab w:val="num" w:pos="360"/>
            </w:tabs>
            <w:spacing w:after="220"/>
            <w:ind w:left="360" w:hanging="360"/>
            <w:contextualSpacing/>
          </w:pPr>
        </w:pPrChange>
      </w:pPr>
      <w:ins w:id="10116" w:author="Rev 3 Allen Wirfs-Brock" w:date="2011-09-22T15:12:00Z">
        <w:del w:id="10117" w:author="Rev 4 Allen Wirfs-Brock" w:date="2011-10-04T14:31:00Z">
          <w:r w:rsidRPr="00E77497" w:rsidDel="00A10F2F">
            <w:delText xml:space="preserve">Evaluate </w:delText>
          </w:r>
          <w:r w:rsidRPr="00E77497" w:rsidDel="00A10F2F">
            <w:rPr>
              <w:i/>
            </w:rPr>
            <w:delText>BindingPattern</w:delText>
          </w:r>
          <w:r w:rsidRPr="00E77497" w:rsidDel="00A10F2F">
            <w:delText xml:space="preserve"> </w:delText>
          </w:r>
        </w:del>
      </w:ins>
      <w:ins w:id="10118" w:author="Rev 3 Allen Wirfs-Brock" w:date="2011-09-22T15:34:00Z">
        <w:del w:id="10119" w:author="Rev 4 Allen Wirfs-Brock" w:date="2011-10-04T14:31:00Z">
          <w:r w:rsidR="00FB7F29" w:rsidRPr="00E77497" w:rsidDel="00A10F2F">
            <w:delText>passing</w:delText>
          </w:r>
        </w:del>
      </w:ins>
      <w:ins w:id="10120" w:author="Rev 3 Allen Wirfs-Brock" w:date="2011-09-22T15:12:00Z">
        <w:del w:id="10121" w:author="Rev 4 Allen Wirfs-Brock" w:date="2011-10-04T14:31:00Z">
          <w:r w:rsidRPr="00E77497" w:rsidDel="00A10F2F">
            <w:delText xml:space="preserve"> </w:delText>
          </w:r>
        </w:del>
      </w:ins>
      <w:ins w:id="10122" w:author="Rev 3 Allen Wirfs-Brock" w:date="2011-09-22T15:33:00Z">
        <w:del w:id="10123" w:author="Rev 4 Allen Wirfs-Brock" w:date="2011-10-04T14:31:00Z">
          <w:r w:rsidR="00FB7F29" w:rsidRPr="00E77497" w:rsidDel="00A10F2F">
            <w:rPr>
              <w:i/>
            </w:rPr>
            <w:delText>v</w:delText>
          </w:r>
        </w:del>
      </w:ins>
      <w:ins w:id="10124" w:author="Rev 3 Allen Wirfs-Brock" w:date="2011-09-22T15:12:00Z">
        <w:del w:id="10125" w:author="Rev 4 Allen Wirfs-Brock" w:date="2011-10-04T14:31:00Z">
          <w:r w:rsidRPr="00E77497" w:rsidDel="00A10F2F">
            <w:delText xml:space="preserve"> and </w:delText>
          </w:r>
        </w:del>
      </w:ins>
      <w:ins w:id="10126" w:author="Rev 3 Allen Wirfs-Brock" w:date="2011-09-22T15:28:00Z">
        <w:del w:id="10127" w:author="Rev 4 Allen Wirfs-Brock" w:date="2011-10-04T14:31:00Z">
          <w:r w:rsidR="00454B4A" w:rsidRPr="00E77497" w:rsidDel="00A10F2F">
            <w:rPr>
              <w:i/>
            </w:rPr>
            <w:delText>env</w:delText>
          </w:r>
          <w:r w:rsidR="00454B4A" w:rsidRPr="00E77497" w:rsidDel="00A10F2F">
            <w:delText xml:space="preserve"> </w:delText>
          </w:r>
        </w:del>
      </w:ins>
      <w:ins w:id="10128" w:author="Rev 3 Allen Wirfs-Brock" w:date="2011-09-22T15:12:00Z">
        <w:del w:id="10129" w:author="Rev 4 Allen Wirfs-Brock" w:date="2011-10-04T14:31:00Z">
          <w:r w:rsidRPr="00E77497" w:rsidDel="00A10F2F">
            <w:delText>as</w:delText>
          </w:r>
        </w:del>
      </w:ins>
      <w:ins w:id="10130" w:author="Rev 3 Allen Wirfs-Brock" w:date="2011-09-22T15:34:00Z">
        <w:del w:id="10131" w:author="Rev 4 Allen Wirfs-Brock" w:date="2011-10-04T14:31:00Z">
          <w:r w:rsidR="00FB7F29" w:rsidRPr="00E77497" w:rsidDel="00A10F2F">
            <w:delText xml:space="preserve"> arguments</w:delText>
          </w:r>
        </w:del>
      </w:ins>
      <w:ins w:id="10132" w:author="Rev 3 Allen Wirfs-Brock" w:date="2011-09-22T15:12:00Z">
        <w:del w:id="10133" w:author="Rev 4 Allen Wirfs-Brock" w:date="2011-10-04T14:31:00Z">
          <w:r w:rsidRPr="00E77497" w:rsidDel="00A10F2F">
            <w:delText>.</w:delText>
          </w:r>
        </w:del>
      </w:ins>
    </w:p>
    <w:p w14:paraId="2C9C3450" w14:textId="77777777" w:rsidR="00B678FE" w:rsidRPr="00E77497" w:rsidDel="005B3577" w:rsidRDefault="00B678FE" w:rsidP="00C7794D">
      <w:pPr>
        <w:contextualSpacing/>
        <w:rPr>
          <w:ins w:id="10134" w:author="Rev 3 Allen Wirfs-Brock" w:date="2011-09-01T13:51:00Z"/>
          <w:del w:id="10135" w:author="Rev 4 Allen Wirfs-Brock" w:date="2011-10-15T18:29:00Z"/>
        </w:rPr>
      </w:pPr>
      <w:ins w:id="10136" w:author="Rev 3 Allen Wirfs-Brock" w:date="2011-09-01T13:51:00Z">
        <w:del w:id="10137" w:author="Rev 4 Allen Wirfs-Brock" w:date="2011-10-15T18:29:00Z">
          <w:r w:rsidRPr="00E77497" w:rsidDel="005B3577">
            <w:delText xml:space="preserve">The </w:delText>
          </w:r>
          <w:r w:rsidRPr="00E77497" w:rsidDel="005B3577">
            <w:rPr>
              <w:rFonts w:ascii="Times New Roman" w:eastAsia="Times New Roman" w:hAnsi="Times New Roman"/>
              <w:spacing w:val="6"/>
              <w:lang w:eastAsia="en-US"/>
            </w:rPr>
            <w:delText xml:space="preserve">BoundNames </w:delText>
          </w:r>
          <w:r w:rsidRPr="00E77497" w:rsidDel="005B3577">
            <w:delText xml:space="preserve">of the production </w:delText>
          </w:r>
        </w:del>
      </w:ins>
      <w:ins w:id="10138" w:author="Rev 3 Allen Wirfs-Brock" w:date="2011-09-01T13:52:00Z">
        <w:del w:id="10139" w:author="Rev 4 Allen Wirfs-Brock" w:date="2011-10-15T18:29:00Z">
          <w:r w:rsidRPr="00E77497" w:rsidDel="005B3577">
            <w:rPr>
              <w:rFonts w:ascii="Times New Roman" w:hAnsi="Times New Roman"/>
              <w:i/>
            </w:rPr>
            <w:delText xml:space="preserve">SingleNameBinding </w:delText>
          </w:r>
        </w:del>
      </w:ins>
      <w:ins w:id="10140" w:author="Rev 3 Allen Wirfs-Brock" w:date="2011-09-01T13:51:00Z">
        <w:del w:id="10141" w:author="Rev 4 Allen Wirfs-Brock" w:date="2011-10-15T18:29:00Z">
          <w:r w:rsidRPr="00E77497" w:rsidDel="005B3577">
            <w:rPr>
              <w:rFonts w:ascii="Courier New" w:hAnsi="Courier New" w:cs="Courier New"/>
              <w:b/>
            </w:rPr>
            <w:delText>:</w:delText>
          </w:r>
          <w:r w:rsidRPr="00E77497" w:rsidDel="005B3577">
            <w:delText xml:space="preserve"> </w:delText>
          </w:r>
        </w:del>
      </w:ins>
      <w:ins w:id="10142" w:author="Rev 3 Allen Wirfs-Brock" w:date="2011-09-01T13:52:00Z">
        <w:del w:id="10143" w:author="Rev 4 Allen Wirfs-Brock" w:date="2011-10-15T18:29:00Z">
          <w:r w:rsidRPr="00E77497" w:rsidDel="005B3577">
            <w:rPr>
              <w:rStyle w:val="bnf"/>
            </w:rPr>
            <w:delText>BindingIdentifier</w:delText>
          </w:r>
        </w:del>
      </w:ins>
      <w:ins w:id="10144" w:author="Rev 3 Allen Wirfs-Brock" w:date="2011-09-01T13:51:00Z">
        <w:del w:id="10145" w:author="Rev 4 Allen Wirfs-Brock" w:date="2011-10-15T18:29:00Z">
          <w:r w:rsidRPr="00E77497" w:rsidDel="005B3577">
            <w:rPr>
              <w:rStyle w:val="bnf"/>
            </w:rPr>
            <w:delText xml:space="preserve"> </w:delText>
          </w:r>
          <w:r w:rsidRPr="00E77497" w:rsidDel="005B3577">
            <w:rPr>
              <w:rFonts w:ascii="Times New Roman" w:hAnsi="Times New Roman"/>
              <w:i/>
            </w:rPr>
            <w:delText>Initialiser</w:delText>
          </w:r>
          <w:r w:rsidRPr="00E77497" w:rsidDel="005B3577">
            <w:rPr>
              <w:rFonts w:ascii="Times New Roman" w:hAnsi="Times New Roman"/>
              <w:vertAlign w:val="subscript"/>
            </w:rPr>
            <w:delText>opt</w:delText>
          </w:r>
          <w:r w:rsidRPr="00E77497" w:rsidDel="005B3577">
            <w:delText xml:space="preserve"> is determined as follows:</w:delText>
          </w:r>
        </w:del>
      </w:ins>
    </w:p>
    <w:p w14:paraId="7F8F9F19" w14:textId="77777777" w:rsidR="00B678FE" w:rsidRPr="00E77497" w:rsidDel="005B3577" w:rsidRDefault="00B678FE" w:rsidP="006361CF">
      <w:pPr>
        <w:pStyle w:val="Alg4"/>
        <w:numPr>
          <w:ilvl w:val="0"/>
          <w:numId w:val="442"/>
        </w:numPr>
        <w:spacing w:after="220"/>
        <w:contextualSpacing/>
        <w:rPr>
          <w:ins w:id="10146" w:author="Rev 3 Allen Wirfs-Brock" w:date="2011-09-21T18:24:00Z"/>
          <w:del w:id="10147" w:author="Rev 4 Allen Wirfs-Brock" w:date="2011-10-15T18:29:00Z"/>
        </w:rPr>
        <w:pPrChange w:id="10148" w:author="Rev 4 Allen Wirfs-Brock" w:date="2011-11-07T12:16:00Z">
          <w:pPr>
            <w:pStyle w:val="Alg4"/>
            <w:numPr>
              <w:numId w:val="466"/>
            </w:numPr>
            <w:tabs>
              <w:tab w:val="num" w:pos="360"/>
            </w:tabs>
            <w:spacing w:after="220"/>
            <w:ind w:left="360" w:hanging="360"/>
            <w:contextualSpacing/>
          </w:pPr>
        </w:pPrChange>
      </w:pPr>
      <w:ins w:id="10149" w:author="Rev 3 Allen Wirfs-Brock" w:date="2011-09-01T13:51:00Z">
        <w:del w:id="10150" w:author="Rev 4 Allen Wirfs-Brock" w:date="2011-10-15T18:29:00Z">
          <w:r w:rsidRPr="00E77497" w:rsidDel="005B3577">
            <w:delText xml:space="preserve">Return </w:delText>
          </w:r>
        </w:del>
      </w:ins>
      <w:ins w:id="10151" w:author="Rev 3 Allen Wirfs-Brock" w:date="2011-09-01T13:53:00Z">
        <w:del w:id="10152" w:author="Rev 4 Allen Wirfs-Brock" w:date="2011-10-15T18:29:00Z">
          <w:r w:rsidRPr="00E77497" w:rsidDel="005B3577">
            <w:delText>the BoundNames of</w:delText>
          </w:r>
        </w:del>
      </w:ins>
      <w:ins w:id="10153" w:author="Rev 3 Allen Wirfs-Brock" w:date="2011-09-01T13:51:00Z">
        <w:del w:id="10154" w:author="Rev 4 Allen Wirfs-Brock" w:date="2011-10-15T18:29:00Z">
          <w:r w:rsidRPr="00E77497" w:rsidDel="005B3577">
            <w:delText xml:space="preserve"> </w:delText>
          </w:r>
        </w:del>
      </w:ins>
      <w:ins w:id="10155" w:author="Rev 3 Allen Wirfs-Brock" w:date="2011-09-01T13:54:00Z">
        <w:del w:id="10156" w:author="Rev 4 Allen Wirfs-Brock" w:date="2011-10-15T18:29:00Z">
          <w:r w:rsidRPr="00E77497" w:rsidDel="005B3577">
            <w:rPr>
              <w:rStyle w:val="bnf"/>
            </w:rPr>
            <w:delText>BindingIdentifier</w:delText>
          </w:r>
        </w:del>
      </w:ins>
      <w:ins w:id="10157" w:author="Rev 3 Allen Wirfs-Brock" w:date="2011-09-01T13:51:00Z">
        <w:del w:id="10158" w:author="Rev 4 Allen Wirfs-Brock" w:date="2011-10-15T18:29:00Z">
          <w:r w:rsidRPr="00E77497" w:rsidDel="005B3577">
            <w:delText>.</w:delText>
          </w:r>
        </w:del>
      </w:ins>
    </w:p>
    <w:p w14:paraId="43D79192" w14:textId="77777777" w:rsidR="00807377" w:rsidRPr="00E77497" w:rsidDel="00675B74" w:rsidRDefault="00807377" w:rsidP="00C7794D">
      <w:pPr>
        <w:ind w:left="360"/>
        <w:rPr>
          <w:ins w:id="10159" w:author="Rev 3 Allen Wirfs-Brock" w:date="2011-09-21T18:25:00Z"/>
          <w:del w:id="10160" w:author="Rev 4 Allen Wirfs-Brock" w:date="2011-11-04T18:59:00Z"/>
        </w:rPr>
      </w:pPr>
      <w:ins w:id="10161" w:author="Rev 3 Allen Wirfs-Brock" w:date="2011-09-21T18:25:00Z">
        <w:del w:id="10162" w:author="Rev 4 Allen Wirfs-Brock" w:date="2011-10-15T18:29:00Z">
          <w:r w:rsidRPr="00E77497" w:rsidDel="009D0839">
            <w:delText xml:space="preserve">The production </w:delText>
          </w:r>
        </w:del>
        <w:del w:id="10163" w:author="Rev 4 Allen Wirfs-Brock" w:date="2011-11-04T18:59:00Z">
          <w:r w:rsidRPr="00E77497" w:rsidDel="00675B74">
            <w:rPr>
              <w:rFonts w:ascii="Times New Roman" w:hAnsi="Times New Roman"/>
              <w:i/>
            </w:rPr>
            <w:delText xml:space="preserve">SingleNameBinding </w:delText>
          </w:r>
          <w:r w:rsidRPr="00E77497" w:rsidDel="00675B74">
            <w:rPr>
              <w:rFonts w:ascii="Courier New" w:hAnsi="Courier New" w:cs="Courier New"/>
              <w:b/>
            </w:rPr>
            <w:delText>:</w:delText>
          </w:r>
          <w:r w:rsidRPr="00E77497" w:rsidDel="00675B74">
            <w:delText xml:space="preserve"> </w:delText>
          </w:r>
          <w:r w:rsidRPr="00E77497" w:rsidDel="00675B74">
            <w:rPr>
              <w:rStyle w:val="bnf"/>
            </w:rPr>
            <w:delText xml:space="preserve">BindingIdentifier </w:delText>
          </w:r>
          <w:r w:rsidRPr="00E77497" w:rsidDel="00675B74">
            <w:rPr>
              <w:rFonts w:ascii="Times New Roman" w:hAnsi="Times New Roman"/>
              <w:i/>
            </w:rPr>
            <w:delText>Initialiser</w:delText>
          </w:r>
          <w:r w:rsidRPr="00E77497" w:rsidDel="00675B74">
            <w:rPr>
              <w:rFonts w:ascii="Times New Roman" w:hAnsi="Times New Roman"/>
              <w:vertAlign w:val="subscript"/>
            </w:rPr>
            <w:delText>opt</w:delText>
          </w:r>
          <w:r w:rsidRPr="00E77497" w:rsidDel="00675B74">
            <w:delText xml:space="preserve"> </w:delText>
          </w:r>
        </w:del>
        <w:del w:id="10164" w:author="Rev 4 Allen Wirfs-Brock" w:date="2011-10-15T18:29:00Z">
          <w:r w:rsidRPr="00E77497" w:rsidDel="009D0839">
            <w:delText xml:space="preserve">is evaluated </w:delText>
          </w:r>
        </w:del>
        <w:del w:id="10165" w:author="Rev 4 Allen Wirfs-Brock" w:date="2011-11-04T18:59:00Z">
          <w:r w:rsidRPr="00E77497" w:rsidDel="00675B74">
            <w:delText xml:space="preserve">with the parameters </w:delText>
          </w:r>
        </w:del>
      </w:ins>
      <w:ins w:id="10166" w:author="Rev 3 Allen Wirfs-Brock" w:date="2011-09-21T18:26:00Z">
        <w:del w:id="10167" w:author="Rev 4 Allen Wirfs-Brock" w:date="2011-11-04T18:59:00Z">
          <w:r w:rsidRPr="00E77497" w:rsidDel="00675B74">
            <w:rPr>
              <w:rStyle w:val="bnf"/>
            </w:rPr>
            <w:delText>pr</w:delText>
          </w:r>
          <w:r w:rsidR="00467AC7" w:rsidRPr="00E77497" w:rsidDel="00675B74">
            <w:rPr>
              <w:rStyle w:val="bnf"/>
            </w:rPr>
            <w:delText xml:space="preserve">opertyName, </w:delText>
          </w:r>
        </w:del>
      </w:ins>
      <w:ins w:id="10168" w:author="Rev 3 Allen Wirfs-Brock" w:date="2011-09-21T18:32:00Z">
        <w:del w:id="10169" w:author="Rev 4 Allen Wirfs-Brock" w:date="2011-11-04T18:59:00Z">
          <w:r w:rsidR="00203662" w:rsidRPr="00C7794D" w:rsidDel="00675B74">
            <w:rPr>
              <w:rStyle w:val="bnf"/>
            </w:rPr>
            <w:delText>obj</w:delText>
          </w:r>
          <w:r w:rsidR="00203662" w:rsidRPr="00675B74" w:rsidDel="00675B74">
            <w:delText xml:space="preserve">, </w:delText>
          </w:r>
        </w:del>
      </w:ins>
      <w:ins w:id="10170" w:author="Rev 3 Allen Wirfs-Brock" w:date="2011-09-21T18:25:00Z">
        <w:del w:id="10171" w:author="Rev 4 Allen Wirfs-Brock" w:date="2011-11-04T18:59:00Z">
          <w:r w:rsidRPr="00675B74" w:rsidDel="00675B74">
            <w:delText xml:space="preserve">and </w:delText>
          </w:r>
          <w:r w:rsidRPr="00675B74" w:rsidDel="00675B74">
            <w:rPr>
              <w:rFonts w:ascii="Times New Roman" w:eastAsia="Times New Roman" w:hAnsi="Times New Roman"/>
              <w:i/>
              <w:spacing w:val="6"/>
              <w:lang w:eastAsia="en-US"/>
            </w:rPr>
            <w:delText>env</w:delText>
          </w:r>
          <w:r w:rsidRPr="00675B74" w:rsidDel="00675B74">
            <w:delText xml:space="preserve"> </w:delText>
          </w:r>
        </w:del>
        <w:del w:id="10172" w:author="Rev 4 Allen Wirfs-Brock" w:date="2011-10-15T18:30:00Z">
          <w:r w:rsidRPr="00E77497" w:rsidDel="009D0839">
            <w:delText>as follows:</w:delText>
          </w:r>
        </w:del>
      </w:ins>
    </w:p>
    <w:p w14:paraId="3FF861E2" w14:textId="77777777" w:rsidR="00807377" w:rsidRPr="00E77497" w:rsidDel="00675B74" w:rsidRDefault="00807377" w:rsidP="006361CF">
      <w:pPr>
        <w:pStyle w:val="Alg3"/>
        <w:numPr>
          <w:ilvl w:val="0"/>
          <w:numId w:val="558"/>
        </w:numPr>
        <w:rPr>
          <w:ins w:id="10173" w:author="Rev 3 Allen Wirfs-Brock" w:date="2011-09-21T18:27:00Z"/>
          <w:del w:id="10174" w:author="Rev 4 Allen Wirfs-Brock" w:date="2011-11-04T18:59:00Z"/>
        </w:rPr>
        <w:pPrChange w:id="10175" w:author="Rev 4 Allen Wirfs-Brock" w:date="2011-11-07T12:16:00Z">
          <w:pPr>
            <w:pStyle w:val="Alg3"/>
            <w:numPr>
              <w:numId w:val="592"/>
            </w:numPr>
          </w:pPr>
        </w:pPrChange>
      </w:pPr>
      <w:ins w:id="10176" w:author="Rev 3 Allen Wirfs-Brock" w:date="2011-09-21T18:27:00Z">
        <w:del w:id="10177" w:author="Rev 4 Allen Wirfs-Brock" w:date="2011-11-04T18:59:00Z">
          <w:r w:rsidRPr="00675B74" w:rsidDel="00675B74">
            <w:delText xml:space="preserve">Let </w:delText>
          </w:r>
          <w:r w:rsidRPr="00675B74" w:rsidDel="00675B74">
            <w:rPr>
              <w:i/>
            </w:rPr>
            <w:delText>exists</w:delText>
          </w:r>
          <w:r w:rsidRPr="00675B74" w:rsidDel="00675B74">
            <w:delText xml:space="preserve"> be the result of calling the [[HasProperty]] internal method of </w:delText>
          </w:r>
          <w:r w:rsidRPr="00E77497" w:rsidDel="00675B74">
            <w:rPr>
              <w:i/>
            </w:rPr>
            <w:delText>obj</w:delText>
          </w:r>
          <w:r w:rsidRPr="00E77497" w:rsidDel="00675B74">
            <w:delText xml:space="preserve"> with argument </w:delText>
          </w:r>
          <w:r w:rsidRPr="00E77497" w:rsidDel="00675B74">
            <w:rPr>
              <w:i/>
            </w:rPr>
            <w:delText>P</w:delText>
          </w:r>
          <w:r w:rsidRPr="00E77497" w:rsidDel="00675B74">
            <w:delText>.</w:delText>
          </w:r>
        </w:del>
      </w:ins>
    </w:p>
    <w:p w14:paraId="36CFFEC2" w14:textId="77777777" w:rsidR="00807377" w:rsidRPr="00E77497" w:rsidDel="00675B74" w:rsidRDefault="00807377" w:rsidP="006361CF">
      <w:pPr>
        <w:pStyle w:val="Alg3"/>
        <w:numPr>
          <w:ilvl w:val="0"/>
          <w:numId w:val="558"/>
        </w:numPr>
        <w:rPr>
          <w:ins w:id="10178" w:author="Rev 3 Allen Wirfs-Brock" w:date="2011-09-21T18:27:00Z"/>
          <w:del w:id="10179" w:author="Rev 4 Allen Wirfs-Brock" w:date="2011-11-04T18:59:00Z"/>
        </w:rPr>
        <w:pPrChange w:id="10180" w:author="Rev 4 Allen Wirfs-Brock" w:date="2011-11-07T12:16:00Z">
          <w:pPr>
            <w:pStyle w:val="Alg3"/>
            <w:numPr>
              <w:numId w:val="592"/>
            </w:numPr>
          </w:pPr>
        </w:pPrChange>
      </w:pPr>
      <w:ins w:id="10181" w:author="Rev 3 Allen Wirfs-Brock" w:date="2011-09-21T18:27:00Z">
        <w:del w:id="10182" w:author="Rev 4 Allen Wirfs-Brock" w:date="2011-11-04T18:59:00Z">
          <w:r w:rsidRPr="00E77497" w:rsidDel="00675B74">
            <w:delText xml:space="preserve">If </w:delText>
          </w:r>
          <w:r w:rsidRPr="00E77497" w:rsidDel="00675B74">
            <w:rPr>
              <w:i/>
            </w:rPr>
            <w:delText>exists</w:delText>
          </w:r>
          <w:r w:rsidRPr="00E77497" w:rsidDel="00675B74">
            <w:delText xml:space="preserve"> is </w:delText>
          </w:r>
          <w:r w:rsidRPr="00E77497" w:rsidDel="00675B74">
            <w:rPr>
              <w:b/>
            </w:rPr>
            <w:delText>true</w:delText>
          </w:r>
          <w:r w:rsidRPr="00E77497" w:rsidDel="00675B74">
            <w:delText>, then</w:delText>
          </w:r>
        </w:del>
      </w:ins>
    </w:p>
    <w:p w14:paraId="646D2247" w14:textId="77777777" w:rsidR="00807377" w:rsidRPr="00E77497" w:rsidDel="00675B74" w:rsidRDefault="00807377" w:rsidP="006361CF">
      <w:pPr>
        <w:pStyle w:val="Alg3"/>
        <w:numPr>
          <w:ilvl w:val="1"/>
          <w:numId w:val="558"/>
        </w:numPr>
        <w:tabs>
          <w:tab w:val="clear" w:pos="1080"/>
          <w:tab w:val="num" w:pos="630"/>
        </w:tabs>
        <w:ind w:hanging="720"/>
        <w:rPr>
          <w:ins w:id="10183" w:author="Rev 3 Allen Wirfs-Brock" w:date="2011-09-21T18:27:00Z"/>
          <w:del w:id="10184" w:author="Rev 4 Allen Wirfs-Brock" w:date="2011-11-04T18:59:00Z"/>
        </w:rPr>
        <w:pPrChange w:id="10185" w:author="Rev 4 Allen Wirfs-Brock" w:date="2011-11-07T12:16:00Z">
          <w:pPr>
            <w:pStyle w:val="Alg3"/>
            <w:numPr>
              <w:ilvl w:val="1"/>
              <w:numId w:val="592"/>
            </w:numPr>
            <w:tabs>
              <w:tab w:val="clear" w:pos="360"/>
              <w:tab w:val="num" w:pos="630"/>
            </w:tabs>
            <w:ind w:left="1080" w:hanging="720"/>
          </w:pPr>
        </w:pPrChange>
      </w:pPr>
      <w:ins w:id="10186" w:author="Rev 3 Allen Wirfs-Brock" w:date="2011-09-21T18:27:00Z">
        <w:del w:id="10187" w:author="Rev 4 Allen Wirfs-Brock" w:date="2011-11-04T18:59:00Z">
          <w:r w:rsidRPr="00E77497" w:rsidDel="00675B74">
            <w:delText xml:space="preserve">Let </w:delText>
          </w:r>
          <w:r w:rsidRPr="00E77497" w:rsidDel="00675B74">
            <w:rPr>
              <w:i/>
            </w:rPr>
            <w:delText>v</w:delText>
          </w:r>
          <w:r w:rsidRPr="00E77497" w:rsidDel="00675B74">
            <w:delText xml:space="preserve"> be the result of calling the [[Get]] internal method of </w:delText>
          </w:r>
          <w:r w:rsidRPr="00E77497" w:rsidDel="00675B74">
            <w:rPr>
              <w:i/>
            </w:rPr>
            <w:delText>obj</w:delText>
          </w:r>
          <w:r w:rsidRPr="00E77497" w:rsidDel="00675B74">
            <w:delText xml:space="preserve"> passing </w:delText>
          </w:r>
          <w:r w:rsidRPr="00E77497" w:rsidDel="00675B74">
            <w:rPr>
              <w:i/>
            </w:rPr>
            <w:delText xml:space="preserve">P </w:delText>
          </w:r>
          <w:r w:rsidRPr="00E77497" w:rsidDel="00675B74">
            <w:delText>as the argument.</w:delText>
          </w:r>
        </w:del>
      </w:ins>
    </w:p>
    <w:p w14:paraId="49C8FAC6" w14:textId="77777777" w:rsidR="00807377" w:rsidRPr="00E77497" w:rsidDel="00675B74" w:rsidRDefault="00467AC7" w:rsidP="006361CF">
      <w:pPr>
        <w:pStyle w:val="Alg3"/>
        <w:numPr>
          <w:ilvl w:val="0"/>
          <w:numId w:val="558"/>
        </w:numPr>
        <w:rPr>
          <w:ins w:id="10188" w:author="Rev 3 Allen Wirfs-Brock" w:date="2011-09-21T18:27:00Z"/>
          <w:del w:id="10189" w:author="Rev 4 Allen Wirfs-Brock" w:date="2011-11-04T18:59:00Z"/>
        </w:rPr>
        <w:pPrChange w:id="10190" w:author="Rev 4 Allen Wirfs-Brock" w:date="2011-11-07T12:16:00Z">
          <w:pPr>
            <w:pStyle w:val="Alg3"/>
            <w:numPr>
              <w:numId w:val="592"/>
            </w:numPr>
          </w:pPr>
        </w:pPrChange>
      </w:pPr>
      <w:ins w:id="10191" w:author="Rev 3 Allen Wirfs-Brock" w:date="2011-09-22T12:23:00Z">
        <w:del w:id="10192" w:author="Rev 4 Allen Wirfs-Brock" w:date="2011-11-04T18:59:00Z">
          <w:r w:rsidRPr="00E77497" w:rsidDel="00675B74">
            <w:delText>Else</w:delText>
          </w:r>
        </w:del>
      </w:ins>
      <w:ins w:id="10193" w:author="Rev 3 Allen Wirfs-Brock" w:date="2011-09-21T18:27:00Z">
        <w:del w:id="10194" w:author="Rev 4 Allen Wirfs-Brock" w:date="2011-11-04T18:59:00Z">
          <w:r w:rsidR="00807377" w:rsidRPr="00E77497" w:rsidDel="00675B74">
            <w:delText xml:space="preserve"> </w:delText>
          </w:r>
        </w:del>
      </w:ins>
    </w:p>
    <w:p w14:paraId="3E4956DF" w14:textId="77777777" w:rsidR="00467AC7" w:rsidRPr="00E77497" w:rsidDel="00675B74" w:rsidRDefault="00467AC7" w:rsidP="006361CF">
      <w:pPr>
        <w:pStyle w:val="Alg3"/>
        <w:numPr>
          <w:ilvl w:val="1"/>
          <w:numId w:val="558"/>
        </w:numPr>
        <w:tabs>
          <w:tab w:val="clear" w:pos="1080"/>
          <w:tab w:val="num" w:pos="720"/>
        </w:tabs>
        <w:ind w:hanging="720"/>
        <w:rPr>
          <w:ins w:id="10195" w:author="Rev 3 Allen Wirfs-Brock" w:date="2011-09-22T12:24:00Z"/>
          <w:del w:id="10196" w:author="Rev 4 Allen Wirfs-Brock" w:date="2011-11-04T18:59:00Z"/>
        </w:rPr>
        <w:pPrChange w:id="10197" w:author="Rev 4 Allen Wirfs-Brock" w:date="2011-11-07T12:16:00Z">
          <w:pPr>
            <w:pStyle w:val="Alg3"/>
            <w:numPr>
              <w:ilvl w:val="1"/>
              <w:numId w:val="592"/>
            </w:numPr>
            <w:tabs>
              <w:tab w:val="clear" w:pos="360"/>
              <w:tab w:val="num" w:pos="720"/>
            </w:tabs>
            <w:ind w:left="1080" w:hanging="720"/>
          </w:pPr>
        </w:pPrChange>
      </w:pPr>
      <w:ins w:id="10198" w:author="Rev 3 Allen Wirfs-Brock" w:date="2011-09-22T12:24:00Z">
        <w:del w:id="10199" w:author="Rev 4 Allen Wirfs-Brock" w:date="2011-11-04T18:59:00Z">
          <w:r w:rsidRPr="00E77497" w:rsidDel="00675B74">
            <w:delText xml:space="preserve">If </w:delText>
          </w:r>
        </w:del>
      </w:ins>
      <w:ins w:id="10200" w:author="Rev 3 Allen Wirfs-Brock" w:date="2011-09-22T12:25:00Z">
        <w:del w:id="10201" w:author="Rev 4 Allen Wirfs-Brock" w:date="2011-11-04T18:59:00Z">
          <w:r w:rsidRPr="00E77497" w:rsidDel="00675B74">
            <w:rPr>
              <w:i/>
            </w:rPr>
            <w:delText>Initialiser</w:delText>
          </w:r>
          <w:r w:rsidRPr="00E77497" w:rsidDel="00675B74">
            <w:rPr>
              <w:vertAlign w:val="subscript"/>
            </w:rPr>
            <w:delText>opt</w:delText>
          </w:r>
        </w:del>
      </w:ins>
      <w:ins w:id="10202" w:author="Rev 3 Allen Wirfs-Brock" w:date="2011-09-22T12:24:00Z">
        <w:del w:id="10203" w:author="Rev 4 Allen Wirfs-Brock" w:date="2011-11-04T18:59:00Z">
          <w:r w:rsidRPr="00E77497" w:rsidDel="00675B74">
            <w:delText xml:space="preserve"> is present, then</w:delText>
          </w:r>
        </w:del>
      </w:ins>
    </w:p>
    <w:p w14:paraId="1E9673CB" w14:textId="77777777" w:rsidR="00807377" w:rsidRPr="00E77497" w:rsidDel="00675B74" w:rsidRDefault="00807377" w:rsidP="006361CF">
      <w:pPr>
        <w:pStyle w:val="Alg3"/>
        <w:numPr>
          <w:ilvl w:val="2"/>
          <w:numId w:val="558"/>
        </w:numPr>
        <w:tabs>
          <w:tab w:val="clear" w:pos="1800"/>
          <w:tab w:val="num" w:pos="990"/>
        </w:tabs>
        <w:ind w:hanging="990"/>
        <w:rPr>
          <w:ins w:id="10204" w:author="Rev 3 Allen Wirfs-Brock" w:date="2011-09-21T18:27:00Z"/>
          <w:del w:id="10205" w:author="Rev 4 Allen Wirfs-Brock" w:date="2011-11-04T18:59:00Z"/>
        </w:rPr>
        <w:pPrChange w:id="10206" w:author="Rev 4 Allen Wirfs-Brock" w:date="2011-11-07T12:16:00Z">
          <w:pPr>
            <w:pStyle w:val="Alg3"/>
            <w:numPr>
              <w:ilvl w:val="2"/>
              <w:numId w:val="592"/>
            </w:numPr>
            <w:tabs>
              <w:tab w:val="clear" w:pos="360"/>
              <w:tab w:val="num" w:pos="990"/>
            </w:tabs>
            <w:ind w:left="1800" w:hanging="990"/>
          </w:pPr>
        </w:pPrChange>
      </w:pPr>
      <w:ins w:id="10207" w:author="Rev 3 Allen Wirfs-Brock" w:date="2011-09-21T18:27:00Z">
        <w:del w:id="10208" w:author="Rev 4 Allen Wirfs-Brock" w:date="2011-11-04T18:59:00Z">
          <w:r w:rsidRPr="00E77497" w:rsidDel="00675B74">
            <w:delText xml:space="preserve">Let </w:delText>
          </w:r>
        </w:del>
      </w:ins>
      <w:ins w:id="10209" w:author="Rev 3 Allen Wirfs-Brock" w:date="2011-09-22T12:24:00Z">
        <w:del w:id="10210" w:author="Rev 4 Allen Wirfs-Brock" w:date="2011-11-04T18:59:00Z">
          <w:r w:rsidR="00467AC7" w:rsidRPr="00E77497" w:rsidDel="00675B74">
            <w:rPr>
              <w:i/>
            </w:rPr>
            <w:delText>v</w:delText>
          </w:r>
        </w:del>
      </w:ins>
      <w:ins w:id="10211" w:author="Rev 3 Allen Wirfs-Brock" w:date="2011-09-21T18:27:00Z">
        <w:del w:id="10212" w:author="Rev 4 Allen Wirfs-Brock" w:date="2011-11-04T18:59:00Z">
          <w:r w:rsidRPr="00E77497" w:rsidDel="00675B74">
            <w:delText xml:space="preserve"> </w:delText>
          </w:r>
        </w:del>
      </w:ins>
      <w:ins w:id="10213" w:author="Rev 3 Allen Wirfs-Brock" w:date="2011-09-22T12:24:00Z">
        <w:del w:id="10214" w:author="Rev 4 Allen Wirfs-Brock" w:date="2011-11-04T18:59:00Z">
          <w:r w:rsidR="00467AC7" w:rsidRPr="00E77497" w:rsidDel="00675B74">
            <w:delText>be the result of evaluating</w:delText>
          </w:r>
        </w:del>
      </w:ins>
      <w:ins w:id="10215" w:author="Rev 3 Allen Wirfs-Brock" w:date="2011-09-22T12:25:00Z">
        <w:del w:id="10216" w:author="Rev 4 Allen Wirfs-Brock" w:date="2011-11-04T18:59:00Z">
          <w:r w:rsidR="00467AC7" w:rsidRPr="00E77497" w:rsidDel="00675B74">
            <w:rPr>
              <w:i/>
            </w:rPr>
            <w:delText xml:space="preserve"> Initialiser</w:delText>
          </w:r>
        </w:del>
      </w:ins>
      <w:ins w:id="10217" w:author="Rev 3 Allen Wirfs-Brock" w:date="2011-09-21T18:27:00Z">
        <w:del w:id="10218" w:author="Rev 4 Allen Wirfs-Brock" w:date="2011-11-04T18:59:00Z">
          <w:r w:rsidRPr="00E77497" w:rsidDel="00675B74">
            <w:delText>.</w:delText>
          </w:r>
        </w:del>
      </w:ins>
    </w:p>
    <w:p w14:paraId="0CE4F0DD" w14:textId="77777777" w:rsidR="00B81A73" w:rsidRPr="00E77497" w:rsidDel="00675B74" w:rsidRDefault="00467AC7" w:rsidP="006361CF">
      <w:pPr>
        <w:pStyle w:val="Alg3"/>
        <w:numPr>
          <w:ilvl w:val="1"/>
          <w:numId w:val="558"/>
        </w:numPr>
        <w:tabs>
          <w:tab w:val="clear" w:pos="1080"/>
          <w:tab w:val="num" w:pos="720"/>
        </w:tabs>
        <w:ind w:hanging="720"/>
        <w:rPr>
          <w:ins w:id="10219" w:author="Rev 3 Allen Wirfs-Brock" w:date="2011-09-22T14:51:00Z"/>
          <w:del w:id="10220" w:author="Rev 4 Allen Wirfs-Brock" w:date="2011-11-04T18:59:00Z"/>
        </w:rPr>
        <w:pPrChange w:id="10221" w:author="Rev 4 Allen Wirfs-Brock" w:date="2011-11-07T12:16:00Z">
          <w:pPr>
            <w:pStyle w:val="Alg3"/>
            <w:numPr>
              <w:ilvl w:val="1"/>
              <w:numId w:val="592"/>
            </w:numPr>
            <w:tabs>
              <w:tab w:val="clear" w:pos="360"/>
              <w:tab w:val="num" w:pos="720"/>
            </w:tabs>
            <w:ind w:left="1080" w:hanging="720"/>
          </w:pPr>
        </w:pPrChange>
      </w:pPr>
      <w:ins w:id="10222" w:author="Rev 3 Allen Wirfs-Brock" w:date="2011-09-22T12:26:00Z">
        <w:del w:id="10223" w:author="Rev 4 Allen Wirfs-Brock" w:date="2011-11-04T18:59:00Z">
          <w:r w:rsidRPr="00E77497" w:rsidDel="00675B74">
            <w:delText>Else,</w:delText>
          </w:r>
        </w:del>
      </w:ins>
    </w:p>
    <w:p w14:paraId="45F91804" w14:textId="77777777" w:rsidR="00807377" w:rsidRPr="00E77497" w:rsidDel="00675B74" w:rsidRDefault="00467AC7" w:rsidP="006361CF">
      <w:pPr>
        <w:pStyle w:val="Alg3"/>
        <w:numPr>
          <w:ilvl w:val="2"/>
          <w:numId w:val="558"/>
        </w:numPr>
        <w:tabs>
          <w:tab w:val="clear" w:pos="1800"/>
          <w:tab w:val="left" w:pos="990"/>
        </w:tabs>
        <w:ind w:hanging="990"/>
        <w:rPr>
          <w:ins w:id="10224" w:author="Rev 3 Allen Wirfs-Brock" w:date="2011-09-21T18:27:00Z"/>
          <w:del w:id="10225" w:author="Rev 4 Allen Wirfs-Brock" w:date="2011-11-04T18:59:00Z"/>
        </w:rPr>
        <w:pPrChange w:id="10226" w:author="Rev 4 Allen Wirfs-Brock" w:date="2011-11-07T12:16:00Z">
          <w:pPr>
            <w:pStyle w:val="Alg3"/>
            <w:numPr>
              <w:ilvl w:val="2"/>
              <w:numId w:val="592"/>
            </w:numPr>
            <w:tabs>
              <w:tab w:val="clear" w:pos="360"/>
              <w:tab w:val="left" w:pos="990"/>
            </w:tabs>
            <w:ind w:left="1800" w:hanging="990"/>
          </w:pPr>
        </w:pPrChange>
      </w:pPr>
      <w:ins w:id="10227" w:author="Rev 3 Allen Wirfs-Brock" w:date="2011-09-22T12:26:00Z">
        <w:del w:id="10228" w:author="Rev 4 Allen Wirfs-Brock" w:date="2011-11-04T18:59:00Z">
          <w:r w:rsidRPr="00E77497" w:rsidDel="00675B74">
            <w:delText xml:space="preserve"> </w:delText>
          </w:r>
        </w:del>
      </w:ins>
      <w:ins w:id="10229" w:author="Rev 3 Allen Wirfs-Brock" w:date="2011-09-22T14:52:00Z">
        <w:del w:id="10230" w:author="Rev 4 Allen Wirfs-Brock" w:date="2011-11-04T18:59:00Z">
          <w:r w:rsidR="00B81A73" w:rsidRPr="00E77497" w:rsidDel="00675B74">
            <w:delText>L</w:delText>
          </w:r>
        </w:del>
      </w:ins>
      <w:ins w:id="10231" w:author="Rev 3 Allen Wirfs-Brock" w:date="2011-09-21T18:27:00Z">
        <w:del w:id="10232" w:author="Rev 4 Allen Wirfs-Brock" w:date="2011-11-04T18:59:00Z">
          <w:r w:rsidR="00807377" w:rsidRPr="00E77497" w:rsidDel="00675B74">
            <w:delText>et</w:delText>
          </w:r>
        </w:del>
      </w:ins>
      <w:ins w:id="10233" w:author="Rev 3 Allen Wirfs-Brock" w:date="2011-09-22T12:26:00Z">
        <w:del w:id="10234" w:author="Rev 4 Allen Wirfs-Brock" w:date="2011-11-04T18:59:00Z">
          <w:r w:rsidRPr="00E77497" w:rsidDel="00675B74">
            <w:rPr>
              <w:i/>
            </w:rPr>
            <w:delText xml:space="preserve"> v</w:delText>
          </w:r>
          <w:r w:rsidRPr="00E77497" w:rsidDel="00675B74">
            <w:delText xml:space="preserve"> be </w:delText>
          </w:r>
          <w:r w:rsidRPr="00E77497" w:rsidDel="00675B74">
            <w:rPr>
              <w:b/>
            </w:rPr>
            <w:delText>undefined</w:delText>
          </w:r>
        </w:del>
      </w:ins>
      <w:ins w:id="10235" w:author="Rev 3 Allen Wirfs-Brock" w:date="2011-09-21T18:27:00Z">
        <w:del w:id="10236" w:author="Rev 4 Allen Wirfs-Brock" w:date="2011-11-04T18:59:00Z">
          <w:r w:rsidR="00807377" w:rsidRPr="00E77497" w:rsidDel="00675B74">
            <w:delText>.</w:delText>
          </w:r>
        </w:del>
      </w:ins>
    </w:p>
    <w:p w14:paraId="001B211B" w14:textId="77777777" w:rsidR="00807377" w:rsidRPr="00E77497" w:rsidDel="00675B74" w:rsidRDefault="00807377" w:rsidP="006361CF">
      <w:pPr>
        <w:pStyle w:val="Alg3"/>
        <w:numPr>
          <w:ilvl w:val="0"/>
          <w:numId w:val="558"/>
        </w:numPr>
        <w:spacing w:after="220"/>
        <w:rPr>
          <w:ins w:id="10237" w:author="Rev 3 Allen Wirfs-Brock" w:date="2011-09-01T13:51:00Z"/>
          <w:del w:id="10238" w:author="Rev 4 Allen Wirfs-Brock" w:date="2011-11-04T18:59:00Z"/>
        </w:rPr>
        <w:pPrChange w:id="10239" w:author="Rev 4 Allen Wirfs-Brock" w:date="2011-11-07T12:16:00Z">
          <w:pPr>
            <w:pStyle w:val="Alg3"/>
            <w:numPr>
              <w:numId w:val="592"/>
            </w:numPr>
            <w:spacing w:after="220"/>
          </w:pPr>
        </w:pPrChange>
      </w:pPr>
      <w:ins w:id="10240" w:author="Rev 3 Allen Wirfs-Brock" w:date="2011-09-21T18:27:00Z">
        <w:del w:id="10241" w:author="Rev 4 Allen Wirfs-Brock" w:date="2011-11-04T18:59:00Z">
          <w:r w:rsidRPr="00E77497" w:rsidDel="00675B74">
            <w:delText xml:space="preserve">Perform </w:delText>
          </w:r>
        </w:del>
      </w:ins>
      <w:ins w:id="10242" w:author="Rev 3 Allen Wirfs-Brock" w:date="2011-09-22T12:33:00Z">
        <w:del w:id="10243" w:author="Rev 4 Allen Wirfs-Brock" w:date="2011-11-04T18:59:00Z">
          <w:r w:rsidR="00FE73F6" w:rsidRPr="00E77497" w:rsidDel="00675B74">
            <w:delText xml:space="preserve">Binding </w:delText>
          </w:r>
        </w:del>
      </w:ins>
      <w:ins w:id="10244" w:author="Rev 3 Allen Wirfs-Brock" w:date="2011-09-21T18:27:00Z">
        <w:del w:id="10245" w:author="Rev 4 Allen Wirfs-Brock" w:date="2011-11-04T18:59:00Z">
          <w:r w:rsidRPr="00E77497" w:rsidDel="00675B74">
            <w:delText xml:space="preserve">Initialization for </w:delText>
          </w:r>
          <w:r w:rsidRPr="00E77497" w:rsidDel="00675B74">
            <w:rPr>
              <w:i/>
            </w:rPr>
            <w:delText>BindingIdentifer</w:delText>
          </w:r>
          <w:r w:rsidRPr="00E77497" w:rsidDel="00675B74">
            <w:delText xml:space="preserve"> using </w:delText>
          </w:r>
        </w:del>
        <w:del w:id="10246" w:author="Rev 4 Allen Wirfs-Brock" w:date="2011-11-04T17:27:00Z">
          <w:r w:rsidRPr="00E77497" w:rsidDel="00D10B56">
            <w:rPr>
              <w:i/>
            </w:rPr>
            <w:delText>A</w:delText>
          </w:r>
        </w:del>
        <w:del w:id="10247" w:author="Rev 4 Allen Wirfs-Brock" w:date="2011-11-04T18:59:00Z">
          <w:r w:rsidRPr="00675B74" w:rsidDel="00675B74">
            <w:delText xml:space="preserve"> as the </w:delText>
          </w:r>
          <w:r w:rsidRPr="00675B74" w:rsidDel="00675B74">
            <w:rPr>
              <w:i/>
            </w:rPr>
            <w:delText>value</w:delText>
          </w:r>
          <w:r w:rsidRPr="00675B74" w:rsidDel="00675B74">
            <w:delText xml:space="preserve"> and </w:delText>
          </w:r>
          <w:r w:rsidRPr="00675B74" w:rsidDel="00675B74">
            <w:rPr>
              <w:i/>
            </w:rPr>
            <w:delText>env</w:delText>
          </w:r>
          <w:r w:rsidRPr="00E77497" w:rsidDel="00675B74">
            <w:delText xml:space="preserve"> as the </w:delText>
          </w:r>
          <w:r w:rsidRPr="00E77497" w:rsidDel="00675B74">
            <w:rPr>
              <w:i/>
            </w:rPr>
            <w:delText>enviornment</w:delText>
          </w:r>
          <w:r w:rsidRPr="00E77497" w:rsidDel="00675B74">
            <w:delText>.</w:delText>
          </w:r>
        </w:del>
      </w:ins>
    </w:p>
    <w:p w14:paraId="2BD1BF82" w14:textId="77777777" w:rsidR="00B711C8" w:rsidRPr="00E77497" w:rsidDel="00243AB9" w:rsidRDefault="00B711C8" w:rsidP="00B711C8">
      <w:pPr>
        <w:rPr>
          <w:ins w:id="10248" w:author="Rev 3 Allen Wirfs-Brock" w:date="2011-09-22T16:08:00Z"/>
          <w:del w:id="10249" w:author="Rev 4 Allen Wirfs-Brock" w:date="2011-10-15T18:30:00Z"/>
        </w:rPr>
      </w:pPr>
      <w:ins w:id="10250" w:author="Rev 3 Allen Wirfs-Brock" w:date="2011-09-22T16:08:00Z">
        <w:del w:id="10251" w:author="Rev 4 Allen Wirfs-Brock" w:date="2011-10-15T18:30:00Z">
          <w:r w:rsidRPr="00E77497" w:rsidDel="00243AB9">
            <w:delText xml:space="preserve">The </w:delText>
          </w:r>
          <w:r w:rsidRPr="00E77497" w:rsidDel="00243AB9">
            <w:rPr>
              <w:rFonts w:ascii="Times New Roman" w:eastAsia="Times New Roman" w:hAnsi="Times New Roman"/>
              <w:spacing w:val="6"/>
              <w:lang w:eastAsia="en-US"/>
            </w:rPr>
            <w:delText xml:space="preserve">BoundNames </w:delText>
          </w:r>
          <w:r w:rsidRPr="00E77497" w:rsidDel="00243AB9">
            <w:delText xml:space="preserve">of the production </w:delText>
          </w:r>
          <w:r w:rsidRPr="00E77497" w:rsidDel="00243AB9">
            <w:rPr>
              <w:rStyle w:val="bnf"/>
            </w:rPr>
            <w:delText xml:space="preserve">BindingElement </w:delText>
          </w:r>
          <w:r w:rsidRPr="00E77497" w:rsidDel="00243AB9">
            <w:rPr>
              <w:b/>
            </w:rPr>
            <w:delText>:</w:delText>
          </w:r>
          <w:r w:rsidRPr="00E77497" w:rsidDel="00243AB9">
            <w:delText xml:space="preserve"> </w:delText>
          </w:r>
          <w:r w:rsidRPr="00E77497" w:rsidDel="00243AB9">
            <w:rPr>
              <w:rFonts w:ascii="Times New Roman" w:hAnsi="Times New Roman"/>
              <w:i/>
            </w:rPr>
            <w:delText>SingleNameBinding</w:delText>
          </w:r>
          <w:r w:rsidRPr="00E77497" w:rsidDel="00243AB9">
            <w:rPr>
              <w:rStyle w:val="bnf"/>
            </w:rPr>
            <w:delText xml:space="preserve"> </w:delText>
          </w:r>
          <w:r w:rsidRPr="00E77497" w:rsidDel="00243AB9">
            <w:delText xml:space="preserve">is determined as follows: </w:delText>
          </w:r>
        </w:del>
      </w:ins>
    </w:p>
    <w:p w14:paraId="28ACA8A2" w14:textId="77777777" w:rsidR="00B711C8" w:rsidRPr="00E77497" w:rsidDel="00243AB9" w:rsidRDefault="00B711C8" w:rsidP="006361CF">
      <w:pPr>
        <w:pStyle w:val="Alg4"/>
        <w:numPr>
          <w:ilvl w:val="0"/>
          <w:numId w:val="563"/>
        </w:numPr>
        <w:spacing w:after="220"/>
        <w:contextualSpacing/>
        <w:rPr>
          <w:ins w:id="10252" w:author="Rev 3 Allen Wirfs-Brock" w:date="2011-09-22T16:08:00Z"/>
          <w:del w:id="10253" w:author="Rev 4 Allen Wirfs-Brock" w:date="2011-10-15T18:30:00Z"/>
        </w:rPr>
        <w:pPrChange w:id="10254" w:author="Rev 4 Allen Wirfs-Brock" w:date="2011-11-07T12:16:00Z">
          <w:pPr>
            <w:pStyle w:val="Alg4"/>
            <w:numPr>
              <w:numId w:val="597"/>
            </w:numPr>
            <w:tabs>
              <w:tab w:val="num" w:pos="360"/>
            </w:tabs>
            <w:spacing w:after="220"/>
            <w:ind w:left="360" w:hanging="360"/>
            <w:contextualSpacing/>
          </w:pPr>
        </w:pPrChange>
      </w:pPr>
      <w:ins w:id="10255" w:author="Rev 3 Allen Wirfs-Brock" w:date="2011-09-22T16:08:00Z">
        <w:del w:id="10256" w:author="Rev 4 Allen Wirfs-Brock" w:date="2011-10-15T18:30:00Z">
          <w:r w:rsidRPr="00E77497" w:rsidDel="00243AB9">
            <w:delText xml:space="preserve">Return the BoundNames of </w:delText>
          </w:r>
          <w:r w:rsidRPr="00E77497" w:rsidDel="00243AB9">
            <w:rPr>
              <w:i/>
            </w:rPr>
            <w:delText>SingleNameBinding</w:delText>
          </w:r>
          <w:r w:rsidRPr="00E77497" w:rsidDel="00243AB9">
            <w:rPr>
              <w:rStyle w:val="bnf"/>
            </w:rPr>
            <w:delText xml:space="preserve"> </w:delText>
          </w:r>
          <w:r w:rsidRPr="00E77497" w:rsidDel="00243AB9">
            <w:delText>.</w:delText>
          </w:r>
        </w:del>
      </w:ins>
    </w:p>
    <w:p w14:paraId="02CE1EE1" w14:textId="77777777" w:rsidR="00243AB9" w:rsidRPr="00E77497" w:rsidRDefault="000709BD" w:rsidP="00C7794D">
      <w:pPr>
        <w:contextualSpacing/>
        <w:rPr>
          <w:ins w:id="10257" w:author="Rev 4 Allen Wirfs-Brock" w:date="2011-10-15T18:31:00Z"/>
        </w:rPr>
      </w:pPr>
      <w:ins w:id="10258" w:author="Rev 3 Allen Wirfs-Brock" w:date="2011-09-22T16:13:00Z">
        <w:del w:id="10259" w:author="Rev 4 Allen Wirfs-Brock" w:date="2011-10-15T18:31:00Z">
          <w:r w:rsidRPr="00E77497" w:rsidDel="00243AB9">
            <w:delText xml:space="preserve">The production </w:delText>
          </w:r>
        </w:del>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del w:id="10260" w:author="Rev 4 Allen Wirfs-Brock" w:date="2011-10-15T18:31:00Z">
          <w:r w:rsidRPr="00E77497" w:rsidDel="00243AB9">
            <w:delText xml:space="preserve">is evaluated </w:delText>
          </w:r>
        </w:del>
      </w:ins>
    </w:p>
    <w:p w14:paraId="388350EA" w14:textId="77777777" w:rsidR="00217939" w:rsidDel="002A015C" w:rsidRDefault="00217939" w:rsidP="00B34B48">
      <w:pPr>
        <w:pStyle w:val="Alg3"/>
        <w:numPr>
          <w:ilvl w:val="0"/>
          <w:numId w:val="564"/>
        </w:numPr>
        <w:rPr>
          <w:ins w:id="10261" w:author="Rev 4 Allen Wirfs-Brock" w:date="2011-11-06T11:42:00Z"/>
          <w:del w:id="10262" w:author="Rev 5 Allen Wirfs-Brock" w:date="2012-01-04T11:56:00Z"/>
        </w:rPr>
      </w:pPr>
      <w:ins w:id="10263" w:author="Rev 4 Allen Wirfs-Brock" w:date="2011-11-06T11:42:00Z">
        <w:del w:id="10264" w:author="Rev 5 Allen Wirfs-Brock" w:date="2012-01-04T11:56:00Z">
          <w:r w:rsidDel="002A015C">
            <w:delText xml:space="preserve">If </w:delText>
          </w:r>
          <w:r w:rsidRPr="004418C4" w:rsidDel="002A015C">
            <w:rPr>
              <w:i/>
            </w:rPr>
            <w:delText>nextIndex</w:delText>
          </w:r>
          <w:r w:rsidDel="002A015C">
            <w:delText xml:space="preserve"> ≥ </w:delText>
          </w:r>
          <w:r w:rsidRPr="004418C4" w:rsidDel="002A015C">
            <w:rPr>
              <w:i/>
            </w:rPr>
            <w:delText>arrayLength</w:delText>
          </w:r>
          <w:r w:rsidDel="002A015C">
            <w:delText>, then</w:delText>
          </w:r>
        </w:del>
      </w:ins>
    </w:p>
    <w:p w14:paraId="20C3FD2D" w14:textId="77777777" w:rsidR="00217939" w:rsidRPr="00E77497" w:rsidDel="002A015C" w:rsidRDefault="00217939" w:rsidP="00B34B48">
      <w:pPr>
        <w:pStyle w:val="Alg3"/>
        <w:numPr>
          <w:ilvl w:val="1"/>
          <w:numId w:val="564"/>
        </w:numPr>
        <w:tabs>
          <w:tab w:val="left" w:pos="720"/>
        </w:tabs>
        <w:rPr>
          <w:ins w:id="10265" w:author="Rev 4 Allen Wirfs-Brock" w:date="2011-11-06T11:42:00Z"/>
          <w:del w:id="10266" w:author="Rev 5 Allen Wirfs-Brock" w:date="2012-01-04T11:56:00Z"/>
        </w:rPr>
      </w:pPr>
      <w:ins w:id="10267" w:author="Rev 4 Allen Wirfs-Brock" w:date="2011-11-06T11:42:00Z">
        <w:del w:id="10268" w:author="Rev 5 Allen Wirfs-Brock" w:date="2012-01-04T11:56:00Z">
          <w:r w:rsidDel="002A015C">
            <w:delText xml:space="preserve">Let </w:delText>
          </w:r>
        </w:del>
      </w:ins>
      <w:ins w:id="10269" w:author="Rev 4 Allen Wirfs-Brock" w:date="2011-11-06T11:43:00Z">
        <w:del w:id="10270" w:author="Rev 5 Allen Wirfs-Brock" w:date="2012-01-04T11:56:00Z">
          <w:r w:rsidDel="002A015C">
            <w:rPr>
              <w:i/>
            </w:rPr>
            <w:delText>array</w:delText>
          </w:r>
        </w:del>
      </w:ins>
      <w:ins w:id="10271" w:author="Rev 4 Allen Wirfs-Brock" w:date="2011-11-06T11:42:00Z">
        <w:del w:id="10272" w:author="Rev 5 Allen Wirfs-Brock" w:date="2012-01-04T11:56:00Z">
          <w:r w:rsidDel="002A015C">
            <w:delText xml:space="preserve"> be </w:delText>
          </w:r>
        </w:del>
      </w:ins>
      <w:ins w:id="10273" w:author="Rev 4 Allen Wirfs-Brock" w:date="2011-11-06T11:43:00Z">
        <w:del w:id="10274" w:author="Rev 5 Allen Wirfs-Brock" w:date="2012-01-04T11:56:00Z">
          <w:r w:rsidDel="002A015C">
            <w:rPr>
              <w:b/>
            </w:rPr>
            <w:delText>undefined</w:delText>
          </w:r>
        </w:del>
      </w:ins>
      <w:ins w:id="10275" w:author="Rev 4 Allen Wirfs-Brock" w:date="2011-11-06T11:42:00Z">
        <w:del w:id="10276" w:author="Rev 5 Allen Wirfs-Brock" w:date="2012-01-04T11:56:00Z">
          <w:r w:rsidDel="002A015C">
            <w:delText>.</w:delText>
          </w:r>
        </w:del>
      </w:ins>
    </w:p>
    <w:p w14:paraId="19D45B80" w14:textId="77777777" w:rsidR="000709BD" w:rsidRPr="00E77497" w:rsidDel="00440001" w:rsidRDefault="000709BD" w:rsidP="00C7794D">
      <w:pPr>
        <w:ind w:left="400"/>
        <w:rPr>
          <w:ins w:id="10277" w:author="Rev 3 Allen Wirfs-Brock" w:date="2011-09-22T16:13:00Z"/>
          <w:del w:id="10278" w:author="Rev 4 Allen Wirfs-Brock" w:date="2011-11-04T19:02:00Z"/>
        </w:rPr>
      </w:pPr>
      <w:ins w:id="10279" w:author="Rev 3 Allen Wirfs-Brock" w:date="2011-09-22T16:13:00Z">
        <w:del w:id="10280" w:author="Rev 4 Allen Wirfs-Brock" w:date="2011-11-04T19:02:00Z">
          <w:r w:rsidRPr="00E77497" w:rsidDel="00440001">
            <w:delText xml:space="preserve">with the parameters </w:delText>
          </w:r>
          <w:r w:rsidRPr="00E77497" w:rsidDel="00440001">
            <w:rPr>
              <w:rStyle w:val="bnf"/>
            </w:rPr>
            <w:delText>obj</w:delText>
          </w:r>
        </w:del>
      </w:ins>
      <w:ins w:id="10281" w:author="Rev 3 Allen Wirfs-Brock" w:date="2011-09-22T16:15:00Z">
        <w:del w:id="10282" w:author="Rev 4 Allen Wirfs-Brock" w:date="2011-11-04T19:02:00Z">
          <w:r w:rsidRPr="00E77497" w:rsidDel="00440001">
            <w:delText>,</w:delText>
          </w:r>
        </w:del>
      </w:ins>
      <w:ins w:id="10283" w:author="Rev 3 Allen Wirfs-Brock" w:date="2011-09-22T16:13:00Z">
        <w:del w:id="10284" w:author="Rev 4 Allen Wirfs-Brock" w:date="2011-11-04T19:02:00Z">
          <w:r w:rsidRPr="00E77497" w:rsidDel="00440001">
            <w:delText xml:space="preserve"> </w:delText>
          </w:r>
          <w:r w:rsidRPr="00E77497" w:rsidDel="00440001">
            <w:rPr>
              <w:rFonts w:ascii="Times New Roman" w:eastAsia="Times New Roman" w:hAnsi="Times New Roman"/>
              <w:i/>
              <w:spacing w:val="6"/>
              <w:lang w:eastAsia="en-US"/>
            </w:rPr>
            <w:delText>env</w:delText>
          </w:r>
          <w:r w:rsidRPr="00E77497" w:rsidDel="00440001">
            <w:delText xml:space="preserve"> </w:delText>
          </w:r>
        </w:del>
      </w:ins>
      <w:ins w:id="10285" w:author="Rev 3 Allen Wirfs-Brock" w:date="2011-09-22T16:15:00Z">
        <w:del w:id="10286" w:author="Rev 4 Allen Wirfs-Brock" w:date="2011-11-04T19:02:00Z">
          <w:r w:rsidRPr="00E77497" w:rsidDel="00440001">
            <w:delText xml:space="preserve">and </w:delText>
          </w:r>
        </w:del>
        <w:del w:id="10287" w:author="Rev 4 Allen Wirfs-Brock" w:date="2011-10-04T14:23:00Z">
          <w:r w:rsidRPr="00E77497" w:rsidDel="00A10F2F">
            <w:rPr>
              <w:rFonts w:ascii="Times New Roman" w:eastAsia="Times New Roman" w:hAnsi="Times New Roman"/>
              <w:i/>
              <w:spacing w:val="6"/>
              <w:lang w:eastAsia="en-US"/>
            </w:rPr>
            <w:delText>index</w:delText>
          </w:r>
        </w:del>
        <w:del w:id="10288" w:author="Rev 4 Allen Wirfs-Brock" w:date="2011-11-04T19:02:00Z">
          <w:r w:rsidRPr="00E77497" w:rsidDel="00440001">
            <w:delText xml:space="preserve"> </w:delText>
          </w:r>
        </w:del>
      </w:ins>
      <w:ins w:id="10289" w:author="Rev 3 Allen Wirfs-Brock" w:date="2011-09-22T16:13:00Z">
        <w:del w:id="10290" w:author="Rev 4 Allen Wirfs-Brock" w:date="2011-10-15T18:31:00Z">
          <w:r w:rsidRPr="00E77497" w:rsidDel="00243AB9">
            <w:delText>as follows:</w:delText>
          </w:r>
        </w:del>
      </w:ins>
    </w:p>
    <w:p w14:paraId="02C7012A" w14:textId="77777777" w:rsidR="000709BD" w:rsidRPr="00E77497" w:rsidDel="00A10F2F" w:rsidRDefault="000709BD" w:rsidP="00B34B48">
      <w:pPr>
        <w:pStyle w:val="Alg3"/>
        <w:numPr>
          <w:ilvl w:val="0"/>
          <w:numId w:val="564"/>
        </w:numPr>
        <w:rPr>
          <w:ins w:id="10291" w:author="Rev 3 Allen Wirfs-Brock" w:date="2011-09-22T16:13:00Z"/>
          <w:del w:id="10292" w:author="Rev 4 Allen Wirfs-Brock" w:date="2011-10-04T14:24:00Z"/>
        </w:rPr>
      </w:pPr>
      <w:ins w:id="10293" w:author="Rev 3 Allen Wirfs-Brock" w:date="2011-09-22T16:13:00Z">
        <w:del w:id="10294" w:author="Rev 4 Allen Wirfs-Brock" w:date="2011-10-04T14:24:00Z">
          <w:r w:rsidRPr="00E77497" w:rsidDel="00A10F2F">
            <w:delText xml:space="preserve">Let </w:delText>
          </w:r>
        </w:del>
      </w:ins>
      <w:ins w:id="10295" w:author="Rev 3 Allen Wirfs-Brock" w:date="2011-09-22T16:26:00Z">
        <w:del w:id="10296" w:author="Rev 4 Allen Wirfs-Brock" w:date="2011-10-04T14:24:00Z">
          <w:r w:rsidRPr="00E77497" w:rsidDel="00A10F2F">
            <w:rPr>
              <w:i/>
            </w:rPr>
            <w:delText>P</w:delText>
          </w:r>
        </w:del>
      </w:ins>
      <w:ins w:id="10297" w:author="Rev 3 Allen Wirfs-Brock" w:date="2011-09-22T16:13:00Z">
        <w:del w:id="10298" w:author="Rev 4 Allen Wirfs-Brock" w:date="2011-10-04T14:24:00Z">
          <w:r w:rsidRPr="00E77497" w:rsidDel="00A10F2F">
            <w:delText xml:space="preserve"> be </w:delText>
          </w:r>
        </w:del>
      </w:ins>
      <w:ins w:id="10299" w:author="Rev 3 Allen Wirfs-Brock" w:date="2011-09-22T16:17:00Z">
        <w:del w:id="10300" w:author="Rev 4 Allen Wirfs-Brock" w:date="2011-10-04T14:24:00Z">
          <w:r w:rsidRPr="00E77497" w:rsidDel="00A10F2F">
            <w:delText>ToString(</w:delText>
          </w:r>
          <w:r w:rsidRPr="00E77497" w:rsidDel="00A10F2F">
            <w:rPr>
              <w:i/>
            </w:rPr>
            <w:delText>index</w:delText>
          </w:r>
          <w:r w:rsidRPr="00E77497" w:rsidDel="00A10F2F">
            <w:delText>)</w:delText>
          </w:r>
        </w:del>
      </w:ins>
      <w:ins w:id="10301" w:author="Rev 3 Allen Wirfs-Brock" w:date="2011-09-22T16:13:00Z">
        <w:del w:id="10302" w:author="Rev 4 Allen Wirfs-Brock" w:date="2011-10-04T14:24:00Z">
          <w:r w:rsidRPr="00E77497" w:rsidDel="00A10F2F">
            <w:delText>.</w:delText>
          </w:r>
        </w:del>
      </w:ins>
    </w:p>
    <w:p w14:paraId="27845C8F" w14:textId="77777777" w:rsidR="000709BD" w:rsidRPr="00E77497" w:rsidRDefault="001C1CAB" w:rsidP="00B34B48">
      <w:pPr>
        <w:pStyle w:val="Alg3"/>
        <w:numPr>
          <w:ilvl w:val="0"/>
          <w:numId w:val="564"/>
        </w:numPr>
        <w:spacing w:after="220"/>
        <w:rPr>
          <w:ins w:id="10303" w:author="Rev 3 Allen Wirfs-Brock" w:date="2011-09-22T16:13:00Z"/>
        </w:rPr>
      </w:pPr>
      <w:ins w:id="10304" w:author="Rev 5 Allen Wirfs-Brock" w:date="2011-11-07T16:52:00Z">
        <w:r>
          <w:t>Perform Keyed Binding Initialization for</w:t>
        </w:r>
        <w:r w:rsidRPr="00675B74">
          <w:t xml:space="preserve"> </w:t>
        </w:r>
      </w:ins>
      <w:ins w:id="10305" w:author="Rev 3 Allen Wirfs-Brock" w:date="2011-09-22T16:13:00Z">
        <w:del w:id="10306" w:author="Rev 5 Allen Wirfs-Brock" w:date="2011-11-07T16:52:00Z">
          <w:r w:rsidR="000709BD" w:rsidRPr="00E77497" w:rsidDel="001C1CAB">
            <w:delText xml:space="preserve">Evaluate </w:delText>
          </w:r>
        </w:del>
        <w:r w:rsidR="000709BD" w:rsidRPr="00E77497">
          <w:rPr>
            <w:i/>
          </w:rPr>
          <w:t>SingleNameBinding</w:t>
        </w:r>
        <w:r w:rsidR="000709BD" w:rsidRPr="00E77497">
          <w:t xml:space="preserve"> using  </w:t>
        </w:r>
        <w:del w:id="10307" w:author="Rev 4 Allen Wirfs-Brock" w:date="2011-11-04T19:02:00Z">
          <w:r w:rsidR="000709BD" w:rsidRPr="00E77497" w:rsidDel="00440001">
            <w:rPr>
              <w:i/>
            </w:rPr>
            <w:delText>P</w:delText>
          </w:r>
          <w:r w:rsidR="000709BD" w:rsidRPr="00E77497" w:rsidDel="00440001">
            <w:delText>,</w:delText>
          </w:r>
          <w:r w:rsidR="000709BD" w:rsidRPr="00E77497" w:rsidDel="00440001">
            <w:rPr>
              <w:i/>
            </w:rPr>
            <w:delText xml:space="preserve"> </w:delText>
          </w:r>
          <w:r w:rsidR="000709BD" w:rsidRPr="00E77497" w:rsidDel="00440001">
            <w:rPr>
              <w:rStyle w:val="bnf"/>
            </w:rPr>
            <w:delText>obj</w:delText>
          </w:r>
        </w:del>
      </w:ins>
      <w:ins w:id="10308" w:author="Rev 4 Allen Wirfs-Brock" w:date="2011-11-04T19:02:00Z">
        <w:r w:rsidR="00440001">
          <w:rPr>
            <w:rStyle w:val="bnf"/>
          </w:rPr>
          <w:t>array</w:t>
        </w:r>
      </w:ins>
      <w:ins w:id="10309" w:author="Rev 3 Allen Wirfs-Brock" w:date="2011-09-22T16:13:00Z">
        <w:r w:rsidR="000709BD" w:rsidRPr="00E77497">
          <w:t xml:space="preserve">, </w:t>
        </w:r>
      </w:ins>
      <w:ins w:id="10310" w:author="Rev 4 Allen Wirfs-Brock" w:date="2011-11-04T19:02:00Z">
        <w:r w:rsidR="00440001">
          <w:rPr>
            <w:i/>
          </w:rPr>
          <w:t>environment</w:t>
        </w:r>
        <w:r w:rsidR="00440001" w:rsidRPr="004418C4">
          <w:t>,</w:t>
        </w:r>
        <w:r w:rsidR="00440001">
          <w:t xml:space="preserve"> </w:t>
        </w:r>
      </w:ins>
      <w:ins w:id="10311" w:author="Rev 3 Allen Wirfs-Brock" w:date="2011-09-22T16:13:00Z">
        <w:r w:rsidR="000709BD" w:rsidRPr="00E77497">
          <w:t>and</w:t>
        </w:r>
      </w:ins>
      <w:ins w:id="10312" w:author="Rev 4 Allen Wirfs-Brock" w:date="2011-11-04T19:01:00Z">
        <w:r w:rsidR="00440001">
          <w:t xml:space="preserve"> ToString(</w:t>
        </w:r>
      </w:ins>
      <w:ins w:id="10313" w:author="Rev 3 Allen Wirfs-Brock" w:date="2011-09-22T16:13:00Z">
        <w:del w:id="10314" w:author="Rev 4 Allen Wirfs-Brock" w:date="2011-11-04T19:01:00Z">
          <w:r w:rsidR="000709BD" w:rsidRPr="00E77497" w:rsidDel="00440001">
            <w:delText xml:space="preserve"> </w:delText>
          </w:r>
        </w:del>
        <w:del w:id="10315" w:author="Rev 4 Allen Wirfs-Brock" w:date="2011-10-04T14:24:00Z">
          <w:r w:rsidR="000709BD" w:rsidRPr="00E77497" w:rsidDel="00A10F2F">
            <w:rPr>
              <w:i/>
            </w:rPr>
            <w:delText>env</w:delText>
          </w:r>
        </w:del>
      </w:ins>
      <w:ins w:id="10316" w:author="Rev 4 Allen Wirfs-Brock" w:date="2011-11-06T11:44:00Z">
        <w:r w:rsidR="00217939" w:rsidRPr="004418C4">
          <w:rPr>
            <w:i/>
          </w:rPr>
          <w:t>nextIndex</w:t>
        </w:r>
      </w:ins>
      <w:ins w:id="10317" w:author="Rev 4 Allen Wirfs-Brock" w:date="2011-11-04T19:02:00Z">
        <w:r w:rsidR="00440001">
          <w:t>)</w:t>
        </w:r>
      </w:ins>
      <w:ins w:id="10318" w:author="Rev 3 Allen Wirfs-Brock" w:date="2011-09-22T16:13:00Z">
        <w:r w:rsidR="000709BD" w:rsidRPr="00E77497">
          <w:t xml:space="preserve"> as the arguments.</w:t>
        </w:r>
      </w:ins>
    </w:p>
    <w:p w14:paraId="1BDFAB8D" w14:textId="77777777" w:rsidR="00AB6493" w:rsidRPr="00E77497" w:rsidDel="00010328" w:rsidRDefault="00AB6493" w:rsidP="00AB6493">
      <w:pPr>
        <w:rPr>
          <w:ins w:id="10319" w:author="Rev 3 Allen Wirfs-Brock" w:date="2011-09-22T16:37:00Z"/>
          <w:del w:id="10320" w:author="Rev 4 Allen Wirfs-Brock" w:date="2011-10-15T18:32:00Z"/>
        </w:rPr>
      </w:pPr>
      <w:ins w:id="10321" w:author="Rev 3 Allen Wirfs-Brock" w:date="2011-09-22T16:37:00Z">
        <w:del w:id="10322" w:author="Rev 4 Allen Wirfs-Brock" w:date="2011-10-15T18:32:00Z">
          <w:r w:rsidRPr="00E77497" w:rsidDel="00010328">
            <w:delText xml:space="preserve">The </w:delText>
          </w:r>
          <w:r w:rsidRPr="00E77497" w:rsidDel="00010328">
            <w:rPr>
              <w:rFonts w:ascii="Times New Roman" w:eastAsia="Times New Roman" w:hAnsi="Times New Roman"/>
              <w:spacing w:val="6"/>
              <w:lang w:eastAsia="en-US"/>
            </w:rPr>
            <w:delText xml:space="preserve">BoundNames </w:delText>
          </w:r>
          <w:r w:rsidRPr="00E77497" w:rsidDel="00010328">
            <w:delText xml:space="preserve">of the production </w:delText>
          </w:r>
          <w:r w:rsidRPr="00E77497" w:rsidDel="00010328">
            <w:rPr>
              <w:rStyle w:val="bnf"/>
            </w:rPr>
            <w:delText xml:space="preserve">BindingElement </w:delText>
          </w:r>
          <w:r w:rsidRPr="00E77497" w:rsidDel="00010328">
            <w:rPr>
              <w:b/>
            </w:rPr>
            <w:delText>:</w:delText>
          </w:r>
          <w:r w:rsidRPr="00E77497" w:rsidDel="00010328">
            <w:delText xml:space="preserve"> </w:delText>
          </w:r>
          <w:r w:rsidRPr="00E77497" w:rsidDel="00010328">
            <w:rPr>
              <w:rStyle w:val="bnf"/>
            </w:rPr>
            <w:delText xml:space="preserve">BindingPattern </w:delText>
          </w:r>
          <w:r w:rsidRPr="00E77497" w:rsidDel="00010328">
            <w:rPr>
              <w:rFonts w:ascii="Times New Roman" w:hAnsi="Times New Roman"/>
              <w:i/>
            </w:rPr>
            <w:delText>Initialiser</w:delText>
          </w:r>
          <w:r w:rsidRPr="00E77497" w:rsidDel="00010328">
            <w:rPr>
              <w:rFonts w:ascii="Times New Roman" w:hAnsi="Times New Roman"/>
              <w:vertAlign w:val="subscript"/>
            </w:rPr>
            <w:delText>opt</w:delText>
          </w:r>
          <w:r w:rsidRPr="00E77497" w:rsidDel="00010328">
            <w:delText xml:space="preserve"> is determined as follows:</w:delText>
          </w:r>
        </w:del>
      </w:ins>
    </w:p>
    <w:p w14:paraId="6EC50348" w14:textId="77777777" w:rsidR="00AB6493" w:rsidRPr="00E77497" w:rsidDel="00010328" w:rsidRDefault="00AB6493" w:rsidP="006361CF">
      <w:pPr>
        <w:pStyle w:val="Alg4"/>
        <w:numPr>
          <w:ilvl w:val="0"/>
          <w:numId w:val="565"/>
        </w:numPr>
        <w:spacing w:after="220"/>
        <w:contextualSpacing/>
        <w:rPr>
          <w:ins w:id="10323" w:author="Rev 3 Allen Wirfs-Brock" w:date="2011-09-22T16:37:00Z"/>
          <w:del w:id="10324" w:author="Rev 4 Allen Wirfs-Brock" w:date="2011-10-15T18:32:00Z"/>
        </w:rPr>
        <w:pPrChange w:id="10325" w:author="Rev 4 Allen Wirfs-Brock" w:date="2011-11-07T12:16:00Z">
          <w:pPr>
            <w:pStyle w:val="Alg4"/>
            <w:numPr>
              <w:numId w:val="599"/>
            </w:numPr>
            <w:tabs>
              <w:tab w:val="num" w:pos="360"/>
            </w:tabs>
            <w:spacing w:after="220"/>
            <w:ind w:left="360" w:hanging="360"/>
            <w:contextualSpacing/>
          </w:pPr>
        </w:pPrChange>
      </w:pPr>
      <w:ins w:id="10326" w:author="Rev 3 Allen Wirfs-Brock" w:date="2011-09-22T16:37:00Z">
        <w:del w:id="10327" w:author="Rev 4 Allen Wirfs-Brock" w:date="2011-10-15T18:32:00Z">
          <w:r w:rsidRPr="00E77497" w:rsidDel="00010328">
            <w:delText xml:space="preserve">Return the BoundNames of </w:delText>
          </w:r>
          <w:r w:rsidRPr="00E77497" w:rsidDel="00010328">
            <w:rPr>
              <w:rStyle w:val="bnf"/>
            </w:rPr>
            <w:delText>BindingPattern</w:delText>
          </w:r>
          <w:r w:rsidRPr="00E77497" w:rsidDel="00010328">
            <w:delText>.</w:delText>
          </w:r>
        </w:del>
      </w:ins>
    </w:p>
    <w:p w14:paraId="171BD0CD" w14:textId="77777777" w:rsidR="003F52AE" w:rsidRPr="00E77497" w:rsidRDefault="00A15A12" w:rsidP="00C7794D">
      <w:pPr>
        <w:contextualSpacing/>
        <w:rPr>
          <w:ins w:id="10328" w:author="Rev 4 Allen Wirfs-Brock" w:date="2011-10-15T18:32:00Z"/>
        </w:rPr>
      </w:pPr>
      <w:ins w:id="10329" w:author="Rev 3 Allen Wirfs-Brock" w:date="2011-09-22T16:39:00Z">
        <w:del w:id="10330" w:author="Rev 4 Allen Wirfs-Brock" w:date="2011-10-15T18:32:00Z">
          <w:r w:rsidRPr="00E77497" w:rsidDel="003F52AE">
            <w:delText xml:space="preserve">The production </w:delText>
          </w:r>
        </w:del>
        <w:r w:rsidRPr="00E77497">
          <w:rPr>
            <w:rStyle w:val="bnf"/>
          </w:rPr>
          <w:t>BindingElement</w:t>
        </w:r>
        <w:r w:rsidRPr="00E77497">
          <w:rPr>
            <w:b/>
          </w:rPr>
          <w:t>:</w:t>
        </w:r>
        <w:r w:rsidRPr="00E77497">
          <w:t xml:space="preserve"> </w:t>
        </w:r>
      </w:ins>
      <w:ins w:id="10331" w:author="Rev 3 Allen Wirfs-Brock" w:date="2011-09-22T16:40:00Z">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ins>
      <w:ins w:id="10332" w:author="Rev 3 Allen Wirfs-Brock" w:date="2011-09-22T16:39:00Z">
        <w:r w:rsidRPr="00E77497">
          <w:t xml:space="preserve"> </w:t>
        </w:r>
        <w:del w:id="10333" w:author="Rev 4 Allen Wirfs-Brock" w:date="2011-10-15T18:32:00Z">
          <w:r w:rsidRPr="00E77497" w:rsidDel="003F52AE">
            <w:delText xml:space="preserve">is evaluated </w:delText>
          </w:r>
        </w:del>
      </w:ins>
    </w:p>
    <w:p w14:paraId="212614D4" w14:textId="77777777" w:rsidR="00DD66FD" w:rsidRDefault="00DD66FD" w:rsidP="00B34B48">
      <w:pPr>
        <w:pStyle w:val="Alg3"/>
        <w:numPr>
          <w:ilvl w:val="0"/>
          <w:numId w:val="566"/>
        </w:numPr>
        <w:tabs>
          <w:tab w:val="clear" w:pos="720"/>
          <w:tab w:val="num" w:pos="360"/>
        </w:tabs>
        <w:ind w:hanging="720"/>
        <w:rPr>
          <w:ins w:id="10334" w:author="Rev 4 Allen Wirfs-Brock" w:date="2011-11-05T10:53:00Z"/>
        </w:rPr>
      </w:pPr>
      <w:ins w:id="10335" w:author="Rev 4 Allen Wirfs-Brock" w:date="2011-11-05T10:53:00Z">
        <w:r w:rsidRPr="004418C4">
          <w:t xml:space="preserve">Let </w:t>
        </w:r>
        <w:r w:rsidRPr="004418C4">
          <w:rPr>
            <w:i/>
          </w:rPr>
          <w:t>P</w:t>
        </w:r>
        <w:r w:rsidRPr="004418C4">
          <w:t xml:space="preserve"> be ToString(</w:t>
        </w:r>
        <w:r w:rsidRPr="004418C4">
          <w:rPr>
            <w:i/>
          </w:rPr>
          <w:t>nextIndex</w:t>
        </w:r>
        <w:r w:rsidRPr="004418C4">
          <w:t>).</w:t>
        </w:r>
      </w:ins>
    </w:p>
    <w:p w14:paraId="4CF9C003" w14:textId="77777777" w:rsidR="00DD66FD" w:rsidDel="002A015C" w:rsidRDefault="006A7D66" w:rsidP="002A015C">
      <w:pPr>
        <w:pStyle w:val="Alg3"/>
        <w:numPr>
          <w:ilvl w:val="0"/>
          <w:numId w:val="566"/>
        </w:numPr>
        <w:tabs>
          <w:tab w:val="num" w:pos="450"/>
        </w:tabs>
        <w:ind w:firstLine="0"/>
        <w:rPr>
          <w:ins w:id="10336" w:author="Rev 4 Allen Wirfs-Brock" w:date="2011-11-05T10:44:00Z"/>
          <w:del w:id="10337" w:author="Rev 5 Allen Wirfs-Brock" w:date="2012-01-04T11:57:00Z"/>
        </w:rPr>
        <w:pPrChange w:id="10338" w:author="Rev 5 Allen Wirfs-Brock" w:date="2012-01-04T11:57:00Z">
          <w:pPr>
            <w:pStyle w:val="Alg3"/>
            <w:numPr>
              <w:numId w:val="566"/>
            </w:numPr>
            <w:ind w:left="720" w:hanging="720"/>
          </w:pPr>
        </w:pPrChange>
      </w:pPr>
      <w:ins w:id="10339" w:author="Rev 4 Allen Wirfs-Brock" w:date="2011-11-05T10:44:00Z">
        <w:del w:id="10340" w:author="Rev 5 Allen Wirfs-Brock" w:date="2012-01-04T11:57:00Z">
          <w:r w:rsidDel="002A015C">
            <w:delText xml:space="preserve">If </w:delText>
          </w:r>
          <w:r w:rsidR="00DD66FD" w:rsidRPr="00C7794D" w:rsidDel="002A015C">
            <w:rPr>
              <w:i/>
            </w:rPr>
            <w:delText>nextIndex</w:delText>
          </w:r>
          <w:r w:rsidR="00DD66FD" w:rsidDel="002A015C">
            <w:delText xml:space="preserve"> </w:delText>
          </w:r>
        </w:del>
      </w:ins>
      <w:ins w:id="10341" w:author="Rev 4 Allen Wirfs-Brock" w:date="2011-11-05T10:46:00Z">
        <w:del w:id="10342" w:author="Rev 5 Allen Wirfs-Brock" w:date="2012-01-04T11:57:00Z">
          <w:r w:rsidR="00DD66FD" w:rsidDel="002A015C">
            <w:delText>≥</w:delText>
          </w:r>
        </w:del>
      </w:ins>
      <w:ins w:id="10343" w:author="Rev 4 Allen Wirfs-Brock" w:date="2011-11-05T10:44:00Z">
        <w:del w:id="10344" w:author="Rev 5 Allen Wirfs-Brock" w:date="2012-01-04T11:57:00Z">
          <w:r w:rsidR="00DD66FD" w:rsidDel="002A015C">
            <w:delText xml:space="preserve"> </w:delText>
          </w:r>
          <w:r w:rsidR="00DD66FD" w:rsidRPr="00C7794D" w:rsidDel="002A015C">
            <w:rPr>
              <w:i/>
            </w:rPr>
            <w:delText>arrayLength</w:delText>
          </w:r>
          <w:r w:rsidR="00DD66FD" w:rsidDel="002A015C">
            <w:delText>, then</w:delText>
          </w:r>
        </w:del>
      </w:ins>
    </w:p>
    <w:p w14:paraId="2448195E" w14:textId="77777777" w:rsidR="00DD66FD" w:rsidRPr="00E77497" w:rsidDel="002A015C" w:rsidRDefault="00DD66FD" w:rsidP="002A015C">
      <w:pPr>
        <w:pStyle w:val="Alg3"/>
        <w:numPr>
          <w:ilvl w:val="0"/>
          <w:numId w:val="566"/>
        </w:numPr>
        <w:tabs>
          <w:tab w:val="num" w:pos="450"/>
        </w:tabs>
        <w:ind w:firstLine="0"/>
        <w:rPr>
          <w:ins w:id="10345" w:author="Rev 4 Allen Wirfs-Brock" w:date="2011-11-05T10:46:00Z"/>
          <w:del w:id="10346" w:author="Rev 5 Allen Wirfs-Brock" w:date="2012-01-04T11:57:00Z"/>
        </w:rPr>
      </w:pPr>
      <w:ins w:id="10347" w:author="Rev 4 Allen Wirfs-Brock" w:date="2011-11-05T10:47:00Z">
        <w:del w:id="10348" w:author="Rev 5 Allen Wirfs-Brock" w:date="2012-01-04T11:57:00Z">
          <w:r w:rsidDel="002A015C">
            <w:delText xml:space="preserve">Let </w:delText>
          </w:r>
          <w:r w:rsidRPr="00C7794D" w:rsidDel="002A015C">
            <w:rPr>
              <w:i/>
            </w:rPr>
            <w:delText>exists</w:delText>
          </w:r>
          <w:r w:rsidDel="002A015C">
            <w:delText xml:space="preserve"> be </w:delText>
          </w:r>
          <w:r w:rsidRPr="00C7794D" w:rsidDel="002A015C">
            <w:rPr>
              <w:b/>
            </w:rPr>
            <w:delText>false</w:delText>
          </w:r>
          <w:r w:rsidDel="002A015C">
            <w:delText>.</w:delText>
          </w:r>
        </w:del>
      </w:ins>
    </w:p>
    <w:p w14:paraId="7D0202A9" w14:textId="77777777" w:rsidR="00DD66FD" w:rsidRPr="00E77497" w:rsidDel="002A015C" w:rsidRDefault="00DD66FD" w:rsidP="002A015C">
      <w:pPr>
        <w:pStyle w:val="Alg3"/>
        <w:numPr>
          <w:ilvl w:val="0"/>
          <w:numId w:val="566"/>
        </w:numPr>
        <w:tabs>
          <w:tab w:val="num" w:pos="450"/>
        </w:tabs>
        <w:ind w:firstLine="0"/>
        <w:rPr>
          <w:ins w:id="10349" w:author="Rev 4 Allen Wirfs-Brock" w:date="2011-11-05T10:48:00Z"/>
          <w:del w:id="10350" w:author="Rev 5 Allen Wirfs-Brock" w:date="2012-01-04T11:57:00Z"/>
        </w:rPr>
        <w:pPrChange w:id="10351" w:author="Rev 5 Allen Wirfs-Brock" w:date="2012-01-04T11:57:00Z">
          <w:pPr>
            <w:pStyle w:val="Alg3"/>
            <w:numPr>
              <w:numId w:val="566"/>
            </w:numPr>
            <w:ind w:left="720" w:hanging="720"/>
          </w:pPr>
        </w:pPrChange>
      </w:pPr>
      <w:ins w:id="10352" w:author="Rev 4 Allen Wirfs-Brock" w:date="2011-11-05T10:48:00Z">
        <w:del w:id="10353" w:author="Rev 5 Allen Wirfs-Brock" w:date="2012-01-04T11:57:00Z">
          <w:r w:rsidRPr="00E77497" w:rsidDel="002A015C">
            <w:delText xml:space="preserve">Else </w:delText>
          </w:r>
        </w:del>
      </w:ins>
    </w:p>
    <w:p w14:paraId="512D1397" w14:textId="77777777" w:rsidR="00DD66FD" w:rsidRPr="00E77497" w:rsidRDefault="00DD66FD" w:rsidP="002A015C">
      <w:pPr>
        <w:pStyle w:val="Alg3"/>
        <w:numPr>
          <w:ilvl w:val="0"/>
          <w:numId w:val="566"/>
        </w:numPr>
        <w:tabs>
          <w:tab w:val="clear" w:pos="720"/>
          <w:tab w:val="num" w:pos="360"/>
        </w:tabs>
        <w:ind w:hanging="720"/>
        <w:rPr>
          <w:ins w:id="10354" w:author="Rev 4 Allen Wirfs-Brock" w:date="2011-11-05T10:50:00Z"/>
        </w:rPr>
      </w:pPr>
      <w:ins w:id="10355" w:author="Rev 4 Allen Wirfs-Brock" w:date="2011-11-05T10:51:00Z">
        <w:r w:rsidRPr="00E77497">
          <w:t xml:space="preserve">Let </w:t>
        </w:r>
        <w:r w:rsidRPr="00E77497">
          <w:rPr>
            <w:i/>
          </w:rPr>
          <w:t>exists</w:t>
        </w:r>
        <w:r w:rsidRPr="00E77497">
          <w:t xml:space="preserve"> be the result of calling the [[HasProperty]] internal method of </w:t>
        </w:r>
      </w:ins>
      <w:ins w:id="10356" w:author="Rev 4 Allen Wirfs-Brock" w:date="2011-11-05T10:55:00Z">
        <w:r w:rsidR="003F7F32">
          <w:rPr>
            <w:i/>
          </w:rPr>
          <w:t>array</w:t>
        </w:r>
      </w:ins>
      <w:ins w:id="10357" w:author="Rev 4 Allen Wirfs-Brock" w:date="2011-11-05T10:51:00Z">
        <w:r w:rsidRPr="00E77497">
          <w:t xml:space="preserve"> with argument </w:t>
        </w:r>
      </w:ins>
      <w:ins w:id="10358" w:author="Rev 4 Allen Wirfs-Brock" w:date="2011-11-05T10:53:00Z">
        <w:r w:rsidRPr="004418C4">
          <w:rPr>
            <w:i/>
          </w:rPr>
          <w:t>P</w:t>
        </w:r>
      </w:ins>
      <w:ins w:id="10359" w:author="Rev 4 Allen Wirfs-Brock" w:date="2011-11-05T10:51:00Z">
        <w:r w:rsidRPr="00E77497">
          <w:t>.</w:t>
        </w:r>
      </w:ins>
      <w:ins w:id="10360" w:author="Rev 4 Allen Wirfs-Brock" w:date="2011-11-05T10:50:00Z">
        <w:r w:rsidRPr="00E77497">
          <w:t xml:space="preserve"> </w:t>
        </w:r>
      </w:ins>
    </w:p>
    <w:p w14:paraId="49556DFC" w14:textId="77777777" w:rsidR="00A15A12" w:rsidRPr="00E77497" w:rsidDel="006A7D66" w:rsidRDefault="00A15A12" w:rsidP="00C7794D">
      <w:pPr>
        <w:tabs>
          <w:tab w:val="num" w:pos="360"/>
        </w:tabs>
        <w:ind w:hanging="720"/>
        <w:rPr>
          <w:ins w:id="10361" w:author="Rev 3 Allen Wirfs-Brock" w:date="2011-09-22T16:39:00Z"/>
          <w:del w:id="10362" w:author="Rev 4 Allen Wirfs-Brock" w:date="2011-11-05T10:43:00Z"/>
        </w:rPr>
      </w:pPr>
      <w:ins w:id="10363" w:author="Rev 3 Allen Wirfs-Brock" w:date="2011-09-22T16:39:00Z">
        <w:del w:id="10364" w:author="Rev 4 Allen Wirfs-Brock" w:date="2011-11-05T10:43:00Z">
          <w:r w:rsidRPr="00E77497" w:rsidDel="006A7D66">
            <w:delText xml:space="preserve">with the parameters </w:delText>
          </w:r>
          <w:r w:rsidRPr="00E77497" w:rsidDel="006A7D66">
            <w:rPr>
              <w:rStyle w:val="bnf"/>
            </w:rPr>
            <w:delText>obj</w:delText>
          </w:r>
          <w:r w:rsidRPr="00E77497" w:rsidDel="006A7D66">
            <w:delText xml:space="preserve">, </w:delText>
          </w:r>
          <w:r w:rsidRPr="00E77497" w:rsidDel="006A7D66">
            <w:rPr>
              <w:rFonts w:ascii="Times New Roman" w:eastAsia="Times New Roman" w:hAnsi="Times New Roman"/>
              <w:i/>
              <w:spacing w:val="6"/>
              <w:lang w:eastAsia="en-US"/>
            </w:rPr>
            <w:delText>env</w:delText>
          </w:r>
          <w:r w:rsidRPr="00E77497" w:rsidDel="006A7D66">
            <w:delText xml:space="preserve"> and </w:delText>
          </w:r>
        </w:del>
        <w:del w:id="10365" w:author="Rev 4 Allen Wirfs-Brock" w:date="2011-10-04T13:37:00Z">
          <w:r w:rsidRPr="00E77497" w:rsidDel="00E73FF3">
            <w:rPr>
              <w:rFonts w:ascii="Times New Roman" w:eastAsia="Times New Roman" w:hAnsi="Times New Roman"/>
              <w:i/>
              <w:spacing w:val="6"/>
              <w:lang w:eastAsia="en-US"/>
            </w:rPr>
            <w:delText>index</w:delText>
          </w:r>
        </w:del>
        <w:del w:id="10366" w:author="Rev 4 Allen Wirfs-Brock" w:date="2011-11-05T10:43:00Z">
          <w:r w:rsidRPr="00E77497" w:rsidDel="006A7D66">
            <w:delText xml:space="preserve"> </w:delText>
          </w:r>
        </w:del>
        <w:del w:id="10367" w:author="Rev 4 Allen Wirfs-Brock" w:date="2011-10-15T18:33:00Z">
          <w:r w:rsidRPr="00E77497" w:rsidDel="003F52AE">
            <w:delText>as follows:</w:delText>
          </w:r>
        </w:del>
      </w:ins>
    </w:p>
    <w:p w14:paraId="6D692620" w14:textId="77777777" w:rsidR="00A15A12" w:rsidRPr="00E77497" w:rsidDel="00E73FF3" w:rsidRDefault="00A15A12" w:rsidP="00B34B48">
      <w:pPr>
        <w:pStyle w:val="Alg3"/>
        <w:numPr>
          <w:ilvl w:val="0"/>
          <w:numId w:val="566"/>
        </w:numPr>
        <w:tabs>
          <w:tab w:val="clear" w:pos="720"/>
          <w:tab w:val="num" w:pos="360"/>
        </w:tabs>
        <w:ind w:hanging="720"/>
        <w:rPr>
          <w:ins w:id="10368" w:author="Rev 3 Allen Wirfs-Brock" w:date="2011-09-22T16:42:00Z"/>
          <w:del w:id="10369" w:author="Rev 4 Allen Wirfs-Brock" w:date="2011-10-04T13:38:00Z"/>
        </w:rPr>
      </w:pPr>
      <w:ins w:id="10370" w:author="Rev 3 Allen Wirfs-Brock" w:date="2011-09-22T16:42:00Z">
        <w:del w:id="10371" w:author="Rev 4 Allen Wirfs-Brock" w:date="2011-10-04T13:38:00Z">
          <w:r w:rsidRPr="00E77497" w:rsidDel="00E73FF3">
            <w:delText xml:space="preserve">Let </w:delText>
          </w:r>
          <w:r w:rsidRPr="00E77497" w:rsidDel="00E73FF3">
            <w:rPr>
              <w:i/>
            </w:rPr>
            <w:delText>P</w:delText>
          </w:r>
          <w:r w:rsidRPr="00E77497" w:rsidDel="00E73FF3">
            <w:delText xml:space="preserve"> be ToString(</w:delText>
          </w:r>
          <w:r w:rsidRPr="00E77497" w:rsidDel="00E73FF3">
            <w:rPr>
              <w:i/>
            </w:rPr>
            <w:delText>index</w:delText>
          </w:r>
          <w:r w:rsidRPr="00E77497" w:rsidDel="00E73FF3">
            <w:delText>).</w:delText>
          </w:r>
        </w:del>
      </w:ins>
    </w:p>
    <w:p w14:paraId="75E881B3" w14:textId="77777777" w:rsidR="00A15A12" w:rsidRPr="00E77497" w:rsidDel="00DD66FD" w:rsidRDefault="00A15A12" w:rsidP="00B34B48">
      <w:pPr>
        <w:pStyle w:val="Alg3"/>
        <w:numPr>
          <w:ilvl w:val="0"/>
          <w:numId w:val="566"/>
        </w:numPr>
        <w:tabs>
          <w:tab w:val="clear" w:pos="720"/>
          <w:tab w:val="num" w:pos="360"/>
        </w:tabs>
        <w:ind w:hanging="720"/>
        <w:rPr>
          <w:ins w:id="10372" w:author="Rev 3 Allen Wirfs-Brock" w:date="2011-09-22T16:44:00Z"/>
          <w:del w:id="10373" w:author="Rev 4 Allen Wirfs-Brock" w:date="2011-11-05T10:51:00Z"/>
        </w:rPr>
      </w:pPr>
      <w:ins w:id="10374" w:author="Rev 3 Allen Wirfs-Brock" w:date="2011-09-22T16:44:00Z">
        <w:del w:id="10375" w:author="Rev 4 Allen Wirfs-Brock" w:date="2011-11-05T10:51:00Z">
          <w:r w:rsidRPr="00E77497" w:rsidDel="00DD66FD">
            <w:delText xml:space="preserve">Let </w:delText>
          </w:r>
          <w:r w:rsidRPr="00E77497" w:rsidDel="00DD66FD">
            <w:rPr>
              <w:i/>
            </w:rPr>
            <w:delText>exists</w:delText>
          </w:r>
          <w:r w:rsidRPr="00E77497" w:rsidDel="00DD66FD">
            <w:delText xml:space="preserve"> be the result of calling the [[HasProperty]] internal method of </w:delText>
          </w:r>
          <w:r w:rsidRPr="00E77497" w:rsidDel="00DD66FD">
            <w:rPr>
              <w:i/>
            </w:rPr>
            <w:delText>obj</w:delText>
          </w:r>
          <w:r w:rsidRPr="00E77497" w:rsidDel="00DD66FD">
            <w:delText xml:space="preserve"> with argument </w:delText>
          </w:r>
        </w:del>
        <w:del w:id="10376" w:author="Rev 4 Allen Wirfs-Brock" w:date="2011-10-04T13:38:00Z">
          <w:r w:rsidRPr="00E77497" w:rsidDel="00E73FF3">
            <w:rPr>
              <w:i/>
            </w:rPr>
            <w:delText>P</w:delText>
          </w:r>
        </w:del>
        <w:del w:id="10377" w:author="Rev 4 Allen Wirfs-Brock" w:date="2011-11-05T10:51:00Z">
          <w:r w:rsidRPr="00E77497" w:rsidDel="00DD66FD">
            <w:delText>.</w:delText>
          </w:r>
        </w:del>
      </w:ins>
    </w:p>
    <w:p w14:paraId="73C49567" w14:textId="77777777" w:rsidR="00A15A12" w:rsidRPr="00E77497" w:rsidRDefault="00A15A12" w:rsidP="00B34B48">
      <w:pPr>
        <w:pStyle w:val="Alg3"/>
        <w:numPr>
          <w:ilvl w:val="0"/>
          <w:numId w:val="566"/>
        </w:numPr>
        <w:tabs>
          <w:tab w:val="clear" w:pos="720"/>
          <w:tab w:val="num" w:pos="360"/>
        </w:tabs>
        <w:ind w:hanging="720"/>
        <w:rPr>
          <w:ins w:id="10378" w:author="Rev 3 Allen Wirfs-Brock" w:date="2011-09-22T16:44:00Z"/>
        </w:rPr>
      </w:pPr>
      <w:ins w:id="10379" w:author="Rev 3 Allen Wirfs-Brock" w:date="2011-09-22T16:44:00Z">
        <w:r w:rsidRPr="00E77497">
          <w:t xml:space="preserve">If </w:t>
        </w:r>
        <w:r w:rsidRPr="00E77497">
          <w:rPr>
            <w:i/>
          </w:rPr>
          <w:t>exists</w:t>
        </w:r>
        <w:r w:rsidRPr="00E77497">
          <w:t xml:space="preserve"> is </w:t>
        </w:r>
        <w:r w:rsidRPr="00E77497">
          <w:rPr>
            <w:b/>
          </w:rPr>
          <w:t>true</w:t>
        </w:r>
        <w:r w:rsidRPr="00E77497">
          <w:t>, then</w:t>
        </w:r>
      </w:ins>
    </w:p>
    <w:p w14:paraId="57A4877A" w14:textId="77777777" w:rsidR="00A15A12" w:rsidRPr="00E77497" w:rsidRDefault="00A15A12" w:rsidP="00B34B48">
      <w:pPr>
        <w:pStyle w:val="Alg3"/>
        <w:numPr>
          <w:ilvl w:val="1"/>
          <w:numId w:val="566"/>
        </w:numPr>
        <w:tabs>
          <w:tab w:val="num" w:pos="360"/>
          <w:tab w:val="left" w:pos="720"/>
        </w:tabs>
        <w:ind w:hanging="1080"/>
        <w:rPr>
          <w:ins w:id="10380" w:author="Rev 3 Allen Wirfs-Brock" w:date="2011-09-22T16:44:00Z"/>
        </w:rPr>
      </w:pPr>
      <w:ins w:id="10381" w:author="Rev 3 Allen Wirfs-Brock" w:date="2011-09-22T16:44:00Z">
        <w:r w:rsidRPr="00E77497">
          <w:t xml:space="preserve">Let </w:t>
        </w:r>
        <w:r w:rsidRPr="00E77497">
          <w:rPr>
            <w:i/>
          </w:rPr>
          <w:t>v</w:t>
        </w:r>
        <w:r w:rsidRPr="00E77497">
          <w:t xml:space="preserve"> be the result of calling the [[Get]] internal method of </w:t>
        </w:r>
        <w:del w:id="10382" w:author="Rev 4 Allen Wirfs-Brock" w:date="2011-11-05T10:55:00Z">
          <w:r w:rsidRPr="00E77497" w:rsidDel="003F7F32">
            <w:rPr>
              <w:i/>
            </w:rPr>
            <w:delText>obj</w:delText>
          </w:r>
        </w:del>
      </w:ins>
      <w:ins w:id="10383" w:author="Rev 4 Allen Wirfs-Brock" w:date="2011-11-05T10:55:00Z">
        <w:r w:rsidR="003F7F32">
          <w:rPr>
            <w:i/>
          </w:rPr>
          <w:t>array</w:t>
        </w:r>
      </w:ins>
      <w:ins w:id="10384" w:author="Rev 3 Allen Wirfs-Brock" w:date="2011-09-22T16:44:00Z">
        <w:r w:rsidRPr="00E77497">
          <w:t xml:space="preserve"> </w:t>
        </w:r>
      </w:ins>
      <w:ins w:id="10385" w:author="Rev 4 Allen Wirfs-Brock" w:date="2011-11-05T10:54:00Z">
        <w:r w:rsidR="003F7F32" w:rsidRPr="00E77497">
          <w:t xml:space="preserve">with argument </w:t>
        </w:r>
      </w:ins>
      <w:ins w:id="10386" w:author="Rev 4 Allen Wirfs-Brock" w:date="2011-11-06T11:45:00Z">
        <w:r w:rsidR="00217939" w:rsidRPr="004418C4">
          <w:rPr>
            <w:i/>
          </w:rPr>
          <w:t>P</w:t>
        </w:r>
      </w:ins>
      <w:ins w:id="10387" w:author="Rev 3 Allen Wirfs-Brock" w:date="2011-09-22T16:44:00Z">
        <w:del w:id="10388" w:author="Rev 4 Allen Wirfs-Brock" w:date="2011-11-05T10:54:00Z">
          <w:r w:rsidRPr="00C7794D" w:rsidDel="003F7F32">
            <w:rPr>
              <w:sz w:val="22"/>
            </w:rPr>
            <w:delText xml:space="preserve">passing </w:delText>
          </w:r>
        </w:del>
        <w:del w:id="10389" w:author="Rev 4 Allen Wirfs-Brock" w:date="2011-10-04T13:38:00Z">
          <w:r w:rsidRPr="00C7794D" w:rsidDel="00E73FF3">
            <w:rPr>
              <w:i/>
              <w:sz w:val="22"/>
            </w:rPr>
            <w:delText>P</w:delText>
          </w:r>
        </w:del>
        <w:del w:id="10390" w:author="Rev 4 Allen Wirfs-Brock" w:date="2011-11-05T10:54:00Z">
          <w:r w:rsidRPr="00E77497" w:rsidDel="00DD66FD">
            <w:rPr>
              <w:i/>
            </w:rPr>
            <w:delText xml:space="preserve"> </w:delText>
          </w:r>
          <w:r w:rsidRPr="00E77497" w:rsidDel="003F7F32">
            <w:delText>as the argument</w:delText>
          </w:r>
        </w:del>
        <w:r w:rsidRPr="00E77497">
          <w:t>.</w:t>
        </w:r>
      </w:ins>
    </w:p>
    <w:p w14:paraId="5DEE4549" w14:textId="77777777" w:rsidR="00A15A12" w:rsidRPr="00E77497" w:rsidRDefault="00A15A12" w:rsidP="00B34B48">
      <w:pPr>
        <w:pStyle w:val="Alg3"/>
        <w:numPr>
          <w:ilvl w:val="0"/>
          <w:numId w:val="566"/>
        </w:numPr>
        <w:tabs>
          <w:tab w:val="clear" w:pos="720"/>
          <w:tab w:val="num" w:pos="360"/>
        </w:tabs>
        <w:ind w:hanging="720"/>
        <w:rPr>
          <w:ins w:id="10391" w:author="Rev 3 Allen Wirfs-Brock" w:date="2011-09-22T16:44:00Z"/>
        </w:rPr>
      </w:pPr>
      <w:ins w:id="10392" w:author="Rev 3 Allen Wirfs-Brock" w:date="2011-09-22T16:44:00Z">
        <w:r w:rsidRPr="00E77497">
          <w:t xml:space="preserve">Else </w:t>
        </w:r>
      </w:ins>
    </w:p>
    <w:p w14:paraId="18E4E5ED" w14:textId="77777777" w:rsidR="00A15A12" w:rsidRPr="00E77497" w:rsidRDefault="00A15A12" w:rsidP="00B34B48">
      <w:pPr>
        <w:pStyle w:val="Alg3"/>
        <w:numPr>
          <w:ilvl w:val="1"/>
          <w:numId w:val="566"/>
        </w:numPr>
        <w:tabs>
          <w:tab w:val="num" w:pos="360"/>
          <w:tab w:val="left" w:pos="720"/>
        </w:tabs>
        <w:ind w:hanging="1080"/>
        <w:rPr>
          <w:ins w:id="10393" w:author="Rev 3 Allen Wirfs-Brock" w:date="2011-09-22T16:44:00Z"/>
        </w:rPr>
      </w:pPr>
      <w:ins w:id="10394" w:author="Rev 3 Allen Wirfs-Brock" w:date="2011-09-22T16:44:00Z">
        <w:r w:rsidRPr="00E77497">
          <w:t xml:space="preserve">If </w:t>
        </w:r>
        <w:r w:rsidRPr="00E77497">
          <w:rPr>
            <w:i/>
          </w:rPr>
          <w:t>Initialiser</w:t>
        </w:r>
        <w:r w:rsidRPr="00E77497">
          <w:rPr>
            <w:vertAlign w:val="subscript"/>
          </w:rPr>
          <w:t>opt</w:t>
        </w:r>
        <w:r w:rsidRPr="00E77497">
          <w:t xml:space="preserve"> is present, then</w:t>
        </w:r>
      </w:ins>
    </w:p>
    <w:p w14:paraId="205577DC" w14:textId="77777777" w:rsidR="00A15A12" w:rsidRPr="00E77497" w:rsidRDefault="00A15A12" w:rsidP="00B34B48">
      <w:pPr>
        <w:pStyle w:val="Alg3"/>
        <w:numPr>
          <w:ilvl w:val="2"/>
          <w:numId w:val="566"/>
        </w:numPr>
        <w:tabs>
          <w:tab w:val="num" w:pos="360"/>
          <w:tab w:val="num" w:pos="1080"/>
        </w:tabs>
        <w:ind w:hanging="1350"/>
        <w:rPr>
          <w:ins w:id="10395" w:author="Rev 3 Allen Wirfs-Brock" w:date="2011-09-22T16:44:00Z"/>
        </w:rPr>
      </w:pPr>
      <w:ins w:id="10396" w:author="Rev 3 Allen Wirfs-Brock" w:date="2011-09-22T16:44: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09E406B2" w14:textId="77777777" w:rsidR="00A15A12" w:rsidRPr="00E77497" w:rsidRDefault="00A15A12" w:rsidP="00B34B48">
      <w:pPr>
        <w:pStyle w:val="Alg3"/>
        <w:numPr>
          <w:ilvl w:val="1"/>
          <w:numId w:val="566"/>
        </w:numPr>
        <w:tabs>
          <w:tab w:val="num" w:pos="360"/>
          <w:tab w:val="num" w:pos="720"/>
        </w:tabs>
        <w:ind w:hanging="1080"/>
        <w:rPr>
          <w:ins w:id="10397" w:author="Rev 3 Allen Wirfs-Brock" w:date="2011-09-22T16:44:00Z"/>
        </w:rPr>
      </w:pPr>
      <w:ins w:id="10398" w:author="Rev 3 Allen Wirfs-Brock" w:date="2011-09-22T16:44:00Z">
        <w:r w:rsidRPr="00E77497">
          <w:t>Else,</w:t>
        </w:r>
      </w:ins>
    </w:p>
    <w:p w14:paraId="0BE190FE" w14:textId="77777777" w:rsidR="00A15A12" w:rsidRPr="00E77497" w:rsidRDefault="00A15A12" w:rsidP="00B34B48">
      <w:pPr>
        <w:pStyle w:val="Alg3"/>
        <w:numPr>
          <w:ilvl w:val="2"/>
          <w:numId w:val="566"/>
        </w:numPr>
        <w:tabs>
          <w:tab w:val="num" w:pos="360"/>
          <w:tab w:val="left" w:pos="990"/>
        </w:tabs>
        <w:ind w:hanging="1350"/>
        <w:rPr>
          <w:ins w:id="10399" w:author="Rev 3 Allen Wirfs-Brock" w:date="2011-09-22T16:44:00Z"/>
        </w:rPr>
      </w:pPr>
      <w:ins w:id="10400" w:author="Rev 3 Allen Wirfs-Brock" w:date="2011-09-22T16:44:00Z">
        <w:r w:rsidRPr="00E77497">
          <w:t xml:space="preserve"> Let</w:t>
        </w:r>
        <w:r w:rsidRPr="00E77497">
          <w:rPr>
            <w:i/>
          </w:rPr>
          <w:t xml:space="preserve"> v</w:t>
        </w:r>
        <w:r w:rsidRPr="00E77497">
          <w:t xml:space="preserve"> be </w:t>
        </w:r>
        <w:r w:rsidRPr="00E77497">
          <w:rPr>
            <w:b/>
          </w:rPr>
          <w:t>undefined</w:t>
        </w:r>
        <w:r w:rsidRPr="00E77497">
          <w:t>.</w:t>
        </w:r>
      </w:ins>
    </w:p>
    <w:p w14:paraId="678407D5" w14:textId="77777777" w:rsidR="000709BD" w:rsidRPr="00E77497" w:rsidRDefault="004A2653" w:rsidP="00B34B48">
      <w:pPr>
        <w:pStyle w:val="Alg2"/>
        <w:numPr>
          <w:ilvl w:val="0"/>
          <w:numId w:val="566"/>
        </w:numPr>
        <w:tabs>
          <w:tab w:val="clear" w:pos="720"/>
          <w:tab w:val="num" w:pos="360"/>
        </w:tabs>
        <w:spacing w:after="220"/>
        <w:ind w:hanging="720"/>
        <w:rPr>
          <w:ins w:id="10401" w:author="Rev 3 Allen Wirfs-Brock" w:date="2011-09-22T16:13:00Z"/>
        </w:rPr>
      </w:pPr>
      <w:ins w:id="10402" w:author="Rev 4 Allen Wirfs-Brock" w:date="2011-11-06T10:08:00Z">
        <w:r w:rsidRPr="004418C4">
          <w:t xml:space="preserve">Perform Binding Initialization for </w:t>
        </w:r>
      </w:ins>
      <w:ins w:id="10403" w:author="Rev 3 Allen Wirfs-Brock" w:date="2011-09-22T16:41:00Z">
        <w:del w:id="10404" w:author="Rev 4 Allen Wirfs-Brock" w:date="2011-11-06T10:08:00Z">
          <w:r w:rsidR="00A15A12" w:rsidRPr="00E77497" w:rsidDel="004A2653">
            <w:delText xml:space="preserve">Evaluate </w:delText>
          </w:r>
        </w:del>
        <w:r w:rsidR="00A15A12" w:rsidRPr="00E77497">
          <w:rPr>
            <w:i/>
          </w:rPr>
          <w:t>BindingPattern</w:t>
        </w:r>
        <w:r w:rsidR="00A15A12" w:rsidRPr="00E77497">
          <w:t xml:space="preserve"> passing </w:t>
        </w:r>
      </w:ins>
      <w:ins w:id="10405" w:author="Rev 4 Allen Wirfs-Brock" w:date="2011-11-06T10:10:00Z">
        <w:r>
          <w:rPr>
            <w:i/>
          </w:rPr>
          <w:t>v</w:t>
        </w:r>
      </w:ins>
      <w:ins w:id="10406" w:author="Rev 4 Allen Wirfs-Brock" w:date="2011-11-06T10:09:00Z">
        <w:r w:rsidRPr="004418C4">
          <w:t xml:space="preserve"> </w:t>
        </w:r>
      </w:ins>
      <w:ins w:id="10407" w:author="Rev 3 Allen Wirfs-Brock" w:date="2011-09-22T16:41:00Z">
        <w:del w:id="10408" w:author="Rev 4 Allen Wirfs-Brock" w:date="2011-11-06T10:09:00Z">
          <w:r w:rsidR="00A15A12" w:rsidRPr="00E77497" w:rsidDel="004A2653">
            <w:rPr>
              <w:i/>
            </w:rPr>
            <w:delText>v</w:delText>
          </w:r>
          <w:r w:rsidR="00A15A12" w:rsidRPr="00E77497" w:rsidDel="004A2653">
            <w:delText xml:space="preserve"> </w:delText>
          </w:r>
        </w:del>
        <w:r w:rsidR="00A15A12" w:rsidRPr="00E77497">
          <w:t xml:space="preserve">and </w:t>
        </w:r>
      </w:ins>
      <w:ins w:id="10409" w:author="Rev 4 Allen Wirfs-Brock" w:date="2011-11-06T10:08:00Z">
        <w:r>
          <w:rPr>
            <w:i/>
          </w:rPr>
          <w:t xml:space="preserve">environment </w:t>
        </w:r>
      </w:ins>
      <w:ins w:id="10410" w:author="Rev 3 Allen Wirfs-Brock" w:date="2011-09-22T16:41:00Z">
        <w:del w:id="10411" w:author="Rev 4 Allen Wirfs-Brock" w:date="2011-11-06T10:08:00Z">
          <w:r w:rsidR="00A15A12" w:rsidRPr="00E77497" w:rsidDel="004A2653">
            <w:rPr>
              <w:i/>
            </w:rPr>
            <w:delText>env</w:delText>
          </w:r>
          <w:r w:rsidR="00A15A12" w:rsidRPr="00E77497" w:rsidDel="004A2653">
            <w:delText xml:space="preserve"> </w:delText>
          </w:r>
        </w:del>
        <w:r w:rsidR="00A15A12" w:rsidRPr="00E77497">
          <w:t>as arguments.</w:t>
        </w:r>
      </w:ins>
    </w:p>
    <w:p w14:paraId="4F2D72FC" w14:textId="77777777" w:rsidR="00675B74" w:rsidRPr="004418C4" w:rsidRDefault="00675B74" w:rsidP="00675B74">
      <w:pPr>
        <w:contextualSpacing/>
        <w:rPr>
          <w:ins w:id="10412" w:author="Rev 4 Allen Wirfs-Brock" w:date="2011-11-04T19:00:00Z"/>
        </w:rPr>
      </w:pPr>
      <w:ins w:id="10413" w:author="Rev 4 Allen Wirfs-Brock" w:date="2011-11-04T19:00:00Z">
        <w:r w:rsidRPr="004418C4">
          <w:rPr>
            <w:rStyle w:val="bnf"/>
          </w:rPr>
          <w:t xml:space="preserve">BindingRestElement </w:t>
        </w:r>
        <w:r w:rsidRPr="004418C4">
          <w:t xml:space="preserve">: </w:t>
        </w:r>
        <w:r w:rsidRPr="004418C4">
          <w:rPr>
            <w:b/>
          </w:rPr>
          <w:t xml:space="preserve">… </w:t>
        </w:r>
        <w:r w:rsidRPr="004418C4">
          <w:rPr>
            <w:rStyle w:val="bnf"/>
          </w:rPr>
          <w:t>BindingIdentifier</w:t>
        </w:r>
        <w:r w:rsidRPr="004418C4">
          <w:t xml:space="preserve"> </w:t>
        </w:r>
      </w:ins>
    </w:p>
    <w:p w14:paraId="1DA10A03" w14:textId="77777777" w:rsidR="00675B74" w:rsidRPr="004418C4" w:rsidRDefault="00675B74" w:rsidP="00B34B48">
      <w:pPr>
        <w:pStyle w:val="Alg3"/>
        <w:numPr>
          <w:ilvl w:val="0"/>
          <w:numId w:val="556"/>
        </w:numPr>
        <w:rPr>
          <w:ins w:id="10414" w:author="Rev 4 Allen Wirfs-Brock" w:date="2011-11-04T19:00:00Z"/>
        </w:rPr>
      </w:pPr>
      <w:ins w:id="10415" w:author="Rev 4 Allen Wirfs-Brock" w:date="2011-11-04T19:00:00Z">
        <w:r w:rsidRPr="004418C4">
          <w:t xml:space="preserve">Let </w:t>
        </w:r>
        <w:r w:rsidRPr="004418C4">
          <w:rPr>
            <w:i/>
          </w:rPr>
          <w:t>A</w:t>
        </w:r>
        <w:r w:rsidRPr="004418C4">
          <w:t xml:space="preserve"> be a new array object created as if by the expression </w:t>
        </w:r>
        <w:r w:rsidRPr="004418C4">
          <w:rPr>
            <w:rFonts w:ascii="Courier New" w:hAnsi="Courier New" w:cs="Courier New"/>
            <w:b/>
          </w:rPr>
          <w:t>new Array()</w:t>
        </w:r>
        <w:r w:rsidRPr="004418C4">
          <w:t xml:space="preserve"> where </w:t>
        </w:r>
        <w:r w:rsidRPr="004418C4">
          <w:rPr>
            <w:rFonts w:ascii="Courier New" w:hAnsi="Courier New" w:cs="Courier New"/>
            <w:b/>
          </w:rPr>
          <w:t>Array</w:t>
        </w:r>
        <w:r w:rsidRPr="004418C4">
          <w:t xml:space="preserve"> is the standard built-in constructor with that name.</w:t>
        </w:r>
      </w:ins>
    </w:p>
    <w:p w14:paraId="4609CE1C" w14:textId="77777777" w:rsidR="002A015C" w:rsidRPr="00E77497" w:rsidRDefault="002A015C" w:rsidP="002A015C">
      <w:pPr>
        <w:pStyle w:val="Alg3"/>
        <w:numPr>
          <w:ilvl w:val="0"/>
          <w:numId w:val="556"/>
        </w:numPr>
        <w:rPr>
          <w:ins w:id="10416" w:author="Rev 5 Allen Wirfs-Brock" w:date="2012-01-04T12:02:00Z"/>
        </w:rPr>
      </w:pPr>
      <w:ins w:id="10417" w:author="Rev 5 Allen Wirfs-Brock" w:date="2012-01-04T12:02:00Z">
        <w:r w:rsidRPr="00E77497">
          <w:t xml:space="preserve">Let </w:t>
        </w:r>
        <w:r w:rsidRPr="00E77497">
          <w:rPr>
            <w:i/>
          </w:rPr>
          <w:t>lenVal</w:t>
        </w:r>
        <w:r w:rsidRPr="00E77497">
          <w:t xml:space="preserve"> be the result of calling the [[Get]] internal method of </w:t>
        </w:r>
      </w:ins>
      <w:ins w:id="10418" w:author="Rev 5 Allen Wirfs-Brock" w:date="2012-01-04T12:03:00Z">
        <w:r w:rsidR="000D108B">
          <w:rPr>
            <w:i/>
          </w:rPr>
          <w:t>array</w:t>
        </w:r>
      </w:ins>
      <w:ins w:id="10419" w:author="Rev 5 Allen Wirfs-Brock" w:date="2012-01-04T12:02:00Z">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0134EAC8" w14:textId="77777777" w:rsidR="002A015C" w:rsidRPr="00E77497" w:rsidRDefault="002A015C" w:rsidP="002A015C">
      <w:pPr>
        <w:pStyle w:val="Alg3"/>
        <w:numPr>
          <w:ilvl w:val="0"/>
          <w:numId w:val="556"/>
        </w:numPr>
        <w:rPr>
          <w:ins w:id="10420" w:author="Rev 5 Allen Wirfs-Brock" w:date="2012-01-04T12:02:00Z"/>
        </w:rPr>
      </w:pPr>
      <w:ins w:id="10421" w:author="Rev 5 Allen Wirfs-Brock" w:date="2012-01-04T12:02:00Z">
        <w:r w:rsidRPr="00E77497">
          <w:t xml:space="preserve">Let </w:t>
        </w:r>
      </w:ins>
      <w:ins w:id="10422" w:author="Rev 5 Allen Wirfs-Brock" w:date="2012-01-04T12:03:00Z">
        <w:r w:rsidR="000D108B">
          <w:rPr>
            <w:i/>
          </w:rPr>
          <w:t>arrayLength</w:t>
        </w:r>
      </w:ins>
      <w:ins w:id="10423" w:author="Rev 5 Allen Wirfs-Brock" w:date="2012-01-04T12:02:00Z">
        <w:r w:rsidRPr="00E77497">
          <w:t xml:space="preserve"> be ToUint32(</w:t>
        </w:r>
        <w:r w:rsidRPr="00E77497">
          <w:rPr>
            <w:i/>
          </w:rPr>
          <w:t>lenVal</w:t>
        </w:r>
        <w:r w:rsidRPr="00E77497">
          <w:t>).</w:t>
        </w:r>
      </w:ins>
    </w:p>
    <w:p w14:paraId="661FAFA1" w14:textId="77777777" w:rsidR="00675B74" w:rsidRPr="004418C4" w:rsidRDefault="00675B74" w:rsidP="00B34B48">
      <w:pPr>
        <w:pStyle w:val="Alg3"/>
        <w:numPr>
          <w:ilvl w:val="0"/>
          <w:numId w:val="556"/>
        </w:numPr>
        <w:rPr>
          <w:ins w:id="10424" w:author="Rev 4 Allen Wirfs-Brock" w:date="2011-11-04T19:00:00Z"/>
        </w:rPr>
      </w:pPr>
      <w:ins w:id="10425" w:author="Rev 4 Allen Wirfs-Brock" w:date="2011-11-04T19:00:00Z">
        <w:r w:rsidRPr="004418C4">
          <w:t xml:space="preserve">Let </w:t>
        </w:r>
        <w:r w:rsidRPr="004418C4">
          <w:rPr>
            <w:i/>
          </w:rPr>
          <w:t>n</w:t>
        </w:r>
        <w:r w:rsidRPr="004418C4">
          <w:t>=0</w:t>
        </w:r>
      </w:ins>
      <w:ins w:id="10426" w:author="Rev 4 Allen Wirfs-Brock" w:date="2011-11-05T10:52:00Z">
        <w:r w:rsidR="00DD66FD">
          <w:t>.</w:t>
        </w:r>
      </w:ins>
    </w:p>
    <w:p w14:paraId="68A19D70" w14:textId="77777777" w:rsidR="00DD66FD" w:rsidRDefault="00DD66FD" w:rsidP="00B34B48">
      <w:pPr>
        <w:pStyle w:val="Alg3"/>
        <w:numPr>
          <w:ilvl w:val="0"/>
          <w:numId w:val="556"/>
        </w:numPr>
        <w:rPr>
          <w:ins w:id="10427" w:author="Rev 4 Allen Wirfs-Brock" w:date="2011-11-05T10:52:00Z"/>
        </w:rPr>
      </w:pPr>
      <w:ins w:id="10428" w:author="Rev 4 Allen Wirfs-Brock" w:date="2011-11-05T10:52:00Z">
        <w:r>
          <w:t xml:space="preserve">Let </w:t>
        </w:r>
        <w:r w:rsidRPr="00C7794D">
          <w:rPr>
            <w:i/>
          </w:rPr>
          <w:t>index</w:t>
        </w:r>
        <w:r>
          <w:t xml:space="preserve"> = </w:t>
        </w:r>
        <w:r w:rsidRPr="00C7794D">
          <w:rPr>
            <w:i/>
          </w:rPr>
          <w:t>nextIndex</w:t>
        </w:r>
        <w:r>
          <w:t>.</w:t>
        </w:r>
      </w:ins>
    </w:p>
    <w:p w14:paraId="1B21B0D9" w14:textId="77777777" w:rsidR="00675B74" w:rsidRPr="004418C4" w:rsidRDefault="00675B74" w:rsidP="00B34B48">
      <w:pPr>
        <w:pStyle w:val="Alg3"/>
        <w:numPr>
          <w:ilvl w:val="0"/>
          <w:numId w:val="556"/>
        </w:numPr>
        <w:rPr>
          <w:ins w:id="10429" w:author="Rev 4 Allen Wirfs-Brock" w:date="2011-11-04T19:00:00Z"/>
        </w:rPr>
      </w:pPr>
      <w:ins w:id="10430" w:author="Rev 4 Allen Wirfs-Brock" w:date="2011-11-04T19:00:00Z">
        <w:r w:rsidRPr="004418C4">
          <w:t xml:space="preserve">Repeat, while </w:t>
        </w:r>
        <w:r w:rsidRPr="004418C4">
          <w:rPr>
            <w:i/>
          </w:rPr>
          <w:t>index</w:t>
        </w:r>
        <w:r w:rsidRPr="004418C4">
          <w:t xml:space="preserve"> &lt; </w:t>
        </w:r>
      </w:ins>
      <w:ins w:id="10431" w:author="Rev 4 Allen Wirfs-Brock" w:date="2011-11-05T10:34:00Z">
        <w:r w:rsidR="006A7D66">
          <w:rPr>
            <w:i/>
          </w:rPr>
          <w:t>arrayLength</w:t>
        </w:r>
      </w:ins>
    </w:p>
    <w:p w14:paraId="768A4288" w14:textId="77777777" w:rsidR="00675B74" w:rsidRPr="004418C4" w:rsidRDefault="00675B74" w:rsidP="00B34B48">
      <w:pPr>
        <w:pStyle w:val="Alg3"/>
        <w:numPr>
          <w:ilvl w:val="1"/>
          <w:numId w:val="556"/>
        </w:numPr>
        <w:tabs>
          <w:tab w:val="clear" w:pos="1080"/>
          <w:tab w:val="num" w:pos="720"/>
        </w:tabs>
        <w:ind w:left="720"/>
        <w:rPr>
          <w:ins w:id="10432" w:author="Rev 4 Allen Wirfs-Brock" w:date="2011-11-04T19:00:00Z"/>
        </w:rPr>
      </w:pPr>
      <w:ins w:id="10433" w:author="Rev 4 Allen Wirfs-Brock" w:date="2011-11-04T19:00:00Z">
        <w:r w:rsidRPr="004418C4">
          <w:t xml:space="preserve">Let </w:t>
        </w:r>
        <w:r w:rsidRPr="004418C4">
          <w:rPr>
            <w:i/>
          </w:rPr>
          <w:t>P</w:t>
        </w:r>
        <w:r w:rsidRPr="004418C4">
          <w:t xml:space="preserve"> be ToString(</w:t>
        </w:r>
        <w:r w:rsidRPr="004418C4">
          <w:rPr>
            <w:i/>
          </w:rPr>
          <w:t>index</w:t>
        </w:r>
        <w:r w:rsidRPr="004418C4">
          <w:t>).</w:t>
        </w:r>
      </w:ins>
    </w:p>
    <w:p w14:paraId="3127431C" w14:textId="77777777" w:rsidR="00675B74" w:rsidRPr="004418C4" w:rsidRDefault="00675B74" w:rsidP="00B34B48">
      <w:pPr>
        <w:pStyle w:val="Alg3"/>
        <w:numPr>
          <w:ilvl w:val="1"/>
          <w:numId w:val="556"/>
        </w:numPr>
        <w:tabs>
          <w:tab w:val="clear" w:pos="1080"/>
          <w:tab w:val="num" w:pos="720"/>
        </w:tabs>
        <w:ind w:left="720"/>
        <w:rPr>
          <w:ins w:id="10434" w:author="Rev 4 Allen Wirfs-Brock" w:date="2011-11-04T19:00:00Z"/>
        </w:rPr>
      </w:pPr>
      <w:ins w:id="10435" w:author="Rev 4 Allen Wirfs-Brock" w:date="2011-11-04T19:00:00Z">
        <w:r w:rsidRPr="004418C4">
          <w:t xml:space="preserve">Let </w:t>
        </w:r>
        <w:r w:rsidRPr="004418C4">
          <w:rPr>
            <w:i/>
          </w:rPr>
          <w:t>exists</w:t>
        </w:r>
        <w:r w:rsidRPr="004418C4">
          <w:t xml:space="preserve"> be the result of calling the [[HasProperty]] internal method of </w:t>
        </w:r>
      </w:ins>
      <w:ins w:id="10436" w:author="Rev 4 Allen Wirfs-Brock" w:date="2011-11-05T10:34:00Z">
        <w:r w:rsidR="006A7D66">
          <w:rPr>
            <w:i/>
          </w:rPr>
          <w:t>array</w:t>
        </w:r>
      </w:ins>
      <w:ins w:id="10437" w:author="Rev 4 Allen Wirfs-Brock" w:date="2011-11-04T19:00:00Z">
        <w:r w:rsidRPr="004418C4">
          <w:t xml:space="preserve"> with argument </w:t>
        </w:r>
        <w:r w:rsidRPr="004418C4">
          <w:rPr>
            <w:i/>
          </w:rPr>
          <w:t>P</w:t>
        </w:r>
        <w:r w:rsidRPr="004418C4">
          <w:t>.</w:t>
        </w:r>
      </w:ins>
    </w:p>
    <w:p w14:paraId="4A464BA2" w14:textId="77777777" w:rsidR="00675B74" w:rsidRPr="004418C4" w:rsidRDefault="00675B74" w:rsidP="00B34B48">
      <w:pPr>
        <w:pStyle w:val="Alg3"/>
        <w:numPr>
          <w:ilvl w:val="1"/>
          <w:numId w:val="556"/>
        </w:numPr>
        <w:tabs>
          <w:tab w:val="clear" w:pos="1080"/>
          <w:tab w:val="num" w:pos="720"/>
        </w:tabs>
        <w:ind w:left="720"/>
        <w:rPr>
          <w:ins w:id="10438" w:author="Rev 4 Allen Wirfs-Brock" w:date="2011-11-04T19:00:00Z"/>
        </w:rPr>
      </w:pPr>
      <w:ins w:id="10439" w:author="Rev 4 Allen Wirfs-Brock" w:date="2011-11-04T19:00:00Z">
        <w:r w:rsidRPr="004418C4">
          <w:t xml:space="preserve">If </w:t>
        </w:r>
        <w:r w:rsidRPr="004418C4">
          <w:rPr>
            <w:i/>
          </w:rPr>
          <w:t>exists</w:t>
        </w:r>
        <w:r w:rsidRPr="004418C4">
          <w:t xml:space="preserve"> is </w:t>
        </w:r>
        <w:r w:rsidRPr="004418C4">
          <w:rPr>
            <w:b/>
          </w:rPr>
          <w:t>true</w:t>
        </w:r>
        <w:r w:rsidRPr="004418C4">
          <w:t>, then</w:t>
        </w:r>
      </w:ins>
    </w:p>
    <w:p w14:paraId="05D0641D" w14:textId="77777777" w:rsidR="00675B74" w:rsidRPr="004418C4" w:rsidRDefault="00675B74" w:rsidP="00B34B48">
      <w:pPr>
        <w:pStyle w:val="Alg3"/>
        <w:numPr>
          <w:ilvl w:val="2"/>
          <w:numId w:val="556"/>
        </w:numPr>
        <w:tabs>
          <w:tab w:val="clear" w:pos="1800"/>
          <w:tab w:val="num" w:pos="990"/>
        </w:tabs>
        <w:ind w:left="990" w:hanging="180"/>
        <w:rPr>
          <w:ins w:id="10440" w:author="Rev 4 Allen Wirfs-Brock" w:date="2011-11-04T19:00:00Z"/>
        </w:rPr>
      </w:pPr>
      <w:ins w:id="10441" w:author="Rev 4 Allen Wirfs-Brock" w:date="2011-11-04T19:00:00Z">
        <w:r w:rsidRPr="004418C4">
          <w:t xml:space="preserve">Let </w:t>
        </w:r>
        <w:r w:rsidRPr="004418C4">
          <w:rPr>
            <w:i/>
          </w:rPr>
          <w:t>v</w:t>
        </w:r>
        <w:r w:rsidRPr="004418C4">
          <w:t xml:space="preserve"> be the result of calling the [[Get]] internal method of </w:t>
        </w:r>
      </w:ins>
      <w:ins w:id="10442" w:author="Rev 4 Allen Wirfs-Brock" w:date="2011-11-05T10:35:00Z">
        <w:r w:rsidR="006A7D66">
          <w:rPr>
            <w:i/>
          </w:rPr>
          <w:t>array</w:t>
        </w:r>
      </w:ins>
      <w:ins w:id="10443" w:author="Rev 4 Allen Wirfs-Brock" w:date="2011-11-04T19:00:00Z">
        <w:r w:rsidRPr="004418C4">
          <w:t xml:space="preserve"> passing </w:t>
        </w:r>
        <w:r w:rsidRPr="004418C4">
          <w:rPr>
            <w:i/>
          </w:rPr>
          <w:t xml:space="preserve">P </w:t>
        </w:r>
        <w:r w:rsidRPr="004418C4">
          <w:t>as the argument.</w:t>
        </w:r>
      </w:ins>
    </w:p>
    <w:p w14:paraId="269D7358" w14:textId="77777777" w:rsidR="00675B74" w:rsidRPr="004418C4" w:rsidRDefault="00675B74" w:rsidP="00B34B48">
      <w:pPr>
        <w:pStyle w:val="Alg3"/>
        <w:numPr>
          <w:ilvl w:val="2"/>
          <w:numId w:val="556"/>
        </w:numPr>
        <w:tabs>
          <w:tab w:val="clear" w:pos="1800"/>
          <w:tab w:val="num" w:pos="990"/>
        </w:tabs>
        <w:ind w:left="990" w:hanging="180"/>
        <w:rPr>
          <w:ins w:id="10444" w:author="Rev 4 Allen Wirfs-Brock" w:date="2011-11-04T19:00:00Z"/>
        </w:rPr>
      </w:pPr>
      <w:ins w:id="10445" w:author="Rev 4 Allen Wirfs-Brock" w:date="2011-11-04T19:00: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015EC366" w14:textId="77777777" w:rsidR="00675B74" w:rsidRPr="004418C4" w:rsidRDefault="00675B74" w:rsidP="00B34B48">
      <w:pPr>
        <w:pStyle w:val="Alg3"/>
        <w:numPr>
          <w:ilvl w:val="1"/>
          <w:numId w:val="556"/>
        </w:numPr>
        <w:tabs>
          <w:tab w:val="clear" w:pos="1080"/>
          <w:tab w:val="num" w:pos="720"/>
        </w:tabs>
        <w:ind w:hanging="720"/>
        <w:rPr>
          <w:ins w:id="10446" w:author="Rev 4 Allen Wirfs-Brock" w:date="2011-11-04T19:00:00Z"/>
        </w:rPr>
      </w:pPr>
      <w:ins w:id="10447" w:author="Rev 4 Allen Wirfs-Brock" w:date="2011-11-04T19:00:00Z">
        <w:r w:rsidRPr="004418C4">
          <w:t xml:space="preserve">Let </w:t>
        </w:r>
        <w:r w:rsidRPr="004418C4">
          <w:rPr>
            <w:i/>
          </w:rPr>
          <w:t>n</w:t>
        </w:r>
        <w:r w:rsidRPr="004418C4">
          <w:t xml:space="preserve"> = </w:t>
        </w:r>
        <w:r w:rsidRPr="004418C4">
          <w:rPr>
            <w:i/>
          </w:rPr>
          <w:t>n</w:t>
        </w:r>
        <w:r w:rsidRPr="004418C4">
          <w:t>+1.</w:t>
        </w:r>
      </w:ins>
    </w:p>
    <w:p w14:paraId="2B7ADE06" w14:textId="77777777" w:rsidR="00675B74" w:rsidRPr="004418C4" w:rsidRDefault="00675B74" w:rsidP="00B34B48">
      <w:pPr>
        <w:pStyle w:val="Alg3"/>
        <w:numPr>
          <w:ilvl w:val="1"/>
          <w:numId w:val="556"/>
        </w:numPr>
        <w:tabs>
          <w:tab w:val="clear" w:pos="1080"/>
          <w:tab w:val="num" w:pos="720"/>
        </w:tabs>
        <w:ind w:hanging="720"/>
        <w:rPr>
          <w:ins w:id="10448" w:author="Rev 4 Allen Wirfs-Brock" w:date="2011-11-04T19:00:00Z"/>
        </w:rPr>
      </w:pPr>
      <w:ins w:id="10449" w:author="Rev 4 Allen Wirfs-Brock" w:date="2011-11-04T19:00:00Z">
        <w:r w:rsidRPr="004418C4">
          <w:t xml:space="preserve">Let </w:t>
        </w:r>
        <w:r w:rsidRPr="004418C4">
          <w:rPr>
            <w:i/>
          </w:rPr>
          <w:t>index</w:t>
        </w:r>
        <w:r w:rsidRPr="004418C4">
          <w:t xml:space="preserve"> = </w:t>
        </w:r>
        <w:r w:rsidRPr="004418C4">
          <w:rPr>
            <w:i/>
          </w:rPr>
          <w:t>index</w:t>
        </w:r>
        <w:r w:rsidRPr="004418C4">
          <w:t>+1.</w:t>
        </w:r>
      </w:ins>
    </w:p>
    <w:p w14:paraId="23A447FA" w14:textId="77777777" w:rsidR="00675B74" w:rsidRPr="004418C4" w:rsidRDefault="00675B74" w:rsidP="00B34B48">
      <w:pPr>
        <w:pStyle w:val="Alg3"/>
        <w:numPr>
          <w:ilvl w:val="0"/>
          <w:numId w:val="556"/>
        </w:numPr>
        <w:spacing w:after="240"/>
        <w:rPr>
          <w:ins w:id="10450" w:author="Rev 4 Allen Wirfs-Brock" w:date="2011-11-04T19:00:00Z"/>
        </w:rPr>
      </w:pPr>
      <w:ins w:id="10451" w:author="Rev 4 Allen Wirfs-Brock" w:date="2011-11-04T19:00:00Z">
        <w:r w:rsidRPr="004418C4">
          <w:t xml:space="preserve">Perform Binding Initialization for </w:t>
        </w:r>
        <w:r w:rsidRPr="004418C4">
          <w:rPr>
            <w:i/>
          </w:rPr>
          <w:t>BindingIdentifer</w:t>
        </w:r>
        <w:r w:rsidRPr="004418C4">
          <w:t xml:space="preserve"> using </w:t>
        </w:r>
        <w:r>
          <w:rPr>
            <w:i/>
          </w:rPr>
          <w:t>array</w:t>
        </w:r>
        <w:r w:rsidRPr="004418C4">
          <w:t xml:space="preserve"> and </w:t>
        </w:r>
        <w:r>
          <w:rPr>
            <w:i/>
          </w:rPr>
          <w:t xml:space="preserve">environment </w:t>
        </w:r>
        <w:r>
          <w:t>as arguments</w:t>
        </w:r>
        <w:r w:rsidRPr="004418C4">
          <w:t>.</w:t>
        </w:r>
      </w:ins>
    </w:p>
    <w:p w14:paraId="7069FED9" w14:textId="77777777" w:rsidR="00675B74" w:rsidRDefault="00675B74" w:rsidP="00675B74">
      <w:pPr>
        <w:keepNext/>
        <w:rPr>
          <w:ins w:id="10452" w:author="Rev 4 Allen Wirfs-Brock" w:date="2011-11-04T18:59:00Z"/>
          <w:rFonts w:ascii="Helvetica" w:hAnsi="Helvetica"/>
          <w:b/>
          <w:spacing w:val="6"/>
        </w:rPr>
      </w:pPr>
      <w:ins w:id="10453" w:author="Rev 4 Allen Wirfs-Brock" w:date="2011-11-04T18:59:00Z">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Binding Initialization</w:t>
        </w:r>
      </w:ins>
    </w:p>
    <w:p w14:paraId="2D62B5CB" w14:textId="77777777" w:rsidR="00675B74" w:rsidRPr="004418C4" w:rsidRDefault="00675B74" w:rsidP="00675B74">
      <w:pPr>
        <w:ind w:left="360"/>
        <w:rPr>
          <w:ins w:id="10454" w:author="Rev 4 Allen Wirfs-Brock" w:date="2011-11-04T18:59:00Z"/>
        </w:rPr>
      </w:pPr>
      <w:ins w:id="10455" w:author="Rev 4 Allen Wirfs-Brock" w:date="2011-11-04T18:59:00Z">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ins>
    </w:p>
    <w:p w14:paraId="3EE4FEA5" w14:textId="77777777" w:rsidR="00675B74" w:rsidRPr="008E00F6" w:rsidRDefault="00675B74" w:rsidP="00675B74">
      <w:pPr>
        <w:rPr>
          <w:ins w:id="10456" w:author="Rev 4 Allen Wirfs-Brock" w:date="2011-11-04T18:59:00Z"/>
          <w:sz w:val="18"/>
        </w:rPr>
      </w:pPr>
      <w:ins w:id="10457" w:author="Rev 4 Allen Wirfs-Brock" w:date="2011-11-04T18:5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initialization value.  This is the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7209C7DF" w14:textId="77777777" w:rsidR="001C1CAB" w:rsidRPr="00E77497" w:rsidRDefault="001C1CAB" w:rsidP="001C1CAB">
      <w:pPr>
        <w:contextualSpacing/>
        <w:rPr>
          <w:ins w:id="10458" w:author="Rev 5 Allen Wirfs-Brock" w:date="2011-11-07T16:55:00Z"/>
        </w:rPr>
      </w:pPr>
      <w:ins w:id="10459" w:author="Rev 5 Allen Wirfs-Brock" w:date="2011-11-07T16:55:00Z">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ins>
    </w:p>
    <w:p w14:paraId="7C459E3C" w14:textId="77777777" w:rsidR="001C1CAB" w:rsidRPr="00E77497" w:rsidRDefault="001C1CAB" w:rsidP="00B34B48">
      <w:pPr>
        <w:pStyle w:val="Alg3"/>
        <w:numPr>
          <w:ilvl w:val="0"/>
          <w:numId w:val="623"/>
        </w:numPr>
        <w:spacing w:after="220"/>
        <w:rPr>
          <w:ins w:id="10460" w:author="Rev 5 Allen Wirfs-Brock" w:date="2011-11-07T16:55:00Z"/>
        </w:rPr>
      </w:pPr>
      <w:ins w:id="10461" w:author="Rev 5 Allen Wirfs-Brock" w:date="2011-11-07T16:55:00Z">
        <w:r>
          <w:t>Perform Keyed Binding Initialization for</w:t>
        </w:r>
        <w:r w:rsidRPr="00675B74">
          <w:t xml:space="preserve"> </w:t>
        </w:r>
        <w:r w:rsidRPr="00E77497">
          <w:rPr>
            <w:i/>
          </w:rPr>
          <w:t>SingleNameBinding</w:t>
        </w:r>
        <w:r w:rsidRPr="00E77497">
          <w:t xml:space="preserve"> using  </w:t>
        </w:r>
        <w:r>
          <w:rPr>
            <w:rStyle w:val="bnf"/>
          </w:rPr>
          <w:t>obj</w:t>
        </w:r>
        <w:r w:rsidRPr="00E77497">
          <w:t xml:space="preserve">, </w:t>
        </w:r>
        <w:r>
          <w:rPr>
            <w:i/>
          </w:rPr>
          <w:t>environment</w:t>
        </w:r>
        <w:r w:rsidRPr="004418C4">
          <w:t>,</w:t>
        </w:r>
        <w:r>
          <w:t xml:space="preserve"> </w:t>
        </w:r>
        <w:r w:rsidRPr="00E77497">
          <w:t>and</w:t>
        </w:r>
        <w:r>
          <w:t xml:space="preserve"> </w:t>
        </w:r>
      </w:ins>
      <w:ins w:id="10462" w:author="Rev 5 Allen Wirfs-Brock" w:date="2011-11-07T16:56:00Z">
        <w:r>
          <w:rPr>
            <w:i/>
          </w:rPr>
          <w:t>propertyName</w:t>
        </w:r>
      </w:ins>
      <w:ins w:id="10463" w:author="Rev 5 Allen Wirfs-Brock" w:date="2011-11-07T16:55:00Z">
        <w:r w:rsidRPr="00E77497">
          <w:t xml:space="preserve"> as the arguments.</w:t>
        </w:r>
      </w:ins>
    </w:p>
    <w:p w14:paraId="15D4571D" w14:textId="77777777" w:rsidR="00FD6556" w:rsidRPr="00E77497" w:rsidRDefault="00FD6556" w:rsidP="00FD6556">
      <w:pPr>
        <w:contextualSpacing/>
        <w:rPr>
          <w:ins w:id="10464" w:author="Rev 5 Allen Wirfs-Brock" w:date="2011-11-07T17:03:00Z"/>
        </w:rPr>
      </w:pPr>
      <w:ins w:id="10465" w:author="Rev 5 Allen Wirfs-Brock" w:date="2011-11-07T17:03:00Z">
        <w:r w:rsidRPr="00E77497">
          <w:rPr>
            <w:rStyle w:val="bnf"/>
          </w:rPr>
          <w:t>BindingElement</w:t>
        </w:r>
        <w:r w:rsidRPr="00E77497">
          <w:rPr>
            <w:b/>
          </w:rPr>
          <w:t>:</w:t>
        </w:r>
        <w:r w:rsidRPr="00E77497">
          <w:t xml:space="preserve"> </w:t>
        </w:r>
        <w:r w:rsidRPr="00E77497">
          <w:rPr>
            <w:rStyle w:val="bnf"/>
          </w:rPr>
          <w:t xml:space="preserve">BindingPattern </w:t>
        </w:r>
      </w:ins>
      <w:ins w:id="10466" w:author="Rev 5 Allen Wirfs-Brock" w:date="2012-01-04T12:06:00Z">
        <w:r w:rsidR="000D108B">
          <w:rPr>
            <w:rStyle w:val="bnf"/>
          </w:rPr>
          <w:t xml:space="preserve"> </w:t>
        </w:r>
      </w:ins>
      <w:ins w:id="10467" w:author="Rev 5 Allen Wirfs-Brock" w:date="2011-11-07T17:03:00Z">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0E1EBBFF" w14:textId="77777777" w:rsidR="00FD6556" w:rsidRPr="00E77497" w:rsidRDefault="00FD6556" w:rsidP="00B34B48">
      <w:pPr>
        <w:pStyle w:val="Alg3"/>
        <w:numPr>
          <w:ilvl w:val="0"/>
          <w:numId w:val="625"/>
        </w:numPr>
        <w:tabs>
          <w:tab w:val="clear" w:pos="720"/>
          <w:tab w:val="num" w:pos="360"/>
          <w:tab w:val="num" w:pos="1440"/>
        </w:tabs>
        <w:ind w:hanging="720"/>
        <w:rPr>
          <w:ins w:id="10468" w:author="Rev 5 Allen Wirfs-Brock" w:date="2011-11-07T17:03:00Z"/>
        </w:rPr>
      </w:pPr>
      <w:ins w:id="10469" w:author="Rev 5 Allen Wirfs-Brock" w:date="2011-11-07T17:03:00Z">
        <w:r w:rsidRPr="00E77497">
          <w:t xml:space="preserve">Let </w:t>
        </w:r>
        <w:r w:rsidRPr="00E77497">
          <w:rPr>
            <w:i/>
          </w:rPr>
          <w:t>exists</w:t>
        </w:r>
        <w:r w:rsidRPr="00E77497">
          <w:t xml:space="preserve"> be the result of calling the [[HasProperty]] internal method of </w:t>
        </w:r>
      </w:ins>
      <w:ins w:id="10470" w:author="Rev 5 Allen Wirfs-Brock" w:date="2012-01-04T12:05:00Z">
        <w:r w:rsidR="000D108B">
          <w:rPr>
            <w:i/>
          </w:rPr>
          <w:t>obj</w:t>
        </w:r>
      </w:ins>
      <w:ins w:id="10471" w:author="Rev 5 Allen Wirfs-Brock" w:date="2011-11-07T17:03:00Z">
        <w:r w:rsidRPr="00E77497">
          <w:t xml:space="preserve"> with argument </w:t>
        </w:r>
      </w:ins>
      <w:ins w:id="10472" w:author="Rev 5 Allen Wirfs-Brock" w:date="2011-11-07T17:06:00Z">
        <w:r>
          <w:rPr>
            <w:i/>
          </w:rPr>
          <w:t>propertyName</w:t>
        </w:r>
      </w:ins>
      <w:ins w:id="10473" w:author="Rev 5 Allen Wirfs-Brock" w:date="2011-11-07T17:03:00Z">
        <w:r w:rsidRPr="00E77497">
          <w:t xml:space="preserve">. </w:t>
        </w:r>
      </w:ins>
    </w:p>
    <w:p w14:paraId="4C1ECB8D" w14:textId="77777777" w:rsidR="00FD6556" w:rsidRPr="00E77497" w:rsidRDefault="00FD6556" w:rsidP="00B34B48">
      <w:pPr>
        <w:pStyle w:val="Alg3"/>
        <w:numPr>
          <w:ilvl w:val="0"/>
          <w:numId w:val="625"/>
        </w:numPr>
        <w:tabs>
          <w:tab w:val="clear" w:pos="720"/>
          <w:tab w:val="num" w:pos="360"/>
        </w:tabs>
        <w:ind w:hanging="720"/>
        <w:rPr>
          <w:ins w:id="10474" w:author="Rev 5 Allen Wirfs-Brock" w:date="2011-11-07T17:03:00Z"/>
        </w:rPr>
      </w:pPr>
      <w:ins w:id="10475" w:author="Rev 5 Allen Wirfs-Brock" w:date="2011-11-07T17:03:00Z">
        <w:r w:rsidRPr="00E77497">
          <w:t xml:space="preserve">If </w:t>
        </w:r>
        <w:r w:rsidRPr="00E77497">
          <w:rPr>
            <w:i/>
          </w:rPr>
          <w:t>exists</w:t>
        </w:r>
        <w:r w:rsidRPr="00E77497">
          <w:t xml:space="preserve"> is </w:t>
        </w:r>
        <w:r w:rsidRPr="00E77497">
          <w:rPr>
            <w:b/>
          </w:rPr>
          <w:t>true</w:t>
        </w:r>
        <w:r w:rsidRPr="00E77497">
          <w:t>, then</w:t>
        </w:r>
      </w:ins>
    </w:p>
    <w:p w14:paraId="5473B69D" w14:textId="77777777" w:rsidR="00FD6556" w:rsidRPr="00E77497" w:rsidRDefault="00FD6556" w:rsidP="00FD6556">
      <w:pPr>
        <w:pStyle w:val="Alg3"/>
        <w:numPr>
          <w:ilvl w:val="1"/>
          <w:numId w:val="625"/>
        </w:numPr>
        <w:tabs>
          <w:tab w:val="left" w:pos="720"/>
        </w:tabs>
        <w:ind w:hanging="1080"/>
        <w:rPr>
          <w:ins w:id="10476" w:author="Rev 5 Allen Wirfs-Brock" w:date="2011-11-07T17:03:00Z"/>
        </w:rPr>
      </w:pPr>
      <w:ins w:id="10477" w:author="Rev 5 Allen Wirfs-Brock" w:date="2011-11-07T17:03:00Z">
        <w:r w:rsidRPr="00E77497">
          <w:t xml:space="preserve">Let </w:t>
        </w:r>
        <w:r w:rsidRPr="00E77497">
          <w:rPr>
            <w:i/>
          </w:rPr>
          <w:t>v</w:t>
        </w:r>
        <w:r w:rsidRPr="00E77497">
          <w:t xml:space="preserve"> be the result of calling the [[Get]] internal method of </w:t>
        </w:r>
      </w:ins>
      <w:ins w:id="10478" w:author="Rev 5 Allen Wirfs-Brock" w:date="2012-01-04T12:05:00Z">
        <w:r w:rsidR="000D108B">
          <w:rPr>
            <w:i/>
          </w:rPr>
          <w:t>obj</w:t>
        </w:r>
      </w:ins>
      <w:ins w:id="10479" w:author="Rev 5 Allen Wirfs-Brock" w:date="2011-11-07T17:03:00Z">
        <w:r w:rsidRPr="00E77497">
          <w:t xml:space="preserve"> with argument </w:t>
        </w:r>
      </w:ins>
      <w:ins w:id="10480" w:author="Rev 5 Allen Wirfs-Brock" w:date="2011-11-07T17:06:00Z">
        <w:r>
          <w:rPr>
            <w:i/>
          </w:rPr>
          <w:t>propertyName</w:t>
        </w:r>
      </w:ins>
      <w:ins w:id="10481" w:author="Rev 5 Allen Wirfs-Brock" w:date="2011-11-07T17:03:00Z">
        <w:r w:rsidRPr="00E77497">
          <w:t>.</w:t>
        </w:r>
      </w:ins>
    </w:p>
    <w:p w14:paraId="76318F6E" w14:textId="77777777" w:rsidR="00FD6556" w:rsidRPr="00E77497" w:rsidRDefault="00FD6556" w:rsidP="00B34B48">
      <w:pPr>
        <w:pStyle w:val="Alg3"/>
        <w:numPr>
          <w:ilvl w:val="0"/>
          <w:numId w:val="625"/>
        </w:numPr>
        <w:tabs>
          <w:tab w:val="clear" w:pos="720"/>
          <w:tab w:val="num" w:pos="360"/>
        </w:tabs>
        <w:ind w:hanging="720"/>
        <w:rPr>
          <w:ins w:id="10482" w:author="Rev 5 Allen Wirfs-Brock" w:date="2011-11-07T17:03:00Z"/>
        </w:rPr>
      </w:pPr>
      <w:ins w:id="10483" w:author="Rev 5 Allen Wirfs-Brock" w:date="2011-11-07T17:03:00Z">
        <w:r w:rsidRPr="00E77497">
          <w:t xml:space="preserve">Else </w:t>
        </w:r>
      </w:ins>
    </w:p>
    <w:p w14:paraId="66586C77" w14:textId="77777777" w:rsidR="00FD6556" w:rsidRPr="00E77497" w:rsidRDefault="00FD6556" w:rsidP="00FD6556">
      <w:pPr>
        <w:pStyle w:val="Alg3"/>
        <w:numPr>
          <w:ilvl w:val="1"/>
          <w:numId w:val="625"/>
        </w:numPr>
        <w:tabs>
          <w:tab w:val="left" w:pos="720"/>
        </w:tabs>
        <w:ind w:hanging="1080"/>
        <w:rPr>
          <w:ins w:id="10484" w:author="Rev 5 Allen Wirfs-Brock" w:date="2011-11-07T17:03:00Z"/>
        </w:rPr>
      </w:pPr>
      <w:ins w:id="10485" w:author="Rev 5 Allen Wirfs-Brock" w:date="2011-11-07T17:03:00Z">
        <w:r w:rsidRPr="00E77497">
          <w:t xml:space="preserve">If </w:t>
        </w:r>
        <w:r w:rsidRPr="00E77497">
          <w:rPr>
            <w:i/>
          </w:rPr>
          <w:t>Initialiser</w:t>
        </w:r>
        <w:r w:rsidRPr="00E77497">
          <w:rPr>
            <w:vertAlign w:val="subscript"/>
          </w:rPr>
          <w:t>opt</w:t>
        </w:r>
        <w:r w:rsidRPr="00E77497">
          <w:t xml:space="preserve"> is present, then</w:t>
        </w:r>
      </w:ins>
    </w:p>
    <w:p w14:paraId="6945F4A8" w14:textId="77777777" w:rsidR="00FD6556" w:rsidRPr="00E77497" w:rsidRDefault="00FD6556" w:rsidP="00FD6556">
      <w:pPr>
        <w:pStyle w:val="Alg3"/>
        <w:numPr>
          <w:ilvl w:val="2"/>
          <w:numId w:val="625"/>
        </w:numPr>
        <w:tabs>
          <w:tab w:val="num" w:pos="1080"/>
        </w:tabs>
        <w:ind w:hanging="1350"/>
        <w:rPr>
          <w:ins w:id="10486" w:author="Rev 5 Allen Wirfs-Brock" w:date="2011-11-07T17:03:00Z"/>
        </w:rPr>
      </w:pPr>
      <w:ins w:id="10487" w:author="Rev 5 Allen Wirfs-Brock" w:date="2011-11-07T17:03: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3BC7D2A8" w14:textId="77777777" w:rsidR="00FD6556" w:rsidRPr="00E77497" w:rsidRDefault="00FD6556" w:rsidP="00FD6556">
      <w:pPr>
        <w:pStyle w:val="Alg3"/>
        <w:numPr>
          <w:ilvl w:val="1"/>
          <w:numId w:val="625"/>
        </w:numPr>
        <w:tabs>
          <w:tab w:val="num" w:pos="720"/>
        </w:tabs>
        <w:ind w:hanging="1080"/>
        <w:rPr>
          <w:ins w:id="10488" w:author="Rev 5 Allen Wirfs-Brock" w:date="2011-11-07T17:03:00Z"/>
        </w:rPr>
      </w:pPr>
      <w:ins w:id="10489" w:author="Rev 5 Allen Wirfs-Brock" w:date="2011-11-07T17:03:00Z">
        <w:r w:rsidRPr="00E77497">
          <w:t>Else,</w:t>
        </w:r>
      </w:ins>
    </w:p>
    <w:p w14:paraId="7BE95A02" w14:textId="77777777" w:rsidR="00FD6556" w:rsidRPr="00E77497" w:rsidRDefault="00FD6556" w:rsidP="00FD6556">
      <w:pPr>
        <w:pStyle w:val="Alg3"/>
        <w:numPr>
          <w:ilvl w:val="2"/>
          <w:numId w:val="625"/>
        </w:numPr>
        <w:tabs>
          <w:tab w:val="left" w:pos="990"/>
        </w:tabs>
        <w:ind w:hanging="1350"/>
        <w:rPr>
          <w:ins w:id="10490" w:author="Rev 5 Allen Wirfs-Brock" w:date="2011-11-07T17:03:00Z"/>
        </w:rPr>
      </w:pPr>
      <w:ins w:id="10491" w:author="Rev 5 Allen Wirfs-Brock" w:date="2011-11-07T17:03:00Z">
        <w:r w:rsidRPr="00E77497">
          <w:t xml:space="preserve"> Let</w:t>
        </w:r>
        <w:r w:rsidRPr="00E77497">
          <w:rPr>
            <w:i/>
          </w:rPr>
          <w:t xml:space="preserve"> v</w:t>
        </w:r>
        <w:r w:rsidRPr="00E77497">
          <w:t xml:space="preserve"> be </w:t>
        </w:r>
        <w:r w:rsidRPr="00E77497">
          <w:rPr>
            <w:b/>
          </w:rPr>
          <w:t>undefined</w:t>
        </w:r>
        <w:r w:rsidRPr="00E77497">
          <w:t>.</w:t>
        </w:r>
      </w:ins>
    </w:p>
    <w:p w14:paraId="422EFCE8" w14:textId="77777777" w:rsidR="00FD6556" w:rsidRPr="00E77497" w:rsidRDefault="00FD6556" w:rsidP="00B34B48">
      <w:pPr>
        <w:pStyle w:val="Alg2"/>
        <w:numPr>
          <w:ilvl w:val="0"/>
          <w:numId w:val="625"/>
        </w:numPr>
        <w:tabs>
          <w:tab w:val="clear" w:pos="720"/>
          <w:tab w:val="num" w:pos="360"/>
        </w:tabs>
        <w:spacing w:after="220"/>
        <w:ind w:hanging="720"/>
        <w:rPr>
          <w:ins w:id="10492" w:author="Rev 5 Allen Wirfs-Brock" w:date="2011-11-07T17:03:00Z"/>
        </w:rPr>
      </w:pPr>
      <w:ins w:id="10493" w:author="Rev 5 Allen Wirfs-Brock" w:date="2011-11-07T17:03:00Z">
        <w:r w:rsidRPr="004418C4">
          <w:t xml:space="preserve">Perform Binding Initialization for </w:t>
        </w:r>
        <w:r w:rsidRPr="00E77497">
          <w:rPr>
            <w:i/>
          </w:rPr>
          <w:t>BindingPattern</w:t>
        </w:r>
        <w:r w:rsidRPr="00E77497">
          <w:t xml:space="preserve"> passing </w:t>
        </w:r>
        <w:r>
          <w:rPr>
            <w:i/>
          </w:rPr>
          <w:t>v</w:t>
        </w:r>
        <w:r w:rsidRPr="004418C4">
          <w:t xml:space="preserve"> </w:t>
        </w:r>
        <w:r w:rsidRPr="00E77497">
          <w:t xml:space="preserve">and </w:t>
        </w:r>
        <w:r>
          <w:rPr>
            <w:i/>
          </w:rPr>
          <w:t xml:space="preserve">environment </w:t>
        </w:r>
        <w:r w:rsidRPr="00E77497">
          <w:t>as arguments.</w:t>
        </w:r>
      </w:ins>
    </w:p>
    <w:p w14:paraId="1FA925A0" w14:textId="77777777" w:rsidR="00675B74" w:rsidRPr="004418C4" w:rsidRDefault="00675B74" w:rsidP="00675B74">
      <w:pPr>
        <w:contextualSpacing/>
        <w:rPr>
          <w:ins w:id="10494" w:author="Rev 4 Allen Wirfs-Brock" w:date="2011-11-04T18:59:00Z"/>
        </w:rPr>
      </w:pPr>
      <w:ins w:id="10495" w:author="Rev 4 Allen Wirfs-Brock" w:date="2011-11-04T18:59: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ins>
    </w:p>
    <w:p w14:paraId="371540B2" w14:textId="77777777" w:rsidR="00675B74" w:rsidRPr="004418C4" w:rsidRDefault="00675B74" w:rsidP="00B34B48">
      <w:pPr>
        <w:pStyle w:val="Alg3"/>
        <w:numPr>
          <w:ilvl w:val="0"/>
          <w:numId w:val="558"/>
        </w:numPr>
        <w:rPr>
          <w:ins w:id="10496" w:author="Rev 4 Allen Wirfs-Brock" w:date="2011-11-04T18:59:00Z"/>
        </w:rPr>
      </w:pPr>
      <w:ins w:id="10497" w:author="Rev 4 Allen Wirfs-Brock" w:date="2011-11-04T18:59:00Z">
        <w:r w:rsidRPr="00675B74">
          <w:t xml:space="preserve">Let </w:t>
        </w:r>
        <w:r w:rsidRPr="00675B74">
          <w:rPr>
            <w:i/>
          </w:rPr>
          <w:t>exists</w:t>
        </w:r>
        <w:r w:rsidRPr="00675B74">
          <w:t xml:space="preserve"> be the result of calling the [[HasProperty]] internal method of </w:t>
        </w:r>
        <w:r w:rsidRPr="004418C4">
          <w:rPr>
            <w:i/>
          </w:rPr>
          <w:t>obj</w:t>
        </w:r>
        <w:r w:rsidRPr="004418C4">
          <w:t xml:space="preserve"> with argument </w:t>
        </w:r>
      </w:ins>
      <w:ins w:id="10498" w:author="Rev 4 Allen Wirfs-Brock" w:date="2011-11-06T11:48:00Z">
        <w:r w:rsidR="00217939">
          <w:rPr>
            <w:i/>
          </w:rPr>
          <w:t>propertyName</w:t>
        </w:r>
      </w:ins>
      <w:ins w:id="10499" w:author="Rev 4 Allen Wirfs-Brock" w:date="2011-11-04T18:59:00Z">
        <w:r w:rsidRPr="004418C4">
          <w:t>.</w:t>
        </w:r>
      </w:ins>
    </w:p>
    <w:p w14:paraId="455FB0C6" w14:textId="77777777" w:rsidR="00675B74" w:rsidRPr="004418C4" w:rsidRDefault="00675B74" w:rsidP="00B34B48">
      <w:pPr>
        <w:pStyle w:val="Alg3"/>
        <w:numPr>
          <w:ilvl w:val="0"/>
          <w:numId w:val="558"/>
        </w:numPr>
        <w:rPr>
          <w:ins w:id="10500" w:author="Rev 4 Allen Wirfs-Brock" w:date="2011-11-04T18:59:00Z"/>
        </w:rPr>
      </w:pPr>
      <w:ins w:id="10501" w:author="Rev 4 Allen Wirfs-Brock" w:date="2011-11-04T18:59:00Z">
        <w:r w:rsidRPr="004418C4">
          <w:t xml:space="preserve">If </w:t>
        </w:r>
        <w:r w:rsidRPr="004418C4">
          <w:rPr>
            <w:i/>
          </w:rPr>
          <w:t>exists</w:t>
        </w:r>
        <w:r w:rsidRPr="004418C4">
          <w:t xml:space="preserve"> is </w:t>
        </w:r>
        <w:r w:rsidRPr="004418C4">
          <w:rPr>
            <w:b/>
          </w:rPr>
          <w:t>true</w:t>
        </w:r>
        <w:r w:rsidRPr="004418C4">
          <w:t>, then</w:t>
        </w:r>
      </w:ins>
    </w:p>
    <w:p w14:paraId="030D7A0B" w14:textId="77777777" w:rsidR="00675B74" w:rsidRPr="004418C4" w:rsidRDefault="00675B74" w:rsidP="00B34B48">
      <w:pPr>
        <w:pStyle w:val="Alg3"/>
        <w:numPr>
          <w:ilvl w:val="1"/>
          <w:numId w:val="558"/>
        </w:numPr>
        <w:tabs>
          <w:tab w:val="clear" w:pos="1080"/>
          <w:tab w:val="num" w:pos="630"/>
        </w:tabs>
        <w:ind w:hanging="720"/>
        <w:rPr>
          <w:ins w:id="10502" w:author="Rev 4 Allen Wirfs-Brock" w:date="2011-11-04T18:59:00Z"/>
        </w:rPr>
      </w:pPr>
      <w:ins w:id="10503" w:author="Rev 4 Allen Wirfs-Brock" w:date="2011-11-04T18:59:00Z">
        <w:r w:rsidRPr="004418C4">
          <w:t xml:space="preserve">Let </w:t>
        </w:r>
        <w:r w:rsidRPr="004418C4">
          <w:rPr>
            <w:i/>
          </w:rPr>
          <w:t>v</w:t>
        </w:r>
        <w:r w:rsidRPr="004418C4">
          <w:t xml:space="preserve"> be the result of calling the [[Get]] internal method of </w:t>
        </w:r>
        <w:r w:rsidRPr="004418C4">
          <w:rPr>
            <w:i/>
          </w:rPr>
          <w:t>obj</w:t>
        </w:r>
        <w:r w:rsidRPr="004418C4">
          <w:t xml:space="preserve"> passing </w:t>
        </w:r>
      </w:ins>
      <w:ins w:id="10504" w:author="Rev 4 Allen Wirfs-Brock" w:date="2011-11-06T11:48:00Z">
        <w:r w:rsidR="00217939">
          <w:rPr>
            <w:i/>
          </w:rPr>
          <w:t>propertyName</w:t>
        </w:r>
      </w:ins>
      <w:ins w:id="10505" w:author="Rev 4 Allen Wirfs-Brock" w:date="2011-11-04T18:59:00Z">
        <w:r w:rsidRPr="004418C4">
          <w:rPr>
            <w:i/>
          </w:rPr>
          <w:t xml:space="preserve"> </w:t>
        </w:r>
        <w:r w:rsidRPr="004418C4">
          <w:t>as the argument.</w:t>
        </w:r>
      </w:ins>
    </w:p>
    <w:p w14:paraId="370FB0DE" w14:textId="77777777" w:rsidR="00675B74" w:rsidRPr="004418C4" w:rsidRDefault="00675B74" w:rsidP="00B34B48">
      <w:pPr>
        <w:pStyle w:val="Alg3"/>
        <w:numPr>
          <w:ilvl w:val="0"/>
          <w:numId w:val="558"/>
        </w:numPr>
        <w:rPr>
          <w:ins w:id="10506" w:author="Rev 4 Allen Wirfs-Brock" w:date="2011-11-04T18:59:00Z"/>
        </w:rPr>
      </w:pPr>
      <w:ins w:id="10507" w:author="Rev 4 Allen Wirfs-Brock" w:date="2011-11-04T18:59:00Z">
        <w:r w:rsidRPr="004418C4">
          <w:t xml:space="preserve">Else </w:t>
        </w:r>
      </w:ins>
    </w:p>
    <w:p w14:paraId="70010951" w14:textId="77777777" w:rsidR="00675B74" w:rsidRPr="004418C4" w:rsidRDefault="00675B74" w:rsidP="00B34B48">
      <w:pPr>
        <w:pStyle w:val="Alg3"/>
        <w:numPr>
          <w:ilvl w:val="1"/>
          <w:numId w:val="558"/>
        </w:numPr>
        <w:tabs>
          <w:tab w:val="clear" w:pos="1080"/>
          <w:tab w:val="num" w:pos="720"/>
        </w:tabs>
        <w:ind w:hanging="720"/>
        <w:rPr>
          <w:ins w:id="10508" w:author="Rev 4 Allen Wirfs-Brock" w:date="2011-11-04T18:59:00Z"/>
        </w:rPr>
      </w:pPr>
      <w:ins w:id="10509" w:author="Rev 4 Allen Wirfs-Brock" w:date="2011-11-04T18:59:00Z">
        <w:r w:rsidRPr="004418C4">
          <w:t xml:space="preserve">If </w:t>
        </w:r>
        <w:r w:rsidRPr="004418C4">
          <w:rPr>
            <w:i/>
          </w:rPr>
          <w:t>Initialiser</w:t>
        </w:r>
        <w:r w:rsidRPr="004418C4">
          <w:rPr>
            <w:vertAlign w:val="subscript"/>
          </w:rPr>
          <w:t>opt</w:t>
        </w:r>
        <w:r w:rsidRPr="004418C4">
          <w:t xml:space="preserve"> is present, then</w:t>
        </w:r>
      </w:ins>
    </w:p>
    <w:p w14:paraId="72CF6301" w14:textId="77777777" w:rsidR="00675B74" w:rsidRPr="004418C4" w:rsidRDefault="00675B74" w:rsidP="00B34B48">
      <w:pPr>
        <w:pStyle w:val="Alg3"/>
        <w:numPr>
          <w:ilvl w:val="2"/>
          <w:numId w:val="558"/>
        </w:numPr>
        <w:tabs>
          <w:tab w:val="clear" w:pos="1800"/>
          <w:tab w:val="num" w:pos="990"/>
        </w:tabs>
        <w:ind w:hanging="990"/>
        <w:rPr>
          <w:ins w:id="10510" w:author="Rev 4 Allen Wirfs-Brock" w:date="2011-11-04T18:59:00Z"/>
        </w:rPr>
      </w:pPr>
      <w:ins w:id="10511" w:author="Rev 4 Allen Wirfs-Brock" w:date="2011-11-04T18:59:00Z">
        <w:r w:rsidRPr="004418C4">
          <w:t xml:space="preserve">Let </w:t>
        </w:r>
        <w:r w:rsidRPr="004418C4">
          <w:rPr>
            <w:i/>
          </w:rPr>
          <w:t>v</w:t>
        </w:r>
        <w:r w:rsidRPr="004418C4">
          <w:t xml:space="preserve"> be the result of evaluating</w:t>
        </w:r>
        <w:r w:rsidRPr="004418C4">
          <w:rPr>
            <w:i/>
          </w:rPr>
          <w:t xml:space="preserve"> Initialiser</w:t>
        </w:r>
        <w:r w:rsidRPr="004418C4">
          <w:t>.</w:t>
        </w:r>
      </w:ins>
    </w:p>
    <w:p w14:paraId="191623DD" w14:textId="77777777" w:rsidR="00675B74" w:rsidRPr="004418C4" w:rsidRDefault="00675B74" w:rsidP="00B34B48">
      <w:pPr>
        <w:pStyle w:val="Alg3"/>
        <w:numPr>
          <w:ilvl w:val="1"/>
          <w:numId w:val="558"/>
        </w:numPr>
        <w:tabs>
          <w:tab w:val="clear" w:pos="1080"/>
          <w:tab w:val="num" w:pos="720"/>
        </w:tabs>
        <w:ind w:hanging="720"/>
        <w:rPr>
          <w:ins w:id="10512" w:author="Rev 4 Allen Wirfs-Brock" w:date="2011-11-04T18:59:00Z"/>
        </w:rPr>
      </w:pPr>
      <w:ins w:id="10513" w:author="Rev 4 Allen Wirfs-Brock" w:date="2011-11-04T18:59:00Z">
        <w:r w:rsidRPr="004418C4">
          <w:t>Else,</w:t>
        </w:r>
      </w:ins>
    </w:p>
    <w:p w14:paraId="016A8A90" w14:textId="77777777" w:rsidR="00675B74" w:rsidRPr="004418C4" w:rsidRDefault="00675B74" w:rsidP="00B34B48">
      <w:pPr>
        <w:pStyle w:val="Alg3"/>
        <w:numPr>
          <w:ilvl w:val="2"/>
          <w:numId w:val="558"/>
        </w:numPr>
        <w:tabs>
          <w:tab w:val="clear" w:pos="1800"/>
          <w:tab w:val="left" w:pos="990"/>
        </w:tabs>
        <w:ind w:hanging="990"/>
        <w:rPr>
          <w:ins w:id="10514" w:author="Rev 4 Allen Wirfs-Brock" w:date="2011-11-04T18:59:00Z"/>
        </w:rPr>
      </w:pPr>
      <w:ins w:id="10515" w:author="Rev 4 Allen Wirfs-Brock" w:date="2011-11-04T18:59:00Z">
        <w:r w:rsidRPr="004418C4">
          <w:t xml:space="preserve"> Let</w:t>
        </w:r>
        <w:r w:rsidRPr="004418C4">
          <w:rPr>
            <w:i/>
          </w:rPr>
          <w:t xml:space="preserve"> v</w:t>
        </w:r>
        <w:r w:rsidRPr="004418C4">
          <w:t xml:space="preserve"> be </w:t>
        </w:r>
        <w:r w:rsidRPr="004418C4">
          <w:rPr>
            <w:b/>
          </w:rPr>
          <w:t>undefined</w:t>
        </w:r>
        <w:r w:rsidRPr="004418C4">
          <w:t>.</w:t>
        </w:r>
      </w:ins>
    </w:p>
    <w:p w14:paraId="6F526F68" w14:textId="77777777" w:rsidR="00675B74" w:rsidRPr="004418C4" w:rsidRDefault="00675B74" w:rsidP="00B34B48">
      <w:pPr>
        <w:pStyle w:val="Alg3"/>
        <w:numPr>
          <w:ilvl w:val="0"/>
          <w:numId w:val="558"/>
        </w:numPr>
        <w:spacing w:after="220"/>
        <w:rPr>
          <w:ins w:id="10516" w:author="Rev 4 Allen Wirfs-Brock" w:date="2011-11-04T18:59:00Z"/>
        </w:rPr>
      </w:pPr>
      <w:ins w:id="10517" w:author="Rev 4 Allen Wirfs-Brock" w:date="2011-11-04T18:59:00Z">
        <w:r w:rsidRPr="004418C4">
          <w:t xml:space="preserve">Perform Binding Initialization for </w:t>
        </w:r>
        <w:r w:rsidRPr="004418C4">
          <w:rPr>
            <w:i/>
          </w:rPr>
          <w:t>BindingIdentifer</w:t>
        </w:r>
        <w:r w:rsidRPr="004418C4">
          <w:t xml:space="preserve"> </w:t>
        </w:r>
      </w:ins>
      <w:ins w:id="10518" w:author="Rev 4 Allen Wirfs-Brock" w:date="2011-11-06T16:42:00Z">
        <w:r w:rsidR="0074396A">
          <w:t>passing</w:t>
        </w:r>
      </w:ins>
      <w:ins w:id="10519" w:author="Rev 4 Allen Wirfs-Brock" w:date="2011-11-04T18:59:00Z">
        <w:r w:rsidRPr="004418C4">
          <w:t xml:space="preserve"> </w:t>
        </w:r>
        <w:r>
          <w:rPr>
            <w:i/>
          </w:rPr>
          <w:t>v</w:t>
        </w:r>
        <w:r w:rsidRPr="00675B74">
          <w:t xml:space="preserve"> and </w:t>
        </w:r>
      </w:ins>
      <w:ins w:id="10520" w:author="Rev 4 Allen Wirfs-Brock" w:date="2011-11-06T16:42:00Z">
        <w:r w:rsidR="0074396A" w:rsidRPr="004418C4">
          <w:rPr>
            <w:i/>
          </w:rPr>
          <w:t>enviornment</w:t>
        </w:r>
        <w:r w:rsidR="0074396A" w:rsidRPr="004418C4">
          <w:t xml:space="preserve"> </w:t>
        </w:r>
      </w:ins>
      <w:ins w:id="10521" w:author="Rev 4 Allen Wirfs-Brock" w:date="2011-11-04T18:59:00Z">
        <w:r w:rsidRPr="004418C4">
          <w:t xml:space="preserve">as </w:t>
        </w:r>
      </w:ins>
      <w:ins w:id="10522" w:author="Rev 4 Allen Wirfs-Brock" w:date="2011-11-06T16:42:00Z">
        <w:r w:rsidR="0074396A">
          <w:t>arguments</w:t>
        </w:r>
      </w:ins>
      <w:ins w:id="10523" w:author="Rev 4 Allen Wirfs-Brock" w:date="2011-11-04T18:59:00Z">
        <w:r w:rsidRPr="004418C4">
          <w:t>.</w:t>
        </w:r>
      </w:ins>
    </w:p>
    <w:p w14:paraId="4888D25B" w14:textId="77777777" w:rsidR="0064674E" w:rsidRPr="00E77497" w:rsidDel="00686CCA" w:rsidRDefault="0064674E" w:rsidP="0064674E">
      <w:pPr>
        <w:rPr>
          <w:ins w:id="10524" w:author="Rev 3 Allen Wirfs-Brock" w:date="2011-09-22T15:07:00Z"/>
          <w:del w:id="10525" w:author="Rev 4 Allen Wirfs-Brock" w:date="2011-10-15T18:33:00Z"/>
        </w:rPr>
      </w:pPr>
      <w:ins w:id="10526" w:author="Rev 3 Allen Wirfs-Brock" w:date="2011-09-22T15:07:00Z">
        <w:del w:id="10527" w:author="Rev 4 Allen Wirfs-Brock" w:date="2011-10-15T18:33:00Z">
          <w:r w:rsidRPr="00E77497" w:rsidDel="00686CCA">
            <w:delText xml:space="preserve">The </w:delText>
          </w:r>
          <w:r w:rsidRPr="00E77497" w:rsidDel="00686CCA">
            <w:rPr>
              <w:rFonts w:ascii="Times New Roman" w:eastAsia="Times New Roman" w:hAnsi="Times New Roman"/>
              <w:spacing w:val="6"/>
              <w:lang w:eastAsia="en-US"/>
            </w:rPr>
            <w:delText xml:space="preserve">BoundNames </w:delText>
          </w:r>
          <w:r w:rsidRPr="00E77497" w:rsidDel="00686CCA">
            <w:delText xml:space="preserve">of the production </w:delText>
          </w:r>
          <w:r w:rsidRPr="00E77497" w:rsidDel="00686CCA">
            <w:rPr>
              <w:rStyle w:val="bnf"/>
            </w:rPr>
            <w:delText xml:space="preserve">BindingRestElement </w:delText>
          </w:r>
          <w:r w:rsidRPr="00E77497" w:rsidDel="00686CCA">
            <w:rPr>
              <w:rFonts w:cs="Arial"/>
              <w:i/>
              <w:vertAlign w:val="subscript"/>
            </w:rPr>
            <w:delText xml:space="preserve"> </w:delText>
          </w:r>
          <w:r w:rsidRPr="00E77497" w:rsidDel="00686CCA">
            <w:rPr>
              <w:b/>
            </w:rPr>
            <w:delText>:</w:delText>
          </w:r>
          <w:r w:rsidRPr="00E77497" w:rsidDel="00686CCA">
            <w:delText xml:space="preserve">  </w:delText>
          </w:r>
          <w:r w:rsidRPr="00E77497" w:rsidDel="00686CCA">
            <w:rPr>
              <w:rFonts w:ascii="Courier New" w:hAnsi="Courier New" w:cs="Courier New"/>
              <w:b/>
            </w:rPr>
            <w:delText>...</w:delText>
          </w:r>
          <w:r w:rsidRPr="00E77497" w:rsidDel="00686CCA">
            <w:rPr>
              <w:rStyle w:val="bnf"/>
            </w:rPr>
            <w:delText xml:space="preserve">  BindingIdentifier</w:delText>
          </w:r>
          <w:r w:rsidRPr="00E77497" w:rsidDel="00686CCA">
            <w:delText xml:space="preserve"> is determined as follows:</w:delText>
          </w:r>
        </w:del>
      </w:ins>
    </w:p>
    <w:p w14:paraId="43FACFE4" w14:textId="77777777" w:rsidR="0064674E" w:rsidRPr="00E77497" w:rsidDel="00686CCA" w:rsidRDefault="0064674E" w:rsidP="006361CF">
      <w:pPr>
        <w:pStyle w:val="Alg4"/>
        <w:numPr>
          <w:ilvl w:val="0"/>
          <w:numId w:val="561"/>
        </w:numPr>
        <w:spacing w:after="220"/>
        <w:contextualSpacing/>
        <w:rPr>
          <w:ins w:id="10528" w:author="Rev 3 Allen Wirfs-Brock" w:date="2011-09-22T15:07:00Z"/>
          <w:del w:id="10529" w:author="Rev 4 Allen Wirfs-Brock" w:date="2011-10-15T18:33:00Z"/>
        </w:rPr>
        <w:pPrChange w:id="10530" w:author="Rev 4 Allen Wirfs-Brock" w:date="2011-11-07T12:16:00Z">
          <w:pPr>
            <w:pStyle w:val="Alg4"/>
            <w:numPr>
              <w:numId w:val="595"/>
            </w:numPr>
            <w:tabs>
              <w:tab w:val="num" w:pos="360"/>
            </w:tabs>
            <w:spacing w:after="220"/>
            <w:ind w:left="360" w:hanging="360"/>
            <w:contextualSpacing/>
          </w:pPr>
        </w:pPrChange>
      </w:pPr>
      <w:ins w:id="10531" w:author="Rev 3 Allen Wirfs-Brock" w:date="2011-09-22T15:07:00Z">
        <w:del w:id="10532" w:author="Rev 4 Allen Wirfs-Brock" w:date="2011-10-15T18:33:00Z">
          <w:r w:rsidRPr="00E77497" w:rsidDel="00686CCA">
            <w:delText xml:space="preserve">Return the BoundNames of </w:delText>
          </w:r>
          <w:r w:rsidRPr="00E77497" w:rsidDel="00686CCA">
            <w:rPr>
              <w:rStyle w:val="bnf"/>
            </w:rPr>
            <w:delText>BindingIdentifier</w:delText>
          </w:r>
          <w:r w:rsidRPr="00E77497" w:rsidDel="00686CCA">
            <w:delText>.</w:delText>
          </w:r>
        </w:del>
      </w:ins>
    </w:p>
    <w:p w14:paraId="080627B6" w14:textId="77777777" w:rsidR="00AA404C" w:rsidRPr="00E77497" w:rsidDel="00F1230C" w:rsidRDefault="00AA404C" w:rsidP="00AA404C">
      <w:pPr>
        <w:rPr>
          <w:ins w:id="10533" w:author="Allen Wirfs-Brock" w:date="2011-07-11T15:39:00Z"/>
          <w:del w:id="10534" w:author="Rev 3 Allen Wirfs-Brock" w:date="2011-09-21T17:19:00Z"/>
        </w:rPr>
      </w:pPr>
      <w:ins w:id="10535" w:author="Allen Wirfs-Brock" w:date="2011-07-11T15:39:00Z">
        <w:del w:id="10536" w:author="Rev 3 Allen Wirfs-Brock" w:date="2011-09-21T17:19:00Z">
          <w:r w:rsidRPr="00E77497" w:rsidDel="00F1230C">
            <w:delText xml:space="preserve">The </w:delText>
          </w:r>
          <w:r w:rsidRPr="00E77497" w:rsidDel="00F1230C">
            <w:rPr>
              <w:rFonts w:ascii="Times New Roman" w:eastAsia="Times New Roman" w:hAnsi="Times New Roman"/>
              <w:spacing w:val="6"/>
              <w:lang w:eastAsia="en-US"/>
            </w:rPr>
            <w:delText xml:space="preserve">BoundNames </w:delText>
          </w:r>
          <w:r w:rsidRPr="00E77497" w:rsidDel="00F1230C">
            <w:delText>of the production</w:delText>
          </w:r>
        </w:del>
        <w:del w:id="10537" w:author="Rev 3 Allen Wirfs-Brock" w:date="2011-09-01T13:55:00Z">
          <w:r w:rsidRPr="00E77497" w:rsidDel="00B678FE">
            <w:delText xml:space="preserve">  </w:delText>
          </w:r>
        </w:del>
      </w:ins>
      <w:ins w:id="10538" w:author="Allen Wirfs-Brock" w:date="2011-07-11T15:44:00Z">
        <w:del w:id="10539" w:author="Rev 3 Allen Wirfs-Brock" w:date="2011-09-01T13:55:00Z">
          <w:r w:rsidR="005451AB" w:rsidRPr="00E77497" w:rsidDel="00B678FE">
            <w:rPr>
              <w:rStyle w:val="bnf"/>
            </w:rPr>
            <w:delText xml:space="preserve">BindingRestElement </w:delText>
          </w:r>
          <w:r w:rsidR="005451AB" w:rsidRPr="00E77497" w:rsidDel="00B678FE">
            <w:rPr>
              <w:rFonts w:cs="Arial"/>
              <w:i/>
              <w:vertAlign w:val="subscript"/>
            </w:rPr>
            <w:delText xml:space="preserve"> </w:delText>
          </w:r>
        </w:del>
      </w:ins>
      <w:ins w:id="10540" w:author="Allen Wirfs-Brock" w:date="2011-07-11T15:39:00Z">
        <w:del w:id="10541" w:author="Rev 3 Allen Wirfs-Brock" w:date="2011-09-01T13:55:00Z">
          <w:r w:rsidRPr="00E77497" w:rsidDel="00B678FE">
            <w:rPr>
              <w:b/>
            </w:rPr>
            <w:delText>:</w:delText>
          </w:r>
          <w:r w:rsidRPr="00E77497" w:rsidDel="00B678FE">
            <w:delText xml:space="preserve"> </w:delText>
          </w:r>
        </w:del>
      </w:ins>
      <w:ins w:id="10542" w:author="Allen Wirfs-Brock" w:date="2011-07-11T15:45:00Z">
        <w:del w:id="10543" w:author="Rev 3 Allen Wirfs-Brock" w:date="2011-09-01T13:55:00Z">
          <w:r w:rsidR="005451AB" w:rsidRPr="00E77497" w:rsidDel="00B678FE">
            <w:delText xml:space="preserve"> </w:delText>
          </w:r>
          <w:r w:rsidR="005451AB" w:rsidRPr="00E77497" w:rsidDel="00B678FE">
            <w:rPr>
              <w:rFonts w:ascii="Courier New" w:hAnsi="Courier New" w:cs="Courier New"/>
              <w:b/>
            </w:rPr>
            <w:delText>...</w:delText>
          </w:r>
        </w:del>
      </w:ins>
      <w:ins w:id="10544" w:author="Allen Wirfs-Brock" w:date="2011-07-11T15:39:00Z">
        <w:del w:id="10545" w:author="Rev 3 Allen Wirfs-Brock" w:date="2011-09-01T13:55:00Z">
          <w:r w:rsidRPr="00E77497" w:rsidDel="00B678FE">
            <w:rPr>
              <w:rStyle w:val="bnf"/>
            </w:rPr>
            <w:delText xml:space="preserve">  </w:delText>
          </w:r>
        </w:del>
      </w:ins>
      <w:ins w:id="10546" w:author="Allen Wirfs-Brock" w:date="2011-07-11T15:44:00Z">
        <w:del w:id="10547" w:author="Rev 3 Allen Wirfs-Brock" w:date="2011-09-01T13:55:00Z">
          <w:r w:rsidR="005451AB" w:rsidRPr="00E77497" w:rsidDel="00B678FE">
            <w:rPr>
              <w:rStyle w:val="bnf"/>
            </w:rPr>
            <w:delText>Identifier</w:delText>
          </w:r>
        </w:del>
        <w:del w:id="10548" w:author="Rev 3 Allen Wirfs-Brock" w:date="2011-09-21T17:19:00Z">
          <w:r w:rsidR="005451AB" w:rsidRPr="00E77497" w:rsidDel="00F1230C">
            <w:delText xml:space="preserve"> </w:delText>
          </w:r>
        </w:del>
      </w:ins>
      <w:ins w:id="10549" w:author="Allen Wirfs-Brock" w:date="2011-07-11T15:39:00Z">
        <w:del w:id="10550" w:author="Rev 3 Allen Wirfs-Brock" w:date="2011-09-21T17:19:00Z">
          <w:r w:rsidRPr="00E77497" w:rsidDel="00F1230C">
            <w:delText>is determined as follows:</w:delText>
          </w:r>
        </w:del>
      </w:ins>
    </w:p>
    <w:p w14:paraId="6F2E2856" w14:textId="77777777" w:rsidR="00AA404C" w:rsidRPr="00E77497" w:rsidDel="00F1230C" w:rsidRDefault="00AA404C" w:rsidP="006361CF">
      <w:pPr>
        <w:pStyle w:val="Alg4"/>
        <w:numPr>
          <w:ilvl w:val="0"/>
          <w:numId w:val="552"/>
        </w:numPr>
        <w:spacing w:after="220"/>
        <w:contextualSpacing/>
        <w:rPr>
          <w:ins w:id="10551" w:author="Allen Wirfs-Brock" w:date="2011-07-11T15:39:00Z"/>
          <w:del w:id="10552" w:author="Rev 3 Allen Wirfs-Brock" w:date="2011-09-21T17:19:00Z"/>
        </w:rPr>
        <w:pPrChange w:id="10553" w:author="Rev 4 Allen Wirfs-Brock" w:date="2011-11-07T12:16:00Z">
          <w:pPr>
            <w:pStyle w:val="Alg4"/>
            <w:numPr>
              <w:numId w:val="586"/>
            </w:numPr>
            <w:tabs>
              <w:tab w:val="num" w:pos="360"/>
            </w:tabs>
            <w:spacing w:after="220"/>
            <w:ind w:left="360" w:hanging="360"/>
            <w:contextualSpacing/>
          </w:pPr>
        </w:pPrChange>
      </w:pPr>
      <w:ins w:id="10554" w:author="Allen Wirfs-Brock" w:date="2011-07-11T15:39:00Z">
        <w:del w:id="10555" w:author="Rev 3 Allen Wirfs-Brock" w:date="2011-09-21T17:19:00Z">
          <w:r w:rsidRPr="00E77497" w:rsidDel="00F1230C">
            <w:delText xml:space="preserve">Return </w:delText>
          </w:r>
        </w:del>
        <w:del w:id="10556" w:author="Rev 3 Allen Wirfs-Brock" w:date="2011-08-31T11:03:00Z">
          <w:r w:rsidRPr="00E77497" w:rsidDel="00471F4A">
            <w:delText xml:space="preserve">BoundNames of </w:delText>
          </w:r>
          <w:r w:rsidRPr="00E77497" w:rsidDel="00471F4A">
            <w:rPr>
              <w:rStyle w:val="bnf"/>
            </w:rPr>
            <w:delText>BindingElement</w:delText>
          </w:r>
          <w:r w:rsidRPr="00E77497" w:rsidDel="00471F4A">
            <w:delText>.</w:delText>
          </w:r>
        </w:del>
      </w:ins>
    </w:p>
    <w:p w14:paraId="58CE666C" w14:textId="77777777" w:rsidR="00583028" w:rsidRPr="00E77497" w:rsidDel="00805896" w:rsidRDefault="00583028" w:rsidP="00C7794D">
      <w:pPr>
        <w:ind w:left="360"/>
        <w:rPr>
          <w:ins w:id="10557" w:author="Rev 3 Allen Wirfs-Brock" w:date="2011-09-11T14:46:00Z"/>
          <w:del w:id="10558" w:author="Rev 4 Allen Wirfs-Brock" w:date="2011-11-04T18:40:00Z"/>
        </w:rPr>
      </w:pPr>
      <w:ins w:id="10559" w:author="Rev 3 Allen Wirfs-Brock" w:date="2011-09-11T14:46:00Z">
        <w:del w:id="10560" w:author="Rev 4 Allen Wirfs-Brock" w:date="2011-10-15T18:34:00Z">
          <w:r w:rsidRPr="00E77497" w:rsidDel="00686CCA">
            <w:delText xml:space="preserve">The production </w:delText>
          </w:r>
        </w:del>
        <w:del w:id="10561" w:author="Rev 4 Allen Wirfs-Brock" w:date="2011-11-04T18:40:00Z">
          <w:r w:rsidRPr="00E77497" w:rsidDel="00805896">
            <w:rPr>
              <w:rStyle w:val="bnf"/>
            </w:rPr>
            <w:delText xml:space="preserve">BindingRestElement </w:delText>
          </w:r>
          <w:r w:rsidRPr="00E77497" w:rsidDel="00805896">
            <w:delText xml:space="preserve">: </w:delText>
          </w:r>
          <w:r w:rsidRPr="00E77497" w:rsidDel="00805896">
            <w:rPr>
              <w:b/>
            </w:rPr>
            <w:delText xml:space="preserve">… </w:delText>
          </w:r>
        </w:del>
      </w:ins>
      <w:ins w:id="10562" w:author="Rev 3 Allen Wirfs-Brock" w:date="2011-09-11T14:47:00Z">
        <w:del w:id="10563" w:author="Rev 4 Allen Wirfs-Brock" w:date="2011-11-04T18:40:00Z">
          <w:r w:rsidRPr="00E77497" w:rsidDel="00805896">
            <w:rPr>
              <w:rStyle w:val="bnf"/>
            </w:rPr>
            <w:delText>BindingIdentifier</w:delText>
          </w:r>
          <w:r w:rsidRPr="00E77497" w:rsidDel="00805896">
            <w:delText xml:space="preserve"> </w:delText>
          </w:r>
        </w:del>
      </w:ins>
      <w:ins w:id="10564" w:author="Rev 3 Allen Wirfs-Brock" w:date="2011-09-11T14:46:00Z">
        <w:del w:id="10565" w:author="Rev 4 Allen Wirfs-Brock" w:date="2011-10-15T18:34:00Z">
          <w:r w:rsidRPr="00E77497" w:rsidDel="00686CCA">
            <w:delText xml:space="preserve">is evaluated </w:delText>
          </w:r>
        </w:del>
        <w:del w:id="10566" w:author="Rev 4 Allen Wirfs-Brock" w:date="2011-11-04T18:40:00Z">
          <w:r w:rsidRPr="00E77497" w:rsidDel="00805896">
            <w:delText xml:space="preserve">with the parameters </w:delText>
          </w:r>
          <w:r w:rsidRPr="00E77497" w:rsidDel="00805896">
            <w:rPr>
              <w:rStyle w:val="bnf"/>
            </w:rPr>
            <w:delText>obj</w:delText>
          </w:r>
        </w:del>
      </w:ins>
      <w:ins w:id="10567" w:author="Rev 3 Allen Wirfs-Brock" w:date="2011-09-11T14:48:00Z">
        <w:del w:id="10568" w:author="Rev 4 Allen Wirfs-Brock" w:date="2011-11-04T18:40:00Z">
          <w:r w:rsidRPr="00E77497" w:rsidDel="00805896">
            <w:delText xml:space="preserve">, </w:delText>
          </w:r>
          <w:r w:rsidRPr="00E77497" w:rsidDel="00805896">
            <w:rPr>
              <w:rFonts w:ascii="Times New Roman" w:eastAsia="Times New Roman" w:hAnsi="Times New Roman"/>
              <w:i/>
              <w:spacing w:val="6"/>
              <w:lang w:eastAsia="en-US"/>
            </w:rPr>
            <w:delText>env</w:delText>
          </w:r>
          <w:r w:rsidRPr="00E77497" w:rsidDel="00805896">
            <w:delText>,</w:delText>
          </w:r>
        </w:del>
      </w:ins>
      <w:ins w:id="10569" w:author="Rev 3 Allen Wirfs-Brock" w:date="2011-09-11T14:46:00Z">
        <w:del w:id="10570" w:author="Rev 4 Allen Wirfs-Brock" w:date="2011-11-04T18:40:00Z">
          <w:r w:rsidRPr="00E77497" w:rsidDel="00805896">
            <w:delText xml:space="preserve"> and </w:delText>
          </w:r>
          <w:r w:rsidRPr="00E77497" w:rsidDel="00805896">
            <w:rPr>
              <w:rStyle w:val="bnf"/>
            </w:rPr>
            <w:delText>index</w:delText>
          </w:r>
          <w:r w:rsidRPr="00E77497" w:rsidDel="00805896">
            <w:delText xml:space="preserve"> </w:delText>
          </w:r>
        </w:del>
        <w:del w:id="10571" w:author="Rev 4 Allen Wirfs-Brock" w:date="2011-10-15T18:34:00Z">
          <w:r w:rsidRPr="00E77497" w:rsidDel="00686CCA">
            <w:delText>as follows:</w:delText>
          </w:r>
        </w:del>
      </w:ins>
    </w:p>
    <w:p w14:paraId="013C2EC1" w14:textId="77777777" w:rsidR="00583028" w:rsidRPr="00E77497" w:rsidDel="00805896" w:rsidRDefault="00583028" w:rsidP="006361CF">
      <w:pPr>
        <w:pStyle w:val="Alg3"/>
        <w:numPr>
          <w:ilvl w:val="0"/>
          <w:numId w:val="556"/>
        </w:numPr>
        <w:rPr>
          <w:ins w:id="10572" w:author="Rev 3 Allen Wirfs-Brock" w:date="2011-09-11T14:46:00Z"/>
          <w:del w:id="10573" w:author="Rev 4 Allen Wirfs-Brock" w:date="2011-11-04T18:40:00Z"/>
        </w:rPr>
        <w:pPrChange w:id="10574" w:author="Rev 4 Allen Wirfs-Brock" w:date="2011-11-07T12:16:00Z">
          <w:pPr>
            <w:pStyle w:val="Alg3"/>
            <w:numPr>
              <w:numId w:val="590"/>
            </w:numPr>
          </w:pPr>
        </w:pPrChange>
      </w:pPr>
      <w:ins w:id="10575" w:author="Rev 3 Allen Wirfs-Brock" w:date="2011-09-11T14:46:00Z">
        <w:del w:id="10576" w:author="Rev 4 Allen Wirfs-Brock" w:date="2011-11-04T18:40:00Z">
          <w:r w:rsidRPr="00E77497" w:rsidDel="00805896">
            <w:delText xml:space="preserve">Let </w:delText>
          </w:r>
          <w:r w:rsidRPr="00E77497" w:rsidDel="00805896">
            <w:rPr>
              <w:i/>
            </w:rPr>
            <w:delText>lenVal</w:delText>
          </w:r>
          <w:r w:rsidRPr="00E77497" w:rsidDel="00805896">
            <w:delText xml:space="preserve"> be the result of calling the [[Get]] internal method of </w:delText>
          </w:r>
          <w:r w:rsidRPr="00E77497" w:rsidDel="00805896">
            <w:rPr>
              <w:i/>
            </w:rPr>
            <w:delText>obj</w:delText>
          </w:r>
          <w:r w:rsidRPr="00E77497" w:rsidDel="00805896">
            <w:delText xml:space="preserve"> with argument </w:delText>
          </w:r>
          <w:r w:rsidRPr="00E77497" w:rsidDel="00805896">
            <w:rPr>
              <w:rFonts w:ascii="Courier New" w:hAnsi="Courier New" w:cs="Courier New"/>
            </w:rPr>
            <w:delText>“</w:delText>
          </w:r>
          <w:r w:rsidRPr="00E77497" w:rsidDel="00805896">
            <w:rPr>
              <w:rFonts w:ascii="Courier New" w:hAnsi="Courier New" w:cs="Courier New"/>
              <w:b/>
            </w:rPr>
            <w:delText>length</w:delText>
          </w:r>
          <w:r w:rsidRPr="00E77497" w:rsidDel="00805896">
            <w:rPr>
              <w:rFonts w:ascii="Courier New" w:hAnsi="Courier New" w:cs="Courier New"/>
            </w:rPr>
            <w:delText>”.</w:delText>
          </w:r>
        </w:del>
      </w:ins>
    </w:p>
    <w:p w14:paraId="7CDA5CB4" w14:textId="77777777" w:rsidR="00583028" w:rsidRPr="00E77497" w:rsidDel="00805896" w:rsidRDefault="00583028" w:rsidP="006361CF">
      <w:pPr>
        <w:pStyle w:val="Alg3"/>
        <w:numPr>
          <w:ilvl w:val="0"/>
          <w:numId w:val="556"/>
        </w:numPr>
        <w:rPr>
          <w:ins w:id="10577" w:author="Rev 3 Allen Wirfs-Brock" w:date="2011-09-11T14:46:00Z"/>
          <w:del w:id="10578" w:author="Rev 4 Allen Wirfs-Brock" w:date="2011-11-04T18:40:00Z"/>
        </w:rPr>
        <w:pPrChange w:id="10579" w:author="Rev 4 Allen Wirfs-Brock" w:date="2011-11-07T12:16:00Z">
          <w:pPr>
            <w:pStyle w:val="Alg3"/>
            <w:numPr>
              <w:numId w:val="590"/>
            </w:numPr>
          </w:pPr>
        </w:pPrChange>
      </w:pPr>
      <w:ins w:id="10580" w:author="Rev 3 Allen Wirfs-Brock" w:date="2011-09-11T14:46:00Z">
        <w:del w:id="10581" w:author="Rev 4 Allen Wirfs-Brock" w:date="2011-11-04T18:40:00Z">
          <w:r w:rsidRPr="00E77497" w:rsidDel="00805896">
            <w:delText xml:space="preserve">Let </w:delText>
          </w:r>
          <w:r w:rsidRPr="00E77497" w:rsidDel="00805896">
            <w:rPr>
              <w:i/>
            </w:rPr>
            <w:delText>len</w:delText>
          </w:r>
          <w:r w:rsidRPr="00E77497" w:rsidDel="00805896">
            <w:delText xml:space="preserve"> be ToUint32(</w:delText>
          </w:r>
          <w:r w:rsidRPr="00E77497" w:rsidDel="00805896">
            <w:rPr>
              <w:i/>
            </w:rPr>
            <w:delText>lenVal</w:delText>
          </w:r>
          <w:r w:rsidRPr="00E77497" w:rsidDel="00805896">
            <w:delText>).</w:delText>
          </w:r>
        </w:del>
      </w:ins>
    </w:p>
    <w:p w14:paraId="6023673E" w14:textId="77777777" w:rsidR="00583028" w:rsidRPr="00E77497" w:rsidDel="00805896" w:rsidRDefault="00583028" w:rsidP="006361CF">
      <w:pPr>
        <w:pStyle w:val="Alg3"/>
        <w:numPr>
          <w:ilvl w:val="0"/>
          <w:numId w:val="556"/>
        </w:numPr>
        <w:rPr>
          <w:ins w:id="10582" w:author="Rev 3 Allen Wirfs-Brock" w:date="2011-09-11T14:46:00Z"/>
          <w:del w:id="10583" w:author="Rev 4 Allen Wirfs-Brock" w:date="2011-11-04T18:40:00Z"/>
        </w:rPr>
        <w:pPrChange w:id="10584" w:author="Rev 4 Allen Wirfs-Brock" w:date="2011-11-07T12:16:00Z">
          <w:pPr>
            <w:pStyle w:val="Alg3"/>
            <w:numPr>
              <w:numId w:val="590"/>
            </w:numPr>
          </w:pPr>
        </w:pPrChange>
      </w:pPr>
      <w:ins w:id="10585" w:author="Rev 3 Allen Wirfs-Brock" w:date="2011-09-11T14:46:00Z">
        <w:del w:id="10586" w:author="Rev 4 Allen Wirfs-Brock" w:date="2011-11-04T18:40:00Z">
          <w:r w:rsidRPr="00E77497" w:rsidDel="00805896">
            <w:delText xml:space="preserve">Let </w:delText>
          </w:r>
          <w:r w:rsidRPr="00E77497" w:rsidDel="00805896">
            <w:rPr>
              <w:i/>
            </w:rPr>
            <w:delText>A</w:delText>
          </w:r>
          <w:r w:rsidRPr="00E77497" w:rsidDel="00805896">
            <w:delText xml:space="preserve"> be a new array object created as if by the expression </w:delText>
          </w:r>
          <w:r w:rsidRPr="00E77497" w:rsidDel="00805896">
            <w:rPr>
              <w:rFonts w:ascii="Courier New" w:hAnsi="Courier New" w:cs="Courier New"/>
              <w:b/>
            </w:rPr>
            <w:delText>new Array()</w:delText>
          </w:r>
          <w:r w:rsidRPr="00E77497" w:rsidDel="00805896">
            <w:delText xml:space="preserve"> where </w:delText>
          </w:r>
          <w:r w:rsidRPr="00E77497" w:rsidDel="00805896">
            <w:rPr>
              <w:rFonts w:ascii="Courier New" w:hAnsi="Courier New" w:cs="Courier New"/>
              <w:b/>
            </w:rPr>
            <w:delText>Array</w:delText>
          </w:r>
          <w:r w:rsidRPr="00E77497" w:rsidDel="00805896">
            <w:delText xml:space="preserve"> is the standard built-in constructor with that name.</w:delText>
          </w:r>
        </w:del>
      </w:ins>
    </w:p>
    <w:p w14:paraId="493C92A9" w14:textId="77777777" w:rsidR="00583028" w:rsidRPr="00E77497" w:rsidDel="00805896" w:rsidRDefault="00583028" w:rsidP="006361CF">
      <w:pPr>
        <w:pStyle w:val="Alg3"/>
        <w:numPr>
          <w:ilvl w:val="0"/>
          <w:numId w:val="556"/>
        </w:numPr>
        <w:rPr>
          <w:ins w:id="10587" w:author="Rev 3 Allen Wirfs-Brock" w:date="2011-09-11T14:46:00Z"/>
          <w:del w:id="10588" w:author="Rev 4 Allen Wirfs-Brock" w:date="2011-11-04T18:40:00Z"/>
        </w:rPr>
        <w:pPrChange w:id="10589" w:author="Rev 4 Allen Wirfs-Brock" w:date="2011-11-07T12:16:00Z">
          <w:pPr>
            <w:pStyle w:val="Alg3"/>
            <w:numPr>
              <w:numId w:val="590"/>
            </w:numPr>
          </w:pPr>
        </w:pPrChange>
      </w:pPr>
      <w:ins w:id="10590" w:author="Rev 3 Allen Wirfs-Brock" w:date="2011-09-11T14:46:00Z">
        <w:del w:id="10591" w:author="Rev 4 Allen Wirfs-Brock" w:date="2011-11-04T18:40:00Z">
          <w:r w:rsidRPr="00E77497" w:rsidDel="00805896">
            <w:delText xml:space="preserve">Let </w:delText>
          </w:r>
          <w:r w:rsidRPr="00E77497" w:rsidDel="00805896">
            <w:rPr>
              <w:i/>
            </w:rPr>
            <w:delText>n</w:delText>
          </w:r>
          <w:r w:rsidRPr="00E77497" w:rsidDel="00805896">
            <w:delText>=0;</w:delText>
          </w:r>
        </w:del>
      </w:ins>
    </w:p>
    <w:p w14:paraId="33D32EC5" w14:textId="77777777" w:rsidR="00583028" w:rsidRPr="00E77497" w:rsidDel="00805896" w:rsidRDefault="00583028" w:rsidP="006361CF">
      <w:pPr>
        <w:pStyle w:val="Alg3"/>
        <w:numPr>
          <w:ilvl w:val="0"/>
          <w:numId w:val="556"/>
        </w:numPr>
        <w:rPr>
          <w:ins w:id="10592" w:author="Rev 3 Allen Wirfs-Brock" w:date="2011-09-11T14:46:00Z"/>
          <w:del w:id="10593" w:author="Rev 4 Allen Wirfs-Brock" w:date="2011-11-04T18:40:00Z"/>
        </w:rPr>
        <w:pPrChange w:id="10594" w:author="Rev 4 Allen Wirfs-Brock" w:date="2011-11-07T12:16:00Z">
          <w:pPr>
            <w:pStyle w:val="Alg3"/>
            <w:numPr>
              <w:numId w:val="590"/>
            </w:numPr>
          </w:pPr>
        </w:pPrChange>
      </w:pPr>
      <w:ins w:id="10595" w:author="Rev 3 Allen Wirfs-Brock" w:date="2011-09-11T14:46:00Z">
        <w:del w:id="10596" w:author="Rev 4 Allen Wirfs-Brock" w:date="2011-11-04T18:40:00Z">
          <w:r w:rsidRPr="00E77497" w:rsidDel="00805896">
            <w:delText xml:space="preserve">Repeat, while </w:delText>
          </w:r>
          <w:r w:rsidRPr="00E77497" w:rsidDel="00805896">
            <w:rPr>
              <w:i/>
            </w:rPr>
            <w:delText>index</w:delText>
          </w:r>
          <w:r w:rsidRPr="00E77497" w:rsidDel="00805896">
            <w:delText xml:space="preserve"> &lt; </w:delText>
          </w:r>
          <w:r w:rsidRPr="00E77497" w:rsidDel="00805896">
            <w:rPr>
              <w:i/>
            </w:rPr>
            <w:delText>len</w:delText>
          </w:r>
        </w:del>
      </w:ins>
    </w:p>
    <w:p w14:paraId="47B5F915" w14:textId="77777777" w:rsidR="002276DA" w:rsidRPr="00E77497" w:rsidDel="00805896" w:rsidRDefault="002276DA" w:rsidP="006361CF">
      <w:pPr>
        <w:pStyle w:val="Alg3"/>
        <w:numPr>
          <w:ilvl w:val="1"/>
          <w:numId w:val="556"/>
        </w:numPr>
        <w:tabs>
          <w:tab w:val="clear" w:pos="1080"/>
          <w:tab w:val="num" w:pos="720"/>
        </w:tabs>
        <w:ind w:left="720"/>
        <w:rPr>
          <w:ins w:id="10597" w:author="Rev 3 Allen Wirfs-Brock" w:date="2011-09-11T14:53:00Z"/>
          <w:del w:id="10598" w:author="Rev 4 Allen Wirfs-Brock" w:date="2011-11-04T18:40:00Z"/>
        </w:rPr>
        <w:pPrChange w:id="10599" w:author="Rev 4 Allen Wirfs-Brock" w:date="2011-11-07T12:16:00Z">
          <w:pPr>
            <w:pStyle w:val="Alg3"/>
            <w:numPr>
              <w:ilvl w:val="1"/>
              <w:numId w:val="590"/>
            </w:numPr>
            <w:tabs>
              <w:tab w:val="clear" w:pos="360"/>
              <w:tab w:val="num" w:pos="720"/>
            </w:tabs>
            <w:ind w:left="720"/>
          </w:pPr>
        </w:pPrChange>
      </w:pPr>
      <w:ins w:id="10600" w:author="Rev 3 Allen Wirfs-Brock" w:date="2011-09-11T14:53:00Z">
        <w:del w:id="10601" w:author="Rev 4 Allen Wirfs-Brock" w:date="2011-11-04T18:40:00Z">
          <w:r w:rsidRPr="00E77497" w:rsidDel="00805896">
            <w:delText xml:space="preserve">Let </w:delText>
          </w:r>
          <w:r w:rsidRPr="00E77497" w:rsidDel="00805896">
            <w:rPr>
              <w:i/>
            </w:rPr>
            <w:delText>P</w:delText>
          </w:r>
          <w:r w:rsidRPr="00E77497" w:rsidDel="00805896">
            <w:delText xml:space="preserve"> be ToString(</w:delText>
          </w:r>
          <w:r w:rsidRPr="00E77497" w:rsidDel="00805896">
            <w:rPr>
              <w:i/>
            </w:rPr>
            <w:delText>index</w:delText>
          </w:r>
          <w:r w:rsidRPr="00E77497" w:rsidDel="00805896">
            <w:delText>).</w:delText>
          </w:r>
        </w:del>
      </w:ins>
    </w:p>
    <w:p w14:paraId="2B217957" w14:textId="77777777" w:rsidR="00B95652" w:rsidRPr="00E77497" w:rsidDel="00805896" w:rsidRDefault="002276DA" w:rsidP="006361CF">
      <w:pPr>
        <w:pStyle w:val="Alg3"/>
        <w:numPr>
          <w:ilvl w:val="1"/>
          <w:numId w:val="556"/>
        </w:numPr>
        <w:tabs>
          <w:tab w:val="clear" w:pos="1080"/>
          <w:tab w:val="num" w:pos="720"/>
        </w:tabs>
        <w:ind w:left="720"/>
        <w:rPr>
          <w:ins w:id="10602" w:author="Rev 3 Allen Wirfs-Brock" w:date="2011-09-11T14:51:00Z"/>
          <w:del w:id="10603" w:author="Rev 4 Allen Wirfs-Brock" w:date="2011-11-04T18:40:00Z"/>
        </w:rPr>
        <w:pPrChange w:id="10604" w:author="Rev 4 Allen Wirfs-Brock" w:date="2011-11-07T12:16:00Z">
          <w:pPr>
            <w:pStyle w:val="Alg3"/>
            <w:numPr>
              <w:ilvl w:val="1"/>
              <w:numId w:val="590"/>
            </w:numPr>
            <w:tabs>
              <w:tab w:val="clear" w:pos="360"/>
              <w:tab w:val="num" w:pos="720"/>
            </w:tabs>
            <w:ind w:left="720"/>
          </w:pPr>
        </w:pPrChange>
      </w:pPr>
      <w:ins w:id="10605" w:author="Rev 3 Allen Wirfs-Brock" w:date="2011-09-11T14:52:00Z">
        <w:del w:id="10606" w:author="Rev 4 Allen Wirfs-Brock" w:date="2011-11-04T18:40:00Z">
          <w:r w:rsidRPr="00E77497" w:rsidDel="00805896">
            <w:delText xml:space="preserve">Let </w:delText>
          </w:r>
          <w:r w:rsidRPr="00E77497" w:rsidDel="00805896">
            <w:rPr>
              <w:i/>
            </w:rPr>
            <w:delText>exists</w:delText>
          </w:r>
          <w:r w:rsidRPr="00E77497" w:rsidDel="00805896">
            <w:delText xml:space="preserve"> be the result of calling the [[HasProperty]] internal method of </w:delText>
          </w:r>
          <w:r w:rsidRPr="00E77497" w:rsidDel="00805896">
            <w:rPr>
              <w:i/>
            </w:rPr>
            <w:delText>obj</w:delText>
          </w:r>
          <w:r w:rsidRPr="00E77497" w:rsidDel="00805896">
            <w:delText xml:space="preserve"> with argument </w:delText>
          </w:r>
          <w:r w:rsidRPr="00E77497" w:rsidDel="00805896">
            <w:rPr>
              <w:i/>
            </w:rPr>
            <w:delText>P</w:delText>
          </w:r>
          <w:r w:rsidRPr="00E77497" w:rsidDel="00805896">
            <w:delText>.</w:delText>
          </w:r>
        </w:del>
      </w:ins>
    </w:p>
    <w:p w14:paraId="3E38C8DC" w14:textId="77777777" w:rsidR="002276DA" w:rsidRPr="00E77497" w:rsidDel="00805896" w:rsidRDefault="002276DA" w:rsidP="006361CF">
      <w:pPr>
        <w:pStyle w:val="Alg3"/>
        <w:numPr>
          <w:ilvl w:val="1"/>
          <w:numId w:val="556"/>
        </w:numPr>
        <w:tabs>
          <w:tab w:val="clear" w:pos="1080"/>
          <w:tab w:val="num" w:pos="720"/>
        </w:tabs>
        <w:ind w:left="720"/>
        <w:rPr>
          <w:ins w:id="10607" w:author="Rev 3 Allen Wirfs-Brock" w:date="2011-09-11T14:54:00Z"/>
          <w:del w:id="10608" w:author="Rev 4 Allen Wirfs-Brock" w:date="2011-11-04T18:40:00Z"/>
        </w:rPr>
        <w:pPrChange w:id="10609" w:author="Rev 4 Allen Wirfs-Brock" w:date="2011-11-07T12:16:00Z">
          <w:pPr>
            <w:pStyle w:val="Alg3"/>
            <w:numPr>
              <w:ilvl w:val="1"/>
              <w:numId w:val="590"/>
            </w:numPr>
            <w:tabs>
              <w:tab w:val="clear" w:pos="360"/>
              <w:tab w:val="num" w:pos="720"/>
            </w:tabs>
            <w:ind w:left="720"/>
          </w:pPr>
        </w:pPrChange>
      </w:pPr>
      <w:ins w:id="10610" w:author="Rev 3 Allen Wirfs-Brock" w:date="2011-09-11T14:54:00Z">
        <w:del w:id="10611" w:author="Rev 4 Allen Wirfs-Brock" w:date="2011-11-04T18:40:00Z">
          <w:r w:rsidRPr="00E77497" w:rsidDel="00805896">
            <w:delText xml:space="preserve">If </w:delText>
          </w:r>
          <w:r w:rsidRPr="00E77497" w:rsidDel="00805896">
            <w:rPr>
              <w:i/>
            </w:rPr>
            <w:delText>exists</w:delText>
          </w:r>
          <w:r w:rsidRPr="00E77497" w:rsidDel="00805896">
            <w:delText xml:space="preserve"> is </w:delText>
          </w:r>
          <w:r w:rsidRPr="00E77497" w:rsidDel="00805896">
            <w:rPr>
              <w:b/>
            </w:rPr>
            <w:delText>true</w:delText>
          </w:r>
          <w:r w:rsidRPr="00E77497" w:rsidDel="00805896">
            <w:delText>, then</w:delText>
          </w:r>
        </w:del>
      </w:ins>
    </w:p>
    <w:p w14:paraId="237E79FD" w14:textId="77777777" w:rsidR="00583028" w:rsidRPr="00E77497" w:rsidDel="00805896" w:rsidRDefault="00583028" w:rsidP="006361CF">
      <w:pPr>
        <w:pStyle w:val="Alg3"/>
        <w:numPr>
          <w:ilvl w:val="2"/>
          <w:numId w:val="556"/>
        </w:numPr>
        <w:tabs>
          <w:tab w:val="clear" w:pos="1800"/>
          <w:tab w:val="num" w:pos="990"/>
        </w:tabs>
        <w:ind w:left="990" w:hanging="180"/>
        <w:rPr>
          <w:ins w:id="10612" w:author="Rev 3 Allen Wirfs-Brock" w:date="2011-09-11T14:46:00Z"/>
          <w:del w:id="10613" w:author="Rev 4 Allen Wirfs-Brock" w:date="2011-11-04T18:40:00Z"/>
        </w:rPr>
        <w:pPrChange w:id="10614" w:author="Rev 4 Allen Wirfs-Brock" w:date="2011-11-07T12:16:00Z">
          <w:pPr>
            <w:pStyle w:val="Alg3"/>
            <w:numPr>
              <w:ilvl w:val="2"/>
              <w:numId w:val="590"/>
            </w:numPr>
            <w:tabs>
              <w:tab w:val="clear" w:pos="360"/>
              <w:tab w:val="num" w:pos="990"/>
            </w:tabs>
            <w:ind w:left="990" w:hanging="180"/>
          </w:pPr>
        </w:pPrChange>
      </w:pPr>
      <w:ins w:id="10615" w:author="Rev 3 Allen Wirfs-Brock" w:date="2011-09-11T14:46:00Z">
        <w:del w:id="10616" w:author="Rev 4 Allen Wirfs-Brock" w:date="2011-11-04T18:40:00Z">
          <w:r w:rsidRPr="00E77497" w:rsidDel="00805896">
            <w:delText xml:space="preserve">Let </w:delText>
          </w:r>
          <w:r w:rsidRPr="00E77497" w:rsidDel="00805896">
            <w:rPr>
              <w:i/>
            </w:rPr>
            <w:delText>v</w:delText>
          </w:r>
          <w:r w:rsidRPr="00E77497" w:rsidDel="00805896">
            <w:delText xml:space="preserve"> be the result of calling the [[Get]] internal method of </w:delText>
          </w:r>
          <w:r w:rsidRPr="00E77497" w:rsidDel="00805896">
            <w:rPr>
              <w:i/>
            </w:rPr>
            <w:delText>obj</w:delText>
          </w:r>
          <w:r w:rsidRPr="00E77497" w:rsidDel="00805896">
            <w:delText xml:space="preserve"> passing </w:delText>
          </w:r>
        </w:del>
      </w:ins>
      <w:ins w:id="10617" w:author="Rev 3 Allen Wirfs-Brock" w:date="2011-09-11T14:55:00Z">
        <w:del w:id="10618" w:author="Rev 4 Allen Wirfs-Brock" w:date="2011-11-04T18:40:00Z">
          <w:r w:rsidR="002276DA" w:rsidRPr="00E77497" w:rsidDel="00805896">
            <w:rPr>
              <w:i/>
            </w:rPr>
            <w:delText xml:space="preserve">P </w:delText>
          </w:r>
        </w:del>
      </w:ins>
      <w:ins w:id="10619" w:author="Rev 3 Allen Wirfs-Brock" w:date="2011-09-11T14:46:00Z">
        <w:del w:id="10620" w:author="Rev 4 Allen Wirfs-Brock" w:date="2011-11-04T18:40:00Z">
          <w:r w:rsidRPr="00E77497" w:rsidDel="00805896">
            <w:delText>as the argument.</w:delText>
          </w:r>
        </w:del>
      </w:ins>
    </w:p>
    <w:p w14:paraId="461A9F20" w14:textId="77777777" w:rsidR="00583028" w:rsidRPr="00E77497" w:rsidDel="00805896" w:rsidRDefault="00583028" w:rsidP="006361CF">
      <w:pPr>
        <w:pStyle w:val="Alg3"/>
        <w:numPr>
          <w:ilvl w:val="2"/>
          <w:numId w:val="556"/>
        </w:numPr>
        <w:tabs>
          <w:tab w:val="clear" w:pos="1800"/>
          <w:tab w:val="num" w:pos="990"/>
        </w:tabs>
        <w:ind w:left="990" w:hanging="180"/>
        <w:rPr>
          <w:ins w:id="10621" w:author="Rev 3 Allen Wirfs-Brock" w:date="2011-09-11T14:46:00Z"/>
          <w:del w:id="10622" w:author="Rev 4 Allen Wirfs-Brock" w:date="2011-11-04T18:40:00Z"/>
        </w:rPr>
        <w:pPrChange w:id="10623" w:author="Rev 4 Allen Wirfs-Brock" w:date="2011-11-07T12:16:00Z">
          <w:pPr>
            <w:pStyle w:val="Alg3"/>
            <w:numPr>
              <w:ilvl w:val="2"/>
              <w:numId w:val="590"/>
            </w:numPr>
            <w:tabs>
              <w:tab w:val="clear" w:pos="360"/>
              <w:tab w:val="num" w:pos="990"/>
            </w:tabs>
            <w:ind w:left="990" w:hanging="180"/>
          </w:pPr>
        </w:pPrChange>
      </w:pPr>
      <w:ins w:id="10624" w:author="Rev 3 Allen Wirfs-Brock" w:date="2011-09-11T14:46:00Z">
        <w:del w:id="10625" w:author="Rev 4 Allen Wirfs-Brock" w:date="2011-11-04T18:40:00Z">
          <w:r w:rsidRPr="00E77497" w:rsidDel="00805896">
            <w:delText xml:space="preserve">Call the [[DefineOwnProperty]] internal method of </w:delText>
          </w:r>
          <w:r w:rsidRPr="00E77497" w:rsidDel="00805896">
            <w:rPr>
              <w:i/>
            </w:rPr>
            <w:delText>A</w:delText>
          </w:r>
          <w:r w:rsidRPr="00E77497" w:rsidDel="00805896">
            <w:delText xml:space="preserve"> with arguments ToString(</w:delText>
          </w:r>
          <w:r w:rsidRPr="00E77497" w:rsidDel="00805896">
            <w:rPr>
              <w:i/>
            </w:rPr>
            <w:delText>n</w:delText>
          </w:r>
          <w:r w:rsidRPr="00E77497" w:rsidDel="00805896">
            <w:delText xml:space="preserve">), Property Descriptor {[[Value]]: </w:delText>
          </w:r>
          <w:r w:rsidRPr="00E77497" w:rsidDel="00805896">
            <w:rPr>
              <w:i/>
            </w:rPr>
            <w:delText>v</w:delText>
          </w:r>
          <w:r w:rsidRPr="00E77497" w:rsidDel="00805896">
            <w:delText xml:space="preserve">, [[Writable]]: </w:delText>
          </w:r>
          <w:r w:rsidRPr="00E77497" w:rsidDel="00805896">
            <w:rPr>
              <w:b/>
            </w:rPr>
            <w:delText>true</w:delText>
          </w:r>
          <w:r w:rsidRPr="00E77497" w:rsidDel="00805896">
            <w:delText xml:space="preserve">, [[Enumerable]]: </w:delText>
          </w:r>
          <w:r w:rsidRPr="00E77497" w:rsidDel="00805896">
            <w:rPr>
              <w:b/>
            </w:rPr>
            <w:delText>true</w:delText>
          </w:r>
          <w:r w:rsidRPr="00E77497" w:rsidDel="00805896">
            <w:delText xml:space="preserve">, [[Configurable]]: </w:delText>
          </w:r>
          <w:r w:rsidRPr="00E77497" w:rsidDel="00805896">
            <w:rPr>
              <w:b/>
            </w:rPr>
            <w:delText>true</w:delText>
          </w:r>
          <w:r w:rsidRPr="00E77497" w:rsidDel="00805896">
            <w:delText xml:space="preserve">}, and </w:delText>
          </w:r>
          <w:r w:rsidRPr="00E77497" w:rsidDel="00805896">
            <w:rPr>
              <w:b/>
            </w:rPr>
            <w:delText>false</w:delText>
          </w:r>
          <w:r w:rsidRPr="00E77497" w:rsidDel="00805896">
            <w:delText>.</w:delText>
          </w:r>
        </w:del>
      </w:ins>
    </w:p>
    <w:p w14:paraId="06575BA8" w14:textId="77777777" w:rsidR="00583028" w:rsidRPr="00E77497" w:rsidDel="00805896" w:rsidRDefault="00583028" w:rsidP="006361CF">
      <w:pPr>
        <w:pStyle w:val="Alg3"/>
        <w:numPr>
          <w:ilvl w:val="1"/>
          <w:numId w:val="556"/>
        </w:numPr>
        <w:tabs>
          <w:tab w:val="clear" w:pos="1080"/>
          <w:tab w:val="num" w:pos="720"/>
        </w:tabs>
        <w:ind w:hanging="720"/>
        <w:rPr>
          <w:ins w:id="10626" w:author="Rev 3 Allen Wirfs-Brock" w:date="2011-09-11T14:46:00Z"/>
          <w:del w:id="10627" w:author="Rev 4 Allen Wirfs-Brock" w:date="2011-11-04T18:40:00Z"/>
        </w:rPr>
        <w:pPrChange w:id="10628" w:author="Rev 4 Allen Wirfs-Brock" w:date="2011-11-07T12:16:00Z">
          <w:pPr>
            <w:pStyle w:val="Alg3"/>
            <w:numPr>
              <w:ilvl w:val="1"/>
              <w:numId w:val="590"/>
            </w:numPr>
            <w:tabs>
              <w:tab w:val="clear" w:pos="360"/>
              <w:tab w:val="num" w:pos="720"/>
            </w:tabs>
            <w:ind w:left="1080" w:hanging="720"/>
          </w:pPr>
        </w:pPrChange>
      </w:pPr>
      <w:ins w:id="10629" w:author="Rev 3 Allen Wirfs-Brock" w:date="2011-09-11T14:46:00Z">
        <w:del w:id="10630" w:author="Rev 4 Allen Wirfs-Brock" w:date="2011-11-04T18:40:00Z">
          <w:r w:rsidRPr="00E77497" w:rsidDel="00805896">
            <w:delText xml:space="preserve">Let </w:delText>
          </w:r>
          <w:r w:rsidRPr="00E77497" w:rsidDel="00805896">
            <w:rPr>
              <w:i/>
            </w:rPr>
            <w:delText>n</w:delText>
          </w:r>
          <w:r w:rsidRPr="00E77497" w:rsidDel="00805896">
            <w:delText xml:space="preserve"> = </w:delText>
          </w:r>
          <w:r w:rsidRPr="00E77497" w:rsidDel="00805896">
            <w:rPr>
              <w:i/>
            </w:rPr>
            <w:delText>n</w:delText>
          </w:r>
          <w:r w:rsidRPr="00E77497" w:rsidDel="00805896">
            <w:delText>+1.</w:delText>
          </w:r>
        </w:del>
      </w:ins>
    </w:p>
    <w:p w14:paraId="6063E504" w14:textId="77777777" w:rsidR="00583028" w:rsidRPr="00E77497" w:rsidDel="00805896" w:rsidRDefault="00583028" w:rsidP="006361CF">
      <w:pPr>
        <w:pStyle w:val="Alg3"/>
        <w:numPr>
          <w:ilvl w:val="1"/>
          <w:numId w:val="556"/>
        </w:numPr>
        <w:tabs>
          <w:tab w:val="clear" w:pos="1080"/>
          <w:tab w:val="num" w:pos="720"/>
        </w:tabs>
        <w:ind w:hanging="720"/>
        <w:rPr>
          <w:ins w:id="10631" w:author="Rev 3 Allen Wirfs-Brock" w:date="2011-09-11T14:46:00Z"/>
          <w:del w:id="10632" w:author="Rev 4 Allen Wirfs-Brock" w:date="2011-11-04T18:40:00Z"/>
        </w:rPr>
        <w:pPrChange w:id="10633" w:author="Rev 4 Allen Wirfs-Brock" w:date="2011-11-07T12:16:00Z">
          <w:pPr>
            <w:pStyle w:val="Alg3"/>
            <w:numPr>
              <w:ilvl w:val="1"/>
              <w:numId w:val="590"/>
            </w:numPr>
            <w:tabs>
              <w:tab w:val="clear" w:pos="360"/>
              <w:tab w:val="num" w:pos="720"/>
            </w:tabs>
            <w:ind w:left="1080" w:hanging="720"/>
          </w:pPr>
        </w:pPrChange>
      </w:pPr>
      <w:ins w:id="10634" w:author="Rev 3 Allen Wirfs-Brock" w:date="2011-09-11T14:46:00Z">
        <w:del w:id="10635" w:author="Rev 4 Allen Wirfs-Brock" w:date="2011-11-04T18:40:00Z">
          <w:r w:rsidRPr="00E77497" w:rsidDel="00805896">
            <w:delText xml:space="preserve">Let </w:delText>
          </w:r>
          <w:r w:rsidRPr="00E77497" w:rsidDel="00805896">
            <w:rPr>
              <w:i/>
            </w:rPr>
            <w:delText>index</w:delText>
          </w:r>
          <w:r w:rsidRPr="00E77497" w:rsidDel="00805896">
            <w:delText xml:space="preserve"> = </w:delText>
          </w:r>
          <w:r w:rsidRPr="00E77497" w:rsidDel="00805896">
            <w:rPr>
              <w:i/>
            </w:rPr>
            <w:delText>index</w:delText>
          </w:r>
          <w:r w:rsidRPr="00E77497" w:rsidDel="00805896">
            <w:delText>+1.</w:delText>
          </w:r>
        </w:del>
      </w:ins>
    </w:p>
    <w:p w14:paraId="7355B200" w14:textId="77777777" w:rsidR="00583028" w:rsidRPr="00E77497" w:rsidDel="00805896" w:rsidRDefault="00E96A32" w:rsidP="006361CF">
      <w:pPr>
        <w:pStyle w:val="Alg3"/>
        <w:numPr>
          <w:ilvl w:val="0"/>
          <w:numId w:val="556"/>
        </w:numPr>
        <w:rPr>
          <w:ins w:id="10636" w:author="Rev 3 Allen Wirfs-Brock" w:date="2011-09-11T14:46:00Z"/>
          <w:del w:id="10637" w:author="Rev 4 Allen Wirfs-Brock" w:date="2011-11-04T18:40:00Z"/>
        </w:rPr>
        <w:pPrChange w:id="10638" w:author="Rev 4 Allen Wirfs-Brock" w:date="2011-11-07T12:16:00Z">
          <w:pPr>
            <w:pStyle w:val="Alg3"/>
            <w:numPr>
              <w:numId w:val="590"/>
            </w:numPr>
          </w:pPr>
        </w:pPrChange>
      </w:pPr>
      <w:ins w:id="10639" w:author="Rev 3 Allen Wirfs-Brock" w:date="2011-09-11T15:03:00Z">
        <w:del w:id="10640" w:author="Rev 4 Allen Wirfs-Brock" w:date="2011-11-04T18:40:00Z">
          <w:r w:rsidRPr="00E77497" w:rsidDel="00805896">
            <w:delText xml:space="preserve">Perform </w:delText>
          </w:r>
        </w:del>
      </w:ins>
      <w:ins w:id="10641" w:author="Rev 3 Allen Wirfs-Brock" w:date="2011-09-22T12:34:00Z">
        <w:del w:id="10642" w:author="Rev 4 Allen Wirfs-Brock" w:date="2011-11-04T18:40:00Z">
          <w:r w:rsidR="00FE73F6" w:rsidRPr="00E77497" w:rsidDel="00805896">
            <w:delText xml:space="preserve">Binding </w:delText>
          </w:r>
        </w:del>
      </w:ins>
      <w:ins w:id="10643" w:author="Rev 3 Allen Wirfs-Brock" w:date="2011-09-11T15:04:00Z">
        <w:del w:id="10644" w:author="Rev 4 Allen Wirfs-Brock" w:date="2011-11-04T18:40:00Z">
          <w:r w:rsidRPr="00E77497" w:rsidDel="00805896">
            <w:delText>Initialization</w:delText>
          </w:r>
        </w:del>
      </w:ins>
      <w:ins w:id="10645" w:author="Rev 3 Allen Wirfs-Brock" w:date="2011-09-11T15:03:00Z">
        <w:del w:id="10646" w:author="Rev 4 Allen Wirfs-Brock" w:date="2011-11-04T18:40:00Z">
          <w:r w:rsidRPr="00E77497" w:rsidDel="00805896">
            <w:delText xml:space="preserve"> for </w:delText>
          </w:r>
          <w:r w:rsidRPr="00E77497" w:rsidDel="00805896">
            <w:rPr>
              <w:i/>
            </w:rPr>
            <w:delText>BindingIdentifer</w:delText>
          </w:r>
          <w:r w:rsidRPr="00E77497" w:rsidDel="00805896">
            <w:delText xml:space="preserve"> using </w:delText>
          </w:r>
        </w:del>
      </w:ins>
      <w:ins w:id="10647" w:author="Rev 3 Allen Wirfs-Brock" w:date="2011-09-11T15:04:00Z">
        <w:del w:id="10648" w:author="Rev 4 Allen Wirfs-Brock" w:date="2011-11-04T18:40:00Z">
          <w:r w:rsidRPr="00E77497" w:rsidDel="00805896">
            <w:rPr>
              <w:i/>
            </w:rPr>
            <w:delText>A</w:delText>
          </w:r>
          <w:r w:rsidRPr="00E77497" w:rsidDel="00805896">
            <w:delText xml:space="preserve"> as the </w:delText>
          </w:r>
          <w:r w:rsidRPr="00E77497" w:rsidDel="00805896">
            <w:rPr>
              <w:i/>
            </w:rPr>
            <w:delText>value</w:delText>
          </w:r>
          <w:r w:rsidRPr="00E77497" w:rsidDel="00805896">
            <w:delText xml:space="preserve"> and </w:delText>
          </w:r>
          <w:r w:rsidRPr="00E77497" w:rsidDel="00805896">
            <w:rPr>
              <w:i/>
            </w:rPr>
            <w:delText>env</w:delText>
          </w:r>
          <w:r w:rsidRPr="00E77497" w:rsidDel="00805896">
            <w:delText xml:space="preserve"> as the</w:delText>
          </w:r>
        </w:del>
      </w:ins>
      <w:ins w:id="10649" w:author="Rev 3 Allen Wirfs-Brock" w:date="2011-09-11T15:05:00Z">
        <w:del w:id="10650" w:author="Rev 4 Allen Wirfs-Brock" w:date="2011-11-04T18:40:00Z">
          <w:r w:rsidRPr="00E77497" w:rsidDel="00805896">
            <w:delText xml:space="preserve"> </w:delText>
          </w:r>
          <w:r w:rsidRPr="00E77497" w:rsidDel="00805896">
            <w:rPr>
              <w:i/>
            </w:rPr>
            <w:delText>enviornment</w:delText>
          </w:r>
        </w:del>
      </w:ins>
      <w:ins w:id="10651" w:author="Rev 3 Allen Wirfs-Brock" w:date="2011-09-11T14:46:00Z">
        <w:del w:id="10652" w:author="Rev 4 Allen Wirfs-Brock" w:date="2011-11-04T18:40:00Z">
          <w:r w:rsidR="00583028" w:rsidRPr="00E77497" w:rsidDel="00805896">
            <w:delText>.</w:delText>
          </w:r>
        </w:del>
      </w:ins>
    </w:p>
    <w:p w14:paraId="399AAB41" w14:textId="77777777" w:rsidR="00583028" w:rsidRPr="00E77497" w:rsidDel="00715A67" w:rsidRDefault="00583028" w:rsidP="00583028">
      <w:pPr>
        <w:rPr>
          <w:ins w:id="10653" w:author="Rev 3 Allen Wirfs-Brock" w:date="2011-09-11T14:46:00Z"/>
          <w:del w:id="10654" w:author="Rev 4 Allen Wirfs-Brock" w:date="2011-11-04T17:57:00Z"/>
        </w:rPr>
      </w:pPr>
    </w:p>
    <w:p w14:paraId="7DA89CD3" w14:textId="77777777" w:rsidR="0058214B" w:rsidRPr="00E77497" w:rsidDel="00805896" w:rsidRDefault="0058214B" w:rsidP="00F17B4B">
      <w:pPr>
        <w:rPr>
          <w:ins w:id="10655" w:author="Rev 3 Allen Wirfs-Brock" w:date="2011-08-31T16:10:00Z"/>
          <w:del w:id="10656" w:author="Rev 4 Allen Wirfs-Brock" w:date="2011-11-04T18:40:00Z"/>
        </w:rPr>
      </w:pPr>
    </w:p>
    <w:p w14:paraId="48953E0B" w14:textId="77777777" w:rsidR="004C02EF" w:rsidRPr="00E77497" w:rsidRDefault="004C02EF" w:rsidP="003A4B22">
      <w:pPr>
        <w:pStyle w:val="20"/>
        <w:numPr>
          <w:ilvl w:val="0"/>
          <w:numId w:val="0"/>
        </w:numPr>
      </w:pPr>
      <w:bookmarkStart w:id="10657" w:name="_Toc235503452"/>
      <w:bookmarkStart w:id="10658" w:name="_Toc241509227"/>
      <w:bookmarkStart w:id="10659" w:name="_Toc244416714"/>
      <w:bookmarkStart w:id="10660" w:name="_Toc276631078"/>
      <w:bookmarkStart w:id="10661" w:name="_Toc314500637"/>
      <w:bookmarkEnd w:id="8763"/>
      <w:bookmarkEnd w:id="8764"/>
      <w:bookmarkEnd w:id="8765"/>
      <w:bookmarkEnd w:id="8766"/>
      <w:r w:rsidRPr="00E77497">
        <w:t>12.3</w:t>
      </w:r>
      <w:r w:rsidRPr="00E77497">
        <w:tab/>
        <w:t>Empty Statemen</w:t>
      </w:r>
      <w:bookmarkEnd w:id="8735"/>
      <w:bookmarkEnd w:id="8736"/>
      <w:bookmarkEnd w:id="8754"/>
      <w:bookmarkEnd w:id="8755"/>
      <w:bookmarkEnd w:id="8756"/>
      <w:bookmarkEnd w:id="8757"/>
      <w:bookmarkEnd w:id="8758"/>
      <w:r w:rsidRPr="00E77497">
        <w:t>t</w:t>
      </w:r>
      <w:bookmarkEnd w:id="8761"/>
      <w:bookmarkEnd w:id="8762"/>
      <w:bookmarkEnd w:id="10657"/>
      <w:bookmarkEnd w:id="10658"/>
      <w:bookmarkEnd w:id="10659"/>
      <w:bookmarkEnd w:id="10660"/>
      <w:bookmarkEnd w:id="10661"/>
    </w:p>
    <w:p w14:paraId="2079FB59" w14:textId="77777777" w:rsidR="004C02EF" w:rsidRPr="00E77497" w:rsidRDefault="004C02EF" w:rsidP="004C02EF">
      <w:pPr>
        <w:pStyle w:val="Syntax"/>
      </w:pPr>
      <w:r w:rsidRPr="00E77497">
        <w:t>Syntax</w:t>
      </w:r>
    </w:p>
    <w:p w14:paraId="02AC4686" w14:textId="77777777" w:rsidR="004C02EF" w:rsidRPr="00E77497" w:rsidRDefault="004C02EF" w:rsidP="004C02EF">
      <w:pPr>
        <w:pStyle w:val="SyntaxRule"/>
      </w:pPr>
      <w:r w:rsidRPr="00E77497">
        <w:t xml:space="preserve">EmptyStatement </w:t>
      </w:r>
      <w:r w:rsidRPr="00E77497">
        <w:rPr>
          <w:rFonts w:ascii="Arial" w:hAnsi="Arial"/>
          <w:b/>
          <w:i w:val="0"/>
        </w:rPr>
        <w:t>:</w:t>
      </w:r>
    </w:p>
    <w:p w14:paraId="261A3735"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56C4AC65" w14:textId="77777777" w:rsidR="00B245D9" w:rsidRPr="00E77497" w:rsidRDefault="00B245D9" w:rsidP="00B245D9">
      <w:pPr>
        <w:keepNext/>
        <w:rPr>
          <w:ins w:id="10662" w:author="Rev 4 Allen Wirfs-Brock" w:date="2011-10-15T18:36:00Z"/>
          <w:rFonts w:ascii="Helvetica" w:hAnsi="Helvetica"/>
          <w:b/>
        </w:rPr>
      </w:pPr>
      <w:ins w:id="10663"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52167BC0" w14:textId="77777777" w:rsidR="004C02EF" w:rsidRPr="00E77497" w:rsidDel="00B245D9" w:rsidRDefault="004C02EF" w:rsidP="004C02EF">
      <w:pPr>
        <w:pStyle w:val="Syntax"/>
        <w:rPr>
          <w:del w:id="10664" w:author="Rev 4 Allen Wirfs-Brock" w:date="2011-10-15T18:36:00Z"/>
        </w:rPr>
      </w:pPr>
      <w:del w:id="10665" w:author="Rev 4 Allen Wirfs-Brock" w:date="2011-10-15T18:36:00Z">
        <w:r w:rsidRPr="00E77497" w:rsidDel="00B245D9">
          <w:delText>Semantics</w:delText>
        </w:r>
      </w:del>
    </w:p>
    <w:p w14:paraId="43966584" w14:textId="77777777" w:rsidR="004C02EF" w:rsidRPr="00E77497" w:rsidRDefault="004C02EF" w:rsidP="004C02EF">
      <w:del w:id="10666" w:author="Rev 4 Allen Wirfs-Brock" w:date="2011-10-15T18:36:00Z">
        <w:r w:rsidRPr="00E77497" w:rsidDel="00B245D9">
          <w:delText xml:space="preserve">The production </w:delText>
        </w:r>
      </w:del>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del w:id="10667" w:author="Rev 4 Allen Wirfs-Brock" w:date="2011-10-15T18:36:00Z">
        <w:r w:rsidRPr="00E77497" w:rsidDel="00B245D9">
          <w:delText>is evaluated as follows:</w:delText>
        </w:r>
      </w:del>
      <w:bookmarkStart w:id="10668" w:name="_Toc381513713"/>
    </w:p>
    <w:p w14:paraId="7BC160F3" w14:textId="77777777"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r w:rsidRPr="00E77497">
        <w:t>(</w:t>
      </w:r>
      <w:r w:rsidRPr="00E77497">
        <w:rPr>
          <w:rFonts w:ascii="Arial" w:hAnsi="Arial"/>
        </w:rPr>
        <w:t>normal</w:t>
      </w:r>
      <w:r w:rsidRPr="00E77497">
        <w:t>,</w:t>
      </w:r>
      <w:r w:rsidRPr="00E77497">
        <w:rPr>
          <w:rFonts w:ascii="Arial" w:hAnsi="Arial"/>
        </w:rPr>
        <w:t xml:space="preserve"> empty</w:t>
      </w:r>
      <w:r w:rsidRPr="00E77497">
        <w:t>,</w:t>
      </w:r>
      <w:r w:rsidRPr="00E77497">
        <w:rPr>
          <w:rFonts w:ascii="Arial" w:hAnsi="Arial"/>
        </w:rPr>
        <w:t xml:space="preserve"> empty</w:t>
      </w:r>
      <w:r w:rsidRPr="00E77497">
        <w:t>)</w:t>
      </w:r>
      <w:r w:rsidRPr="00E77497">
        <w:rPr>
          <w:rFonts w:ascii="Arial" w:hAnsi="Arial"/>
        </w:rPr>
        <w:t>.</w:t>
      </w:r>
    </w:p>
    <w:p w14:paraId="44B14EFA" w14:textId="77777777" w:rsidR="004C02EF" w:rsidRPr="00E77497" w:rsidRDefault="004C02EF" w:rsidP="003A4B22">
      <w:pPr>
        <w:pStyle w:val="20"/>
        <w:numPr>
          <w:ilvl w:val="0"/>
          <w:numId w:val="0"/>
        </w:numPr>
      </w:pPr>
      <w:bookmarkStart w:id="10669" w:name="_Toc382212235"/>
      <w:bookmarkStart w:id="10670" w:name="_Toc382212722"/>
      <w:bookmarkStart w:id="10671" w:name="_Toc382291580"/>
      <w:bookmarkStart w:id="10672" w:name="_Toc385672229"/>
      <w:bookmarkStart w:id="10673" w:name="_Toc393690333"/>
      <w:bookmarkStart w:id="10674" w:name="_Ref456010696"/>
      <w:bookmarkStart w:id="10675" w:name="_Toc472818878"/>
      <w:bookmarkStart w:id="10676" w:name="_Toc235503453"/>
      <w:bookmarkStart w:id="10677" w:name="_Toc241509228"/>
      <w:bookmarkStart w:id="10678" w:name="_Toc244416715"/>
      <w:bookmarkStart w:id="10679" w:name="_Toc276631079"/>
      <w:bookmarkStart w:id="10680" w:name="_Toc314500638"/>
      <w:bookmarkEnd w:id="8737"/>
      <w:bookmarkEnd w:id="8738"/>
      <w:bookmarkEnd w:id="10668"/>
      <w:r w:rsidRPr="00E77497">
        <w:t>12.4</w:t>
      </w:r>
      <w:r w:rsidRPr="00E77497">
        <w:tab/>
        <w:t>Expression Statemen</w:t>
      </w:r>
      <w:bookmarkEnd w:id="10669"/>
      <w:bookmarkEnd w:id="10670"/>
      <w:bookmarkEnd w:id="10671"/>
      <w:bookmarkEnd w:id="10672"/>
      <w:bookmarkEnd w:id="10673"/>
      <w:r w:rsidRPr="00E77497">
        <w:t>t</w:t>
      </w:r>
      <w:bookmarkEnd w:id="10674"/>
      <w:bookmarkEnd w:id="10675"/>
      <w:bookmarkEnd w:id="10676"/>
      <w:bookmarkEnd w:id="10677"/>
      <w:bookmarkEnd w:id="10678"/>
      <w:bookmarkEnd w:id="10679"/>
      <w:bookmarkEnd w:id="10680"/>
    </w:p>
    <w:p w14:paraId="612F9AAB" w14:textId="77777777" w:rsidR="004C02EF" w:rsidRPr="00E77497" w:rsidRDefault="004C02EF" w:rsidP="004C02EF">
      <w:pPr>
        <w:pStyle w:val="Syntax"/>
      </w:pPr>
      <w:r w:rsidRPr="00E77497">
        <w:t>Syntax</w:t>
      </w:r>
    </w:p>
    <w:p w14:paraId="7A4D87C1"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0B5DFE10"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i w:val="0"/>
          <w:sz w:val="16"/>
          <w:szCs w:val="16"/>
        </w:rPr>
        <w:t>}]</w:t>
      </w:r>
      <w:r w:rsidRPr="00E77497">
        <w:t xml:space="preserve"> Expression </w:t>
      </w:r>
      <w:r w:rsidRPr="00E77497">
        <w:rPr>
          <w:rFonts w:ascii="Courier New" w:hAnsi="Courier New"/>
          <w:b/>
          <w:i w:val="0"/>
        </w:rPr>
        <w:t>;</w:t>
      </w:r>
    </w:p>
    <w:p w14:paraId="2FE86489"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keyword because that might make it ambiguous with a </w:t>
      </w:r>
      <w:r w:rsidRPr="00E77497">
        <w:rPr>
          <w:rStyle w:val="bnf"/>
        </w:rPr>
        <w:t>FunctionDeclaration</w:t>
      </w:r>
      <w:r w:rsidRPr="00E77497">
        <w:t>.</w:t>
      </w:r>
    </w:p>
    <w:p w14:paraId="0165A282" w14:textId="77777777" w:rsidR="00B245D9" w:rsidRPr="00E77497" w:rsidRDefault="00B245D9" w:rsidP="00B245D9">
      <w:pPr>
        <w:keepNext/>
        <w:rPr>
          <w:ins w:id="10681" w:author="Rev 4 Allen Wirfs-Brock" w:date="2011-10-15T18:36:00Z"/>
          <w:rFonts w:ascii="Helvetica" w:hAnsi="Helvetica"/>
          <w:b/>
        </w:rPr>
      </w:pPr>
      <w:ins w:id="10682"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3317F453" w14:textId="77777777" w:rsidR="004C02EF" w:rsidRPr="00E77497" w:rsidDel="00B245D9" w:rsidRDefault="004C02EF" w:rsidP="004C02EF">
      <w:pPr>
        <w:pStyle w:val="Syntax"/>
        <w:rPr>
          <w:del w:id="10683" w:author="Rev 4 Allen Wirfs-Brock" w:date="2011-10-15T18:36:00Z"/>
        </w:rPr>
      </w:pPr>
      <w:del w:id="10684" w:author="Rev 4 Allen Wirfs-Brock" w:date="2011-10-15T18:36:00Z">
        <w:r w:rsidRPr="00E77497" w:rsidDel="00B245D9">
          <w:delText>Semantics</w:delText>
        </w:r>
      </w:del>
    </w:p>
    <w:p w14:paraId="3904D63E" w14:textId="77777777" w:rsidR="004C02EF" w:rsidRPr="00E77497" w:rsidRDefault="004C02EF" w:rsidP="004C02EF">
      <w:del w:id="10685" w:author="Rev 4 Allen Wirfs-Brock" w:date="2011-10-15T18:36:00Z">
        <w:r w:rsidRPr="00E77497" w:rsidDel="00B245D9">
          <w:delText xml:space="preserve">The production </w:delText>
        </w:r>
      </w:del>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del w:id="10686" w:author="Rev 4 Allen Wirfs-Brock" w:date="2011-10-15T18:37:00Z">
        <w:r w:rsidRPr="00E77497" w:rsidDel="00B245D9">
          <w:delText>is evaluated as follows:</w:delText>
        </w:r>
      </w:del>
      <w:bookmarkStart w:id="10687" w:name="_Toc382212723"/>
    </w:p>
    <w:p w14:paraId="099BCF72" w14:textId="77777777"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10687"/>
      <w:r w:rsidRPr="00E77497">
        <w:t>.</w:t>
      </w:r>
      <w:bookmarkStart w:id="10688" w:name="_Toc382212724"/>
    </w:p>
    <w:bookmarkEnd w:id="10688"/>
    <w:p w14:paraId="39720C26" w14:textId="77777777" w:rsidR="004C02EF" w:rsidRPr="00E77497" w:rsidRDefault="004C02EF" w:rsidP="00B34B48">
      <w:pPr>
        <w:pStyle w:val="Alg2"/>
        <w:numPr>
          <w:ilvl w:val="0"/>
          <w:numId w:val="116"/>
        </w:numPr>
        <w:spacing w:after="220"/>
      </w:pPr>
      <w:r w:rsidRPr="00E77497">
        <w:t>Return (</w:t>
      </w:r>
      <w:r w:rsidRPr="00E77497">
        <w:rPr>
          <w:rFonts w:ascii="Arial" w:hAnsi="Arial" w:cs="Arial"/>
        </w:rPr>
        <w:t>normal</w:t>
      </w:r>
      <w:r w:rsidRPr="00E77497">
        <w:t>, GetValue(</w:t>
      </w:r>
      <w:r w:rsidRPr="00E77497">
        <w:rPr>
          <w:i/>
        </w:rPr>
        <w:t>exprRef</w:t>
      </w:r>
      <w:r w:rsidRPr="00E77497">
        <w:t xml:space="preserve">), </w:t>
      </w:r>
      <w:r w:rsidRPr="00E77497">
        <w:rPr>
          <w:rFonts w:ascii="Arial" w:hAnsi="Arial" w:cs="Arial"/>
        </w:rPr>
        <w:t>empty</w:t>
      </w:r>
      <w:r w:rsidRPr="00E77497">
        <w:t>).</w:t>
      </w:r>
    </w:p>
    <w:p w14:paraId="6748EF6F" w14:textId="77777777" w:rsidR="004C02EF" w:rsidRPr="00E77497" w:rsidRDefault="004C02EF" w:rsidP="003A4B22">
      <w:pPr>
        <w:pStyle w:val="20"/>
        <w:numPr>
          <w:ilvl w:val="0"/>
          <w:numId w:val="0"/>
        </w:numPr>
      </w:pPr>
      <w:bookmarkStart w:id="10689" w:name="_Toc375031200"/>
      <w:bookmarkStart w:id="10690" w:name="_Toc381513714"/>
      <w:bookmarkStart w:id="10691" w:name="_Toc382212236"/>
      <w:bookmarkStart w:id="10692" w:name="_Toc382212725"/>
      <w:bookmarkStart w:id="10693" w:name="_Toc382291581"/>
      <w:bookmarkStart w:id="10694" w:name="_Toc385672230"/>
      <w:bookmarkStart w:id="10695" w:name="_Toc393690334"/>
      <w:bookmarkStart w:id="10696" w:name="_Ref457437655"/>
      <w:bookmarkStart w:id="10697" w:name="_Toc472818879"/>
      <w:bookmarkStart w:id="10698" w:name="_Toc235503454"/>
      <w:bookmarkStart w:id="10699" w:name="_Toc241509229"/>
      <w:bookmarkStart w:id="10700" w:name="_Toc244416716"/>
      <w:bookmarkStart w:id="10701" w:name="_Toc276631080"/>
      <w:bookmarkStart w:id="10702" w:name="_Toc314500639"/>
      <w:r w:rsidRPr="00E77497">
        <w:t>12.5</w:t>
      </w:r>
      <w:r w:rsidRPr="00E77497">
        <w:tab/>
        <w:t xml:space="preserve">The </w:t>
      </w:r>
      <w:r w:rsidRPr="00E77497">
        <w:rPr>
          <w:rFonts w:ascii="Courier New" w:hAnsi="Courier New"/>
        </w:rPr>
        <w:t>if</w:t>
      </w:r>
      <w:r w:rsidRPr="00E77497">
        <w:t xml:space="preserve"> Statemen</w:t>
      </w:r>
      <w:bookmarkEnd w:id="10689"/>
      <w:bookmarkEnd w:id="10690"/>
      <w:bookmarkEnd w:id="10691"/>
      <w:bookmarkEnd w:id="10692"/>
      <w:bookmarkEnd w:id="10693"/>
      <w:bookmarkEnd w:id="10694"/>
      <w:bookmarkEnd w:id="10695"/>
      <w:r w:rsidRPr="00E77497">
        <w:t>t</w:t>
      </w:r>
      <w:bookmarkEnd w:id="10696"/>
      <w:bookmarkEnd w:id="10697"/>
      <w:bookmarkEnd w:id="10698"/>
      <w:bookmarkEnd w:id="10699"/>
      <w:bookmarkEnd w:id="10700"/>
      <w:bookmarkEnd w:id="10701"/>
      <w:bookmarkEnd w:id="10702"/>
    </w:p>
    <w:p w14:paraId="74166929" w14:textId="77777777" w:rsidR="004C02EF" w:rsidRPr="00E77497" w:rsidRDefault="004C02EF" w:rsidP="004C02EF">
      <w:pPr>
        <w:pStyle w:val="Syntax"/>
      </w:pPr>
      <w:r w:rsidRPr="00E77497">
        <w:t>Syntax</w:t>
      </w:r>
    </w:p>
    <w:p w14:paraId="1ACD430E" w14:textId="77777777" w:rsidR="004C02EF" w:rsidRPr="00E77497" w:rsidRDefault="004C02EF" w:rsidP="004C02EF">
      <w:pPr>
        <w:pStyle w:val="SyntaxRule"/>
      </w:pPr>
      <w:r w:rsidRPr="00E77497">
        <w:t xml:space="preserve">IfStatement </w:t>
      </w:r>
      <w:r w:rsidRPr="00E77497">
        <w:rPr>
          <w:rFonts w:ascii="Arial" w:hAnsi="Arial"/>
          <w:b/>
          <w:i w:val="0"/>
        </w:rPr>
        <w:t>:</w:t>
      </w:r>
    </w:p>
    <w:p w14:paraId="4F923EFC"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38872DA7"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34EF2CEC" w14:textId="77777777" w:rsidR="00AD4164" w:rsidRPr="00E77497" w:rsidRDefault="00AD4164" w:rsidP="00AD4164">
      <w:pPr>
        <w:rPr>
          <w:ins w:id="10703" w:author="Rev 4 Allen Wirfs-Brock" w:date="2011-10-15T18:38:00Z"/>
          <w:rFonts w:ascii="Helvetica" w:hAnsi="Helvetica"/>
          <w:b/>
        </w:rPr>
      </w:pPr>
      <w:ins w:id="10704" w:author="Rev 4 Allen Wirfs-Brock" w:date="2011-10-15T18:38:00Z">
        <w:r w:rsidRPr="00E77497">
          <w:rPr>
            <w:rFonts w:ascii="Helvetica" w:hAnsi="Helvetica"/>
            <w:b/>
          </w:rPr>
          <w:t xml:space="preserve">Static Semantics:  </w:t>
        </w:r>
        <w:r w:rsidRPr="00E77497">
          <w:rPr>
            <w:rFonts w:ascii="Helvetica" w:hAnsi="Helvetica"/>
            <w:b/>
            <w:lang w:eastAsia="en-US"/>
          </w:rPr>
          <w:t>VarDeclaredNames</w:t>
        </w:r>
      </w:ins>
    </w:p>
    <w:p w14:paraId="569B17A0" w14:textId="77777777" w:rsidR="004C02EF" w:rsidRPr="00E77497" w:rsidDel="00AD4164" w:rsidRDefault="004C02EF" w:rsidP="004C02EF">
      <w:pPr>
        <w:pStyle w:val="Syntax"/>
        <w:rPr>
          <w:del w:id="10705" w:author="Rev 4 Allen Wirfs-Brock" w:date="2011-10-15T18:38:00Z"/>
        </w:rPr>
      </w:pPr>
      <w:del w:id="10706" w:author="Rev 4 Allen Wirfs-Brock" w:date="2011-10-15T18:38:00Z">
        <w:r w:rsidRPr="00E77497" w:rsidDel="00AD4164">
          <w:delText>Semantics</w:delText>
        </w:r>
      </w:del>
    </w:p>
    <w:p w14:paraId="16E63051" w14:textId="77777777" w:rsidR="00B41F00" w:rsidRPr="00E77497" w:rsidRDefault="00B41F00" w:rsidP="007B6D32">
      <w:pPr>
        <w:jc w:val="left"/>
        <w:rPr>
          <w:ins w:id="10707" w:author="Rev 3 Allen Wirfs-Brock" w:date="2011-09-02T10:44:00Z"/>
        </w:rPr>
      </w:pPr>
      <w:ins w:id="10708" w:author="Rev 3 Allen Wirfs-Brock" w:date="2011-09-02T10:44:00Z">
        <w:del w:id="10709" w:author="Rev 4 Allen Wirfs-Brock" w:date="2011-10-15T18:38:00Z">
          <w:r w:rsidRPr="00E77497" w:rsidDel="00AD4164">
            <w:delText xml:space="preserve">The VarDeclaredNames of the production  </w:delText>
          </w:r>
        </w:del>
      </w:ins>
      <w:ins w:id="10710" w:author="Rev 3 Allen Wirfs-Brock" w:date="2011-09-02T10:45: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ins>
      <w:ins w:id="10711" w:author="Rev 3 Allen Wirfs-Brock" w:date="2011-09-02T10:44:00Z">
        <w:r w:rsidRPr="00E77497">
          <w:t xml:space="preserve"> </w:t>
        </w:r>
        <w:del w:id="10712" w:author="Rev 4 Allen Wirfs-Brock" w:date="2011-10-15T18:38:00Z">
          <w:r w:rsidRPr="00E77497" w:rsidDel="00AD4164">
            <w:delText>is determined as follows:</w:delText>
          </w:r>
        </w:del>
      </w:ins>
    </w:p>
    <w:p w14:paraId="17D84914" w14:textId="77777777" w:rsidR="00B41F00" w:rsidRPr="00E77497" w:rsidRDefault="00B41F00" w:rsidP="00B34B48">
      <w:pPr>
        <w:pStyle w:val="Alg4"/>
        <w:numPr>
          <w:ilvl w:val="0"/>
          <w:numId w:val="475"/>
        </w:numPr>
        <w:spacing w:after="220"/>
        <w:contextualSpacing/>
        <w:rPr>
          <w:ins w:id="10713" w:author="Rev 3 Allen Wirfs-Brock" w:date="2011-09-02T10:44:00Z"/>
        </w:rPr>
      </w:pPr>
      <w:ins w:id="10714" w:author="Rev 3 Allen Wirfs-Brock" w:date="2011-09-02T10:44:00Z">
        <w:r w:rsidRPr="00E77497">
          <w:t xml:space="preserve">Let </w:t>
        </w:r>
        <w:r w:rsidRPr="00E77497">
          <w:rPr>
            <w:i/>
          </w:rPr>
          <w:t xml:space="preserve">names </w:t>
        </w:r>
        <w:r w:rsidRPr="00E77497">
          <w:t xml:space="preserve">be VarDeclaredNames of </w:t>
        </w:r>
      </w:ins>
      <w:ins w:id="10715" w:author="Rev 3 Allen Wirfs-Brock" w:date="2011-09-02T10:46:00Z">
        <w:r w:rsidRPr="00E77497">
          <w:t xml:space="preserve">the first </w:t>
        </w:r>
        <w:r w:rsidRPr="00E77497">
          <w:rPr>
            <w:i/>
          </w:rPr>
          <w:t>Statement</w:t>
        </w:r>
      </w:ins>
      <w:ins w:id="10716" w:author="Rev 3 Allen Wirfs-Brock" w:date="2011-09-02T10:44:00Z">
        <w:r w:rsidRPr="00E77497">
          <w:t>.</w:t>
        </w:r>
      </w:ins>
    </w:p>
    <w:p w14:paraId="5F7839D6" w14:textId="77777777" w:rsidR="00B41F00" w:rsidRPr="00E77497" w:rsidRDefault="00B41F00" w:rsidP="00B34B48">
      <w:pPr>
        <w:pStyle w:val="Alg4"/>
        <w:numPr>
          <w:ilvl w:val="0"/>
          <w:numId w:val="475"/>
        </w:numPr>
        <w:spacing w:after="220"/>
        <w:contextualSpacing/>
        <w:rPr>
          <w:ins w:id="10717" w:author="Rev 3 Allen Wirfs-Brock" w:date="2011-09-02T10:44:00Z"/>
          <w:rStyle w:val="bnf"/>
          <w:i w:val="0"/>
        </w:rPr>
      </w:pPr>
      <w:ins w:id="10718" w:author="Rev 3 Allen Wirfs-Brock" w:date="2011-09-02T10:44:00Z">
        <w:r w:rsidRPr="00E77497">
          <w:t xml:space="preserve">Append to </w:t>
        </w:r>
        <w:r w:rsidRPr="00E77497">
          <w:rPr>
            <w:i/>
          </w:rPr>
          <w:t>names</w:t>
        </w:r>
        <w:r w:rsidRPr="00E77497">
          <w:t xml:space="preserve"> the elements of the VarDeclaredNames of </w:t>
        </w:r>
      </w:ins>
      <w:ins w:id="10719" w:author="Rev 3 Allen Wirfs-Brock" w:date="2011-09-02T10:47:00Z">
        <w:r w:rsidRPr="00E77497">
          <w:t xml:space="preserve">the </w:t>
        </w:r>
      </w:ins>
      <w:ins w:id="10720" w:author="Rev 3 Allen Wirfs-Brock" w:date="2011-09-02T11:02:00Z">
        <w:r w:rsidR="007B6D32" w:rsidRPr="00E77497">
          <w:t>second</w:t>
        </w:r>
      </w:ins>
      <w:ins w:id="10721" w:author="Rev 3 Allen Wirfs-Brock" w:date="2011-09-02T10:47:00Z">
        <w:r w:rsidRPr="00E77497">
          <w:t xml:space="preserve"> </w:t>
        </w:r>
        <w:r w:rsidRPr="00E77497">
          <w:rPr>
            <w:i/>
          </w:rPr>
          <w:t>Statement</w:t>
        </w:r>
      </w:ins>
      <w:ins w:id="10722" w:author="Rev 3 Allen Wirfs-Brock" w:date="2011-09-02T10:44:00Z">
        <w:r w:rsidRPr="00E77497">
          <w:rPr>
            <w:rStyle w:val="bnf"/>
          </w:rPr>
          <w:t>.</w:t>
        </w:r>
      </w:ins>
    </w:p>
    <w:p w14:paraId="224FC214" w14:textId="77777777" w:rsidR="00B41F00" w:rsidRPr="00E77497" w:rsidRDefault="00B41F00" w:rsidP="00B34B48">
      <w:pPr>
        <w:pStyle w:val="Alg4"/>
        <w:numPr>
          <w:ilvl w:val="0"/>
          <w:numId w:val="475"/>
        </w:numPr>
        <w:spacing w:after="220"/>
        <w:contextualSpacing/>
        <w:rPr>
          <w:ins w:id="10723" w:author="Rev 3 Allen Wirfs-Brock" w:date="2011-09-02T10:44:00Z"/>
        </w:rPr>
      </w:pPr>
      <w:ins w:id="10724" w:author="Rev 3 Allen Wirfs-Brock" w:date="2011-09-02T10:44:00Z">
        <w:r w:rsidRPr="00E77497">
          <w:t xml:space="preserve">Return </w:t>
        </w:r>
        <w:r w:rsidRPr="00E77497">
          <w:rPr>
            <w:rStyle w:val="bnf"/>
          </w:rPr>
          <w:t>names</w:t>
        </w:r>
        <w:r w:rsidRPr="00E77497">
          <w:t>.</w:t>
        </w:r>
      </w:ins>
    </w:p>
    <w:p w14:paraId="68D52BFD" w14:textId="77777777" w:rsidR="004D5676" w:rsidRPr="00E77497" w:rsidRDefault="004D5676" w:rsidP="004D5676">
      <w:pPr>
        <w:jc w:val="left"/>
        <w:rPr>
          <w:ins w:id="10725" w:author="Rev 4 Allen Wirfs-Brock" w:date="2011-10-15T18:39:00Z"/>
        </w:rPr>
      </w:pPr>
      <w:ins w:id="10726" w:author="Rev 4 Allen Wirfs-Brock" w:date="2011-10-15T18:39: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ins>
    </w:p>
    <w:p w14:paraId="550587FD" w14:textId="77777777" w:rsidR="004D5676" w:rsidRPr="00E77497" w:rsidRDefault="004D5676" w:rsidP="00B34B48">
      <w:pPr>
        <w:pStyle w:val="Alg4"/>
        <w:numPr>
          <w:ilvl w:val="0"/>
          <w:numId w:val="476"/>
        </w:numPr>
        <w:spacing w:after="220"/>
        <w:contextualSpacing/>
        <w:rPr>
          <w:ins w:id="10727" w:author="Rev 4 Allen Wirfs-Brock" w:date="2011-10-15T18:39:00Z"/>
        </w:rPr>
      </w:pPr>
      <w:ins w:id="10728" w:author="Rev 4 Allen Wirfs-Brock" w:date="2011-10-15T18:39:00Z">
        <w:r w:rsidRPr="00E77497">
          <w:t xml:space="preserve">Return the VarDeclaredNames of </w:t>
        </w:r>
        <w:r w:rsidRPr="00E77497">
          <w:rPr>
            <w:i/>
          </w:rPr>
          <w:t>Statement</w:t>
        </w:r>
        <w:r w:rsidRPr="00E77497">
          <w:t>.</w:t>
        </w:r>
      </w:ins>
    </w:p>
    <w:p w14:paraId="503ED125" w14:textId="77777777" w:rsidR="00AD4164" w:rsidRPr="00E77497" w:rsidRDefault="00AD4164" w:rsidP="00AD4164">
      <w:pPr>
        <w:keepNext/>
        <w:rPr>
          <w:ins w:id="10729" w:author="Rev 4 Allen Wirfs-Brock" w:date="2011-10-15T18:37:00Z"/>
          <w:rFonts w:ascii="Helvetica" w:hAnsi="Helvetica"/>
          <w:b/>
        </w:rPr>
      </w:pPr>
      <w:ins w:id="10730" w:author="Rev 4 Allen Wirfs-Brock" w:date="2011-10-15T18:37:00Z">
        <w:r w:rsidRPr="00E77497">
          <w:rPr>
            <w:rFonts w:ascii="Helvetica" w:hAnsi="Helvetica"/>
            <w:b/>
          </w:rPr>
          <w:t xml:space="preserve">Runtime Semantics: </w:t>
        </w:r>
        <w:r w:rsidRPr="00E77497">
          <w:rPr>
            <w:rFonts w:ascii="Helvetica" w:hAnsi="Helvetica"/>
            <w:b/>
            <w:spacing w:val="6"/>
          </w:rPr>
          <w:t>Evaluation</w:t>
        </w:r>
      </w:ins>
    </w:p>
    <w:p w14:paraId="14EA6949" w14:textId="77777777" w:rsidR="004C02EF" w:rsidRPr="00E77497" w:rsidRDefault="004C02EF" w:rsidP="004C02EF">
      <w:del w:id="10731" w:author="Rev 4 Allen Wirfs-Brock" w:date="2011-10-15T18:37:00Z">
        <w:r w:rsidRPr="00E77497" w:rsidDel="00AD4164">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del w:id="10732" w:author="Rev 4 Allen Wirfs-Brock" w:date="2011-10-15T18:37:00Z">
        <w:r w:rsidRPr="00E77497" w:rsidDel="00AD4164">
          <w:delText>is evaluated as follows:</w:delText>
        </w:r>
      </w:del>
      <w:bookmarkStart w:id="10733" w:name="_Toc382212726"/>
    </w:p>
    <w:p w14:paraId="7FD5DE1F" w14:textId="77777777"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10733"/>
      <w:r w:rsidRPr="00E77497">
        <w:t>.</w:t>
      </w:r>
      <w:bookmarkStart w:id="10734" w:name="_Toc382212727"/>
    </w:p>
    <w:p w14:paraId="4AB74BD7" w14:textId="77777777" w:rsidR="004C02EF" w:rsidRPr="00E77497" w:rsidRDefault="004C02EF" w:rsidP="00B34B48">
      <w:pPr>
        <w:pStyle w:val="Alg2"/>
        <w:numPr>
          <w:ilvl w:val="0"/>
          <w:numId w:val="117"/>
        </w:numPr>
      </w:pPr>
      <w:bookmarkStart w:id="10735" w:name="_Toc382212729"/>
      <w:bookmarkEnd w:id="10734"/>
      <w:r w:rsidRPr="00E77497">
        <w:t>If ToBoolean(GetValue(</w:t>
      </w:r>
      <w:r w:rsidRPr="00E77497">
        <w:rPr>
          <w:i/>
        </w:rPr>
        <w:t>exprRef</w:t>
      </w:r>
      <w:r w:rsidRPr="00E77497">
        <w:t xml:space="preserve">)) is </w:t>
      </w:r>
      <w:r w:rsidRPr="00E77497">
        <w:rPr>
          <w:b/>
        </w:rPr>
        <w:t>true</w:t>
      </w:r>
      <w:r w:rsidRPr="00E77497">
        <w:t xml:space="preserve">, </w:t>
      </w:r>
      <w:bookmarkStart w:id="10736" w:name="_Toc382212730"/>
      <w:bookmarkEnd w:id="10735"/>
      <w:r w:rsidRPr="00E77497">
        <w:t>then</w:t>
      </w:r>
    </w:p>
    <w:p w14:paraId="74E54541" w14:textId="77777777" w:rsidR="004C02EF" w:rsidRPr="00E77497" w:rsidRDefault="004C02EF" w:rsidP="00B34B48">
      <w:pPr>
        <w:pStyle w:val="Alg2"/>
        <w:numPr>
          <w:ilvl w:val="1"/>
          <w:numId w:val="117"/>
        </w:numPr>
        <w:tabs>
          <w:tab w:val="left" w:pos="1620"/>
        </w:tabs>
      </w:pPr>
      <w:r w:rsidRPr="00E77497">
        <w:t xml:space="preserve">Return the result of evaluating the first </w:t>
      </w:r>
      <w:r w:rsidRPr="00E77497">
        <w:rPr>
          <w:i/>
        </w:rPr>
        <w:t>Statement</w:t>
      </w:r>
      <w:bookmarkEnd w:id="10736"/>
      <w:r w:rsidRPr="00E77497">
        <w:t>.</w:t>
      </w:r>
      <w:bookmarkStart w:id="10737" w:name="_Toc382212731"/>
    </w:p>
    <w:bookmarkEnd w:id="10737"/>
    <w:p w14:paraId="1A9EB9C3" w14:textId="77777777" w:rsidR="004C02EF" w:rsidRPr="00E77497" w:rsidRDefault="004C02EF" w:rsidP="00B34B48">
      <w:pPr>
        <w:pStyle w:val="Alg2"/>
        <w:numPr>
          <w:ilvl w:val="0"/>
          <w:numId w:val="117"/>
        </w:numPr>
      </w:pPr>
      <w:r w:rsidRPr="00E77497">
        <w:t>Else,</w:t>
      </w:r>
      <w:bookmarkStart w:id="10738" w:name="_Toc382212732"/>
    </w:p>
    <w:p w14:paraId="56493E16" w14:textId="77777777" w:rsidR="004C02EF" w:rsidRPr="00E77497" w:rsidRDefault="004C02EF" w:rsidP="00B34B48">
      <w:pPr>
        <w:pStyle w:val="Alg2"/>
        <w:numPr>
          <w:ilvl w:val="1"/>
          <w:numId w:val="117"/>
        </w:numPr>
        <w:tabs>
          <w:tab w:val="left" w:pos="1620"/>
        </w:tabs>
        <w:spacing w:after="220"/>
      </w:pPr>
      <w:bookmarkStart w:id="10739" w:name="_Toc382212733"/>
      <w:bookmarkEnd w:id="10738"/>
      <w:r w:rsidRPr="00E77497">
        <w:t xml:space="preserve">Return the result of evaluating the second </w:t>
      </w:r>
      <w:r w:rsidRPr="00E77497">
        <w:rPr>
          <w:i/>
        </w:rPr>
        <w:t>Statement</w:t>
      </w:r>
      <w:bookmarkEnd w:id="10739"/>
      <w:r w:rsidRPr="00E77497">
        <w:t>.</w:t>
      </w:r>
    </w:p>
    <w:p w14:paraId="52DFC070" w14:textId="77777777" w:rsidR="00B32674" w:rsidRPr="00E77497" w:rsidDel="004D5676" w:rsidRDefault="00B32674" w:rsidP="00B32674">
      <w:pPr>
        <w:jc w:val="left"/>
        <w:rPr>
          <w:ins w:id="10740" w:author="Rev 3 Allen Wirfs-Brock" w:date="2011-09-02T11:02:00Z"/>
          <w:del w:id="10741" w:author="Rev 4 Allen Wirfs-Brock" w:date="2011-10-15T18:39:00Z"/>
        </w:rPr>
      </w:pPr>
      <w:ins w:id="10742" w:author="Rev 3 Allen Wirfs-Brock" w:date="2011-09-02T11:02:00Z">
        <w:del w:id="10743" w:author="Rev 4 Allen Wirfs-Brock" w:date="2011-10-15T18:39:00Z">
          <w:r w:rsidRPr="00E77497" w:rsidDel="004D5676">
            <w:delText xml:space="preserve">The VarDeclaredNames of the production  </w:delText>
          </w:r>
          <w:r w:rsidRPr="00E77497" w:rsidDel="004D5676">
            <w:rPr>
              <w:rFonts w:ascii="Times New Roman" w:hAnsi="Times New Roman"/>
              <w:i/>
            </w:rPr>
            <w:delText xml:space="preserve">IfStatement </w:delText>
          </w:r>
          <w:r w:rsidRPr="00E77497" w:rsidDel="004D5676">
            <w:rPr>
              <w:b/>
            </w:rPr>
            <w:delText>:</w:delText>
          </w:r>
          <w:r w:rsidRPr="00E77497" w:rsidDel="004D5676">
            <w:rPr>
              <w:rFonts w:ascii="Times New Roman" w:hAnsi="Times New Roman"/>
              <w:i/>
            </w:rPr>
            <w:delText xml:space="preserve"> </w:delText>
          </w:r>
          <w:r w:rsidRPr="00E77497" w:rsidDel="004D5676">
            <w:rPr>
              <w:rFonts w:ascii="Courier New" w:hAnsi="Courier New"/>
              <w:b/>
            </w:rPr>
            <w:delText>if</w:delText>
          </w:r>
          <w:r w:rsidRPr="00E77497" w:rsidDel="004D5676">
            <w:rPr>
              <w:rFonts w:ascii="Times New Roman" w:hAnsi="Times New Roman"/>
              <w:i/>
            </w:rPr>
            <w:delText xml:space="preserve"> </w:delText>
          </w:r>
          <w:r w:rsidRPr="00E77497" w:rsidDel="004D5676">
            <w:rPr>
              <w:rFonts w:ascii="Courier New" w:hAnsi="Courier New"/>
              <w:b/>
            </w:rPr>
            <w:delText>(</w:delText>
          </w:r>
          <w:r w:rsidRPr="00E77497" w:rsidDel="004D5676">
            <w:rPr>
              <w:rFonts w:ascii="Times New Roman" w:hAnsi="Times New Roman"/>
              <w:i/>
            </w:rPr>
            <w:delText xml:space="preserve"> Expression </w:delText>
          </w:r>
          <w:r w:rsidRPr="00E77497" w:rsidDel="004D5676">
            <w:rPr>
              <w:rFonts w:ascii="Courier New" w:hAnsi="Courier New"/>
              <w:b/>
            </w:rPr>
            <w:delText>)</w:delText>
          </w:r>
          <w:r w:rsidRPr="00E77497" w:rsidDel="004D5676">
            <w:rPr>
              <w:rFonts w:ascii="Times New Roman" w:hAnsi="Times New Roman"/>
              <w:i/>
            </w:rPr>
            <w:delText xml:space="preserve"> Statement </w:delText>
          </w:r>
          <w:r w:rsidRPr="00E77497" w:rsidDel="004D5676">
            <w:delText>is determined as follows:</w:delText>
          </w:r>
        </w:del>
      </w:ins>
    </w:p>
    <w:p w14:paraId="6CE6587C" w14:textId="77777777" w:rsidR="00B32674" w:rsidRPr="00E77497" w:rsidDel="004D5676" w:rsidRDefault="00B32674" w:rsidP="006361CF">
      <w:pPr>
        <w:pStyle w:val="Alg4"/>
        <w:numPr>
          <w:ilvl w:val="0"/>
          <w:numId w:val="476"/>
        </w:numPr>
        <w:spacing w:after="220"/>
        <w:contextualSpacing/>
        <w:rPr>
          <w:ins w:id="10744" w:author="Rev 3 Allen Wirfs-Brock" w:date="2011-09-02T11:02:00Z"/>
          <w:del w:id="10745" w:author="Rev 4 Allen Wirfs-Brock" w:date="2011-10-15T18:39:00Z"/>
        </w:rPr>
        <w:pPrChange w:id="10746" w:author="Rev 4 Allen Wirfs-Brock" w:date="2011-11-07T12:16:00Z">
          <w:pPr>
            <w:pStyle w:val="Alg4"/>
            <w:numPr>
              <w:numId w:val="506"/>
            </w:numPr>
            <w:tabs>
              <w:tab w:val="num" w:pos="360"/>
            </w:tabs>
            <w:spacing w:after="220"/>
            <w:ind w:left="360" w:hanging="360"/>
            <w:contextualSpacing/>
          </w:pPr>
        </w:pPrChange>
      </w:pPr>
      <w:ins w:id="10747" w:author="Rev 3 Allen Wirfs-Brock" w:date="2011-09-02T11:02:00Z">
        <w:del w:id="10748" w:author="Rev 4 Allen Wirfs-Brock" w:date="2011-10-15T18:39:00Z">
          <w:r w:rsidRPr="00E77497" w:rsidDel="004D5676">
            <w:delText xml:space="preserve">Return </w:delText>
          </w:r>
        </w:del>
      </w:ins>
      <w:ins w:id="10749" w:author="Rev 3 Allen Wirfs-Brock" w:date="2011-09-02T11:03:00Z">
        <w:del w:id="10750" w:author="Rev 4 Allen Wirfs-Brock" w:date="2011-10-15T18:39:00Z">
          <w:r w:rsidRPr="00E77497" w:rsidDel="004D5676">
            <w:delText xml:space="preserve">the VarDeclaredNames of </w:delText>
          </w:r>
          <w:r w:rsidRPr="00E77497" w:rsidDel="004D5676">
            <w:rPr>
              <w:i/>
            </w:rPr>
            <w:delText>Statement</w:delText>
          </w:r>
        </w:del>
      </w:ins>
      <w:ins w:id="10751" w:author="Rev 3 Allen Wirfs-Brock" w:date="2011-09-02T11:02:00Z">
        <w:del w:id="10752" w:author="Rev 4 Allen Wirfs-Brock" w:date="2011-10-15T18:39:00Z">
          <w:r w:rsidRPr="00E77497" w:rsidDel="004D5676">
            <w:delText>.</w:delText>
          </w:r>
        </w:del>
      </w:ins>
    </w:p>
    <w:p w14:paraId="5BDD780B" w14:textId="77777777" w:rsidR="004C02EF" w:rsidRPr="00E77497" w:rsidRDefault="004C02EF" w:rsidP="004C02EF">
      <w:del w:id="10753" w:author="Rev 4 Allen Wirfs-Brock" w:date="2011-10-15T18:39:00Z">
        <w:r w:rsidRPr="00E77497" w:rsidDel="004D5676">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0754" w:author="Rev 4 Allen Wirfs-Brock" w:date="2011-10-15T18:39:00Z">
        <w:r w:rsidRPr="00E77497" w:rsidDel="004D5676">
          <w:delText>is evaluated as follows:</w:delText>
        </w:r>
      </w:del>
      <w:bookmarkStart w:id="10755" w:name="_Toc382212734"/>
    </w:p>
    <w:p w14:paraId="5A532685" w14:textId="77777777" w:rsidR="004C02EF" w:rsidRPr="00E77497" w:rsidRDefault="004C02EF" w:rsidP="00B34B48">
      <w:pPr>
        <w:pStyle w:val="Alg2"/>
        <w:numPr>
          <w:ilvl w:val="0"/>
          <w:numId w:val="399"/>
        </w:numPr>
      </w:pPr>
      <w:bookmarkStart w:id="10756" w:name="_Ref375016587"/>
      <w:bookmarkStart w:id="10757" w:name="_Ref375016604"/>
      <w:bookmarkStart w:id="10758" w:name="_Ref375016635"/>
      <w:bookmarkStart w:id="10759" w:name="_Toc375031201"/>
      <w:bookmarkStart w:id="10760" w:name="_Toc381513715"/>
      <w:bookmarkStart w:id="10761" w:name="_Toc382212237"/>
      <w:bookmarkStart w:id="10762" w:name="_Toc382212740"/>
      <w:bookmarkStart w:id="10763" w:name="_Toc382291582"/>
      <w:bookmarkStart w:id="10764" w:name="_Toc385672231"/>
      <w:bookmarkStart w:id="10765" w:name="_Toc393690335"/>
      <w:bookmarkStart w:id="10766" w:name="_Ref432004073"/>
      <w:bookmarkStart w:id="10767" w:name="_Toc472818880"/>
      <w:bookmarkStart w:id="10768" w:name="_Toc235503455"/>
      <w:bookmarkStart w:id="10769" w:name="_Toc241509230"/>
      <w:bookmarkStart w:id="10770" w:name="_Toc244416717"/>
      <w:bookmarkEnd w:id="10755"/>
      <w:r w:rsidRPr="00E77497">
        <w:t xml:space="preserve">Let </w:t>
      </w:r>
      <w:r w:rsidRPr="00E77497">
        <w:rPr>
          <w:i/>
        </w:rPr>
        <w:t>exprRef</w:t>
      </w:r>
      <w:r w:rsidRPr="00E77497">
        <w:t xml:space="preserve"> be the result of evaluating </w:t>
      </w:r>
      <w:r w:rsidRPr="00E77497">
        <w:rPr>
          <w:i/>
        </w:rPr>
        <w:t>Expression</w:t>
      </w:r>
      <w:r w:rsidRPr="00E77497">
        <w:t>.</w:t>
      </w:r>
      <w:bookmarkStart w:id="10771" w:name="_Toc382212735"/>
    </w:p>
    <w:p w14:paraId="42F9A511" w14:textId="77777777" w:rsidR="004C02EF" w:rsidRPr="00E77497" w:rsidRDefault="004C02EF" w:rsidP="00B34B48">
      <w:pPr>
        <w:pStyle w:val="Alg2"/>
        <w:numPr>
          <w:ilvl w:val="0"/>
          <w:numId w:val="399"/>
        </w:numPr>
      </w:pPr>
      <w:bookmarkStart w:id="10772" w:name="_Toc382212737"/>
      <w:bookmarkEnd w:id="10771"/>
      <w:r w:rsidRPr="00E77497">
        <w:t>If ToBoolean(GetValue(</w:t>
      </w:r>
      <w:r w:rsidRPr="00E77497">
        <w:rPr>
          <w:i/>
        </w:rPr>
        <w:t>exprRef</w:t>
      </w:r>
      <w:r w:rsidRPr="00E77497">
        <w:t xml:space="preserve">)) is </w:t>
      </w:r>
      <w:r w:rsidRPr="00E77497">
        <w:rPr>
          <w:b/>
        </w:rPr>
        <w:t>false</w:t>
      </w:r>
      <w:r w:rsidRPr="00E77497">
        <w:t>, 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bookmarkStart w:id="10773" w:name="_Toc382212738"/>
      <w:bookmarkEnd w:id="10772"/>
    </w:p>
    <w:p w14:paraId="7E3E5477" w14:textId="77777777" w:rsidR="004C02EF" w:rsidRPr="00E77497" w:rsidRDefault="004C02EF" w:rsidP="00B34B48">
      <w:pPr>
        <w:pStyle w:val="Alg2"/>
        <w:numPr>
          <w:ilvl w:val="0"/>
          <w:numId w:val="399"/>
        </w:numPr>
        <w:spacing w:after="120"/>
        <w:rPr>
          <w:rFonts w:ascii="Arial" w:hAnsi="Arial"/>
        </w:rPr>
      </w:pPr>
      <w:bookmarkStart w:id="10774" w:name="_Toc382212739"/>
      <w:bookmarkEnd w:id="10773"/>
      <w:r w:rsidRPr="00E77497">
        <w:t xml:space="preserve">Return the result of evaluating </w:t>
      </w:r>
      <w:r w:rsidRPr="00E77497">
        <w:rPr>
          <w:i/>
        </w:rPr>
        <w:t>Statement</w:t>
      </w:r>
      <w:bookmarkEnd w:id="10774"/>
      <w:r w:rsidRPr="00E77497">
        <w:rPr>
          <w:rFonts w:ascii="Arial" w:hAnsi="Arial"/>
        </w:rPr>
        <w:t>.</w:t>
      </w:r>
    </w:p>
    <w:p w14:paraId="383B4A86" w14:textId="77777777" w:rsidR="004C02EF" w:rsidRPr="00E77497" w:rsidRDefault="004C02EF" w:rsidP="003A4B22">
      <w:pPr>
        <w:pStyle w:val="20"/>
        <w:numPr>
          <w:ilvl w:val="0"/>
          <w:numId w:val="0"/>
        </w:numPr>
      </w:pPr>
      <w:bookmarkStart w:id="10775" w:name="_Toc276631081"/>
      <w:bookmarkStart w:id="10776" w:name="_Toc314500640"/>
      <w:r w:rsidRPr="00E77497">
        <w:t>12.6</w:t>
      </w:r>
      <w:r w:rsidRPr="00E77497">
        <w:tab/>
        <w:t>Iteration Statement</w:t>
      </w:r>
      <w:bookmarkEnd w:id="10756"/>
      <w:bookmarkEnd w:id="10757"/>
      <w:bookmarkEnd w:id="10758"/>
      <w:bookmarkEnd w:id="10759"/>
      <w:bookmarkEnd w:id="10760"/>
      <w:bookmarkEnd w:id="10761"/>
      <w:bookmarkEnd w:id="10762"/>
      <w:bookmarkEnd w:id="10763"/>
      <w:bookmarkEnd w:id="10764"/>
      <w:bookmarkEnd w:id="10765"/>
      <w:r w:rsidRPr="00E77497">
        <w:t>s</w:t>
      </w:r>
      <w:bookmarkEnd w:id="10766"/>
      <w:bookmarkEnd w:id="10767"/>
      <w:bookmarkEnd w:id="10768"/>
      <w:bookmarkEnd w:id="10769"/>
      <w:bookmarkEnd w:id="10770"/>
      <w:bookmarkEnd w:id="10775"/>
      <w:bookmarkEnd w:id="10776"/>
    </w:p>
    <w:p w14:paraId="55A6C2BB" w14:textId="77777777" w:rsidR="004C02EF" w:rsidRPr="00E77497" w:rsidRDefault="004C02EF" w:rsidP="004C02EF">
      <w:pPr>
        <w:pStyle w:val="Syntax"/>
      </w:pPr>
      <w:r w:rsidRPr="00E77497">
        <w:t>Syntax</w:t>
      </w:r>
    </w:p>
    <w:p w14:paraId="798967C8"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275F5A6B" w14:textId="77777777" w:rsidR="004C02EF" w:rsidRPr="00E77497" w:rsidRDefault="004C02EF" w:rsidP="004C02EF">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10777" w:name="_Toc375031202"/>
      <w:bookmarkStart w:id="10778" w:name="_Toc381513716"/>
      <w:bookmarkStart w:id="10779" w:name="_Toc382212238"/>
      <w:bookmarkStart w:id="10780" w:name="_Toc382212741"/>
      <w:bookmarkStart w:id="10781" w:name="_Toc382291583"/>
      <w:bookmarkStart w:id="10782" w:name="_Toc385672232"/>
      <w:bookmarkStart w:id="10783" w:name="_Toc393690336"/>
    </w:p>
    <w:p w14:paraId="101C90F8" w14:textId="77777777" w:rsidR="004C02EF" w:rsidRPr="00E77497" w:rsidRDefault="004C02EF" w:rsidP="003A4B22">
      <w:pPr>
        <w:pStyle w:val="30"/>
        <w:numPr>
          <w:ilvl w:val="0"/>
          <w:numId w:val="0"/>
        </w:numPr>
      </w:pPr>
      <w:bookmarkStart w:id="10784" w:name="_Toc472818881"/>
      <w:bookmarkStart w:id="10785" w:name="_Toc235503456"/>
      <w:bookmarkStart w:id="10786" w:name="_Toc241509231"/>
      <w:bookmarkStart w:id="10787" w:name="_Toc244416718"/>
      <w:bookmarkStart w:id="10788" w:name="_Toc276631082"/>
      <w:bookmarkStart w:id="10789" w:name="_Toc314500641"/>
      <w:r w:rsidRPr="00E77497">
        <w:t>12.6.1</w:t>
      </w:r>
      <w:r w:rsidRPr="00E77497">
        <w:tab/>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10777"/>
      <w:bookmarkEnd w:id="10778"/>
      <w:bookmarkEnd w:id="10779"/>
      <w:bookmarkEnd w:id="10780"/>
      <w:bookmarkEnd w:id="10781"/>
      <w:bookmarkEnd w:id="10782"/>
      <w:bookmarkEnd w:id="10783"/>
      <w:r w:rsidRPr="00E77497">
        <w:t>t</w:t>
      </w:r>
      <w:bookmarkEnd w:id="10784"/>
      <w:bookmarkEnd w:id="10785"/>
      <w:bookmarkEnd w:id="10786"/>
      <w:bookmarkEnd w:id="10787"/>
      <w:bookmarkEnd w:id="10788"/>
      <w:bookmarkEnd w:id="10789"/>
    </w:p>
    <w:p w14:paraId="32F22242" w14:textId="77777777" w:rsidR="004D5676" w:rsidRPr="00E77497" w:rsidRDefault="004D5676" w:rsidP="004D5676">
      <w:pPr>
        <w:rPr>
          <w:ins w:id="10790" w:author="Rev 4 Allen Wirfs-Brock" w:date="2011-10-15T18:40:00Z"/>
          <w:rFonts w:ascii="Helvetica" w:hAnsi="Helvetica"/>
          <w:b/>
        </w:rPr>
      </w:pPr>
      <w:ins w:id="10791" w:author="Rev 4 Allen Wirfs-Brock" w:date="2011-10-15T18:40:00Z">
        <w:r w:rsidRPr="00E77497">
          <w:rPr>
            <w:rFonts w:ascii="Helvetica" w:hAnsi="Helvetica"/>
            <w:b/>
          </w:rPr>
          <w:t xml:space="preserve">Static Semantics:  </w:t>
        </w:r>
        <w:r w:rsidRPr="00E77497">
          <w:rPr>
            <w:rFonts w:ascii="Helvetica" w:hAnsi="Helvetica"/>
            <w:b/>
            <w:lang w:eastAsia="en-US"/>
          </w:rPr>
          <w:t>VarDeclaredNames</w:t>
        </w:r>
      </w:ins>
    </w:p>
    <w:p w14:paraId="0E18FF3E" w14:textId="77777777" w:rsidR="00A04A9C" w:rsidRPr="00E77497" w:rsidRDefault="00A04A9C" w:rsidP="00A04A9C">
      <w:pPr>
        <w:jc w:val="left"/>
        <w:rPr>
          <w:ins w:id="10792" w:author="Rev 3 Allen Wirfs-Brock" w:date="2011-09-02T11:04:00Z"/>
        </w:rPr>
      </w:pPr>
      <w:ins w:id="10793" w:author="Rev 3 Allen Wirfs-Brock" w:date="2011-09-02T11:04:00Z">
        <w:del w:id="10794" w:author="Rev 4 Allen Wirfs-Brock" w:date="2011-10-15T18:40:00Z">
          <w:r w:rsidRPr="00E77497" w:rsidDel="004D5676">
            <w:delText xml:space="preserve">The VarDeclaredNames of the production  </w:delText>
          </w:r>
        </w:del>
        <w:r w:rsidRPr="00E77497">
          <w:rPr>
            <w:rFonts w:ascii="Courier New" w:hAnsi="Courier New"/>
            <w:b/>
          </w:rPr>
          <w:t xml:space="preserve">do </w:t>
        </w:r>
        <w:r w:rsidRPr="00E77497">
          <w:rPr>
            <w:rFonts w:ascii="Times New Roman" w:hAnsi="Times New Roman"/>
            <w:i/>
          </w:rPr>
          <w:t xml:space="preserve">Statement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t xml:space="preserve"> </w:t>
        </w:r>
        <w:r w:rsidRPr="00E77497">
          <w:rPr>
            <w:rFonts w:ascii="Times New Roman" w:hAnsi="Times New Roman"/>
            <w:i/>
          </w:rPr>
          <w:t xml:space="preserve"> </w:t>
        </w:r>
        <w:del w:id="10795" w:author="Rev 4 Allen Wirfs-Brock" w:date="2011-10-15T18:40:00Z">
          <w:r w:rsidRPr="00E77497" w:rsidDel="004D5676">
            <w:delText>is determined as follows:</w:delText>
          </w:r>
        </w:del>
      </w:ins>
    </w:p>
    <w:p w14:paraId="7004A904" w14:textId="77777777" w:rsidR="00A04A9C" w:rsidRPr="00E77497" w:rsidRDefault="00A04A9C" w:rsidP="00B34B48">
      <w:pPr>
        <w:pStyle w:val="Alg4"/>
        <w:numPr>
          <w:ilvl w:val="0"/>
          <w:numId w:val="477"/>
        </w:numPr>
        <w:spacing w:after="220"/>
        <w:contextualSpacing/>
        <w:rPr>
          <w:ins w:id="10796" w:author="Rev 3 Allen Wirfs-Brock" w:date="2011-09-02T11:04:00Z"/>
        </w:rPr>
      </w:pPr>
      <w:ins w:id="10797" w:author="Rev 3 Allen Wirfs-Brock" w:date="2011-09-02T11:04:00Z">
        <w:r w:rsidRPr="00E77497">
          <w:t xml:space="preserve">Return the VarDeclaredNames of </w:t>
        </w:r>
        <w:r w:rsidRPr="00E77497">
          <w:rPr>
            <w:i/>
          </w:rPr>
          <w:t>Statement</w:t>
        </w:r>
        <w:r w:rsidRPr="00E77497">
          <w:t>.</w:t>
        </w:r>
      </w:ins>
    </w:p>
    <w:p w14:paraId="7DD4E0D5" w14:textId="77777777" w:rsidR="004D5676" w:rsidRPr="00E77497" w:rsidRDefault="004D5676" w:rsidP="004D5676">
      <w:pPr>
        <w:keepNext/>
        <w:rPr>
          <w:ins w:id="10798" w:author="Rev 4 Allen Wirfs-Brock" w:date="2011-10-15T18:40:00Z"/>
          <w:rFonts w:ascii="Helvetica" w:hAnsi="Helvetica"/>
          <w:b/>
        </w:rPr>
      </w:pPr>
      <w:ins w:id="10799" w:author="Rev 4 Allen Wirfs-Brock" w:date="2011-10-15T18:40:00Z">
        <w:r w:rsidRPr="00E77497">
          <w:rPr>
            <w:rFonts w:ascii="Helvetica" w:hAnsi="Helvetica"/>
            <w:b/>
          </w:rPr>
          <w:t xml:space="preserve">Runtime Semantics: </w:t>
        </w:r>
        <w:r w:rsidRPr="00E77497">
          <w:rPr>
            <w:rFonts w:ascii="Helvetica" w:hAnsi="Helvetica"/>
            <w:b/>
            <w:spacing w:val="6"/>
          </w:rPr>
          <w:t>Evaluation</w:t>
        </w:r>
      </w:ins>
    </w:p>
    <w:p w14:paraId="6AC2383F" w14:textId="77777777" w:rsidR="004C02EF" w:rsidRPr="00E77497" w:rsidRDefault="004C02EF" w:rsidP="004C02EF">
      <w:del w:id="10800" w:author="Rev 4 Allen Wirfs-Brock" w:date="2011-10-15T18:40:00Z">
        <w:r w:rsidRPr="00E77497" w:rsidDel="004D5676">
          <w:delText xml:space="preserve">The production </w:delText>
        </w:r>
      </w:del>
      <w:r w:rsidRPr="00E77497">
        <w:rPr>
          <w:rFonts w:ascii="Courier New" w:hAnsi="Courier New"/>
          <w:b/>
        </w:rPr>
        <w:t xml:space="preserve">do </w:t>
      </w:r>
      <w:r w:rsidRPr="00E77497">
        <w:rPr>
          <w:rFonts w:ascii="Times New Roman" w:hAnsi="Times New Roman"/>
          <w:i/>
        </w:rPr>
        <w:t xml:space="preserve">Statement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t xml:space="preserve"> </w:t>
      </w:r>
      <w:del w:id="10801" w:author="Rev 4 Allen Wirfs-Brock" w:date="2011-10-15T18:41:00Z">
        <w:r w:rsidRPr="00E77497" w:rsidDel="004D5676">
          <w:delText>is evaluated as follows:</w:delText>
        </w:r>
      </w:del>
      <w:bookmarkStart w:id="10802" w:name="_Toc375031203"/>
      <w:bookmarkStart w:id="10803" w:name="_Toc381513717"/>
    </w:p>
    <w:p w14:paraId="37F4C63E" w14:textId="77777777" w:rsidR="004C02EF" w:rsidRPr="00E77497" w:rsidRDefault="004C02EF" w:rsidP="00B34B48">
      <w:pPr>
        <w:pStyle w:val="Alg3"/>
        <w:numPr>
          <w:ilvl w:val="0"/>
          <w:numId w:val="118"/>
        </w:numPr>
      </w:pPr>
      <w:r w:rsidRPr="00E77497">
        <w:t xml:space="preserve">Let </w:t>
      </w:r>
      <w:r w:rsidRPr="00E77497">
        <w:rPr>
          <w:i/>
        </w:rPr>
        <w:t>V</w:t>
      </w:r>
      <w:r w:rsidRPr="00E77497">
        <w:t xml:space="preserve"> = </w:t>
      </w:r>
      <w:r w:rsidRPr="00E77497">
        <w:rPr>
          <w:rFonts w:ascii="Arial" w:hAnsi="Arial" w:cs="Arial"/>
        </w:rPr>
        <w:t>empty</w:t>
      </w:r>
      <w:r w:rsidRPr="00E77497">
        <w:t>.</w:t>
      </w:r>
    </w:p>
    <w:p w14:paraId="44660DF1" w14:textId="77777777" w:rsidR="004C02EF" w:rsidRPr="00E77497" w:rsidRDefault="004C02EF" w:rsidP="00B34B48">
      <w:pPr>
        <w:pStyle w:val="Alg3"/>
        <w:numPr>
          <w:ilvl w:val="0"/>
          <w:numId w:val="118"/>
        </w:numPr>
      </w:pPr>
      <w:r w:rsidRPr="00E77497">
        <w:t xml:space="preserve">Let </w:t>
      </w:r>
      <w:r w:rsidRPr="00E77497">
        <w:rPr>
          <w:i/>
        </w:rPr>
        <w:t>iterating</w:t>
      </w:r>
      <w:r w:rsidRPr="00E77497">
        <w:t xml:space="preserve"> be </w:t>
      </w:r>
      <w:r w:rsidRPr="00E77497">
        <w:rPr>
          <w:b/>
        </w:rPr>
        <w:t>true</w:t>
      </w:r>
      <w:r w:rsidRPr="00E77497">
        <w:t>.</w:t>
      </w:r>
    </w:p>
    <w:p w14:paraId="1A31B317" w14:textId="77777777" w:rsidR="004C02EF" w:rsidRPr="00E77497" w:rsidRDefault="004C02EF" w:rsidP="00B34B48">
      <w:pPr>
        <w:pStyle w:val="Alg3"/>
        <w:numPr>
          <w:ilvl w:val="0"/>
          <w:numId w:val="118"/>
        </w:numPr>
      </w:pPr>
      <w:r w:rsidRPr="00E77497">
        <w:t xml:space="preserve">Repeat, while </w:t>
      </w:r>
      <w:r w:rsidRPr="00E77497">
        <w:rPr>
          <w:i/>
        </w:rPr>
        <w:t>iterating</w:t>
      </w:r>
      <w:r w:rsidRPr="00E77497">
        <w:t xml:space="preserve"> is </w:t>
      </w:r>
      <w:r w:rsidRPr="00E77497">
        <w:rPr>
          <w:b/>
        </w:rPr>
        <w:t>true</w:t>
      </w:r>
    </w:p>
    <w:p w14:paraId="7FB03957" w14:textId="77777777" w:rsidR="004C02EF" w:rsidRPr="00E77497" w:rsidRDefault="004C02EF" w:rsidP="00B34B48">
      <w:pPr>
        <w:pStyle w:val="Alg3"/>
        <w:numPr>
          <w:ilvl w:val="1"/>
          <w:numId w:val="118"/>
        </w:numPr>
      </w:pPr>
      <w:r w:rsidRPr="00E77497">
        <w:t xml:space="preserve">Let </w:t>
      </w:r>
      <w:r w:rsidRPr="00E77497">
        <w:rPr>
          <w:i/>
        </w:rPr>
        <w:t>stmt</w:t>
      </w:r>
      <w:r w:rsidRPr="00E77497">
        <w:t xml:space="preserve"> be the result of evaluating </w:t>
      </w:r>
      <w:r w:rsidRPr="00E77497">
        <w:rPr>
          <w:i/>
        </w:rPr>
        <w:t>Statement</w:t>
      </w:r>
      <w:r w:rsidRPr="00E77497">
        <w:t>.</w:t>
      </w:r>
    </w:p>
    <w:p w14:paraId="2694C375" w14:textId="77777777" w:rsidR="004C02EF" w:rsidRPr="00E77497" w:rsidRDefault="004C02EF" w:rsidP="00B34B48">
      <w:pPr>
        <w:pStyle w:val="Alg3"/>
        <w:numPr>
          <w:ilvl w:val="1"/>
          <w:numId w:val="118"/>
        </w:numPr>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r w:rsidRPr="00E77497">
        <w:rPr>
          <w:i/>
        </w:rPr>
        <w:t>.</w:t>
      </w:r>
    </w:p>
    <w:p w14:paraId="341B14EE" w14:textId="77777777" w:rsidR="004C02EF" w:rsidRPr="00E77497" w:rsidRDefault="004C02EF" w:rsidP="00B34B48">
      <w:pPr>
        <w:pStyle w:val="Alg3"/>
        <w:numPr>
          <w:ilvl w:val="1"/>
          <w:numId w:val="118"/>
        </w:numPr>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0804" w:author="Allen Wirfs-Brock rev2" w:date="2011-07-25T15:32:00Z">
        <w:r w:rsidR="006B2955" w:rsidRPr="00E77497">
          <w:t>or</w:t>
        </w:r>
      </w:ins>
      <w:del w:id="10805" w:author="Allen Wirfs-Brock rev2" w:date="2011-07-25T15:32:00Z">
        <w:r w:rsidRPr="00E77497" w:rsidDel="006B2955">
          <w:delText>||</w:delText>
        </w:r>
      </w:del>
      <w:r w:rsidRPr="00E77497">
        <w:t xml:space="preserve"> </w:t>
      </w:r>
      <w:r w:rsidRPr="00E77497">
        <w:rPr>
          <w:i/>
        </w:rPr>
        <w:t>stmt</w:t>
      </w:r>
      <w:r w:rsidRPr="00E77497">
        <w:t>.target is not in the current label set, then</w:t>
      </w:r>
    </w:p>
    <w:p w14:paraId="0DFEB57F" w14:textId="77777777" w:rsidR="004C02EF" w:rsidRPr="00E77497" w:rsidRDefault="004C02EF" w:rsidP="00B34B48">
      <w:pPr>
        <w:pStyle w:val="Alg3"/>
        <w:numPr>
          <w:ilvl w:val="2"/>
          <w:numId w:val="118"/>
        </w:numPr>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7F85841A" w14:textId="77777777" w:rsidR="004C02EF" w:rsidRPr="00E77497" w:rsidRDefault="004C02EF" w:rsidP="00B34B48">
      <w:pPr>
        <w:pStyle w:val="Alg3"/>
        <w:numPr>
          <w:ilvl w:val="2"/>
          <w:numId w:val="118"/>
        </w:numPr>
      </w:pPr>
      <w:r w:rsidRPr="00E77497">
        <w:t xml:space="preserve">If </w:t>
      </w:r>
      <w:r w:rsidRPr="00E77497">
        <w:rPr>
          <w:i/>
        </w:rPr>
        <w:t>stmt</w:t>
      </w:r>
      <w:r w:rsidRPr="00E77497">
        <w:t xml:space="preserve"> is an abrupt completion, return </w:t>
      </w:r>
      <w:r w:rsidRPr="00E77497">
        <w:rPr>
          <w:i/>
        </w:rPr>
        <w:t>stmt</w:t>
      </w:r>
      <w:r w:rsidRPr="00E77497">
        <w:t>.</w:t>
      </w:r>
    </w:p>
    <w:p w14:paraId="4029D7C6" w14:textId="77777777" w:rsidR="004C02EF" w:rsidRPr="00E77497" w:rsidRDefault="004C02EF" w:rsidP="00B34B48">
      <w:pPr>
        <w:pStyle w:val="Alg3"/>
        <w:numPr>
          <w:ilvl w:val="1"/>
          <w:numId w:val="118"/>
        </w:numPr>
      </w:pPr>
      <w:r w:rsidRPr="00E77497">
        <w:t xml:space="preserve">Let </w:t>
      </w:r>
      <w:r w:rsidRPr="00E77497">
        <w:rPr>
          <w:i/>
        </w:rPr>
        <w:t>exprRef</w:t>
      </w:r>
      <w:r w:rsidRPr="00E77497">
        <w:t xml:space="preserve"> be the result of evaluating </w:t>
      </w:r>
      <w:r w:rsidRPr="00E77497">
        <w:rPr>
          <w:i/>
        </w:rPr>
        <w:t>Expression</w:t>
      </w:r>
      <w:r w:rsidRPr="00E77497">
        <w:t>.</w:t>
      </w:r>
    </w:p>
    <w:p w14:paraId="2047AA5D" w14:textId="77777777" w:rsidR="004C02EF" w:rsidRPr="00E77497" w:rsidRDefault="004C02EF" w:rsidP="00B34B48">
      <w:pPr>
        <w:pStyle w:val="Alg3"/>
        <w:numPr>
          <w:ilvl w:val="1"/>
          <w:numId w:val="118"/>
        </w:numPr>
      </w:pPr>
      <w:r w:rsidRPr="00E77497">
        <w:t>If ToBoolean(GetValue(</w:t>
      </w:r>
      <w:r w:rsidRPr="00E77497">
        <w:rPr>
          <w:i/>
        </w:rPr>
        <w:t>exprRef</w:t>
      </w:r>
      <w:r w:rsidRPr="00E77497">
        <w:t xml:space="preserve">)) is </w:t>
      </w:r>
      <w:r w:rsidRPr="00E77497">
        <w:rPr>
          <w:b/>
        </w:rPr>
        <w:t>false</w:t>
      </w:r>
      <w:r w:rsidRPr="00E77497">
        <w:t xml:space="preserve">, set </w:t>
      </w:r>
      <w:r w:rsidRPr="00E77497">
        <w:rPr>
          <w:i/>
        </w:rPr>
        <w:t>iterating</w:t>
      </w:r>
      <w:r w:rsidRPr="00E77497">
        <w:t xml:space="preserve"> to </w:t>
      </w:r>
      <w:r w:rsidRPr="00E77497">
        <w:rPr>
          <w:b/>
        </w:rPr>
        <w:t>false</w:t>
      </w:r>
      <w:r w:rsidRPr="00E77497">
        <w:t>.</w:t>
      </w:r>
    </w:p>
    <w:p w14:paraId="785F66AE" w14:textId="77777777" w:rsidR="004C02EF" w:rsidRPr="00E77497" w:rsidRDefault="004C02EF" w:rsidP="00B34B48">
      <w:pPr>
        <w:pStyle w:val="Alg3"/>
        <w:numPr>
          <w:ilvl w:val="0"/>
          <w:numId w:val="118"/>
        </w:numPr>
        <w:spacing w:after="220"/>
      </w:pPr>
      <w:r w:rsidRPr="00E77497">
        <w:t>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7EF32A8D" w14:textId="77777777" w:rsidR="004C02EF" w:rsidRPr="00E77497" w:rsidRDefault="004C02EF" w:rsidP="003A4B22">
      <w:pPr>
        <w:pStyle w:val="30"/>
        <w:numPr>
          <w:ilvl w:val="0"/>
          <w:numId w:val="0"/>
        </w:numPr>
      </w:pPr>
      <w:bookmarkStart w:id="10806" w:name="_Toc417706222"/>
      <w:bookmarkStart w:id="10807" w:name="_Toc472818882"/>
      <w:bookmarkStart w:id="10808" w:name="_Toc235503457"/>
      <w:bookmarkStart w:id="10809" w:name="_Toc241509232"/>
      <w:bookmarkStart w:id="10810" w:name="_Toc244416719"/>
      <w:bookmarkStart w:id="10811" w:name="_Toc276631083"/>
      <w:bookmarkStart w:id="10812" w:name="_Toc314500642"/>
      <w:r w:rsidRPr="00E77497">
        <w:t>12.6.2</w:t>
      </w:r>
      <w:r w:rsidRPr="00E77497">
        <w:tab/>
        <w:t xml:space="preserve">The </w:t>
      </w:r>
      <w:r w:rsidRPr="00E77497">
        <w:rPr>
          <w:rFonts w:ascii="Courier New" w:hAnsi="Courier New"/>
        </w:rPr>
        <w:t>while</w:t>
      </w:r>
      <w:r w:rsidRPr="00E77497">
        <w:t xml:space="preserve"> </w:t>
      </w:r>
      <w:bookmarkEnd w:id="10806"/>
      <w:bookmarkEnd w:id="10807"/>
      <w:bookmarkEnd w:id="10808"/>
      <w:r w:rsidRPr="00E77497">
        <w:t>Statement</w:t>
      </w:r>
      <w:bookmarkEnd w:id="10809"/>
      <w:bookmarkEnd w:id="10810"/>
      <w:bookmarkEnd w:id="10811"/>
      <w:bookmarkEnd w:id="10812"/>
    </w:p>
    <w:p w14:paraId="51B4617A" w14:textId="77777777" w:rsidR="00687A3E" w:rsidRPr="00E77497" w:rsidRDefault="00687A3E" w:rsidP="00687A3E">
      <w:pPr>
        <w:rPr>
          <w:ins w:id="10813" w:author="Rev 4 Allen Wirfs-Brock" w:date="2011-10-15T18:41:00Z"/>
          <w:rFonts w:ascii="Helvetica" w:hAnsi="Helvetica"/>
          <w:b/>
        </w:rPr>
      </w:pPr>
      <w:ins w:id="10814"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100C61B6" w14:textId="77777777" w:rsidR="008B7162" w:rsidRPr="00E77497" w:rsidRDefault="008B7162" w:rsidP="008B7162">
      <w:pPr>
        <w:jc w:val="left"/>
        <w:rPr>
          <w:ins w:id="10815" w:author="Rev 3 Allen Wirfs-Brock" w:date="2011-09-02T11:05:00Z"/>
        </w:rPr>
      </w:pPr>
      <w:ins w:id="10816" w:author="Rev 3 Allen Wirfs-Brock" w:date="2011-09-02T11:05:00Z">
        <w:del w:id="10817" w:author="Rev 4 Allen Wirfs-Brock" w:date="2011-10-15T18:43:00Z">
          <w:r w:rsidRPr="00E77497" w:rsidDel="00687A3E">
            <w:delText xml:space="preserve">The VarDeclaredNames of 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w:t>
        </w:r>
        <w:del w:id="10818" w:author="Rev 4 Allen Wirfs-Brock" w:date="2011-10-15T18:43:00Z">
          <w:r w:rsidRPr="00E77497" w:rsidDel="00687A3E">
            <w:rPr>
              <w:rFonts w:ascii="Times New Roman" w:hAnsi="Times New Roman"/>
              <w:i/>
            </w:rPr>
            <w:delText>Statement</w:delText>
          </w:r>
          <w:r w:rsidRPr="00E77497" w:rsidDel="00687A3E">
            <w:delText xml:space="preserve"> </w:delText>
          </w:r>
          <w:r w:rsidRPr="00E77497" w:rsidDel="00687A3E">
            <w:rPr>
              <w:rFonts w:ascii="Times New Roman" w:hAnsi="Times New Roman"/>
              <w:i/>
            </w:rPr>
            <w:delText xml:space="preserve"> </w:delText>
          </w:r>
          <w:r w:rsidRPr="00E77497" w:rsidDel="00687A3E">
            <w:delText>is determined as follows:</w:delText>
          </w:r>
        </w:del>
      </w:ins>
    </w:p>
    <w:p w14:paraId="460D352B" w14:textId="77777777" w:rsidR="008B7162" w:rsidRPr="00E77497" w:rsidRDefault="008B7162" w:rsidP="00B34B48">
      <w:pPr>
        <w:pStyle w:val="Alg4"/>
        <w:numPr>
          <w:ilvl w:val="0"/>
          <w:numId w:val="478"/>
        </w:numPr>
        <w:spacing w:after="220"/>
        <w:contextualSpacing/>
        <w:rPr>
          <w:ins w:id="10819" w:author="Rev 3 Allen Wirfs-Brock" w:date="2011-09-02T11:05:00Z"/>
        </w:rPr>
      </w:pPr>
      <w:ins w:id="10820" w:author="Rev 3 Allen Wirfs-Brock" w:date="2011-09-02T11:05:00Z">
        <w:r w:rsidRPr="00E77497">
          <w:t xml:space="preserve">Return the VarDeclaredNames of </w:t>
        </w:r>
        <w:r w:rsidRPr="00E77497">
          <w:rPr>
            <w:i/>
          </w:rPr>
          <w:t>Statement</w:t>
        </w:r>
        <w:r w:rsidRPr="00E77497">
          <w:t>.</w:t>
        </w:r>
      </w:ins>
    </w:p>
    <w:p w14:paraId="03BD995A" w14:textId="77777777" w:rsidR="00687A3E" w:rsidRPr="00E77497" w:rsidRDefault="00687A3E" w:rsidP="00687A3E">
      <w:pPr>
        <w:keepNext/>
        <w:rPr>
          <w:ins w:id="10821" w:author="Rev 4 Allen Wirfs-Brock" w:date="2011-10-15T18:42:00Z"/>
          <w:rFonts w:ascii="Helvetica" w:hAnsi="Helvetica"/>
          <w:b/>
        </w:rPr>
      </w:pPr>
      <w:ins w:id="10822" w:author="Rev 4 Allen Wirfs-Brock" w:date="2011-10-15T18:42:00Z">
        <w:r w:rsidRPr="00E77497">
          <w:rPr>
            <w:rFonts w:ascii="Helvetica" w:hAnsi="Helvetica"/>
            <w:b/>
          </w:rPr>
          <w:t xml:space="preserve">Runtime Semantics: </w:t>
        </w:r>
        <w:r w:rsidRPr="00E77497">
          <w:rPr>
            <w:rFonts w:ascii="Helvetica" w:hAnsi="Helvetica"/>
            <w:b/>
            <w:spacing w:val="6"/>
          </w:rPr>
          <w:t>Evaluation</w:t>
        </w:r>
      </w:ins>
    </w:p>
    <w:p w14:paraId="1BB0C64C" w14:textId="77777777" w:rsidR="004C02EF" w:rsidRPr="00E77497" w:rsidRDefault="004C02EF" w:rsidP="004C02EF">
      <w:del w:id="10823" w:author="Rev 4 Allen Wirfs-Brock" w:date="2011-10-15T18:44:00Z">
        <w:r w:rsidRPr="00E77497" w:rsidDel="00687A3E">
          <w:delText xml:space="preserve">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0824" w:author="Rev 4 Allen Wirfs-Brock" w:date="2011-10-15T18:44:00Z">
        <w:r w:rsidRPr="00E77497" w:rsidDel="00687A3E">
          <w:delText>is evaluated as follows:</w:delText>
        </w:r>
      </w:del>
    </w:p>
    <w:p w14:paraId="67B418B7" w14:textId="77777777" w:rsidR="004C02EF" w:rsidRPr="00E77497" w:rsidRDefault="004C02EF" w:rsidP="00B34B48">
      <w:pPr>
        <w:pStyle w:val="Alg3"/>
        <w:numPr>
          <w:ilvl w:val="0"/>
          <w:numId w:val="119"/>
        </w:numPr>
      </w:pPr>
      <w:r w:rsidRPr="00E77497">
        <w:t xml:space="preserve">Let </w:t>
      </w:r>
      <w:r w:rsidRPr="00E77497">
        <w:rPr>
          <w:i/>
        </w:rPr>
        <w:t>V</w:t>
      </w:r>
      <w:r w:rsidRPr="00E77497">
        <w:t xml:space="preserve"> = </w:t>
      </w:r>
      <w:r w:rsidRPr="00E77497">
        <w:rPr>
          <w:rFonts w:ascii="Arial" w:hAnsi="Arial" w:cs="Arial"/>
        </w:rPr>
        <w:t>empty</w:t>
      </w:r>
      <w:r w:rsidRPr="00E77497">
        <w:t>.</w:t>
      </w:r>
    </w:p>
    <w:p w14:paraId="03250CC9" w14:textId="77777777" w:rsidR="004C02EF" w:rsidRPr="00E77497" w:rsidRDefault="004C02EF" w:rsidP="00B34B48">
      <w:pPr>
        <w:pStyle w:val="Alg3"/>
        <w:numPr>
          <w:ilvl w:val="0"/>
          <w:numId w:val="119"/>
        </w:numPr>
      </w:pPr>
      <w:r w:rsidRPr="00E77497">
        <w:t>Repeat</w:t>
      </w:r>
    </w:p>
    <w:p w14:paraId="3F682880" w14:textId="77777777"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14:paraId="19E69A29" w14:textId="77777777" w:rsidR="004C02EF" w:rsidRPr="00E77497" w:rsidRDefault="004C02EF" w:rsidP="00B34B48">
      <w:pPr>
        <w:pStyle w:val="Alg3"/>
        <w:numPr>
          <w:ilvl w:val="1"/>
          <w:numId w:val="119"/>
        </w:numPr>
      </w:pPr>
      <w:r w:rsidRPr="00E77497">
        <w:t>If ToBoolean(GetValue(</w:t>
      </w:r>
      <w:r w:rsidRPr="00E77497">
        <w:rPr>
          <w:i/>
        </w:rPr>
        <w:t>exprRef</w:t>
      </w:r>
      <w:r w:rsidRPr="00E77497">
        <w:t xml:space="preserve">)) is </w:t>
      </w:r>
      <w:r w:rsidRPr="00E77497">
        <w:rPr>
          <w:b/>
        </w:rPr>
        <w:t>false</w:t>
      </w:r>
      <w:r w:rsidRPr="00E77497">
        <w: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3EB4D157" w14:textId="77777777"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14:paraId="39CFC428" w14:textId="77777777" w:rsidR="004C02EF" w:rsidRPr="00E77497" w:rsidRDefault="004C02EF" w:rsidP="00B34B48">
      <w:pPr>
        <w:pStyle w:val="Alg3"/>
        <w:numPr>
          <w:ilvl w:val="1"/>
          <w:numId w:val="119"/>
        </w:numPr>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p>
    <w:p w14:paraId="72A50C4B" w14:textId="77777777" w:rsidR="004C02EF" w:rsidRPr="00E77497" w:rsidRDefault="004C02EF" w:rsidP="00B34B48">
      <w:pPr>
        <w:pStyle w:val="Alg3"/>
        <w:numPr>
          <w:ilvl w:val="1"/>
          <w:numId w:val="119"/>
        </w:numPr>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0825" w:author="Allen Wirfs-Brock rev2" w:date="2011-07-25T15:32:00Z">
        <w:r w:rsidR="006B2955" w:rsidRPr="00E77497">
          <w:t>or</w:t>
        </w:r>
      </w:ins>
      <w:del w:id="10826" w:author="Allen Wirfs-Brock rev2" w:date="2011-07-25T15:32:00Z">
        <w:r w:rsidRPr="00E77497" w:rsidDel="006B2955">
          <w:delText>||</w:delText>
        </w:r>
      </w:del>
      <w:r w:rsidRPr="00E77497">
        <w:t xml:space="preserve"> </w:t>
      </w:r>
      <w:r w:rsidRPr="00E77497">
        <w:rPr>
          <w:i/>
        </w:rPr>
        <w:t>stmt</w:t>
      </w:r>
      <w:r w:rsidRPr="00E77497">
        <w:t>.target is not in the current label set, then</w:t>
      </w:r>
    </w:p>
    <w:p w14:paraId="40D58A50" w14:textId="77777777" w:rsidR="004C02EF" w:rsidRPr="00E77497" w:rsidRDefault="004C02EF" w:rsidP="00B34B48">
      <w:pPr>
        <w:pStyle w:val="Alg3"/>
        <w:numPr>
          <w:ilvl w:val="2"/>
          <w:numId w:val="119"/>
        </w:numPr>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then</w:t>
      </w:r>
    </w:p>
    <w:p w14:paraId="5B27FCA6" w14:textId="77777777" w:rsidR="004C02EF" w:rsidRPr="00E77497" w:rsidRDefault="004C02EF" w:rsidP="00B34B48">
      <w:pPr>
        <w:pStyle w:val="Alg3"/>
        <w:numPr>
          <w:ilvl w:val="3"/>
          <w:numId w:val="119"/>
        </w:numPr>
      </w:pPr>
      <w:r w:rsidRPr="00E77497">
        <w:t>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28144120" w14:textId="77777777" w:rsidR="004C02EF" w:rsidRPr="00E77497" w:rsidRDefault="004C02EF" w:rsidP="00B34B48">
      <w:pPr>
        <w:pStyle w:val="Alg3"/>
        <w:numPr>
          <w:ilvl w:val="2"/>
          <w:numId w:val="119"/>
        </w:numPr>
        <w:spacing w:after="220"/>
      </w:pPr>
      <w:r w:rsidRPr="00E77497">
        <w:t xml:space="preserve">If </w:t>
      </w:r>
      <w:r w:rsidRPr="00E77497">
        <w:rPr>
          <w:i/>
        </w:rPr>
        <w:t>stmt</w:t>
      </w:r>
      <w:r w:rsidRPr="00E77497">
        <w:t xml:space="preserve"> is an abrupt completion, return </w:t>
      </w:r>
      <w:r w:rsidRPr="00E77497">
        <w:rPr>
          <w:i/>
        </w:rPr>
        <w:t>stmt</w:t>
      </w:r>
      <w:r w:rsidRPr="00E77497">
        <w:t>.</w:t>
      </w:r>
    </w:p>
    <w:p w14:paraId="2C1333C8" w14:textId="77777777" w:rsidR="004C02EF" w:rsidRPr="00E77497" w:rsidRDefault="004C02EF" w:rsidP="003A4B22">
      <w:pPr>
        <w:pStyle w:val="30"/>
        <w:numPr>
          <w:ilvl w:val="0"/>
          <w:numId w:val="0"/>
        </w:numPr>
      </w:pPr>
      <w:bookmarkStart w:id="10827" w:name="_Toc382212239"/>
      <w:bookmarkStart w:id="10828" w:name="_Toc382212753"/>
      <w:bookmarkStart w:id="10829" w:name="_Toc382291584"/>
      <w:bookmarkStart w:id="10830" w:name="_Toc385672233"/>
      <w:bookmarkStart w:id="10831" w:name="_Toc393690337"/>
      <w:bookmarkStart w:id="10832" w:name="_Ref432004090"/>
      <w:bookmarkStart w:id="10833" w:name="_Toc472818883"/>
      <w:bookmarkStart w:id="10834" w:name="_Toc235503458"/>
      <w:bookmarkStart w:id="10835" w:name="_Toc241509233"/>
      <w:bookmarkStart w:id="10836" w:name="_Toc244416720"/>
      <w:bookmarkStart w:id="10837" w:name="_Toc276631084"/>
      <w:bookmarkStart w:id="10838" w:name="_Toc314500643"/>
      <w:r w:rsidRPr="00E77497">
        <w:t>12.6.3</w:t>
      </w:r>
      <w:r w:rsidRPr="00E77497">
        <w:tab/>
      </w:r>
      <w:commentRangeStart w:id="10839"/>
      <w:r w:rsidRPr="00E77497">
        <w:t xml:space="preserve">The </w:t>
      </w:r>
      <w:r w:rsidRPr="00E77497">
        <w:rPr>
          <w:rFonts w:ascii="Courier New" w:hAnsi="Courier New"/>
        </w:rPr>
        <w:t>for</w:t>
      </w:r>
      <w:r w:rsidRPr="00E77497">
        <w:t xml:space="preserve"> Statemen</w:t>
      </w:r>
      <w:bookmarkEnd w:id="10802"/>
      <w:bookmarkEnd w:id="10803"/>
      <w:bookmarkEnd w:id="10827"/>
      <w:bookmarkEnd w:id="10828"/>
      <w:bookmarkEnd w:id="10829"/>
      <w:bookmarkEnd w:id="10830"/>
      <w:bookmarkEnd w:id="10831"/>
      <w:r w:rsidRPr="00E77497">
        <w:t>t</w:t>
      </w:r>
      <w:bookmarkEnd w:id="10832"/>
      <w:bookmarkEnd w:id="10833"/>
      <w:bookmarkEnd w:id="10834"/>
      <w:bookmarkEnd w:id="10835"/>
      <w:bookmarkEnd w:id="10836"/>
      <w:bookmarkEnd w:id="10837"/>
      <w:commentRangeEnd w:id="10839"/>
      <w:r w:rsidR="00CC12F9" w:rsidRPr="00E77497">
        <w:rPr>
          <w:rStyle w:val="af4"/>
          <w:b w:val="0"/>
          <w:lang w:val="en-GB"/>
        </w:rPr>
        <w:commentReference w:id="10839"/>
      </w:r>
      <w:bookmarkEnd w:id="10838"/>
    </w:p>
    <w:p w14:paraId="77B63A3F" w14:textId="77777777" w:rsidR="00687A3E" w:rsidRPr="00E77497" w:rsidRDefault="00687A3E" w:rsidP="00687A3E">
      <w:pPr>
        <w:rPr>
          <w:ins w:id="10840" w:author="Rev 4 Allen Wirfs-Brock" w:date="2011-10-15T18:41:00Z"/>
          <w:rFonts w:ascii="Helvetica" w:hAnsi="Helvetica"/>
          <w:b/>
        </w:rPr>
      </w:pPr>
      <w:ins w:id="10841"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24E584BD" w14:textId="77777777" w:rsidR="00466EC5" w:rsidRPr="00E77497" w:rsidRDefault="00466EC5" w:rsidP="00466EC5">
      <w:pPr>
        <w:jc w:val="left"/>
        <w:rPr>
          <w:ins w:id="10842" w:author="Rev 3 Allen Wirfs-Brock" w:date="2011-09-02T11:06:00Z"/>
        </w:rPr>
      </w:pPr>
      <w:ins w:id="10843" w:author="Rev 3 Allen Wirfs-Brock" w:date="2011-09-02T11:06:00Z">
        <w:del w:id="10844" w:author="Rev 4 Allen Wirfs-Brock" w:date="2011-10-15T18:44:00Z">
          <w:r w:rsidRPr="00E77497" w:rsidDel="00687A3E">
            <w:delText xml:space="preserve">The VarDeclaredNames of the production  </w:delText>
          </w:r>
        </w:del>
      </w:ins>
      <w:ins w:id="10845" w:author="Rev 3 Allen Wirfs-Brock" w:date="2011-09-02T11:07:00Z">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ins>
      <w:ins w:id="10846" w:author="Rev 3 Allen Wirfs-Brock" w:date="2011-09-02T11:06:00Z">
        <w:r w:rsidRPr="00E77497">
          <w:t xml:space="preserve"> </w:t>
        </w:r>
        <w:r w:rsidRPr="00E77497">
          <w:rPr>
            <w:rFonts w:ascii="Times New Roman" w:hAnsi="Times New Roman"/>
            <w:i/>
          </w:rPr>
          <w:t xml:space="preserve"> </w:t>
        </w:r>
        <w:del w:id="10847" w:author="Rev 4 Allen Wirfs-Brock" w:date="2011-10-15T18:44:00Z">
          <w:r w:rsidRPr="00E77497" w:rsidDel="00687A3E">
            <w:delText>is determined as follows:</w:delText>
          </w:r>
        </w:del>
      </w:ins>
    </w:p>
    <w:p w14:paraId="14221843" w14:textId="77777777" w:rsidR="00466EC5" w:rsidRPr="00E77497" w:rsidRDefault="00466EC5" w:rsidP="00B34B48">
      <w:pPr>
        <w:pStyle w:val="Alg4"/>
        <w:numPr>
          <w:ilvl w:val="0"/>
          <w:numId w:val="479"/>
        </w:numPr>
        <w:spacing w:after="220"/>
        <w:contextualSpacing/>
        <w:rPr>
          <w:ins w:id="10848" w:author="Rev 3 Allen Wirfs-Brock" w:date="2011-09-02T11:06:00Z"/>
        </w:rPr>
      </w:pPr>
      <w:ins w:id="10849" w:author="Rev 3 Allen Wirfs-Brock" w:date="2011-09-02T11:06:00Z">
        <w:r w:rsidRPr="00E77497">
          <w:t xml:space="preserve">Return the VarDeclaredNames of </w:t>
        </w:r>
        <w:r w:rsidRPr="00E77497">
          <w:rPr>
            <w:i/>
          </w:rPr>
          <w:t>Statement</w:t>
        </w:r>
        <w:r w:rsidRPr="00E77497">
          <w:t>.</w:t>
        </w:r>
      </w:ins>
    </w:p>
    <w:p w14:paraId="7B096E65" w14:textId="77777777" w:rsidR="00FD645E" w:rsidRPr="00E77497" w:rsidRDefault="00FD645E" w:rsidP="00687A3E">
      <w:pPr>
        <w:keepNext/>
        <w:rPr>
          <w:ins w:id="10850" w:author="Rev 4 Allen Wirfs-Brock" w:date="2011-10-15T18:46:00Z"/>
          <w:rFonts w:ascii="Helvetica" w:hAnsi="Helvetica"/>
          <w:b/>
        </w:rPr>
      </w:pPr>
      <w:ins w:id="10851" w:author="Rev 4 Allen Wirfs-Brock" w:date="2011-10-15T18:46: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ins>
    </w:p>
    <w:p w14:paraId="33DD1167" w14:textId="77777777" w:rsidR="00FD645E" w:rsidRPr="00E77497" w:rsidRDefault="00FD645E" w:rsidP="00B34B48">
      <w:pPr>
        <w:pStyle w:val="Alg4"/>
        <w:numPr>
          <w:ilvl w:val="0"/>
          <w:numId w:val="480"/>
        </w:numPr>
        <w:spacing w:after="220"/>
        <w:contextualSpacing/>
        <w:rPr>
          <w:ins w:id="10852" w:author="Rev 4 Allen Wirfs-Brock" w:date="2011-10-15T18:46:00Z"/>
        </w:rPr>
      </w:pPr>
      <w:ins w:id="10853" w:author="Rev 4 Allen Wirfs-Brock" w:date="2011-10-15T18:46:00Z">
        <w:r w:rsidRPr="00E77497">
          <w:t xml:space="preserve">Let </w:t>
        </w:r>
        <w:r w:rsidRPr="00E77497">
          <w:rPr>
            <w:i/>
          </w:rPr>
          <w:t xml:space="preserve">names </w:t>
        </w:r>
        <w:r w:rsidRPr="00E77497">
          <w:t xml:space="preserve">be BoundNames of </w:t>
        </w:r>
        <w:r w:rsidRPr="00E77497">
          <w:rPr>
            <w:rStyle w:val="bnf"/>
          </w:rPr>
          <w:t>VariableDeclarationListNoIn</w:t>
        </w:r>
        <w:r w:rsidRPr="00E77497">
          <w:t>.</w:t>
        </w:r>
      </w:ins>
    </w:p>
    <w:p w14:paraId="42F167DF" w14:textId="77777777" w:rsidR="00FD645E" w:rsidRPr="00E77497" w:rsidRDefault="00FD645E" w:rsidP="00B34B48">
      <w:pPr>
        <w:pStyle w:val="Alg4"/>
        <w:numPr>
          <w:ilvl w:val="0"/>
          <w:numId w:val="480"/>
        </w:numPr>
        <w:spacing w:after="220"/>
        <w:contextualSpacing/>
        <w:rPr>
          <w:ins w:id="10854" w:author="Rev 4 Allen Wirfs-Brock" w:date="2011-10-15T18:46:00Z"/>
          <w:rStyle w:val="bnf"/>
          <w:i w:val="0"/>
        </w:rPr>
      </w:pPr>
      <w:ins w:id="10855" w:author="Rev 4 Allen Wirfs-Brock" w:date="2011-10-15T18:46: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422AAC7B" w14:textId="77777777" w:rsidR="00FD645E" w:rsidRPr="00E77497" w:rsidRDefault="00FD645E" w:rsidP="00B34B48">
      <w:pPr>
        <w:pStyle w:val="Alg4"/>
        <w:numPr>
          <w:ilvl w:val="0"/>
          <w:numId w:val="480"/>
        </w:numPr>
        <w:spacing w:after="220"/>
        <w:contextualSpacing/>
        <w:rPr>
          <w:ins w:id="10856" w:author="Rev 4 Allen Wirfs-Brock" w:date="2011-10-15T18:46:00Z"/>
        </w:rPr>
      </w:pPr>
      <w:ins w:id="10857" w:author="Rev 4 Allen Wirfs-Brock" w:date="2011-10-15T18:46:00Z">
        <w:r w:rsidRPr="00E77497">
          <w:t xml:space="preserve">Return </w:t>
        </w:r>
        <w:r w:rsidRPr="00E77497">
          <w:rPr>
            <w:rStyle w:val="bnf"/>
          </w:rPr>
          <w:t>names</w:t>
        </w:r>
        <w:r w:rsidRPr="00E77497">
          <w:t>.</w:t>
        </w:r>
      </w:ins>
    </w:p>
    <w:p w14:paraId="7A27B5AF" w14:textId="77777777" w:rsidR="00687A3E" w:rsidRPr="00E77497" w:rsidRDefault="00687A3E" w:rsidP="00687A3E">
      <w:pPr>
        <w:keepNext/>
        <w:rPr>
          <w:ins w:id="10858" w:author="Rev 4 Allen Wirfs-Brock" w:date="2011-10-15T18:43:00Z"/>
          <w:rFonts w:ascii="Helvetica" w:hAnsi="Helvetica"/>
          <w:b/>
        </w:rPr>
      </w:pPr>
      <w:ins w:id="10859" w:author="Rev 4 Allen Wirfs-Brock" w:date="2011-10-15T18:43:00Z">
        <w:r w:rsidRPr="00E77497">
          <w:rPr>
            <w:rFonts w:ascii="Helvetica" w:hAnsi="Helvetica"/>
            <w:b/>
          </w:rPr>
          <w:t xml:space="preserve">Runtime Semantics: </w:t>
        </w:r>
        <w:r w:rsidRPr="00E77497">
          <w:rPr>
            <w:rFonts w:ascii="Helvetica" w:hAnsi="Helvetica"/>
            <w:b/>
            <w:spacing w:val="6"/>
          </w:rPr>
          <w:t>Evaluation</w:t>
        </w:r>
      </w:ins>
    </w:p>
    <w:p w14:paraId="6071F3F5" w14:textId="77777777" w:rsidR="004C02EF" w:rsidRPr="00E77497" w:rsidRDefault="004C02EF" w:rsidP="004C02EF">
      <w:pPr>
        <w:jc w:val="left"/>
      </w:pPr>
      <w:del w:id="10860" w:author="Rev 4 Allen Wirfs-Brock" w:date="2011-10-15T18:44:00Z">
        <w:r w:rsidRPr="00E77497" w:rsidDel="00687A3E">
          <w:delText>The production</w:delText>
        </w:r>
        <w:r w:rsidRPr="00E77497" w:rsidDel="00687A3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del w:id="10861" w:author="Rev 4 Allen Wirfs-Brock" w:date="2011-10-15T18:44:00Z">
        <w:r w:rsidRPr="00E77497" w:rsidDel="00687A3E">
          <w:br/>
          <w:delText>is evaluated as follows:</w:delText>
        </w:r>
      </w:del>
    </w:p>
    <w:p w14:paraId="0EA8E1BD" w14:textId="77777777" w:rsidR="004C02EF" w:rsidRPr="00E77497" w:rsidRDefault="004C02EF" w:rsidP="00B34B48">
      <w:pPr>
        <w:pStyle w:val="Alg3"/>
        <w:numPr>
          <w:ilvl w:val="0"/>
          <w:numId w:val="120"/>
        </w:numPr>
      </w:pPr>
      <w:r w:rsidRPr="00E77497">
        <w:t xml:space="preserve">If </w:t>
      </w:r>
      <w:r w:rsidRPr="00E77497">
        <w:rPr>
          <w:i/>
        </w:rPr>
        <w:t>ExpressionNoIn</w:t>
      </w:r>
      <w:r w:rsidRPr="00E77497">
        <w:t xml:space="preserve"> is present, then.</w:t>
      </w:r>
    </w:p>
    <w:p w14:paraId="7FE8BA11" w14:textId="77777777" w:rsidR="004C02EF" w:rsidRPr="00E77497" w:rsidRDefault="004C02EF" w:rsidP="00B34B48">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ExpressionNoIn</w:t>
      </w:r>
      <w:r w:rsidRPr="00E77497">
        <w:t>.</w:t>
      </w:r>
    </w:p>
    <w:p w14:paraId="1E37170A" w14:textId="77777777" w:rsidR="004C02EF" w:rsidRPr="00E77497" w:rsidRDefault="004C02EF" w:rsidP="00B34B48">
      <w:pPr>
        <w:pStyle w:val="Alg3"/>
        <w:numPr>
          <w:ilvl w:val="1"/>
          <w:numId w:val="120"/>
        </w:numPr>
      </w:pPr>
      <w:r w:rsidRPr="00E77497">
        <w:t>Call GetValue(</w:t>
      </w:r>
      <w:r w:rsidRPr="00E77497">
        <w:rPr>
          <w:i/>
        </w:rPr>
        <w:t>exprRef</w:t>
      </w:r>
      <w:r w:rsidRPr="00E77497">
        <w:t>). (This value is not used but the call may have side-effects.)</w:t>
      </w:r>
    </w:p>
    <w:p w14:paraId="427B8DA9" w14:textId="77777777" w:rsidR="004C02EF" w:rsidRPr="00E77497" w:rsidRDefault="004C02EF" w:rsidP="00B34B48">
      <w:pPr>
        <w:pStyle w:val="Alg3"/>
        <w:numPr>
          <w:ilvl w:val="0"/>
          <w:numId w:val="120"/>
        </w:numPr>
      </w:pPr>
      <w:r w:rsidRPr="00E77497">
        <w:t xml:space="preserve">Let </w:t>
      </w:r>
      <w:r w:rsidRPr="00E77497">
        <w:rPr>
          <w:i/>
        </w:rPr>
        <w:t>V</w:t>
      </w:r>
      <w:r w:rsidRPr="00E77497">
        <w:t xml:space="preserve"> = </w:t>
      </w:r>
      <w:r w:rsidRPr="00E77497">
        <w:rPr>
          <w:rFonts w:ascii="Arial" w:hAnsi="Arial" w:cs="Arial"/>
        </w:rPr>
        <w:t>empty</w:t>
      </w:r>
      <w:r w:rsidRPr="00E77497">
        <w:t>.</w:t>
      </w:r>
    </w:p>
    <w:p w14:paraId="18F65A9F" w14:textId="77777777" w:rsidR="004C02EF" w:rsidRPr="00E77497" w:rsidRDefault="004C02EF" w:rsidP="00B34B48">
      <w:pPr>
        <w:pStyle w:val="Alg3"/>
        <w:numPr>
          <w:ilvl w:val="0"/>
          <w:numId w:val="120"/>
        </w:numPr>
      </w:pPr>
      <w:r w:rsidRPr="00E77497">
        <w:t>Repeat</w:t>
      </w:r>
    </w:p>
    <w:p w14:paraId="3DFF5184" w14:textId="77777777" w:rsidR="004C02EF" w:rsidRPr="00E77497" w:rsidRDefault="004C02EF" w:rsidP="00B34B48">
      <w:pPr>
        <w:pStyle w:val="Alg3"/>
        <w:numPr>
          <w:ilvl w:val="1"/>
          <w:numId w:val="120"/>
        </w:numPr>
      </w:pPr>
      <w:r w:rsidRPr="00E77497">
        <w:t xml:space="preserve">If the first </w:t>
      </w:r>
      <w:r w:rsidRPr="00E77497">
        <w:rPr>
          <w:i/>
        </w:rPr>
        <w:t>Expression</w:t>
      </w:r>
      <w:r w:rsidRPr="00E77497">
        <w:t xml:space="preserve"> is present, then</w:t>
      </w:r>
    </w:p>
    <w:p w14:paraId="06E700EF" w14:textId="77777777" w:rsidR="004C02EF" w:rsidRPr="00E77497" w:rsidRDefault="004C02EF" w:rsidP="00B34B48">
      <w:pPr>
        <w:pStyle w:val="Alg3"/>
        <w:numPr>
          <w:ilvl w:val="2"/>
          <w:numId w:val="120"/>
        </w:numPr>
      </w:pPr>
      <w:r w:rsidRPr="00E77497">
        <w:t xml:space="preserve">Let </w:t>
      </w:r>
      <w:r w:rsidRPr="00E77497">
        <w:rPr>
          <w:i/>
        </w:rPr>
        <w:t>testExprRef</w:t>
      </w:r>
      <w:r w:rsidRPr="00E77497">
        <w:t xml:space="preserve"> be the result of evaluating the first </w:t>
      </w:r>
      <w:r w:rsidRPr="00E77497">
        <w:rPr>
          <w:i/>
        </w:rPr>
        <w:t>Expression</w:t>
      </w:r>
      <w:r w:rsidRPr="00E77497">
        <w:t>.</w:t>
      </w:r>
    </w:p>
    <w:p w14:paraId="671B8B57" w14:textId="77777777" w:rsidR="004C02EF" w:rsidRPr="00E77497" w:rsidRDefault="004C02EF" w:rsidP="00B34B48">
      <w:pPr>
        <w:pStyle w:val="Alg3"/>
        <w:numPr>
          <w:ilvl w:val="2"/>
          <w:numId w:val="120"/>
        </w:numPr>
      </w:pPr>
      <w:r w:rsidRPr="00E77497">
        <w:t xml:space="preserve">If </w:t>
      </w:r>
      <w:r w:rsidR="00330F2A" w:rsidRPr="00E77497">
        <w:t>ToBoolean(</w:t>
      </w:r>
      <w:r w:rsidRPr="00E77497">
        <w:t>GetValue(</w:t>
      </w:r>
      <w:r w:rsidRPr="00E77497">
        <w:rPr>
          <w:i/>
        </w:rPr>
        <w:t>testExprRef</w:t>
      </w:r>
      <w:r w:rsidRPr="00E77497">
        <w:t>)</w:t>
      </w:r>
      <w:r w:rsidR="00330F2A" w:rsidRPr="00E77497">
        <w:t>)</w:t>
      </w:r>
      <w:r w:rsidRPr="00E77497">
        <w:t xml:space="preserve"> is </w:t>
      </w:r>
      <w:r w:rsidRPr="00E77497">
        <w:rPr>
          <w:b/>
        </w:rPr>
        <w:t>false</w:t>
      </w:r>
      <w:r w:rsidRPr="00E77497">
        <w: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26BD837D" w14:textId="77777777" w:rsidR="004C02EF" w:rsidRPr="00E77497" w:rsidRDefault="004C02EF" w:rsidP="00B34B48">
      <w:pPr>
        <w:pStyle w:val="Alg3"/>
        <w:numPr>
          <w:ilvl w:val="1"/>
          <w:numId w:val="120"/>
        </w:numPr>
      </w:pPr>
      <w:r w:rsidRPr="00E77497">
        <w:t xml:space="preserve">Let </w:t>
      </w:r>
      <w:r w:rsidRPr="00E77497">
        <w:rPr>
          <w:i/>
        </w:rPr>
        <w:t>stmt</w:t>
      </w:r>
      <w:r w:rsidRPr="00E77497">
        <w:t xml:space="preserve"> be the result of evaluating </w:t>
      </w:r>
      <w:r w:rsidRPr="00E77497">
        <w:rPr>
          <w:i/>
        </w:rPr>
        <w:t>Statement</w:t>
      </w:r>
      <w:r w:rsidRPr="00E77497">
        <w:t>.</w:t>
      </w:r>
    </w:p>
    <w:p w14:paraId="4F6A280D" w14:textId="77777777" w:rsidR="004C02EF" w:rsidRPr="00E77497" w:rsidRDefault="004C02EF" w:rsidP="00B34B48">
      <w:pPr>
        <w:pStyle w:val="Alg3"/>
        <w:numPr>
          <w:ilvl w:val="1"/>
          <w:numId w:val="120"/>
        </w:numPr>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p>
    <w:p w14:paraId="368F6C2A" w14:textId="77777777" w:rsidR="004C02EF" w:rsidRPr="00E77497" w:rsidRDefault="004C02EF" w:rsidP="00B34B48">
      <w:pPr>
        <w:pStyle w:val="Alg3"/>
        <w:numPr>
          <w:ilvl w:val="1"/>
          <w:numId w:val="120"/>
        </w:numPr>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b/>
        </w:rPr>
        <w:t>normal</w:t>
      </w:r>
      <w:r w:rsidRPr="00E77497">
        <w:t xml:space="preserve">, </w:t>
      </w:r>
      <w:r w:rsidRPr="00E77497">
        <w:rPr>
          <w:i/>
        </w:rPr>
        <w:t>V</w:t>
      </w:r>
      <w:r w:rsidRPr="00E77497">
        <w:t xml:space="preserve">, </w:t>
      </w:r>
      <w:r w:rsidRPr="00E77497">
        <w:rPr>
          <w:b/>
        </w:rPr>
        <w:t>empty</w:t>
      </w:r>
      <w:r w:rsidRPr="00E77497">
        <w:t>).</w:t>
      </w:r>
    </w:p>
    <w:p w14:paraId="3735613F" w14:textId="77777777" w:rsidR="004C02EF" w:rsidRPr="00E77497" w:rsidRDefault="004C02EF" w:rsidP="00B34B48">
      <w:pPr>
        <w:pStyle w:val="Alg3"/>
        <w:numPr>
          <w:ilvl w:val="1"/>
          <w:numId w:val="120"/>
        </w:numPr>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0862" w:author="Allen Wirfs-Brock rev2" w:date="2011-07-25T15:33:00Z">
        <w:r w:rsidR="006B2955" w:rsidRPr="00E77497">
          <w:t>or</w:t>
        </w:r>
      </w:ins>
      <w:del w:id="10863" w:author="Allen Wirfs-Brock rev2" w:date="2011-07-25T15:33:00Z">
        <w:r w:rsidRPr="00E77497" w:rsidDel="006B2955">
          <w:delText>||</w:delText>
        </w:r>
      </w:del>
      <w:r w:rsidRPr="00E77497">
        <w:t xml:space="preserve"> </w:t>
      </w:r>
      <w:r w:rsidRPr="00E77497">
        <w:rPr>
          <w:i/>
        </w:rPr>
        <w:t>stmt</w:t>
      </w:r>
      <w:r w:rsidRPr="00E77497">
        <w:t>.target is not in the current label set, then</w:t>
      </w:r>
    </w:p>
    <w:p w14:paraId="15E08D80" w14:textId="77777777" w:rsidR="004C02EF" w:rsidRPr="00E77497" w:rsidRDefault="004C02EF" w:rsidP="00B34B48">
      <w:pPr>
        <w:pStyle w:val="Alg3"/>
        <w:numPr>
          <w:ilvl w:val="2"/>
          <w:numId w:val="120"/>
        </w:numPr>
      </w:pPr>
      <w:r w:rsidRPr="00E77497">
        <w:t xml:space="preserve">If </w:t>
      </w:r>
      <w:r w:rsidRPr="00E77497">
        <w:rPr>
          <w:i/>
        </w:rPr>
        <w:t>stmt</w:t>
      </w:r>
      <w:r w:rsidRPr="00E77497">
        <w:t xml:space="preserve"> is an abrupt completion, return </w:t>
      </w:r>
      <w:r w:rsidRPr="00E77497">
        <w:rPr>
          <w:i/>
        </w:rPr>
        <w:t>stmt</w:t>
      </w:r>
      <w:r w:rsidRPr="00E77497">
        <w:t>.</w:t>
      </w:r>
    </w:p>
    <w:p w14:paraId="62A11248" w14:textId="77777777" w:rsidR="004C02EF" w:rsidRPr="00E77497" w:rsidRDefault="004C02EF" w:rsidP="00B34B48">
      <w:pPr>
        <w:pStyle w:val="Alg3"/>
        <w:numPr>
          <w:ilvl w:val="1"/>
          <w:numId w:val="120"/>
        </w:numPr>
      </w:pPr>
      <w:r w:rsidRPr="00E77497">
        <w:t xml:space="preserve">If the second </w:t>
      </w:r>
      <w:r w:rsidRPr="00E77497">
        <w:rPr>
          <w:i/>
        </w:rPr>
        <w:t>Expression</w:t>
      </w:r>
      <w:r w:rsidRPr="00E77497">
        <w:t xml:space="preserve"> is present, then</w:t>
      </w:r>
    </w:p>
    <w:p w14:paraId="5847497E" w14:textId="77777777" w:rsidR="004C02EF" w:rsidRPr="00E77497" w:rsidRDefault="004C02EF" w:rsidP="00B34B48">
      <w:pPr>
        <w:pStyle w:val="Alg3"/>
        <w:numPr>
          <w:ilvl w:val="2"/>
          <w:numId w:val="120"/>
        </w:numPr>
      </w:pPr>
      <w:r w:rsidRPr="00E77497">
        <w:t xml:space="preserve">Let </w:t>
      </w:r>
      <w:r w:rsidRPr="00E77497">
        <w:rPr>
          <w:i/>
        </w:rPr>
        <w:t>incExprRef</w:t>
      </w:r>
      <w:r w:rsidRPr="00E77497">
        <w:t xml:space="preserve"> be the result of evaluating the second </w:t>
      </w:r>
      <w:r w:rsidRPr="00E77497">
        <w:rPr>
          <w:i/>
        </w:rPr>
        <w:t>Expressio</w:t>
      </w:r>
      <w:r w:rsidRPr="00E77497">
        <w:t>n.</w:t>
      </w:r>
    </w:p>
    <w:p w14:paraId="41DB51D9" w14:textId="77777777" w:rsidR="004C02EF" w:rsidRPr="00E77497" w:rsidRDefault="004C02EF" w:rsidP="00B34B48">
      <w:pPr>
        <w:pStyle w:val="Alg3"/>
        <w:numPr>
          <w:ilvl w:val="2"/>
          <w:numId w:val="120"/>
        </w:numPr>
        <w:spacing w:after="220"/>
      </w:pPr>
      <w:r w:rsidRPr="00E77497">
        <w:t>Call GetValue(</w:t>
      </w:r>
      <w:r w:rsidRPr="00E77497">
        <w:rPr>
          <w:i/>
        </w:rPr>
        <w:t>incExprRef</w:t>
      </w:r>
      <w:r w:rsidRPr="00E77497">
        <w:t>). (This value is not used.)</w:t>
      </w:r>
    </w:p>
    <w:p w14:paraId="15DFBAF7" w14:textId="77777777" w:rsidR="00116F3E" w:rsidRPr="00E77497" w:rsidDel="00FD645E" w:rsidRDefault="00116F3E" w:rsidP="00116F3E">
      <w:pPr>
        <w:jc w:val="left"/>
        <w:rPr>
          <w:ins w:id="10864" w:author="Rev 3 Allen Wirfs-Brock" w:date="2011-09-02T11:09:00Z"/>
          <w:del w:id="10865" w:author="Rev 4 Allen Wirfs-Brock" w:date="2011-10-15T18:46:00Z"/>
        </w:rPr>
      </w:pPr>
      <w:bookmarkStart w:id="10866" w:name="_Ref375019192"/>
      <w:bookmarkStart w:id="10867" w:name="_Ref375019200"/>
      <w:bookmarkStart w:id="10868" w:name="_Toc375031204"/>
      <w:bookmarkStart w:id="10869" w:name="_Toc381513718"/>
      <w:ins w:id="10870" w:author="Rev 3 Allen Wirfs-Brock" w:date="2011-09-02T11:09:00Z">
        <w:del w:id="10871" w:author="Rev 4 Allen Wirfs-Brock" w:date="2011-10-15T18:46:00Z">
          <w:r w:rsidRPr="00E77497" w:rsidDel="00FD645E">
            <w:delText>The VarDeclaredNames of the production</w:delText>
          </w:r>
        </w:del>
      </w:ins>
      <w:ins w:id="10872" w:author="Rev 3 Allen Wirfs-Brock" w:date="2011-09-02T11:10:00Z">
        <w:del w:id="10873" w:author="Rev 4 Allen Wirfs-Brock" w:date="2011-10-15T18:46:00Z">
          <w:r w:rsidRPr="00E77497" w:rsidDel="00FD645E">
            <w:br/>
            <w:delText xml:space="preserve">    </w:delText>
          </w:r>
        </w:del>
      </w:ins>
      <w:ins w:id="10874" w:author="Rev 3 Allen Wirfs-Brock" w:date="2011-09-02T11:09:00Z">
        <w:del w:id="10875" w:author="Rev 4 Allen Wirfs-Brock" w:date="2011-10-15T18:46:00Z">
          <w:r w:rsidRPr="00E77497" w:rsidDel="00FD645E">
            <w:rPr>
              <w:rFonts w:ascii="Courier New" w:hAnsi="Courier New"/>
              <w:b/>
            </w:rPr>
            <w:delText>for</w:delText>
          </w:r>
          <w:r w:rsidRPr="00E77497" w:rsidDel="00FD645E">
            <w:delText xml:space="preserve"> </w:delText>
          </w:r>
          <w:r w:rsidRPr="00E77497" w:rsidDel="00FD645E">
            <w:rPr>
              <w:rFonts w:ascii="Courier New" w:hAnsi="Courier New"/>
              <w:b/>
            </w:rPr>
            <w:delText>(</w:delText>
          </w:r>
          <w:r w:rsidRPr="00E77497" w:rsidDel="00FD645E">
            <w:delText xml:space="preserve"> </w:delText>
          </w:r>
          <w:r w:rsidRPr="00E77497" w:rsidDel="00FD645E">
            <w:rPr>
              <w:rFonts w:ascii="Courier New" w:hAnsi="Courier New"/>
              <w:b/>
            </w:rPr>
            <w:delText>var</w:delText>
          </w:r>
          <w:r w:rsidRPr="00E77497" w:rsidDel="00FD645E">
            <w:delText xml:space="preserve"> </w:delText>
          </w:r>
          <w:r w:rsidRPr="00E77497" w:rsidDel="00FD645E">
            <w:rPr>
              <w:rStyle w:val="bnf"/>
            </w:rPr>
            <w:delText>VariableDeclarationListNoIn</w:delText>
          </w:r>
          <w:r w:rsidRPr="00E77497" w:rsidDel="00FD645E">
            <w:delText xml:space="preserve"> </w:delText>
          </w:r>
          <w:r w:rsidRPr="00E77497" w:rsidDel="00FD645E">
            <w:rPr>
              <w:rFonts w:ascii="Courier New" w:hAnsi="Courier New"/>
              <w:b/>
            </w:rPr>
            <w:delText>;</w:delText>
          </w:r>
          <w:r w:rsidRPr="00E77497" w:rsidDel="00FD645E">
            <w:delText xml:space="preserve"> </w:delText>
          </w:r>
          <w:r w:rsidRPr="00E77497" w:rsidDel="00FD645E">
            <w:rPr>
              <w:rStyle w:val="bnf"/>
            </w:rPr>
            <w:delText>Expression</w:delText>
          </w:r>
          <w:r w:rsidRPr="00E77497" w:rsidDel="00FD645E">
            <w:rPr>
              <w:rStyle w:val="bnf"/>
              <w:i w:val="0"/>
              <w:vertAlign w:val="subscript"/>
            </w:rPr>
            <w:delText>opt</w:delText>
          </w:r>
          <w:r w:rsidRPr="00E77497" w:rsidDel="00FD645E">
            <w:rPr>
              <w:i/>
            </w:rPr>
            <w:delText xml:space="preserve"> </w:delText>
          </w:r>
          <w:r w:rsidRPr="00E77497" w:rsidDel="00FD645E">
            <w:rPr>
              <w:rFonts w:ascii="Courier New" w:hAnsi="Courier New"/>
              <w:b/>
            </w:rPr>
            <w:delText>;</w:delText>
          </w:r>
          <w:r w:rsidRPr="00E77497" w:rsidDel="00FD645E">
            <w:delText xml:space="preserve"> </w:delText>
          </w:r>
          <w:r w:rsidRPr="00E77497" w:rsidDel="00FD645E">
            <w:rPr>
              <w:rStyle w:val="bnf"/>
            </w:rPr>
            <w:delText>Expression</w:delText>
          </w:r>
          <w:r w:rsidRPr="00E77497" w:rsidDel="00FD645E">
            <w:rPr>
              <w:rStyle w:val="bnf"/>
              <w:i w:val="0"/>
              <w:vertAlign w:val="subscript"/>
            </w:rPr>
            <w:delText>opt</w:delText>
          </w:r>
          <w:r w:rsidRPr="00E77497" w:rsidDel="00FD645E">
            <w:rPr>
              <w:i/>
            </w:rPr>
            <w:delText xml:space="preserve"> </w:delText>
          </w:r>
          <w:r w:rsidRPr="00E77497" w:rsidDel="00FD645E">
            <w:rPr>
              <w:rFonts w:ascii="Courier New" w:hAnsi="Courier New"/>
              <w:b/>
            </w:rPr>
            <w:delText>)</w:delText>
          </w:r>
        </w:del>
      </w:ins>
      <w:ins w:id="10876" w:author="Rev 3 Allen Wirfs-Brock" w:date="2011-09-02T11:10:00Z">
        <w:del w:id="10877" w:author="Rev 4 Allen Wirfs-Brock" w:date="2011-10-15T18:46:00Z">
          <w:r w:rsidRPr="00E77497" w:rsidDel="00FD645E">
            <w:rPr>
              <w:rStyle w:val="bnf"/>
            </w:rPr>
            <w:delText xml:space="preserve"> Statement</w:delText>
          </w:r>
          <w:r w:rsidRPr="00E77497" w:rsidDel="00FD645E">
            <w:rPr>
              <w:rFonts w:ascii="Courier New" w:hAnsi="Courier New"/>
              <w:b/>
            </w:rPr>
            <w:br/>
          </w:r>
        </w:del>
      </w:ins>
      <w:ins w:id="10878" w:author="Rev 3 Allen Wirfs-Brock" w:date="2011-09-02T11:09:00Z">
        <w:del w:id="10879" w:author="Rev 4 Allen Wirfs-Brock" w:date="2011-10-15T18:46:00Z">
          <w:r w:rsidRPr="00E77497" w:rsidDel="00FD645E">
            <w:delText>is determined as follows:</w:delText>
          </w:r>
        </w:del>
      </w:ins>
    </w:p>
    <w:p w14:paraId="431453FF" w14:textId="77777777" w:rsidR="00116F3E" w:rsidRPr="00E77497" w:rsidDel="00FD645E" w:rsidRDefault="00116F3E" w:rsidP="006361CF">
      <w:pPr>
        <w:pStyle w:val="Alg4"/>
        <w:numPr>
          <w:ilvl w:val="0"/>
          <w:numId w:val="480"/>
        </w:numPr>
        <w:spacing w:after="220"/>
        <w:contextualSpacing/>
        <w:rPr>
          <w:ins w:id="10880" w:author="Rev 3 Allen Wirfs-Brock" w:date="2011-09-02T11:09:00Z"/>
          <w:del w:id="10881" w:author="Rev 4 Allen Wirfs-Brock" w:date="2011-10-15T18:46:00Z"/>
        </w:rPr>
        <w:pPrChange w:id="10882" w:author="Rev 4 Allen Wirfs-Brock" w:date="2011-11-07T12:16:00Z">
          <w:pPr>
            <w:pStyle w:val="Alg4"/>
            <w:numPr>
              <w:numId w:val="510"/>
            </w:numPr>
            <w:tabs>
              <w:tab w:val="num" w:pos="360"/>
            </w:tabs>
            <w:spacing w:after="220"/>
            <w:ind w:left="360" w:hanging="360"/>
            <w:contextualSpacing/>
          </w:pPr>
        </w:pPrChange>
      </w:pPr>
      <w:ins w:id="10883" w:author="Rev 3 Allen Wirfs-Brock" w:date="2011-09-02T11:09:00Z">
        <w:del w:id="10884" w:author="Rev 4 Allen Wirfs-Brock" w:date="2011-10-15T18:46:00Z">
          <w:r w:rsidRPr="00E77497" w:rsidDel="00FD645E">
            <w:delText xml:space="preserve">Let </w:delText>
          </w:r>
          <w:r w:rsidRPr="00E77497" w:rsidDel="00FD645E">
            <w:rPr>
              <w:i/>
            </w:rPr>
            <w:delText xml:space="preserve">names </w:delText>
          </w:r>
          <w:r w:rsidRPr="00E77497" w:rsidDel="00FD645E">
            <w:delText xml:space="preserve">be </w:delText>
          </w:r>
        </w:del>
      </w:ins>
      <w:ins w:id="10885" w:author="Rev 3 Allen Wirfs-Brock" w:date="2011-09-02T11:11:00Z">
        <w:del w:id="10886" w:author="Rev 4 Allen Wirfs-Brock" w:date="2011-10-15T18:46:00Z">
          <w:r w:rsidRPr="00E77497" w:rsidDel="00FD645E">
            <w:delText>Bound</w:delText>
          </w:r>
        </w:del>
      </w:ins>
      <w:ins w:id="10887" w:author="Rev 3 Allen Wirfs-Brock" w:date="2011-09-02T11:09:00Z">
        <w:del w:id="10888" w:author="Rev 4 Allen Wirfs-Brock" w:date="2011-10-15T18:46:00Z">
          <w:r w:rsidRPr="00E77497" w:rsidDel="00FD645E">
            <w:delText xml:space="preserve">Names of </w:delText>
          </w:r>
        </w:del>
      </w:ins>
      <w:ins w:id="10889" w:author="Rev 3 Allen Wirfs-Brock" w:date="2011-09-02T11:11:00Z">
        <w:del w:id="10890" w:author="Rev 4 Allen Wirfs-Brock" w:date="2011-10-15T18:46:00Z">
          <w:r w:rsidRPr="00E77497" w:rsidDel="00FD645E">
            <w:rPr>
              <w:rStyle w:val="bnf"/>
            </w:rPr>
            <w:delText>VariableDeclarationListNoIn</w:delText>
          </w:r>
        </w:del>
      </w:ins>
      <w:ins w:id="10891" w:author="Rev 3 Allen Wirfs-Brock" w:date="2011-09-02T11:09:00Z">
        <w:del w:id="10892" w:author="Rev 4 Allen Wirfs-Brock" w:date="2011-10-15T18:46:00Z">
          <w:r w:rsidRPr="00E77497" w:rsidDel="00FD645E">
            <w:delText>.</w:delText>
          </w:r>
        </w:del>
      </w:ins>
    </w:p>
    <w:p w14:paraId="7DE7354D" w14:textId="77777777" w:rsidR="00116F3E" w:rsidRPr="00E77497" w:rsidDel="00FD645E" w:rsidRDefault="00116F3E" w:rsidP="006361CF">
      <w:pPr>
        <w:pStyle w:val="Alg4"/>
        <w:numPr>
          <w:ilvl w:val="0"/>
          <w:numId w:val="480"/>
        </w:numPr>
        <w:spacing w:after="220"/>
        <w:contextualSpacing/>
        <w:rPr>
          <w:ins w:id="10893" w:author="Rev 3 Allen Wirfs-Brock" w:date="2011-09-02T11:09:00Z"/>
          <w:del w:id="10894" w:author="Rev 4 Allen Wirfs-Brock" w:date="2011-10-15T18:46:00Z"/>
          <w:rStyle w:val="bnf"/>
          <w:i w:val="0"/>
        </w:rPr>
        <w:pPrChange w:id="10895" w:author="Rev 4 Allen Wirfs-Brock" w:date="2011-11-07T12:16:00Z">
          <w:pPr>
            <w:pStyle w:val="Alg4"/>
            <w:numPr>
              <w:numId w:val="510"/>
            </w:numPr>
            <w:tabs>
              <w:tab w:val="num" w:pos="360"/>
            </w:tabs>
            <w:spacing w:after="220"/>
            <w:ind w:left="360" w:hanging="360"/>
            <w:contextualSpacing/>
          </w:pPr>
        </w:pPrChange>
      </w:pPr>
      <w:ins w:id="10896" w:author="Rev 3 Allen Wirfs-Brock" w:date="2011-09-02T11:09:00Z">
        <w:del w:id="10897" w:author="Rev 4 Allen Wirfs-Brock" w:date="2011-10-15T18:46:00Z">
          <w:r w:rsidRPr="00E77497" w:rsidDel="00FD645E">
            <w:delText xml:space="preserve">Append to </w:delText>
          </w:r>
          <w:r w:rsidRPr="00E77497" w:rsidDel="00FD645E">
            <w:rPr>
              <w:i/>
            </w:rPr>
            <w:delText>names</w:delText>
          </w:r>
          <w:r w:rsidRPr="00E77497" w:rsidDel="00FD645E">
            <w:delText xml:space="preserve"> the elements of the VarDeclaredNames of </w:delText>
          </w:r>
          <w:r w:rsidRPr="00E77497" w:rsidDel="00FD645E">
            <w:rPr>
              <w:i/>
            </w:rPr>
            <w:delText>Statement</w:delText>
          </w:r>
          <w:r w:rsidRPr="00E77497" w:rsidDel="00FD645E">
            <w:rPr>
              <w:rStyle w:val="bnf"/>
            </w:rPr>
            <w:delText>.</w:delText>
          </w:r>
        </w:del>
      </w:ins>
    </w:p>
    <w:p w14:paraId="29F4B8BF" w14:textId="77777777" w:rsidR="00116F3E" w:rsidRPr="00E77497" w:rsidDel="00FD645E" w:rsidRDefault="00116F3E" w:rsidP="006361CF">
      <w:pPr>
        <w:pStyle w:val="Alg4"/>
        <w:numPr>
          <w:ilvl w:val="0"/>
          <w:numId w:val="480"/>
        </w:numPr>
        <w:spacing w:after="220"/>
        <w:contextualSpacing/>
        <w:rPr>
          <w:ins w:id="10898" w:author="Rev 3 Allen Wirfs-Brock" w:date="2011-09-02T11:09:00Z"/>
          <w:del w:id="10899" w:author="Rev 4 Allen Wirfs-Brock" w:date="2011-10-15T18:46:00Z"/>
        </w:rPr>
        <w:pPrChange w:id="10900" w:author="Rev 4 Allen Wirfs-Brock" w:date="2011-11-07T12:16:00Z">
          <w:pPr>
            <w:pStyle w:val="Alg4"/>
            <w:numPr>
              <w:numId w:val="510"/>
            </w:numPr>
            <w:tabs>
              <w:tab w:val="num" w:pos="360"/>
            </w:tabs>
            <w:spacing w:after="220"/>
            <w:ind w:left="360" w:hanging="360"/>
            <w:contextualSpacing/>
          </w:pPr>
        </w:pPrChange>
      </w:pPr>
      <w:ins w:id="10901" w:author="Rev 3 Allen Wirfs-Brock" w:date="2011-09-02T11:09:00Z">
        <w:del w:id="10902" w:author="Rev 4 Allen Wirfs-Brock" w:date="2011-10-15T18:46:00Z">
          <w:r w:rsidRPr="00E77497" w:rsidDel="00FD645E">
            <w:delText xml:space="preserve">Return </w:delText>
          </w:r>
          <w:r w:rsidRPr="00E77497" w:rsidDel="00FD645E">
            <w:rPr>
              <w:rStyle w:val="bnf"/>
            </w:rPr>
            <w:delText>names</w:delText>
          </w:r>
          <w:r w:rsidRPr="00E77497" w:rsidDel="00FD645E">
            <w:delText>.</w:delText>
          </w:r>
        </w:del>
      </w:ins>
    </w:p>
    <w:p w14:paraId="2C602EE9" w14:textId="77777777" w:rsidR="004C02EF" w:rsidRPr="00E77497" w:rsidRDefault="004C02EF" w:rsidP="004C02EF">
      <w:pPr>
        <w:jc w:val="left"/>
      </w:pPr>
      <w:del w:id="10903" w:author="Rev 4 Allen Wirfs-Brock" w:date="2011-10-15T18:47:00Z">
        <w:r w:rsidRPr="00E77497" w:rsidDel="00FD645E">
          <w:delText>The production</w:delText>
        </w:r>
        <w:r w:rsidRPr="00E77497" w:rsidDel="00FD645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del w:id="10904" w:author="Rev 4 Allen Wirfs-Brock" w:date="2011-10-15T18:47:00Z">
        <w:r w:rsidRPr="00E77497" w:rsidDel="00FD645E">
          <w:br/>
          <w:delText>is evaluated as follows:</w:delText>
        </w:r>
      </w:del>
    </w:p>
    <w:p w14:paraId="00F46AFA" w14:textId="77777777" w:rsidR="004C02EF" w:rsidRPr="00E77497" w:rsidRDefault="004C02EF" w:rsidP="00B34B48">
      <w:pPr>
        <w:pStyle w:val="Alg3"/>
        <w:numPr>
          <w:ilvl w:val="0"/>
          <w:numId w:val="121"/>
        </w:numPr>
      </w:pPr>
      <w:r w:rsidRPr="00E77497">
        <w:t xml:space="preserve">Evaluate </w:t>
      </w:r>
      <w:r w:rsidRPr="00E77497">
        <w:rPr>
          <w:i/>
        </w:rPr>
        <w:t>VariableDeclarationListNoIn</w:t>
      </w:r>
      <w:r w:rsidRPr="00E77497">
        <w:t>.</w:t>
      </w:r>
    </w:p>
    <w:p w14:paraId="3BB8B37D" w14:textId="77777777" w:rsidR="004C02EF" w:rsidRPr="00E77497" w:rsidRDefault="004C02EF" w:rsidP="00B34B48">
      <w:pPr>
        <w:pStyle w:val="Alg3"/>
        <w:numPr>
          <w:ilvl w:val="0"/>
          <w:numId w:val="121"/>
        </w:numPr>
      </w:pPr>
      <w:r w:rsidRPr="00E77497">
        <w:t xml:space="preserve">Let V = </w:t>
      </w:r>
      <w:r w:rsidRPr="00E77497">
        <w:rPr>
          <w:rFonts w:ascii="Arial" w:hAnsi="Arial" w:cs="Arial"/>
        </w:rPr>
        <w:t>empty</w:t>
      </w:r>
      <w:r w:rsidRPr="00E77497">
        <w:t>.</w:t>
      </w:r>
    </w:p>
    <w:p w14:paraId="37CAA4DE" w14:textId="77777777" w:rsidR="004C02EF" w:rsidRPr="00E77497" w:rsidRDefault="004C02EF" w:rsidP="00B34B48">
      <w:pPr>
        <w:pStyle w:val="Alg3"/>
        <w:numPr>
          <w:ilvl w:val="0"/>
          <w:numId w:val="121"/>
        </w:numPr>
      </w:pPr>
      <w:r w:rsidRPr="00E77497">
        <w:t>Repeat</w:t>
      </w:r>
    </w:p>
    <w:p w14:paraId="7423B183" w14:textId="77777777" w:rsidR="004C02EF" w:rsidRPr="00E77497" w:rsidRDefault="004C02EF" w:rsidP="00B34B48">
      <w:pPr>
        <w:pStyle w:val="Alg3"/>
        <w:numPr>
          <w:ilvl w:val="1"/>
          <w:numId w:val="121"/>
        </w:numPr>
      </w:pPr>
      <w:r w:rsidRPr="00E77497">
        <w:t xml:space="preserve">If the first </w:t>
      </w:r>
      <w:r w:rsidRPr="00E77497">
        <w:rPr>
          <w:i/>
        </w:rPr>
        <w:t>Expression</w:t>
      </w:r>
      <w:r w:rsidRPr="00E77497">
        <w:t xml:space="preserve"> is present, then</w:t>
      </w:r>
    </w:p>
    <w:p w14:paraId="185DD8C4" w14:textId="77777777" w:rsidR="004C02EF" w:rsidRPr="00E77497" w:rsidRDefault="004C02EF" w:rsidP="00B34B48">
      <w:pPr>
        <w:pStyle w:val="Alg3"/>
        <w:numPr>
          <w:ilvl w:val="2"/>
          <w:numId w:val="121"/>
        </w:numPr>
      </w:pPr>
      <w:r w:rsidRPr="00E77497">
        <w:t xml:space="preserve">Let </w:t>
      </w:r>
      <w:r w:rsidRPr="00E77497">
        <w:rPr>
          <w:i/>
        </w:rPr>
        <w:t>testExprRef</w:t>
      </w:r>
      <w:r w:rsidRPr="00E77497">
        <w:t xml:space="preserve"> be the result of evaluating the first </w:t>
      </w:r>
      <w:r w:rsidRPr="00E77497">
        <w:rPr>
          <w:i/>
        </w:rPr>
        <w:t>Expression</w:t>
      </w:r>
      <w:r w:rsidRPr="00E77497">
        <w:t>.</w:t>
      </w:r>
    </w:p>
    <w:p w14:paraId="63519983" w14:textId="77777777" w:rsidR="004C02EF" w:rsidRPr="00E77497" w:rsidRDefault="004C02EF" w:rsidP="00B34B48">
      <w:pPr>
        <w:pStyle w:val="Alg3"/>
        <w:numPr>
          <w:ilvl w:val="2"/>
          <w:numId w:val="121"/>
        </w:numPr>
      </w:pPr>
      <w:r w:rsidRPr="00E77497">
        <w:t>If ToBoolean(GetValue(</w:t>
      </w:r>
      <w:r w:rsidRPr="00E77497">
        <w:rPr>
          <w:i/>
        </w:rPr>
        <w:t>testExprRef</w:t>
      </w:r>
      <w:r w:rsidRPr="00E77497">
        <w:t xml:space="preserve">)) is </w:t>
      </w:r>
      <w:r w:rsidRPr="00E77497">
        <w:rPr>
          <w:b/>
        </w:rPr>
        <w:t>false</w:t>
      </w:r>
      <w:r w:rsidRPr="00E77497">
        <w:t>, then return (</w:t>
      </w:r>
      <w:r w:rsidRPr="00E77497">
        <w:rPr>
          <w:rFonts w:ascii="Arial" w:hAnsi="Arial" w:cs="Arial"/>
        </w:rPr>
        <w:t>normal</w:t>
      </w:r>
      <w:r w:rsidRPr="00E77497">
        <w:t xml:space="preserve">, V, </w:t>
      </w:r>
      <w:r w:rsidRPr="00E77497">
        <w:rPr>
          <w:rFonts w:ascii="Arial" w:hAnsi="Arial" w:cs="Arial"/>
        </w:rPr>
        <w:t>empty</w:t>
      </w:r>
      <w:r w:rsidRPr="00E77497">
        <w:t>).</w:t>
      </w:r>
    </w:p>
    <w:p w14:paraId="4C7B2D47" w14:textId="77777777" w:rsidR="004C02EF" w:rsidRPr="00E77497" w:rsidRDefault="004C02EF" w:rsidP="00B34B48">
      <w:pPr>
        <w:pStyle w:val="Alg3"/>
        <w:numPr>
          <w:ilvl w:val="1"/>
          <w:numId w:val="121"/>
        </w:numPr>
      </w:pPr>
      <w:r w:rsidRPr="00E77497">
        <w:t xml:space="preserve">Let </w:t>
      </w:r>
      <w:r w:rsidRPr="00E77497">
        <w:rPr>
          <w:i/>
        </w:rPr>
        <w:t>stmt</w:t>
      </w:r>
      <w:r w:rsidRPr="00E77497">
        <w:t xml:space="preserve"> be the result of evaluating </w:t>
      </w:r>
      <w:r w:rsidRPr="00E77497">
        <w:rPr>
          <w:i/>
        </w:rPr>
        <w:t>Statement</w:t>
      </w:r>
      <w:r w:rsidRPr="00E77497">
        <w:t>.</w:t>
      </w:r>
    </w:p>
    <w:p w14:paraId="2C84CBD8" w14:textId="77777777" w:rsidR="004C02EF" w:rsidRPr="00E77497" w:rsidRDefault="004C02EF" w:rsidP="00B34B48">
      <w:pPr>
        <w:pStyle w:val="Alg3"/>
        <w:numPr>
          <w:ilvl w:val="1"/>
          <w:numId w:val="121"/>
        </w:numPr>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V = </w:t>
      </w:r>
      <w:r w:rsidRPr="00E77497">
        <w:rPr>
          <w:i/>
        </w:rPr>
        <w:t>stmt</w:t>
      </w:r>
      <w:r w:rsidRPr="00E77497">
        <w:t>.value.</w:t>
      </w:r>
    </w:p>
    <w:p w14:paraId="7D8CE925" w14:textId="77777777" w:rsidR="004C02EF" w:rsidRPr="00E77497" w:rsidRDefault="004C02EF" w:rsidP="00B34B48">
      <w:pPr>
        <w:pStyle w:val="Alg3"/>
        <w:numPr>
          <w:ilvl w:val="1"/>
          <w:numId w:val="121"/>
        </w:numPr>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b/>
        </w:rPr>
        <w:t>normal</w:t>
      </w:r>
      <w:r w:rsidRPr="00E77497">
        <w:t xml:space="preserve">, V, </w:t>
      </w:r>
      <w:r w:rsidRPr="00E77497">
        <w:rPr>
          <w:b/>
        </w:rPr>
        <w:t>empty</w:t>
      </w:r>
      <w:r w:rsidRPr="00E77497">
        <w:t>).</w:t>
      </w:r>
    </w:p>
    <w:p w14:paraId="21D91BD1" w14:textId="77777777" w:rsidR="004C02EF" w:rsidRPr="00E77497" w:rsidRDefault="004C02EF" w:rsidP="00B34B48">
      <w:pPr>
        <w:pStyle w:val="Alg3"/>
        <w:numPr>
          <w:ilvl w:val="1"/>
          <w:numId w:val="121"/>
        </w:numPr>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0905" w:author="Allen Wirfs-Brock rev2" w:date="2011-07-25T15:33:00Z">
        <w:r w:rsidR="006B2955" w:rsidRPr="00E77497">
          <w:t>or</w:t>
        </w:r>
      </w:ins>
      <w:del w:id="10906" w:author="Allen Wirfs-Brock rev2" w:date="2011-07-25T15:33:00Z">
        <w:r w:rsidRPr="00E77497" w:rsidDel="006B2955">
          <w:delText>||</w:delText>
        </w:r>
      </w:del>
      <w:r w:rsidRPr="00E77497">
        <w:t xml:space="preserve"> </w:t>
      </w:r>
      <w:r w:rsidRPr="00E77497">
        <w:rPr>
          <w:i/>
        </w:rPr>
        <w:t>stmt</w:t>
      </w:r>
      <w:r w:rsidRPr="00E77497">
        <w:t>.target is not in the current label set, then</w:t>
      </w:r>
    </w:p>
    <w:p w14:paraId="210CDFA5" w14:textId="77777777" w:rsidR="004C02EF" w:rsidRPr="00E77497" w:rsidRDefault="004C02EF" w:rsidP="00B34B48">
      <w:pPr>
        <w:pStyle w:val="Alg3"/>
        <w:numPr>
          <w:ilvl w:val="2"/>
          <w:numId w:val="121"/>
        </w:numPr>
      </w:pPr>
      <w:r w:rsidRPr="00E77497">
        <w:t xml:space="preserve">If </w:t>
      </w:r>
      <w:r w:rsidRPr="00E77497">
        <w:rPr>
          <w:i/>
        </w:rPr>
        <w:t>stmt</w:t>
      </w:r>
      <w:r w:rsidRPr="00E77497">
        <w:t xml:space="preserve"> is an abrupt completion, return </w:t>
      </w:r>
      <w:r w:rsidRPr="00E77497">
        <w:rPr>
          <w:i/>
        </w:rPr>
        <w:t>stmt</w:t>
      </w:r>
      <w:r w:rsidRPr="00E77497">
        <w:t>.</w:t>
      </w:r>
    </w:p>
    <w:p w14:paraId="05EC71B2" w14:textId="77777777" w:rsidR="004C02EF" w:rsidRPr="00E77497" w:rsidRDefault="004C02EF" w:rsidP="00B34B48">
      <w:pPr>
        <w:pStyle w:val="Alg3"/>
        <w:numPr>
          <w:ilvl w:val="1"/>
          <w:numId w:val="121"/>
        </w:numPr>
      </w:pPr>
      <w:r w:rsidRPr="00E77497">
        <w:t xml:space="preserve">If the second </w:t>
      </w:r>
      <w:r w:rsidRPr="00E77497">
        <w:rPr>
          <w:i/>
        </w:rPr>
        <w:t>Expression</w:t>
      </w:r>
      <w:r w:rsidRPr="00E77497">
        <w:t xml:space="preserve"> is present, then.</w:t>
      </w:r>
    </w:p>
    <w:p w14:paraId="5AD26858" w14:textId="77777777" w:rsidR="004C02EF" w:rsidRPr="00E77497" w:rsidRDefault="004C02EF" w:rsidP="00B34B48">
      <w:pPr>
        <w:pStyle w:val="Alg3"/>
        <w:numPr>
          <w:ilvl w:val="2"/>
          <w:numId w:val="121"/>
        </w:numPr>
      </w:pPr>
      <w:r w:rsidRPr="00E77497">
        <w:t xml:space="preserve">Let </w:t>
      </w:r>
      <w:r w:rsidRPr="00E77497">
        <w:rPr>
          <w:i/>
        </w:rPr>
        <w:t>incExprRef</w:t>
      </w:r>
      <w:r w:rsidRPr="00E77497">
        <w:t xml:space="preserve"> be the result of evaluating the second </w:t>
      </w:r>
      <w:r w:rsidRPr="00E77497">
        <w:rPr>
          <w:i/>
        </w:rPr>
        <w:t>Expression</w:t>
      </w:r>
      <w:r w:rsidRPr="00E77497">
        <w:t>.</w:t>
      </w:r>
    </w:p>
    <w:p w14:paraId="54F9D807" w14:textId="77777777" w:rsidR="004C02EF" w:rsidRPr="00E77497" w:rsidRDefault="004C02EF" w:rsidP="00B34B48">
      <w:pPr>
        <w:pStyle w:val="Alg3"/>
        <w:numPr>
          <w:ilvl w:val="2"/>
          <w:numId w:val="121"/>
        </w:numPr>
        <w:spacing w:after="220"/>
      </w:pPr>
      <w:r w:rsidRPr="00E77497">
        <w:t>Call GetValue(</w:t>
      </w:r>
      <w:r w:rsidRPr="00E77497">
        <w:rPr>
          <w:i/>
        </w:rPr>
        <w:t>incExprRef</w:t>
      </w:r>
      <w:r w:rsidRPr="00E77497">
        <w:t>). (This value is not used.)</w:t>
      </w:r>
    </w:p>
    <w:p w14:paraId="0FE15924" w14:textId="77777777" w:rsidR="004C02EF" w:rsidRPr="00E77497" w:rsidRDefault="004C02EF" w:rsidP="003A4B22">
      <w:pPr>
        <w:pStyle w:val="30"/>
        <w:numPr>
          <w:ilvl w:val="0"/>
          <w:numId w:val="0"/>
        </w:numPr>
      </w:pPr>
      <w:bookmarkStart w:id="10907" w:name="_Toc382212240"/>
      <w:bookmarkStart w:id="10908" w:name="_Toc382212769"/>
      <w:bookmarkStart w:id="10909" w:name="_Toc382291585"/>
      <w:bookmarkStart w:id="10910" w:name="_Ref383837418"/>
      <w:bookmarkStart w:id="10911" w:name="_Toc385672234"/>
      <w:bookmarkStart w:id="10912" w:name="_Toc393690338"/>
      <w:bookmarkStart w:id="10913" w:name="_Ref404493018"/>
      <w:bookmarkStart w:id="10914" w:name="_Ref424530966"/>
      <w:bookmarkStart w:id="10915" w:name="_Ref424667453"/>
      <w:bookmarkStart w:id="10916" w:name="_Toc472818884"/>
      <w:bookmarkStart w:id="10917" w:name="_Toc235503459"/>
      <w:bookmarkStart w:id="10918" w:name="_Toc241509234"/>
      <w:bookmarkStart w:id="10919" w:name="_Toc244416721"/>
      <w:bookmarkStart w:id="10920" w:name="_Toc276631085"/>
      <w:bookmarkStart w:id="10921" w:name="_Toc314500644"/>
      <w:r w:rsidRPr="00E77497">
        <w:t>12.6.4</w:t>
      </w:r>
      <w:r w:rsidRPr="00E77497">
        <w:tab/>
        <w:t xml:space="preserve">The </w:t>
      </w:r>
      <w:r w:rsidRPr="00E77497">
        <w:rPr>
          <w:rFonts w:ascii="Courier New" w:hAnsi="Courier New"/>
        </w:rPr>
        <w:t>for</w:t>
      </w:r>
      <w:r w:rsidRPr="00E77497">
        <w:t>-</w:t>
      </w:r>
      <w:r w:rsidRPr="00E77497">
        <w:rPr>
          <w:rFonts w:ascii="Courier New" w:hAnsi="Courier New"/>
        </w:rPr>
        <w:t>in</w:t>
      </w:r>
      <w:r w:rsidRPr="00E77497">
        <w:t xml:space="preserve"> Statemen</w:t>
      </w:r>
      <w:bookmarkEnd w:id="10866"/>
      <w:bookmarkEnd w:id="10867"/>
      <w:bookmarkEnd w:id="10868"/>
      <w:bookmarkEnd w:id="10869"/>
      <w:bookmarkEnd w:id="10907"/>
      <w:bookmarkEnd w:id="10908"/>
      <w:bookmarkEnd w:id="10909"/>
      <w:bookmarkEnd w:id="10910"/>
      <w:bookmarkEnd w:id="10911"/>
      <w:bookmarkEnd w:id="10912"/>
      <w:bookmarkEnd w:id="10913"/>
      <w:r w:rsidRPr="00E77497">
        <w:t>t</w:t>
      </w:r>
      <w:bookmarkEnd w:id="10914"/>
      <w:bookmarkEnd w:id="10915"/>
      <w:bookmarkEnd w:id="10916"/>
      <w:bookmarkEnd w:id="10917"/>
      <w:bookmarkEnd w:id="10918"/>
      <w:bookmarkEnd w:id="10919"/>
      <w:bookmarkEnd w:id="10920"/>
      <w:bookmarkEnd w:id="10921"/>
    </w:p>
    <w:p w14:paraId="53257053" w14:textId="77777777" w:rsidR="00687A3E" w:rsidRPr="00E77497" w:rsidRDefault="00687A3E" w:rsidP="00687A3E">
      <w:pPr>
        <w:rPr>
          <w:ins w:id="10922" w:author="Rev 4 Allen Wirfs-Brock" w:date="2011-10-15T18:42:00Z"/>
          <w:rFonts w:ascii="Helvetica" w:hAnsi="Helvetica"/>
          <w:b/>
        </w:rPr>
      </w:pPr>
      <w:ins w:id="10923" w:author="Rev 4 Allen Wirfs-Brock" w:date="2011-10-15T18:42:00Z">
        <w:r w:rsidRPr="00E77497">
          <w:rPr>
            <w:rFonts w:ascii="Helvetica" w:hAnsi="Helvetica"/>
            <w:b/>
          </w:rPr>
          <w:t xml:space="preserve">Static Semantics:  </w:t>
        </w:r>
        <w:r w:rsidRPr="00E77497">
          <w:rPr>
            <w:rFonts w:ascii="Helvetica" w:hAnsi="Helvetica"/>
            <w:b/>
            <w:lang w:eastAsia="en-US"/>
          </w:rPr>
          <w:t>VarDeclaredNames</w:t>
        </w:r>
      </w:ins>
    </w:p>
    <w:p w14:paraId="5E530D79" w14:textId="77777777" w:rsidR="00CC12F9" w:rsidRPr="00E77497" w:rsidRDefault="00CC12F9" w:rsidP="00CC12F9">
      <w:pPr>
        <w:jc w:val="left"/>
        <w:rPr>
          <w:ins w:id="10924" w:author="Rev 3 Allen Wirfs-Brock" w:date="2011-09-02T11:14:00Z"/>
        </w:rPr>
      </w:pPr>
      <w:ins w:id="10925" w:author="Rev 3 Allen Wirfs-Brock" w:date="2011-09-02T11:14:00Z">
        <w:del w:id="10926" w:author="Rev 4 Allen Wirfs-Brock" w:date="2011-10-15T18:47:00Z">
          <w:r w:rsidRPr="00E77497" w:rsidDel="00D25231">
            <w:delText xml:space="preserve">The VarDeclaredNames of the production  </w:delText>
          </w:r>
        </w:del>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10927" w:author="Rev 4 Allen Wirfs-Brock" w:date="2011-10-15T18:47:00Z">
          <w:r w:rsidRPr="00E77497" w:rsidDel="00D25231">
            <w:delText>is determined as follows:</w:delText>
          </w:r>
        </w:del>
      </w:ins>
    </w:p>
    <w:p w14:paraId="3338B552" w14:textId="77777777" w:rsidR="00CC12F9" w:rsidRPr="00E77497" w:rsidRDefault="00CC12F9" w:rsidP="00B34B48">
      <w:pPr>
        <w:pStyle w:val="Alg4"/>
        <w:numPr>
          <w:ilvl w:val="0"/>
          <w:numId w:val="481"/>
        </w:numPr>
        <w:spacing w:after="220"/>
        <w:contextualSpacing/>
        <w:rPr>
          <w:ins w:id="10928" w:author="Rev 3 Allen Wirfs-Brock" w:date="2011-09-02T11:14:00Z"/>
        </w:rPr>
      </w:pPr>
      <w:ins w:id="10929" w:author="Rev 3 Allen Wirfs-Brock" w:date="2011-09-02T11:14:00Z">
        <w:r w:rsidRPr="00E77497">
          <w:t xml:space="preserve">Return the VarDeclaredNames of </w:t>
        </w:r>
        <w:r w:rsidRPr="00E77497">
          <w:rPr>
            <w:i/>
          </w:rPr>
          <w:t>Statement</w:t>
        </w:r>
        <w:r w:rsidRPr="00E77497">
          <w:t>.</w:t>
        </w:r>
      </w:ins>
    </w:p>
    <w:p w14:paraId="2190E6E1" w14:textId="77777777" w:rsidR="00D25231" w:rsidRPr="00E77497" w:rsidRDefault="00D25231" w:rsidP="00D25231">
      <w:pPr>
        <w:jc w:val="left"/>
        <w:rPr>
          <w:ins w:id="10930" w:author="Rev 4 Allen Wirfs-Brock" w:date="2011-10-15T18:48:00Z"/>
        </w:rPr>
      </w:pPr>
      <w:ins w:id="10931" w:author="Rev 4 Allen Wirfs-Brock" w:date="2011-10-15T18:48: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Fonts w:ascii="Times New Roman" w:hAnsi="Times New Roman"/>
            <w:i/>
          </w:rPr>
          <w:t>VariableDeclarationNoIn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4EF60248" w14:textId="77777777" w:rsidR="00D25231" w:rsidRPr="00E77497" w:rsidRDefault="00D25231" w:rsidP="00B34B48">
      <w:pPr>
        <w:pStyle w:val="Alg4"/>
        <w:numPr>
          <w:ilvl w:val="0"/>
          <w:numId w:val="482"/>
        </w:numPr>
        <w:spacing w:after="220"/>
        <w:contextualSpacing/>
        <w:rPr>
          <w:ins w:id="10932" w:author="Rev 4 Allen Wirfs-Brock" w:date="2011-10-15T18:48:00Z"/>
        </w:rPr>
      </w:pPr>
      <w:ins w:id="10933" w:author="Rev 4 Allen Wirfs-Brock" w:date="2011-10-15T18:48:00Z">
        <w:r w:rsidRPr="00E77497">
          <w:t xml:space="preserve">Let </w:t>
        </w:r>
        <w:r w:rsidRPr="00E77497">
          <w:rPr>
            <w:i/>
          </w:rPr>
          <w:t xml:space="preserve">names </w:t>
        </w:r>
        <w:r w:rsidRPr="00E77497">
          <w:t xml:space="preserve">be BoundNames of </w:t>
        </w:r>
        <w:r w:rsidRPr="00E77497">
          <w:rPr>
            <w:i/>
          </w:rPr>
          <w:t>VariableDeclarationNoIn</w:t>
        </w:r>
        <w:r w:rsidRPr="00E77497">
          <w:t>.</w:t>
        </w:r>
      </w:ins>
    </w:p>
    <w:p w14:paraId="4EC25501" w14:textId="77777777" w:rsidR="00D25231" w:rsidRPr="00C7794D" w:rsidRDefault="00D25231" w:rsidP="00B34B48">
      <w:pPr>
        <w:pStyle w:val="Alg4"/>
        <w:numPr>
          <w:ilvl w:val="0"/>
          <w:numId w:val="482"/>
        </w:numPr>
        <w:spacing w:after="220"/>
        <w:contextualSpacing/>
        <w:rPr>
          <w:ins w:id="10934" w:author="Rev 4 Allen Wirfs-Brock" w:date="2011-10-15T18:48:00Z"/>
          <w:i/>
        </w:rPr>
      </w:pPr>
      <w:ins w:id="10935" w:author="Rev 4 Allen Wirfs-Brock" w:date="2011-10-15T18:48: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1043E0D5" w14:textId="77777777" w:rsidR="00D25231" w:rsidRPr="006B6D0A" w:rsidRDefault="00D25231" w:rsidP="00B34B48">
      <w:pPr>
        <w:pStyle w:val="Alg4"/>
        <w:numPr>
          <w:ilvl w:val="0"/>
          <w:numId w:val="482"/>
        </w:numPr>
        <w:spacing w:after="220"/>
        <w:contextualSpacing/>
        <w:rPr>
          <w:ins w:id="10936" w:author="Rev 4 Allen Wirfs-Brock" w:date="2011-10-15T18:49:00Z"/>
          <w:rStyle w:val="bnf"/>
        </w:rPr>
      </w:pPr>
      <w:ins w:id="10937" w:author="Rev 4 Allen Wirfs-Brock" w:date="2011-10-15T18:48:00Z">
        <w:r w:rsidRPr="004D1BD1">
          <w:t xml:space="preserve">Return </w:t>
        </w:r>
        <w:r w:rsidRPr="003B4312">
          <w:rPr>
            <w:rStyle w:val="bnf"/>
          </w:rPr>
          <w:t>names</w:t>
        </w:r>
      </w:ins>
    </w:p>
    <w:p w14:paraId="1714FA36" w14:textId="77777777" w:rsidR="00687A3E" w:rsidRPr="00E65A34" w:rsidRDefault="00687A3E" w:rsidP="00D25231">
      <w:pPr>
        <w:keepNext/>
        <w:rPr>
          <w:ins w:id="10938" w:author="Rev 4 Allen Wirfs-Brock" w:date="2011-10-15T18:43:00Z"/>
          <w:rFonts w:ascii="Helvetica" w:hAnsi="Helvetica"/>
          <w:b/>
        </w:rPr>
      </w:pPr>
      <w:ins w:id="10939" w:author="Rev 4 Allen Wirfs-Brock" w:date="2011-10-15T18:43:00Z">
        <w:r w:rsidRPr="006B6D0A">
          <w:rPr>
            <w:rFonts w:ascii="Helvetica" w:hAnsi="Helvetica"/>
            <w:b/>
          </w:rPr>
          <w:t xml:space="preserve">Runtime Semantics: </w:t>
        </w:r>
        <w:r w:rsidRPr="006B6D0A">
          <w:rPr>
            <w:rFonts w:ascii="Helvetica" w:hAnsi="Helvetica"/>
            <w:b/>
            <w:spacing w:val="6"/>
          </w:rPr>
          <w:t>Evaluation</w:t>
        </w:r>
      </w:ins>
    </w:p>
    <w:p w14:paraId="1ACFB140" w14:textId="77777777" w:rsidR="004C02EF" w:rsidRPr="00E77497" w:rsidRDefault="004C02EF" w:rsidP="004C02EF">
      <w:del w:id="10940" w:author="Rev 4 Allen Wirfs-Brock" w:date="2011-10-15T18:47:00Z">
        <w:r w:rsidRPr="009C202C" w:rsidDel="00D25231">
          <w:delText xml:space="preserve">The production </w:delText>
        </w:r>
      </w:del>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10941" w:author="Rev 4 Allen Wirfs-Brock" w:date="2011-10-15T18:48:00Z">
        <w:r w:rsidRPr="00E77497" w:rsidDel="00D25231">
          <w:delText>is evaluated as follows:</w:delText>
        </w:r>
      </w:del>
    </w:p>
    <w:p w14:paraId="2CCFB09A" w14:textId="77777777" w:rsidR="004C02EF" w:rsidRPr="00E77497" w:rsidRDefault="004C02EF" w:rsidP="00B34B48">
      <w:pPr>
        <w:pStyle w:val="Alg3"/>
        <w:numPr>
          <w:ilvl w:val="0"/>
          <w:numId w:val="122"/>
        </w:numPr>
      </w:pPr>
      <w:r w:rsidRPr="00E77497">
        <w:t xml:space="preserve">Let </w:t>
      </w:r>
      <w:r w:rsidRPr="00E77497">
        <w:rPr>
          <w:i/>
        </w:rPr>
        <w:t>exprRef</w:t>
      </w:r>
      <w:r w:rsidRPr="00E77497">
        <w:t xml:space="preserve"> be the result of evaluating the </w:t>
      </w:r>
      <w:r w:rsidRPr="00E77497">
        <w:rPr>
          <w:i/>
        </w:rPr>
        <w:t>Expression</w:t>
      </w:r>
      <w:r w:rsidRPr="00E77497">
        <w:t>.</w:t>
      </w:r>
    </w:p>
    <w:p w14:paraId="36B6E14F" w14:textId="77777777" w:rsidR="004C02EF" w:rsidRPr="00E77497" w:rsidRDefault="004C02EF" w:rsidP="00B34B48">
      <w:pPr>
        <w:pStyle w:val="Alg3"/>
        <w:numPr>
          <w:ilvl w:val="0"/>
          <w:numId w:val="122"/>
        </w:numPr>
      </w:pPr>
      <w:r w:rsidRPr="00E77497">
        <w:t xml:space="preserve">Let </w:t>
      </w:r>
      <w:r w:rsidRPr="00E77497">
        <w:rPr>
          <w:i/>
        </w:rPr>
        <w:t>experValue</w:t>
      </w:r>
      <w:r w:rsidRPr="00E77497">
        <w:t xml:space="preserve"> be GetValue(</w:t>
      </w:r>
      <w:r w:rsidRPr="00E77497">
        <w:rPr>
          <w:i/>
        </w:rPr>
        <w:t>exprRef</w:t>
      </w:r>
      <w:r w:rsidRPr="00E77497">
        <w:t>).</w:t>
      </w:r>
    </w:p>
    <w:p w14:paraId="20EE539E" w14:textId="77777777" w:rsidR="004C02EF" w:rsidRPr="00E77497" w:rsidRDefault="004C02EF" w:rsidP="00B34B48">
      <w:pPr>
        <w:pStyle w:val="Alg3"/>
        <w:numPr>
          <w:ilvl w:val="0"/>
          <w:numId w:val="122"/>
        </w:numPr>
      </w:pPr>
      <w:r w:rsidRPr="00E77497">
        <w:t xml:space="preserve">If </w:t>
      </w:r>
      <w:r w:rsidRPr="00E77497">
        <w:rPr>
          <w:i/>
        </w:rPr>
        <w:t>experValue</w:t>
      </w:r>
      <w:r w:rsidRPr="00E77497">
        <w:t xml:space="preserve"> is </w:t>
      </w:r>
      <w:r w:rsidRPr="00E77497">
        <w:rPr>
          <w:b/>
        </w:rPr>
        <w:t>null</w:t>
      </w:r>
      <w:r w:rsidRPr="00E77497">
        <w:t xml:space="preserve"> or </w:t>
      </w:r>
      <w:r w:rsidRPr="00E77497">
        <w:rPr>
          <w:b/>
        </w:rPr>
        <w:t>undefined</w:t>
      </w:r>
      <w:r w:rsidRPr="00E77497">
        <w:t>, 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720A858C" w14:textId="77777777" w:rsidR="004C02EF" w:rsidRPr="00E77497" w:rsidRDefault="004C02EF" w:rsidP="00B34B48">
      <w:pPr>
        <w:pStyle w:val="Alg3"/>
        <w:numPr>
          <w:ilvl w:val="0"/>
          <w:numId w:val="122"/>
        </w:numPr>
      </w:pPr>
      <w:r w:rsidRPr="00E77497">
        <w:t xml:space="preserve">Let </w:t>
      </w:r>
      <w:r w:rsidRPr="00E77497">
        <w:rPr>
          <w:i/>
        </w:rPr>
        <w:t>obj</w:t>
      </w:r>
      <w:r w:rsidRPr="00E77497">
        <w:t xml:space="preserve"> be ToObject(</w:t>
      </w:r>
      <w:r w:rsidRPr="00E77497">
        <w:rPr>
          <w:i/>
        </w:rPr>
        <w:t>experValue</w:t>
      </w:r>
      <w:r w:rsidRPr="00E77497">
        <w:t>).</w:t>
      </w:r>
    </w:p>
    <w:p w14:paraId="18B2520F" w14:textId="77777777" w:rsidR="004C02EF" w:rsidRPr="00E77497" w:rsidRDefault="004C02EF" w:rsidP="00B34B48">
      <w:pPr>
        <w:pStyle w:val="Alg3"/>
        <w:numPr>
          <w:ilvl w:val="0"/>
          <w:numId w:val="122"/>
        </w:numPr>
      </w:pPr>
      <w:r w:rsidRPr="00E77497">
        <w:t xml:space="preserve">Let </w:t>
      </w:r>
      <w:r w:rsidRPr="00E77497">
        <w:rPr>
          <w:i/>
        </w:rPr>
        <w:t>V</w:t>
      </w:r>
      <w:r w:rsidRPr="00E77497">
        <w:t xml:space="preserve"> = </w:t>
      </w:r>
      <w:r w:rsidRPr="00E77497">
        <w:rPr>
          <w:rFonts w:ascii="Arial" w:hAnsi="Arial" w:cs="Arial"/>
        </w:rPr>
        <w:t>empty</w:t>
      </w:r>
      <w:r w:rsidRPr="00E77497">
        <w:t>.</w:t>
      </w:r>
    </w:p>
    <w:p w14:paraId="0C02C937" w14:textId="77777777" w:rsidR="004C02EF" w:rsidRPr="00E77497" w:rsidRDefault="004C02EF" w:rsidP="00B34B48">
      <w:pPr>
        <w:pStyle w:val="Alg3"/>
        <w:numPr>
          <w:ilvl w:val="0"/>
          <w:numId w:val="122"/>
        </w:numPr>
      </w:pPr>
      <w:r w:rsidRPr="00E77497">
        <w:t>Repeat</w:t>
      </w:r>
    </w:p>
    <w:p w14:paraId="61EE0C8F" w14:textId="77777777" w:rsidR="004C02EF" w:rsidRPr="00E77497" w:rsidRDefault="004C02EF" w:rsidP="00B34B48">
      <w:pPr>
        <w:pStyle w:val="Alg3"/>
        <w:numPr>
          <w:ilvl w:val="1"/>
          <w:numId w:val="122"/>
        </w:numPr>
      </w:pPr>
      <w:r w:rsidRPr="00E77497">
        <w:t xml:space="preserve">Let </w:t>
      </w:r>
      <w:r w:rsidRPr="00E77497">
        <w:rPr>
          <w:i/>
        </w:rPr>
        <w:t>P</w:t>
      </w:r>
      <w:r w:rsidRPr="00E77497">
        <w:t xml:space="preserve"> be the name of the next property of </w:t>
      </w:r>
      <w:r w:rsidRPr="00E77497">
        <w:rPr>
          <w:i/>
        </w:rPr>
        <w:t>obj</w:t>
      </w:r>
      <w:r w:rsidRPr="00E77497">
        <w:t xml:space="preserve"> whose [[Enumerable]] attribute is </w:t>
      </w:r>
      <w:r w:rsidRPr="00E77497">
        <w:rPr>
          <w:b/>
        </w:rPr>
        <w:t>true</w:t>
      </w:r>
      <w:r w:rsidRPr="00E77497">
        <w:t>. If there is no such property,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0464B207" w14:textId="77777777" w:rsidR="004C02EF" w:rsidRPr="00E77497" w:rsidRDefault="004C02EF" w:rsidP="00B34B48">
      <w:pPr>
        <w:pStyle w:val="Alg3"/>
        <w:numPr>
          <w:ilvl w:val="1"/>
          <w:numId w:val="122"/>
        </w:numPr>
      </w:pPr>
      <w:r w:rsidRPr="00E77497">
        <w:t xml:space="preserve">Let </w:t>
      </w:r>
      <w:r w:rsidRPr="00E77497">
        <w:rPr>
          <w:i/>
        </w:rPr>
        <w:t>lhsRef</w:t>
      </w:r>
      <w:r w:rsidRPr="00E77497">
        <w:t xml:space="preserve"> be the result of evaluating the </w:t>
      </w:r>
      <w:r w:rsidRPr="00E77497">
        <w:rPr>
          <w:i/>
        </w:rPr>
        <w:t>LeftHandSideExpression</w:t>
      </w:r>
      <w:r w:rsidRPr="00E77497">
        <w:t xml:space="preserve"> ( it may be evaluated repeatedly).</w:t>
      </w:r>
    </w:p>
    <w:p w14:paraId="260E757C" w14:textId="77777777" w:rsidR="004C02EF" w:rsidRPr="00E77497" w:rsidRDefault="004C02EF" w:rsidP="00B34B48">
      <w:pPr>
        <w:pStyle w:val="Alg3"/>
        <w:numPr>
          <w:ilvl w:val="1"/>
          <w:numId w:val="122"/>
        </w:numPr>
      </w:pPr>
      <w:r w:rsidRPr="00E77497">
        <w:t>Call PutValue(</w:t>
      </w:r>
      <w:r w:rsidRPr="00E77497">
        <w:rPr>
          <w:i/>
        </w:rPr>
        <w:t>lhsRef</w:t>
      </w:r>
      <w:r w:rsidRPr="00E77497">
        <w:t xml:space="preserve">, </w:t>
      </w:r>
      <w:r w:rsidRPr="00E77497">
        <w:rPr>
          <w:i/>
        </w:rPr>
        <w:t>P</w:t>
      </w:r>
      <w:r w:rsidRPr="00E77497">
        <w:t>).</w:t>
      </w:r>
    </w:p>
    <w:p w14:paraId="13BDDFB4" w14:textId="77777777" w:rsidR="004C02EF" w:rsidRPr="00E77497" w:rsidRDefault="004C02EF" w:rsidP="00B34B48">
      <w:pPr>
        <w:pStyle w:val="Alg3"/>
        <w:numPr>
          <w:ilvl w:val="1"/>
          <w:numId w:val="122"/>
        </w:numPr>
      </w:pPr>
      <w:r w:rsidRPr="00E77497">
        <w:t xml:space="preserve">Let </w:t>
      </w:r>
      <w:r w:rsidRPr="00E77497">
        <w:rPr>
          <w:i/>
        </w:rPr>
        <w:t>stmt</w:t>
      </w:r>
      <w:r w:rsidRPr="00E77497">
        <w:t xml:space="preserve"> be the result of evaluating </w:t>
      </w:r>
      <w:r w:rsidRPr="00E77497">
        <w:rPr>
          <w:i/>
        </w:rPr>
        <w:t>Statement</w:t>
      </w:r>
      <w:r w:rsidRPr="00E77497">
        <w:t>.</w:t>
      </w:r>
    </w:p>
    <w:p w14:paraId="763BC511" w14:textId="77777777" w:rsidR="004C02EF" w:rsidRPr="00E77497" w:rsidRDefault="004C02EF" w:rsidP="00B34B48">
      <w:pPr>
        <w:pStyle w:val="Alg3"/>
        <w:numPr>
          <w:ilvl w:val="1"/>
          <w:numId w:val="122"/>
        </w:numPr>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p>
    <w:p w14:paraId="6E0424B8" w14:textId="77777777" w:rsidR="004C02EF" w:rsidRPr="00E77497" w:rsidRDefault="004C02EF" w:rsidP="00B34B48">
      <w:pPr>
        <w:pStyle w:val="Alg3"/>
        <w:numPr>
          <w:ilvl w:val="1"/>
          <w:numId w:val="122"/>
        </w:numPr>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30019750" w14:textId="77777777" w:rsidR="004C02EF" w:rsidRPr="00E77497" w:rsidRDefault="004C02EF" w:rsidP="00B34B48">
      <w:pPr>
        <w:pStyle w:val="Alg3"/>
        <w:numPr>
          <w:ilvl w:val="1"/>
          <w:numId w:val="122"/>
        </w:numPr>
      </w:pPr>
      <w:r w:rsidRPr="00E77497">
        <w:t xml:space="preserve">If </w:t>
      </w:r>
      <w:r w:rsidRPr="00E77497">
        <w:rPr>
          <w:i/>
        </w:rPr>
        <w:t>stmt</w:t>
      </w:r>
      <w:r w:rsidRPr="00E77497">
        <w:t xml:space="preserve">.type is not </w:t>
      </w:r>
      <w:r w:rsidRPr="00E77497">
        <w:rPr>
          <w:b/>
        </w:rPr>
        <w:t>continue</w:t>
      </w:r>
      <w:r w:rsidRPr="00E77497">
        <w:t xml:space="preserve"> </w:t>
      </w:r>
      <w:ins w:id="10942" w:author="Allen Wirfs-Brock rev2" w:date="2011-07-25T15:33:00Z">
        <w:r w:rsidR="006B2955" w:rsidRPr="00E77497">
          <w:t>or</w:t>
        </w:r>
      </w:ins>
      <w:del w:id="10943" w:author="Allen Wirfs-Brock rev2" w:date="2011-07-25T15:33:00Z">
        <w:r w:rsidRPr="00E77497" w:rsidDel="006B2955">
          <w:delText>||</w:delText>
        </w:r>
      </w:del>
      <w:r w:rsidRPr="00E77497">
        <w:t xml:space="preserve"> </w:t>
      </w:r>
      <w:r w:rsidRPr="00E77497">
        <w:rPr>
          <w:i/>
        </w:rPr>
        <w:t>stmt</w:t>
      </w:r>
      <w:r w:rsidRPr="00E77497">
        <w:t>.target is not in the current label set, then</w:t>
      </w:r>
    </w:p>
    <w:p w14:paraId="4816A444" w14:textId="77777777" w:rsidR="004C02EF" w:rsidRPr="00E77497" w:rsidRDefault="004C02EF" w:rsidP="00B34B48">
      <w:pPr>
        <w:pStyle w:val="Alg3"/>
        <w:numPr>
          <w:ilvl w:val="2"/>
          <w:numId w:val="122"/>
        </w:numPr>
        <w:spacing w:after="220"/>
      </w:pPr>
      <w:r w:rsidRPr="00E77497">
        <w:t xml:space="preserve">If </w:t>
      </w:r>
      <w:r w:rsidRPr="00E77497">
        <w:rPr>
          <w:i/>
        </w:rPr>
        <w:t>stmt</w:t>
      </w:r>
      <w:r w:rsidRPr="00E77497">
        <w:t xml:space="preserve"> is an abrupt completion, return </w:t>
      </w:r>
      <w:r w:rsidRPr="00E77497">
        <w:rPr>
          <w:i/>
        </w:rPr>
        <w:t>stmt</w:t>
      </w:r>
      <w:r w:rsidRPr="00E77497">
        <w:t>.</w:t>
      </w:r>
    </w:p>
    <w:p w14:paraId="27A89421" w14:textId="77777777" w:rsidR="00343186" w:rsidRPr="00E77497" w:rsidDel="00D25231" w:rsidRDefault="00343186" w:rsidP="00343186">
      <w:pPr>
        <w:jc w:val="left"/>
        <w:rPr>
          <w:ins w:id="10944" w:author="Rev 3 Allen Wirfs-Brock" w:date="2011-09-02T11:15:00Z"/>
          <w:del w:id="10945" w:author="Rev 4 Allen Wirfs-Brock" w:date="2011-10-15T18:49:00Z"/>
        </w:rPr>
      </w:pPr>
      <w:ins w:id="10946" w:author="Rev 3 Allen Wirfs-Brock" w:date="2011-09-02T11:15:00Z">
        <w:del w:id="10947" w:author="Rev 4 Allen Wirfs-Brock" w:date="2011-10-15T18:49:00Z">
          <w:r w:rsidRPr="00E77497" w:rsidDel="00D25231">
            <w:delText>The VarDeclaredNames of the production</w:delText>
          </w:r>
          <w:r w:rsidRPr="00E77497" w:rsidDel="00D25231">
            <w:br/>
            <w:delText xml:space="preserve">    </w:delText>
          </w:r>
        </w:del>
      </w:ins>
      <w:ins w:id="10948" w:author="Rev 3 Allen Wirfs-Brock" w:date="2011-09-02T11:16:00Z">
        <w:del w:id="10949" w:author="Rev 4 Allen Wirfs-Brock" w:date="2011-10-15T18:49:00Z">
          <w:r w:rsidRPr="00E77497" w:rsidDel="00D25231">
            <w:rPr>
              <w:rFonts w:ascii="Courier New" w:hAnsi="Courier New"/>
              <w:b/>
            </w:rPr>
            <w:delText>for</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Courier New" w:hAnsi="Courier New"/>
              <w:b/>
            </w:rPr>
            <w:delText>var</w:delText>
          </w:r>
          <w:r w:rsidRPr="00E77497" w:rsidDel="00D25231">
            <w:delText xml:space="preserve"> </w:delText>
          </w:r>
          <w:r w:rsidRPr="00E77497" w:rsidDel="00D25231">
            <w:rPr>
              <w:rFonts w:ascii="Times New Roman" w:hAnsi="Times New Roman"/>
              <w:i/>
            </w:rPr>
            <w:delText>VariableDeclarationNoIn</w:delText>
          </w:r>
          <w:r w:rsidRPr="00E77497" w:rsidDel="00D25231">
            <w:delText xml:space="preserve"> </w:delText>
          </w:r>
          <w:r w:rsidRPr="00E77497" w:rsidDel="00D25231">
            <w:rPr>
              <w:rFonts w:ascii="Courier New" w:hAnsi="Courier New"/>
              <w:b/>
            </w:rPr>
            <w:delText>in</w:delText>
          </w:r>
          <w:r w:rsidRPr="00E77497" w:rsidDel="00D25231">
            <w:delText xml:space="preserve"> </w:delText>
          </w:r>
          <w:r w:rsidRPr="00E77497" w:rsidDel="00D25231">
            <w:rPr>
              <w:rFonts w:ascii="Times New Roman" w:hAnsi="Times New Roman"/>
              <w:i/>
            </w:rPr>
            <w:delText>Expression</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Times New Roman" w:hAnsi="Times New Roman"/>
              <w:i/>
            </w:rPr>
            <w:delText>Statement</w:delText>
          </w:r>
        </w:del>
      </w:ins>
      <w:ins w:id="10950" w:author="Rev 3 Allen Wirfs-Brock" w:date="2011-09-02T11:15:00Z">
        <w:del w:id="10951" w:author="Rev 4 Allen Wirfs-Brock" w:date="2011-10-15T18:49:00Z">
          <w:r w:rsidRPr="00E77497" w:rsidDel="00D25231">
            <w:rPr>
              <w:rFonts w:ascii="Courier New" w:hAnsi="Courier New"/>
              <w:b/>
            </w:rPr>
            <w:br/>
          </w:r>
          <w:r w:rsidRPr="00E77497" w:rsidDel="00D25231">
            <w:delText>is determined as follows:</w:delText>
          </w:r>
        </w:del>
      </w:ins>
    </w:p>
    <w:p w14:paraId="09477E26" w14:textId="77777777" w:rsidR="00343186" w:rsidRPr="00E77497" w:rsidDel="00D25231" w:rsidRDefault="00343186" w:rsidP="006361CF">
      <w:pPr>
        <w:pStyle w:val="Alg4"/>
        <w:numPr>
          <w:ilvl w:val="0"/>
          <w:numId w:val="482"/>
        </w:numPr>
        <w:spacing w:after="220"/>
        <w:contextualSpacing/>
        <w:rPr>
          <w:ins w:id="10952" w:author="Rev 3 Allen Wirfs-Brock" w:date="2011-09-02T11:15:00Z"/>
          <w:del w:id="10953" w:author="Rev 4 Allen Wirfs-Brock" w:date="2011-10-15T18:49:00Z"/>
        </w:rPr>
        <w:pPrChange w:id="10954" w:author="Rev 4 Allen Wirfs-Brock" w:date="2011-11-07T12:16:00Z">
          <w:pPr>
            <w:pStyle w:val="Alg4"/>
            <w:numPr>
              <w:numId w:val="512"/>
            </w:numPr>
            <w:tabs>
              <w:tab w:val="num" w:pos="360"/>
            </w:tabs>
            <w:spacing w:after="220"/>
            <w:ind w:left="360" w:hanging="360"/>
            <w:contextualSpacing/>
          </w:pPr>
        </w:pPrChange>
      </w:pPr>
      <w:ins w:id="10955" w:author="Rev 3 Allen Wirfs-Brock" w:date="2011-09-02T11:15:00Z">
        <w:del w:id="10956" w:author="Rev 4 Allen Wirfs-Brock" w:date="2011-10-15T18:49:00Z">
          <w:r w:rsidRPr="00E77497" w:rsidDel="00D25231">
            <w:delText xml:space="preserve">Let </w:delText>
          </w:r>
          <w:r w:rsidRPr="00E77497" w:rsidDel="00D25231">
            <w:rPr>
              <w:i/>
            </w:rPr>
            <w:delText xml:space="preserve">names </w:delText>
          </w:r>
          <w:r w:rsidRPr="00E77497" w:rsidDel="00D25231">
            <w:delText xml:space="preserve">be BoundNames of </w:delText>
          </w:r>
        </w:del>
      </w:ins>
      <w:ins w:id="10957" w:author="Rev 3 Allen Wirfs-Brock" w:date="2011-09-02T11:16:00Z">
        <w:del w:id="10958" w:author="Rev 4 Allen Wirfs-Brock" w:date="2011-10-15T18:49:00Z">
          <w:r w:rsidRPr="00E77497" w:rsidDel="00D25231">
            <w:rPr>
              <w:i/>
            </w:rPr>
            <w:delText>VariableDeclarationNoIn</w:delText>
          </w:r>
        </w:del>
      </w:ins>
      <w:ins w:id="10959" w:author="Rev 3 Allen Wirfs-Brock" w:date="2011-09-02T11:15:00Z">
        <w:del w:id="10960" w:author="Rev 4 Allen Wirfs-Brock" w:date="2011-10-15T18:49:00Z">
          <w:r w:rsidRPr="00E77497" w:rsidDel="00D25231">
            <w:delText>.</w:delText>
          </w:r>
        </w:del>
      </w:ins>
    </w:p>
    <w:p w14:paraId="16BF2836" w14:textId="77777777" w:rsidR="00343186" w:rsidRPr="00E77497" w:rsidDel="00D25231" w:rsidRDefault="00343186" w:rsidP="006361CF">
      <w:pPr>
        <w:pStyle w:val="Alg4"/>
        <w:numPr>
          <w:ilvl w:val="0"/>
          <w:numId w:val="482"/>
        </w:numPr>
        <w:spacing w:after="220"/>
        <w:contextualSpacing/>
        <w:rPr>
          <w:ins w:id="10961" w:author="Rev 3 Allen Wirfs-Brock" w:date="2011-09-02T11:15:00Z"/>
          <w:del w:id="10962" w:author="Rev 4 Allen Wirfs-Brock" w:date="2011-10-15T18:49:00Z"/>
          <w:rStyle w:val="bnf"/>
          <w:i w:val="0"/>
        </w:rPr>
        <w:pPrChange w:id="10963" w:author="Rev 4 Allen Wirfs-Brock" w:date="2011-11-07T12:16:00Z">
          <w:pPr>
            <w:pStyle w:val="Alg4"/>
            <w:numPr>
              <w:numId w:val="512"/>
            </w:numPr>
            <w:tabs>
              <w:tab w:val="num" w:pos="360"/>
            </w:tabs>
            <w:spacing w:after="220"/>
            <w:ind w:left="360" w:hanging="360"/>
            <w:contextualSpacing/>
          </w:pPr>
        </w:pPrChange>
      </w:pPr>
      <w:ins w:id="10964" w:author="Rev 3 Allen Wirfs-Brock" w:date="2011-09-02T11:15:00Z">
        <w:del w:id="10965" w:author="Rev 4 Allen Wirfs-Brock" w:date="2011-10-15T18:49:00Z">
          <w:r w:rsidRPr="00E77497" w:rsidDel="00D25231">
            <w:delText xml:space="preserve">Append to </w:delText>
          </w:r>
          <w:r w:rsidRPr="00E77497" w:rsidDel="00D25231">
            <w:rPr>
              <w:i/>
            </w:rPr>
            <w:delText>names</w:delText>
          </w:r>
          <w:r w:rsidRPr="00E77497" w:rsidDel="00D25231">
            <w:delText xml:space="preserve"> the elements of the VarDeclaredNames of </w:delText>
          </w:r>
          <w:r w:rsidRPr="00E77497" w:rsidDel="00D25231">
            <w:rPr>
              <w:i/>
            </w:rPr>
            <w:delText>Statement</w:delText>
          </w:r>
          <w:r w:rsidRPr="00E77497" w:rsidDel="00D25231">
            <w:rPr>
              <w:rStyle w:val="bnf"/>
            </w:rPr>
            <w:delText>.</w:delText>
          </w:r>
        </w:del>
      </w:ins>
    </w:p>
    <w:p w14:paraId="3E766022" w14:textId="77777777" w:rsidR="00343186" w:rsidRPr="00E77497" w:rsidDel="00D25231" w:rsidRDefault="00343186" w:rsidP="006361CF">
      <w:pPr>
        <w:pStyle w:val="Alg4"/>
        <w:numPr>
          <w:ilvl w:val="0"/>
          <w:numId w:val="482"/>
        </w:numPr>
        <w:spacing w:after="220"/>
        <w:contextualSpacing/>
        <w:rPr>
          <w:ins w:id="10966" w:author="Rev 3 Allen Wirfs-Brock" w:date="2011-09-02T11:15:00Z"/>
          <w:del w:id="10967" w:author="Rev 4 Allen Wirfs-Brock" w:date="2011-10-15T18:49:00Z"/>
        </w:rPr>
        <w:pPrChange w:id="10968" w:author="Rev 4 Allen Wirfs-Brock" w:date="2011-11-07T12:16:00Z">
          <w:pPr>
            <w:pStyle w:val="Alg4"/>
            <w:numPr>
              <w:numId w:val="512"/>
            </w:numPr>
            <w:tabs>
              <w:tab w:val="num" w:pos="360"/>
            </w:tabs>
            <w:spacing w:after="220"/>
            <w:ind w:left="360" w:hanging="360"/>
            <w:contextualSpacing/>
          </w:pPr>
        </w:pPrChange>
      </w:pPr>
      <w:ins w:id="10969" w:author="Rev 3 Allen Wirfs-Brock" w:date="2011-09-02T11:15:00Z">
        <w:del w:id="10970" w:author="Rev 4 Allen Wirfs-Brock" w:date="2011-10-15T18:49:00Z">
          <w:r w:rsidRPr="00E77497" w:rsidDel="00D25231">
            <w:delText xml:space="preserve">Return </w:delText>
          </w:r>
          <w:r w:rsidRPr="00E77497" w:rsidDel="00D25231">
            <w:rPr>
              <w:rStyle w:val="bnf"/>
            </w:rPr>
            <w:delText>names</w:delText>
          </w:r>
          <w:r w:rsidRPr="00E77497" w:rsidDel="00D25231">
            <w:delText>.</w:delText>
          </w:r>
        </w:del>
      </w:ins>
    </w:p>
    <w:p w14:paraId="5E52BAE3" w14:textId="77777777" w:rsidR="004C02EF" w:rsidRPr="00E77497" w:rsidRDefault="004C02EF" w:rsidP="004C02EF">
      <w:pPr>
        <w:jc w:val="left"/>
      </w:pPr>
      <w:del w:id="10971" w:author="Rev 4 Allen Wirfs-Brock" w:date="2011-10-15T18:49:00Z">
        <w:r w:rsidRPr="00E77497" w:rsidDel="00D25231">
          <w:delText>The production</w:delText>
        </w:r>
        <w:r w:rsidRPr="00E77497" w:rsidDel="00D25231">
          <w:br/>
          <w:delText xml:space="preserve">    </w:delText>
        </w:r>
      </w:del>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Fonts w:ascii="Times New Roman" w:hAnsi="Times New Roman"/>
          <w:i/>
        </w:rPr>
        <w:t>VariableDeclarationNoIn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del w:id="10972" w:author="Rev 4 Allen Wirfs-Brock" w:date="2011-10-15T18:49:00Z">
        <w:r w:rsidRPr="00E77497" w:rsidDel="00D25231">
          <w:br/>
          <w:delText>is evaluated as follows:</w:delText>
        </w:r>
      </w:del>
    </w:p>
    <w:p w14:paraId="26D87BB2" w14:textId="77777777" w:rsidR="004C02EF" w:rsidRPr="00E77497" w:rsidRDefault="004C02EF" w:rsidP="00B34B48">
      <w:pPr>
        <w:pStyle w:val="Alg3"/>
        <w:numPr>
          <w:ilvl w:val="0"/>
          <w:numId w:val="123"/>
        </w:numPr>
      </w:pPr>
      <w:r w:rsidRPr="00E77497">
        <w:t xml:space="preserve">Let </w:t>
      </w:r>
      <w:r w:rsidRPr="00E77497">
        <w:rPr>
          <w:i/>
        </w:rPr>
        <w:t>varName</w:t>
      </w:r>
      <w:r w:rsidRPr="00E77497">
        <w:t xml:space="preserve"> be the result of evaluating </w:t>
      </w:r>
      <w:r w:rsidRPr="00E77497">
        <w:rPr>
          <w:i/>
        </w:rPr>
        <w:t>VariableDeclarationNoIn</w:t>
      </w:r>
      <w:r w:rsidRPr="00E77497">
        <w:t>.</w:t>
      </w:r>
    </w:p>
    <w:p w14:paraId="5A0E1E59" w14:textId="77777777" w:rsidR="004C02EF" w:rsidRPr="00E77497" w:rsidRDefault="004C02EF" w:rsidP="00B34B48">
      <w:pPr>
        <w:pStyle w:val="Alg3"/>
        <w:numPr>
          <w:ilvl w:val="0"/>
          <w:numId w:val="123"/>
        </w:numPr>
      </w:pPr>
      <w:r w:rsidRPr="00E77497">
        <w:t xml:space="preserve">Let </w:t>
      </w:r>
      <w:r w:rsidRPr="00E77497">
        <w:rPr>
          <w:i/>
        </w:rPr>
        <w:t>exprRef</w:t>
      </w:r>
      <w:r w:rsidRPr="00E77497">
        <w:t xml:space="preserve"> be the result of evaluating the </w:t>
      </w:r>
      <w:r w:rsidRPr="00E77497">
        <w:rPr>
          <w:i/>
        </w:rPr>
        <w:t>Expression</w:t>
      </w:r>
      <w:r w:rsidRPr="00E77497">
        <w:t>.</w:t>
      </w:r>
    </w:p>
    <w:p w14:paraId="6AAF2F7F" w14:textId="77777777" w:rsidR="004C02EF" w:rsidRPr="00E77497" w:rsidRDefault="004C02EF" w:rsidP="00B34B48">
      <w:pPr>
        <w:pStyle w:val="Alg3"/>
        <w:numPr>
          <w:ilvl w:val="0"/>
          <w:numId w:val="123"/>
        </w:numPr>
      </w:pPr>
      <w:r w:rsidRPr="00E77497">
        <w:t xml:space="preserve">Let </w:t>
      </w:r>
      <w:r w:rsidRPr="00E77497">
        <w:rPr>
          <w:i/>
        </w:rPr>
        <w:t>experValue</w:t>
      </w:r>
      <w:r w:rsidRPr="00E77497">
        <w:t xml:space="preserve"> be GetValue(</w:t>
      </w:r>
      <w:r w:rsidRPr="00E77497">
        <w:rPr>
          <w:i/>
        </w:rPr>
        <w:t>exprRef</w:t>
      </w:r>
      <w:r w:rsidRPr="00E77497">
        <w:t>).</w:t>
      </w:r>
    </w:p>
    <w:p w14:paraId="5DBDFBF1" w14:textId="77777777" w:rsidR="004C02EF" w:rsidRPr="00E77497" w:rsidRDefault="004C02EF" w:rsidP="00B34B48">
      <w:pPr>
        <w:pStyle w:val="Alg3"/>
        <w:numPr>
          <w:ilvl w:val="0"/>
          <w:numId w:val="123"/>
        </w:numPr>
      </w:pPr>
      <w:r w:rsidRPr="00E77497">
        <w:t xml:space="preserve">If </w:t>
      </w:r>
      <w:r w:rsidRPr="00E77497">
        <w:rPr>
          <w:i/>
        </w:rPr>
        <w:t>experValue</w:t>
      </w:r>
      <w:r w:rsidRPr="00E77497">
        <w:t xml:space="preserve"> is </w:t>
      </w:r>
      <w:r w:rsidRPr="00E77497">
        <w:rPr>
          <w:b/>
        </w:rPr>
        <w:t>null</w:t>
      </w:r>
      <w:r w:rsidRPr="00E77497">
        <w:t xml:space="preserve"> or </w:t>
      </w:r>
      <w:r w:rsidRPr="00E77497">
        <w:rPr>
          <w:b/>
        </w:rPr>
        <w:t>undefined</w:t>
      </w:r>
      <w:r w:rsidRPr="00E77497">
        <w:t>, 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5C774077" w14:textId="77777777" w:rsidR="004C02EF" w:rsidRPr="00E77497" w:rsidRDefault="004C02EF" w:rsidP="00B34B48">
      <w:pPr>
        <w:pStyle w:val="Alg3"/>
        <w:numPr>
          <w:ilvl w:val="0"/>
          <w:numId w:val="123"/>
        </w:numPr>
      </w:pPr>
      <w:r w:rsidRPr="00E77497">
        <w:t xml:space="preserve">Let </w:t>
      </w:r>
      <w:r w:rsidRPr="00E77497">
        <w:rPr>
          <w:i/>
        </w:rPr>
        <w:t>obj</w:t>
      </w:r>
      <w:r w:rsidRPr="00E77497">
        <w:t xml:space="preserve"> be ToObject(</w:t>
      </w:r>
      <w:r w:rsidRPr="00E77497">
        <w:rPr>
          <w:i/>
        </w:rPr>
        <w:t>experValue</w:t>
      </w:r>
      <w:r w:rsidRPr="00E77497">
        <w:t>).</w:t>
      </w:r>
    </w:p>
    <w:p w14:paraId="65F0EEFE" w14:textId="77777777" w:rsidR="004C02EF" w:rsidRPr="00E77497" w:rsidRDefault="004C02EF" w:rsidP="00B34B48">
      <w:pPr>
        <w:pStyle w:val="Alg3"/>
        <w:numPr>
          <w:ilvl w:val="0"/>
          <w:numId w:val="123"/>
        </w:numPr>
      </w:pPr>
      <w:r w:rsidRPr="00E77497">
        <w:t xml:space="preserve">Let </w:t>
      </w:r>
      <w:r w:rsidRPr="00E77497">
        <w:rPr>
          <w:i/>
        </w:rPr>
        <w:t>V</w:t>
      </w:r>
      <w:r w:rsidRPr="00E77497">
        <w:t xml:space="preserve"> = </w:t>
      </w:r>
      <w:r w:rsidRPr="00E77497">
        <w:rPr>
          <w:rFonts w:ascii="Arial" w:hAnsi="Arial" w:cs="Arial"/>
        </w:rPr>
        <w:t>empty</w:t>
      </w:r>
      <w:r w:rsidRPr="00E77497">
        <w:t>.</w:t>
      </w:r>
    </w:p>
    <w:p w14:paraId="670D7757" w14:textId="77777777" w:rsidR="004C02EF" w:rsidRPr="00E77497" w:rsidRDefault="004C02EF" w:rsidP="00B34B48">
      <w:pPr>
        <w:pStyle w:val="Alg3"/>
        <w:keepNext/>
        <w:numPr>
          <w:ilvl w:val="0"/>
          <w:numId w:val="123"/>
        </w:numPr>
      </w:pPr>
      <w:r w:rsidRPr="00E77497">
        <w:t>Repeat</w:t>
      </w:r>
    </w:p>
    <w:p w14:paraId="0AA8221F" w14:textId="77777777" w:rsidR="004C02EF" w:rsidRPr="00E77497" w:rsidRDefault="004C02EF" w:rsidP="00B34B48">
      <w:pPr>
        <w:pStyle w:val="Alg3"/>
        <w:numPr>
          <w:ilvl w:val="1"/>
          <w:numId w:val="123"/>
        </w:numPr>
      </w:pPr>
      <w:r w:rsidRPr="00E77497">
        <w:t xml:space="preserve">Let </w:t>
      </w:r>
      <w:r w:rsidRPr="00E77497">
        <w:rPr>
          <w:i/>
        </w:rPr>
        <w:t>P</w:t>
      </w:r>
      <w:r w:rsidRPr="00E77497">
        <w:t xml:space="preserve"> be the name of the next property of </w:t>
      </w:r>
      <w:r w:rsidRPr="00E77497">
        <w:rPr>
          <w:i/>
        </w:rPr>
        <w:t>obj</w:t>
      </w:r>
      <w:r w:rsidRPr="00E77497">
        <w:t xml:space="preserve"> whose [[Enumerable]] attribute is </w:t>
      </w:r>
      <w:r w:rsidRPr="00E77497">
        <w:rPr>
          <w:b/>
        </w:rPr>
        <w:t>true</w:t>
      </w:r>
      <w:r w:rsidRPr="00E77497">
        <w:t>. If there is no such property,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6F31A6BF" w14:textId="77777777" w:rsidR="004C02EF" w:rsidRPr="00E77497" w:rsidRDefault="004C02EF" w:rsidP="00B34B48">
      <w:pPr>
        <w:pStyle w:val="Alg3"/>
        <w:numPr>
          <w:ilvl w:val="1"/>
          <w:numId w:val="123"/>
        </w:numPr>
      </w:pPr>
      <w:r w:rsidRPr="00E77497">
        <w:t xml:space="preserve">Let </w:t>
      </w:r>
      <w:r w:rsidRPr="00E77497">
        <w:rPr>
          <w:i/>
        </w:rPr>
        <w:t>varRef</w:t>
      </w:r>
      <w:r w:rsidRPr="00E77497">
        <w:t xml:space="preserve"> be the result of evaluating </w:t>
      </w:r>
      <w:r w:rsidRPr="00E77497">
        <w:rPr>
          <w:i/>
        </w:rPr>
        <w:t>varName</w:t>
      </w:r>
      <w:r w:rsidRPr="00E77497">
        <w:t xml:space="preserve"> as if it were an Identifier Reference (11.1.2); it may be evaluated repeatedly.</w:t>
      </w:r>
    </w:p>
    <w:p w14:paraId="5ED6E306" w14:textId="77777777" w:rsidR="004C02EF" w:rsidRPr="00E77497" w:rsidRDefault="004C02EF" w:rsidP="00B34B48">
      <w:pPr>
        <w:pStyle w:val="Alg3"/>
        <w:numPr>
          <w:ilvl w:val="1"/>
          <w:numId w:val="123"/>
        </w:numPr>
      </w:pPr>
      <w:r w:rsidRPr="00E77497">
        <w:t>Call PutValue(</w:t>
      </w:r>
      <w:r w:rsidRPr="00E77497">
        <w:rPr>
          <w:i/>
        </w:rPr>
        <w:t>varRef</w:t>
      </w:r>
      <w:r w:rsidRPr="00E77497">
        <w:t xml:space="preserve">, </w:t>
      </w:r>
      <w:r w:rsidRPr="00E77497">
        <w:rPr>
          <w:i/>
        </w:rPr>
        <w:t>P</w:t>
      </w:r>
      <w:r w:rsidRPr="00E77497">
        <w:t>).</w:t>
      </w:r>
    </w:p>
    <w:p w14:paraId="74D03DE9" w14:textId="77777777" w:rsidR="004C02EF" w:rsidRPr="00E77497" w:rsidRDefault="004C02EF" w:rsidP="00B34B48">
      <w:pPr>
        <w:pStyle w:val="Alg3"/>
        <w:numPr>
          <w:ilvl w:val="1"/>
          <w:numId w:val="123"/>
        </w:numPr>
      </w:pPr>
      <w:r w:rsidRPr="00E77497">
        <w:t xml:space="preserve">Let </w:t>
      </w:r>
      <w:r w:rsidRPr="00E77497">
        <w:rPr>
          <w:i/>
        </w:rPr>
        <w:t>stmt</w:t>
      </w:r>
      <w:r w:rsidRPr="00E77497">
        <w:t xml:space="preserve"> be the result of evaluating </w:t>
      </w:r>
      <w:r w:rsidRPr="00E77497">
        <w:rPr>
          <w:i/>
        </w:rPr>
        <w:t>Statement</w:t>
      </w:r>
      <w:r w:rsidRPr="00E77497">
        <w:t>.</w:t>
      </w:r>
    </w:p>
    <w:p w14:paraId="73E40096" w14:textId="77777777" w:rsidR="004C02EF" w:rsidRPr="00E77497" w:rsidRDefault="004C02EF" w:rsidP="00B34B48">
      <w:pPr>
        <w:pStyle w:val="Alg3"/>
        <w:numPr>
          <w:ilvl w:val="1"/>
          <w:numId w:val="123"/>
        </w:numPr>
      </w:pPr>
      <w:r w:rsidRPr="00E77497">
        <w:t xml:space="preserve">If </w:t>
      </w:r>
      <w:r w:rsidRPr="00E77497">
        <w:rPr>
          <w:i/>
        </w:rPr>
        <w:t>stmt</w:t>
      </w:r>
      <w:r w:rsidRPr="00E77497">
        <w:t xml:space="preserve">.value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.value.</w:t>
      </w:r>
    </w:p>
    <w:p w14:paraId="0CF77EE5" w14:textId="77777777" w:rsidR="004C02EF" w:rsidRPr="00E77497" w:rsidRDefault="004C02EF" w:rsidP="00B34B48">
      <w:pPr>
        <w:pStyle w:val="Alg3"/>
        <w:numPr>
          <w:ilvl w:val="1"/>
          <w:numId w:val="123"/>
        </w:numPr>
      </w:pPr>
      <w:r w:rsidRPr="00E77497">
        <w:t xml:space="preserve">If </w:t>
      </w:r>
      <w:r w:rsidRPr="00E77497">
        <w:rPr>
          <w:i/>
        </w:rPr>
        <w:t>stmt</w:t>
      </w:r>
      <w:r w:rsidRPr="00E77497">
        <w:t xml:space="preserve">.type is </w:t>
      </w:r>
      <w:r w:rsidRPr="00E77497">
        <w:rPr>
          <w:rFonts w:ascii="Arial" w:hAnsi="Arial" w:cs="Arial"/>
        </w:rPr>
        <w:t>break</w:t>
      </w:r>
      <w:r w:rsidRPr="00E77497">
        <w:t xml:space="preserve"> and </w:t>
      </w:r>
      <w:r w:rsidRPr="00E77497">
        <w:rPr>
          <w:i/>
        </w:rPr>
        <w:t>stmt</w:t>
      </w:r>
      <w:r w:rsidRPr="00E77497">
        <w:t>.target is in the current label set, return (</w:t>
      </w:r>
      <w:r w:rsidRPr="00E77497">
        <w:rPr>
          <w:rFonts w:ascii="Arial" w:hAnsi="Arial" w:cs="Arial"/>
        </w:rPr>
        <w:t>normal</w:t>
      </w:r>
      <w:r w:rsidRPr="00E77497">
        <w:t xml:space="preserve">, </w:t>
      </w:r>
      <w:r w:rsidRPr="00E77497">
        <w:rPr>
          <w:i/>
        </w:rPr>
        <w:t>V</w:t>
      </w:r>
      <w:r w:rsidRPr="00E77497">
        <w:t xml:space="preserve">, </w:t>
      </w:r>
      <w:r w:rsidRPr="00E77497">
        <w:rPr>
          <w:rFonts w:ascii="Arial" w:hAnsi="Arial" w:cs="Arial"/>
        </w:rPr>
        <w:t>empty</w:t>
      </w:r>
      <w:r w:rsidRPr="00E77497">
        <w:t>).</w:t>
      </w:r>
    </w:p>
    <w:p w14:paraId="0DCBC92C" w14:textId="77777777" w:rsidR="004C02EF" w:rsidRPr="00E77497" w:rsidRDefault="004C02EF" w:rsidP="00B34B48">
      <w:pPr>
        <w:pStyle w:val="Alg3"/>
        <w:numPr>
          <w:ilvl w:val="1"/>
          <w:numId w:val="123"/>
        </w:numPr>
      </w:pPr>
      <w:r w:rsidRPr="00E77497">
        <w:t xml:space="preserve">If </w:t>
      </w:r>
      <w:r w:rsidRPr="00E77497">
        <w:rPr>
          <w:i/>
        </w:rPr>
        <w:t>stmt</w:t>
      </w:r>
      <w:r w:rsidRPr="00E77497">
        <w:t xml:space="preserve">.type is not </w:t>
      </w:r>
      <w:r w:rsidRPr="00E77497">
        <w:rPr>
          <w:rFonts w:ascii="Arial" w:hAnsi="Arial" w:cs="Arial"/>
        </w:rPr>
        <w:t>continue</w:t>
      </w:r>
      <w:r w:rsidRPr="00E77497">
        <w:t xml:space="preserve"> </w:t>
      </w:r>
      <w:ins w:id="10973" w:author="Allen Wirfs-Brock rev2" w:date="2011-07-25T15:33:00Z">
        <w:r w:rsidR="006B2955" w:rsidRPr="00E77497">
          <w:t>or</w:t>
        </w:r>
      </w:ins>
      <w:del w:id="10974" w:author="Allen Wirfs-Brock rev2" w:date="2011-07-25T15:33:00Z">
        <w:r w:rsidRPr="00E77497" w:rsidDel="006B2955">
          <w:delText>||</w:delText>
        </w:r>
      </w:del>
      <w:r w:rsidRPr="00E77497">
        <w:t xml:space="preserve"> </w:t>
      </w:r>
      <w:r w:rsidRPr="00E77497">
        <w:rPr>
          <w:i/>
        </w:rPr>
        <w:t>stmt</w:t>
      </w:r>
      <w:r w:rsidRPr="00E77497">
        <w:t>.target is not in the current label set, then</w:t>
      </w:r>
    </w:p>
    <w:p w14:paraId="5DF15661" w14:textId="77777777" w:rsidR="004C02EF" w:rsidRPr="00E77497" w:rsidRDefault="004C02EF" w:rsidP="00B34B48">
      <w:pPr>
        <w:pStyle w:val="Alg3"/>
        <w:numPr>
          <w:ilvl w:val="2"/>
          <w:numId w:val="123"/>
        </w:numPr>
        <w:spacing w:after="220"/>
      </w:pPr>
      <w:r w:rsidRPr="00E77497">
        <w:t xml:space="preserve">If </w:t>
      </w:r>
      <w:r w:rsidRPr="00E77497">
        <w:rPr>
          <w:i/>
        </w:rPr>
        <w:t>stmt</w:t>
      </w:r>
      <w:r w:rsidRPr="00E77497">
        <w:t xml:space="preserve"> is an abrupt completion, return </w:t>
      </w:r>
      <w:r w:rsidRPr="00E77497">
        <w:rPr>
          <w:i/>
        </w:rPr>
        <w:t>stmt</w:t>
      </w:r>
      <w:r w:rsidRPr="00E77497">
        <w:t>.</w:t>
      </w:r>
    </w:p>
    <w:p w14:paraId="0E8BA653" w14:textId="77777777" w:rsidR="004C02EF" w:rsidRPr="00E77497" w:rsidRDefault="004C02EF" w:rsidP="004C02EF">
      <w:r w:rsidRPr="00E77497">
        <w:t>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14:paraId="1E7884E3" w14:textId="77777777" w:rsidR="004C02EF" w:rsidRPr="00E77497" w:rsidRDefault="004C02EF" w:rsidP="004C02EF">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t>
      </w:r>
      <w:bookmarkStart w:id="10975" w:name="_Toc375031206"/>
      <w:bookmarkStart w:id="10976" w:name="_Toc381513719"/>
      <w:bookmarkStart w:id="10977" w:name="_Toc382212241"/>
      <w:bookmarkStart w:id="10978" w:name="_Toc382212783"/>
      <w:bookmarkStart w:id="10979" w:name="_Toc382291586"/>
      <w:bookmarkStart w:id="10980" w:name="_Ref382717821"/>
      <w:bookmarkStart w:id="10981" w:name="_Toc385672235"/>
      <w:bookmarkStart w:id="10982" w:name="_Toc393690339"/>
      <w:r w:rsidRPr="00E77497">
        <w:t xml:space="preserve"> The values of [[Enumerable]] attributes are not considered when determining if a property of a prototype object is shadowed by a previous object on the prototype chain.</w:t>
      </w:r>
    </w:p>
    <w:p w14:paraId="108EBDED" w14:textId="77777777" w:rsidR="004C02EF" w:rsidRPr="00E77497" w:rsidRDefault="004C02EF" w:rsidP="004C02EF">
      <w:pPr>
        <w:pStyle w:val="Note"/>
      </w:pPr>
      <w:r w:rsidRPr="00E77497">
        <w:t>NOTE</w:t>
      </w:r>
      <w:r w:rsidRPr="00E77497">
        <w:tab/>
        <w:t>See NOTE 11.13.1.</w:t>
      </w:r>
    </w:p>
    <w:p w14:paraId="4F18EF2F" w14:textId="77777777" w:rsidR="004C02EF" w:rsidRPr="00E77497" w:rsidRDefault="004C02EF" w:rsidP="00B43482">
      <w:pPr>
        <w:pStyle w:val="20"/>
        <w:numPr>
          <w:ilvl w:val="0"/>
          <w:numId w:val="0"/>
        </w:numPr>
      </w:pPr>
      <w:bookmarkStart w:id="10983" w:name="_Ref440445453"/>
      <w:bookmarkStart w:id="10984" w:name="_Toc472818885"/>
      <w:bookmarkStart w:id="10985" w:name="_Toc235503460"/>
      <w:bookmarkStart w:id="10986" w:name="_Toc241509235"/>
      <w:bookmarkStart w:id="10987" w:name="_Toc244416722"/>
      <w:bookmarkStart w:id="10988" w:name="_Toc276631086"/>
      <w:bookmarkStart w:id="10989" w:name="_Toc314500645"/>
      <w:r w:rsidRPr="00E77497">
        <w:t>12.7</w:t>
      </w:r>
      <w:r w:rsidRPr="00E77497">
        <w:tab/>
        <w:t xml:space="preserve">The </w:t>
      </w:r>
      <w:r w:rsidRPr="00E77497">
        <w:rPr>
          <w:rFonts w:ascii="Courier New" w:hAnsi="Courier New"/>
        </w:rPr>
        <w:t>continue</w:t>
      </w:r>
      <w:r w:rsidRPr="00E77497">
        <w:t xml:space="preserve"> Statement</w:t>
      </w:r>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p>
    <w:p w14:paraId="0A9CBFDC" w14:textId="77777777" w:rsidR="004C02EF" w:rsidRPr="00E77497" w:rsidRDefault="004C02EF" w:rsidP="004C02EF">
      <w:pPr>
        <w:pStyle w:val="Syntax"/>
      </w:pPr>
      <w:r w:rsidRPr="00E77497">
        <w:t>Syntax</w:t>
      </w:r>
    </w:p>
    <w:p w14:paraId="3A790FF9"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51668E03"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6662D8A9" w14:textId="77777777" w:rsidR="004C02EF" w:rsidRPr="00E77497" w:rsidRDefault="004C02EF" w:rsidP="004C02EF">
      <w:pPr>
        <w:pStyle w:val="Syntax"/>
      </w:pPr>
      <w:r w:rsidRPr="00E77497">
        <w:t>Semantics</w:t>
      </w:r>
    </w:p>
    <w:p w14:paraId="791EC7D9" w14:textId="77777777" w:rsidR="004C02EF" w:rsidRPr="00E77497" w:rsidRDefault="004C02EF" w:rsidP="004C02EF">
      <w:r w:rsidRPr="00E77497">
        <w:t>A program is considered syntactically incorrect if either of the following is true:</w:t>
      </w:r>
      <w:bookmarkStart w:id="10990" w:name="_Toc382212784"/>
    </w:p>
    <w:p w14:paraId="2CE5C4B9" w14:textId="77777777" w:rsidR="004C02EF" w:rsidRPr="00E77497" w:rsidRDefault="004C02EF" w:rsidP="004C02EF">
      <w:pPr>
        <w:pStyle w:val="Bullet2Notlast"/>
        <w:numPr>
          <w:ilvl w:val="0"/>
          <w:numId w:val="26"/>
        </w:numPr>
        <w:ind w:left="1080"/>
        <w:rPr>
          <w:rFonts w:ascii="Arial" w:hAnsi="Arial"/>
        </w:rPr>
      </w:pPr>
      <w:r w:rsidRPr="00E77497">
        <w:rPr>
          <w:rFonts w:ascii="Arial" w:hAnsi="Arial"/>
        </w:rPr>
        <w:t xml:space="preserve">The program contains a </w:t>
      </w:r>
      <w:r w:rsidRPr="00E77497">
        <w:rPr>
          <w:rFonts w:ascii="Courier New" w:hAnsi="Courier New"/>
          <w:b/>
        </w:rPr>
        <w:t>continue</w:t>
      </w:r>
      <w:r w:rsidRPr="00E77497">
        <w:rPr>
          <w:rFonts w:ascii="Arial" w:hAnsi="Arial"/>
        </w:rPr>
        <w:t xml:space="preserve"> statement without the optional </w:t>
      </w:r>
      <w:r w:rsidRPr="00E77497">
        <w:rPr>
          <w:i/>
        </w:rPr>
        <w:t>Identifier</w:t>
      </w:r>
      <w:r w:rsidRPr="00E77497">
        <w:rPr>
          <w:rFonts w:ascii="Arial" w:hAnsi="Arial"/>
        </w:rPr>
        <w:t xml:space="preserve">, which is not nested, directly or indirectly (but not crossing function boundaries), within an </w:t>
      </w:r>
      <w:r w:rsidRPr="00E77497">
        <w:rPr>
          <w:i/>
        </w:rPr>
        <w:t>IterationStatement</w:t>
      </w:r>
      <w:r w:rsidRPr="00E77497">
        <w:rPr>
          <w:rFonts w:ascii="Arial" w:hAnsi="Arial"/>
        </w:rPr>
        <w:t>.</w:t>
      </w:r>
    </w:p>
    <w:p w14:paraId="05B8AE79" w14:textId="77777777" w:rsidR="004C02EF" w:rsidRPr="00E77497" w:rsidRDefault="004C02EF" w:rsidP="004C02EF">
      <w:pPr>
        <w:pStyle w:val="Bullet2Last"/>
        <w:numPr>
          <w:ilvl w:val="0"/>
          <w:numId w:val="26"/>
        </w:numPr>
        <w:ind w:left="1080"/>
        <w:rPr>
          <w:rFonts w:ascii="Arial" w:hAnsi="Arial"/>
        </w:rPr>
      </w:pPr>
      <w:r w:rsidRPr="00E77497">
        <w:rPr>
          <w:rFonts w:ascii="Arial" w:hAnsi="Arial"/>
        </w:rPr>
        <w:t xml:space="preserve">The program contains a </w:t>
      </w:r>
      <w:r w:rsidRPr="00E77497">
        <w:rPr>
          <w:rFonts w:ascii="Courier New" w:hAnsi="Courier New"/>
          <w:b/>
        </w:rPr>
        <w:t>continue</w:t>
      </w:r>
      <w:r w:rsidRPr="00E77497">
        <w:rPr>
          <w:rFonts w:ascii="Arial" w:hAnsi="Arial"/>
        </w:rPr>
        <w:t xml:space="preserve"> statement with the optional </w:t>
      </w:r>
      <w:r w:rsidRPr="00E77497">
        <w:rPr>
          <w:i/>
        </w:rPr>
        <w:t>Identifier</w:t>
      </w:r>
      <w:r w:rsidRPr="00E77497">
        <w:rPr>
          <w:rFonts w:ascii="Arial" w:hAnsi="Arial"/>
        </w:rPr>
        <w:t xml:space="preserve">, where </w:t>
      </w:r>
      <w:r w:rsidRPr="00E77497">
        <w:rPr>
          <w:i/>
        </w:rPr>
        <w:t>Identifier</w:t>
      </w:r>
      <w:r w:rsidRPr="00E77497">
        <w:rPr>
          <w:rFonts w:ascii="Arial" w:hAnsi="Arial"/>
        </w:rPr>
        <w:t xml:space="preserve"> does not appear in the label set of an enclosing (but not crossing function boundaries) </w:t>
      </w:r>
      <w:r w:rsidRPr="00E77497">
        <w:rPr>
          <w:i/>
        </w:rPr>
        <w:t>IterationStatement</w:t>
      </w:r>
      <w:r w:rsidRPr="00E77497">
        <w:rPr>
          <w:rFonts w:ascii="Arial" w:hAnsi="Arial"/>
        </w:rPr>
        <w:t>.</w:t>
      </w:r>
    </w:p>
    <w:p w14:paraId="190A1374" w14:textId="77777777" w:rsidR="004C02EF" w:rsidRPr="00E77497" w:rsidRDefault="004C02EF" w:rsidP="004C02EF">
      <w:r w:rsidRPr="00E77497">
        <w:t xml:space="preserve">A </w:t>
      </w:r>
      <w:r w:rsidRPr="00E77497">
        <w:rPr>
          <w:rFonts w:ascii="Times New Roman" w:hAnsi="Times New Roman"/>
          <w:i/>
        </w:rPr>
        <w:t>ContinueStatement</w:t>
      </w:r>
      <w:r w:rsidRPr="00E77497">
        <w:t xml:space="preserve"> without an </w:t>
      </w:r>
      <w:r w:rsidRPr="00E77497">
        <w:rPr>
          <w:rFonts w:ascii="Times New Roman" w:hAnsi="Times New Roman"/>
          <w:i/>
        </w:rPr>
        <w:t>Identifier</w:t>
      </w:r>
      <w:r w:rsidRPr="00E77497">
        <w:t xml:space="preserve"> is evaluated as follows:</w:t>
      </w:r>
    </w:p>
    <w:p w14:paraId="32990529" w14:textId="77777777" w:rsidR="004C02EF" w:rsidRPr="00E77497" w:rsidRDefault="004C02EF" w:rsidP="00B34B48">
      <w:pPr>
        <w:pStyle w:val="Alg2"/>
        <w:numPr>
          <w:ilvl w:val="0"/>
          <w:numId w:val="124"/>
        </w:numPr>
        <w:spacing w:after="220"/>
      </w:pPr>
      <w:r w:rsidRPr="00E77497">
        <w:t>Return (</w:t>
      </w:r>
      <w:r w:rsidRPr="00E77497">
        <w:rPr>
          <w:rFonts w:ascii="Arial" w:hAnsi="Arial" w:cs="Arial"/>
        </w:rPr>
        <w:t>continue</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3367BC54" w14:textId="77777777" w:rsidR="004C02EF" w:rsidRPr="00E77497" w:rsidRDefault="004C02EF" w:rsidP="004C02EF">
      <w:pPr>
        <w:rPr>
          <w:rFonts w:ascii="Times New Roman" w:hAnsi="Times New Roman"/>
        </w:rPr>
      </w:pPr>
      <w:r w:rsidRPr="00E77497">
        <w:t xml:space="preserve">A </w:t>
      </w:r>
      <w:r w:rsidRPr="00E77497">
        <w:rPr>
          <w:rFonts w:ascii="Times New Roman" w:hAnsi="Times New Roman"/>
          <w:i/>
        </w:rPr>
        <w:t>ContinueStatement</w:t>
      </w:r>
      <w:r w:rsidRPr="00E77497">
        <w:t xml:space="preserve"> with the optional </w:t>
      </w:r>
      <w:r w:rsidRPr="00E77497">
        <w:rPr>
          <w:rFonts w:ascii="Times New Roman" w:hAnsi="Times New Roman"/>
          <w:i/>
        </w:rPr>
        <w:t>Identifier</w:t>
      </w:r>
      <w:r w:rsidRPr="00E77497">
        <w:t xml:space="preserve"> is evaluated as follows:</w:t>
      </w:r>
    </w:p>
    <w:p w14:paraId="2DB0B277" w14:textId="77777777" w:rsidR="004C02EF" w:rsidRPr="00E77497" w:rsidRDefault="004C02EF" w:rsidP="00B34B48">
      <w:pPr>
        <w:pStyle w:val="Alg2"/>
        <w:numPr>
          <w:ilvl w:val="0"/>
          <w:numId w:val="125"/>
        </w:numPr>
        <w:spacing w:after="220"/>
        <w:rPr>
          <w:rFonts w:ascii="Arial" w:hAnsi="Arial"/>
        </w:rPr>
      </w:pPr>
      <w:r w:rsidRPr="00E77497">
        <w:t>Return (</w:t>
      </w:r>
      <w:r w:rsidRPr="00E77497">
        <w:rPr>
          <w:rFonts w:ascii="Arial" w:hAnsi="Arial" w:cs="Arial"/>
        </w:rPr>
        <w:t>continue</w:t>
      </w:r>
      <w:r w:rsidRPr="00E77497">
        <w:t xml:space="preserve">, </w:t>
      </w:r>
      <w:r w:rsidRPr="00E77497">
        <w:rPr>
          <w:rFonts w:ascii="Arial" w:hAnsi="Arial"/>
        </w:rPr>
        <w:t>empty</w:t>
      </w:r>
      <w:r w:rsidRPr="00E77497">
        <w:t>,</w:t>
      </w:r>
      <w:r w:rsidRPr="00E77497">
        <w:rPr>
          <w:rFonts w:ascii="Arial" w:hAnsi="Arial"/>
        </w:rPr>
        <w:t xml:space="preserve"> </w:t>
      </w:r>
      <w:r w:rsidRPr="00E77497">
        <w:rPr>
          <w:i/>
        </w:rPr>
        <w:t>Identifier</w:t>
      </w:r>
      <w:r w:rsidRPr="00E77497">
        <w:t>).</w:t>
      </w:r>
    </w:p>
    <w:p w14:paraId="6EBB51CD" w14:textId="77777777" w:rsidR="004C02EF" w:rsidRPr="00E77497" w:rsidRDefault="004C02EF" w:rsidP="00B43482">
      <w:pPr>
        <w:pStyle w:val="20"/>
        <w:numPr>
          <w:ilvl w:val="0"/>
          <w:numId w:val="0"/>
        </w:numPr>
      </w:pPr>
      <w:bookmarkStart w:id="10991" w:name="_Toc375031207"/>
      <w:bookmarkStart w:id="10992" w:name="_Toc381513720"/>
      <w:bookmarkStart w:id="10993" w:name="_Toc382212242"/>
      <w:bookmarkStart w:id="10994" w:name="_Toc382212785"/>
      <w:bookmarkStart w:id="10995" w:name="_Toc382291587"/>
      <w:bookmarkStart w:id="10996" w:name="_Ref382717823"/>
      <w:bookmarkStart w:id="10997" w:name="_Toc385672236"/>
      <w:bookmarkStart w:id="10998" w:name="_Toc393690340"/>
      <w:bookmarkStart w:id="10999" w:name="_Ref440445472"/>
      <w:bookmarkStart w:id="11000" w:name="_Toc472818886"/>
      <w:bookmarkStart w:id="11001" w:name="_Toc235503461"/>
      <w:bookmarkStart w:id="11002" w:name="_Toc241509236"/>
      <w:bookmarkStart w:id="11003" w:name="_Toc244416723"/>
      <w:bookmarkStart w:id="11004" w:name="_Toc276631087"/>
      <w:bookmarkStart w:id="11005" w:name="_Toc314500646"/>
      <w:bookmarkEnd w:id="10990"/>
      <w:r w:rsidRPr="00E77497">
        <w:t>12.8</w:t>
      </w:r>
      <w:r w:rsidRPr="00E77497">
        <w:tab/>
        <w:t xml:space="preserve">The </w:t>
      </w:r>
      <w:r w:rsidRPr="00E77497">
        <w:rPr>
          <w:rFonts w:ascii="Courier New" w:hAnsi="Courier New"/>
        </w:rPr>
        <w:t>break</w:t>
      </w:r>
      <w:r w:rsidRPr="00E77497">
        <w:t xml:space="preserve"> Statemen</w:t>
      </w:r>
      <w:bookmarkEnd w:id="10991"/>
      <w:bookmarkEnd w:id="10992"/>
      <w:bookmarkEnd w:id="10993"/>
      <w:bookmarkEnd w:id="10994"/>
      <w:bookmarkEnd w:id="10995"/>
      <w:bookmarkEnd w:id="10996"/>
      <w:bookmarkEnd w:id="10997"/>
      <w:bookmarkEnd w:id="10998"/>
      <w:r w:rsidRPr="00E77497">
        <w:t>t</w:t>
      </w:r>
      <w:bookmarkEnd w:id="10999"/>
      <w:bookmarkEnd w:id="11000"/>
      <w:bookmarkEnd w:id="11001"/>
      <w:bookmarkEnd w:id="11002"/>
      <w:bookmarkEnd w:id="11003"/>
      <w:bookmarkEnd w:id="11004"/>
      <w:bookmarkEnd w:id="11005"/>
    </w:p>
    <w:p w14:paraId="233E05C2" w14:textId="77777777" w:rsidR="004C02EF" w:rsidRPr="00E77497" w:rsidRDefault="004C02EF" w:rsidP="004C02EF">
      <w:pPr>
        <w:pStyle w:val="Syntax"/>
      </w:pPr>
      <w:r w:rsidRPr="00E77497">
        <w:t>Syntax</w:t>
      </w:r>
    </w:p>
    <w:p w14:paraId="1D6FA6B1" w14:textId="77777777" w:rsidR="004C02EF" w:rsidRPr="00E77497" w:rsidRDefault="004C02EF" w:rsidP="004C02EF">
      <w:pPr>
        <w:pStyle w:val="SyntaxRule"/>
      </w:pPr>
      <w:r w:rsidRPr="00E77497">
        <w:t xml:space="preserve">BreakStatement </w:t>
      </w:r>
      <w:r w:rsidRPr="00E77497">
        <w:rPr>
          <w:rFonts w:ascii="Arial" w:hAnsi="Arial"/>
          <w:b/>
          <w:i w:val="0"/>
        </w:rPr>
        <w:t>:</w:t>
      </w:r>
    </w:p>
    <w:p w14:paraId="5F5A8527"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2EB3137E" w14:textId="77777777" w:rsidR="004C02EF" w:rsidRPr="00E77497" w:rsidRDefault="004C02EF" w:rsidP="004C02EF">
      <w:pPr>
        <w:pStyle w:val="Syntax"/>
      </w:pPr>
      <w:r w:rsidRPr="00E77497">
        <w:t>Semantics</w:t>
      </w:r>
    </w:p>
    <w:p w14:paraId="26FF98F3" w14:textId="77777777" w:rsidR="004C02EF" w:rsidRPr="00E77497" w:rsidRDefault="004C02EF" w:rsidP="004C02EF">
      <w:r w:rsidRPr="00E77497">
        <w:t>A program is considered syntactically incorrect if either of the following is true:</w:t>
      </w:r>
      <w:bookmarkStart w:id="11006" w:name="_Toc382212786"/>
    </w:p>
    <w:p w14:paraId="369B6364" w14:textId="77777777" w:rsidR="004C02EF" w:rsidRPr="00E77497" w:rsidRDefault="004C02EF" w:rsidP="004C02EF">
      <w:pPr>
        <w:pStyle w:val="Bullet2Notlast"/>
        <w:numPr>
          <w:ilvl w:val="0"/>
          <w:numId w:val="26"/>
        </w:numPr>
        <w:ind w:left="1080"/>
        <w:rPr>
          <w:rFonts w:ascii="Arial" w:hAnsi="Arial"/>
        </w:rPr>
      </w:pPr>
      <w:r w:rsidRPr="00E77497">
        <w:rPr>
          <w:rFonts w:ascii="Arial" w:hAnsi="Arial"/>
        </w:rPr>
        <w:t xml:space="preserve">The program contains a </w:t>
      </w:r>
      <w:r w:rsidRPr="00E77497">
        <w:rPr>
          <w:rFonts w:ascii="Courier New" w:hAnsi="Courier New"/>
          <w:b/>
        </w:rPr>
        <w:t>break</w:t>
      </w:r>
      <w:r w:rsidRPr="00E77497">
        <w:rPr>
          <w:rFonts w:ascii="Arial" w:hAnsi="Arial"/>
        </w:rPr>
        <w:t xml:space="preserve"> statement without the optional </w:t>
      </w:r>
      <w:r w:rsidRPr="00E77497">
        <w:rPr>
          <w:i/>
        </w:rPr>
        <w:t>Identifier</w:t>
      </w:r>
      <w:r w:rsidRPr="00E77497">
        <w:rPr>
          <w:rFonts w:ascii="Arial" w:hAnsi="Arial"/>
        </w:rPr>
        <w:t xml:space="preserve">, which is not nested, directly or indirectly (but not crossing function boundaries), within an </w:t>
      </w:r>
      <w:r w:rsidRPr="00E77497">
        <w:rPr>
          <w:i/>
        </w:rPr>
        <w:t>IterationStatement</w:t>
      </w:r>
      <w:r w:rsidRPr="00E77497">
        <w:rPr>
          <w:rFonts w:ascii="Arial" w:hAnsi="Arial"/>
        </w:rPr>
        <w:t xml:space="preserve"> or a </w:t>
      </w:r>
      <w:r w:rsidRPr="00E77497">
        <w:rPr>
          <w:i/>
        </w:rPr>
        <w:t>SwitchStatement</w:t>
      </w:r>
      <w:r w:rsidRPr="00E77497">
        <w:rPr>
          <w:rFonts w:ascii="Arial" w:hAnsi="Arial"/>
        </w:rPr>
        <w:t>.</w:t>
      </w:r>
    </w:p>
    <w:p w14:paraId="0240C740" w14:textId="77777777" w:rsidR="004C02EF" w:rsidRPr="00E77497" w:rsidRDefault="004C02EF" w:rsidP="004C02EF">
      <w:pPr>
        <w:pStyle w:val="Bullet2Last"/>
        <w:numPr>
          <w:ilvl w:val="0"/>
          <w:numId w:val="26"/>
        </w:numPr>
        <w:ind w:left="1080"/>
        <w:rPr>
          <w:rFonts w:ascii="Arial" w:hAnsi="Arial"/>
        </w:rPr>
      </w:pPr>
      <w:r w:rsidRPr="00E77497">
        <w:rPr>
          <w:rFonts w:ascii="Arial" w:hAnsi="Arial"/>
        </w:rPr>
        <w:t xml:space="preserve">The program contains a </w:t>
      </w:r>
      <w:r w:rsidRPr="00E77497">
        <w:rPr>
          <w:rFonts w:ascii="Courier New" w:hAnsi="Courier New"/>
          <w:b/>
        </w:rPr>
        <w:t>break</w:t>
      </w:r>
      <w:r w:rsidRPr="00E77497">
        <w:rPr>
          <w:rFonts w:ascii="Arial" w:hAnsi="Arial"/>
        </w:rPr>
        <w:t xml:space="preserve"> statement with the optional </w:t>
      </w:r>
      <w:r w:rsidRPr="00E77497">
        <w:rPr>
          <w:i/>
        </w:rPr>
        <w:t>Identifier</w:t>
      </w:r>
      <w:r w:rsidRPr="00E77497">
        <w:rPr>
          <w:rFonts w:ascii="Arial" w:hAnsi="Arial"/>
        </w:rPr>
        <w:t xml:space="preserve">, where </w:t>
      </w:r>
      <w:r w:rsidRPr="00E77497">
        <w:rPr>
          <w:i/>
        </w:rPr>
        <w:t>Identifier</w:t>
      </w:r>
      <w:r w:rsidRPr="00E77497">
        <w:rPr>
          <w:rFonts w:ascii="Arial" w:hAnsi="Arial"/>
        </w:rPr>
        <w:t xml:space="preserve"> does not appear in the label set of an enclosing (but not crossing function boundaries) </w:t>
      </w:r>
      <w:r w:rsidRPr="00E77497">
        <w:rPr>
          <w:i/>
        </w:rPr>
        <w:t>Statement</w:t>
      </w:r>
      <w:r w:rsidRPr="00E77497">
        <w:rPr>
          <w:rFonts w:ascii="Arial" w:hAnsi="Arial"/>
        </w:rPr>
        <w:t>.</w:t>
      </w:r>
    </w:p>
    <w:p w14:paraId="0A28A683" w14:textId="77777777" w:rsidR="004C02EF" w:rsidRPr="00E77497" w:rsidRDefault="004C02EF" w:rsidP="004C02EF">
      <w:r w:rsidRPr="00E77497">
        <w:t xml:space="preserve">A </w:t>
      </w:r>
      <w:r w:rsidRPr="00E77497">
        <w:rPr>
          <w:rFonts w:ascii="Times New Roman" w:hAnsi="Times New Roman"/>
          <w:i/>
        </w:rPr>
        <w:t>BreakStatement</w:t>
      </w:r>
      <w:r w:rsidRPr="00E77497">
        <w:t xml:space="preserve"> without an </w:t>
      </w:r>
      <w:r w:rsidRPr="00E77497">
        <w:rPr>
          <w:rFonts w:ascii="Times New Roman" w:hAnsi="Times New Roman"/>
          <w:i/>
        </w:rPr>
        <w:t>Identifier</w:t>
      </w:r>
      <w:r w:rsidRPr="00E77497">
        <w:t xml:space="preserve"> is evaluated as follows:</w:t>
      </w:r>
    </w:p>
    <w:p w14:paraId="5488B546" w14:textId="77777777" w:rsidR="004C02EF" w:rsidRPr="00E77497" w:rsidRDefault="004C02EF" w:rsidP="00B34B48">
      <w:pPr>
        <w:pStyle w:val="Alg2"/>
        <w:numPr>
          <w:ilvl w:val="0"/>
          <w:numId w:val="126"/>
        </w:numPr>
        <w:spacing w:after="220"/>
      </w:pPr>
      <w:r w:rsidRPr="00E77497">
        <w:t>Return (</w:t>
      </w:r>
      <w:r w:rsidRPr="00E77497">
        <w:rPr>
          <w:rFonts w:ascii="Arial" w:hAnsi="Arial" w:cs="Arial"/>
        </w:rPr>
        <w:t>break</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1B9F2C6B" w14:textId="77777777" w:rsidR="004C02EF" w:rsidRPr="00E77497" w:rsidRDefault="004C02EF" w:rsidP="004C02EF">
      <w:r w:rsidRPr="00E77497">
        <w:t xml:space="preserve">A </w:t>
      </w:r>
      <w:r w:rsidRPr="00E77497">
        <w:rPr>
          <w:rFonts w:ascii="Times New Roman" w:hAnsi="Times New Roman"/>
          <w:i/>
        </w:rPr>
        <w:t>BreakStatement</w:t>
      </w:r>
      <w:r w:rsidRPr="00E77497">
        <w:t xml:space="preserve"> with an </w:t>
      </w:r>
      <w:r w:rsidRPr="00E77497">
        <w:rPr>
          <w:rFonts w:ascii="Times New Roman" w:hAnsi="Times New Roman"/>
          <w:i/>
        </w:rPr>
        <w:t>Identifier</w:t>
      </w:r>
      <w:r w:rsidRPr="00E77497">
        <w:t xml:space="preserve"> is evaluated as follows:</w:t>
      </w:r>
    </w:p>
    <w:p w14:paraId="4477C1F0" w14:textId="77777777" w:rsidR="004C02EF" w:rsidRPr="00E77497" w:rsidRDefault="004C02EF" w:rsidP="00B34B48">
      <w:pPr>
        <w:pStyle w:val="Alg2"/>
        <w:numPr>
          <w:ilvl w:val="0"/>
          <w:numId w:val="127"/>
        </w:numPr>
        <w:spacing w:after="220"/>
      </w:pPr>
      <w:r w:rsidRPr="00E77497">
        <w:t>Return (</w:t>
      </w:r>
      <w:r w:rsidRPr="00E77497">
        <w:rPr>
          <w:rFonts w:ascii="Arial" w:hAnsi="Arial" w:cs="Arial"/>
        </w:rPr>
        <w:t>break</w:t>
      </w:r>
      <w:r w:rsidRPr="00E77497">
        <w:t xml:space="preserve">, </w:t>
      </w:r>
      <w:r w:rsidRPr="00E77497">
        <w:rPr>
          <w:rFonts w:ascii="Arial" w:hAnsi="Arial" w:cs="Arial"/>
        </w:rPr>
        <w:t>empty</w:t>
      </w:r>
      <w:r w:rsidRPr="00E77497">
        <w:t>,</w:t>
      </w:r>
      <w:r w:rsidRPr="00E77497">
        <w:rPr>
          <w:i/>
        </w:rPr>
        <w:t xml:space="preserve"> Identifier</w:t>
      </w:r>
      <w:r w:rsidRPr="00E77497">
        <w:t>).</w:t>
      </w:r>
    </w:p>
    <w:p w14:paraId="4157EF73" w14:textId="77777777" w:rsidR="004C02EF" w:rsidRPr="00E77497" w:rsidRDefault="004C02EF" w:rsidP="00B43482">
      <w:pPr>
        <w:pStyle w:val="20"/>
        <w:numPr>
          <w:ilvl w:val="0"/>
          <w:numId w:val="0"/>
        </w:numPr>
      </w:pPr>
      <w:bookmarkStart w:id="11007" w:name="_Toc417706227"/>
      <w:bookmarkStart w:id="11008" w:name="_Ref449966595"/>
      <w:bookmarkStart w:id="11009" w:name="_Ref457437662"/>
      <w:bookmarkStart w:id="11010" w:name="_Ref457705349"/>
      <w:bookmarkStart w:id="11011" w:name="_Ref457792665"/>
      <w:bookmarkStart w:id="11012" w:name="_Toc472818887"/>
      <w:bookmarkStart w:id="11013" w:name="_Toc235503462"/>
      <w:bookmarkStart w:id="11014" w:name="_Toc241509237"/>
      <w:bookmarkStart w:id="11015" w:name="_Toc244416724"/>
      <w:bookmarkStart w:id="11016" w:name="_Toc276631088"/>
      <w:bookmarkStart w:id="11017" w:name="_Toc314500647"/>
      <w:bookmarkEnd w:id="11006"/>
      <w:r w:rsidRPr="00E77497">
        <w:t>12.9</w:t>
      </w:r>
      <w:r w:rsidRPr="00E77497">
        <w:tab/>
        <w:t xml:space="preserve">The </w:t>
      </w:r>
      <w:r w:rsidRPr="00E77497">
        <w:rPr>
          <w:rFonts w:ascii="Courier New" w:hAnsi="Courier New"/>
        </w:rPr>
        <w:t>return</w:t>
      </w:r>
      <w:r w:rsidRPr="00E77497">
        <w:t xml:space="preserve"> Statement</w:t>
      </w:r>
      <w:bookmarkEnd w:id="11007"/>
      <w:bookmarkEnd w:id="11008"/>
      <w:bookmarkEnd w:id="11009"/>
      <w:bookmarkEnd w:id="11010"/>
      <w:bookmarkEnd w:id="11011"/>
      <w:bookmarkEnd w:id="11012"/>
      <w:bookmarkEnd w:id="11013"/>
      <w:bookmarkEnd w:id="11014"/>
      <w:bookmarkEnd w:id="11015"/>
      <w:bookmarkEnd w:id="11016"/>
      <w:bookmarkEnd w:id="11017"/>
    </w:p>
    <w:p w14:paraId="6589F1C1" w14:textId="77777777" w:rsidR="004C02EF" w:rsidRPr="00E77497" w:rsidRDefault="004C02EF" w:rsidP="004C02EF">
      <w:pPr>
        <w:pStyle w:val="Syntax"/>
      </w:pPr>
      <w:r w:rsidRPr="00E77497">
        <w:t>Syntax</w:t>
      </w:r>
    </w:p>
    <w:p w14:paraId="780C774A" w14:textId="77777777" w:rsidR="004C02EF" w:rsidRPr="00E77497" w:rsidRDefault="004C02EF" w:rsidP="004C02EF">
      <w:pPr>
        <w:pStyle w:val="SyntaxRule"/>
      </w:pPr>
      <w:r w:rsidRPr="00E77497">
        <w:t xml:space="preserve">ReturnStatement </w:t>
      </w:r>
      <w:r w:rsidRPr="00E77497">
        <w:rPr>
          <w:rFonts w:ascii="Arial" w:hAnsi="Arial"/>
          <w:b/>
          <w:i w:val="0"/>
        </w:rPr>
        <w:t>:</w:t>
      </w:r>
    </w:p>
    <w:p w14:paraId="11494D98"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44326F80" w14:textId="77777777" w:rsidR="004C02EF" w:rsidRPr="00E77497" w:rsidRDefault="004C02EF" w:rsidP="004C02EF">
      <w:pPr>
        <w:pStyle w:val="Syntax"/>
      </w:pPr>
      <w:r w:rsidRPr="00E77497">
        <w:t>Semantics</w:t>
      </w:r>
    </w:p>
    <w:p w14:paraId="5DEC4C94" w14:textId="77777777" w:rsidR="004C02EF" w:rsidRPr="00E77497" w:rsidRDefault="004C02EF" w:rsidP="004C02EF">
      <w:r w:rsidRPr="00E77497">
        <w:t xml:space="preserve">An ECMAScript program is considered syntactically incorrect if it contains a </w:t>
      </w:r>
      <w:r w:rsidRPr="00E77497">
        <w:rPr>
          <w:rFonts w:ascii="Courier New" w:hAnsi="Courier New"/>
          <w:b/>
        </w:rPr>
        <w:t>return</w:t>
      </w:r>
      <w:r w:rsidRPr="00E77497">
        <w:t xml:space="preserve"> statement that is not within a </w:t>
      </w:r>
      <w:r w:rsidRPr="00E77497">
        <w:rPr>
          <w:rFonts w:ascii="Times New Roman" w:hAnsi="Times New Roman"/>
          <w:i/>
        </w:rPr>
        <w:t>FunctionBody</w:t>
      </w:r>
      <w:r w:rsidRPr="00E77497">
        <w:t xml:space="preserve">. A </w:t>
      </w:r>
      <w:r w:rsidRPr="00E77497">
        <w:rPr>
          <w:rFonts w:ascii="Courier New" w:hAnsi="Courier New"/>
          <w:b/>
        </w:rPr>
        <w:t>return</w:t>
      </w:r>
      <w:r w:rsidRPr="00E77497">
        <w:t xml:space="preserve"> statement causes a function to cease execution and return a value to the caller. If </w:t>
      </w:r>
      <w:r w:rsidRPr="00E77497">
        <w:rPr>
          <w:rFonts w:ascii="Times New Roman" w:hAnsi="Times New Roman"/>
          <w:i/>
        </w:rPr>
        <w:t>Expression</w:t>
      </w:r>
      <w:r w:rsidRPr="00E77497">
        <w:t xml:space="preserve"> is omitted, the return value is </w:t>
      </w:r>
      <w:r w:rsidRPr="00E77497">
        <w:rPr>
          <w:b/>
        </w:rPr>
        <w:t>undefined</w:t>
      </w:r>
      <w:r w:rsidRPr="00E77497">
        <w:t xml:space="preserve">. Otherwise, the return value is the value of </w:t>
      </w:r>
      <w:r w:rsidRPr="00E77497">
        <w:rPr>
          <w:rFonts w:ascii="Times New Roman" w:hAnsi="Times New Roman"/>
          <w:i/>
        </w:rPr>
        <w:t>Expression</w:t>
      </w:r>
      <w:r w:rsidRPr="00E77497">
        <w:t>.</w:t>
      </w:r>
    </w:p>
    <w:p w14:paraId="4D42A3C1" w14:textId="77777777" w:rsidR="004C02EF" w:rsidRPr="00E77497" w:rsidRDefault="004C02EF" w:rsidP="004C02EF">
      <w:r w:rsidRPr="00E77497">
        <w:t xml:space="preserve">A </w:t>
      </w:r>
      <w:r w:rsidRPr="00E77497">
        <w:rPr>
          <w:rFonts w:ascii="Times New Roman" w:hAnsi="Times New Roman"/>
          <w:i/>
        </w:rPr>
        <w:t>ReturnStatement</w:t>
      </w:r>
      <w:r w:rsidRPr="00E77497">
        <w:t xml:space="preserve"> is evaluated as follows:</w:t>
      </w:r>
    </w:p>
    <w:p w14:paraId="109102BA" w14:textId="77777777" w:rsidR="004C02EF" w:rsidRPr="00E77497" w:rsidRDefault="004C02EF" w:rsidP="00B34B48">
      <w:pPr>
        <w:pStyle w:val="Alg2"/>
        <w:numPr>
          <w:ilvl w:val="0"/>
          <w:numId w:val="128"/>
        </w:numPr>
      </w:pPr>
      <w:r w:rsidRPr="00E77497">
        <w:t xml:space="preserve">If the </w:t>
      </w:r>
      <w:r w:rsidRPr="00E77497">
        <w:rPr>
          <w:i/>
        </w:rPr>
        <w:t>Expression</w:t>
      </w:r>
      <w:r w:rsidRPr="00E77497">
        <w:t xml:space="preserve"> is not present, return (</w:t>
      </w:r>
      <w:r w:rsidRPr="00E77497">
        <w:rPr>
          <w:rFonts w:ascii="Arial" w:hAnsi="Arial" w:cs="Arial"/>
        </w:rPr>
        <w:t>return</w:t>
      </w:r>
      <w:r w:rsidRPr="00E77497">
        <w:t xml:space="preserve">, </w:t>
      </w:r>
      <w:r w:rsidRPr="00E77497">
        <w:rPr>
          <w:rFonts w:ascii="Arial" w:hAnsi="Arial" w:cs="Arial"/>
        </w:rPr>
        <w:t>undefined</w:t>
      </w:r>
      <w:r w:rsidRPr="00E77497">
        <w:t xml:space="preserve">, </w:t>
      </w:r>
      <w:r w:rsidRPr="00E77497">
        <w:rPr>
          <w:rFonts w:ascii="Arial" w:hAnsi="Arial" w:cs="Arial"/>
        </w:rPr>
        <w:t>empty</w:t>
      </w:r>
      <w:r w:rsidRPr="00E77497">
        <w:t>).</w:t>
      </w:r>
    </w:p>
    <w:p w14:paraId="2622445B" w14:textId="77777777" w:rsidR="004C02EF" w:rsidRPr="00E77497" w:rsidRDefault="004C02EF" w:rsidP="00B34B48">
      <w:pPr>
        <w:pStyle w:val="Alg2"/>
        <w:numPr>
          <w:ilvl w:val="0"/>
          <w:numId w:val="128"/>
        </w:numPr>
      </w:pPr>
      <w:r w:rsidRPr="00E77497">
        <w:t xml:space="preserve">Let </w:t>
      </w:r>
      <w:r w:rsidRPr="00E77497">
        <w:rPr>
          <w:i/>
        </w:rPr>
        <w:t>exprRef</w:t>
      </w:r>
      <w:r w:rsidRPr="00E77497">
        <w:t xml:space="preserve"> be the result of evaluating </w:t>
      </w:r>
      <w:r w:rsidRPr="00E77497">
        <w:rPr>
          <w:i/>
        </w:rPr>
        <w:t>Expression</w:t>
      </w:r>
      <w:r w:rsidRPr="00E77497">
        <w:t>.</w:t>
      </w:r>
    </w:p>
    <w:p w14:paraId="0BA52609" w14:textId="77777777" w:rsidR="004C02EF" w:rsidRPr="00E77497" w:rsidRDefault="004C02EF" w:rsidP="00B34B48">
      <w:pPr>
        <w:pStyle w:val="Alg2"/>
        <w:numPr>
          <w:ilvl w:val="0"/>
          <w:numId w:val="128"/>
        </w:numPr>
        <w:spacing w:after="220"/>
      </w:pPr>
      <w:r w:rsidRPr="00E77497">
        <w:t>Return (</w:t>
      </w:r>
      <w:r w:rsidRPr="00E77497">
        <w:rPr>
          <w:rFonts w:ascii="Arial" w:hAnsi="Arial" w:cs="Arial"/>
        </w:rPr>
        <w:t>return</w:t>
      </w:r>
      <w:r w:rsidRPr="00E77497">
        <w:t>, GetValue(</w:t>
      </w:r>
      <w:r w:rsidRPr="00E77497">
        <w:rPr>
          <w:i/>
        </w:rPr>
        <w:t>exprRef</w:t>
      </w:r>
      <w:r w:rsidRPr="00E77497">
        <w:t xml:space="preserve">), </w:t>
      </w:r>
      <w:r w:rsidRPr="00E77497">
        <w:rPr>
          <w:rFonts w:ascii="Arial" w:hAnsi="Arial" w:cs="Arial"/>
        </w:rPr>
        <w:t>empty</w:t>
      </w:r>
      <w:r w:rsidRPr="00E77497">
        <w:t>).</w:t>
      </w:r>
    </w:p>
    <w:p w14:paraId="59B0EBFA" w14:textId="77777777" w:rsidR="004C02EF" w:rsidRPr="00E77497" w:rsidRDefault="004C02EF" w:rsidP="00B43482">
      <w:pPr>
        <w:pStyle w:val="20"/>
        <w:numPr>
          <w:ilvl w:val="0"/>
          <w:numId w:val="0"/>
        </w:numPr>
      </w:pPr>
      <w:bookmarkStart w:id="11018" w:name="_Toc417706228"/>
      <w:bookmarkStart w:id="11019" w:name="_Ref440445541"/>
      <w:bookmarkStart w:id="11020" w:name="_Ref457437663"/>
      <w:bookmarkStart w:id="11021" w:name="_Ref457707585"/>
      <w:bookmarkStart w:id="11022" w:name="_Ref457792686"/>
      <w:bookmarkStart w:id="11023" w:name="_Ref458333739"/>
      <w:bookmarkStart w:id="11024" w:name="_Ref458336610"/>
      <w:bookmarkStart w:id="11025" w:name="_Toc472818888"/>
      <w:bookmarkStart w:id="11026" w:name="_Toc235503463"/>
      <w:bookmarkStart w:id="11027" w:name="_Toc241509238"/>
      <w:bookmarkStart w:id="11028" w:name="_Toc244416725"/>
      <w:bookmarkStart w:id="11029" w:name="_Toc276631089"/>
      <w:bookmarkStart w:id="11030" w:name="_Toc314500648"/>
      <w:r w:rsidRPr="00E77497">
        <w:t>12.10</w:t>
      </w:r>
      <w:r w:rsidRPr="00E77497">
        <w:tab/>
        <w:t xml:space="preserve">The </w:t>
      </w:r>
      <w:r w:rsidRPr="00E77497">
        <w:rPr>
          <w:rFonts w:ascii="Courier New" w:hAnsi="Courier New"/>
        </w:rPr>
        <w:t>with</w:t>
      </w:r>
      <w:r w:rsidRPr="00E77497">
        <w:t xml:space="preserve"> Statement</w:t>
      </w:r>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p>
    <w:p w14:paraId="7359C550" w14:textId="77777777" w:rsidR="004C02EF" w:rsidRPr="00E77497" w:rsidRDefault="004C02EF" w:rsidP="004C02EF">
      <w:pPr>
        <w:pStyle w:val="Syntax"/>
      </w:pPr>
      <w:r w:rsidRPr="00E77497">
        <w:t>Syntax</w:t>
      </w:r>
    </w:p>
    <w:p w14:paraId="55F372B1" w14:textId="77777777" w:rsidR="004C02EF" w:rsidRPr="00E77497" w:rsidRDefault="004C02EF" w:rsidP="004C02EF">
      <w:pPr>
        <w:pStyle w:val="SyntaxRule"/>
      </w:pPr>
      <w:r w:rsidRPr="00E77497">
        <w:t xml:space="preserve">WithStatement </w:t>
      </w:r>
      <w:r w:rsidRPr="00E77497">
        <w:rPr>
          <w:rFonts w:ascii="Arial" w:hAnsi="Arial"/>
          <w:b/>
          <w:i w:val="0"/>
        </w:rPr>
        <w:t>:</w:t>
      </w:r>
    </w:p>
    <w:p w14:paraId="7783C80A"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159E1C60" w14:textId="77777777" w:rsidR="004C02EF" w:rsidRPr="00C7794D" w:rsidRDefault="00211FB7" w:rsidP="004C02EF">
      <w:pPr>
        <w:rPr>
          <w:sz w:val="18"/>
        </w:rPr>
      </w:pPr>
      <w:ins w:id="11031" w:author="Rev 3 Allen Wirfs-Brock" w:date="2011-09-02T11:19:00Z">
        <w:r w:rsidRPr="00E77497">
          <w:rPr>
            <w:sz w:val="18"/>
          </w:rPr>
          <w:t>NOTE</w:t>
        </w:r>
        <w:r w:rsidRPr="00E77497">
          <w:rPr>
            <w:sz w:val="18"/>
          </w:rPr>
          <w:tab/>
        </w:r>
      </w:ins>
      <w:r w:rsidR="004C02EF" w:rsidRPr="00C7794D">
        <w:rPr>
          <w:sz w:val="18"/>
        </w:rPr>
        <w:t xml:space="preserve">The </w:t>
      </w:r>
      <w:r w:rsidR="004C02EF" w:rsidRPr="00C7794D">
        <w:rPr>
          <w:rFonts w:ascii="Courier New" w:hAnsi="Courier New"/>
          <w:b/>
          <w:sz w:val="18"/>
        </w:rPr>
        <w:t xml:space="preserve">with </w:t>
      </w:r>
      <w:r w:rsidR="004C02EF" w:rsidRPr="00C7794D">
        <w:rPr>
          <w:sz w:val="18"/>
        </w:rPr>
        <w:t>statement adds an object environment record for a computed object to the lexical environment of the current execution context. It then executes a statement using this augmented lexical environment. Finally, it restores the original lexical environment.</w:t>
      </w:r>
    </w:p>
    <w:p w14:paraId="6DB34259" w14:textId="77777777" w:rsidR="004C02EF" w:rsidRPr="004D1BD1" w:rsidRDefault="004C02EF" w:rsidP="004C02EF">
      <w:pPr>
        <w:pStyle w:val="Syntax"/>
      </w:pPr>
      <w:r w:rsidRPr="004D1BD1">
        <w:t>Semantics</w:t>
      </w:r>
    </w:p>
    <w:p w14:paraId="1105485F" w14:textId="77777777" w:rsidR="00514CF8" w:rsidRPr="00E77497" w:rsidRDefault="00514CF8" w:rsidP="00514CF8">
      <w:pPr>
        <w:rPr>
          <w:ins w:id="11032" w:author="Rev 3 Allen Wirfs-Brock" w:date="2011-09-09T12:50:00Z"/>
        </w:rPr>
      </w:pPr>
      <w:ins w:id="11033" w:author="Rev 3 Allen Wirfs-Brock" w:date="2011-09-09T12:50:00Z">
        <w:r w:rsidRPr="003B4312">
          <w:t xml:space="preserve">The static semantics of the production </w:t>
        </w:r>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are:</w:t>
        </w:r>
      </w:ins>
    </w:p>
    <w:p w14:paraId="12B617B1" w14:textId="77777777" w:rsidR="00514CF8" w:rsidRPr="00E77497" w:rsidRDefault="00514CF8" w:rsidP="00B34B48">
      <w:pPr>
        <w:numPr>
          <w:ilvl w:val="0"/>
          <w:numId w:val="403"/>
        </w:numPr>
        <w:spacing w:after="220"/>
        <w:rPr>
          <w:ins w:id="11034" w:author="Rev 3 Allen Wirfs-Brock" w:date="2011-09-09T12:50:00Z"/>
        </w:rPr>
      </w:pPr>
      <w:ins w:id="11035" w:author="Rev 3 Allen Wirfs-Brock" w:date="2011-09-09T12:50:00Z">
        <w:r w:rsidRPr="00E77497">
          <w:t xml:space="preserve">It is a Syntax Error if the code that matches this production is contained in static code.  </w:t>
        </w:r>
      </w:ins>
    </w:p>
    <w:p w14:paraId="6EB79719" w14:textId="77777777" w:rsidR="00D72593" w:rsidRPr="00E77497" w:rsidRDefault="00D72593" w:rsidP="00D72593">
      <w:pPr>
        <w:jc w:val="left"/>
        <w:rPr>
          <w:ins w:id="11036" w:author="Rev 3 Allen Wirfs-Brock" w:date="2011-09-02T11:18:00Z"/>
        </w:rPr>
      </w:pPr>
      <w:ins w:id="11037" w:author="Rev 3 Allen Wirfs-Brock" w:date="2011-09-02T11:18:00Z">
        <w:r w:rsidRPr="00E77497">
          <w:t xml:space="preserve">The VarDeclaredNames of the production  </w:t>
        </w: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is determined as follows:</w:t>
        </w:r>
      </w:ins>
    </w:p>
    <w:p w14:paraId="142C83F5" w14:textId="77777777" w:rsidR="00D72593" w:rsidRPr="00E77497" w:rsidRDefault="00D72593" w:rsidP="00B34B48">
      <w:pPr>
        <w:pStyle w:val="Alg4"/>
        <w:numPr>
          <w:ilvl w:val="0"/>
          <w:numId w:val="483"/>
        </w:numPr>
        <w:spacing w:after="220"/>
        <w:contextualSpacing/>
        <w:rPr>
          <w:ins w:id="11038" w:author="Rev 3 Allen Wirfs-Brock" w:date="2011-09-02T11:18:00Z"/>
        </w:rPr>
      </w:pPr>
      <w:ins w:id="11039" w:author="Rev 3 Allen Wirfs-Brock" w:date="2011-09-02T11:18:00Z">
        <w:r w:rsidRPr="00E77497">
          <w:t xml:space="preserve">Return the VarDeclaredNames of </w:t>
        </w:r>
        <w:r w:rsidRPr="00E77497">
          <w:rPr>
            <w:i/>
          </w:rPr>
          <w:t>Statement</w:t>
        </w:r>
        <w:r w:rsidRPr="00E77497">
          <w:t>.</w:t>
        </w:r>
      </w:ins>
    </w:p>
    <w:p w14:paraId="0ACF1ACF" w14:textId="77777777" w:rsidR="004C02EF" w:rsidRPr="00E77497" w:rsidRDefault="004C02EF" w:rsidP="004C02EF">
      <w:r w:rsidRPr="00E77497">
        <w:t xml:space="preserve">The production </w:t>
      </w: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is evaluated as follows:</w:t>
      </w:r>
      <w:bookmarkStart w:id="11040" w:name="_Toc382212791"/>
    </w:p>
    <w:p w14:paraId="464431A5" w14:textId="77777777"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11040"/>
      <w:r w:rsidRPr="00E77497">
        <w:t>.</w:t>
      </w:r>
      <w:bookmarkStart w:id="11041" w:name="_Toc382212792"/>
    </w:p>
    <w:p w14:paraId="4131547E" w14:textId="77777777"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11041"/>
      <w:r w:rsidRPr="00E77497">
        <w:t>).</w:t>
      </w:r>
      <w:bookmarkStart w:id="11042" w:name="_Toc382212793"/>
    </w:p>
    <w:p w14:paraId="1C833F8A" w14:textId="77777777" w:rsidR="004C02EF" w:rsidRPr="00E77497" w:rsidRDefault="004C02EF" w:rsidP="00B34B48">
      <w:pPr>
        <w:pStyle w:val="Alg2"/>
        <w:numPr>
          <w:ilvl w:val="0"/>
          <w:numId w:val="129"/>
        </w:numPr>
      </w:pPr>
      <w:bookmarkStart w:id="11043" w:name="_Toc382212794"/>
      <w:bookmarkEnd w:id="11042"/>
      <w:r w:rsidRPr="00E77497">
        <w:t xml:space="preserve">Let </w:t>
      </w:r>
      <w:r w:rsidRPr="00E77497">
        <w:rPr>
          <w:i/>
        </w:rPr>
        <w:t>oldEnv</w:t>
      </w:r>
      <w:r w:rsidRPr="00E77497">
        <w:t xml:space="preserve"> be the running execution context’s LexicalEnvironment.</w:t>
      </w:r>
    </w:p>
    <w:p w14:paraId="72295BD5" w14:textId="77777777"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11044" w:name="_Toc382212795"/>
      <w:bookmarkEnd w:id="11043"/>
      <w:r w:rsidRPr="00E77497">
        <w:t>.</w:t>
      </w:r>
    </w:p>
    <w:p w14:paraId="37B4FE41" w14:textId="77777777" w:rsidR="004C02EF" w:rsidRPr="00E77497" w:rsidRDefault="004C02EF" w:rsidP="00B34B48">
      <w:pPr>
        <w:pStyle w:val="Alg2"/>
        <w:numPr>
          <w:ilvl w:val="0"/>
          <w:numId w:val="129"/>
        </w:numPr>
      </w:pPr>
      <w:r w:rsidRPr="00E77497">
        <w:t xml:space="preserve">Set the </w:t>
      </w:r>
      <w:r w:rsidRPr="00E77497">
        <w:rPr>
          <w:i/>
        </w:rPr>
        <w:t>provideThis</w:t>
      </w:r>
      <w:r w:rsidRPr="00E77497">
        <w:t xml:space="preserve"> flag of </w:t>
      </w:r>
      <w:r w:rsidRPr="00E77497">
        <w:rPr>
          <w:i/>
        </w:rPr>
        <w:t>newEnv</w:t>
      </w:r>
      <w:r w:rsidRPr="00E77497">
        <w:t xml:space="preserve"> to </w:t>
      </w:r>
      <w:r w:rsidRPr="00E77497">
        <w:rPr>
          <w:b/>
        </w:rPr>
        <w:t>true</w:t>
      </w:r>
      <w:r w:rsidRPr="00E77497">
        <w:t>.</w:t>
      </w:r>
    </w:p>
    <w:p w14:paraId="358AD177" w14:textId="77777777" w:rsidR="004C02EF" w:rsidRPr="00E77497" w:rsidRDefault="004C02EF" w:rsidP="00B34B48">
      <w:pPr>
        <w:pStyle w:val="Alg2"/>
        <w:numPr>
          <w:ilvl w:val="0"/>
          <w:numId w:val="129"/>
        </w:numPr>
      </w:pPr>
      <w:r w:rsidRPr="00E77497">
        <w:t xml:space="preserve">Set the running execution context’s LexicalEnvironment to </w:t>
      </w:r>
      <w:r w:rsidRPr="00E77497">
        <w:rPr>
          <w:i/>
        </w:rPr>
        <w:t>newEnv</w:t>
      </w:r>
      <w:r w:rsidRPr="00E77497">
        <w:t>.</w:t>
      </w:r>
    </w:p>
    <w:p w14:paraId="29929182" w14:textId="77777777"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 xml:space="preserve">Statement </w:t>
      </w:r>
      <w:bookmarkStart w:id="11045" w:name="_Toc382212796"/>
      <w:bookmarkEnd w:id="11044"/>
      <w:r w:rsidRPr="00E77497">
        <w:t xml:space="preserve">but if an exception is thrown during the evaluation, let </w:t>
      </w:r>
      <w:r w:rsidRPr="00E77497">
        <w:rPr>
          <w:i/>
        </w:rPr>
        <w:t>C</w:t>
      </w:r>
      <w:r w:rsidRPr="00E77497">
        <w:t xml:space="preserve"> be (</w:t>
      </w:r>
      <w:r w:rsidRPr="00E77497">
        <w:rPr>
          <w:rFonts w:ascii="Arial" w:hAnsi="Arial" w:cs="Arial"/>
        </w:rPr>
        <w:t>throw</w:t>
      </w:r>
      <w:r w:rsidRPr="00E77497">
        <w:t xml:space="preserve">, </w:t>
      </w:r>
      <w:r w:rsidRPr="00E77497">
        <w:rPr>
          <w:i/>
        </w:rPr>
        <w:t>V</w:t>
      </w:r>
      <w:r w:rsidRPr="00E77497">
        <w:t xml:space="preserve">, </w:t>
      </w:r>
      <w:r w:rsidRPr="00E77497">
        <w:rPr>
          <w:rFonts w:ascii="Arial" w:hAnsi="Arial" w:cs="Arial"/>
        </w:rPr>
        <w:t>empty</w:t>
      </w:r>
      <w:r w:rsidRPr="00E77497">
        <w:t xml:space="preserve">), where </w:t>
      </w:r>
      <w:r w:rsidRPr="00E77497">
        <w:rPr>
          <w:i/>
        </w:rPr>
        <w:t>V</w:t>
      </w:r>
      <w:r w:rsidRPr="00E77497">
        <w:t xml:space="preserve"> is the exception. (Execution now proceeds as if no exception were thrown.)</w:t>
      </w:r>
    </w:p>
    <w:p w14:paraId="76E4E271" w14:textId="77777777" w:rsidR="004C02EF" w:rsidRPr="00E77497" w:rsidRDefault="004C02EF" w:rsidP="00B34B48">
      <w:pPr>
        <w:pStyle w:val="Alg2"/>
        <w:numPr>
          <w:ilvl w:val="0"/>
          <w:numId w:val="129"/>
        </w:numPr>
      </w:pPr>
      <w:r w:rsidRPr="00E77497">
        <w:t xml:space="preserve">Set the running execution context’s Lexical Environment to </w:t>
      </w:r>
      <w:r w:rsidRPr="00E77497">
        <w:rPr>
          <w:i/>
        </w:rPr>
        <w:t>oldEnv</w:t>
      </w:r>
      <w:r w:rsidRPr="00E77497">
        <w:t>.</w:t>
      </w:r>
    </w:p>
    <w:bookmarkEnd w:id="11045"/>
    <w:p w14:paraId="45D00E6C" w14:textId="77777777"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14:paraId="59C62B5C"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11046" w:name="_Toc381513723"/>
      <w:bookmarkStart w:id="11047" w:name="_Toc382212245"/>
      <w:bookmarkStart w:id="11048" w:name="_Toc382212808"/>
      <w:bookmarkStart w:id="11049" w:name="_Toc382291590"/>
      <w:r w:rsidRPr="00E77497">
        <w:t>.</w:t>
      </w:r>
      <w:bookmarkStart w:id="11050" w:name="_Toc385672239"/>
      <w:bookmarkStart w:id="11051" w:name="_Ref386878658"/>
      <w:bookmarkStart w:id="11052" w:name="_Toc393690343"/>
    </w:p>
    <w:p w14:paraId="227A585E" w14:textId="77777777" w:rsidR="004C02EF" w:rsidRPr="00E77497" w:rsidDel="00514CF8" w:rsidRDefault="004C02EF" w:rsidP="00B43482">
      <w:pPr>
        <w:pStyle w:val="30"/>
        <w:numPr>
          <w:ilvl w:val="0"/>
          <w:numId w:val="0"/>
        </w:numPr>
        <w:rPr>
          <w:del w:id="11053" w:author="Rev 3 Allen Wirfs-Brock" w:date="2011-09-09T12:50:00Z"/>
        </w:rPr>
      </w:pPr>
      <w:bookmarkStart w:id="11054" w:name="_Toc417706229"/>
      <w:bookmarkStart w:id="11055" w:name="_Ref457437670"/>
      <w:bookmarkStart w:id="11056" w:name="_Ref457437671"/>
      <w:bookmarkStart w:id="11057" w:name="_Ref457437672"/>
      <w:bookmarkStart w:id="11058" w:name="_Ref457437673"/>
      <w:bookmarkStart w:id="11059" w:name="_Ref457437674"/>
      <w:bookmarkStart w:id="11060" w:name="_Toc472818889"/>
      <w:bookmarkStart w:id="11061" w:name="_Toc235503464"/>
      <w:bookmarkStart w:id="11062" w:name="_Toc241509239"/>
      <w:bookmarkStart w:id="11063" w:name="_Toc244416726"/>
      <w:bookmarkStart w:id="11064" w:name="_Toc276631090"/>
      <w:del w:id="11065" w:author="Rev 3 Allen Wirfs-Brock" w:date="2011-09-09T12:50:00Z">
        <w:r w:rsidRPr="00E77497" w:rsidDel="00514CF8">
          <w:delText>12.10.1</w:delText>
        </w:r>
        <w:r w:rsidRPr="00E77497" w:rsidDel="00514CF8">
          <w:tab/>
          <w:delText>Strict Mode Restrictions</w:delText>
        </w:r>
        <w:bookmarkEnd w:id="11061"/>
        <w:bookmarkEnd w:id="11062"/>
        <w:bookmarkEnd w:id="11063"/>
        <w:bookmarkEnd w:id="11064"/>
      </w:del>
    </w:p>
    <w:p w14:paraId="4A9CCFDC" w14:textId="77777777" w:rsidR="004C02EF" w:rsidRPr="00E77497" w:rsidDel="00514CF8" w:rsidRDefault="004C02EF" w:rsidP="004C02EF">
      <w:pPr>
        <w:rPr>
          <w:del w:id="11066" w:author="Rev 3 Allen Wirfs-Brock" w:date="2011-09-09T12:50:00Z"/>
        </w:rPr>
      </w:pPr>
      <w:del w:id="11067" w:author="Rev 3 Allen Wirfs-Brock" w:date="2011-09-09T12:50:00Z">
        <w:r w:rsidRPr="00E77497" w:rsidDel="00514CF8">
          <w:delText xml:space="preserve">Strict mode code may not include a </w:delText>
        </w:r>
        <w:r w:rsidRPr="00E77497" w:rsidDel="00514CF8">
          <w:rPr>
            <w:rFonts w:ascii="Times New Roman" w:hAnsi="Times New Roman"/>
            <w:i/>
          </w:rPr>
          <w:delText>WithStatement</w:delText>
        </w:r>
        <w:r w:rsidRPr="00E77497" w:rsidDel="00514CF8">
          <w:delText xml:space="preserve">. The occurrence of a </w:delText>
        </w:r>
        <w:r w:rsidRPr="00E77497" w:rsidDel="00514CF8">
          <w:rPr>
            <w:rFonts w:ascii="Times New Roman" w:hAnsi="Times New Roman"/>
            <w:i/>
          </w:rPr>
          <w:delText>WithStatement</w:delText>
        </w:r>
        <w:r w:rsidRPr="00E77497" w:rsidDel="00514CF8">
          <w:delText xml:space="preserve"> in such a context is treated as a </w:delText>
        </w:r>
        <w:r w:rsidRPr="00E77497" w:rsidDel="00514CF8">
          <w:rPr>
            <w:b/>
          </w:rPr>
          <w:delText>SyntaxError</w:delText>
        </w:r>
        <w:r w:rsidRPr="00E77497" w:rsidDel="00514CF8">
          <w:delText>.</w:delText>
        </w:r>
      </w:del>
    </w:p>
    <w:p w14:paraId="7CDF1039" w14:textId="77777777" w:rsidR="004C02EF" w:rsidRPr="00E77497" w:rsidRDefault="004C02EF" w:rsidP="00B43482">
      <w:pPr>
        <w:pStyle w:val="20"/>
        <w:numPr>
          <w:ilvl w:val="0"/>
          <w:numId w:val="0"/>
        </w:numPr>
      </w:pPr>
      <w:bookmarkStart w:id="11068" w:name="_Toc235503465"/>
      <w:bookmarkStart w:id="11069" w:name="_Toc241509240"/>
      <w:bookmarkStart w:id="11070" w:name="_Toc244416727"/>
      <w:bookmarkStart w:id="11071" w:name="_Toc276631091"/>
      <w:bookmarkStart w:id="11072" w:name="_Toc314500649"/>
      <w:r w:rsidRPr="00E77497">
        <w:t>12.11</w:t>
      </w:r>
      <w:r w:rsidRPr="00E77497">
        <w:tab/>
        <w:t xml:space="preserve">The </w:t>
      </w:r>
      <w:r w:rsidRPr="00E77497">
        <w:rPr>
          <w:rFonts w:ascii="Courier New" w:hAnsi="Courier New"/>
          <w:sz w:val="20"/>
        </w:rPr>
        <w:t>switch</w:t>
      </w:r>
      <w:r w:rsidRPr="00E77497">
        <w:t xml:space="preserve"> Statement</w:t>
      </w:r>
      <w:bookmarkEnd w:id="11054"/>
      <w:bookmarkEnd w:id="11055"/>
      <w:bookmarkEnd w:id="11056"/>
      <w:bookmarkEnd w:id="11057"/>
      <w:bookmarkEnd w:id="11058"/>
      <w:bookmarkEnd w:id="11059"/>
      <w:bookmarkEnd w:id="11060"/>
      <w:bookmarkEnd w:id="11068"/>
      <w:bookmarkEnd w:id="11069"/>
      <w:bookmarkEnd w:id="11070"/>
      <w:bookmarkEnd w:id="11071"/>
      <w:bookmarkEnd w:id="11072"/>
    </w:p>
    <w:p w14:paraId="147E4ABA" w14:textId="77777777" w:rsidR="004C02EF" w:rsidRPr="00E77497" w:rsidRDefault="004C02EF" w:rsidP="004C02EF">
      <w:pPr>
        <w:pStyle w:val="Syntax"/>
      </w:pPr>
      <w:r w:rsidRPr="00E77497">
        <w:t>Syntax</w:t>
      </w:r>
    </w:p>
    <w:p w14:paraId="4C058A53" w14:textId="77777777" w:rsidR="004C02EF" w:rsidRPr="00E77497" w:rsidRDefault="004C02EF" w:rsidP="004C02EF">
      <w:pPr>
        <w:pStyle w:val="SyntaxRule"/>
      </w:pPr>
      <w:r w:rsidRPr="00E77497">
        <w:t xml:space="preserve">SwitchStatement </w:t>
      </w:r>
      <w:r w:rsidRPr="00E77497">
        <w:rPr>
          <w:rFonts w:ascii="Arial" w:hAnsi="Arial"/>
          <w:b/>
          <w:i w:val="0"/>
        </w:rPr>
        <w:t>:</w:t>
      </w:r>
    </w:p>
    <w:p w14:paraId="0B987A4E"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7398C83E" w14:textId="77777777" w:rsidR="004C02EF" w:rsidRPr="00E77497" w:rsidRDefault="004C02EF" w:rsidP="004C02EF">
      <w:pPr>
        <w:pStyle w:val="SyntaxRule"/>
      </w:pPr>
      <w:r w:rsidRPr="00E77497">
        <w:t xml:space="preserve">CaseBlock </w:t>
      </w:r>
      <w:r w:rsidRPr="00E77497">
        <w:rPr>
          <w:rFonts w:ascii="Arial" w:hAnsi="Arial"/>
          <w:b/>
          <w:i w:val="0"/>
        </w:rPr>
        <w:t>:</w:t>
      </w:r>
    </w:p>
    <w:p w14:paraId="4746DE6C"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04CF9E4B" w14:textId="77777777" w:rsidR="004C02EF" w:rsidRPr="00E77497" w:rsidRDefault="004C02EF" w:rsidP="004C02EF">
      <w:pPr>
        <w:pStyle w:val="SyntaxRule"/>
      </w:pPr>
      <w:r w:rsidRPr="00E77497">
        <w:t xml:space="preserve">CaseClauses </w:t>
      </w:r>
      <w:r w:rsidRPr="00E77497">
        <w:rPr>
          <w:rFonts w:ascii="Arial" w:hAnsi="Arial"/>
          <w:b/>
          <w:i w:val="0"/>
        </w:rPr>
        <w:t>:</w:t>
      </w:r>
    </w:p>
    <w:p w14:paraId="2BF85A8B" w14:textId="77777777" w:rsidR="004C02EF" w:rsidRPr="00E77497" w:rsidRDefault="004C02EF" w:rsidP="004C02EF">
      <w:pPr>
        <w:pStyle w:val="SyntaxDefinition"/>
      </w:pPr>
      <w:r w:rsidRPr="00E77497">
        <w:t>CaseClause</w:t>
      </w:r>
      <w:r w:rsidRPr="00E77497">
        <w:br/>
        <w:t>CaseClauses CaseClause</w:t>
      </w:r>
    </w:p>
    <w:p w14:paraId="71B66248" w14:textId="77777777" w:rsidR="004C02EF" w:rsidRPr="00E77497" w:rsidRDefault="004C02EF" w:rsidP="004C02EF">
      <w:pPr>
        <w:pStyle w:val="SyntaxRule"/>
      </w:pPr>
      <w:r w:rsidRPr="00E77497">
        <w:t xml:space="preserve">CaseClause </w:t>
      </w:r>
      <w:r w:rsidRPr="00E77497">
        <w:rPr>
          <w:rFonts w:ascii="Arial" w:hAnsi="Arial"/>
          <w:b/>
          <w:i w:val="0"/>
        </w:rPr>
        <w:t>:</w:t>
      </w:r>
    </w:p>
    <w:p w14:paraId="7CE5518C"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04766F8F" w14:textId="77777777" w:rsidR="004C02EF" w:rsidRPr="00E77497" w:rsidRDefault="004C02EF" w:rsidP="004C02EF">
      <w:pPr>
        <w:pStyle w:val="SyntaxRule"/>
      </w:pPr>
      <w:r w:rsidRPr="00E77497">
        <w:t xml:space="preserve">DefaultClause </w:t>
      </w:r>
      <w:r w:rsidRPr="00E77497">
        <w:rPr>
          <w:rFonts w:ascii="Arial" w:hAnsi="Arial"/>
          <w:b/>
          <w:i w:val="0"/>
        </w:rPr>
        <w:t>:</w:t>
      </w:r>
    </w:p>
    <w:p w14:paraId="4EA272A0"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49144E60" w14:textId="77777777" w:rsidR="003C2189" w:rsidRPr="00E77497" w:rsidRDefault="003C2189" w:rsidP="003C2189">
      <w:pPr>
        <w:pStyle w:val="40"/>
        <w:numPr>
          <w:ilvl w:val="0"/>
          <w:numId w:val="0"/>
        </w:numPr>
        <w:rPr>
          <w:ins w:id="11073" w:author="Rev 4 Allen Wirfs-Brock" w:date="2011-10-20T10:35:00Z"/>
        </w:rPr>
      </w:pPr>
      <w:ins w:id="11074" w:author="Rev 4 Allen Wirfs-Brock" w:date="2011-10-20T10:35:00Z">
        <w:r w:rsidRPr="00E77497">
          <w:t>Static Semantics</w:t>
        </w:r>
      </w:ins>
    </w:p>
    <w:p w14:paraId="2B0F8215" w14:textId="77777777" w:rsidR="003C2189" w:rsidRPr="00E77497" w:rsidRDefault="003C2189" w:rsidP="003C2189">
      <w:pPr>
        <w:rPr>
          <w:ins w:id="11075" w:author="Rev 4 Allen Wirfs-Brock" w:date="2011-10-20T10:35:00Z"/>
          <w:rFonts w:ascii="Helvetica" w:hAnsi="Helvetica"/>
          <w:b/>
        </w:rPr>
      </w:pPr>
      <w:ins w:id="11076" w:author="Rev 4 Allen Wirfs-Brock" w:date="2011-10-20T10:35:00Z">
        <w:r w:rsidRPr="00E77497">
          <w:rPr>
            <w:rFonts w:ascii="Helvetica" w:hAnsi="Helvetica"/>
            <w:b/>
          </w:rPr>
          <w:t>Static Semantics:  Early Errors</w:t>
        </w:r>
      </w:ins>
    </w:p>
    <w:p w14:paraId="0CFE24DE" w14:textId="77777777" w:rsidR="003C1856" w:rsidRPr="003B4312" w:rsidRDefault="003C1856" w:rsidP="003C1856">
      <w:pPr>
        <w:rPr>
          <w:ins w:id="11077" w:author="Rev 4 Allen Wirfs-Brock" w:date="2011-10-20T10:38:00Z"/>
        </w:rPr>
      </w:pPr>
      <w:ins w:id="11078" w:author="Rev 4 Allen Wirfs-Brock" w:date="2011-10-20T10:3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are:</w:t>
        </w:r>
      </w:ins>
    </w:p>
    <w:p w14:paraId="0CD905D5" w14:textId="77777777" w:rsidR="003C1856" w:rsidRPr="004D1BD1" w:rsidRDefault="003C1856" w:rsidP="00B34B48">
      <w:pPr>
        <w:numPr>
          <w:ilvl w:val="0"/>
          <w:numId w:val="403"/>
        </w:numPr>
        <w:spacing w:after="220"/>
        <w:contextualSpacing/>
        <w:rPr>
          <w:ins w:id="11079" w:author="Rev 4 Allen Wirfs-Brock" w:date="2011-10-20T10:38:00Z"/>
        </w:rPr>
      </w:pPr>
      <w:ins w:id="11080" w:author="Rev 4 Allen Wirfs-Brock" w:date="2011-10-20T10:38:00Z">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entires.</w:t>
        </w:r>
      </w:ins>
    </w:p>
    <w:p w14:paraId="7CC18428" w14:textId="77777777" w:rsidR="003C1856" w:rsidRPr="004D1BD1" w:rsidRDefault="003C1856" w:rsidP="00B34B48">
      <w:pPr>
        <w:numPr>
          <w:ilvl w:val="0"/>
          <w:numId w:val="403"/>
        </w:numPr>
        <w:spacing w:after="220"/>
        <w:rPr>
          <w:ins w:id="11081" w:author="Rev 4 Allen Wirfs-Brock" w:date="2011-10-20T10:38:00Z"/>
        </w:rPr>
      </w:pPr>
      <w:ins w:id="11082" w:author="Rev 4 Allen Wirfs-Brock" w:date="2011-10-20T10:38:00Z">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ins>
    </w:p>
    <w:p w14:paraId="26F7F32F" w14:textId="77777777" w:rsidR="00BD4A1E" w:rsidRPr="00E77497" w:rsidRDefault="00BD4A1E" w:rsidP="00BD4A1E">
      <w:pPr>
        <w:rPr>
          <w:ins w:id="11083" w:author="Rev 4 Allen Wirfs-Brock" w:date="2011-10-20T10:58:00Z"/>
        </w:rPr>
      </w:pPr>
      <w:ins w:id="11084" w:author="Rev 4 Allen Wirfs-Brock" w:date="2011-10-20T10:58:00Z">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Style w:val="bnf"/>
          </w:rPr>
          <w:t xml:space="preserve"> </w:t>
        </w:r>
        <w:r w:rsidRPr="00E77497">
          <w:t xml:space="preserve"> </w:t>
        </w:r>
      </w:ins>
    </w:p>
    <w:p w14:paraId="11392745" w14:textId="77777777" w:rsidR="00BD4A1E" w:rsidRPr="00E77497" w:rsidRDefault="00BD4A1E" w:rsidP="00B34B48">
      <w:pPr>
        <w:numPr>
          <w:ilvl w:val="0"/>
          <w:numId w:val="403"/>
        </w:numPr>
        <w:spacing w:after="220"/>
        <w:rPr>
          <w:ins w:id="11085" w:author="Rev 4 Allen Wirfs-Brock" w:date="2011-10-20T10:58:00Z"/>
        </w:rPr>
      </w:pPr>
      <w:ins w:id="11086" w:author="Rev 4 Allen Wirfs-Brock" w:date="2011-10-20T10:58:00Z">
        <w:r w:rsidRPr="00E77497">
          <w:t xml:space="preserve">It is a Syntax Error if </w:t>
        </w:r>
        <w:r w:rsidRPr="00E77497">
          <w:rPr>
            <w:rFonts w:ascii="Times New Roman" w:hAnsi="Times New Roman"/>
            <w:i/>
          </w:rPr>
          <w:t>StatementList</w:t>
        </w:r>
        <w:r w:rsidRPr="00E77497">
          <w:t xml:space="preserve"> includes a </w:t>
        </w:r>
        <w:r w:rsidRPr="00E77497">
          <w:rPr>
            <w:rFonts w:ascii="Times New Roman" w:hAnsi="Times New Roman"/>
            <w:i/>
          </w:rPr>
          <w:t xml:space="preserve">StatementListItem </w:t>
        </w:r>
        <w:r w:rsidRPr="00E77497">
          <w:rPr>
            <w:b/>
          </w:rPr>
          <w:t>:</w:t>
        </w:r>
        <w:r w:rsidRPr="00E77497">
          <w:rPr>
            <w:rFonts w:ascii="Times New Roman" w:hAnsi="Times New Roman"/>
            <w:i/>
          </w:rPr>
          <w:t xml:space="preserve"> FunctionDeclaration</w:t>
        </w:r>
        <w:r w:rsidRPr="00E77497">
          <w:t xml:space="preserve"> production  and the source code matching this </w:t>
        </w:r>
        <w:r w:rsidRPr="00E77497">
          <w:rPr>
            <w:rFonts w:ascii="Times New Roman" w:hAnsi="Times New Roman"/>
            <w:i/>
          </w:rPr>
          <w:t xml:space="preserve">CaseClause </w:t>
        </w:r>
        <w:r w:rsidRPr="00E77497">
          <w:t>production is not contained in extended code.</w:t>
        </w:r>
      </w:ins>
    </w:p>
    <w:p w14:paraId="58A449B2" w14:textId="77777777" w:rsidR="00352017" w:rsidRPr="00E77497" w:rsidRDefault="00352017" w:rsidP="00352017">
      <w:pPr>
        <w:rPr>
          <w:ins w:id="11087" w:author="Rev 4 Allen Wirfs-Brock" w:date="2011-10-20T10:41:00Z"/>
          <w:rFonts w:ascii="Helvetica" w:hAnsi="Helvetica"/>
          <w:b/>
        </w:rPr>
      </w:pPr>
      <w:ins w:id="11088" w:author="Rev 4 Allen Wirfs-Brock" w:date="2011-10-20T10:41:00Z">
        <w:r w:rsidRPr="00E77497">
          <w:rPr>
            <w:rFonts w:ascii="Helvetica" w:hAnsi="Helvetica"/>
            <w:b/>
          </w:rPr>
          <w:t xml:space="preserve">Static Semantics:  </w:t>
        </w:r>
        <w:r w:rsidRPr="00E77497">
          <w:rPr>
            <w:rFonts w:ascii="Helvetica" w:hAnsi="Helvetica"/>
            <w:b/>
            <w:lang w:eastAsia="en-US"/>
          </w:rPr>
          <w:t>LexicalDeclarations</w:t>
        </w:r>
      </w:ins>
    </w:p>
    <w:p w14:paraId="31AC2461" w14:textId="77777777" w:rsidR="00383225" w:rsidRPr="004D1BD1" w:rsidRDefault="00383225" w:rsidP="00383225">
      <w:pPr>
        <w:jc w:val="left"/>
        <w:rPr>
          <w:ins w:id="11089" w:author="Rev 4 Allen Wirfs-Brock" w:date="2011-10-20T10:42:00Z"/>
        </w:rPr>
      </w:pPr>
      <w:ins w:id="11090"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33FC7A9A" w14:textId="77777777" w:rsidR="00383225" w:rsidRPr="003B4312" w:rsidRDefault="00383225" w:rsidP="00B34B48">
      <w:pPr>
        <w:pStyle w:val="Alg4"/>
        <w:numPr>
          <w:ilvl w:val="0"/>
          <w:numId w:val="485"/>
        </w:numPr>
        <w:spacing w:after="220"/>
        <w:contextualSpacing/>
        <w:rPr>
          <w:ins w:id="11091" w:author="Rev 4 Allen Wirfs-Brock" w:date="2011-10-20T10:42:00Z"/>
        </w:rPr>
      </w:pPr>
      <w:ins w:id="11092" w:author="Rev 4 Allen Wirfs-Brock" w:date="2011-10-20T10:42:00Z">
        <w:r w:rsidRPr="003B4312">
          <w:t>Return a new empty List.</w:t>
        </w:r>
      </w:ins>
    </w:p>
    <w:p w14:paraId="77F825DB" w14:textId="77777777" w:rsidR="00175EBD" w:rsidRPr="004D1BD1" w:rsidRDefault="00175EBD" w:rsidP="00175EBD">
      <w:pPr>
        <w:jc w:val="left"/>
        <w:rPr>
          <w:ins w:id="11093" w:author="Rev 4 Allen Wirfs-Brock" w:date="2011-10-20T10:44:00Z"/>
        </w:rPr>
      </w:pPr>
      <w:ins w:id="11094"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05D14071" w14:textId="77777777" w:rsidR="00175EBD" w:rsidRPr="004D1BD1" w:rsidRDefault="00175EBD" w:rsidP="00B34B48">
      <w:pPr>
        <w:pStyle w:val="Alg4"/>
        <w:numPr>
          <w:ilvl w:val="0"/>
          <w:numId w:val="531"/>
        </w:numPr>
        <w:spacing w:after="220"/>
        <w:contextualSpacing/>
        <w:rPr>
          <w:ins w:id="11095" w:author="Rev 4 Allen Wirfs-Brock" w:date="2011-10-20T10:44:00Z"/>
        </w:rPr>
      </w:pPr>
      <w:ins w:id="11096" w:author="Rev 4 Allen Wirfs-Brock" w:date="2011-10-20T10:44:00Z">
        <w:r w:rsidRPr="003B4312">
          <w:t xml:space="preserve">Return the LexicalDeclarations of </w:t>
        </w:r>
        <w:r w:rsidRPr="00C7794D">
          <w:rPr>
            <w:i/>
          </w:rPr>
          <w:t>CaseClauses</w:t>
        </w:r>
        <w:r w:rsidRPr="004D1BD1">
          <w:t>.</w:t>
        </w:r>
      </w:ins>
    </w:p>
    <w:p w14:paraId="47A1E885" w14:textId="77777777" w:rsidR="0030338C" w:rsidRPr="004D1BD1" w:rsidRDefault="0030338C" w:rsidP="0030338C">
      <w:pPr>
        <w:jc w:val="left"/>
        <w:rPr>
          <w:ins w:id="11097" w:author="Rev 4 Allen Wirfs-Brock" w:date="2011-10-20T10:49:00Z"/>
        </w:rPr>
      </w:pPr>
      <w:ins w:id="11098" w:author="Rev 4 Allen Wirfs-Brock" w:date="2011-10-20T10:49: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29621C5F" w14:textId="77777777" w:rsidR="0030338C" w:rsidRPr="004D1BD1" w:rsidRDefault="0030338C" w:rsidP="00B34B48">
      <w:pPr>
        <w:pStyle w:val="Alg4"/>
        <w:numPr>
          <w:ilvl w:val="0"/>
          <w:numId w:val="532"/>
        </w:numPr>
        <w:spacing w:after="220"/>
        <w:contextualSpacing/>
        <w:rPr>
          <w:ins w:id="11099" w:author="Rev 4 Allen Wirfs-Brock" w:date="2011-10-20T10:49:00Z"/>
        </w:rPr>
      </w:pPr>
      <w:ins w:id="11100" w:author="Rev 4 Allen Wirfs-Brock" w:date="2011-10-20T10:49:00Z">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ins>
    </w:p>
    <w:p w14:paraId="33E72B20" w14:textId="77777777" w:rsidR="0030338C" w:rsidRPr="006B6D0A" w:rsidRDefault="0030338C" w:rsidP="00B34B48">
      <w:pPr>
        <w:pStyle w:val="Alg4"/>
        <w:numPr>
          <w:ilvl w:val="0"/>
          <w:numId w:val="532"/>
        </w:numPr>
        <w:spacing w:after="220"/>
        <w:contextualSpacing/>
        <w:rPr>
          <w:ins w:id="11101" w:author="Rev 4 Allen Wirfs-Brock" w:date="2011-10-20T10:49:00Z"/>
        </w:rPr>
      </w:pPr>
      <w:ins w:id="11102" w:author="Rev 4 Allen Wirfs-Brock" w:date="2011-10-20T10:49:00Z">
        <w:r w:rsidRPr="003B4312">
          <w:t xml:space="preserve">Else let </w:t>
        </w:r>
        <w:r w:rsidRPr="006B6D0A">
          <w:rPr>
            <w:i/>
          </w:rPr>
          <w:t xml:space="preserve">declarations </w:t>
        </w:r>
        <w:r w:rsidRPr="006B6D0A">
          <w:t>be a new empty List.</w:t>
        </w:r>
      </w:ins>
    </w:p>
    <w:p w14:paraId="466E3075" w14:textId="77777777" w:rsidR="0030338C" w:rsidRPr="003B4312" w:rsidRDefault="0030338C" w:rsidP="00B34B48">
      <w:pPr>
        <w:pStyle w:val="Alg4"/>
        <w:numPr>
          <w:ilvl w:val="0"/>
          <w:numId w:val="532"/>
        </w:numPr>
        <w:spacing w:after="220"/>
        <w:contextualSpacing/>
        <w:rPr>
          <w:ins w:id="11103" w:author="Rev 4 Allen Wirfs-Brock" w:date="2011-10-20T10:49:00Z"/>
          <w:rStyle w:val="bnf"/>
          <w:i w:val="0"/>
        </w:rPr>
      </w:pPr>
      <w:ins w:id="11104" w:author="Rev 4 Allen Wirfs-Brock" w:date="2011-10-20T10:49:00Z">
        <w:r w:rsidRPr="006B6D0A">
          <w:t xml:space="preserve">Append to </w:t>
        </w:r>
        <w:r w:rsidRPr="00E65A34">
          <w:rPr>
            <w:i/>
          </w:rPr>
          <w:t xml:space="preserve">declarations </w:t>
        </w:r>
        <w:r w:rsidRPr="009C202C">
          <w:t xml:space="preserve">the elements of the LexicallyDeclaredNames of the </w:t>
        </w:r>
        <w:r w:rsidRPr="00C7794D">
          <w:rPr>
            <w:i/>
          </w:rPr>
          <w:t>DefaultClause</w:t>
        </w:r>
        <w:r w:rsidRPr="004D1BD1">
          <w:rPr>
            <w:rStyle w:val="bnf"/>
          </w:rPr>
          <w:t>.</w:t>
        </w:r>
      </w:ins>
    </w:p>
    <w:p w14:paraId="0C45DD70" w14:textId="77777777" w:rsidR="0030338C" w:rsidRPr="006B6D0A" w:rsidRDefault="0030338C" w:rsidP="00B34B48">
      <w:pPr>
        <w:pStyle w:val="Alg4"/>
        <w:numPr>
          <w:ilvl w:val="0"/>
          <w:numId w:val="532"/>
        </w:numPr>
        <w:spacing w:after="220"/>
        <w:contextualSpacing/>
        <w:rPr>
          <w:ins w:id="11105" w:author="Rev 4 Allen Wirfs-Brock" w:date="2011-10-20T10:49:00Z"/>
        </w:rPr>
      </w:pPr>
      <w:ins w:id="11106" w:author="Rev 4 Allen Wirfs-Brock" w:date="2011-10-20T10:49: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6F4CB87F" w14:textId="77777777" w:rsidR="0030338C" w:rsidRPr="004D1BD1" w:rsidRDefault="0030338C" w:rsidP="00B34B48">
      <w:pPr>
        <w:pStyle w:val="Alg4"/>
        <w:numPr>
          <w:ilvl w:val="0"/>
          <w:numId w:val="532"/>
        </w:numPr>
        <w:spacing w:after="220"/>
        <w:contextualSpacing/>
        <w:rPr>
          <w:ins w:id="11107" w:author="Rev 4 Allen Wirfs-Brock" w:date="2011-10-20T10:49:00Z"/>
        </w:rPr>
      </w:pPr>
      <w:ins w:id="11108" w:author="Rev 4 Allen Wirfs-Brock" w:date="2011-10-20T10:49:00Z">
        <w:r w:rsidRPr="006B6D0A">
          <w:t xml:space="preserve">Else return the result of append to </w:t>
        </w:r>
        <w:r w:rsidRPr="006B6D0A">
          <w:rPr>
            <w:i/>
          </w:rPr>
          <w:t>names</w:t>
        </w:r>
        <w:r w:rsidRPr="006B6D0A">
          <w:t xml:space="preserve"> the elements of the the LexicallyDeclaredNames of the second </w:t>
        </w:r>
        <w:r w:rsidRPr="00C7794D">
          <w:rPr>
            <w:i/>
          </w:rPr>
          <w:t>CaseClauses</w:t>
        </w:r>
        <w:r w:rsidRPr="004D1BD1">
          <w:t>.</w:t>
        </w:r>
      </w:ins>
    </w:p>
    <w:p w14:paraId="6D4EE3C9" w14:textId="77777777" w:rsidR="00712597" w:rsidRPr="006B6D0A" w:rsidRDefault="00712597" w:rsidP="00712597">
      <w:pPr>
        <w:rPr>
          <w:ins w:id="11109" w:author="Rev 4 Allen Wirfs-Brock" w:date="2011-10-20T10:53:00Z"/>
        </w:rPr>
      </w:pPr>
      <w:ins w:id="11110" w:author="Rev 4 Allen Wirfs-Brock" w:date="2011-10-20T10:53: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06857568" w14:textId="77777777" w:rsidR="00712597" w:rsidRPr="00B820AB" w:rsidRDefault="00712597" w:rsidP="00435B72">
      <w:pPr>
        <w:pStyle w:val="Alg4"/>
        <w:numPr>
          <w:ilvl w:val="0"/>
          <w:numId w:val="533"/>
        </w:numPr>
        <w:spacing w:after="220"/>
        <w:contextualSpacing/>
        <w:rPr>
          <w:ins w:id="11111" w:author="Rev 4 Allen Wirfs-Brock" w:date="2011-10-20T10:53:00Z"/>
        </w:rPr>
      </w:pPr>
      <w:ins w:id="11112" w:author="Rev 4 Allen Wirfs-Brock" w:date="2011-10-20T10:53:00Z">
        <w:r w:rsidRPr="00E65A34">
          <w:t xml:space="preserve">Return the LexicalDeclarations of </w:t>
        </w:r>
        <w:r w:rsidRPr="009C202C">
          <w:rPr>
            <w:i/>
          </w:rPr>
          <w:t>CaseClause</w:t>
        </w:r>
        <w:r w:rsidRPr="00B820AB">
          <w:t>.</w:t>
        </w:r>
      </w:ins>
    </w:p>
    <w:p w14:paraId="48F5D319" w14:textId="77777777" w:rsidR="00712597" w:rsidRPr="00E77497" w:rsidRDefault="00712597" w:rsidP="00712597">
      <w:pPr>
        <w:rPr>
          <w:ins w:id="11113" w:author="Rev 4 Allen Wirfs-Brock" w:date="2011-10-20T10:53:00Z"/>
        </w:rPr>
      </w:pPr>
      <w:ins w:id="11114" w:author="Rev 4 Allen Wirfs-Brock" w:date="2011-10-20T10:53: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19B04864" w14:textId="77777777" w:rsidR="00712597" w:rsidRPr="00E77497" w:rsidRDefault="00712597" w:rsidP="00435B72">
      <w:pPr>
        <w:pStyle w:val="Alg4"/>
        <w:numPr>
          <w:ilvl w:val="0"/>
          <w:numId w:val="534"/>
        </w:numPr>
        <w:spacing w:after="220"/>
        <w:contextualSpacing/>
        <w:rPr>
          <w:ins w:id="11115" w:author="Rev 4 Allen Wirfs-Brock" w:date="2011-10-20T10:53:00Z"/>
        </w:rPr>
      </w:pPr>
      <w:ins w:id="11116" w:author="Rev 4 Allen Wirfs-Brock" w:date="2011-10-20T10:53:00Z">
        <w:r w:rsidRPr="00E77497">
          <w:t xml:space="preserve">Let </w:t>
        </w:r>
        <w:r w:rsidRPr="00E77497">
          <w:rPr>
            <w:i/>
          </w:rPr>
          <w:t xml:space="preserve">declarations </w:t>
        </w:r>
        <w:r w:rsidRPr="00E77497">
          <w:t xml:space="preserve">be LexicalDeclarations of </w:t>
        </w:r>
        <w:r w:rsidRPr="00E77497">
          <w:rPr>
            <w:i/>
          </w:rPr>
          <w:t>CaseClauses</w:t>
        </w:r>
        <w:r w:rsidRPr="00E77497">
          <w:t>.</w:t>
        </w:r>
      </w:ins>
    </w:p>
    <w:p w14:paraId="1AD5E3CC" w14:textId="77777777" w:rsidR="00712597" w:rsidRPr="00E77497" w:rsidRDefault="00712597" w:rsidP="00435B72">
      <w:pPr>
        <w:pStyle w:val="Alg4"/>
        <w:numPr>
          <w:ilvl w:val="0"/>
          <w:numId w:val="534"/>
        </w:numPr>
        <w:spacing w:after="220"/>
        <w:contextualSpacing/>
        <w:rPr>
          <w:ins w:id="11117" w:author="Rev 4 Allen Wirfs-Brock" w:date="2011-10-20T10:53:00Z"/>
          <w:rStyle w:val="bnf"/>
          <w:i w:val="0"/>
        </w:rPr>
      </w:pPr>
      <w:ins w:id="11118" w:author="Rev 4 Allen Wirfs-Brock" w:date="2011-10-20T10:53:00Z">
        <w:r w:rsidRPr="00E77497">
          <w:t xml:space="preserve">Append to </w:t>
        </w:r>
        <w:r w:rsidRPr="00E77497">
          <w:rPr>
            <w:i/>
          </w:rPr>
          <w:t>names</w:t>
        </w:r>
        <w:r w:rsidRPr="00E77497">
          <w:t xml:space="preserve"> the elements of the LexicalDeclarations of </w:t>
        </w:r>
        <w:r w:rsidRPr="00E77497">
          <w:rPr>
            <w:i/>
          </w:rPr>
          <w:t>CaseClause</w:t>
        </w:r>
        <w:r w:rsidRPr="00E77497">
          <w:rPr>
            <w:rStyle w:val="bnf"/>
          </w:rPr>
          <w:t>.</w:t>
        </w:r>
      </w:ins>
    </w:p>
    <w:p w14:paraId="1A90B6D1" w14:textId="77777777" w:rsidR="00712597" w:rsidRPr="00E77497" w:rsidRDefault="00712597" w:rsidP="00435B72">
      <w:pPr>
        <w:pStyle w:val="Alg4"/>
        <w:numPr>
          <w:ilvl w:val="0"/>
          <w:numId w:val="534"/>
        </w:numPr>
        <w:spacing w:after="220"/>
        <w:contextualSpacing/>
        <w:rPr>
          <w:ins w:id="11119" w:author="Rev 4 Allen Wirfs-Brock" w:date="2011-10-20T10:53:00Z"/>
        </w:rPr>
      </w:pPr>
      <w:ins w:id="11120" w:author="Rev 4 Allen Wirfs-Brock" w:date="2011-10-20T10:53:00Z">
        <w:r w:rsidRPr="00E77497">
          <w:t xml:space="preserve">Return </w:t>
        </w:r>
        <w:r w:rsidRPr="00E77497">
          <w:rPr>
            <w:i/>
          </w:rPr>
          <w:t>declarations</w:t>
        </w:r>
        <w:r w:rsidRPr="00E77497">
          <w:t>.</w:t>
        </w:r>
      </w:ins>
    </w:p>
    <w:p w14:paraId="3CC2421F" w14:textId="77777777" w:rsidR="006A32A0" w:rsidRPr="00E77497" w:rsidRDefault="006A32A0" w:rsidP="006A32A0">
      <w:pPr>
        <w:jc w:val="left"/>
        <w:rPr>
          <w:ins w:id="11121" w:author="Rev 4 Allen Wirfs-Brock" w:date="2011-10-20T11:00:00Z"/>
        </w:rPr>
      </w:pPr>
      <w:ins w:id="11122" w:author="Rev 4 Allen Wirfs-Brock" w:date="2011-10-20T11:00: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036F8312" w14:textId="77777777" w:rsidR="006A32A0" w:rsidRPr="00E77497" w:rsidRDefault="006A32A0" w:rsidP="00435B72">
      <w:pPr>
        <w:pStyle w:val="Alg4"/>
        <w:numPr>
          <w:ilvl w:val="0"/>
          <w:numId w:val="535"/>
        </w:numPr>
        <w:spacing w:after="220"/>
        <w:contextualSpacing/>
        <w:rPr>
          <w:ins w:id="11123" w:author="Rev 4 Allen Wirfs-Brock" w:date="2011-10-20T11:00:00Z"/>
        </w:rPr>
      </w:pPr>
      <w:ins w:id="11124" w:author="Rev 4 Allen Wirfs-Brock" w:date="2011-10-20T11:00: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6803FAEA" w14:textId="77777777" w:rsidR="006A32A0" w:rsidRPr="00E77497" w:rsidRDefault="006A32A0" w:rsidP="00435B72">
      <w:pPr>
        <w:pStyle w:val="Alg4"/>
        <w:numPr>
          <w:ilvl w:val="0"/>
          <w:numId w:val="535"/>
        </w:numPr>
        <w:spacing w:after="220"/>
        <w:contextualSpacing/>
        <w:rPr>
          <w:ins w:id="11125" w:author="Rev 4 Allen Wirfs-Brock" w:date="2011-10-20T11:00:00Z"/>
        </w:rPr>
      </w:pPr>
      <w:ins w:id="11126" w:author="Rev 4 Allen Wirfs-Brock" w:date="2011-10-20T11:00:00Z">
        <w:r w:rsidRPr="00E77497">
          <w:t>Else return a new empty List.</w:t>
        </w:r>
      </w:ins>
    </w:p>
    <w:p w14:paraId="7BBDD7BE" w14:textId="77777777" w:rsidR="00D97D35" w:rsidRPr="00E77497" w:rsidRDefault="00D97D35" w:rsidP="00D97D35">
      <w:pPr>
        <w:jc w:val="left"/>
        <w:rPr>
          <w:ins w:id="11127" w:author="Rev 4 Allen Wirfs-Brock" w:date="2011-10-20T11:04:00Z"/>
        </w:rPr>
      </w:pPr>
      <w:ins w:id="11128" w:author="Rev 4 Allen Wirfs-Brock" w:date="2011-10-20T11:04: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3D0A9414" w14:textId="77777777" w:rsidR="00D97D35" w:rsidRPr="00E77497" w:rsidRDefault="00D97D35" w:rsidP="00435B72">
      <w:pPr>
        <w:pStyle w:val="Alg4"/>
        <w:numPr>
          <w:ilvl w:val="0"/>
          <w:numId w:val="536"/>
        </w:numPr>
        <w:spacing w:after="220"/>
        <w:contextualSpacing/>
        <w:rPr>
          <w:ins w:id="11129" w:author="Rev 4 Allen Wirfs-Brock" w:date="2011-10-20T11:04:00Z"/>
        </w:rPr>
      </w:pPr>
      <w:ins w:id="11130" w:author="Rev 4 Allen Wirfs-Brock" w:date="2011-10-20T11:04: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59DF8713" w14:textId="77777777" w:rsidR="00D97D35" w:rsidRPr="00E77497" w:rsidRDefault="00D97D35" w:rsidP="00435B72">
      <w:pPr>
        <w:pStyle w:val="Alg4"/>
        <w:numPr>
          <w:ilvl w:val="0"/>
          <w:numId w:val="536"/>
        </w:numPr>
        <w:spacing w:after="220"/>
        <w:contextualSpacing/>
        <w:rPr>
          <w:ins w:id="11131" w:author="Rev 4 Allen Wirfs-Brock" w:date="2011-10-20T11:04:00Z"/>
        </w:rPr>
      </w:pPr>
      <w:ins w:id="11132" w:author="Rev 4 Allen Wirfs-Brock" w:date="2011-10-20T11:04:00Z">
        <w:r w:rsidRPr="00E77497">
          <w:t>Else return a new empty List.</w:t>
        </w:r>
      </w:ins>
    </w:p>
    <w:p w14:paraId="6F4DCC80" w14:textId="77777777" w:rsidR="00001CB2" w:rsidRPr="00E77497" w:rsidRDefault="00001CB2" w:rsidP="00001CB2">
      <w:pPr>
        <w:rPr>
          <w:ins w:id="11133" w:author="Rev 4 Allen Wirfs-Brock" w:date="2011-10-20T10:40:00Z"/>
          <w:rFonts w:ascii="Helvetica" w:hAnsi="Helvetica"/>
          <w:b/>
        </w:rPr>
      </w:pPr>
      <w:ins w:id="11134" w:author="Rev 4 Allen Wirfs-Brock" w:date="2011-10-20T10:40:00Z">
        <w:r w:rsidRPr="00E77497">
          <w:rPr>
            <w:rFonts w:ascii="Helvetica" w:hAnsi="Helvetica"/>
            <w:b/>
          </w:rPr>
          <w:t xml:space="preserve">Static Semantics:  </w:t>
        </w:r>
        <w:r w:rsidRPr="00E77497">
          <w:rPr>
            <w:rFonts w:ascii="Helvetica" w:hAnsi="Helvetica"/>
            <w:b/>
            <w:lang w:eastAsia="en-US"/>
          </w:rPr>
          <w:t>LexicallyDeclaredNames</w:t>
        </w:r>
      </w:ins>
    </w:p>
    <w:p w14:paraId="16AB3A39" w14:textId="77777777" w:rsidR="00383225" w:rsidRPr="004D1BD1" w:rsidRDefault="00383225" w:rsidP="00383225">
      <w:pPr>
        <w:jc w:val="left"/>
        <w:rPr>
          <w:ins w:id="11135" w:author="Rev 4 Allen Wirfs-Brock" w:date="2011-10-20T10:42:00Z"/>
        </w:rPr>
      </w:pPr>
      <w:ins w:id="11136"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41E54997" w14:textId="77777777" w:rsidR="00383225" w:rsidRPr="003B4312" w:rsidRDefault="00383225" w:rsidP="00435B72">
      <w:pPr>
        <w:pStyle w:val="Alg4"/>
        <w:numPr>
          <w:ilvl w:val="0"/>
          <w:numId w:val="600"/>
        </w:numPr>
        <w:spacing w:after="220"/>
        <w:contextualSpacing/>
        <w:rPr>
          <w:ins w:id="11137" w:author="Rev 4 Allen Wirfs-Brock" w:date="2011-10-20T10:42:00Z"/>
        </w:rPr>
      </w:pPr>
      <w:ins w:id="11138" w:author="Rev 4 Allen Wirfs-Brock" w:date="2011-10-20T10:42:00Z">
        <w:r w:rsidRPr="003B4312">
          <w:t>Return a new empty List.</w:t>
        </w:r>
      </w:ins>
    </w:p>
    <w:p w14:paraId="1444F821" w14:textId="77777777" w:rsidR="00175EBD" w:rsidRPr="004D1BD1" w:rsidRDefault="00175EBD" w:rsidP="00175EBD">
      <w:pPr>
        <w:jc w:val="left"/>
        <w:rPr>
          <w:ins w:id="11139" w:author="Rev 4 Allen Wirfs-Brock" w:date="2011-10-20T10:44:00Z"/>
        </w:rPr>
      </w:pPr>
      <w:ins w:id="11140"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34EFCE66" w14:textId="77777777" w:rsidR="00175EBD" w:rsidRPr="004D1BD1" w:rsidRDefault="00175EBD" w:rsidP="00435B72">
      <w:pPr>
        <w:pStyle w:val="Alg4"/>
        <w:numPr>
          <w:ilvl w:val="0"/>
          <w:numId w:val="486"/>
        </w:numPr>
        <w:spacing w:after="220"/>
        <w:contextualSpacing/>
        <w:rPr>
          <w:ins w:id="11141" w:author="Rev 4 Allen Wirfs-Brock" w:date="2011-10-20T10:44:00Z"/>
        </w:rPr>
      </w:pPr>
      <w:ins w:id="11142" w:author="Rev 4 Allen Wirfs-Brock" w:date="2011-10-20T10:44:00Z">
        <w:r w:rsidRPr="003B4312">
          <w:t xml:space="preserve">Return the LexicallyDeclaredNames of </w:t>
        </w:r>
        <w:r w:rsidRPr="00C7794D">
          <w:rPr>
            <w:i/>
          </w:rPr>
          <w:t>CaseClauses</w:t>
        </w:r>
        <w:r w:rsidRPr="004D1BD1">
          <w:t>.</w:t>
        </w:r>
      </w:ins>
    </w:p>
    <w:p w14:paraId="6ECDF2AC" w14:textId="77777777" w:rsidR="008B496E" w:rsidRPr="004D1BD1" w:rsidRDefault="008B496E" w:rsidP="008B496E">
      <w:pPr>
        <w:jc w:val="left"/>
        <w:rPr>
          <w:ins w:id="11143" w:author="Rev 4 Allen Wirfs-Brock" w:date="2011-10-20T10:48:00Z"/>
        </w:rPr>
      </w:pPr>
      <w:ins w:id="11144" w:author="Rev 4 Allen Wirfs-Brock" w:date="2011-10-20T10:4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6DE3A598" w14:textId="77777777" w:rsidR="008B496E" w:rsidRPr="004D1BD1" w:rsidRDefault="008B496E" w:rsidP="00435B72">
      <w:pPr>
        <w:pStyle w:val="Alg4"/>
        <w:numPr>
          <w:ilvl w:val="0"/>
          <w:numId w:val="487"/>
        </w:numPr>
        <w:spacing w:after="220"/>
        <w:contextualSpacing/>
        <w:rPr>
          <w:ins w:id="11145" w:author="Rev 4 Allen Wirfs-Brock" w:date="2011-10-20T10:48:00Z"/>
        </w:rPr>
      </w:pPr>
      <w:ins w:id="11146" w:author="Rev 4 Allen Wirfs-Brock" w:date="2011-10-20T10:48: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ins>
    </w:p>
    <w:p w14:paraId="5154B4D3" w14:textId="77777777" w:rsidR="008B496E" w:rsidRPr="006B6D0A" w:rsidRDefault="008B496E" w:rsidP="00435B72">
      <w:pPr>
        <w:pStyle w:val="Alg4"/>
        <w:numPr>
          <w:ilvl w:val="0"/>
          <w:numId w:val="487"/>
        </w:numPr>
        <w:spacing w:after="220"/>
        <w:contextualSpacing/>
        <w:rPr>
          <w:ins w:id="11147" w:author="Rev 4 Allen Wirfs-Brock" w:date="2011-10-20T10:48:00Z"/>
        </w:rPr>
      </w:pPr>
      <w:ins w:id="11148" w:author="Rev 4 Allen Wirfs-Brock" w:date="2011-10-20T10:48:00Z">
        <w:r w:rsidRPr="003B4312">
          <w:t xml:space="preserve">Else let </w:t>
        </w:r>
        <w:r w:rsidRPr="006B6D0A">
          <w:rPr>
            <w:i/>
          </w:rPr>
          <w:t>names</w:t>
        </w:r>
        <w:r w:rsidRPr="006B6D0A">
          <w:t xml:space="preserve"> be a new empty List.</w:t>
        </w:r>
      </w:ins>
    </w:p>
    <w:p w14:paraId="39A9DF31" w14:textId="77777777" w:rsidR="008B496E" w:rsidRPr="003B4312" w:rsidRDefault="008B496E" w:rsidP="00435B72">
      <w:pPr>
        <w:pStyle w:val="Alg4"/>
        <w:numPr>
          <w:ilvl w:val="0"/>
          <w:numId w:val="487"/>
        </w:numPr>
        <w:spacing w:after="220"/>
        <w:contextualSpacing/>
        <w:rPr>
          <w:ins w:id="11149" w:author="Rev 4 Allen Wirfs-Brock" w:date="2011-10-20T10:48:00Z"/>
          <w:rStyle w:val="bnf"/>
          <w:i w:val="0"/>
        </w:rPr>
      </w:pPr>
      <w:ins w:id="11150" w:author="Rev 4 Allen Wirfs-Brock" w:date="2011-10-20T10:48:00Z">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ins>
    </w:p>
    <w:p w14:paraId="44E41ACA" w14:textId="77777777" w:rsidR="008B496E" w:rsidRPr="006B6D0A" w:rsidRDefault="008B496E" w:rsidP="00435B72">
      <w:pPr>
        <w:pStyle w:val="Alg4"/>
        <w:numPr>
          <w:ilvl w:val="0"/>
          <w:numId w:val="487"/>
        </w:numPr>
        <w:spacing w:after="220"/>
        <w:contextualSpacing/>
        <w:rPr>
          <w:ins w:id="11151" w:author="Rev 4 Allen Wirfs-Brock" w:date="2011-10-20T10:48:00Z"/>
        </w:rPr>
      </w:pPr>
      <w:ins w:id="11152" w:author="Rev 4 Allen Wirfs-Brock" w:date="2011-10-20T10:48: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7DE495DD" w14:textId="77777777" w:rsidR="008B496E" w:rsidRPr="004D1BD1" w:rsidRDefault="008B496E" w:rsidP="00435B72">
      <w:pPr>
        <w:pStyle w:val="Alg4"/>
        <w:numPr>
          <w:ilvl w:val="0"/>
          <w:numId w:val="487"/>
        </w:numPr>
        <w:spacing w:after="220"/>
        <w:contextualSpacing/>
        <w:rPr>
          <w:ins w:id="11153" w:author="Rev 4 Allen Wirfs-Brock" w:date="2011-10-20T10:48:00Z"/>
        </w:rPr>
      </w:pPr>
      <w:ins w:id="11154" w:author="Rev 4 Allen Wirfs-Brock" w:date="2011-10-20T10:48:00Z">
        <w:r w:rsidRPr="006B6D0A">
          <w:t xml:space="preserve">Else return the result of append to </w:t>
        </w:r>
        <w:r w:rsidRPr="006B6D0A">
          <w:rPr>
            <w:i/>
          </w:rPr>
          <w:t>names</w:t>
        </w:r>
        <w:r w:rsidRPr="00E65A34">
          <w:t xml:space="preserve"> the elements of the the LexicallyDeclaredNames of the second </w:t>
        </w:r>
        <w:r w:rsidRPr="00C7794D">
          <w:rPr>
            <w:i/>
          </w:rPr>
          <w:t>CaseClauses</w:t>
        </w:r>
        <w:r w:rsidRPr="004D1BD1">
          <w:t>.</w:t>
        </w:r>
      </w:ins>
    </w:p>
    <w:p w14:paraId="4556415C" w14:textId="77777777" w:rsidR="00D54F2B" w:rsidRPr="006B6D0A" w:rsidRDefault="00D54F2B" w:rsidP="00D54F2B">
      <w:pPr>
        <w:rPr>
          <w:ins w:id="11155" w:author="Rev 4 Allen Wirfs-Brock" w:date="2011-10-20T10:53:00Z"/>
        </w:rPr>
      </w:pPr>
      <w:ins w:id="11156" w:author="Rev 4 Allen Wirfs-Brock" w:date="2011-10-20T10:53: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19164CDA" w14:textId="77777777" w:rsidR="00D54F2B" w:rsidRPr="00675B74" w:rsidRDefault="00D54F2B" w:rsidP="00435B72">
      <w:pPr>
        <w:pStyle w:val="Alg4"/>
        <w:numPr>
          <w:ilvl w:val="0"/>
          <w:numId w:val="519"/>
        </w:numPr>
        <w:spacing w:after="220"/>
        <w:contextualSpacing/>
        <w:rPr>
          <w:ins w:id="11157" w:author="Rev 4 Allen Wirfs-Brock" w:date="2011-10-20T10:53:00Z"/>
        </w:rPr>
      </w:pPr>
      <w:ins w:id="11158" w:author="Rev 4 Allen Wirfs-Brock" w:date="2011-10-20T10:53:00Z">
        <w:r w:rsidRPr="00E65A34">
          <w:t>Return</w:t>
        </w:r>
        <w:r w:rsidRPr="009C202C">
          <w:t xml:space="preserve"> the LexicallyDeclaredNames of </w:t>
        </w:r>
        <w:r w:rsidRPr="00B820AB">
          <w:rPr>
            <w:i/>
          </w:rPr>
          <w:t>CaseClause</w:t>
        </w:r>
        <w:r w:rsidRPr="00675B74">
          <w:t>.</w:t>
        </w:r>
      </w:ins>
    </w:p>
    <w:p w14:paraId="078F064A" w14:textId="77777777" w:rsidR="00330832" w:rsidRPr="00E77497" w:rsidRDefault="00330832" w:rsidP="00330832">
      <w:pPr>
        <w:rPr>
          <w:ins w:id="11159" w:author="Rev 4 Allen Wirfs-Brock" w:date="2011-10-20T10:56:00Z"/>
        </w:rPr>
      </w:pPr>
      <w:ins w:id="11160" w:author="Rev 4 Allen Wirfs-Brock" w:date="2011-10-20T10:56:00Z">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14F0F61D" w14:textId="77777777" w:rsidR="00330832" w:rsidRPr="00E77497" w:rsidRDefault="00330832" w:rsidP="00435B72">
      <w:pPr>
        <w:pStyle w:val="Alg4"/>
        <w:numPr>
          <w:ilvl w:val="0"/>
          <w:numId w:val="521"/>
        </w:numPr>
        <w:spacing w:after="220"/>
        <w:contextualSpacing/>
        <w:rPr>
          <w:ins w:id="11161" w:author="Rev 4 Allen Wirfs-Brock" w:date="2011-10-20T10:56:00Z"/>
        </w:rPr>
      </w:pPr>
      <w:ins w:id="11162" w:author="Rev 4 Allen Wirfs-Brock" w:date="2011-10-20T10:56:00Z">
        <w:r w:rsidRPr="00E77497">
          <w:t xml:space="preserve">Let </w:t>
        </w:r>
        <w:r w:rsidRPr="00E77497">
          <w:rPr>
            <w:i/>
          </w:rPr>
          <w:t xml:space="preserve">names </w:t>
        </w:r>
        <w:r w:rsidRPr="00E77497">
          <w:t xml:space="preserve">be LexicallyDeclaredNames of </w:t>
        </w:r>
        <w:r w:rsidRPr="00E77497">
          <w:rPr>
            <w:i/>
          </w:rPr>
          <w:t>CaseClauses</w:t>
        </w:r>
        <w:r w:rsidRPr="00E77497">
          <w:t>.</w:t>
        </w:r>
      </w:ins>
    </w:p>
    <w:p w14:paraId="7B1E76F8" w14:textId="77777777" w:rsidR="00330832" w:rsidRPr="00E77497" w:rsidRDefault="00330832" w:rsidP="00435B72">
      <w:pPr>
        <w:pStyle w:val="Alg4"/>
        <w:numPr>
          <w:ilvl w:val="0"/>
          <w:numId w:val="521"/>
        </w:numPr>
        <w:spacing w:after="220"/>
        <w:contextualSpacing/>
        <w:rPr>
          <w:ins w:id="11163" w:author="Rev 4 Allen Wirfs-Brock" w:date="2011-10-20T10:56:00Z"/>
          <w:rStyle w:val="bnf"/>
          <w:i w:val="0"/>
        </w:rPr>
      </w:pPr>
      <w:ins w:id="11164" w:author="Rev 4 Allen Wirfs-Brock" w:date="2011-10-20T10:56:00Z">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ins>
    </w:p>
    <w:p w14:paraId="5AC71063" w14:textId="77777777" w:rsidR="00330832" w:rsidRPr="00E77497" w:rsidRDefault="00330832" w:rsidP="00435B72">
      <w:pPr>
        <w:pStyle w:val="Alg4"/>
        <w:numPr>
          <w:ilvl w:val="0"/>
          <w:numId w:val="521"/>
        </w:numPr>
        <w:spacing w:after="220"/>
        <w:contextualSpacing/>
        <w:rPr>
          <w:ins w:id="11165" w:author="Rev 4 Allen Wirfs-Brock" w:date="2011-10-20T10:56:00Z"/>
        </w:rPr>
      </w:pPr>
      <w:ins w:id="11166" w:author="Rev 4 Allen Wirfs-Brock" w:date="2011-10-20T10:56:00Z">
        <w:r w:rsidRPr="00E77497">
          <w:t xml:space="preserve">Return </w:t>
        </w:r>
        <w:r w:rsidRPr="00E77497">
          <w:rPr>
            <w:rStyle w:val="bnf"/>
          </w:rPr>
          <w:t>names</w:t>
        </w:r>
        <w:r w:rsidRPr="00E77497">
          <w:t>.</w:t>
        </w:r>
      </w:ins>
    </w:p>
    <w:p w14:paraId="21CC8F64" w14:textId="77777777" w:rsidR="006A32A0" w:rsidRPr="00E77497" w:rsidRDefault="006A32A0" w:rsidP="006A32A0">
      <w:pPr>
        <w:jc w:val="left"/>
        <w:rPr>
          <w:ins w:id="11167" w:author="Rev 4 Allen Wirfs-Brock" w:date="2011-10-20T10:59:00Z"/>
        </w:rPr>
      </w:pPr>
      <w:ins w:id="11168" w:author="Rev 4 Allen Wirfs-Brock" w:date="2011-10-20T10:59: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3FA5B89C" w14:textId="77777777" w:rsidR="006A32A0" w:rsidRPr="00E77497" w:rsidRDefault="006A32A0" w:rsidP="00435B72">
      <w:pPr>
        <w:pStyle w:val="Alg4"/>
        <w:numPr>
          <w:ilvl w:val="0"/>
          <w:numId w:val="488"/>
        </w:numPr>
        <w:spacing w:after="220"/>
        <w:contextualSpacing/>
        <w:rPr>
          <w:ins w:id="11169" w:author="Rev 4 Allen Wirfs-Brock" w:date="2011-10-20T10:59:00Z"/>
        </w:rPr>
      </w:pPr>
      <w:ins w:id="11170" w:author="Rev 4 Allen Wirfs-Brock" w:date="2011-10-20T10:59: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53A804E0" w14:textId="77777777" w:rsidR="006A32A0" w:rsidRPr="00E77497" w:rsidRDefault="006A32A0" w:rsidP="00435B72">
      <w:pPr>
        <w:pStyle w:val="Alg4"/>
        <w:numPr>
          <w:ilvl w:val="0"/>
          <w:numId w:val="488"/>
        </w:numPr>
        <w:spacing w:after="220"/>
        <w:contextualSpacing/>
        <w:rPr>
          <w:ins w:id="11171" w:author="Rev 4 Allen Wirfs-Brock" w:date="2011-10-20T10:59:00Z"/>
        </w:rPr>
      </w:pPr>
      <w:ins w:id="11172" w:author="Rev 4 Allen Wirfs-Brock" w:date="2011-10-20T10:59:00Z">
        <w:r w:rsidRPr="00E77497">
          <w:t>Else return a new empty List.</w:t>
        </w:r>
      </w:ins>
    </w:p>
    <w:p w14:paraId="6FCFD4CC" w14:textId="77777777" w:rsidR="00885940" w:rsidRPr="00E77497" w:rsidRDefault="00885940" w:rsidP="00885940">
      <w:pPr>
        <w:jc w:val="left"/>
        <w:rPr>
          <w:ins w:id="11173" w:author="Rev 4 Allen Wirfs-Brock" w:date="2011-10-20T11:03:00Z"/>
        </w:rPr>
      </w:pPr>
      <w:ins w:id="11174" w:author="Rev 4 Allen Wirfs-Brock" w:date="2011-10-20T11:03: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132384A2" w14:textId="77777777" w:rsidR="00885940" w:rsidRPr="00E77497" w:rsidRDefault="00885940" w:rsidP="00435B72">
      <w:pPr>
        <w:pStyle w:val="Alg4"/>
        <w:numPr>
          <w:ilvl w:val="0"/>
          <w:numId w:val="523"/>
        </w:numPr>
        <w:spacing w:after="220"/>
        <w:contextualSpacing/>
        <w:rPr>
          <w:ins w:id="11175" w:author="Rev 4 Allen Wirfs-Brock" w:date="2011-10-20T11:03:00Z"/>
        </w:rPr>
      </w:pPr>
      <w:ins w:id="11176" w:author="Rev 4 Allen Wirfs-Brock" w:date="2011-10-20T11:03: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54A3EB54" w14:textId="77777777" w:rsidR="00885940" w:rsidRPr="00E77497" w:rsidRDefault="00885940" w:rsidP="00435B72">
      <w:pPr>
        <w:pStyle w:val="Alg4"/>
        <w:numPr>
          <w:ilvl w:val="0"/>
          <w:numId w:val="523"/>
        </w:numPr>
        <w:spacing w:after="220"/>
        <w:contextualSpacing/>
        <w:rPr>
          <w:ins w:id="11177" w:author="Rev 4 Allen Wirfs-Brock" w:date="2011-10-20T11:03:00Z"/>
        </w:rPr>
      </w:pPr>
      <w:ins w:id="11178" w:author="Rev 4 Allen Wirfs-Brock" w:date="2011-10-20T11:03:00Z">
        <w:r w:rsidRPr="00E77497">
          <w:t>Else return a new empty List.</w:t>
        </w:r>
      </w:ins>
    </w:p>
    <w:p w14:paraId="2F87E35D" w14:textId="77777777" w:rsidR="003C2189" w:rsidRPr="00E77497" w:rsidRDefault="003C2189" w:rsidP="003C2189">
      <w:pPr>
        <w:rPr>
          <w:ins w:id="11179" w:author="Rev 4 Allen Wirfs-Brock" w:date="2011-10-20T10:36:00Z"/>
          <w:rFonts w:ascii="Helvetica" w:hAnsi="Helvetica"/>
          <w:b/>
        </w:rPr>
      </w:pPr>
      <w:ins w:id="11180" w:author="Rev 4 Allen Wirfs-Brock" w:date="2011-10-20T10:36:00Z">
        <w:r w:rsidRPr="00E77497">
          <w:rPr>
            <w:rFonts w:ascii="Helvetica" w:hAnsi="Helvetica"/>
            <w:b/>
          </w:rPr>
          <w:t xml:space="preserve">Static Semantics:  </w:t>
        </w:r>
        <w:r w:rsidRPr="00E77497">
          <w:rPr>
            <w:rFonts w:ascii="Helvetica" w:hAnsi="Helvetica"/>
            <w:b/>
            <w:lang w:eastAsia="en-US"/>
          </w:rPr>
          <w:t>VarDeclaredNames</w:t>
        </w:r>
      </w:ins>
    </w:p>
    <w:p w14:paraId="0B2A2534" w14:textId="77777777" w:rsidR="004C02EF" w:rsidRPr="00E77497" w:rsidDel="003C2189" w:rsidRDefault="004C02EF" w:rsidP="004C02EF">
      <w:pPr>
        <w:pStyle w:val="Syntax"/>
        <w:rPr>
          <w:del w:id="11181" w:author="Rev 4 Allen Wirfs-Brock" w:date="2011-10-20T10:36:00Z"/>
        </w:rPr>
      </w:pPr>
      <w:del w:id="11182" w:author="Rev 4 Allen Wirfs-Brock" w:date="2011-10-20T10:36:00Z">
        <w:r w:rsidRPr="00E77497" w:rsidDel="003C2189">
          <w:delText>Semantics</w:delText>
        </w:r>
      </w:del>
    </w:p>
    <w:p w14:paraId="6AE1FB21" w14:textId="77777777" w:rsidR="00211FB7" w:rsidRPr="00E77497" w:rsidRDefault="00211FB7" w:rsidP="00211FB7">
      <w:pPr>
        <w:jc w:val="left"/>
        <w:rPr>
          <w:ins w:id="11183" w:author="Rev 3 Allen Wirfs-Brock" w:date="2011-09-02T11:21:00Z"/>
        </w:rPr>
      </w:pPr>
      <w:ins w:id="11184" w:author="Rev 3 Allen Wirfs-Brock" w:date="2011-09-02T11:21:00Z">
        <w:del w:id="11185" w:author="Rev 4 Allen Wirfs-Brock" w:date="2011-10-20T10:38:00Z">
          <w:r w:rsidRPr="00E77497" w:rsidDel="003C1856">
            <w:delText xml:space="preserve">The VarDeclaredNames of the production  </w:delText>
          </w:r>
        </w:del>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del w:id="11186" w:author="Rev 4 Allen Wirfs-Brock" w:date="2011-10-20T10:38:00Z">
          <w:r w:rsidRPr="00E77497" w:rsidDel="003C1856">
            <w:delText>is determined as follows:</w:delText>
          </w:r>
        </w:del>
      </w:ins>
    </w:p>
    <w:p w14:paraId="7A6C0683" w14:textId="77777777" w:rsidR="00211FB7" w:rsidRPr="00E77497" w:rsidRDefault="00211FB7" w:rsidP="00C47E72">
      <w:pPr>
        <w:pStyle w:val="Alg4"/>
        <w:numPr>
          <w:ilvl w:val="0"/>
          <w:numId w:val="484"/>
        </w:numPr>
        <w:spacing w:after="220"/>
        <w:contextualSpacing/>
        <w:rPr>
          <w:ins w:id="11187" w:author="Rev 3 Allen Wirfs-Brock" w:date="2011-09-02T11:21:00Z"/>
        </w:rPr>
      </w:pPr>
      <w:ins w:id="11188" w:author="Rev 3 Allen Wirfs-Brock" w:date="2011-09-02T11:21:00Z">
        <w:r w:rsidRPr="00E77497">
          <w:t xml:space="preserve">Return the VarDeclaredNames of </w:t>
        </w:r>
      </w:ins>
      <w:ins w:id="11189" w:author="Rev 3 Allen Wirfs-Brock" w:date="2011-09-02T11:22:00Z">
        <w:r w:rsidR="00A834BB" w:rsidRPr="00E77497">
          <w:rPr>
            <w:i/>
          </w:rPr>
          <w:t>CaseBlock</w:t>
        </w:r>
      </w:ins>
      <w:ins w:id="11190" w:author="Rev 3 Allen Wirfs-Brock" w:date="2011-09-02T11:21:00Z">
        <w:r w:rsidRPr="00E77497">
          <w:t>.</w:t>
        </w:r>
      </w:ins>
    </w:p>
    <w:p w14:paraId="1D42D497" w14:textId="77777777" w:rsidR="00383225" w:rsidRPr="004D1BD1" w:rsidRDefault="00383225" w:rsidP="00383225">
      <w:pPr>
        <w:jc w:val="left"/>
        <w:rPr>
          <w:ins w:id="11191" w:author="Rev 4 Allen Wirfs-Brock" w:date="2011-10-20T10:42:00Z"/>
        </w:rPr>
      </w:pPr>
      <w:ins w:id="11192"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27E26838" w14:textId="77777777" w:rsidR="00383225" w:rsidRPr="003B4312" w:rsidRDefault="00383225" w:rsidP="00C47E72">
      <w:pPr>
        <w:pStyle w:val="Alg4"/>
        <w:numPr>
          <w:ilvl w:val="0"/>
          <w:numId w:val="601"/>
        </w:numPr>
        <w:spacing w:after="220"/>
        <w:contextualSpacing/>
        <w:rPr>
          <w:ins w:id="11193" w:author="Rev 4 Allen Wirfs-Brock" w:date="2011-10-20T10:42:00Z"/>
        </w:rPr>
      </w:pPr>
      <w:ins w:id="11194" w:author="Rev 4 Allen Wirfs-Brock" w:date="2011-10-20T10:42:00Z">
        <w:r w:rsidRPr="003B4312">
          <w:t>Return a new empty List.</w:t>
        </w:r>
      </w:ins>
    </w:p>
    <w:p w14:paraId="33C4EB22" w14:textId="77777777" w:rsidR="007C79FE" w:rsidRPr="004D1BD1" w:rsidRDefault="007C79FE" w:rsidP="007C79FE">
      <w:pPr>
        <w:jc w:val="left"/>
        <w:rPr>
          <w:ins w:id="11195" w:author="Rev 4 Allen Wirfs-Brock" w:date="2011-10-20T10:44:00Z"/>
        </w:rPr>
      </w:pPr>
      <w:ins w:id="11196" w:author="Rev 4 Allen Wirfs-Brock" w:date="2011-10-20T10:44: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C7794D">
          <w:t xml:space="preserve"> </w:t>
        </w:r>
      </w:ins>
    </w:p>
    <w:p w14:paraId="247D596F" w14:textId="77777777" w:rsidR="007C79FE" w:rsidRPr="004D1BD1" w:rsidRDefault="007C79FE" w:rsidP="00C47E72">
      <w:pPr>
        <w:pStyle w:val="Alg4"/>
        <w:numPr>
          <w:ilvl w:val="0"/>
          <w:numId w:val="517"/>
        </w:numPr>
        <w:spacing w:after="220"/>
        <w:contextualSpacing/>
        <w:rPr>
          <w:ins w:id="11197" w:author="Rev 4 Allen Wirfs-Brock" w:date="2011-10-20T10:44:00Z"/>
        </w:rPr>
      </w:pPr>
      <w:ins w:id="11198" w:author="Rev 4 Allen Wirfs-Brock" w:date="2011-10-20T10:44:00Z">
        <w:r w:rsidRPr="003B4312">
          <w:t xml:space="preserve">Return the VarDeclaredNames of </w:t>
        </w:r>
        <w:r w:rsidRPr="00C7794D">
          <w:rPr>
            <w:i/>
          </w:rPr>
          <w:t>CaseClauses</w:t>
        </w:r>
        <w:r w:rsidRPr="004D1BD1">
          <w:t>.</w:t>
        </w:r>
      </w:ins>
    </w:p>
    <w:p w14:paraId="77DCC83E" w14:textId="77777777" w:rsidR="001B37E6" w:rsidRPr="004D1BD1" w:rsidRDefault="001B37E6" w:rsidP="001B37E6">
      <w:pPr>
        <w:jc w:val="left"/>
        <w:rPr>
          <w:ins w:id="11199" w:author="Rev 4 Allen Wirfs-Brock" w:date="2011-10-20T10:50:00Z"/>
        </w:rPr>
      </w:pPr>
      <w:ins w:id="11200" w:author="Rev 4 Allen Wirfs-Brock" w:date="2011-10-20T10:50: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6BFAF951" w14:textId="77777777" w:rsidR="001B37E6" w:rsidRPr="004D1BD1" w:rsidRDefault="001B37E6" w:rsidP="00C47E72">
      <w:pPr>
        <w:pStyle w:val="Alg4"/>
        <w:numPr>
          <w:ilvl w:val="0"/>
          <w:numId w:val="518"/>
        </w:numPr>
        <w:spacing w:after="220"/>
        <w:contextualSpacing/>
        <w:rPr>
          <w:ins w:id="11201" w:author="Rev 4 Allen Wirfs-Brock" w:date="2011-10-20T10:50:00Z"/>
        </w:rPr>
      </w:pPr>
      <w:ins w:id="11202" w:author="Rev 4 Allen Wirfs-Brock" w:date="2011-10-20T10:50: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ins>
    </w:p>
    <w:p w14:paraId="163B8FF0" w14:textId="77777777" w:rsidR="001B37E6" w:rsidRPr="006B6D0A" w:rsidRDefault="001B37E6" w:rsidP="00C47E72">
      <w:pPr>
        <w:pStyle w:val="Alg4"/>
        <w:numPr>
          <w:ilvl w:val="0"/>
          <w:numId w:val="518"/>
        </w:numPr>
        <w:spacing w:after="220"/>
        <w:contextualSpacing/>
        <w:rPr>
          <w:ins w:id="11203" w:author="Rev 4 Allen Wirfs-Brock" w:date="2011-10-20T10:50:00Z"/>
        </w:rPr>
      </w:pPr>
      <w:ins w:id="11204" w:author="Rev 4 Allen Wirfs-Brock" w:date="2011-10-20T10:50:00Z">
        <w:r w:rsidRPr="003B4312">
          <w:t xml:space="preserve">Else let </w:t>
        </w:r>
        <w:r w:rsidRPr="006B6D0A">
          <w:rPr>
            <w:i/>
          </w:rPr>
          <w:t>names</w:t>
        </w:r>
        <w:r w:rsidRPr="006B6D0A">
          <w:t xml:space="preserve"> be a new empty List.</w:t>
        </w:r>
      </w:ins>
    </w:p>
    <w:p w14:paraId="060DB93E" w14:textId="77777777" w:rsidR="001B37E6" w:rsidRPr="003B4312" w:rsidRDefault="001B37E6" w:rsidP="00C47E72">
      <w:pPr>
        <w:pStyle w:val="Alg4"/>
        <w:numPr>
          <w:ilvl w:val="0"/>
          <w:numId w:val="518"/>
        </w:numPr>
        <w:spacing w:after="220"/>
        <w:contextualSpacing/>
        <w:rPr>
          <w:ins w:id="11205" w:author="Rev 4 Allen Wirfs-Brock" w:date="2011-10-20T10:50:00Z"/>
          <w:rStyle w:val="bnf"/>
          <w:i w:val="0"/>
        </w:rPr>
      </w:pPr>
      <w:ins w:id="11206" w:author="Rev 4 Allen Wirfs-Brock" w:date="2011-10-20T10:50:00Z">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ins>
    </w:p>
    <w:p w14:paraId="578824D6" w14:textId="77777777" w:rsidR="001B37E6" w:rsidRPr="006B6D0A" w:rsidRDefault="001B37E6" w:rsidP="00C47E72">
      <w:pPr>
        <w:pStyle w:val="Alg4"/>
        <w:numPr>
          <w:ilvl w:val="0"/>
          <w:numId w:val="518"/>
        </w:numPr>
        <w:spacing w:after="220"/>
        <w:contextualSpacing/>
        <w:rPr>
          <w:ins w:id="11207" w:author="Rev 4 Allen Wirfs-Brock" w:date="2011-10-20T10:50:00Z"/>
        </w:rPr>
      </w:pPr>
      <w:ins w:id="11208" w:author="Rev 4 Allen Wirfs-Brock" w:date="2011-10-20T10:50: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1CFA111E" w14:textId="77777777" w:rsidR="001B37E6" w:rsidRPr="004D1BD1" w:rsidRDefault="001B37E6" w:rsidP="00C47E72">
      <w:pPr>
        <w:pStyle w:val="Alg4"/>
        <w:numPr>
          <w:ilvl w:val="0"/>
          <w:numId w:val="518"/>
        </w:numPr>
        <w:spacing w:after="220"/>
        <w:contextualSpacing/>
        <w:rPr>
          <w:ins w:id="11209" w:author="Rev 4 Allen Wirfs-Brock" w:date="2011-10-20T10:50:00Z"/>
        </w:rPr>
      </w:pPr>
      <w:ins w:id="11210" w:author="Rev 4 Allen Wirfs-Brock" w:date="2011-10-20T10:50:00Z">
        <w:r w:rsidRPr="006B6D0A">
          <w:t xml:space="preserve">Else return the result of append to </w:t>
        </w:r>
        <w:r w:rsidRPr="006B6D0A">
          <w:rPr>
            <w:i/>
          </w:rPr>
          <w:t>names</w:t>
        </w:r>
        <w:r w:rsidRPr="00E65A34">
          <w:t xml:space="preserve"> the elements of the the VarDeclaredNames of the se</w:t>
        </w:r>
        <w:r w:rsidRPr="009C202C">
          <w:t xml:space="preserve">cond </w:t>
        </w:r>
        <w:r w:rsidRPr="00C7794D">
          <w:rPr>
            <w:i/>
          </w:rPr>
          <w:t>CaseClauses</w:t>
        </w:r>
        <w:r w:rsidRPr="004D1BD1">
          <w:t>.</w:t>
        </w:r>
      </w:ins>
    </w:p>
    <w:p w14:paraId="406F6A8A" w14:textId="77777777" w:rsidR="00784D66" w:rsidRPr="006B6D0A" w:rsidRDefault="00784D66" w:rsidP="00784D66">
      <w:pPr>
        <w:rPr>
          <w:ins w:id="11211" w:author="Rev 4 Allen Wirfs-Brock" w:date="2011-10-20T10:55:00Z"/>
        </w:rPr>
      </w:pPr>
      <w:ins w:id="11212" w:author="Rev 4 Allen Wirfs-Brock" w:date="2011-10-20T10:55:00Z">
        <w:r w:rsidRPr="003B4312">
          <w:rPr>
            <w:rFonts w:ascii="Times New Roman" w:hAnsi="Times New Roman"/>
            <w:i/>
          </w:rPr>
          <w:t xml:space="preserve">CaseClauses </w:t>
        </w:r>
        <w:r w:rsidRPr="006B6D0A">
          <w:rPr>
            <w:b/>
          </w:rPr>
          <w:t>:</w:t>
        </w:r>
        <w:r w:rsidRPr="006B6D0A">
          <w:rPr>
            <w:rFonts w:ascii="Times New Roman" w:hAnsi="Times New Roman"/>
            <w:i/>
          </w:rPr>
          <w:t xml:space="preserve"> CaseClause</w:t>
        </w:r>
        <w:r w:rsidRPr="006B6D0A">
          <w:t xml:space="preserve"> </w:t>
        </w:r>
      </w:ins>
    </w:p>
    <w:p w14:paraId="0D570448" w14:textId="77777777" w:rsidR="00784D66" w:rsidRPr="00B820AB" w:rsidRDefault="00784D66" w:rsidP="00C47E72">
      <w:pPr>
        <w:pStyle w:val="Alg4"/>
        <w:numPr>
          <w:ilvl w:val="0"/>
          <w:numId w:val="520"/>
        </w:numPr>
        <w:spacing w:after="220"/>
        <w:contextualSpacing/>
        <w:rPr>
          <w:ins w:id="11213" w:author="Rev 4 Allen Wirfs-Brock" w:date="2011-10-20T10:55:00Z"/>
        </w:rPr>
      </w:pPr>
      <w:ins w:id="11214" w:author="Rev 4 Allen Wirfs-Brock" w:date="2011-10-20T10:55:00Z">
        <w:r w:rsidRPr="00E65A34">
          <w:t xml:space="preserve">Return the VarDeclaredNames of </w:t>
        </w:r>
        <w:r w:rsidRPr="009C202C">
          <w:rPr>
            <w:i/>
          </w:rPr>
          <w:t>CaseClause</w:t>
        </w:r>
        <w:r w:rsidRPr="00B820AB">
          <w:t>.</w:t>
        </w:r>
      </w:ins>
    </w:p>
    <w:p w14:paraId="5E4BF0F5" w14:textId="77777777" w:rsidR="003B4033" w:rsidRPr="00E77497" w:rsidRDefault="003B4033" w:rsidP="003B4033">
      <w:pPr>
        <w:rPr>
          <w:ins w:id="11215" w:author="Rev 4 Allen Wirfs-Brock" w:date="2011-10-20T10:55:00Z"/>
        </w:rPr>
      </w:pPr>
      <w:ins w:id="11216" w:author="Rev 4 Allen Wirfs-Brock" w:date="2011-10-20T10:55: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2267C6B1" w14:textId="77777777" w:rsidR="003B4033" w:rsidRPr="00E77497" w:rsidRDefault="003B4033" w:rsidP="00C47E72">
      <w:pPr>
        <w:pStyle w:val="Alg4"/>
        <w:numPr>
          <w:ilvl w:val="0"/>
          <w:numId w:val="522"/>
        </w:numPr>
        <w:spacing w:after="220"/>
        <w:contextualSpacing/>
        <w:rPr>
          <w:ins w:id="11217" w:author="Rev 4 Allen Wirfs-Brock" w:date="2011-10-20T10:55:00Z"/>
        </w:rPr>
      </w:pPr>
      <w:ins w:id="11218" w:author="Rev 4 Allen Wirfs-Brock" w:date="2011-10-20T10:55:00Z">
        <w:r w:rsidRPr="00E77497">
          <w:t xml:space="preserve">Let </w:t>
        </w:r>
        <w:r w:rsidRPr="00E77497">
          <w:rPr>
            <w:i/>
          </w:rPr>
          <w:t xml:space="preserve">names </w:t>
        </w:r>
        <w:r w:rsidRPr="00E77497">
          <w:t xml:space="preserve">be VarDeclaredNames of </w:t>
        </w:r>
        <w:r w:rsidRPr="00E77497">
          <w:rPr>
            <w:i/>
          </w:rPr>
          <w:t>CaseClauses</w:t>
        </w:r>
        <w:r w:rsidRPr="00E77497">
          <w:t>.</w:t>
        </w:r>
      </w:ins>
    </w:p>
    <w:p w14:paraId="023E260F" w14:textId="77777777" w:rsidR="003B4033" w:rsidRPr="00E77497" w:rsidRDefault="003B4033" w:rsidP="00C47E72">
      <w:pPr>
        <w:pStyle w:val="Alg4"/>
        <w:numPr>
          <w:ilvl w:val="0"/>
          <w:numId w:val="522"/>
        </w:numPr>
        <w:spacing w:after="220"/>
        <w:contextualSpacing/>
        <w:rPr>
          <w:ins w:id="11219" w:author="Rev 4 Allen Wirfs-Brock" w:date="2011-10-20T10:55:00Z"/>
          <w:rStyle w:val="bnf"/>
          <w:i w:val="0"/>
        </w:rPr>
      </w:pPr>
      <w:ins w:id="11220" w:author="Rev 4 Allen Wirfs-Brock" w:date="2011-10-20T10:55:00Z">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ins>
    </w:p>
    <w:p w14:paraId="2546B1F1" w14:textId="77777777" w:rsidR="003B4033" w:rsidRPr="00E77497" w:rsidRDefault="003B4033" w:rsidP="00C47E72">
      <w:pPr>
        <w:pStyle w:val="Alg4"/>
        <w:numPr>
          <w:ilvl w:val="0"/>
          <w:numId w:val="522"/>
        </w:numPr>
        <w:spacing w:after="220"/>
        <w:contextualSpacing/>
        <w:rPr>
          <w:ins w:id="11221" w:author="Rev 4 Allen Wirfs-Brock" w:date="2011-10-20T10:55:00Z"/>
        </w:rPr>
      </w:pPr>
      <w:ins w:id="11222" w:author="Rev 4 Allen Wirfs-Brock" w:date="2011-10-20T10:55:00Z">
        <w:r w:rsidRPr="00E77497">
          <w:t xml:space="preserve">Return </w:t>
        </w:r>
        <w:r w:rsidRPr="00E77497">
          <w:rPr>
            <w:rStyle w:val="bnf"/>
          </w:rPr>
          <w:t>names</w:t>
        </w:r>
        <w:r w:rsidRPr="00E77497">
          <w:t>.</w:t>
        </w:r>
      </w:ins>
    </w:p>
    <w:p w14:paraId="24252FA4" w14:textId="77777777" w:rsidR="006E623C" w:rsidRPr="00E77497" w:rsidRDefault="006E623C" w:rsidP="006E623C">
      <w:pPr>
        <w:jc w:val="left"/>
        <w:rPr>
          <w:ins w:id="11223" w:author="Rev 4 Allen Wirfs-Brock" w:date="2011-10-20T10:58:00Z"/>
        </w:rPr>
      </w:pPr>
      <w:ins w:id="11224" w:author="Rev 4 Allen Wirfs-Brock" w:date="2011-10-20T10:58: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41A15CD4" w14:textId="77777777" w:rsidR="006E623C" w:rsidRPr="00E77497" w:rsidRDefault="006E623C" w:rsidP="00C47E72">
      <w:pPr>
        <w:pStyle w:val="Alg4"/>
        <w:numPr>
          <w:ilvl w:val="0"/>
          <w:numId w:val="567"/>
        </w:numPr>
        <w:spacing w:after="220"/>
        <w:contextualSpacing/>
        <w:rPr>
          <w:ins w:id="11225" w:author="Rev 4 Allen Wirfs-Brock" w:date="2011-10-20T10:58:00Z"/>
        </w:rPr>
      </w:pPr>
      <w:ins w:id="11226" w:author="Rev 4 Allen Wirfs-Brock" w:date="2011-10-20T10:58: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6672F7F8" w14:textId="77777777" w:rsidR="006E623C" w:rsidRPr="00E77497" w:rsidRDefault="006E623C" w:rsidP="00C47E72">
      <w:pPr>
        <w:pStyle w:val="Alg4"/>
        <w:numPr>
          <w:ilvl w:val="0"/>
          <w:numId w:val="567"/>
        </w:numPr>
        <w:spacing w:after="220"/>
        <w:contextualSpacing/>
        <w:rPr>
          <w:ins w:id="11227" w:author="Rev 4 Allen Wirfs-Brock" w:date="2011-10-20T10:58:00Z"/>
        </w:rPr>
      </w:pPr>
      <w:ins w:id="11228" w:author="Rev 4 Allen Wirfs-Brock" w:date="2011-10-20T10:58:00Z">
        <w:r w:rsidRPr="00E77497">
          <w:t>Else return a new empty List.</w:t>
        </w:r>
      </w:ins>
    </w:p>
    <w:p w14:paraId="639FE5D2" w14:textId="77777777" w:rsidR="00A12F50" w:rsidRPr="00E77497" w:rsidRDefault="00A12F50" w:rsidP="00A12F50">
      <w:pPr>
        <w:jc w:val="left"/>
        <w:rPr>
          <w:ins w:id="11229" w:author="Rev 4 Allen Wirfs-Brock" w:date="2011-10-20T11:07:00Z"/>
        </w:rPr>
      </w:pPr>
      <w:ins w:id="11230" w:author="Rev 4 Allen Wirfs-Brock" w:date="2011-10-20T11:07: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08408561" w14:textId="77777777" w:rsidR="00A12F50" w:rsidRPr="00E77497" w:rsidRDefault="00A12F50" w:rsidP="00C47E72">
      <w:pPr>
        <w:pStyle w:val="Alg4"/>
        <w:numPr>
          <w:ilvl w:val="0"/>
          <w:numId w:val="524"/>
        </w:numPr>
        <w:spacing w:after="220"/>
        <w:contextualSpacing/>
        <w:rPr>
          <w:ins w:id="11231" w:author="Rev 4 Allen Wirfs-Brock" w:date="2011-10-20T11:07:00Z"/>
        </w:rPr>
      </w:pPr>
      <w:ins w:id="11232" w:author="Rev 4 Allen Wirfs-Brock" w:date="2011-10-20T11:07: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2E4996C8" w14:textId="77777777" w:rsidR="00A12F50" w:rsidRPr="00E77497" w:rsidRDefault="00A12F50" w:rsidP="00C47E72">
      <w:pPr>
        <w:pStyle w:val="Alg4"/>
        <w:numPr>
          <w:ilvl w:val="0"/>
          <w:numId w:val="524"/>
        </w:numPr>
        <w:spacing w:after="220"/>
        <w:contextualSpacing/>
        <w:rPr>
          <w:ins w:id="11233" w:author="Rev 4 Allen Wirfs-Brock" w:date="2011-10-20T11:07:00Z"/>
        </w:rPr>
      </w:pPr>
      <w:ins w:id="11234" w:author="Rev 4 Allen Wirfs-Brock" w:date="2011-10-20T11:07:00Z">
        <w:r w:rsidRPr="00E77497">
          <w:t>Else return a new empty List.</w:t>
        </w:r>
      </w:ins>
    </w:p>
    <w:p w14:paraId="582A4781" w14:textId="77777777" w:rsidR="003C2189" w:rsidRPr="00E77497" w:rsidRDefault="003C2189" w:rsidP="003C2189">
      <w:pPr>
        <w:pStyle w:val="40"/>
        <w:numPr>
          <w:ilvl w:val="0"/>
          <w:numId w:val="0"/>
        </w:numPr>
        <w:rPr>
          <w:ins w:id="11235" w:author="Rev 4 Allen Wirfs-Brock" w:date="2011-10-20T10:37:00Z"/>
        </w:rPr>
      </w:pPr>
      <w:ins w:id="11236" w:author="Rev 4 Allen Wirfs-Brock" w:date="2011-10-20T10:37:00Z">
        <w:r w:rsidRPr="00E77497">
          <w:t>Runtime Semantics</w:t>
        </w:r>
      </w:ins>
    </w:p>
    <w:p w14:paraId="6905F953" w14:textId="77777777" w:rsidR="003C2189" w:rsidRPr="00E77497" w:rsidRDefault="003C2189" w:rsidP="003C2189">
      <w:pPr>
        <w:keepNext/>
        <w:rPr>
          <w:ins w:id="11237" w:author="Rev 4 Allen Wirfs-Brock" w:date="2011-10-20T10:37:00Z"/>
          <w:rFonts w:ascii="Helvetica" w:hAnsi="Helvetica"/>
          <w:b/>
        </w:rPr>
      </w:pPr>
      <w:ins w:id="11238" w:author="Rev 4 Allen Wirfs-Brock" w:date="2011-10-20T10:37:00Z">
        <w:r w:rsidRPr="00E77497">
          <w:rPr>
            <w:rFonts w:ascii="Helvetica" w:hAnsi="Helvetica"/>
            <w:b/>
          </w:rPr>
          <w:t xml:space="preserve">Runtime Semantics: </w:t>
        </w:r>
        <w:r w:rsidRPr="00E77497">
          <w:rPr>
            <w:rFonts w:ascii="Helvetica" w:hAnsi="Helvetica"/>
            <w:b/>
            <w:spacing w:val="6"/>
          </w:rPr>
          <w:t>Evaluation</w:t>
        </w:r>
      </w:ins>
    </w:p>
    <w:p w14:paraId="253AE0B6" w14:textId="77777777" w:rsidR="004C02EF" w:rsidRPr="00E77497" w:rsidRDefault="004C02EF" w:rsidP="004C02EF">
      <w:r w:rsidRPr="00E77497">
        <w:t xml:space="preserve">The production </w:t>
      </w: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is evaluated as follows:</w:t>
      </w:r>
    </w:p>
    <w:p w14:paraId="5ECB6DBF" w14:textId="77777777" w:rsidR="004C02EF" w:rsidRPr="00E77497" w:rsidRDefault="004C02EF" w:rsidP="00C47E72">
      <w:pPr>
        <w:pStyle w:val="Alg2"/>
        <w:numPr>
          <w:ilvl w:val="0"/>
          <w:numId w:val="130"/>
        </w:numPr>
      </w:pPr>
      <w:r w:rsidRPr="00E77497">
        <w:t xml:space="preserve">Let </w:t>
      </w:r>
      <w:r w:rsidRPr="00E77497">
        <w:rPr>
          <w:i/>
        </w:rPr>
        <w:t>exprRef</w:t>
      </w:r>
      <w:r w:rsidRPr="00E77497">
        <w:t xml:space="preserve"> be the result of evaluating </w:t>
      </w:r>
      <w:r w:rsidRPr="00E77497">
        <w:rPr>
          <w:i/>
        </w:rPr>
        <w:t>Expression</w:t>
      </w:r>
      <w:r w:rsidRPr="00E77497">
        <w:t>.</w:t>
      </w:r>
    </w:p>
    <w:p w14:paraId="3D3E2B1A" w14:textId="77777777" w:rsidR="00FF1DF7" w:rsidRPr="00E77497" w:rsidRDefault="00FF1DF7" w:rsidP="00C47E72">
      <w:pPr>
        <w:pStyle w:val="Alg2"/>
        <w:numPr>
          <w:ilvl w:val="0"/>
          <w:numId w:val="130"/>
        </w:numPr>
        <w:spacing w:after="220"/>
        <w:contextualSpacing/>
        <w:rPr>
          <w:ins w:id="11239" w:author="Rev 3 Allen Wirfs-Brock" w:date="2011-09-09T15:49:00Z"/>
        </w:rPr>
      </w:pPr>
      <w:ins w:id="11240" w:author="Rev 3 Allen Wirfs-Brock" w:date="2011-09-09T15:49:00Z">
        <w:r w:rsidRPr="00E77497">
          <w:t xml:space="preserve">Let </w:t>
        </w:r>
        <w:r w:rsidRPr="00E77497">
          <w:rPr>
            <w:i/>
          </w:rPr>
          <w:t>oldEnv</w:t>
        </w:r>
        <w:r w:rsidRPr="00E77497">
          <w:t xml:space="preserve"> be the running execution context’s LexicalEnvironment.</w:t>
        </w:r>
      </w:ins>
    </w:p>
    <w:p w14:paraId="150861CF" w14:textId="77777777" w:rsidR="00FF1DF7" w:rsidRPr="00E77497" w:rsidRDefault="00FF1DF7" w:rsidP="00C47E72">
      <w:pPr>
        <w:pStyle w:val="Alg2"/>
        <w:numPr>
          <w:ilvl w:val="0"/>
          <w:numId w:val="130"/>
        </w:numPr>
        <w:spacing w:after="220"/>
        <w:contextualSpacing/>
        <w:rPr>
          <w:ins w:id="11241" w:author="Rev 3 Allen Wirfs-Brock" w:date="2011-09-09T15:49:00Z"/>
        </w:rPr>
      </w:pPr>
      <w:ins w:id="11242" w:author="Rev 3 Allen Wirfs-Brock" w:date="2011-09-09T15:49: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7D9D021C" w14:textId="77777777" w:rsidR="00FF1DF7" w:rsidRPr="00E77497" w:rsidRDefault="00FF1DF7" w:rsidP="00C47E72">
      <w:pPr>
        <w:pStyle w:val="Alg2"/>
        <w:numPr>
          <w:ilvl w:val="0"/>
          <w:numId w:val="130"/>
        </w:numPr>
        <w:spacing w:after="220"/>
        <w:contextualSpacing/>
        <w:rPr>
          <w:ins w:id="11243" w:author="Rev 3 Allen Wirfs-Brock" w:date="2011-09-09T15:49:00Z"/>
        </w:rPr>
      </w:pPr>
      <w:ins w:id="11244" w:author="Rev 3 Allen Wirfs-Brock" w:date="2011-09-09T15:49:00Z">
        <w:r w:rsidRPr="00E77497">
          <w:t xml:space="preserve">Perform Block Declaration Instantiation using </w:t>
        </w:r>
      </w:ins>
      <w:ins w:id="11245" w:author="Rev 3 Allen Wirfs-Brock" w:date="2011-09-10T12:15:00Z">
        <w:r w:rsidR="00052EC4" w:rsidRPr="00E77497">
          <w:rPr>
            <w:i/>
          </w:rPr>
          <w:t>CaseBlock</w:t>
        </w:r>
      </w:ins>
      <w:ins w:id="11246" w:author="Rev 3 Allen Wirfs-Brock" w:date="2011-09-09T15:49:00Z">
        <w:r w:rsidR="004851C4" w:rsidRPr="00E77497">
          <w:t xml:space="preserve"> and</w:t>
        </w:r>
        <w:r w:rsidRPr="00E77497">
          <w:t xml:space="preserve"> </w:t>
        </w:r>
        <w:r w:rsidRPr="00E77497">
          <w:rPr>
            <w:i/>
          </w:rPr>
          <w:t>blockEnv</w:t>
        </w:r>
      </w:ins>
      <w:ins w:id="11247" w:author="Rev 3 Allen Wirfs-Brock" w:date="2011-09-09T15:58:00Z">
        <w:r w:rsidR="006418E0" w:rsidRPr="00E77497">
          <w:t>.</w:t>
        </w:r>
      </w:ins>
    </w:p>
    <w:p w14:paraId="0B66EA0E" w14:textId="77777777" w:rsidR="004C02EF" w:rsidRPr="00E77497" w:rsidRDefault="004C02EF" w:rsidP="00C47E72">
      <w:pPr>
        <w:pStyle w:val="Alg2"/>
        <w:numPr>
          <w:ilvl w:val="0"/>
          <w:numId w:val="130"/>
        </w:numPr>
      </w:pPr>
      <w:r w:rsidRPr="00E77497">
        <w:t xml:space="preserve">Let </w:t>
      </w:r>
      <w:r w:rsidRPr="00E77497">
        <w:rPr>
          <w:i/>
        </w:rPr>
        <w:t>R</w:t>
      </w:r>
      <w:r w:rsidRPr="00E77497">
        <w:t xml:space="preserve"> be the result of evaluating </w:t>
      </w:r>
      <w:r w:rsidRPr="00E77497">
        <w:rPr>
          <w:i/>
        </w:rPr>
        <w:t>CaseBlock</w:t>
      </w:r>
      <w:r w:rsidRPr="00E77497">
        <w:t>, passing it GetValue(</w:t>
      </w:r>
      <w:r w:rsidRPr="00E77497">
        <w:rPr>
          <w:i/>
        </w:rPr>
        <w:t>exprRef</w:t>
      </w:r>
      <w:r w:rsidRPr="00E77497">
        <w:t>) as a parameter.</w:t>
      </w:r>
    </w:p>
    <w:p w14:paraId="062DD48F" w14:textId="77777777" w:rsidR="00FF1DF7" w:rsidRPr="00E77497" w:rsidRDefault="00FF1DF7" w:rsidP="00C47E72">
      <w:pPr>
        <w:pStyle w:val="Alg2"/>
        <w:numPr>
          <w:ilvl w:val="0"/>
          <w:numId w:val="130"/>
        </w:numPr>
        <w:spacing w:after="220"/>
        <w:contextualSpacing/>
        <w:rPr>
          <w:ins w:id="11248" w:author="Rev 3 Allen Wirfs-Brock" w:date="2011-09-09T15:52:00Z"/>
        </w:rPr>
      </w:pPr>
      <w:ins w:id="11249" w:author="Rev 3 Allen Wirfs-Brock" w:date="2011-09-09T15:52:00Z">
        <w:r w:rsidRPr="00E77497">
          <w:t xml:space="preserve">Set the running execution context’s LexicalEnvironment to </w:t>
        </w:r>
        <w:r w:rsidRPr="00E77497">
          <w:rPr>
            <w:i/>
          </w:rPr>
          <w:t>oldEnv</w:t>
        </w:r>
        <w:r w:rsidRPr="00E77497">
          <w:t>.</w:t>
        </w:r>
      </w:ins>
    </w:p>
    <w:p w14:paraId="274031A4" w14:textId="77777777" w:rsidR="004C02EF" w:rsidRPr="00E77497" w:rsidRDefault="004C02EF" w:rsidP="00C47E72">
      <w:pPr>
        <w:pStyle w:val="Alg2"/>
        <w:numPr>
          <w:ilvl w:val="0"/>
          <w:numId w:val="130"/>
        </w:numPr>
      </w:pPr>
      <w:r w:rsidRPr="00E77497">
        <w:t xml:space="preserve">If </w:t>
      </w:r>
      <w:r w:rsidRPr="00E77497">
        <w:rPr>
          <w:i/>
        </w:rPr>
        <w:t>R</w:t>
      </w:r>
      <w:r w:rsidRPr="00E77497">
        <w:t xml:space="preserve">.type is </w:t>
      </w:r>
      <w:r w:rsidRPr="00E77497">
        <w:rPr>
          <w:rFonts w:ascii="Arial" w:hAnsi="Arial" w:cs="Arial"/>
        </w:rPr>
        <w:t>break</w:t>
      </w:r>
      <w:r w:rsidRPr="00E77497">
        <w:t xml:space="preserve"> and </w:t>
      </w:r>
      <w:r w:rsidRPr="00E77497">
        <w:rPr>
          <w:i/>
        </w:rPr>
        <w:t>R</w:t>
      </w:r>
      <w:r w:rsidRPr="00E77497">
        <w:t>.target is in the current label set, return (</w:t>
      </w:r>
      <w:r w:rsidRPr="00E77497">
        <w:rPr>
          <w:rFonts w:ascii="Arial" w:hAnsi="Arial" w:cs="Arial"/>
        </w:rPr>
        <w:t>normal</w:t>
      </w:r>
      <w:r w:rsidRPr="00E77497">
        <w:t xml:space="preserve">, </w:t>
      </w:r>
      <w:r w:rsidRPr="00E77497">
        <w:rPr>
          <w:i/>
        </w:rPr>
        <w:t>R</w:t>
      </w:r>
      <w:r w:rsidRPr="00E77497">
        <w:t xml:space="preserve">.value, </w:t>
      </w:r>
      <w:r w:rsidRPr="00E77497">
        <w:rPr>
          <w:rFonts w:ascii="Arial" w:hAnsi="Arial" w:cs="Arial"/>
        </w:rPr>
        <w:t>empty</w:t>
      </w:r>
      <w:r w:rsidRPr="00E77497">
        <w:t>).</w:t>
      </w:r>
    </w:p>
    <w:p w14:paraId="64BD2330" w14:textId="77777777" w:rsidR="004C02EF" w:rsidRPr="00E77497" w:rsidRDefault="004C02EF" w:rsidP="00C47E72">
      <w:pPr>
        <w:pStyle w:val="Alg2"/>
        <w:numPr>
          <w:ilvl w:val="0"/>
          <w:numId w:val="130"/>
        </w:numPr>
        <w:spacing w:after="220"/>
      </w:pPr>
      <w:r w:rsidRPr="00E77497">
        <w:t xml:space="preserve">Return </w:t>
      </w:r>
      <w:r w:rsidRPr="00E77497">
        <w:rPr>
          <w:i/>
        </w:rPr>
        <w:t>R</w:t>
      </w:r>
      <w:r w:rsidRPr="00E77497">
        <w:t>.</w:t>
      </w:r>
    </w:p>
    <w:p w14:paraId="46FBD4A2" w14:textId="77777777" w:rsidR="00FF1DF7" w:rsidRPr="00E77497" w:rsidRDefault="00FF1DF7" w:rsidP="006418E0">
      <w:pPr>
        <w:pStyle w:val="Note"/>
        <w:rPr>
          <w:ins w:id="11250" w:author="Rev 3 Allen Wirfs-Brock" w:date="2011-09-09T15:50:00Z"/>
        </w:rPr>
      </w:pPr>
      <w:ins w:id="11251" w:author="Rev 3 Allen Wirfs-Brock" w:date="2011-09-09T15:50:00Z">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ins>
    </w:p>
    <w:p w14:paraId="46192FC8" w14:textId="77777777" w:rsidR="004C02EF" w:rsidRPr="00C7794D" w:rsidRDefault="004C02EF" w:rsidP="004C02EF">
      <w:r w:rsidRPr="00C7794D">
        <w:t xml:space="preserve">The production </w:t>
      </w: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is given an input parameter, </w:t>
      </w:r>
      <w:r w:rsidRPr="00C7794D">
        <w:rPr>
          <w:rFonts w:ascii="Times New Roman" w:hAnsi="Times New Roman"/>
          <w:i/>
          <w:iCs/>
        </w:rPr>
        <w:t>input</w:t>
      </w:r>
      <w:r w:rsidRPr="00C7794D">
        <w:t>, and is evaluated as follows:</w:t>
      </w:r>
    </w:p>
    <w:p w14:paraId="4F4AD8D5"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Pr="004D1BD1">
        <w:rPr>
          <w:rFonts w:eastAsia="Times New Roman" w:cs="Arial"/>
          <w:spacing w:val="6"/>
          <w:lang w:eastAsia="en-US"/>
        </w:rPr>
        <w:t>empty</w:t>
      </w:r>
      <w:r w:rsidRPr="00C7794D">
        <w:rPr>
          <w:rFonts w:ascii="Times New Roman" w:hAnsi="Times New Roman"/>
        </w:rPr>
        <w:t>.</w:t>
      </w:r>
    </w:p>
    <w:p w14:paraId="056D40AB"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4B569911"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543AFCD0"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76019705"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return (</w:t>
      </w:r>
      <w:r w:rsidRPr="00C7794D">
        <w:rPr>
          <w:rFonts w:cs="Arial"/>
          <w:bCs/>
        </w:rPr>
        <w:t>normal</w:t>
      </w:r>
      <w:r w:rsidRPr="00C7794D">
        <w:rPr>
          <w:rFonts w:ascii="Times New Roman" w:hAnsi="Times New Roman"/>
        </w:rPr>
        <w:t xml:space="preserve">, </w:t>
      </w:r>
      <w:r w:rsidRPr="00C7794D">
        <w:rPr>
          <w:rFonts w:ascii="Times New Roman" w:hAnsi="Times New Roman"/>
          <w:i/>
          <w:iCs/>
        </w:rPr>
        <w:t>V</w:t>
      </w:r>
      <w:r w:rsidRPr="00C7794D">
        <w:rPr>
          <w:rFonts w:ascii="Times New Roman" w:hAnsi="Times New Roman"/>
        </w:rPr>
        <w:t xml:space="preserve">, </w:t>
      </w:r>
      <w:r w:rsidRPr="00C7794D">
        <w:rPr>
          <w:rFonts w:cs="Arial"/>
          <w:bCs/>
        </w:rPr>
        <w:t>empty</w:t>
      </w:r>
      <w:r w:rsidRPr="00C7794D">
        <w:rPr>
          <w:rFonts w:ascii="Times New Roman" w:hAnsi="Times New Roman"/>
        </w:rPr>
        <w:t>).</w:t>
      </w:r>
    </w:p>
    <w:p w14:paraId="360B8464"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72E2C79E"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1252" w:author="Rev 3 Allen Wirfs-Brock" w:date="2011-09-10T14:50:00Z">
        <w:r w:rsidR="00E70606" w:rsidRPr="00C7794D">
          <w:rPr>
            <w:rFonts w:ascii="Times New Roman" w:hAnsi="Times New Roman"/>
          </w:rPr>
          <w:t>Strict Equality Comparision Algorithm (11.9.</w:t>
        </w:r>
        <w:del w:id="11253" w:author="Rev 4 Allen Wirfs-Brock" w:date="2011-10-15T13:05:00Z">
          <w:r w:rsidR="00E70606" w:rsidRPr="00C7794D" w:rsidDel="00E5271E">
            <w:rPr>
              <w:rFonts w:ascii="Times New Roman" w:hAnsi="Times New Roman"/>
            </w:rPr>
            <w:delText>6</w:delText>
          </w:r>
        </w:del>
      </w:ins>
      <w:ins w:id="11254" w:author="Rev 4 Allen Wirfs-Brock" w:date="2011-10-15T13:05:00Z">
        <w:r w:rsidR="00E5271E" w:rsidRPr="00C7794D">
          <w:rPr>
            <w:rFonts w:ascii="Times New Roman" w:hAnsi="Times New Roman"/>
          </w:rPr>
          <w:t>1</w:t>
        </w:r>
      </w:ins>
      <w:ins w:id="11255" w:author="Rev 3 Allen Wirfs-Brock" w:date="2011-09-10T14:51:00Z">
        <w:r w:rsidR="00E70606" w:rsidRPr="00C7794D">
          <w:rPr>
            <w:rFonts w:ascii="Times New Roman" w:hAnsi="Times New Roman"/>
          </w:rPr>
          <w:t>)</w:t>
        </w:r>
      </w:ins>
      <w:del w:id="11256" w:author="Rev 4 Allen Wirfs-Brock" w:date="2011-10-15T13:05:00Z">
        <w:r w:rsidRPr="00C7794D" w:rsidDel="00E5271E">
          <w:rPr>
            <w:rFonts w:ascii="Courier New" w:hAnsi="Courier New" w:cs="Courier New"/>
          </w:rPr>
          <w:delText>===</w:delText>
        </w:r>
        <w:r w:rsidRPr="00C7794D" w:rsidDel="00E5271E">
          <w:rPr>
            <w:rFonts w:ascii="Times New Roman" w:hAnsi="Times New Roman"/>
          </w:rPr>
          <w:delText xml:space="preserve"> operator</w:delText>
        </w:r>
      </w:del>
      <w:r w:rsidRPr="00C7794D">
        <w:rPr>
          <w:rFonts w:ascii="Times New Roman" w:hAnsi="Times New Roman"/>
        </w:rPr>
        <w:t>, then</w:t>
      </w:r>
    </w:p>
    <w:p w14:paraId="0110E9B2"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00E1F75B"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77DB1F8B"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2C5619C2"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w:t>
      </w:r>
      <w:r w:rsidRPr="00C7794D">
        <w:rPr>
          <w:rFonts w:ascii="Times New Roman" w:hAnsi="Times New Roman"/>
          <w:i/>
          <w:iCs/>
        </w:rPr>
        <w:t xml:space="preserve"> R</w:t>
      </w:r>
      <w:r w:rsidRPr="00C7794D">
        <w:rPr>
          <w:rFonts w:ascii="Times New Roman" w:hAnsi="Times New Roman"/>
        </w:rPr>
        <w:t>.</w:t>
      </w:r>
    </w:p>
    <w:p w14:paraId="7E26F52C"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.value.</w:t>
      </w:r>
    </w:p>
    <w:p w14:paraId="3798A70D"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14:paraId="764D602E"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Pr="00C7794D">
        <w:rPr>
          <w:rFonts w:ascii="Times New Roman" w:hAnsi="Times New Roman"/>
          <w:b/>
          <w:bCs/>
        </w:rPr>
        <w:t>(</w:t>
      </w:r>
      <w:r w:rsidRPr="00C7794D">
        <w:rPr>
          <w:rFonts w:cs="Arial"/>
          <w:bCs/>
        </w:rPr>
        <w:t>normal</w:t>
      </w:r>
      <w:r w:rsidRPr="00C7794D">
        <w:rPr>
          <w:rFonts w:ascii="Times New Roman" w:hAnsi="Times New Roman"/>
        </w:rPr>
        <w:t>,</w:t>
      </w:r>
      <w:r w:rsidRPr="00C7794D">
        <w:rPr>
          <w:rFonts w:ascii="Times New Roman" w:hAnsi="Times New Roman"/>
          <w:i/>
          <w:iCs/>
        </w:rPr>
        <w:t xml:space="preserve"> V</w:t>
      </w:r>
      <w:r w:rsidRPr="00C7794D">
        <w:rPr>
          <w:rFonts w:ascii="Times New Roman" w:hAnsi="Times New Roman"/>
        </w:rPr>
        <w:t>,</w:t>
      </w:r>
      <w:r w:rsidRPr="00C7794D">
        <w:rPr>
          <w:rFonts w:ascii="Times New Roman" w:hAnsi="Times New Roman"/>
          <w:b/>
          <w:bCs/>
        </w:rPr>
        <w:t xml:space="preserve"> </w:t>
      </w:r>
      <w:r w:rsidRPr="00C7794D">
        <w:rPr>
          <w:rFonts w:cs="Arial"/>
          <w:bCs/>
        </w:rPr>
        <w:t>empty</w:t>
      </w:r>
      <w:r w:rsidRPr="00C7794D">
        <w:rPr>
          <w:rFonts w:ascii="Times New Roman" w:hAnsi="Times New Roman"/>
        </w:rPr>
        <w:t>).</w:t>
      </w:r>
    </w:p>
    <w:p w14:paraId="116FC956"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088BAF34"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71CD11E3"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.value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.value.</w:t>
      </w:r>
    </w:p>
    <w:p w14:paraId="633433EA" w14:textId="77777777"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.type,</w:t>
      </w:r>
      <w:r w:rsidRPr="00C7794D">
        <w:rPr>
          <w:rFonts w:ascii="Times New Roman" w:hAnsi="Times New Roman"/>
          <w:i/>
          <w:iCs/>
        </w:rPr>
        <w:t xml:space="preserve"> V</w:t>
      </w:r>
      <w:r w:rsidRPr="00C7794D">
        <w:rPr>
          <w:rFonts w:ascii="Times New Roman" w:hAnsi="Times New Roman"/>
        </w:rPr>
        <w:t>,</w:t>
      </w:r>
      <w:r w:rsidRPr="00C7794D">
        <w:rPr>
          <w:rFonts w:ascii="Times New Roman" w:hAnsi="Times New Roman"/>
          <w:i/>
          <w:iCs/>
        </w:rPr>
        <w:t xml:space="preserve"> R</w:t>
      </w:r>
      <w:r w:rsidRPr="00C7794D">
        <w:rPr>
          <w:rFonts w:ascii="Times New Roman" w:hAnsi="Times New Roman"/>
        </w:rPr>
        <w:t>.target).</w:t>
      </w:r>
    </w:p>
    <w:p w14:paraId="64B87AFC" w14:textId="77777777" w:rsidR="004C02EF" w:rsidRPr="00C7794D" w:rsidRDefault="004C02EF" w:rsidP="004C02EF">
      <w:r w:rsidRPr="00C7794D">
        <w:t xml:space="preserve">The production </w:t>
      </w: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is given an input parameter, </w:t>
      </w:r>
      <w:r w:rsidRPr="00C7794D">
        <w:rPr>
          <w:rFonts w:ascii="Times New Roman" w:hAnsi="Times New Roman"/>
          <w:i/>
          <w:iCs/>
        </w:rPr>
        <w:t>input</w:t>
      </w:r>
      <w:r w:rsidRPr="00C7794D">
        <w:t>, and is evaluated as follows:</w:t>
      </w:r>
    </w:p>
    <w:p w14:paraId="145313BB"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Pr="00C7794D">
        <w:rPr>
          <w:rFonts w:cs="Arial"/>
          <w:bCs/>
        </w:rPr>
        <w:t>empty</w:t>
      </w:r>
      <w:r w:rsidRPr="00C7794D">
        <w:rPr>
          <w:rFonts w:ascii="Times New Roman" w:hAnsi="Times New Roman"/>
        </w:rPr>
        <w:t>.</w:t>
      </w:r>
    </w:p>
    <w:p w14:paraId="52289BEA"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7AF23593"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14:paraId="38FE32E0"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0AF29990"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17F9E927"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69724DB7"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611C496F"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1257" w:author="Rev 3 Allen Wirfs-Brock" w:date="2011-09-10T14:53:00Z">
        <w:r w:rsidR="00422AC0" w:rsidRPr="00C7794D">
          <w:rPr>
            <w:rFonts w:ascii="Times New Roman" w:hAnsi="Times New Roman"/>
          </w:rPr>
          <w:t>Strict Equality Comparision Algorithm (11.9.</w:t>
        </w:r>
        <w:del w:id="11258" w:author="Rev 4 Allen Wirfs-Brock" w:date="2011-10-15T13:04:00Z">
          <w:r w:rsidR="00422AC0" w:rsidRPr="00C7794D" w:rsidDel="00E5271E">
            <w:rPr>
              <w:rFonts w:ascii="Times New Roman" w:hAnsi="Times New Roman"/>
            </w:rPr>
            <w:delText>6</w:delText>
          </w:r>
        </w:del>
      </w:ins>
      <w:ins w:id="11259" w:author="Rev 4 Allen Wirfs-Brock" w:date="2011-10-15T13:04:00Z">
        <w:r w:rsidR="00E5271E" w:rsidRPr="00C7794D">
          <w:rPr>
            <w:rFonts w:ascii="Times New Roman" w:hAnsi="Times New Roman"/>
          </w:rPr>
          <w:t>1</w:t>
        </w:r>
      </w:ins>
      <w:ins w:id="11260" w:author="Rev 3 Allen Wirfs-Brock" w:date="2011-09-10T14:53:00Z">
        <w:r w:rsidR="00422AC0" w:rsidRPr="00C7794D">
          <w:rPr>
            <w:rFonts w:ascii="Times New Roman" w:hAnsi="Times New Roman"/>
          </w:rPr>
          <w:t>)</w:t>
        </w:r>
      </w:ins>
      <w:del w:id="11261" w:author="Rev 3 Allen Wirfs-Brock" w:date="2011-09-10T14:53:00Z">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xml:space="preserve">, then set </w:t>
      </w:r>
      <w:r w:rsidRPr="00C7794D">
        <w:rPr>
          <w:rFonts w:ascii="Times New Roman" w:hAnsi="Times New Roman"/>
          <w:i/>
        </w:rPr>
        <w:t>found</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153A0D01"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6F11A57E"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1306D394"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07EF9189"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.value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.value.</w:t>
      </w:r>
    </w:p>
    <w:p w14:paraId="0CAEF42A"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i/>
          <w:iCs/>
        </w:rPr>
        <w:t>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.type,</w:t>
      </w:r>
      <w:r w:rsidRPr="00C7794D">
        <w:rPr>
          <w:rFonts w:ascii="Times New Roman" w:hAnsi="Times New Roman"/>
          <w:i/>
          <w:iCs/>
        </w:rPr>
        <w:t xml:space="preserve"> V</w:t>
      </w:r>
      <w:r w:rsidRPr="00C7794D">
        <w:rPr>
          <w:rFonts w:ascii="Times New Roman" w:hAnsi="Times New Roman"/>
        </w:rPr>
        <w:t>,</w:t>
      </w:r>
      <w:r w:rsidRPr="00C7794D">
        <w:rPr>
          <w:rFonts w:ascii="Times New Roman" w:hAnsi="Times New Roman"/>
          <w:i/>
          <w:iCs/>
        </w:rPr>
        <w:t xml:space="preserve"> R</w:t>
      </w:r>
      <w:r w:rsidRPr="00C7794D">
        <w:rPr>
          <w:rFonts w:ascii="Times New Roman" w:hAnsi="Times New Roman"/>
        </w:rPr>
        <w:t>.target).</w:t>
      </w:r>
    </w:p>
    <w:p w14:paraId="2ED995FF"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6C5C2DF4"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275BCD13"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xml:space="preserve"> and all elements of </w:t>
      </w:r>
      <w:r w:rsidRPr="00C7794D">
        <w:rPr>
          <w:rFonts w:ascii="Times New Roman" w:hAnsi="Times New Roman"/>
          <w:i/>
        </w:rPr>
        <w:t>B</w:t>
      </w:r>
      <w:r w:rsidRPr="00C7794D">
        <w:rPr>
          <w:rFonts w:ascii="Times New Roman" w:hAnsi="Times New Roman"/>
        </w:rPr>
        <w:t xml:space="preserve"> have not been processed</w:t>
      </w:r>
    </w:p>
    <w:p w14:paraId="07D706E1"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B</w:t>
      </w:r>
      <w:r w:rsidRPr="00C7794D">
        <w:rPr>
          <w:rFonts w:ascii="Times New Roman" w:hAnsi="Times New Roman"/>
        </w:rPr>
        <w:t xml:space="preserve">. </w:t>
      </w:r>
    </w:p>
    <w:p w14:paraId="5F2FA952"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427FA8D9"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w:t>
      </w:r>
      <w:ins w:id="11262" w:author="Rev 3 Allen Wirfs-Brock" w:date="2011-09-10T14:53:00Z">
        <w:r w:rsidR="00422AC0" w:rsidRPr="00C7794D">
          <w:rPr>
            <w:rFonts w:ascii="Times New Roman" w:hAnsi="Times New Roman"/>
          </w:rPr>
          <w:t xml:space="preserve"> Strict Equality Comparision Algorithm (11.9.</w:t>
        </w:r>
        <w:del w:id="11263" w:author="Rev 4 Allen Wirfs-Brock" w:date="2011-10-15T13:04:00Z">
          <w:r w:rsidR="00422AC0" w:rsidRPr="00C7794D" w:rsidDel="00E5271E">
            <w:rPr>
              <w:rFonts w:ascii="Times New Roman" w:hAnsi="Times New Roman"/>
            </w:rPr>
            <w:delText>6</w:delText>
          </w:r>
        </w:del>
      </w:ins>
      <w:ins w:id="11264" w:author="Rev 4 Allen Wirfs-Brock" w:date="2011-10-15T13:04:00Z">
        <w:r w:rsidR="00E5271E" w:rsidRPr="00C7794D">
          <w:rPr>
            <w:rFonts w:ascii="Times New Roman" w:hAnsi="Times New Roman"/>
          </w:rPr>
          <w:t>1</w:t>
        </w:r>
      </w:ins>
      <w:ins w:id="11265" w:author="Rev 3 Allen Wirfs-Brock" w:date="2011-09-10T14:53:00Z">
        <w:r w:rsidR="00422AC0" w:rsidRPr="00C7794D">
          <w:rPr>
            <w:rFonts w:ascii="Times New Roman" w:hAnsi="Times New Roman"/>
          </w:rPr>
          <w:t>)</w:t>
        </w:r>
      </w:ins>
      <w:del w:id="11266" w:author="Rev 3 Allen Wirfs-Brock" w:date="2011-09-10T14:53:00Z">
        <w:r w:rsidRPr="00C7794D" w:rsidDel="00422AC0">
          <w:rPr>
            <w:rFonts w:ascii="Times New Roman" w:hAnsi="Times New Roman"/>
          </w:rPr>
          <w:delText xml:space="preserve"> </w:delText>
        </w:r>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then</w:t>
      </w:r>
    </w:p>
    <w:p w14:paraId="367D628D"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foundInB</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033A8D46" w14:textId="77777777" w:rsidR="004C02EF" w:rsidRPr="00C7794D" w:rsidRDefault="004C02EF" w:rsidP="00C47E72">
      <w:pPr>
        <w:numPr>
          <w:ilvl w:val="3"/>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784A65EE" w14:textId="77777777" w:rsidR="004C02EF" w:rsidRPr="00C7794D" w:rsidRDefault="004C02EF" w:rsidP="00C47E72">
      <w:pPr>
        <w:numPr>
          <w:ilvl w:val="4"/>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593561CF" w14:textId="77777777" w:rsidR="004C02EF" w:rsidRPr="00C7794D" w:rsidRDefault="004C02EF" w:rsidP="00C47E72">
      <w:pPr>
        <w:numPr>
          <w:ilvl w:val="4"/>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.value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.value.</w:t>
      </w:r>
    </w:p>
    <w:p w14:paraId="6FF626D3" w14:textId="77777777" w:rsidR="004C02EF" w:rsidRPr="00C7794D" w:rsidRDefault="004C02EF" w:rsidP="00C47E72">
      <w:pPr>
        <w:numPr>
          <w:ilvl w:val="4"/>
          <w:numId w:val="133"/>
        </w:numPr>
        <w:spacing w:after="120" w:line="240" w:lineRule="auto"/>
        <w:contextualSpacing/>
        <w:jc w:val="left"/>
        <w:rPr>
          <w:rFonts w:ascii="Times New Roman" w:hAnsi="Times New Roman"/>
        </w:rPr>
      </w:pPr>
      <w:r w:rsidRPr="00C7794D">
        <w:rPr>
          <w:rFonts w:ascii="Times New Roman" w:hAnsi="Times New Roman"/>
          <w:i/>
          <w:iCs/>
        </w:rPr>
        <w:t>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.type,</w:t>
      </w:r>
      <w:r w:rsidRPr="00C7794D">
        <w:rPr>
          <w:rFonts w:ascii="Times New Roman" w:hAnsi="Times New Roman"/>
          <w:i/>
          <w:iCs/>
        </w:rPr>
        <w:t xml:space="preserve"> V</w:t>
      </w:r>
      <w:r w:rsidRPr="00C7794D">
        <w:rPr>
          <w:rFonts w:ascii="Times New Roman" w:hAnsi="Times New Roman"/>
        </w:rPr>
        <w:t>,</w:t>
      </w:r>
      <w:r w:rsidRPr="00C7794D">
        <w:rPr>
          <w:rFonts w:ascii="Times New Roman" w:hAnsi="Times New Roman"/>
          <w:i/>
          <w:iCs/>
        </w:rPr>
        <w:t xml:space="preserve"> R</w:t>
      </w:r>
      <w:r w:rsidRPr="00C7794D">
        <w:rPr>
          <w:rFonts w:ascii="Times New Roman" w:hAnsi="Times New Roman"/>
        </w:rPr>
        <w:t>.target).</w:t>
      </w:r>
    </w:p>
    <w:p w14:paraId="513C6AAE"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xml:space="preserve"> and the </w:t>
      </w:r>
      <w:r w:rsidRPr="00C7794D">
        <w:rPr>
          <w:rFonts w:ascii="Times New Roman" w:hAnsi="Times New Roman"/>
          <w:i/>
        </w:rPr>
        <w:t>DefaultClause</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then</w:t>
      </w:r>
    </w:p>
    <w:p w14:paraId="15D58322"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Evaluate the </w:t>
      </w:r>
      <w:r w:rsidRPr="00C7794D">
        <w:rPr>
          <w:rFonts w:ascii="Times New Roman" w:hAnsi="Times New Roman"/>
          <w:i/>
        </w:rPr>
        <w:t>DefaultClause’s</w:t>
      </w:r>
      <w:r w:rsidRPr="00C7794D">
        <w:rPr>
          <w:rFonts w:ascii="Times New Roman" w:hAnsi="Times New Roman"/>
        </w:rPr>
        <w:t xml:space="preserve">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3B1474BC"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.value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.value.</w:t>
      </w:r>
    </w:p>
    <w:p w14:paraId="1ACF31C8"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 xml:space="preserve">.type, </w:t>
      </w:r>
      <w:r w:rsidRPr="00C7794D">
        <w:rPr>
          <w:rFonts w:ascii="Times New Roman" w:hAnsi="Times New Roman"/>
          <w:i/>
          <w:iCs/>
        </w:rPr>
        <w:t>V</w:t>
      </w:r>
      <w:r w:rsidRPr="00C7794D">
        <w:rPr>
          <w:rFonts w:ascii="Times New Roman" w:hAnsi="Times New Roman"/>
        </w:rPr>
        <w:t xml:space="preserve">, </w:t>
      </w:r>
      <w:r w:rsidRPr="00C7794D">
        <w:rPr>
          <w:rFonts w:ascii="Times New Roman" w:hAnsi="Times New Roman"/>
          <w:i/>
          <w:iCs/>
        </w:rPr>
        <w:t>R</w:t>
      </w:r>
      <w:r w:rsidRPr="00C7794D">
        <w:rPr>
          <w:rFonts w:ascii="Times New Roman" w:hAnsi="Times New Roman"/>
        </w:rPr>
        <w:t>.target).</w:t>
      </w:r>
    </w:p>
    <w:p w14:paraId="19B58533"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(Note that if step 7.a.i has been performed this loop does not start at the beginning of </w:t>
      </w:r>
      <w:r w:rsidRPr="00C7794D">
        <w:rPr>
          <w:rFonts w:ascii="Times New Roman" w:hAnsi="Times New Roman"/>
          <w:i/>
        </w:rPr>
        <w:t>B</w:t>
      </w:r>
      <w:r w:rsidRPr="00C7794D">
        <w:rPr>
          <w:rFonts w:ascii="Times New Roman" w:hAnsi="Times New Roman"/>
        </w:rPr>
        <w:t>)</w:t>
      </w:r>
    </w:p>
    <w:p w14:paraId="63C3AA33"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B</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return (</w:t>
      </w:r>
      <w:r w:rsidRPr="00C7794D">
        <w:rPr>
          <w:rFonts w:cs="Arial"/>
          <w:bCs/>
        </w:rPr>
        <w:t>normal</w:t>
      </w:r>
      <w:r w:rsidRPr="00C7794D">
        <w:rPr>
          <w:rFonts w:ascii="Times New Roman" w:hAnsi="Times New Roman"/>
        </w:rPr>
        <w:t xml:space="preserve">, </w:t>
      </w:r>
      <w:r w:rsidRPr="00C7794D">
        <w:rPr>
          <w:rFonts w:ascii="Times New Roman" w:hAnsi="Times New Roman"/>
          <w:i/>
          <w:iCs/>
        </w:rPr>
        <w:t>V</w:t>
      </w:r>
      <w:r w:rsidRPr="00C7794D">
        <w:rPr>
          <w:rFonts w:ascii="Times New Roman" w:hAnsi="Times New Roman"/>
        </w:rPr>
        <w:t xml:space="preserve">, </w:t>
      </w:r>
      <w:r w:rsidRPr="00C7794D">
        <w:rPr>
          <w:rFonts w:cs="Arial"/>
          <w:bCs/>
        </w:rPr>
        <w:t>empty</w:t>
      </w:r>
      <w:r w:rsidRPr="00C7794D">
        <w:rPr>
          <w:rFonts w:ascii="Times New Roman" w:hAnsi="Times New Roman"/>
        </w:rPr>
        <w:t>).</w:t>
      </w:r>
    </w:p>
    <w:p w14:paraId="64655AF7"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1F5F99E9"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iCs/>
        </w:rPr>
        <w:t>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31A053DD"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.value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.value.</w:t>
      </w:r>
    </w:p>
    <w:p w14:paraId="6EBE256A" w14:textId="77777777" w:rsidR="004C02EF" w:rsidRPr="00C7794D" w:rsidRDefault="004C02EF" w:rsidP="00C47E72">
      <w:pPr>
        <w:numPr>
          <w:ilvl w:val="2"/>
          <w:numId w:val="132"/>
        </w:numPr>
        <w:spacing w:after="120" w:line="240" w:lineRule="auto"/>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Pr="00C7794D">
        <w:rPr>
          <w:rFonts w:ascii="Times New Roman" w:hAnsi="Times New Roman"/>
          <w:i/>
          <w:iCs/>
        </w:rPr>
        <w:t>R</w:t>
      </w:r>
      <w:r w:rsidRPr="00C7794D">
        <w:rPr>
          <w:rFonts w:ascii="Times New Roman" w:hAnsi="Times New Roman"/>
        </w:rPr>
        <w:t xml:space="preserve">.type, </w:t>
      </w:r>
      <w:r w:rsidRPr="00C7794D">
        <w:rPr>
          <w:rFonts w:ascii="Times New Roman" w:hAnsi="Times New Roman"/>
          <w:i/>
          <w:iCs/>
        </w:rPr>
        <w:t>V</w:t>
      </w:r>
      <w:r w:rsidRPr="00C7794D">
        <w:rPr>
          <w:rFonts w:ascii="Times New Roman" w:hAnsi="Times New Roman"/>
        </w:rPr>
        <w:t xml:space="preserve">, </w:t>
      </w:r>
      <w:r w:rsidRPr="00C7794D">
        <w:rPr>
          <w:rFonts w:ascii="Times New Roman" w:hAnsi="Times New Roman"/>
          <w:i/>
          <w:iCs/>
        </w:rPr>
        <w:t>R</w:t>
      </w:r>
      <w:r w:rsidRPr="00C7794D">
        <w:rPr>
          <w:rFonts w:ascii="Times New Roman" w:hAnsi="Times New Roman"/>
        </w:rPr>
        <w:t>.target).</w:t>
      </w:r>
    </w:p>
    <w:p w14:paraId="0FAE5570" w14:textId="77777777" w:rsidR="004C02EF" w:rsidRPr="00E77497" w:rsidRDefault="004C02EF" w:rsidP="004C02EF">
      <w:r w:rsidRPr="004D1BD1">
        <w:t xml:space="preserve">The production </w:t>
      </w:r>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is evaluated as follows:</w:t>
      </w:r>
    </w:p>
    <w:p w14:paraId="2E105BF7" w14:textId="77777777" w:rsidR="004C02EF" w:rsidRPr="00E77497" w:rsidRDefault="004C02EF" w:rsidP="00C47E72">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14:paraId="44A4E800" w14:textId="77777777" w:rsidR="004C02EF" w:rsidRPr="00E77497" w:rsidRDefault="004C02EF" w:rsidP="00C47E72">
      <w:pPr>
        <w:pStyle w:val="Alg2"/>
        <w:numPr>
          <w:ilvl w:val="0"/>
          <w:numId w:val="134"/>
        </w:numPr>
        <w:spacing w:after="220"/>
      </w:pPr>
      <w:r w:rsidRPr="00E77497">
        <w:t>Return GetValue(</w:t>
      </w:r>
      <w:r w:rsidRPr="00E77497">
        <w:rPr>
          <w:i/>
        </w:rPr>
        <w:t>exprRef</w:t>
      </w:r>
      <w:r w:rsidRPr="00E77497">
        <w:t>).</w:t>
      </w:r>
    </w:p>
    <w:p w14:paraId="0565169B" w14:textId="77777777" w:rsidR="004C02EF" w:rsidRPr="00E77497" w:rsidRDefault="004C02EF" w:rsidP="004C02EF">
      <w:pPr>
        <w:pStyle w:val="Note"/>
      </w:pPr>
      <w:r w:rsidRPr="00E77497">
        <w:t>NOTE</w:t>
      </w:r>
      <w:r w:rsidRPr="00E77497">
        <w:tab/>
        <w:t xml:space="preserve">Evaluating </w:t>
      </w:r>
      <w:r w:rsidRPr="00E77497">
        <w:rPr>
          <w:rStyle w:val="bnf"/>
        </w:rPr>
        <w:t>CaseClause</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1220DA2E" w14:textId="77777777" w:rsidR="004C02EF" w:rsidRPr="00E77497" w:rsidRDefault="004C02EF" w:rsidP="00B43482">
      <w:pPr>
        <w:pStyle w:val="20"/>
        <w:numPr>
          <w:ilvl w:val="0"/>
          <w:numId w:val="0"/>
        </w:numPr>
      </w:pPr>
      <w:bookmarkStart w:id="11267" w:name="_Toc417706230"/>
      <w:bookmarkStart w:id="11268" w:name="_Ref457437678"/>
      <w:bookmarkStart w:id="11269" w:name="_Toc472818890"/>
      <w:bookmarkStart w:id="11270" w:name="_Toc235503466"/>
      <w:bookmarkStart w:id="11271" w:name="_Toc241509241"/>
      <w:bookmarkStart w:id="11272" w:name="_Toc244416728"/>
      <w:bookmarkStart w:id="11273" w:name="_Toc276631092"/>
      <w:bookmarkStart w:id="11274" w:name="_Toc314500650"/>
      <w:r w:rsidRPr="00E77497">
        <w:t>12.12</w:t>
      </w:r>
      <w:r w:rsidRPr="00E77497">
        <w:tab/>
        <w:t>Labelled Statements</w:t>
      </w:r>
      <w:bookmarkEnd w:id="11267"/>
      <w:bookmarkEnd w:id="11268"/>
      <w:bookmarkEnd w:id="11269"/>
      <w:bookmarkEnd w:id="11270"/>
      <w:bookmarkEnd w:id="11271"/>
      <w:bookmarkEnd w:id="11272"/>
      <w:bookmarkEnd w:id="11273"/>
      <w:bookmarkEnd w:id="11274"/>
    </w:p>
    <w:p w14:paraId="115ECE16" w14:textId="77777777" w:rsidR="004C02EF" w:rsidRPr="00E77497" w:rsidRDefault="004C02EF" w:rsidP="004C02EF">
      <w:pPr>
        <w:pStyle w:val="Syntax"/>
      </w:pPr>
      <w:r w:rsidRPr="00E77497">
        <w:t>Syntax</w:t>
      </w:r>
    </w:p>
    <w:p w14:paraId="7D14DE62"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24A43EE1"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4C0CF928" w14:textId="77777777" w:rsidR="004C02EF" w:rsidRPr="00E77497" w:rsidRDefault="004C02EF" w:rsidP="004C02EF">
      <w:pPr>
        <w:pStyle w:val="Syntax"/>
      </w:pPr>
      <w:r w:rsidRPr="00E77497">
        <w:t>Semantics</w:t>
      </w:r>
    </w:p>
    <w:p w14:paraId="28BF4EF2" w14:textId="77777777" w:rsidR="004C02EF" w:rsidRPr="00C7794D" w:rsidRDefault="005648C3" w:rsidP="004C02EF">
      <w:pPr>
        <w:rPr>
          <w:sz w:val="18"/>
        </w:rPr>
      </w:pPr>
      <w:ins w:id="11275" w:author="Rev 3 Allen Wirfs-Brock" w:date="2011-09-02T11:42:00Z">
        <w:r w:rsidRPr="00E77497">
          <w:rPr>
            <w:sz w:val="18"/>
          </w:rPr>
          <w:t>NOTE</w:t>
        </w:r>
        <w:r w:rsidRPr="00E77497">
          <w:rPr>
            <w:sz w:val="18"/>
          </w:rPr>
          <w:tab/>
        </w:r>
      </w:ins>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p>
    <w:p w14:paraId="4E446478" w14:textId="77777777" w:rsidR="004C02EF" w:rsidRPr="00675B74" w:rsidRDefault="004C02EF" w:rsidP="004C02EF">
      <w:r w:rsidRPr="004D1BD1">
        <w:t xml:space="preserve">An ECMAScript program is considered syntactically incorrect if it contains a </w:t>
      </w:r>
      <w:r w:rsidRPr="003B4312">
        <w:rPr>
          <w:rFonts w:ascii="Times New Roman" w:hAnsi="Times New Roman"/>
          <w:i/>
        </w:rPr>
        <w:t>LabelledStatement</w:t>
      </w:r>
      <w:r w:rsidRPr="006B6D0A">
        <w:t xml:space="preserve"> that is enclosed by a </w:t>
      </w:r>
      <w:r w:rsidRPr="006B6D0A">
        <w:rPr>
          <w:rFonts w:ascii="Times New Roman" w:hAnsi="Times New Roman"/>
          <w:i/>
        </w:rPr>
        <w:t>LabelledStatement</w:t>
      </w:r>
      <w:r w:rsidRPr="006B6D0A">
        <w:t xml:space="preserve"> with the same </w:t>
      </w:r>
      <w:r w:rsidRPr="00E65A34">
        <w:rPr>
          <w:rFonts w:ascii="Times New Roman" w:hAnsi="Times New Roman"/>
          <w:i/>
        </w:rPr>
        <w:t>Identifier</w:t>
      </w:r>
      <w:r w:rsidRPr="009C202C">
        <w:t xml:space="preserve"> as label. This does not apply to labels appearing within the body of a </w:t>
      </w:r>
      <w:r w:rsidRPr="00B820AB">
        <w:rPr>
          <w:rFonts w:ascii="Times New Roman" w:hAnsi="Times New Roman"/>
          <w:i/>
        </w:rPr>
        <w:t>FunctionDeclaration</w:t>
      </w:r>
      <w:r w:rsidRPr="00675B74">
        <w:t xml:space="preserve"> that is nested, directly or indirectly, within a labelled statement.</w:t>
      </w:r>
    </w:p>
    <w:p w14:paraId="30CF1F2B" w14:textId="77777777" w:rsidR="005648C3" w:rsidRPr="00E77497" w:rsidRDefault="005648C3" w:rsidP="005648C3">
      <w:pPr>
        <w:jc w:val="left"/>
        <w:rPr>
          <w:ins w:id="11276" w:author="Rev 3 Allen Wirfs-Brock" w:date="2011-09-02T11:43:00Z"/>
        </w:rPr>
      </w:pPr>
      <w:ins w:id="11277" w:author="Rev 3 Allen Wirfs-Brock" w:date="2011-09-02T11:43:00Z">
        <w:r w:rsidRPr="00E77497">
          <w:t xml:space="preserve">The VarDeclaredNames of the production  </w:t>
        </w:r>
      </w:ins>
      <w:ins w:id="11278" w:author="Rev 3 Allen Wirfs-Brock" w:date="2011-09-09T16:56:00Z">
        <w:r w:rsidR="00503D75" w:rsidRPr="00E77497">
          <w:rPr>
            <w:rFonts w:ascii="Times New Roman" w:hAnsi="Times New Roman"/>
            <w:i/>
          </w:rPr>
          <w:t>DefaultCase</w:t>
        </w:r>
      </w:ins>
      <w:ins w:id="11279" w:author="Rev 3 Allen Wirfs-Brock" w:date="2011-09-02T11:4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1280" w:author="Rev 3 Allen Wirfs-Brock" w:date="2011-09-02T11:44:00Z">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Statement</w:t>
        </w:r>
      </w:ins>
      <w:ins w:id="11281" w:author="Rev 3 Allen Wirfs-Brock" w:date="2011-09-02T11:43:00Z">
        <w:r w:rsidRPr="00E77497">
          <w:t xml:space="preserve"> is determined as follows:</w:t>
        </w:r>
      </w:ins>
    </w:p>
    <w:p w14:paraId="14EB8AB7" w14:textId="77777777" w:rsidR="005648C3" w:rsidRPr="00E77497" w:rsidRDefault="005648C3" w:rsidP="00C47E72">
      <w:pPr>
        <w:pStyle w:val="Alg4"/>
        <w:numPr>
          <w:ilvl w:val="0"/>
          <w:numId w:val="489"/>
        </w:numPr>
        <w:spacing w:after="220"/>
        <w:contextualSpacing/>
        <w:rPr>
          <w:ins w:id="11282" w:author="Rev 3 Allen Wirfs-Brock" w:date="2011-09-02T11:43:00Z"/>
        </w:rPr>
      </w:pPr>
      <w:ins w:id="11283" w:author="Rev 3 Allen Wirfs-Brock" w:date="2011-09-02T11:43:00Z">
        <w:r w:rsidRPr="00E77497">
          <w:t xml:space="preserve">Return the VarDeclaredNames of </w:t>
        </w:r>
      </w:ins>
      <w:ins w:id="11284" w:author="Rev 3 Allen Wirfs-Brock" w:date="2011-09-02T11:45:00Z">
        <w:r w:rsidRPr="00E77497">
          <w:rPr>
            <w:i/>
          </w:rPr>
          <w:t>Statement</w:t>
        </w:r>
      </w:ins>
      <w:ins w:id="11285" w:author="Rev 3 Allen Wirfs-Brock" w:date="2011-09-02T11:43:00Z">
        <w:r w:rsidRPr="00E77497">
          <w:t>.</w:t>
        </w:r>
      </w:ins>
    </w:p>
    <w:p w14:paraId="2B355D02" w14:textId="77777777" w:rsidR="004C02EF" w:rsidRPr="00E77497" w:rsidRDefault="004C02EF" w:rsidP="004C02EF">
      <w:r w:rsidRPr="00E77497">
        <w:t xml:space="preserve">The production </w:t>
      </w:r>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Statement </w:t>
      </w:r>
      <w:r w:rsidRPr="00E77497">
        <w:t xml:space="preserve">is evaluated by adding </w:t>
      </w:r>
      <w:r w:rsidRPr="00E77497">
        <w:rPr>
          <w:rFonts w:ascii="Times New Roman" w:hAnsi="Times New Roman"/>
          <w:i/>
        </w:rPr>
        <w:t>Identifier</w:t>
      </w:r>
      <w:r w:rsidRPr="00E77497">
        <w:t xml:space="preserve"> to the label set of </w:t>
      </w:r>
      <w:r w:rsidRPr="00E77497">
        <w:rPr>
          <w:rFonts w:ascii="Times New Roman" w:hAnsi="Times New Roman"/>
          <w:i/>
        </w:rPr>
        <w:t>Statement</w:t>
      </w:r>
      <w:r w:rsidRPr="00E77497">
        <w:t xml:space="preserve"> and then evaluating </w:t>
      </w:r>
      <w:r w:rsidRPr="00E77497">
        <w:rPr>
          <w:rFonts w:ascii="Times New Roman" w:hAnsi="Times New Roman"/>
          <w:i/>
        </w:rPr>
        <w:t>Statement</w:t>
      </w:r>
      <w:r w:rsidRPr="00E77497">
        <w:t xml:space="preserve">. If the </w:t>
      </w:r>
      <w:r w:rsidRPr="00E77497">
        <w:rPr>
          <w:rFonts w:ascii="Times New Roman" w:hAnsi="Times New Roman"/>
          <w:i/>
        </w:rPr>
        <w:t>LabelledStatement</w:t>
      </w:r>
      <w:r w:rsidRPr="00E77497">
        <w:t xml:space="preserve"> itself has a non-empty label set, these labels are also added to the label set of </w:t>
      </w:r>
      <w:r w:rsidRPr="00E77497">
        <w:rPr>
          <w:rFonts w:ascii="Times New Roman" w:hAnsi="Times New Roman"/>
          <w:i/>
        </w:rPr>
        <w:t>Statement</w:t>
      </w:r>
      <w:r w:rsidRPr="00E77497">
        <w:t xml:space="preserve"> before evaluating it. If the result of evaluating </w:t>
      </w:r>
      <w:r w:rsidRPr="00E77497">
        <w:rPr>
          <w:rFonts w:ascii="Times New Roman" w:hAnsi="Times New Roman"/>
          <w:i/>
        </w:rPr>
        <w:t>Statement</w:t>
      </w:r>
      <w:r w:rsidRPr="00E77497">
        <w:t xml:space="preserve"> is (</w:t>
      </w:r>
      <w:r w:rsidRPr="00E77497">
        <w:rPr>
          <w:b/>
        </w:rPr>
        <w:t>break</w:t>
      </w:r>
      <w:r w:rsidRPr="00E77497">
        <w:t xml:space="preserve">, </w:t>
      </w:r>
      <w:r w:rsidRPr="00E77497">
        <w:rPr>
          <w:rFonts w:ascii="Times New Roman" w:hAnsi="Times New Roman"/>
          <w:i/>
        </w:rPr>
        <w:t>V</w:t>
      </w:r>
      <w:r w:rsidRPr="00E77497">
        <w:t xml:space="preserve">, </w:t>
      </w:r>
      <w:r w:rsidRPr="00E77497">
        <w:rPr>
          <w:rFonts w:ascii="Times New Roman" w:hAnsi="Times New Roman"/>
          <w:i/>
        </w:rPr>
        <w:t>L</w:t>
      </w:r>
      <w:r w:rsidRPr="00E77497">
        <w:t xml:space="preserve">) where </w:t>
      </w:r>
      <w:r w:rsidRPr="00E77497">
        <w:rPr>
          <w:rFonts w:ascii="Times New Roman" w:hAnsi="Times New Roman"/>
          <w:i/>
        </w:rPr>
        <w:t>L</w:t>
      </w:r>
      <w:r w:rsidRPr="00E77497">
        <w:t xml:space="preserve"> is equal to </w:t>
      </w:r>
      <w:r w:rsidRPr="00E77497">
        <w:rPr>
          <w:rFonts w:ascii="Times New Roman" w:hAnsi="Times New Roman"/>
          <w:i/>
        </w:rPr>
        <w:t>Identifier</w:t>
      </w:r>
      <w:r w:rsidRPr="00E77497">
        <w:t>, the production results in (</w:t>
      </w:r>
      <w:r w:rsidRPr="00E77497">
        <w:rPr>
          <w:b/>
        </w:rPr>
        <w:t>normal</w:t>
      </w:r>
      <w:r w:rsidRPr="00E77497">
        <w:t xml:space="preserve">, </w:t>
      </w:r>
      <w:r w:rsidRPr="00E77497">
        <w:rPr>
          <w:rFonts w:ascii="Times New Roman" w:hAnsi="Times New Roman"/>
          <w:i/>
        </w:rPr>
        <w:t>V</w:t>
      </w:r>
      <w:r w:rsidRPr="00E77497">
        <w:t xml:space="preserve">, </w:t>
      </w:r>
      <w:r w:rsidRPr="00E77497">
        <w:rPr>
          <w:b/>
        </w:rPr>
        <w:t>empty</w:t>
      </w:r>
      <w:r w:rsidRPr="00E77497">
        <w:t>).</w:t>
      </w:r>
    </w:p>
    <w:p w14:paraId="393DD6FD" w14:textId="77777777" w:rsidR="004C02EF" w:rsidRPr="00E77497" w:rsidRDefault="004C02EF" w:rsidP="004C02EF">
      <w:r w:rsidRPr="00E77497">
        <w:t xml:space="preserve">Prior to the evaluation of a </w:t>
      </w:r>
      <w:r w:rsidRPr="00E77497">
        <w:rPr>
          <w:rFonts w:ascii="Times New Roman" w:hAnsi="Times New Roman"/>
          <w:i/>
        </w:rPr>
        <w:t>LabelledStatement</w:t>
      </w:r>
      <w:r w:rsidRPr="00E77497">
        <w:t xml:space="preserve">, the contained </w:t>
      </w:r>
      <w:r w:rsidRPr="00E77497">
        <w:rPr>
          <w:rFonts w:ascii="Times New Roman" w:hAnsi="Times New Roman"/>
          <w:i/>
        </w:rPr>
        <w:t>Statement</w:t>
      </w:r>
      <w:r w:rsidRPr="00E77497">
        <w:t xml:space="preserve"> is regarded as possessing an empty label set, unless it is an </w:t>
      </w:r>
      <w:r w:rsidRPr="00E77497">
        <w:rPr>
          <w:rFonts w:ascii="Times New Roman" w:hAnsi="Times New Roman"/>
          <w:i/>
        </w:rPr>
        <w:t>IterationStatement</w:t>
      </w:r>
      <w:r w:rsidRPr="00E77497">
        <w:t xml:space="preserve"> or a </w:t>
      </w:r>
      <w:r w:rsidRPr="00E77497">
        <w:rPr>
          <w:rFonts w:ascii="Times New Roman" w:hAnsi="Times New Roman"/>
          <w:i/>
        </w:rPr>
        <w:t>SwitchStatement</w:t>
      </w:r>
      <w:r w:rsidRPr="00E77497">
        <w:t xml:space="preserve">, in which case it is regarded as possessing a label set consisting of the single element, </w:t>
      </w:r>
      <w:r w:rsidRPr="00E77497">
        <w:rPr>
          <w:b/>
        </w:rPr>
        <w:t>empty</w:t>
      </w:r>
      <w:r w:rsidRPr="00E77497">
        <w:t>.</w:t>
      </w:r>
    </w:p>
    <w:p w14:paraId="146D89C5" w14:textId="77777777" w:rsidR="004C02EF" w:rsidRPr="00E77497" w:rsidRDefault="004C02EF" w:rsidP="00B43482">
      <w:pPr>
        <w:pStyle w:val="20"/>
        <w:numPr>
          <w:ilvl w:val="0"/>
          <w:numId w:val="0"/>
        </w:numPr>
      </w:pPr>
      <w:bookmarkStart w:id="11286" w:name="_Toc417706231"/>
      <w:bookmarkStart w:id="11287" w:name="_Ref456011222"/>
      <w:bookmarkStart w:id="11288" w:name="_Ref457437679"/>
      <w:bookmarkStart w:id="11289" w:name="_Ref457707594"/>
      <w:bookmarkStart w:id="11290" w:name="_Ref457792687"/>
      <w:bookmarkStart w:id="11291" w:name="_Toc472818891"/>
      <w:bookmarkStart w:id="11292" w:name="_Toc404439291"/>
      <w:bookmarkStart w:id="11293" w:name="_Toc235503467"/>
      <w:bookmarkStart w:id="11294" w:name="_Toc241509242"/>
      <w:bookmarkStart w:id="11295" w:name="_Toc244416729"/>
      <w:bookmarkStart w:id="11296" w:name="_Toc276631093"/>
      <w:bookmarkStart w:id="11297" w:name="_Toc314500651"/>
      <w:r w:rsidRPr="00E77497">
        <w:t>12.13</w:t>
      </w:r>
      <w:r w:rsidRPr="00E77497">
        <w:tab/>
        <w:t xml:space="preserve">The </w:t>
      </w:r>
      <w:r w:rsidRPr="00E77497">
        <w:rPr>
          <w:rFonts w:ascii="Courier New" w:hAnsi="Courier New"/>
          <w:sz w:val="20"/>
        </w:rPr>
        <w:t>throw</w:t>
      </w:r>
      <w:r w:rsidRPr="00E77497">
        <w:t xml:space="preserve"> </w:t>
      </w:r>
      <w:bookmarkEnd w:id="11286"/>
      <w:bookmarkEnd w:id="11287"/>
      <w:bookmarkEnd w:id="11288"/>
      <w:bookmarkEnd w:id="11289"/>
      <w:bookmarkEnd w:id="11290"/>
      <w:bookmarkEnd w:id="11291"/>
      <w:bookmarkEnd w:id="11293"/>
      <w:r w:rsidRPr="00E77497">
        <w:t>Statement</w:t>
      </w:r>
      <w:bookmarkEnd w:id="11294"/>
      <w:bookmarkEnd w:id="11295"/>
      <w:bookmarkEnd w:id="11296"/>
      <w:bookmarkEnd w:id="11297"/>
    </w:p>
    <w:p w14:paraId="494B0695" w14:textId="77777777" w:rsidR="004C02EF" w:rsidRPr="00E77497" w:rsidRDefault="004C02EF" w:rsidP="004C02EF">
      <w:pPr>
        <w:pStyle w:val="Syntax"/>
      </w:pPr>
      <w:r w:rsidRPr="00E77497">
        <w:t>Syntax</w:t>
      </w:r>
    </w:p>
    <w:p w14:paraId="5E486EEC"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1BD44A0C"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3A2980EE" w14:textId="77777777" w:rsidR="004C02EF" w:rsidRPr="00E77497" w:rsidRDefault="004C02EF" w:rsidP="004C02EF">
      <w:pPr>
        <w:pStyle w:val="Syntax"/>
      </w:pPr>
      <w:r w:rsidRPr="00E77497">
        <w:t>Semantics</w:t>
      </w:r>
    </w:p>
    <w:p w14:paraId="65440ABE"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7E5D0485" w14:textId="77777777"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14:paraId="518358ED" w14:textId="77777777" w:rsidR="004C02EF" w:rsidRPr="00E77497" w:rsidRDefault="004C02EF" w:rsidP="00C47E72">
      <w:pPr>
        <w:pStyle w:val="Alg2"/>
        <w:numPr>
          <w:ilvl w:val="0"/>
          <w:numId w:val="135"/>
        </w:numPr>
        <w:spacing w:after="220"/>
      </w:pPr>
      <w:r w:rsidRPr="00E77497">
        <w:t>Return (</w:t>
      </w:r>
      <w:r w:rsidRPr="00E77497">
        <w:rPr>
          <w:rFonts w:ascii="Arial" w:hAnsi="Arial" w:cs="Arial"/>
        </w:rPr>
        <w:t>throw</w:t>
      </w:r>
      <w:r w:rsidRPr="00E77497">
        <w:t>, GetValue(</w:t>
      </w:r>
      <w:r w:rsidRPr="00E77497">
        <w:rPr>
          <w:i/>
        </w:rPr>
        <w:t>exprRef</w:t>
      </w:r>
      <w:r w:rsidRPr="00E77497">
        <w:t xml:space="preserve">), </w:t>
      </w:r>
      <w:r w:rsidRPr="00E77497">
        <w:rPr>
          <w:rFonts w:ascii="Arial" w:hAnsi="Arial" w:cs="Arial"/>
        </w:rPr>
        <w:t>empty</w:t>
      </w:r>
      <w:r w:rsidRPr="00E77497">
        <w:t>).</w:t>
      </w:r>
    </w:p>
    <w:p w14:paraId="36F76A9E" w14:textId="77777777" w:rsidR="004C02EF" w:rsidRPr="00E77497" w:rsidRDefault="004C02EF" w:rsidP="00B43482">
      <w:pPr>
        <w:pStyle w:val="20"/>
        <w:numPr>
          <w:ilvl w:val="0"/>
          <w:numId w:val="0"/>
        </w:numPr>
      </w:pPr>
      <w:bookmarkStart w:id="11298" w:name="_Toc417706232"/>
      <w:bookmarkStart w:id="11299" w:name="_Ref440445607"/>
      <w:bookmarkStart w:id="11300" w:name="_Ref440445697"/>
      <w:bookmarkStart w:id="11301" w:name="_Ref451680203"/>
      <w:bookmarkStart w:id="11302" w:name="_Ref457437680"/>
      <w:bookmarkStart w:id="11303" w:name="_Ref457437681"/>
      <w:bookmarkStart w:id="11304" w:name="_Ref457437682"/>
      <w:bookmarkStart w:id="11305" w:name="_Ref457707597"/>
      <w:bookmarkStart w:id="11306" w:name="_Ref457708469"/>
      <w:bookmarkStart w:id="11307" w:name="_Ref457708470"/>
      <w:bookmarkStart w:id="11308" w:name="_Ref457792688"/>
      <w:bookmarkStart w:id="11309" w:name="_Ref457792814"/>
      <w:bookmarkStart w:id="11310" w:name="_Ref457792815"/>
      <w:bookmarkStart w:id="11311" w:name="_Ref458336613"/>
      <w:bookmarkStart w:id="11312" w:name="_Toc472818892"/>
      <w:bookmarkStart w:id="11313" w:name="_Toc235503468"/>
      <w:bookmarkStart w:id="11314" w:name="_Toc241509243"/>
      <w:bookmarkStart w:id="11315" w:name="_Toc244416730"/>
      <w:bookmarkStart w:id="11316" w:name="_Toc276631094"/>
      <w:bookmarkStart w:id="11317" w:name="_Toc314500652"/>
      <w:r w:rsidRPr="00E77497">
        <w:t>12.14</w:t>
      </w:r>
      <w:r w:rsidRPr="00E77497">
        <w:tab/>
        <w:t xml:space="preserve">The </w:t>
      </w:r>
      <w:r w:rsidRPr="00E77497">
        <w:rPr>
          <w:rFonts w:ascii="Courier New" w:hAnsi="Courier New"/>
          <w:sz w:val="20"/>
        </w:rPr>
        <w:t>try</w:t>
      </w:r>
      <w:r w:rsidRPr="00E77497">
        <w:t xml:space="preserve"> </w:t>
      </w:r>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r w:rsidRPr="00E77497">
        <w:t>Statement</w:t>
      </w:r>
      <w:bookmarkEnd w:id="11314"/>
      <w:bookmarkEnd w:id="11315"/>
      <w:bookmarkEnd w:id="11316"/>
      <w:bookmarkEnd w:id="11317"/>
    </w:p>
    <w:p w14:paraId="4CC2062A" w14:textId="77777777" w:rsidR="004C02EF" w:rsidRPr="00E77497" w:rsidRDefault="004C02EF" w:rsidP="004C02EF">
      <w:pPr>
        <w:pStyle w:val="Syntax"/>
      </w:pPr>
      <w:r w:rsidRPr="00E77497">
        <w:t>Syntax</w:t>
      </w:r>
    </w:p>
    <w:p w14:paraId="4A736022" w14:textId="77777777" w:rsidR="004C02EF" w:rsidRPr="00E77497" w:rsidRDefault="004C02EF" w:rsidP="004C02EF">
      <w:pPr>
        <w:pStyle w:val="SyntaxRule"/>
      </w:pPr>
      <w:r w:rsidRPr="00E77497">
        <w:t xml:space="preserve">TryStatement </w:t>
      </w:r>
      <w:r w:rsidRPr="00E77497">
        <w:rPr>
          <w:rFonts w:ascii="Arial" w:hAnsi="Arial"/>
          <w:b/>
          <w:i w:val="0"/>
        </w:rPr>
        <w:t>:</w:t>
      </w:r>
    </w:p>
    <w:p w14:paraId="473BE140"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5F3D397A" w14:textId="77777777" w:rsidR="004C02EF" w:rsidRPr="00E77497" w:rsidRDefault="004C02EF" w:rsidP="004C02EF">
      <w:pPr>
        <w:pStyle w:val="SyntaxRule"/>
      </w:pPr>
      <w:r w:rsidRPr="00E77497">
        <w:t xml:space="preserve">Catch </w:t>
      </w:r>
      <w:r w:rsidRPr="00E77497">
        <w:rPr>
          <w:rFonts w:ascii="Arial" w:hAnsi="Arial"/>
          <w:b/>
          <w:i w:val="0"/>
        </w:rPr>
        <w:t>:</w:t>
      </w:r>
    </w:p>
    <w:p w14:paraId="4AD2E65F"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ins w:id="11318" w:author="Rev 3 Allen Wirfs-Brock" w:date="2011-09-10T15:53:00Z">
        <w:r w:rsidR="007E5BF2" w:rsidRPr="00E77497">
          <w:t>CatchParameter</w:t>
        </w:r>
      </w:ins>
      <w:del w:id="11319" w:author="Rev 3 Allen Wirfs-Brock" w:date="2011-09-10T15:53:00Z">
        <w:r w:rsidRPr="00E77497" w:rsidDel="007E5BF2">
          <w:delText>Identifier</w:delText>
        </w:r>
      </w:del>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17DC9751" w14:textId="77777777" w:rsidR="004C02EF" w:rsidRPr="00E77497" w:rsidRDefault="004C02EF" w:rsidP="004C02EF">
      <w:pPr>
        <w:pStyle w:val="SyntaxRule"/>
      </w:pPr>
      <w:r w:rsidRPr="00E77497">
        <w:t xml:space="preserve">Finally </w:t>
      </w:r>
      <w:r w:rsidRPr="00E77497">
        <w:rPr>
          <w:rFonts w:ascii="Arial" w:hAnsi="Arial"/>
          <w:b/>
          <w:i w:val="0"/>
        </w:rPr>
        <w:t>:</w:t>
      </w:r>
    </w:p>
    <w:p w14:paraId="04A5B8E0"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64B21090" w14:textId="77777777" w:rsidR="0015789C" w:rsidRPr="00E77497" w:rsidRDefault="007E5BF2" w:rsidP="0015789C">
      <w:pPr>
        <w:pStyle w:val="SyntaxRule"/>
        <w:rPr>
          <w:ins w:id="11320" w:author="Rev 3 Allen Wirfs-Brock" w:date="2011-09-10T15:51:00Z"/>
        </w:rPr>
      </w:pPr>
      <w:ins w:id="11321" w:author="Rev 3 Allen Wirfs-Brock" w:date="2011-09-10T15:53:00Z">
        <w:r w:rsidRPr="00E77497">
          <w:t>C</w:t>
        </w:r>
      </w:ins>
      <w:ins w:id="11322" w:author="Rev 3 Allen Wirfs-Brock" w:date="2011-09-10T15:51:00Z">
        <w:r w:rsidR="0015789C" w:rsidRPr="00E77497">
          <w:t xml:space="preserve">atchParameter </w:t>
        </w:r>
        <w:r w:rsidR="0015789C" w:rsidRPr="00E77497">
          <w:rPr>
            <w:rFonts w:ascii="Arial" w:hAnsi="Arial"/>
            <w:b/>
            <w:i w:val="0"/>
          </w:rPr>
          <w:t>:</w:t>
        </w:r>
      </w:ins>
    </w:p>
    <w:p w14:paraId="1E323E14" w14:textId="77777777" w:rsidR="0015789C" w:rsidRPr="00E77497" w:rsidRDefault="007E5BF2" w:rsidP="0015789C">
      <w:pPr>
        <w:pStyle w:val="SyntaxDefinition"/>
        <w:rPr>
          <w:ins w:id="11323" w:author="Rev 3 Allen Wirfs-Brock" w:date="2011-09-10T15:51:00Z"/>
          <w:vertAlign w:val="subscript"/>
        </w:rPr>
      </w:pPr>
      <w:ins w:id="11324" w:author="Rev 3 Allen Wirfs-Brock" w:date="2011-09-10T15:52:00Z">
        <w:r w:rsidRPr="00E77497">
          <w:t>BindingIdentifier</w:t>
        </w:r>
      </w:ins>
      <w:ins w:id="11325" w:author="Rev 3 Allen Wirfs-Brock" w:date="2011-09-10T15:51:00Z">
        <w:r w:rsidR="0015789C" w:rsidRPr="00E77497">
          <w:rPr>
            <w:vertAlign w:val="subscript"/>
          </w:rPr>
          <w:br/>
        </w:r>
      </w:ins>
      <w:ins w:id="11326" w:author="Rev 3 Allen Wirfs-Brock" w:date="2011-09-10T15:53:00Z">
        <w:r w:rsidRPr="00E77497">
          <w:t>BindingPattern</w:t>
        </w:r>
      </w:ins>
      <w:ins w:id="11327" w:author="Rev 3 Allen Wirfs-Brock" w:date="2011-09-10T15:51:00Z">
        <w:r w:rsidR="0015789C" w:rsidRPr="00E77497">
          <w:t xml:space="preserve"> </w:t>
        </w:r>
      </w:ins>
    </w:p>
    <w:p w14:paraId="08844FF9" w14:textId="77777777" w:rsidR="004C02EF" w:rsidRPr="00E77497" w:rsidRDefault="004C02EF" w:rsidP="004C02EF">
      <w:r w:rsidRPr="00E77497">
        <w:t xml:space="preserve">The </w:t>
      </w:r>
      <w:r w:rsidRPr="00E77497">
        <w:rPr>
          <w:rFonts w:ascii="Courier New" w:hAnsi="Courier New"/>
          <w:b/>
        </w:rPr>
        <w:t xml:space="preserve">try </w:t>
      </w:r>
      <w:r w:rsidRPr="00E77497">
        <w:t xml:space="preserve">statement encloses a block of code in which an exceptional condition can occur, such as a runtime error or a </w:t>
      </w:r>
      <w:r w:rsidRPr="00E77497">
        <w:rPr>
          <w:rFonts w:ascii="Courier New" w:hAnsi="Courier New"/>
          <w:b/>
        </w:rPr>
        <w:t>throw</w:t>
      </w:r>
      <w:r w:rsidRPr="00E77497">
        <w:t xml:space="preserve"> statement. The </w:t>
      </w:r>
      <w:r w:rsidRPr="00E77497">
        <w:rPr>
          <w:rFonts w:ascii="Courier New" w:hAnsi="Courier New"/>
          <w:b/>
        </w:rPr>
        <w:t>catch</w:t>
      </w:r>
      <w:r w:rsidRPr="00E77497">
        <w:t xml:space="preserve"> clause provides the exception-handling code. When a catch clause catches an exception, its </w:t>
      </w:r>
      <w:r w:rsidRPr="00E77497">
        <w:rPr>
          <w:rFonts w:ascii="Times New Roman" w:hAnsi="Times New Roman"/>
          <w:i/>
        </w:rPr>
        <w:t>Identifier</w:t>
      </w:r>
      <w:r w:rsidRPr="00E77497">
        <w:t xml:space="preserve"> is bound to that exception.</w:t>
      </w:r>
    </w:p>
    <w:p w14:paraId="56FCBA9A" w14:textId="77777777" w:rsidR="00C9049C" w:rsidRPr="00E77497" w:rsidRDefault="00C9049C" w:rsidP="00C9049C">
      <w:pPr>
        <w:pStyle w:val="40"/>
        <w:numPr>
          <w:ilvl w:val="0"/>
          <w:numId w:val="0"/>
        </w:numPr>
        <w:rPr>
          <w:ins w:id="11328" w:author="Rev 4 Allen Wirfs-Brock" w:date="2011-10-20T10:15:00Z"/>
        </w:rPr>
      </w:pPr>
      <w:ins w:id="11329" w:author="Rev 4 Allen Wirfs-Brock" w:date="2011-10-20T10:15:00Z">
        <w:r w:rsidRPr="00E77497">
          <w:t>Static Semantics</w:t>
        </w:r>
      </w:ins>
    </w:p>
    <w:p w14:paraId="388F9A29" w14:textId="77777777" w:rsidR="00C9049C" w:rsidRPr="00E77497" w:rsidRDefault="00C9049C" w:rsidP="00C9049C">
      <w:pPr>
        <w:rPr>
          <w:ins w:id="11330" w:author="Rev 4 Allen Wirfs-Brock" w:date="2011-10-20T10:15:00Z"/>
          <w:rFonts w:ascii="Helvetica" w:hAnsi="Helvetica"/>
          <w:b/>
        </w:rPr>
      </w:pPr>
      <w:ins w:id="11331" w:author="Rev 4 Allen Wirfs-Brock" w:date="2011-10-20T10:19:00Z">
        <w:r w:rsidRPr="00E77497">
          <w:rPr>
            <w:rFonts w:ascii="Helvetica" w:hAnsi="Helvetica"/>
            <w:b/>
          </w:rPr>
          <w:t xml:space="preserve">Static Semantics:  </w:t>
        </w:r>
      </w:ins>
      <w:ins w:id="11332" w:author="Rev 4 Allen Wirfs-Brock" w:date="2011-10-20T10:15:00Z">
        <w:r w:rsidRPr="00E77497">
          <w:rPr>
            <w:rFonts w:ascii="Helvetica" w:hAnsi="Helvetica"/>
            <w:b/>
          </w:rPr>
          <w:t>Early Errors</w:t>
        </w:r>
      </w:ins>
    </w:p>
    <w:p w14:paraId="7819E62A" w14:textId="77777777" w:rsidR="006E4292" w:rsidRPr="00E77497" w:rsidRDefault="006E4292" w:rsidP="006E4292">
      <w:pPr>
        <w:rPr>
          <w:ins w:id="11333" w:author="Rev 4 Allen Wirfs-Brock" w:date="2011-10-20T10:23:00Z"/>
        </w:rPr>
      </w:pPr>
      <w:ins w:id="11334"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ins>
    </w:p>
    <w:p w14:paraId="149FE035" w14:textId="77777777" w:rsidR="006E4292" w:rsidRPr="00E77497" w:rsidRDefault="006E4292" w:rsidP="00C47E72">
      <w:pPr>
        <w:numPr>
          <w:ilvl w:val="0"/>
          <w:numId w:val="403"/>
        </w:numPr>
        <w:spacing w:after="220"/>
        <w:contextualSpacing/>
        <w:rPr>
          <w:ins w:id="11335" w:author="Rev 4 Allen Wirfs-Brock" w:date="2011-10-20T10:23:00Z"/>
        </w:rPr>
      </w:pPr>
      <w:ins w:id="11336" w:author="Rev 4 Allen Wirfs-Brock" w:date="2011-10-20T10:23:00Z">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ins>
    </w:p>
    <w:p w14:paraId="546909F9" w14:textId="77777777" w:rsidR="006E4292" w:rsidRPr="00E77497" w:rsidRDefault="006E4292" w:rsidP="00C47E72">
      <w:pPr>
        <w:numPr>
          <w:ilvl w:val="0"/>
          <w:numId w:val="403"/>
        </w:numPr>
        <w:spacing w:after="220"/>
        <w:rPr>
          <w:ins w:id="11337" w:author="Rev 4 Allen Wirfs-Brock" w:date="2011-10-20T10:23:00Z"/>
        </w:rPr>
      </w:pPr>
      <w:ins w:id="11338" w:author="Rev 4 Allen Wirfs-Brock" w:date="2011-10-20T10:23:00Z">
        <w:r w:rsidRPr="00E77497">
          <w:t xml:space="preserve">It is a Syntax Error if the code that matches this production is contained in extended code and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ins>
    </w:p>
    <w:p w14:paraId="5CB0828D" w14:textId="77777777" w:rsidR="00D87638" w:rsidRPr="00E77497" w:rsidRDefault="00D87638" w:rsidP="00D87638">
      <w:pPr>
        <w:rPr>
          <w:ins w:id="11339" w:author="Rev 4 Allen Wirfs-Brock" w:date="2011-10-20T10:24:00Z"/>
          <w:rFonts w:ascii="Helvetica" w:hAnsi="Helvetica"/>
          <w:b/>
        </w:rPr>
      </w:pPr>
      <w:ins w:id="11340" w:author="Rev 4 Allen Wirfs-Brock" w:date="2011-10-20T10:24:00Z">
        <w:r w:rsidRPr="00E77497">
          <w:rPr>
            <w:rFonts w:ascii="Helvetica" w:hAnsi="Helvetica"/>
            <w:b/>
          </w:rPr>
          <w:t xml:space="preserve">Static Semantics:  </w:t>
        </w:r>
        <w:r w:rsidRPr="00E77497">
          <w:rPr>
            <w:rFonts w:ascii="Helvetica" w:hAnsi="Helvetica"/>
            <w:b/>
            <w:lang w:eastAsia="en-US"/>
          </w:rPr>
          <w:t>BoundNames</w:t>
        </w:r>
      </w:ins>
    </w:p>
    <w:p w14:paraId="7A8D470B" w14:textId="77777777" w:rsidR="00B70C4A" w:rsidRPr="00E77497" w:rsidRDefault="00B70C4A" w:rsidP="00B70C4A">
      <w:pPr>
        <w:rPr>
          <w:ins w:id="11341" w:author="Rev 4 Allen Wirfs-Brock" w:date="2011-10-20T10:25:00Z"/>
        </w:rPr>
      </w:pPr>
      <w:ins w:id="11342" w:author="Rev 4 Allen Wirfs-Brock" w:date="2011-10-20T10:2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Identifier</w:t>
        </w:r>
        <w:r w:rsidRPr="00E77497">
          <w:t xml:space="preserve"> </w:t>
        </w:r>
      </w:ins>
    </w:p>
    <w:p w14:paraId="18EB5973" w14:textId="77777777" w:rsidR="00B70C4A" w:rsidRPr="00E77497" w:rsidRDefault="00B70C4A" w:rsidP="00C47E72">
      <w:pPr>
        <w:pStyle w:val="Alg4"/>
        <w:numPr>
          <w:ilvl w:val="0"/>
          <w:numId w:val="537"/>
        </w:numPr>
        <w:spacing w:after="220"/>
        <w:contextualSpacing/>
        <w:rPr>
          <w:ins w:id="11343" w:author="Rev 4 Allen Wirfs-Brock" w:date="2011-10-20T10:25:00Z"/>
        </w:rPr>
      </w:pPr>
      <w:ins w:id="11344" w:author="Rev 4 Allen Wirfs-Brock" w:date="2011-10-20T10:25:00Z">
        <w:r w:rsidRPr="00E77497">
          <w:t xml:space="preserve">Return the BoundNames of </w:t>
        </w:r>
        <w:r w:rsidRPr="00E77497">
          <w:rPr>
            <w:i/>
          </w:rPr>
          <w:t>Binding</w:t>
        </w:r>
        <w:r w:rsidRPr="00E77497">
          <w:rPr>
            <w:rStyle w:val="bnf"/>
          </w:rPr>
          <w:t>Identifier</w:t>
        </w:r>
        <w:r w:rsidRPr="00E77497">
          <w:t>.</w:t>
        </w:r>
      </w:ins>
    </w:p>
    <w:p w14:paraId="17D34C59" w14:textId="77777777" w:rsidR="0031780A" w:rsidRPr="00E77497" w:rsidRDefault="0031780A" w:rsidP="0031780A">
      <w:pPr>
        <w:rPr>
          <w:ins w:id="11345" w:author="Rev 4 Allen Wirfs-Brock" w:date="2011-10-20T10:26:00Z"/>
        </w:rPr>
      </w:pPr>
      <w:ins w:id="11346" w:author="Rev 4 Allen Wirfs-Brock" w:date="2011-10-20T10:26: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Pattern</w:t>
        </w:r>
        <w:r w:rsidRPr="00E77497">
          <w:t xml:space="preserve"> </w:t>
        </w:r>
      </w:ins>
    </w:p>
    <w:p w14:paraId="2024B552" w14:textId="77777777" w:rsidR="0031780A" w:rsidRPr="00E77497" w:rsidRDefault="0031780A" w:rsidP="00C47E72">
      <w:pPr>
        <w:pStyle w:val="Alg4"/>
        <w:numPr>
          <w:ilvl w:val="0"/>
          <w:numId w:val="538"/>
        </w:numPr>
        <w:spacing w:after="220"/>
        <w:contextualSpacing/>
        <w:rPr>
          <w:ins w:id="11347" w:author="Rev 4 Allen Wirfs-Brock" w:date="2011-10-20T10:26:00Z"/>
        </w:rPr>
      </w:pPr>
      <w:ins w:id="11348" w:author="Rev 4 Allen Wirfs-Brock" w:date="2011-10-20T10:26:00Z">
        <w:r w:rsidRPr="00E77497">
          <w:t xml:space="preserve">Return the BoundNames of </w:t>
        </w:r>
        <w:r w:rsidRPr="00E77497">
          <w:rPr>
            <w:i/>
          </w:rPr>
          <w:t>Binding</w:t>
        </w:r>
        <w:r w:rsidRPr="00E77497">
          <w:rPr>
            <w:rStyle w:val="bnf"/>
          </w:rPr>
          <w:t>Pattern</w:t>
        </w:r>
        <w:r w:rsidRPr="00E77497">
          <w:t>.</w:t>
        </w:r>
      </w:ins>
    </w:p>
    <w:p w14:paraId="3B4CCD1A" w14:textId="77777777" w:rsidR="00C9049C" w:rsidRPr="00E77497" w:rsidRDefault="00C9049C" w:rsidP="00C9049C">
      <w:pPr>
        <w:rPr>
          <w:ins w:id="11349" w:author="Rev 4 Allen Wirfs-Brock" w:date="2011-10-20T10:19:00Z"/>
          <w:rFonts w:ascii="Helvetica" w:hAnsi="Helvetica"/>
          <w:b/>
        </w:rPr>
      </w:pPr>
      <w:ins w:id="11350" w:author="Rev 4 Allen Wirfs-Brock" w:date="2011-10-20T10:19:00Z">
        <w:r w:rsidRPr="00E77497">
          <w:rPr>
            <w:rFonts w:ascii="Helvetica" w:hAnsi="Helvetica"/>
            <w:b/>
          </w:rPr>
          <w:t xml:space="preserve">Static Semantics:  </w:t>
        </w:r>
        <w:r w:rsidRPr="00E77497">
          <w:rPr>
            <w:rFonts w:ascii="Helvetica" w:hAnsi="Helvetica"/>
            <w:b/>
            <w:lang w:eastAsia="en-US"/>
          </w:rPr>
          <w:t>VarDeclaredNames</w:t>
        </w:r>
      </w:ins>
    </w:p>
    <w:p w14:paraId="0C652EC6" w14:textId="77777777" w:rsidR="004C02EF" w:rsidRPr="00E77497" w:rsidDel="00C9049C" w:rsidRDefault="004C02EF" w:rsidP="004C02EF">
      <w:pPr>
        <w:pStyle w:val="Syntax"/>
        <w:rPr>
          <w:del w:id="11351" w:author="Rev 4 Allen Wirfs-Brock" w:date="2011-10-20T10:15:00Z"/>
        </w:rPr>
      </w:pPr>
      <w:del w:id="11352" w:author="Rev 4 Allen Wirfs-Brock" w:date="2011-10-20T10:15:00Z">
        <w:r w:rsidRPr="00E77497" w:rsidDel="00C9049C">
          <w:delText>Semantics</w:delText>
        </w:r>
      </w:del>
    </w:p>
    <w:p w14:paraId="20C00A9E" w14:textId="77777777" w:rsidR="009A5AED" w:rsidRPr="00E77497" w:rsidRDefault="009A5AED" w:rsidP="009A5AED">
      <w:pPr>
        <w:jc w:val="left"/>
        <w:rPr>
          <w:ins w:id="11353" w:author="Rev 3 Allen Wirfs-Brock" w:date="2011-09-02T11:48:00Z"/>
        </w:rPr>
      </w:pPr>
      <w:ins w:id="11354" w:author="Rev 3 Allen Wirfs-Brock" w:date="2011-09-02T11:48:00Z">
        <w:del w:id="11355" w:author="Rev 4 Allen Wirfs-Brock" w:date="2011-10-20T10:26:00Z">
          <w:r w:rsidRPr="00E77497" w:rsidDel="0031780A">
            <w:delText xml:space="preserve">The VarDeclaredNames of the production  </w:delText>
          </w:r>
        </w:del>
      </w:ins>
      <w:ins w:id="11356" w:author="Rev 3 Allen Wirfs-Brock" w:date="2011-09-02T11:49: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ins>
      <w:ins w:id="11357" w:author="Rev 3 Allen Wirfs-Brock" w:date="2011-09-02T11:48:00Z">
        <w:del w:id="11358" w:author="Rev 4 Allen Wirfs-Brock" w:date="2011-10-20T10:26:00Z">
          <w:r w:rsidRPr="00E77497" w:rsidDel="0031780A">
            <w:delText>is determined as follows:</w:delText>
          </w:r>
        </w:del>
      </w:ins>
    </w:p>
    <w:p w14:paraId="02641B15" w14:textId="77777777" w:rsidR="009A5AED" w:rsidRPr="00E77497" w:rsidRDefault="009A5AED" w:rsidP="00C47E72">
      <w:pPr>
        <w:pStyle w:val="Alg4"/>
        <w:numPr>
          <w:ilvl w:val="0"/>
          <w:numId w:val="490"/>
        </w:numPr>
        <w:spacing w:after="220"/>
        <w:contextualSpacing/>
        <w:rPr>
          <w:ins w:id="11359" w:author="Rev 3 Allen Wirfs-Brock" w:date="2011-09-02T11:48:00Z"/>
        </w:rPr>
      </w:pPr>
      <w:ins w:id="11360" w:author="Rev 3 Allen Wirfs-Brock" w:date="2011-09-02T11:48:00Z">
        <w:r w:rsidRPr="00E77497">
          <w:t xml:space="preserve">Let </w:t>
        </w:r>
        <w:r w:rsidRPr="00E77497">
          <w:rPr>
            <w:i/>
          </w:rPr>
          <w:t xml:space="preserve">names </w:t>
        </w:r>
        <w:r w:rsidRPr="00E77497">
          <w:t xml:space="preserve">be VarDeclaredNames of </w:t>
        </w:r>
      </w:ins>
      <w:ins w:id="11361" w:author="Rev 3 Allen Wirfs-Brock" w:date="2011-09-02T11:49:00Z">
        <w:r w:rsidR="004464AD" w:rsidRPr="00E77497">
          <w:rPr>
            <w:i/>
          </w:rPr>
          <w:t>Block</w:t>
        </w:r>
      </w:ins>
      <w:ins w:id="11362" w:author="Rev 3 Allen Wirfs-Brock" w:date="2011-09-02T11:48:00Z">
        <w:r w:rsidRPr="00E77497">
          <w:t>.</w:t>
        </w:r>
      </w:ins>
    </w:p>
    <w:p w14:paraId="556F9346" w14:textId="77777777" w:rsidR="009A5AED" w:rsidRPr="00E77497" w:rsidRDefault="009A5AED" w:rsidP="00C47E72">
      <w:pPr>
        <w:pStyle w:val="Alg4"/>
        <w:numPr>
          <w:ilvl w:val="0"/>
          <w:numId w:val="490"/>
        </w:numPr>
        <w:spacing w:after="220"/>
        <w:contextualSpacing/>
        <w:rPr>
          <w:ins w:id="11363" w:author="Rev 3 Allen Wirfs-Brock" w:date="2011-09-02T11:48:00Z"/>
          <w:rStyle w:val="bnf"/>
          <w:i w:val="0"/>
        </w:rPr>
      </w:pPr>
      <w:ins w:id="11364" w:author="Rev 3 Allen Wirfs-Brock" w:date="2011-09-02T11:48:00Z">
        <w:r w:rsidRPr="00E77497">
          <w:t xml:space="preserve">Append to </w:t>
        </w:r>
        <w:r w:rsidRPr="00E77497">
          <w:rPr>
            <w:i/>
          </w:rPr>
          <w:t>names</w:t>
        </w:r>
        <w:r w:rsidRPr="00E77497">
          <w:t xml:space="preserve"> the elements of the VarDeclaredNames of </w:t>
        </w:r>
      </w:ins>
      <w:ins w:id="11365" w:author="Rev 3 Allen Wirfs-Brock" w:date="2011-09-02T11:49:00Z">
        <w:r w:rsidR="004464AD" w:rsidRPr="00E77497">
          <w:rPr>
            <w:i/>
          </w:rPr>
          <w:t>Catch</w:t>
        </w:r>
      </w:ins>
      <w:ins w:id="11366" w:author="Rev 3 Allen Wirfs-Brock" w:date="2011-09-02T11:48:00Z">
        <w:r w:rsidRPr="00E77497">
          <w:rPr>
            <w:rStyle w:val="bnf"/>
          </w:rPr>
          <w:t>.</w:t>
        </w:r>
      </w:ins>
    </w:p>
    <w:p w14:paraId="3471C970" w14:textId="77777777" w:rsidR="009A5AED" w:rsidRPr="00E77497" w:rsidRDefault="009A5AED" w:rsidP="00C47E72">
      <w:pPr>
        <w:pStyle w:val="Alg4"/>
        <w:numPr>
          <w:ilvl w:val="0"/>
          <w:numId w:val="490"/>
        </w:numPr>
        <w:spacing w:after="220"/>
        <w:contextualSpacing/>
        <w:rPr>
          <w:ins w:id="11367" w:author="Rev 3 Allen Wirfs-Brock" w:date="2011-09-02T11:48:00Z"/>
        </w:rPr>
      </w:pPr>
      <w:ins w:id="11368" w:author="Rev 3 Allen Wirfs-Brock" w:date="2011-09-02T11:48:00Z">
        <w:r w:rsidRPr="00E77497">
          <w:t xml:space="preserve">Return </w:t>
        </w:r>
        <w:r w:rsidRPr="00E77497">
          <w:rPr>
            <w:rStyle w:val="bnf"/>
          </w:rPr>
          <w:t>names</w:t>
        </w:r>
        <w:r w:rsidRPr="00E77497">
          <w:t>.</w:t>
        </w:r>
      </w:ins>
    </w:p>
    <w:p w14:paraId="0C49927A" w14:textId="77777777" w:rsidR="004C2687" w:rsidRPr="00E77497" w:rsidRDefault="004C2687" w:rsidP="004C2687">
      <w:pPr>
        <w:jc w:val="left"/>
        <w:rPr>
          <w:ins w:id="11369" w:author="Rev 4 Allen Wirfs-Brock" w:date="2011-10-20T10:22:00Z"/>
        </w:rPr>
      </w:pPr>
      <w:ins w:id="11370"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ins>
    </w:p>
    <w:p w14:paraId="7D84FC0D" w14:textId="77777777" w:rsidR="004C2687" w:rsidRPr="00E77497" w:rsidRDefault="004C2687" w:rsidP="00C47E72">
      <w:pPr>
        <w:pStyle w:val="Alg4"/>
        <w:numPr>
          <w:ilvl w:val="0"/>
          <w:numId w:val="491"/>
        </w:numPr>
        <w:spacing w:after="220"/>
        <w:contextualSpacing/>
        <w:rPr>
          <w:ins w:id="11371" w:author="Rev 4 Allen Wirfs-Brock" w:date="2011-10-20T10:22:00Z"/>
        </w:rPr>
      </w:pPr>
      <w:ins w:id="11372"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71C68597" w14:textId="77777777" w:rsidR="004C2687" w:rsidRPr="00E77497" w:rsidRDefault="004C2687" w:rsidP="00C47E72">
      <w:pPr>
        <w:pStyle w:val="Alg4"/>
        <w:numPr>
          <w:ilvl w:val="0"/>
          <w:numId w:val="491"/>
        </w:numPr>
        <w:spacing w:after="220"/>
        <w:contextualSpacing/>
        <w:rPr>
          <w:ins w:id="11373" w:author="Rev 4 Allen Wirfs-Brock" w:date="2011-10-20T10:22:00Z"/>
          <w:rStyle w:val="bnf"/>
          <w:i w:val="0"/>
        </w:rPr>
      </w:pPr>
      <w:ins w:id="11374"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67FFF042" w14:textId="77777777" w:rsidR="004C2687" w:rsidRPr="00E77497" w:rsidRDefault="004C2687" w:rsidP="00C47E72">
      <w:pPr>
        <w:pStyle w:val="Alg4"/>
        <w:numPr>
          <w:ilvl w:val="0"/>
          <w:numId w:val="491"/>
        </w:numPr>
        <w:spacing w:after="220"/>
        <w:contextualSpacing/>
        <w:rPr>
          <w:ins w:id="11375" w:author="Rev 4 Allen Wirfs-Brock" w:date="2011-10-20T10:22:00Z"/>
        </w:rPr>
      </w:pPr>
      <w:ins w:id="11376" w:author="Rev 4 Allen Wirfs-Brock" w:date="2011-10-20T10:22:00Z">
        <w:r w:rsidRPr="00E77497">
          <w:t xml:space="preserve">Return </w:t>
        </w:r>
        <w:r w:rsidRPr="00E77497">
          <w:rPr>
            <w:rStyle w:val="bnf"/>
          </w:rPr>
          <w:t>names</w:t>
        </w:r>
        <w:r w:rsidRPr="00E77497">
          <w:t>.</w:t>
        </w:r>
      </w:ins>
    </w:p>
    <w:p w14:paraId="60B0FE4C" w14:textId="77777777" w:rsidR="004C2687" w:rsidRPr="00E77497" w:rsidRDefault="004C2687" w:rsidP="004C2687">
      <w:pPr>
        <w:jc w:val="left"/>
        <w:rPr>
          <w:ins w:id="11377" w:author="Rev 4 Allen Wirfs-Brock" w:date="2011-10-20T10:22:00Z"/>
        </w:rPr>
      </w:pPr>
      <w:ins w:id="11378"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ins>
    </w:p>
    <w:p w14:paraId="0118A026" w14:textId="77777777" w:rsidR="004C2687" w:rsidRPr="00E77497" w:rsidRDefault="004C2687" w:rsidP="00C47E72">
      <w:pPr>
        <w:pStyle w:val="Alg4"/>
        <w:numPr>
          <w:ilvl w:val="0"/>
          <w:numId w:val="492"/>
        </w:numPr>
        <w:spacing w:after="220"/>
        <w:contextualSpacing/>
        <w:rPr>
          <w:ins w:id="11379" w:author="Rev 4 Allen Wirfs-Brock" w:date="2011-10-20T10:22:00Z"/>
        </w:rPr>
      </w:pPr>
      <w:ins w:id="11380"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28C492EB" w14:textId="77777777" w:rsidR="004C2687" w:rsidRPr="00E77497" w:rsidRDefault="004C2687" w:rsidP="00C47E72">
      <w:pPr>
        <w:pStyle w:val="Alg4"/>
        <w:numPr>
          <w:ilvl w:val="0"/>
          <w:numId w:val="492"/>
        </w:numPr>
        <w:spacing w:after="220"/>
        <w:contextualSpacing/>
        <w:rPr>
          <w:ins w:id="11381" w:author="Rev 4 Allen Wirfs-Brock" w:date="2011-10-20T10:22:00Z"/>
          <w:rStyle w:val="bnf"/>
          <w:i w:val="0"/>
        </w:rPr>
      </w:pPr>
      <w:ins w:id="11382" w:author="Rev 4 Allen Wirfs-Brock" w:date="2011-10-20T10:22:00Z">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ins>
    </w:p>
    <w:p w14:paraId="1845154B" w14:textId="77777777" w:rsidR="004C2687" w:rsidRPr="00E77497" w:rsidRDefault="004C2687" w:rsidP="00C47E72">
      <w:pPr>
        <w:pStyle w:val="Alg4"/>
        <w:numPr>
          <w:ilvl w:val="0"/>
          <w:numId w:val="492"/>
        </w:numPr>
        <w:spacing w:after="220"/>
        <w:contextualSpacing/>
        <w:rPr>
          <w:ins w:id="11383" w:author="Rev 4 Allen Wirfs-Brock" w:date="2011-10-20T10:22:00Z"/>
          <w:rStyle w:val="bnf"/>
          <w:i w:val="0"/>
        </w:rPr>
      </w:pPr>
      <w:ins w:id="11384"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2D4EAE02" w14:textId="77777777" w:rsidR="004C2687" w:rsidRPr="00E77497" w:rsidRDefault="004C2687" w:rsidP="00C47E72">
      <w:pPr>
        <w:pStyle w:val="Alg4"/>
        <w:numPr>
          <w:ilvl w:val="0"/>
          <w:numId w:val="492"/>
        </w:numPr>
        <w:spacing w:after="220"/>
        <w:contextualSpacing/>
        <w:rPr>
          <w:ins w:id="11385" w:author="Rev 4 Allen Wirfs-Brock" w:date="2011-10-20T10:22:00Z"/>
        </w:rPr>
      </w:pPr>
      <w:ins w:id="11386" w:author="Rev 4 Allen Wirfs-Brock" w:date="2011-10-20T10:22:00Z">
        <w:r w:rsidRPr="00E77497">
          <w:t xml:space="preserve">Return </w:t>
        </w:r>
        <w:r w:rsidRPr="00E77497">
          <w:rPr>
            <w:rStyle w:val="bnf"/>
          </w:rPr>
          <w:t>names</w:t>
        </w:r>
        <w:r w:rsidRPr="00E77497">
          <w:t>.</w:t>
        </w:r>
      </w:ins>
    </w:p>
    <w:p w14:paraId="3E76570F" w14:textId="77777777" w:rsidR="006E4292" w:rsidRPr="00E77497" w:rsidRDefault="006E4292" w:rsidP="006E4292">
      <w:pPr>
        <w:jc w:val="left"/>
        <w:rPr>
          <w:ins w:id="11387" w:author="Rev 4 Allen Wirfs-Brock" w:date="2011-10-20T10:23:00Z"/>
        </w:rPr>
      </w:pPr>
      <w:ins w:id="11388"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5CF6B1DA" w14:textId="77777777" w:rsidR="006E4292" w:rsidRPr="00E77497" w:rsidRDefault="006E4292" w:rsidP="00C47E72">
      <w:pPr>
        <w:pStyle w:val="Alg4"/>
        <w:numPr>
          <w:ilvl w:val="0"/>
          <w:numId w:val="493"/>
        </w:numPr>
        <w:spacing w:after="220"/>
        <w:contextualSpacing/>
        <w:rPr>
          <w:ins w:id="11389" w:author="Rev 4 Allen Wirfs-Brock" w:date="2011-10-20T10:23:00Z"/>
        </w:rPr>
      </w:pPr>
      <w:ins w:id="11390" w:author="Rev 4 Allen Wirfs-Brock" w:date="2011-10-20T10:23:00Z">
        <w:r w:rsidRPr="00E77497">
          <w:t xml:space="preserve">Return the VarDeclaredNames of </w:t>
        </w:r>
        <w:r w:rsidRPr="00E77497">
          <w:rPr>
            <w:i/>
          </w:rPr>
          <w:t>Block</w:t>
        </w:r>
        <w:r w:rsidRPr="00E77497">
          <w:t>.</w:t>
        </w:r>
      </w:ins>
    </w:p>
    <w:p w14:paraId="7F11E0CB" w14:textId="77777777" w:rsidR="006E4292" w:rsidRPr="00E77497" w:rsidRDefault="006E4292" w:rsidP="006E4292">
      <w:pPr>
        <w:jc w:val="left"/>
        <w:rPr>
          <w:ins w:id="11391" w:author="Rev 4 Allen Wirfs-Brock" w:date="2011-10-20T10:24:00Z"/>
        </w:rPr>
      </w:pPr>
      <w:ins w:id="11392" w:author="Rev 4 Allen Wirfs-Brock" w:date="2011-10-20T10:24:00Z">
        <w:r w:rsidRPr="00E77497">
          <w:rPr>
            <w:rFonts w:ascii="Times New Roman" w:hAnsi="Times New Roman"/>
            <w:i/>
          </w:rPr>
          <w:t>Finally</w:t>
        </w:r>
        <w:r w:rsidRPr="00E77497">
          <w:t xml:space="preserve"> </w:t>
        </w:r>
        <w:r w:rsidRPr="00E77497">
          <w:rPr>
            <w:rFonts w:ascii="Courier New" w:hAnsi="Courier New"/>
            <w:b/>
          </w:rPr>
          <w:t>: finally</w:t>
        </w:r>
        <w:r w:rsidRPr="00E77497">
          <w:t xml:space="preserve"> </w:t>
        </w:r>
        <w:r w:rsidRPr="00E77497">
          <w:rPr>
            <w:rFonts w:ascii="Times New Roman" w:hAnsi="Times New Roman"/>
            <w:i/>
          </w:rPr>
          <w:t>Block</w:t>
        </w:r>
        <w:r w:rsidRPr="00E77497">
          <w:t xml:space="preserve"> </w:t>
        </w:r>
      </w:ins>
    </w:p>
    <w:p w14:paraId="6BE9BB76" w14:textId="77777777" w:rsidR="006E4292" w:rsidRPr="00E77497" w:rsidRDefault="006E4292" w:rsidP="00C47E72">
      <w:pPr>
        <w:pStyle w:val="Alg4"/>
        <w:numPr>
          <w:ilvl w:val="0"/>
          <w:numId w:val="494"/>
        </w:numPr>
        <w:spacing w:after="220"/>
        <w:contextualSpacing/>
        <w:rPr>
          <w:ins w:id="11393" w:author="Rev 4 Allen Wirfs-Brock" w:date="2011-10-20T10:24:00Z"/>
        </w:rPr>
      </w:pPr>
      <w:ins w:id="11394" w:author="Rev 4 Allen Wirfs-Brock" w:date="2011-10-20T10:24:00Z">
        <w:r w:rsidRPr="00E77497">
          <w:t xml:space="preserve">Return the VarDeclaredNames of </w:t>
        </w:r>
        <w:r w:rsidRPr="00E77497">
          <w:rPr>
            <w:i/>
          </w:rPr>
          <w:t>Block</w:t>
        </w:r>
        <w:r w:rsidRPr="00E77497">
          <w:t>.</w:t>
        </w:r>
      </w:ins>
    </w:p>
    <w:p w14:paraId="00C9977B" w14:textId="77777777" w:rsidR="004C2687" w:rsidRPr="00E77497" w:rsidRDefault="004C2687" w:rsidP="004C2687">
      <w:pPr>
        <w:pStyle w:val="40"/>
        <w:numPr>
          <w:ilvl w:val="0"/>
          <w:numId w:val="0"/>
        </w:numPr>
        <w:rPr>
          <w:ins w:id="11395" w:author="Rev 4 Allen Wirfs-Brock" w:date="2011-10-20T10:22:00Z"/>
        </w:rPr>
      </w:pPr>
      <w:ins w:id="11396" w:author="Rev 4 Allen Wirfs-Brock" w:date="2011-10-20T10:22:00Z">
        <w:r w:rsidRPr="00E77497">
          <w:t>Runtime Semantics</w:t>
        </w:r>
      </w:ins>
    </w:p>
    <w:p w14:paraId="50C4F5AA" w14:textId="77777777" w:rsidR="00295437" w:rsidRDefault="00295437" w:rsidP="00295437">
      <w:pPr>
        <w:keepNext/>
        <w:rPr>
          <w:ins w:id="11397" w:author="Rev 4 Allen Wirfs-Brock" w:date="2011-11-06T16:38:00Z"/>
          <w:rFonts w:ascii="Helvetica" w:hAnsi="Helvetica"/>
          <w:b/>
          <w:spacing w:val="6"/>
        </w:rPr>
      </w:pPr>
      <w:ins w:id="11398" w:author="Rev 4 Allen Wirfs-Brock" w:date="2011-11-06T16:38:00Z">
        <w:r w:rsidRPr="00E77497">
          <w:rPr>
            <w:rFonts w:ascii="Helvetica" w:hAnsi="Helvetica"/>
            <w:b/>
          </w:rPr>
          <w:t xml:space="preserve">Runtime Semantics: </w:t>
        </w:r>
        <w:r w:rsidRPr="00E77497">
          <w:rPr>
            <w:rFonts w:ascii="Helvetica" w:hAnsi="Helvetica"/>
            <w:b/>
            <w:spacing w:val="6"/>
          </w:rPr>
          <w:t>Binding Initialization</w:t>
        </w:r>
      </w:ins>
    </w:p>
    <w:p w14:paraId="2F116C80" w14:textId="77777777" w:rsidR="00295437" w:rsidRPr="004418C4" w:rsidRDefault="00295437" w:rsidP="00295437">
      <w:pPr>
        <w:ind w:left="360"/>
        <w:rPr>
          <w:ins w:id="11399" w:author="Rev 4 Allen Wirfs-Brock" w:date="2011-11-06T16:38:00Z"/>
        </w:rPr>
      </w:pPr>
      <w:ins w:id="11400" w:author="Rev 4 Allen Wirfs-Brock" w:date="2011-11-06T16:38:00Z">
        <w:r>
          <w:t>W</w:t>
        </w:r>
        <w:r w:rsidRPr="004418C4">
          <w:t xml:space="preserve">ith arguments </w:t>
        </w:r>
        <w:r w:rsidRPr="004418C4">
          <w:rPr>
            <w:rFonts w:ascii="Times New Roman" w:hAnsi="Times New Roman"/>
            <w:i/>
          </w:rPr>
          <w:t>value</w:t>
        </w:r>
        <w:r w:rsidRPr="004418C4">
          <w:t xml:space="preserve"> and </w:t>
        </w:r>
        <w:r w:rsidRPr="004418C4">
          <w:rPr>
            <w:rFonts w:ascii="Times New Roman" w:hAnsi="Times New Roman"/>
            <w:i/>
          </w:rPr>
          <w:t>enviornment</w:t>
        </w:r>
        <w:r>
          <w:t>.</w:t>
        </w:r>
      </w:ins>
    </w:p>
    <w:p w14:paraId="4A7C4576" w14:textId="77777777" w:rsidR="00295437" w:rsidRPr="008E00F6" w:rsidRDefault="00295437" w:rsidP="00295437">
      <w:pPr>
        <w:rPr>
          <w:ins w:id="11401" w:author="Rev 4 Allen Wirfs-Brock" w:date="2011-11-06T16:38:00Z"/>
          <w:sz w:val="18"/>
        </w:rPr>
      </w:pPr>
      <w:ins w:id="11402" w:author="Rev 4 Allen Wirfs-Brock" w:date="2011-11-06T16:38: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initialization value.  This is the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1C81AD57" w14:textId="77777777" w:rsidR="00295437" w:rsidRPr="00E77497" w:rsidRDefault="00295437" w:rsidP="00295437">
      <w:pPr>
        <w:contextualSpacing/>
        <w:rPr>
          <w:ins w:id="11403" w:author="Rev 4 Allen Wirfs-Brock" w:date="2011-11-06T16:38:00Z"/>
        </w:rPr>
      </w:pPr>
      <w:ins w:id="11404" w:author="Rev 4 Allen Wirfs-Brock" w:date="2011-11-06T16:39: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sidRPr="00E77497">
          <w:rPr>
            <w:rStyle w:val="bnf"/>
          </w:rPr>
          <w:t>Identifier</w:t>
        </w:r>
      </w:ins>
    </w:p>
    <w:p w14:paraId="35E3A48B" w14:textId="77777777" w:rsidR="00295437" w:rsidRPr="004418C4" w:rsidRDefault="00295437" w:rsidP="00C47E72">
      <w:pPr>
        <w:pStyle w:val="Alg2"/>
        <w:numPr>
          <w:ilvl w:val="0"/>
          <w:numId w:val="621"/>
        </w:numPr>
        <w:spacing w:after="220"/>
        <w:rPr>
          <w:ins w:id="11405" w:author="Rev 4 Allen Wirfs-Brock" w:date="2011-11-06T16:38:00Z"/>
        </w:rPr>
      </w:pPr>
      <w:ins w:id="11406" w:author="Rev 4 Allen Wirfs-Brock" w:date="2011-11-06T16:38:00Z">
        <w:r w:rsidRPr="004418C4">
          <w:t xml:space="preserve">Perform Binding Initialization for </w:t>
        </w:r>
      </w:ins>
      <w:ins w:id="11407" w:author="Rev 4 Allen Wirfs-Brock" w:date="2011-11-06T16:43:00Z">
        <w:r w:rsidR="0074396A" w:rsidRPr="00E77497">
          <w:rPr>
            <w:i/>
          </w:rPr>
          <w:t>Binding</w:t>
        </w:r>
        <w:r w:rsidR="0074396A" w:rsidRPr="00E77497">
          <w:rPr>
            <w:rStyle w:val="bnf"/>
          </w:rPr>
          <w:t>Identifier</w:t>
        </w:r>
        <w:r w:rsidR="0074396A" w:rsidRPr="004418C4">
          <w:t xml:space="preserve"> </w:t>
        </w:r>
      </w:ins>
      <w:ins w:id="11408" w:author="Rev 4 Allen Wirfs-Brock" w:date="2011-11-06T16:38:00Z">
        <w:r w:rsidRPr="004418C4">
          <w:t>passing</w:t>
        </w:r>
        <w:r w:rsidRPr="004418C4">
          <w:rPr>
            <w:i/>
          </w:rPr>
          <w:t xml:space="preserve"> value</w:t>
        </w:r>
        <w:r w:rsidRPr="004418C4">
          <w:t xml:space="preserve"> and </w:t>
        </w:r>
      </w:ins>
      <w:ins w:id="11409" w:author="Rev 4 Allen Wirfs-Brock" w:date="2011-11-06T16:39:00Z">
        <w:r w:rsidRPr="004418C4">
          <w:rPr>
            <w:i/>
          </w:rPr>
          <w:t>enviornment</w:t>
        </w:r>
        <w:r w:rsidRPr="004418C4">
          <w:t xml:space="preserve"> </w:t>
        </w:r>
      </w:ins>
      <w:ins w:id="11410" w:author="Rev 4 Allen Wirfs-Brock" w:date="2011-11-06T16:38:00Z">
        <w:r w:rsidRPr="004418C4">
          <w:t>as the arguments.</w:t>
        </w:r>
      </w:ins>
    </w:p>
    <w:p w14:paraId="792C3C56" w14:textId="77777777" w:rsidR="0074396A" w:rsidRPr="00E77497" w:rsidRDefault="0074396A" w:rsidP="0074396A">
      <w:pPr>
        <w:contextualSpacing/>
        <w:rPr>
          <w:ins w:id="11411" w:author="Rev 4 Allen Wirfs-Brock" w:date="2011-11-06T16:45:00Z"/>
        </w:rPr>
      </w:pPr>
      <w:ins w:id="11412" w:author="Rev 4 Allen Wirfs-Brock" w:date="2011-11-06T16:4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3113B943" w14:textId="77777777" w:rsidR="0074396A" w:rsidRPr="00E77497" w:rsidRDefault="0074396A" w:rsidP="00C47E72">
      <w:pPr>
        <w:pStyle w:val="Alg3"/>
        <w:numPr>
          <w:ilvl w:val="0"/>
          <w:numId w:val="622"/>
        </w:numPr>
        <w:rPr>
          <w:ins w:id="11413" w:author="Rev 4 Allen Wirfs-Brock" w:date="2011-11-06T16:50:00Z"/>
        </w:rPr>
      </w:pPr>
      <w:ins w:id="11414" w:author="Rev 4 Allen Wirfs-Brock" w:date="2011-11-06T16:50:00Z">
        <w:r w:rsidRPr="00E77497">
          <w:t xml:space="preserve">Let </w:t>
        </w:r>
        <w:r>
          <w:rPr>
            <w:i/>
          </w:rPr>
          <w:t>exceptionObj</w:t>
        </w:r>
        <w:r w:rsidRPr="00E77497">
          <w:t xml:space="preserve"> be ToObject(</w:t>
        </w:r>
        <w:r>
          <w:rPr>
            <w:i/>
          </w:rPr>
          <w:t>value</w:t>
        </w:r>
        <w:r w:rsidRPr="00E77497">
          <w:t>).</w:t>
        </w:r>
      </w:ins>
    </w:p>
    <w:p w14:paraId="5CB7094B" w14:textId="77777777" w:rsidR="0074396A" w:rsidRPr="004418C4" w:rsidRDefault="0074396A" w:rsidP="00C47E72">
      <w:pPr>
        <w:pStyle w:val="Alg2"/>
        <w:numPr>
          <w:ilvl w:val="0"/>
          <w:numId w:val="622"/>
        </w:numPr>
        <w:spacing w:after="220"/>
        <w:rPr>
          <w:ins w:id="11415" w:author="Rev 4 Allen Wirfs-Brock" w:date="2011-11-06T16:45:00Z"/>
        </w:rPr>
      </w:pPr>
      <w:ins w:id="11416" w:author="Rev 4 Allen Wirfs-Brock" w:date="2011-11-06T16:45:00Z">
        <w:r w:rsidRPr="004418C4">
          <w:t xml:space="preserve">Perform Binding Initialization for </w:t>
        </w:r>
        <w:r w:rsidRPr="00E77497">
          <w:rPr>
            <w:i/>
          </w:rPr>
          <w:t>Binding</w:t>
        </w:r>
        <w:r>
          <w:rPr>
            <w:rStyle w:val="bnf"/>
          </w:rPr>
          <w:t>Pattern</w:t>
        </w:r>
        <w:r w:rsidRPr="004418C4">
          <w:t xml:space="preserve"> passing</w:t>
        </w:r>
        <w:r w:rsidRPr="004418C4">
          <w:rPr>
            <w:i/>
          </w:rPr>
          <w:t xml:space="preserve"> </w:t>
        </w:r>
      </w:ins>
      <w:ins w:id="11417" w:author="Rev 4 Allen Wirfs-Brock" w:date="2011-11-06T16:50:00Z">
        <w:r>
          <w:rPr>
            <w:i/>
          </w:rPr>
          <w:t>exceptionObj</w:t>
        </w:r>
        <w:r w:rsidRPr="00E77497">
          <w:t xml:space="preserve"> </w:t>
        </w:r>
      </w:ins>
      <w:ins w:id="11418" w:author="Rev 4 Allen Wirfs-Brock" w:date="2011-11-06T16:45:00Z">
        <w:r w:rsidRPr="004418C4">
          <w:t xml:space="preserve">and </w:t>
        </w:r>
        <w:r w:rsidRPr="004418C4">
          <w:rPr>
            <w:i/>
          </w:rPr>
          <w:t>enviornment</w:t>
        </w:r>
        <w:r w:rsidRPr="004418C4">
          <w:t xml:space="preserve"> as the arguments.</w:t>
        </w:r>
      </w:ins>
    </w:p>
    <w:p w14:paraId="74EC66CC" w14:textId="77777777" w:rsidR="006A1523" w:rsidRDefault="006A1523" w:rsidP="006A1523">
      <w:pPr>
        <w:keepNext/>
        <w:rPr>
          <w:ins w:id="11419" w:author="Rev 4 Allen Wirfs-Brock" w:date="2011-11-06T16:52:00Z"/>
          <w:rFonts w:ascii="Helvetica" w:hAnsi="Helvetica"/>
          <w:b/>
          <w:spacing w:val="6"/>
        </w:rPr>
      </w:pPr>
      <w:ins w:id="11420" w:author="Rev 4 Allen Wirfs-Brock" w:date="2011-11-06T16:52:00Z">
        <w:r w:rsidRPr="00E77497">
          <w:rPr>
            <w:rFonts w:ascii="Helvetica" w:hAnsi="Helvetica"/>
            <w:b/>
          </w:rPr>
          <w:t xml:space="preserve">Runtime Semantics: </w:t>
        </w:r>
        <w:r>
          <w:rPr>
            <w:rFonts w:ascii="Helvetica" w:hAnsi="Helvetica"/>
            <w:b/>
            <w:spacing w:val="6"/>
          </w:rPr>
          <w:t>Catch Clause Evaluation</w:t>
        </w:r>
      </w:ins>
    </w:p>
    <w:p w14:paraId="2C30972C" w14:textId="77777777" w:rsidR="006A1523" w:rsidRPr="00E77497" w:rsidRDefault="006A1523" w:rsidP="006A1523">
      <w:pPr>
        <w:ind w:firstLine="360"/>
        <w:rPr>
          <w:ins w:id="11421" w:author="Rev 4 Allen Wirfs-Brock" w:date="2011-11-06T16:53:00Z"/>
        </w:rPr>
      </w:pPr>
      <w:ins w:id="11422" w:author="Rev 4 Allen Wirfs-Brock" w:date="2011-11-06T16:53:00Z">
        <w:r w:rsidRPr="00E77497">
          <w:t xml:space="preserve">with parameter </w:t>
        </w:r>
        <w:r>
          <w:rPr>
            <w:rFonts w:ascii="Times New Roman" w:eastAsia="Times New Roman" w:hAnsi="Times New Roman"/>
            <w:i/>
            <w:spacing w:val="6"/>
            <w:lang w:eastAsia="en-US"/>
          </w:rPr>
          <w:t>thrownValue</w:t>
        </w:r>
        <w:r w:rsidRPr="00E77497">
          <w:t xml:space="preserve"> </w:t>
        </w:r>
      </w:ins>
    </w:p>
    <w:p w14:paraId="5F243E96" w14:textId="77777777" w:rsidR="006A1523" w:rsidRPr="00E77497" w:rsidRDefault="006A1523" w:rsidP="006A1523">
      <w:pPr>
        <w:contextualSpacing/>
        <w:rPr>
          <w:ins w:id="11423" w:author="Rev 4 Allen Wirfs-Brock" w:date="2011-11-06T16:52:00Z"/>
        </w:rPr>
      </w:pPr>
      <w:ins w:id="11424" w:author="Rev 4 Allen Wirfs-Brock" w:date="2011-11-06T16:52: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0C81E4E6" w14:textId="77777777" w:rsidR="006A1523" w:rsidRPr="00E77497" w:rsidRDefault="006A1523" w:rsidP="00C47E72">
      <w:pPr>
        <w:pStyle w:val="Alg2"/>
        <w:numPr>
          <w:ilvl w:val="0"/>
          <w:numId w:val="139"/>
        </w:numPr>
        <w:rPr>
          <w:ins w:id="11425" w:author="Rev 4 Allen Wirfs-Brock" w:date="2011-11-06T16:52:00Z"/>
        </w:rPr>
      </w:pPr>
      <w:ins w:id="11426" w:author="Rev 4 Allen Wirfs-Brock" w:date="2011-11-06T16:52:00Z">
        <w:r w:rsidRPr="00E77497">
          <w:t xml:space="preserve">Let </w:t>
        </w:r>
        <w:r w:rsidRPr="00E77497">
          <w:rPr>
            <w:i/>
          </w:rPr>
          <w:t>oldEnv</w:t>
        </w:r>
        <w:r w:rsidRPr="00E77497">
          <w:t xml:space="preserve"> be the running execution context’s LexicalEnvironment.</w:t>
        </w:r>
      </w:ins>
    </w:p>
    <w:p w14:paraId="6E370E50" w14:textId="77777777" w:rsidR="006A1523" w:rsidRPr="00E77497" w:rsidRDefault="006A1523" w:rsidP="00C47E72">
      <w:pPr>
        <w:pStyle w:val="Alg2"/>
        <w:numPr>
          <w:ilvl w:val="0"/>
          <w:numId w:val="139"/>
        </w:numPr>
        <w:rPr>
          <w:ins w:id="11427" w:author="Rev 4 Allen Wirfs-Brock" w:date="2011-11-06T16:52:00Z"/>
        </w:rPr>
      </w:pPr>
      <w:ins w:id="11428" w:author="Rev 4 Allen Wirfs-Brock" w:date="2011-11-06T16:52:00Z">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ins>
    </w:p>
    <w:p w14:paraId="512D0D32" w14:textId="77777777" w:rsidR="006A1523" w:rsidRPr="00E77497" w:rsidRDefault="006A1523" w:rsidP="00C47E72">
      <w:pPr>
        <w:pStyle w:val="Alg2"/>
        <w:numPr>
          <w:ilvl w:val="0"/>
          <w:numId w:val="139"/>
        </w:numPr>
        <w:rPr>
          <w:ins w:id="11429" w:author="Rev 4 Allen Wirfs-Brock" w:date="2011-11-06T16:52:00Z"/>
        </w:rPr>
      </w:pPr>
      <w:ins w:id="11430" w:author="Rev 4 Allen Wirfs-Brock" w:date="2011-11-06T16:52:00Z">
        <w:r w:rsidRPr="00E77497">
          <w:t xml:space="preserve">For each element </w:t>
        </w:r>
        <w:r w:rsidRPr="00E77497">
          <w:rPr>
            <w:i/>
          </w:rPr>
          <w:t>argName</w:t>
        </w:r>
        <w:r w:rsidRPr="00E77497">
          <w:t xml:space="preserve"> of the BoundNames of </w:t>
        </w:r>
        <w:r w:rsidRPr="00E77497">
          <w:rPr>
            <w:i/>
          </w:rPr>
          <w:t>CatchParameter, do</w:t>
        </w:r>
      </w:ins>
    </w:p>
    <w:p w14:paraId="48601400" w14:textId="77777777" w:rsidR="006A1523" w:rsidRPr="00E77497" w:rsidRDefault="006A1523" w:rsidP="00C47E72">
      <w:pPr>
        <w:pStyle w:val="Alg2"/>
        <w:numPr>
          <w:ilvl w:val="1"/>
          <w:numId w:val="139"/>
        </w:numPr>
        <w:tabs>
          <w:tab w:val="clear" w:pos="1080"/>
          <w:tab w:val="num" w:pos="720"/>
        </w:tabs>
        <w:ind w:hanging="720"/>
        <w:rPr>
          <w:ins w:id="11431" w:author="Rev 4 Allen Wirfs-Brock" w:date="2011-11-06T16:52:00Z"/>
        </w:rPr>
      </w:pPr>
      <w:ins w:id="11432" w:author="Rev 4 Allen Wirfs-Brock" w:date="2011-11-06T16:52:00Z">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ins>
    </w:p>
    <w:p w14:paraId="28EC1FDD" w14:textId="77777777" w:rsidR="006A1523" w:rsidRPr="00E77497" w:rsidRDefault="006A1523" w:rsidP="00C47E72">
      <w:pPr>
        <w:pStyle w:val="Alg2"/>
        <w:numPr>
          <w:ilvl w:val="0"/>
          <w:numId w:val="139"/>
        </w:numPr>
        <w:rPr>
          <w:ins w:id="11433" w:author="Rev 4 Allen Wirfs-Brock" w:date="2011-11-06T16:52:00Z"/>
        </w:rPr>
      </w:pPr>
      <w:ins w:id="11434" w:author="Rev 4 Allen Wirfs-Brock" w:date="2011-11-06T16:52:00Z">
        <w:r w:rsidRPr="004418C4">
          <w:t xml:space="preserve">Perform Binding Initialization for </w:t>
        </w:r>
        <w:r w:rsidRPr="00E77497">
          <w:rPr>
            <w:i/>
          </w:rPr>
          <w:t>CatchParameter</w:t>
        </w:r>
        <w:r w:rsidRPr="00E77497" w:rsidDel="00B61411">
          <w:t xml:space="preserve"> </w:t>
        </w:r>
        <w:r>
          <w:t>passing</w:t>
        </w:r>
        <w:r w:rsidRPr="00E77497">
          <w:t xml:space="preserve"> </w:t>
        </w:r>
      </w:ins>
      <w:ins w:id="11435" w:author="Rev 4 Allen Wirfs-Brock" w:date="2011-11-06T16:54:00Z">
        <w:r>
          <w:rPr>
            <w:i/>
          </w:rPr>
          <w:t>thrownValue</w:t>
        </w:r>
      </w:ins>
      <w:ins w:id="11436" w:author="Rev 4 Allen Wirfs-Brock" w:date="2011-11-06T16:52:00Z">
        <w:r w:rsidRPr="00E77497">
          <w:rPr>
            <w:i/>
          </w:rPr>
          <w:t xml:space="preserve"> </w:t>
        </w:r>
        <w:r w:rsidRPr="00E77497">
          <w:t xml:space="preserve">and </w:t>
        </w:r>
        <w:r w:rsidRPr="00E77497">
          <w:rPr>
            <w:i/>
          </w:rPr>
          <w:t>cat</w:t>
        </w:r>
      </w:ins>
      <w:ins w:id="11437" w:author="Rev 4 Allen Wirfs-Brock" w:date="2011-11-06T16:54:00Z">
        <w:r>
          <w:rPr>
            <w:i/>
          </w:rPr>
          <w:t>cg</w:t>
        </w:r>
      </w:ins>
      <w:ins w:id="11438" w:author="Rev 4 Allen Wirfs-Brock" w:date="2011-11-06T16:52:00Z">
        <w:r w:rsidRPr="00E77497">
          <w:rPr>
            <w:i/>
          </w:rPr>
          <w:t>Env</w:t>
        </w:r>
        <w:r w:rsidRPr="00E77497">
          <w:rPr>
            <w:b/>
          </w:rPr>
          <w:t xml:space="preserve"> </w:t>
        </w:r>
        <w:r w:rsidRPr="00E77497">
          <w:t xml:space="preserve">as arguments. </w:t>
        </w:r>
      </w:ins>
    </w:p>
    <w:p w14:paraId="058F2F4A" w14:textId="77777777" w:rsidR="006A1523" w:rsidRPr="00E77497" w:rsidRDefault="006A1523" w:rsidP="00C47E72">
      <w:pPr>
        <w:pStyle w:val="Alg2"/>
        <w:numPr>
          <w:ilvl w:val="0"/>
          <w:numId w:val="139"/>
        </w:numPr>
        <w:rPr>
          <w:ins w:id="11439" w:author="Rev 4 Allen Wirfs-Brock" w:date="2011-11-06T16:52:00Z"/>
        </w:rPr>
      </w:pPr>
      <w:ins w:id="11440" w:author="Rev 4 Allen Wirfs-Brock" w:date="2011-11-06T16:52:00Z">
        <w:r w:rsidRPr="00E77497">
          <w:t>If an exception was thrown in the preceding step, return (</w:t>
        </w:r>
        <w:r w:rsidRPr="00E77497">
          <w:rPr>
            <w:rFonts w:ascii="Arial" w:hAnsi="Arial" w:cs="Arial"/>
          </w:rPr>
          <w:t>throw</w:t>
        </w:r>
        <w:r w:rsidRPr="00E77497">
          <w:t xml:space="preserve">, </w:t>
        </w:r>
        <w:r w:rsidRPr="00E77497">
          <w:rPr>
            <w:i/>
          </w:rPr>
          <w:t>V</w:t>
        </w:r>
        <w:r w:rsidRPr="00E77497">
          <w:t xml:space="preserve">, </w:t>
        </w:r>
        <w:r w:rsidRPr="00E77497">
          <w:rPr>
            <w:rFonts w:ascii="Arial" w:hAnsi="Arial" w:cs="Arial"/>
          </w:rPr>
          <w:t>empty</w:t>
        </w:r>
        <w:r w:rsidRPr="00E77497">
          <w:t xml:space="preserve">) where </w:t>
        </w:r>
        <w:r w:rsidRPr="00E77497">
          <w:rPr>
            <w:i/>
          </w:rPr>
          <w:t>V</w:t>
        </w:r>
        <w:r w:rsidRPr="00E77497">
          <w:t xml:space="preserve"> is the exception. (Execution now proceeds as if no exception were thrown.)</w:t>
        </w:r>
      </w:ins>
    </w:p>
    <w:p w14:paraId="6115E0BB" w14:textId="77777777" w:rsidR="006A1523" w:rsidRPr="00E77497" w:rsidRDefault="006A1523" w:rsidP="00C47E72">
      <w:pPr>
        <w:pStyle w:val="Alg2"/>
        <w:numPr>
          <w:ilvl w:val="0"/>
          <w:numId w:val="139"/>
        </w:numPr>
        <w:rPr>
          <w:ins w:id="11441" w:author="Rev 4 Allen Wirfs-Brock" w:date="2011-11-06T16:52:00Z"/>
        </w:rPr>
      </w:pPr>
      <w:ins w:id="11442" w:author="Rev 4 Allen Wirfs-Brock" w:date="2011-11-06T16:52:00Z">
        <w:r w:rsidRPr="00E77497">
          <w:t xml:space="preserve">Set the running execution context’s LexicalEnvironment to </w:t>
        </w:r>
        <w:r w:rsidRPr="00E77497">
          <w:rPr>
            <w:i/>
          </w:rPr>
          <w:t>catchEnv</w:t>
        </w:r>
        <w:r w:rsidRPr="00E77497">
          <w:t>.</w:t>
        </w:r>
      </w:ins>
    </w:p>
    <w:p w14:paraId="1F5B3E47" w14:textId="77777777" w:rsidR="006A1523" w:rsidRPr="00E77497" w:rsidRDefault="006A1523" w:rsidP="00C47E72">
      <w:pPr>
        <w:pStyle w:val="Alg2"/>
        <w:numPr>
          <w:ilvl w:val="0"/>
          <w:numId w:val="139"/>
        </w:numPr>
        <w:rPr>
          <w:ins w:id="11443" w:author="Rev 4 Allen Wirfs-Brock" w:date="2011-11-06T16:52:00Z"/>
        </w:rPr>
      </w:pPr>
      <w:ins w:id="11444" w:author="Rev 4 Allen Wirfs-Brock" w:date="2011-11-06T16:52:00Z">
        <w:r w:rsidRPr="00E77497">
          <w:t xml:space="preserve">Let </w:t>
        </w:r>
        <w:r w:rsidRPr="00E77497">
          <w:rPr>
            <w:i/>
          </w:rPr>
          <w:t>B</w:t>
        </w:r>
        <w:r w:rsidRPr="00E77497">
          <w:t xml:space="preserve"> be the result of evaluating </w:t>
        </w:r>
        <w:r w:rsidRPr="00E77497">
          <w:rPr>
            <w:i/>
          </w:rPr>
          <w:t>Block</w:t>
        </w:r>
        <w:r w:rsidRPr="00E77497">
          <w:t>.</w:t>
        </w:r>
      </w:ins>
    </w:p>
    <w:p w14:paraId="0A70E331" w14:textId="77777777" w:rsidR="006A1523" w:rsidRPr="00E77497" w:rsidRDefault="006A1523" w:rsidP="00C47E72">
      <w:pPr>
        <w:pStyle w:val="Alg2"/>
        <w:numPr>
          <w:ilvl w:val="0"/>
          <w:numId w:val="139"/>
        </w:numPr>
        <w:rPr>
          <w:ins w:id="11445" w:author="Rev 4 Allen Wirfs-Brock" w:date="2011-11-06T16:52:00Z"/>
        </w:rPr>
      </w:pPr>
      <w:ins w:id="11446" w:author="Rev 4 Allen Wirfs-Brock" w:date="2011-11-06T16:52:00Z">
        <w:r w:rsidRPr="00E77497">
          <w:t xml:space="preserve">Set the running execution context’s LexicalEnvironment to </w:t>
        </w:r>
        <w:r w:rsidRPr="00E77497">
          <w:rPr>
            <w:i/>
          </w:rPr>
          <w:t>oldEnv</w:t>
        </w:r>
        <w:r w:rsidRPr="00E77497">
          <w:t>.</w:t>
        </w:r>
      </w:ins>
    </w:p>
    <w:p w14:paraId="27C88786" w14:textId="77777777" w:rsidR="006A1523" w:rsidRPr="00E77497" w:rsidRDefault="006A1523" w:rsidP="00C47E72">
      <w:pPr>
        <w:pStyle w:val="Alg2"/>
        <w:numPr>
          <w:ilvl w:val="0"/>
          <w:numId w:val="139"/>
        </w:numPr>
        <w:spacing w:after="220"/>
        <w:rPr>
          <w:ins w:id="11447" w:author="Rev 4 Allen Wirfs-Brock" w:date="2011-11-06T16:52:00Z"/>
        </w:rPr>
      </w:pPr>
      <w:ins w:id="11448" w:author="Rev 4 Allen Wirfs-Brock" w:date="2011-11-06T16:52:00Z">
        <w:r w:rsidRPr="00E77497">
          <w:t xml:space="preserve">Return </w:t>
        </w:r>
        <w:r w:rsidRPr="00E77497">
          <w:rPr>
            <w:i/>
          </w:rPr>
          <w:t>B</w:t>
        </w:r>
        <w:r w:rsidRPr="00E77497">
          <w:t>.</w:t>
        </w:r>
      </w:ins>
    </w:p>
    <w:p w14:paraId="5303E669" w14:textId="77777777" w:rsidR="006A1523" w:rsidRPr="00E77497" w:rsidRDefault="006A1523" w:rsidP="006A1523">
      <w:pPr>
        <w:pStyle w:val="Note"/>
        <w:rPr>
          <w:ins w:id="11449" w:author="Rev 4 Allen Wirfs-Brock" w:date="2011-11-06T16:52:00Z"/>
        </w:rPr>
      </w:pPr>
      <w:ins w:id="11450" w:author="Rev 4 Allen Wirfs-Brock" w:date="2011-11-06T16:52: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57AB35F7" w14:textId="77777777" w:rsidR="004C2687" w:rsidRPr="00E77497" w:rsidRDefault="004C2687" w:rsidP="004C2687">
      <w:pPr>
        <w:keepNext/>
        <w:rPr>
          <w:ins w:id="11451" w:author="Rev 4 Allen Wirfs-Brock" w:date="2011-10-20T10:22:00Z"/>
          <w:rFonts w:ascii="Helvetica" w:hAnsi="Helvetica"/>
          <w:b/>
        </w:rPr>
      </w:pPr>
      <w:ins w:id="11452" w:author="Rev 4 Allen Wirfs-Brock" w:date="2011-10-20T10:22:00Z">
        <w:r w:rsidRPr="00E77497">
          <w:rPr>
            <w:rFonts w:ascii="Helvetica" w:hAnsi="Helvetica"/>
            <w:b/>
          </w:rPr>
          <w:t xml:space="preserve">Runtime Semantics: </w:t>
        </w:r>
        <w:r w:rsidRPr="00E77497">
          <w:rPr>
            <w:rFonts w:ascii="Helvetica" w:hAnsi="Helvetica"/>
            <w:b/>
            <w:spacing w:val="6"/>
          </w:rPr>
          <w:t>Evaluation</w:t>
        </w:r>
      </w:ins>
    </w:p>
    <w:p w14:paraId="5E422D2E" w14:textId="77777777" w:rsidR="004C02EF" w:rsidRPr="00E77497" w:rsidRDefault="004C02EF" w:rsidP="004C02EF">
      <w:del w:id="11453"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del w:id="11454" w:author="Rev 4 Allen Wirfs-Brock" w:date="2011-10-20T10:28:00Z">
        <w:r w:rsidRPr="00E77497" w:rsidDel="00EB6200">
          <w:delText>is evaluated as follows:</w:delText>
        </w:r>
      </w:del>
    </w:p>
    <w:p w14:paraId="2BCC1F7E" w14:textId="77777777"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14:paraId="50E1002F" w14:textId="77777777" w:rsidR="004C02EF" w:rsidRPr="00E77497" w:rsidRDefault="004C02EF" w:rsidP="00C47E72">
      <w:pPr>
        <w:pStyle w:val="Alg2"/>
        <w:numPr>
          <w:ilvl w:val="0"/>
          <w:numId w:val="136"/>
        </w:numPr>
      </w:pPr>
      <w:r w:rsidRPr="00E77497">
        <w:t xml:space="preserve">If </w:t>
      </w:r>
      <w:r w:rsidRPr="00E77497">
        <w:rPr>
          <w:i/>
        </w:rPr>
        <w:t>B</w:t>
      </w:r>
      <w:r w:rsidRPr="00E77497">
        <w:t xml:space="preserve">.type is not </w:t>
      </w:r>
      <w:r w:rsidRPr="00E77497">
        <w:rPr>
          <w:rFonts w:ascii="Arial" w:hAnsi="Arial" w:cs="Arial"/>
        </w:rPr>
        <w:t>throw</w:t>
      </w:r>
      <w:r w:rsidRPr="00E77497">
        <w:t xml:space="preserve">, return </w:t>
      </w:r>
      <w:r w:rsidRPr="00E77497">
        <w:rPr>
          <w:i/>
        </w:rPr>
        <w:t>B</w:t>
      </w:r>
      <w:r w:rsidRPr="00E77497">
        <w:t>.</w:t>
      </w:r>
    </w:p>
    <w:p w14:paraId="62D0FBFD" w14:textId="77777777" w:rsidR="004C02EF" w:rsidRPr="00E77497" w:rsidRDefault="004C02EF" w:rsidP="00C47E72">
      <w:pPr>
        <w:pStyle w:val="Alg2"/>
        <w:numPr>
          <w:ilvl w:val="0"/>
          <w:numId w:val="136"/>
        </w:numPr>
        <w:spacing w:after="220"/>
      </w:pPr>
      <w:r w:rsidRPr="00E77497">
        <w:t xml:space="preserve">Return the result of </w:t>
      </w:r>
      <w:del w:id="11455" w:author="Rev 4 Allen Wirfs-Brock" w:date="2011-11-06T16:54:00Z">
        <w:r w:rsidRPr="00E77497" w:rsidDel="006A1523">
          <w:delText xml:space="preserve">evaluating </w:delText>
        </w:r>
      </w:del>
      <w:ins w:id="11456" w:author="Rev 4 Allen Wirfs-Brock" w:date="2011-11-06T16:54:00Z">
        <w:r w:rsidR="006A1523">
          <w:t>perform</w:t>
        </w:r>
      </w:ins>
      <w:ins w:id="11457" w:author="Rev 4 Allen Wirfs-Brock" w:date="2011-11-06T16:55:00Z">
        <w:r w:rsidR="006A1523">
          <w:t>ing</w:t>
        </w:r>
      </w:ins>
      <w:ins w:id="11458" w:author="Rev 4 Allen Wirfs-Brock" w:date="2011-11-06T16:54:00Z">
        <w:r w:rsidR="006A1523">
          <w:t xml:space="preserve"> Catch Clause Evaluation of</w:t>
        </w:r>
        <w:r w:rsidR="006A1523" w:rsidRPr="00E77497">
          <w:t xml:space="preserve"> </w:t>
        </w:r>
      </w:ins>
      <w:r w:rsidRPr="00E77497">
        <w:rPr>
          <w:i/>
        </w:rPr>
        <w:t>Catch</w:t>
      </w:r>
      <w:r w:rsidRPr="00E77497">
        <w:t xml:space="preserve"> with parameter </w:t>
      </w:r>
      <w:r w:rsidRPr="00E77497">
        <w:rPr>
          <w:i/>
        </w:rPr>
        <w:t>B</w:t>
      </w:r>
      <w:r w:rsidRPr="00E77497">
        <w:t>.value.</w:t>
      </w:r>
    </w:p>
    <w:p w14:paraId="06600EDA" w14:textId="77777777" w:rsidR="004C02EF" w:rsidRPr="00E77497" w:rsidRDefault="004C02EF" w:rsidP="004C02EF">
      <w:del w:id="11459"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del w:id="11460" w:author="Rev 4 Allen Wirfs-Brock" w:date="2011-10-20T10:28:00Z">
        <w:r w:rsidRPr="00E77497" w:rsidDel="00EB6200">
          <w:delText>is evaluated as follows:</w:delText>
        </w:r>
      </w:del>
    </w:p>
    <w:p w14:paraId="2E2670ED" w14:textId="77777777"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14:paraId="13C702A0" w14:textId="77777777"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14:paraId="54BC7563" w14:textId="77777777" w:rsidR="004C02EF" w:rsidRPr="00E77497" w:rsidRDefault="004C02EF" w:rsidP="00C47E72">
      <w:pPr>
        <w:pStyle w:val="Alg2"/>
        <w:numPr>
          <w:ilvl w:val="0"/>
          <w:numId w:val="137"/>
        </w:numPr>
      </w:pPr>
      <w:r w:rsidRPr="00E77497">
        <w:t xml:space="preserve">If </w:t>
      </w:r>
      <w:r w:rsidRPr="00E77497">
        <w:rPr>
          <w:i/>
        </w:rPr>
        <w:t>F</w:t>
      </w:r>
      <w:r w:rsidRPr="00E77497">
        <w:t xml:space="preserve">.type is </w:t>
      </w:r>
      <w:r w:rsidRPr="00E77497">
        <w:rPr>
          <w:rFonts w:ascii="Arial" w:hAnsi="Arial" w:cs="Arial"/>
        </w:rPr>
        <w:t>normal</w:t>
      </w:r>
      <w:r w:rsidRPr="00E77497">
        <w:t xml:space="preserve">, return </w:t>
      </w:r>
      <w:r w:rsidRPr="00E77497">
        <w:rPr>
          <w:i/>
        </w:rPr>
        <w:t>B</w:t>
      </w:r>
      <w:r w:rsidRPr="00E77497">
        <w:t>.</w:t>
      </w:r>
    </w:p>
    <w:p w14:paraId="5CF038D2" w14:textId="77777777"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14:paraId="06C0B2AC" w14:textId="77777777" w:rsidR="004C02EF" w:rsidRPr="00E77497" w:rsidRDefault="004C02EF" w:rsidP="004C02EF">
      <w:del w:id="11461"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del w:id="11462" w:author="Rev 4 Allen Wirfs-Brock" w:date="2011-10-20T10:28:00Z">
        <w:r w:rsidRPr="00E77497" w:rsidDel="00EB6200">
          <w:delText>is evaluated as follows:</w:delText>
        </w:r>
      </w:del>
    </w:p>
    <w:p w14:paraId="299336EB" w14:textId="77777777"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14:paraId="0FAEA553" w14:textId="77777777" w:rsidR="004C02EF" w:rsidRPr="00E77497" w:rsidRDefault="004C02EF" w:rsidP="00150A49">
      <w:pPr>
        <w:pStyle w:val="Alg2"/>
        <w:numPr>
          <w:ilvl w:val="0"/>
          <w:numId w:val="138"/>
        </w:numPr>
      </w:pPr>
      <w:r w:rsidRPr="00E77497">
        <w:t xml:space="preserve">If </w:t>
      </w:r>
      <w:r w:rsidRPr="00E77497">
        <w:rPr>
          <w:i/>
        </w:rPr>
        <w:t>B</w:t>
      </w:r>
      <w:r w:rsidRPr="00E77497">
        <w:t xml:space="preserve">.type is </w:t>
      </w:r>
      <w:r w:rsidRPr="00E77497">
        <w:rPr>
          <w:rFonts w:ascii="Arial" w:hAnsi="Arial" w:cs="Arial"/>
        </w:rPr>
        <w:t>throw</w:t>
      </w:r>
      <w:r w:rsidRPr="00E77497">
        <w:t>, then</w:t>
      </w:r>
    </w:p>
    <w:p w14:paraId="3A090D5C"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ins w:id="11463" w:author="Rev 4 Allen Wirfs-Brock" w:date="2011-11-06T16:55:00Z">
        <w:r w:rsidR="006A1523">
          <w:t>performing Catch Clause Evaluation of</w:t>
        </w:r>
        <w:r w:rsidR="006A1523" w:rsidRPr="00E77497">
          <w:t xml:space="preserve"> </w:t>
        </w:r>
      </w:ins>
      <w:del w:id="11464" w:author="Rev 4 Allen Wirfs-Brock" w:date="2011-11-06T16:55:00Z">
        <w:r w:rsidRPr="00E77497" w:rsidDel="006A1523">
          <w:delText xml:space="preserve">evaluating </w:delText>
        </w:r>
      </w:del>
      <w:r w:rsidRPr="00E77497">
        <w:rPr>
          <w:i/>
        </w:rPr>
        <w:t>Catch</w:t>
      </w:r>
      <w:r w:rsidRPr="00E77497">
        <w:t xml:space="preserve"> with parameter </w:t>
      </w:r>
      <w:r w:rsidRPr="00E77497">
        <w:rPr>
          <w:i/>
        </w:rPr>
        <w:t>B</w:t>
      </w:r>
      <w:r w:rsidRPr="00E77497">
        <w:t>.value.</w:t>
      </w:r>
    </w:p>
    <w:p w14:paraId="085262B5" w14:textId="77777777" w:rsidR="004C02EF" w:rsidRPr="00E77497" w:rsidRDefault="004C02EF" w:rsidP="00150A49">
      <w:pPr>
        <w:pStyle w:val="Alg2"/>
        <w:numPr>
          <w:ilvl w:val="0"/>
          <w:numId w:val="138"/>
        </w:numPr>
      </w:pPr>
      <w:r w:rsidRPr="00E77497">
        <w:t xml:space="preserve">Else, </w:t>
      </w:r>
      <w:r w:rsidRPr="00E77497">
        <w:rPr>
          <w:i/>
        </w:rPr>
        <w:t>B</w:t>
      </w:r>
      <w:r w:rsidRPr="00E77497">
        <w:t xml:space="preserve">.type is not </w:t>
      </w:r>
      <w:r w:rsidRPr="00E77497">
        <w:rPr>
          <w:rFonts w:ascii="Arial" w:hAnsi="Arial" w:cs="Arial"/>
        </w:rPr>
        <w:t>throw</w:t>
      </w:r>
      <w:r w:rsidRPr="00E77497">
        <w:rPr>
          <w:b/>
        </w:rPr>
        <w:t>,</w:t>
      </w:r>
    </w:p>
    <w:p w14:paraId="5BA17CE3"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14:paraId="5D410713" w14:textId="77777777"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14:paraId="22B95259" w14:textId="77777777" w:rsidR="004C02EF" w:rsidRPr="00E77497" w:rsidRDefault="004C02EF" w:rsidP="00150A49">
      <w:pPr>
        <w:pStyle w:val="Alg2"/>
        <w:numPr>
          <w:ilvl w:val="0"/>
          <w:numId w:val="138"/>
        </w:numPr>
      </w:pPr>
      <w:r w:rsidRPr="00E77497">
        <w:t xml:space="preserve">If </w:t>
      </w:r>
      <w:r w:rsidRPr="00E77497">
        <w:rPr>
          <w:i/>
        </w:rPr>
        <w:t>F</w:t>
      </w:r>
      <w:r w:rsidRPr="00E77497">
        <w:t xml:space="preserve">.type is </w:t>
      </w:r>
      <w:r w:rsidRPr="00E77497">
        <w:rPr>
          <w:rFonts w:ascii="Arial" w:hAnsi="Arial" w:cs="Arial"/>
        </w:rPr>
        <w:t>normal</w:t>
      </w:r>
      <w:r w:rsidRPr="00E77497">
        <w:t xml:space="preserve">, return </w:t>
      </w:r>
      <w:r w:rsidRPr="00E77497">
        <w:rPr>
          <w:i/>
        </w:rPr>
        <w:t>C</w:t>
      </w:r>
      <w:r w:rsidRPr="00E77497">
        <w:t>.</w:t>
      </w:r>
    </w:p>
    <w:p w14:paraId="3A98F022" w14:textId="77777777"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14:paraId="18410CFD" w14:textId="77777777" w:rsidR="004C02EF" w:rsidRPr="00E77497" w:rsidDel="006A1523" w:rsidRDefault="004C02EF" w:rsidP="00C7794D">
      <w:pPr>
        <w:ind w:firstLine="360"/>
        <w:rPr>
          <w:del w:id="11465" w:author="Rev 4 Allen Wirfs-Brock" w:date="2011-11-06T16:52:00Z"/>
        </w:rPr>
      </w:pPr>
      <w:del w:id="11466" w:author="Rev 4 Allen Wirfs-Brock" w:date="2011-10-20T10:28:00Z">
        <w:r w:rsidRPr="00E77497" w:rsidDel="00EB6200">
          <w:delText xml:space="preserve">The production </w:delText>
        </w:r>
      </w:del>
      <w:del w:id="11467" w:author="Rev 4 Allen Wirfs-Brock" w:date="2011-11-06T16:52:00Z">
        <w:r w:rsidRPr="00E77497" w:rsidDel="006A1523">
          <w:rPr>
            <w:rFonts w:ascii="Times New Roman" w:hAnsi="Times New Roman"/>
            <w:i/>
          </w:rPr>
          <w:delText>Catch</w:delText>
        </w:r>
        <w:r w:rsidRPr="00E77497" w:rsidDel="006A1523">
          <w:delText xml:space="preserve"> </w:delText>
        </w:r>
        <w:r w:rsidRPr="00E77497" w:rsidDel="006A1523">
          <w:rPr>
            <w:b/>
          </w:rPr>
          <w:delText>:</w:delText>
        </w:r>
        <w:r w:rsidRPr="00E77497" w:rsidDel="006A1523">
          <w:delText xml:space="preserve"> </w:delText>
        </w:r>
        <w:r w:rsidRPr="00E77497" w:rsidDel="006A1523">
          <w:rPr>
            <w:rFonts w:ascii="Courier New" w:hAnsi="Courier New"/>
            <w:b/>
          </w:rPr>
          <w:delText>catch</w:delText>
        </w:r>
        <w:r w:rsidRPr="00E77497" w:rsidDel="006A1523">
          <w:delText xml:space="preserve"> </w:delText>
        </w:r>
        <w:r w:rsidRPr="00E77497" w:rsidDel="006A1523">
          <w:rPr>
            <w:rFonts w:ascii="Courier New" w:hAnsi="Courier New"/>
            <w:b/>
          </w:rPr>
          <w:delText>(</w:delText>
        </w:r>
      </w:del>
      <w:ins w:id="11468" w:author="Rev 3 Allen Wirfs-Brock" w:date="2011-09-10T15:55:00Z">
        <w:del w:id="11469" w:author="Rev 4 Allen Wirfs-Brock" w:date="2011-11-06T16:52:00Z">
          <w:r w:rsidR="00ED23EC" w:rsidRPr="00E77497" w:rsidDel="006A1523">
            <w:rPr>
              <w:rFonts w:ascii="Times New Roman" w:hAnsi="Times New Roman"/>
              <w:i/>
            </w:rPr>
            <w:delText xml:space="preserve"> </w:delText>
          </w:r>
        </w:del>
      </w:ins>
      <w:del w:id="11470" w:author="Rev 4 Allen Wirfs-Brock" w:date="2011-11-06T16:52:00Z">
        <w:r w:rsidRPr="00E77497" w:rsidDel="006A1523">
          <w:rPr>
            <w:rFonts w:ascii="Times New Roman" w:hAnsi="Times New Roman"/>
            <w:i/>
          </w:rPr>
          <w:delText>Identifier</w:delText>
        </w:r>
      </w:del>
      <w:ins w:id="11471" w:author="Rev 3 Allen Wirfs-Brock" w:date="2011-09-10T15:55:00Z">
        <w:del w:id="11472" w:author="Rev 4 Allen Wirfs-Brock" w:date="2011-11-06T16:52:00Z">
          <w:r w:rsidR="00ED23EC" w:rsidRPr="00E77497" w:rsidDel="006A1523">
            <w:rPr>
              <w:rFonts w:ascii="Times New Roman" w:hAnsi="Times New Roman"/>
              <w:i/>
            </w:rPr>
            <w:delText>CatchParameter</w:delText>
          </w:r>
        </w:del>
      </w:ins>
      <w:del w:id="11473" w:author="Rev 4 Allen Wirfs-Brock" w:date="2011-11-06T16:52:00Z">
        <w:r w:rsidRPr="00E77497" w:rsidDel="006A1523">
          <w:rPr>
            <w:rFonts w:ascii="Courier New" w:hAnsi="Courier New" w:cs="Courier New"/>
          </w:rPr>
          <w:delText xml:space="preserve"> </w:delText>
        </w:r>
        <w:r w:rsidRPr="00E77497" w:rsidDel="006A1523">
          <w:rPr>
            <w:rFonts w:ascii="Courier New" w:hAnsi="Courier New"/>
            <w:b/>
          </w:rPr>
          <w:delText>)</w:delText>
        </w:r>
        <w:r w:rsidRPr="00E77497" w:rsidDel="006A1523">
          <w:delText xml:space="preserve"> </w:delText>
        </w:r>
        <w:r w:rsidRPr="00E77497" w:rsidDel="006A1523">
          <w:rPr>
            <w:rFonts w:ascii="Times New Roman" w:hAnsi="Times New Roman"/>
            <w:i/>
          </w:rPr>
          <w:delText>Block</w:delText>
        </w:r>
        <w:r w:rsidRPr="00E77497" w:rsidDel="006A1523">
          <w:delText xml:space="preserve"> </w:delText>
        </w:r>
      </w:del>
      <w:del w:id="11474" w:author="Rev 4 Allen Wirfs-Brock" w:date="2011-10-20T10:28:00Z">
        <w:r w:rsidRPr="00E77497" w:rsidDel="00EB6200">
          <w:delText xml:space="preserve">is evaluated </w:delText>
        </w:r>
      </w:del>
      <w:ins w:id="11475" w:author="Rev 3 Allen Wirfs-Brock" w:date="2011-09-09T13:35:00Z">
        <w:del w:id="11476" w:author="Rev 4 Allen Wirfs-Brock" w:date="2011-11-06T16:52:00Z">
          <w:r w:rsidR="00B403DC" w:rsidRPr="00E77497" w:rsidDel="006A1523">
            <w:delText xml:space="preserve">with parameter </w:delText>
          </w:r>
          <w:r w:rsidR="00B403DC" w:rsidRPr="00E77497" w:rsidDel="006A1523">
            <w:rPr>
              <w:rFonts w:ascii="Times New Roman" w:eastAsia="Times New Roman" w:hAnsi="Times New Roman"/>
              <w:i/>
              <w:spacing w:val="6"/>
              <w:lang w:eastAsia="en-US"/>
            </w:rPr>
            <w:delText>C</w:delText>
          </w:r>
          <w:r w:rsidR="00B403DC" w:rsidRPr="00E77497" w:rsidDel="006A1523">
            <w:delText xml:space="preserve"> </w:delText>
          </w:r>
        </w:del>
      </w:ins>
      <w:del w:id="11477" w:author="Rev 4 Allen Wirfs-Brock" w:date="2011-10-20T10:29:00Z">
        <w:r w:rsidRPr="00E77497" w:rsidDel="00EB6200">
          <w:delText>as follows:</w:delText>
        </w:r>
      </w:del>
    </w:p>
    <w:p w14:paraId="129C0813" w14:textId="77777777" w:rsidR="004C02EF" w:rsidRPr="00E77497" w:rsidDel="006A1523" w:rsidRDefault="004C02EF" w:rsidP="006361CF">
      <w:pPr>
        <w:pStyle w:val="Alg2"/>
        <w:numPr>
          <w:ilvl w:val="0"/>
          <w:numId w:val="139"/>
        </w:numPr>
        <w:rPr>
          <w:del w:id="11478" w:author="Rev 4 Allen Wirfs-Brock" w:date="2011-11-06T16:52:00Z"/>
        </w:rPr>
        <w:pPrChange w:id="11479" w:author="Rev 4 Allen Wirfs-Brock" w:date="2011-11-07T12:16:00Z">
          <w:pPr>
            <w:pStyle w:val="Alg2"/>
            <w:numPr>
              <w:numId w:val="143"/>
            </w:numPr>
            <w:tabs>
              <w:tab w:val="num" w:pos="360"/>
            </w:tabs>
            <w:ind w:left="360" w:hanging="360"/>
          </w:pPr>
        </w:pPrChange>
      </w:pPr>
      <w:del w:id="11480" w:author="Rev 4 Allen Wirfs-Brock" w:date="2011-11-06T16:52:00Z">
        <w:r w:rsidRPr="00E77497" w:rsidDel="006A1523">
          <w:delText xml:space="preserve">Let </w:delText>
        </w:r>
        <w:r w:rsidRPr="00E77497" w:rsidDel="006A1523">
          <w:rPr>
            <w:i/>
          </w:rPr>
          <w:delText>C</w:delText>
        </w:r>
        <w:r w:rsidRPr="00E77497" w:rsidDel="006A1523">
          <w:delText xml:space="preserve"> be the parameter that has been passed to this production.</w:delText>
        </w:r>
      </w:del>
    </w:p>
    <w:p w14:paraId="06EE834B" w14:textId="77777777" w:rsidR="004C02EF" w:rsidRPr="00E77497" w:rsidDel="006A1523" w:rsidRDefault="004C02EF" w:rsidP="006361CF">
      <w:pPr>
        <w:pStyle w:val="Alg2"/>
        <w:numPr>
          <w:ilvl w:val="0"/>
          <w:numId w:val="139"/>
        </w:numPr>
        <w:rPr>
          <w:del w:id="11481" w:author="Rev 4 Allen Wirfs-Brock" w:date="2011-11-06T16:52:00Z"/>
        </w:rPr>
        <w:pPrChange w:id="11482" w:author="Rev 4 Allen Wirfs-Brock" w:date="2011-11-07T12:16:00Z">
          <w:pPr>
            <w:pStyle w:val="Alg2"/>
            <w:numPr>
              <w:numId w:val="143"/>
            </w:numPr>
            <w:tabs>
              <w:tab w:val="num" w:pos="360"/>
            </w:tabs>
            <w:ind w:left="360" w:hanging="360"/>
          </w:pPr>
        </w:pPrChange>
      </w:pPr>
      <w:del w:id="11483" w:author="Rev 4 Allen Wirfs-Brock" w:date="2011-11-06T16:52:00Z">
        <w:r w:rsidRPr="00E77497" w:rsidDel="006A1523">
          <w:delText xml:space="preserve">Let </w:delText>
        </w:r>
        <w:r w:rsidRPr="00E77497" w:rsidDel="006A1523">
          <w:rPr>
            <w:i/>
          </w:rPr>
          <w:delText>oldEnv</w:delText>
        </w:r>
        <w:r w:rsidRPr="00E77497" w:rsidDel="006A1523">
          <w:delText xml:space="preserve"> be the running execution context’s LexicalEnvironment.</w:delText>
        </w:r>
      </w:del>
    </w:p>
    <w:p w14:paraId="072F852E" w14:textId="77777777" w:rsidR="004C02EF" w:rsidRPr="00E77497" w:rsidDel="006A1523" w:rsidRDefault="004C02EF" w:rsidP="006361CF">
      <w:pPr>
        <w:pStyle w:val="Alg2"/>
        <w:numPr>
          <w:ilvl w:val="0"/>
          <w:numId w:val="139"/>
        </w:numPr>
        <w:rPr>
          <w:del w:id="11484" w:author="Rev 4 Allen Wirfs-Brock" w:date="2011-11-06T16:52:00Z"/>
        </w:rPr>
        <w:pPrChange w:id="11485" w:author="Rev 4 Allen Wirfs-Brock" w:date="2011-11-07T12:16:00Z">
          <w:pPr>
            <w:pStyle w:val="Alg2"/>
            <w:numPr>
              <w:numId w:val="143"/>
            </w:numPr>
            <w:tabs>
              <w:tab w:val="num" w:pos="360"/>
            </w:tabs>
            <w:ind w:left="360" w:hanging="360"/>
          </w:pPr>
        </w:pPrChange>
      </w:pPr>
      <w:del w:id="11486" w:author="Rev 4 Allen Wirfs-Brock" w:date="2011-11-06T16:52:00Z">
        <w:r w:rsidRPr="00E77497" w:rsidDel="006A1523">
          <w:delText xml:space="preserve">Let </w:delText>
        </w:r>
        <w:r w:rsidRPr="00E77497" w:rsidDel="006A1523">
          <w:rPr>
            <w:i/>
          </w:rPr>
          <w:delText>catchEnv</w:delText>
        </w:r>
        <w:r w:rsidRPr="00E77497" w:rsidDel="006A1523">
          <w:delText xml:space="preserve"> be the result of calling NewDeclarativeEnvironment passing </w:delText>
        </w:r>
        <w:r w:rsidRPr="00E77497" w:rsidDel="006A1523">
          <w:rPr>
            <w:i/>
          </w:rPr>
          <w:delText>oldEnv</w:delText>
        </w:r>
        <w:r w:rsidRPr="00E77497" w:rsidDel="006A1523">
          <w:delText xml:space="preserve"> as the argument. </w:delText>
        </w:r>
      </w:del>
    </w:p>
    <w:p w14:paraId="4514DA47" w14:textId="77777777" w:rsidR="00B61411" w:rsidRPr="00E77497" w:rsidDel="006A1523" w:rsidRDefault="00ED23EC" w:rsidP="006361CF">
      <w:pPr>
        <w:pStyle w:val="Alg2"/>
        <w:numPr>
          <w:ilvl w:val="0"/>
          <w:numId w:val="139"/>
        </w:numPr>
        <w:rPr>
          <w:ins w:id="11487" w:author="Rev 3 Allen Wirfs-Brock" w:date="2011-09-10T15:36:00Z"/>
          <w:del w:id="11488" w:author="Rev 4 Allen Wirfs-Brock" w:date="2011-11-06T16:52:00Z"/>
        </w:rPr>
        <w:pPrChange w:id="11489" w:author="Rev 4 Allen Wirfs-Brock" w:date="2011-11-07T12:16:00Z">
          <w:pPr>
            <w:pStyle w:val="Alg2"/>
            <w:numPr>
              <w:numId w:val="143"/>
            </w:numPr>
            <w:tabs>
              <w:tab w:val="num" w:pos="360"/>
            </w:tabs>
            <w:ind w:left="360" w:hanging="360"/>
          </w:pPr>
        </w:pPrChange>
      </w:pPr>
      <w:ins w:id="11490" w:author="Rev 3 Allen Wirfs-Brock" w:date="2011-09-10T15:56:00Z">
        <w:del w:id="11491" w:author="Rev 4 Allen Wirfs-Brock" w:date="2011-11-06T16:52:00Z">
          <w:r w:rsidRPr="00E77497" w:rsidDel="006A1523">
            <w:delText>For each element</w:delText>
          </w:r>
        </w:del>
      </w:ins>
      <w:ins w:id="11492" w:author="Rev 3 Allen Wirfs-Brock" w:date="2011-09-10T15:37:00Z">
        <w:del w:id="11493" w:author="Rev 4 Allen Wirfs-Brock" w:date="2011-11-06T16:52:00Z">
          <w:r w:rsidR="00B61411" w:rsidRPr="00E77497" w:rsidDel="006A1523">
            <w:delText xml:space="preserve"> </w:delText>
          </w:r>
          <w:r w:rsidR="00B61411" w:rsidRPr="00E77497" w:rsidDel="006A1523">
            <w:rPr>
              <w:i/>
            </w:rPr>
            <w:delText>argName</w:delText>
          </w:r>
          <w:r w:rsidR="00B61411" w:rsidRPr="00E77497" w:rsidDel="006A1523">
            <w:delText xml:space="preserve"> of the BoundNames of </w:delText>
          </w:r>
        </w:del>
      </w:ins>
      <w:ins w:id="11494" w:author="Rev 3 Allen Wirfs-Brock" w:date="2011-09-10T15:56:00Z">
        <w:del w:id="11495" w:author="Rev 4 Allen Wirfs-Brock" w:date="2011-11-06T16:52:00Z">
          <w:r w:rsidRPr="00E77497" w:rsidDel="006A1523">
            <w:rPr>
              <w:i/>
            </w:rPr>
            <w:delText>CatchParameter, do</w:delText>
          </w:r>
        </w:del>
      </w:ins>
    </w:p>
    <w:p w14:paraId="4C06A1D8" w14:textId="77777777" w:rsidR="004C02EF" w:rsidRPr="00E77497" w:rsidDel="006A1523" w:rsidRDefault="004C02EF" w:rsidP="006361CF">
      <w:pPr>
        <w:pStyle w:val="Alg2"/>
        <w:numPr>
          <w:ilvl w:val="1"/>
          <w:numId w:val="139"/>
        </w:numPr>
        <w:tabs>
          <w:tab w:val="clear" w:pos="1080"/>
          <w:tab w:val="num" w:pos="720"/>
        </w:tabs>
        <w:ind w:hanging="720"/>
        <w:rPr>
          <w:del w:id="11496" w:author="Rev 4 Allen Wirfs-Brock" w:date="2011-11-06T16:52:00Z"/>
        </w:rPr>
        <w:pPrChange w:id="11497" w:author="Rev 4 Allen Wirfs-Brock" w:date="2011-11-07T12:16:00Z">
          <w:pPr>
            <w:pStyle w:val="Alg2"/>
            <w:numPr>
              <w:ilvl w:val="1"/>
              <w:numId w:val="143"/>
            </w:numPr>
            <w:tabs>
              <w:tab w:val="num" w:pos="720"/>
            </w:tabs>
            <w:ind w:left="1080" w:hanging="720"/>
          </w:pPr>
        </w:pPrChange>
      </w:pPr>
      <w:del w:id="11498" w:author="Rev 4 Allen Wirfs-Brock" w:date="2011-11-06T16:52:00Z">
        <w:r w:rsidRPr="00E77497" w:rsidDel="006A1523">
          <w:delText xml:space="preserve">Call the CreateMutableBinding concrete method of </w:delText>
        </w:r>
        <w:r w:rsidRPr="00E77497" w:rsidDel="006A1523">
          <w:rPr>
            <w:i/>
          </w:rPr>
          <w:delText>catchEnv</w:delText>
        </w:r>
        <w:r w:rsidRPr="00E77497" w:rsidDel="006A1523">
          <w:delText xml:space="preserve"> passing </w:delText>
        </w:r>
      </w:del>
      <w:ins w:id="11499" w:author="Rev 3 Allen Wirfs-Brock" w:date="2011-09-10T15:38:00Z">
        <w:del w:id="11500" w:author="Rev 4 Allen Wirfs-Brock" w:date="2011-11-06T16:52:00Z">
          <w:r w:rsidR="00B61411" w:rsidRPr="00E77497" w:rsidDel="006A1523">
            <w:rPr>
              <w:i/>
            </w:rPr>
            <w:delText>argName</w:delText>
          </w:r>
          <w:r w:rsidR="00B61411" w:rsidRPr="00E77497" w:rsidDel="006A1523">
            <w:delText xml:space="preserve"> </w:delText>
          </w:r>
        </w:del>
      </w:ins>
      <w:del w:id="11501" w:author="Rev 4 Allen Wirfs-Brock" w:date="2011-11-06T16:52:00Z">
        <w:r w:rsidRPr="00E77497" w:rsidDel="006A1523">
          <w:delText xml:space="preserve">the </w:delText>
        </w:r>
        <w:r w:rsidRPr="00E77497" w:rsidDel="006A1523">
          <w:rPr>
            <w:i/>
          </w:rPr>
          <w:delText xml:space="preserve">Identifier </w:delText>
        </w:r>
        <w:r w:rsidRPr="00E77497" w:rsidDel="006A1523">
          <w:delText>String value as the argument.</w:delText>
        </w:r>
      </w:del>
    </w:p>
    <w:p w14:paraId="357BC352" w14:textId="77777777" w:rsidR="004C02EF" w:rsidRPr="00E77497" w:rsidDel="006A1523" w:rsidRDefault="004C02EF" w:rsidP="006361CF">
      <w:pPr>
        <w:pStyle w:val="Alg2"/>
        <w:numPr>
          <w:ilvl w:val="0"/>
          <w:numId w:val="139"/>
        </w:numPr>
        <w:rPr>
          <w:del w:id="11502" w:author="Rev 4 Allen Wirfs-Brock" w:date="2011-11-06T16:52:00Z"/>
        </w:rPr>
        <w:pPrChange w:id="11503" w:author="Rev 4 Allen Wirfs-Brock" w:date="2011-11-07T12:16:00Z">
          <w:pPr>
            <w:pStyle w:val="Alg2"/>
            <w:numPr>
              <w:numId w:val="143"/>
            </w:numPr>
            <w:tabs>
              <w:tab w:val="num" w:pos="360"/>
            </w:tabs>
            <w:ind w:left="360" w:hanging="360"/>
          </w:pPr>
        </w:pPrChange>
      </w:pPr>
      <w:del w:id="11504" w:author="Rev 4 Allen Wirfs-Brock" w:date="2011-11-06T16:52:00Z">
        <w:r w:rsidRPr="00E77497" w:rsidDel="006A1523">
          <w:delText>Call the</w:delText>
        </w:r>
      </w:del>
      <w:ins w:id="11505" w:author="Rev 3 Allen Wirfs-Brock" w:date="2011-09-10T16:02:00Z">
        <w:del w:id="11506" w:author="Rev 4 Allen Wirfs-Brock" w:date="2011-11-06T16:46:00Z">
          <w:r w:rsidR="00020F86" w:rsidRPr="00E77497" w:rsidDel="0074396A">
            <w:delText>Evaluate</w:delText>
          </w:r>
        </w:del>
      </w:ins>
      <w:del w:id="11507" w:author="Rev 4 Allen Wirfs-Brock" w:date="2011-11-06T16:46:00Z">
        <w:r w:rsidRPr="00E77497" w:rsidDel="0074396A">
          <w:delText xml:space="preserve"> </w:delText>
        </w:r>
      </w:del>
      <w:ins w:id="11508" w:author="Rev 3 Allen Wirfs-Brock" w:date="2011-09-10T16:03:00Z">
        <w:del w:id="11509" w:author="Rev 4 Allen Wirfs-Brock" w:date="2011-11-06T16:52:00Z">
          <w:r w:rsidR="00020F86" w:rsidRPr="00E77497" w:rsidDel="006A1523">
            <w:rPr>
              <w:i/>
            </w:rPr>
            <w:delText>CatchParameter</w:delText>
          </w:r>
          <w:r w:rsidR="00020F86" w:rsidRPr="00E77497" w:rsidDel="006A1523">
            <w:delText xml:space="preserve"> </w:delText>
          </w:r>
        </w:del>
      </w:ins>
      <w:del w:id="11510" w:author="Rev 4 Allen Wirfs-Brock" w:date="2011-11-06T16:52:00Z">
        <w:r w:rsidRPr="00E77497" w:rsidDel="006A1523">
          <w:delText xml:space="preserve">SetMutableBinding </w:delText>
        </w:r>
      </w:del>
      <w:ins w:id="11511" w:author="Rev 3 Allen Wirfs-Brock" w:date="2011-09-10T16:03:00Z">
        <w:del w:id="11512" w:author="Rev 4 Allen Wirfs-Brock" w:date="2011-11-06T16:46:00Z">
          <w:r w:rsidR="00020F86" w:rsidRPr="00E77497" w:rsidDel="0074396A">
            <w:delText>using</w:delText>
          </w:r>
        </w:del>
        <w:del w:id="11513" w:author="Rev 4 Allen Wirfs-Brock" w:date="2011-11-06T16:52:00Z">
          <w:r w:rsidR="00020F86" w:rsidRPr="00E77497" w:rsidDel="006A1523">
            <w:delText xml:space="preserve"> </w:delText>
          </w:r>
        </w:del>
      </w:ins>
      <w:del w:id="11514" w:author="Rev 4 Allen Wirfs-Brock" w:date="2011-11-06T16:52:00Z">
        <w:r w:rsidRPr="00E77497" w:rsidDel="006A1523">
          <w:delText xml:space="preserve">concrete method of </w:delText>
        </w:r>
        <w:r w:rsidRPr="00E77497" w:rsidDel="006A1523">
          <w:rPr>
            <w:i/>
          </w:rPr>
          <w:delText>catchEnv</w:delText>
        </w:r>
        <w:r w:rsidRPr="00E77497" w:rsidDel="006A1523">
          <w:delText xml:space="preserve"> passing the </w:delText>
        </w:r>
        <w:r w:rsidRPr="00E77497" w:rsidDel="006A1523">
          <w:rPr>
            <w:i/>
          </w:rPr>
          <w:delText>Identifier</w:delText>
        </w:r>
        <w:r w:rsidRPr="00E77497" w:rsidDel="006A1523">
          <w:delText xml:space="preserve">, </w:delText>
        </w:r>
        <w:r w:rsidRPr="00E77497" w:rsidDel="006A1523">
          <w:rPr>
            <w:i/>
          </w:rPr>
          <w:delText>C</w:delText>
        </w:r>
      </w:del>
      <w:ins w:id="11515" w:author="Rev 3 Allen Wirfs-Brock" w:date="2011-09-10T16:03:00Z">
        <w:del w:id="11516" w:author="Rev 4 Allen Wirfs-Brock" w:date="2011-11-06T16:52:00Z">
          <w:r w:rsidR="00020F86" w:rsidRPr="00E77497" w:rsidDel="006A1523">
            <w:rPr>
              <w:i/>
            </w:rPr>
            <w:delText xml:space="preserve"> </w:delText>
          </w:r>
        </w:del>
      </w:ins>
      <w:ins w:id="11517" w:author="Rev 3 Allen Wirfs-Brock" w:date="2011-09-10T16:04:00Z">
        <w:del w:id="11518" w:author="Rev 4 Allen Wirfs-Brock" w:date="2011-11-06T16:52:00Z">
          <w:r w:rsidR="00020F86" w:rsidRPr="00E77497" w:rsidDel="006A1523">
            <w:delText xml:space="preserve">and </w:delText>
          </w:r>
          <w:r w:rsidR="00020F86" w:rsidRPr="00E77497" w:rsidDel="006A1523">
            <w:rPr>
              <w:i/>
            </w:rPr>
            <w:delText>catEnv</w:delText>
          </w:r>
        </w:del>
      </w:ins>
      <w:del w:id="11519" w:author="Rev 4 Allen Wirfs-Brock" w:date="2011-11-06T16:52:00Z">
        <w:r w:rsidRPr="00E77497" w:rsidDel="006A1523">
          <w:delText xml:space="preserve">, and </w:delText>
        </w:r>
        <w:r w:rsidRPr="00E77497" w:rsidDel="006A1523">
          <w:rPr>
            <w:b/>
          </w:rPr>
          <w:delText xml:space="preserve">false </w:delText>
        </w:r>
        <w:r w:rsidRPr="00E77497" w:rsidDel="006A1523">
          <w:delText>as arguments. Note that the last argument is immaterial in this situation.</w:delText>
        </w:r>
      </w:del>
    </w:p>
    <w:p w14:paraId="6800F12F" w14:textId="77777777" w:rsidR="00020F86" w:rsidRPr="00E77497" w:rsidDel="006A1523" w:rsidRDefault="00020F86" w:rsidP="006361CF">
      <w:pPr>
        <w:pStyle w:val="Alg2"/>
        <w:numPr>
          <w:ilvl w:val="0"/>
          <w:numId w:val="139"/>
        </w:numPr>
        <w:rPr>
          <w:ins w:id="11520" w:author="Rev 3 Allen Wirfs-Brock" w:date="2011-09-10T16:09:00Z"/>
          <w:del w:id="11521" w:author="Rev 4 Allen Wirfs-Brock" w:date="2011-11-06T16:52:00Z"/>
        </w:rPr>
        <w:pPrChange w:id="11522" w:author="Rev 4 Allen Wirfs-Brock" w:date="2011-11-07T12:16:00Z">
          <w:pPr>
            <w:pStyle w:val="Alg2"/>
            <w:numPr>
              <w:numId w:val="143"/>
            </w:numPr>
            <w:tabs>
              <w:tab w:val="num" w:pos="360"/>
            </w:tabs>
            <w:ind w:left="360" w:hanging="360"/>
          </w:pPr>
        </w:pPrChange>
      </w:pPr>
      <w:ins w:id="11523" w:author="Rev 3 Allen Wirfs-Brock" w:date="2011-09-10T16:09:00Z">
        <w:del w:id="11524" w:author="Rev 4 Allen Wirfs-Brock" w:date="2011-11-06T16:52:00Z">
          <w:r w:rsidRPr="00E77497" w:rsidDel="006A1523">
            <w:delText>If an exception was thrown</w:delText>
          </w:r>
        </w:del>
      </w:ins>
      <w:ins w:id="11525" w:author="Rev 3 Allen Wirfs-Brock" w:date="2011-09-10T16:10:00Z">
        <w:del w:id="11526" w:author="Rev 4 Allen Wirfs-Brock" w:date="2011-11-06T16:52:00Z">
          <w:r w:rsidRPr="00E77497" w:rsidDel="006A1523">
            <w:delText xml:space="preserve"> in the preceding step</w:delText>
          </w:r>
        </w:del>
      </w:ins>
      <w:ins w:id="11527" w:author="Rev 3 Allen Wirfs-Brock" w:date="2011-09-10T16:09:00Z">
        <w:del w:id="11528" w:author="Rev 4 Allen Wirfs-Brock" w:date="2011-11-06T16:52:00Z">
          <w:r w:rsidRPr="00E77497" w:rsidDel="006A1523">
            <w:delText>, return (</w:delText>
          </w:r>
          <w:r w:rsidRPr="00E77497" w:rsidDel="006A1523">
            <w:rPr>
              <w:rFonts w:ascii="Arial" w:hAnsi="Arial" w:cs="Arial"/>
            </w:rPr>
            <w:delText>throw</w:delText>
          </w:r>
          <w:r w:rsidRPr="00E77497" w:rsidDel="006A1523">
            <w:delText xml:space="preserve">, </w:delText>
          </w:r>
          <w:r w:rsidRPr="00E77497" w:rsidDel="006A1523">
            <w:rPr>
              <w:i/>
            </w:rPr>
            <w:delText>V</w:delText>
          </w:r>
          <w:r w:rsidRPr="00E77497" w:rsidDel="006A1523">
            <w:delText xml:space="preserve">, </w:delText>
          </w:r>
          <w:r w:rsidRPr="00E77497" w:rsidDel="006A1523">
            <w:rPr>
              <w:rFonts w:ascii="Arial" w:hAnsi="Arial" w:cs="Arial"/>
            </w:rPr>
            <w:delText>empty</w:delText>
          </w:r>
          <w:r w:rsidRPr="00E77497" w:rsidDel="006A1523">
            <w:delText xml:space="preserve">) where </w:delText>
          </w:r>
          <w:r w:rsidRPr="00E77497" w:rsidDel="006A1523">
            <w:rPr>
              <w:i/>
            </w:rPr>
            <w:delText>V</w:delText>
          </w:r>
          <w:r w:rsidRPr="00E77497" w:rsidDel="006A1523">
            <w:delText xml:space="preserve"> is the exception. (Execution now proceeds as if no exception were thrown.)</w:delText>
          </w:r>
        </w:del>
      </w:ins>
    </w:p>
    <w:p w14:paraId="07319475" w14:textId="77777777" w:rsidR="004C02EF" w:rsidRPr="00E77497" w:rsidDel="006A1523" w:rsidRDefault="004C02EF" w:rsidP="006361CF">
      <w:pPr>
        <w:pStyle w:val="Alg2"/>
        <w:numPr>
          <w:ilvl w:val="0"/>
          <w:numId w:val="139"/>
        </w:numPr>
        <w:rPr>
          <w:del w:id="11529" w:author="Rev 4 Allen Wirfs-Brock" w:date="2011-11-06T16:52:00Z"/>
        </w:rPr>
        <w:pPrChange w:id="11530" w:author="Rev 4 Allen Wirfs-Brock" w:date="2011-11-07T12:16:00Z">
          <w:pPr>
            <w:pStyle w:val="Alg2"/>
            <w:numPr>
              <w:numId w:val="143"/>
            </w:numPr>
            <w:tabs>
              <w:tab w:val="num" w:pos="360"/>
            </w:tabs>
            <w:ind w:left="360" w:hanging="360"/>
          </w:pPr>
        </w:pPrChange>
      </w:pPr>
      <w:del w:id="11531" w:author="Rev 4 Allen Wirfs-Brock" w:date="2011-11-06T16:52:00Z">
        <w:r w:rsidRPr="00E77497" w:rsidDel="006A1523">
          <w:delText xml:space="preserve">Set the running execution context’s LexicalEnvironment to </w:delText>
        </w:r>
        <w:r w:rsidRPr="00E77497" w:rsidDel="006A1523">
          <w:rPr>
            <w:i/>
          </w:rPr>
          <w:delText>catchEnv</w:delText>
        </w:r>
        <w:r w:rsidRPr="00E77497" w:rsidDel="006A1523">
          <w:delText>.</w:delText>
        </w:r>
      </w:del>
    </w:p>
    <w:p w14:paraId="14191410" w14:textId="77777777" w:rsidR="004C02EF" w:rsidRPr="00E77497" w:rsidDel="006A1523" w:rsidRDefault="004C02EF" w:rsidP="006361CF">
      <w:pPr>
        <w:pStyle w:val="Alg2"/>
        <w:numPr>
          <w:ilvl w:val="0"/>
          <w:numId w:val="139"/>
        </w:numPr>
        <w:rPr>
          <w:del w:id="11532" w:author="Rev 4 Allen Wirfs-Brock" w:date="2011-11-06T16:52:00Z"/>
        </w:rPr>
        <w:pPrChange w:id="11533" w:author="Rev 4 Allen Wirfs-Brock" w:date="2011-11-07T12:16:00Z">
          <w:pPr>
            <w:pStyle w:val="Alg2"/>
            <w:numPr>
              <w:numId w:val="143"/>
            </w:numPr>
            <w:tabs>
              <w:tab w:val="num" w:pos="360"/>
            </w:tabs>
            <w:ind w:left="360" w:hanging="360"/>
          </w:pPr>
        </w:pPrChange>
      </w:pPr>
      <w:del w:id="11534" w:author="Rev 4 Allen Wirfs-Brock" w:date="2011-11-06T16:52:00Z">
        <w:r w:rsidRPr="00E77497" w:rsidDel="006A1523">
          <w:delText xml:space="preserve">Let </w:delText>
        </w:r>
        <w:r w:rsidRPr="00E77497" w:rsidDel="006A1523">
          <w:rPr>
            <w:i/>
          </w:rPr>
          <w:delText>B</w:delText>
        </w:r>
        <w:r w:rsidRPr="00E77497" w:rsidDel="006A1523">
          <w:delText xml:space="preserve"> be the result of evaluating </w:delText>
        </w:r>
        <w:r w:rsidRPr="00E77497" w:rsidDel="006A1523">
          <w:rPr>
            <w:i/>
          </w:rPr>
          <w:delText>Block</w:delText>
        </w:r>
        <w:r w:rsidRPr="00E77497" w:rsidDel="006A1523">
          <w:delText>.</w:delText>
        </w:r>
      </w:del>
    </w:p>
    <w:p w14:paraId="21236F33" w14:textId="77777777" w:rsidR="004C02EF" w:rsidRPr="00E77497" w:rsidDel="006A1523" w:rsidRDefault="004C02EF" w:rsidP="006361CF">
      <w:pPr>
        <w:pStyle w:val="Alg2"/>
        <w:numPr>
          <w:ilvl w:val="0"/>
          <w:numId w:val="139"/>
        </w:numPr>
        <w:rPr>
          <w:del w:id="11535" w:author="Rev 4 Allen Wirfs-Brock" w:date="2011-11-06T16:52:00Z"/>
        </w:rPr>
        <w:pPrChange w:id="11536" w:author="Rev 4 Allen Wirfs-Brock" w:date="2011-11-07T12:16:00Z">
          <w:pPr>
            <w:pStyle w:val="Alg2"/>
            <w:numPr>
              <w:numId w:val="143"/>
            </w:numPr>
            <w:tabs>
              <w:tab w:val="num" w:pos="360"/>
            </w:tabs>
            <w:ind w:left="360" w:hanging="360"/>
          </w:pPr>
        </w:pPrChange>
      </w:pPr>
      <w:del w:id="11537" w:author="Rev 4 Allen Wirfs-Brock" w:date="2011-11-06T16:52:00Z">
        <w:r w:rsidRPr="00E77497" w:rsidDel="006A1523">
          <w:delText xml:space="preserve">Set the running execution context’s LexicalEnvironment to </w:delText>
        </w:r>
        <w:r w:rsidRPr="00E77497" w:rsidDel="006A1523">
          <w:rPr>
            <w:i/>
          </w:rPr>
          <w:delText>oldEnv</w:delText>
        </w:r>
        <w:r w:rsidRPr="00E77497" w:rsidDel="006A1523">
          <w:delText>.</w:delText>
        </w:r>
      </w:del>
    </w:p>
    <w:p w14:paraId="676DB2A5" w14:textId="77777777" w:rsidR="004C02EF" w:rsidRPr="00E77497" w:rsidDel="006A1523" w:rsidRDefault="004C02EF" w:rsidP="006361CF">
      <w:pPr>
        <w:pStyle w:val="Alg2"/>
        <w:numPr>
          <w:ilvl w:val="0"/>
          <w:numId w:val="139"/>
        </w:numPr>
        <w:spacing w:after="220"/>
        <w:rPr>
          <w:del w:id="11538" w:author="Rev 4 Allen Wirfs-Brock" w:date="2011-11-06T16:52:00Z"/>
        </w:rPr>
        <w:pPrChange w:id="11539" w:author="Rev 4 Allen Wirfs-Brock" w:date="2011-11-07T12:16:00Z">
          <w:pPr>
            <w:pStyle w:val="Alg2"/>
            <w:numPr>
              <w:numId w:val="143"/>
            </w:numPr>
            <w:tabs>
              <w:tab w:val="num" w:pos="360"/>
            </w:tabs>
            <w:spacing w:after="220"/>
            <w:ind w:left="360" w:hanging="360"/>
          </w:pPr>
        </w:pPrChange>
      </w:pPr>
      <w:del w:id="11540" w:author="Rev 4 Allen Wirfs-Brock" w:date="2011-11-06T16:52:00Z">
        <w:r w:rsidRPr="00E77497" w:rsidDel="006A1523">
          <w:delText xml:space="preserve">Return </w:delText>
        </w:r>
        <w:r w:rsidRPr="00E77497" w:rsidDel="006A1523">
          <w:rPr>
            <w:i/>
          </w:rPr>
          <w:delText>B</w:delText>
        </w:r>
        <w:r w:rsidRPr="00E77497" w:rsidDel="006A1523">
          <w:delText>.</w:delText>
        </w:r>
      </w:del>
    </w:p>
    <w:p w14:paraId="766B49D7" w14:textId="77777777" w:rsidR="004C02EF" w:rsidRPr="00E77497" w:rsidDel="006A1523" w:rsidRDefault="004C02EF" w:rsidP="004C02EF">
      <w:pPr>
        <w:pStyle w:val="Note"/>
        <w:rPr>
          <w:del w:id="11541" w:author="Rev 4 Allen Wirfs-Brock" w:date="2011-11-06T16:52:00Z"/>
        </w:rPr>
      </w:pPr>
      <w:del w:id="11542" w:author="Rev 4 Allen Wirfs-Brock" w:date="2011-11-06T16:52:00Z">
        <w:r w:rsidRPr="00E77497" w:rsidDel="006A1523">
          <w:delText>NOTE</w:delText>
        </w:r>
        <w:r w:rsidRPr="00E77497" w:rsidDel="006A1523">
          <w:tab/>
          <w:delText xml:space="preserve">No matter how control leaves the </w:delText>
        </w:r>
        <w:r w:rsidRPr="00E77497" w:rsidDel="006A1523">
          <w:rPr>
            <w:rStyle w:val="bnf"/>
          </w:rPr>
          <w:delText>Block</w:delText>
        </w:r>
        <w:r w:rsidRPr="00E77497" w:rsidDel="006A1523">
          <w:delText xml:space="preserve"> the LexicalEnvironment is always restored to its former state.</w:delText>
        </w:r>
      </w:del>
    </w:p>
    <w:p w14:paraId="0CFCBE83" w14:textId="77777777" w:rsidR="00633E07" w:rsidRPr="00E77497" w:rsidDel="006E4292" w:rsidRDefault="00633E07" w:rsidP="00633E07">
      <w:pPr>
        <w:jc w:val="left"/>
        <w:rPr>
          <w:ins w:id="11543" w:author="Rev 3 Allen Wirfs-Brock" w:date="2011-09-02T11:53:00Z"/>
          <w:del w:id="11544" w:author="Rev 4 Allen Wirfs-Brock" w:date="2011-10-20T10:24:00Z"/>
        </w:rPr>
      </w:pPr>
      <w:ins w:id="11545" w:author="Rev 3 Allen Wirfs-Brock" w:date="2011-09-02T11:53:00Z">
        <w:del w:id="11546" w:author="Rev 4 Allen Wirfs-Brock" w:date="2011-10-20T10:24:00Z">
          <w:r w:rsidRPr="00E77497" w:rsidDel="006E4292">
            <w:delText xml:space="preserve">The VarDeclaredNames of the production  </w:delText>
          </w:r>
        </w:del>
      </w:ins>
      <w:ins w:id="11547" w:author="Rev 3 Allen Wirfs-Brock" w:date="2011-09-02T11:54:00Z">
        <w:del w:id="11548" w:author="Rev 4 Allen Wirfs-Brock" w:date="2011-10-20T10:24:00Z">
          <w:r w:rsidRPr="00E77497" w:rsidDel="006E4292">
            <w:rPr>
              <w:rFonts w:ascii="Times New Roman" w:hAnsi="Times New Roman"/>
              <w:i/>
            </w:rPr>
            <w:delText>Finally</w:delText>
          </w:r>
          <w:r w:rsidRPr="00E77497" w:rsidDel="006E4292">
            <w:delText xml:space="preserve"> </w:delText>
          </w:r>
          <w:r w:rsidRPr="00E77497" w:rsidDel="006E4292">
            <w:rPr>
              <w:rFonts w:ascii="Courier New" w:hAnsi="Courier New"/>
              <w:b/>
            </w:rPr>
            <w:delText>: finally</w:delText>
          </w:r>
          <w:r w:rsidRPr="00E77497" w:rsidDel="006E4292">
            <w:delText xml:space="preserve"> </w:delText>
          </w:r>
          <w:r w:rsidRPr="00E77497" w:rsidDel="006E4292">
            <w:rPr>
              <w:rFonts w:ascii="Times New Roman" w:hAnsi="Times New Roman"/>
              <w:i/>
            </w:rPr>
            <w:delText>Block</w:delText>
          </w:r>
          <w:r w:rsidRPr="00E77497" w:rsidDel="006E4292">
            <w:delText xml:space="preserve"> </w:delText>
          </w:r>
        </w:del>
      </w:ins>
      <w:ins w:id="11549" w:author="Rev 3 Allen Wirfs-Brock" w:date="2011-09-02T11:53:00Z">
        <w:del w:id="11550" w:author="Rev 4 Allen Wirfs-Brock" w:date="2011-10-20T10:24:00Z">
          <w:r w:rsidRPr="00E77497" w:rsidDel="006E4292">
            <w:delText>is determined as follows:</w:delText>
          </w:r>
        </w:del>
      </w:ins>
    </w:p>
    <w:p w14:paraId="57254F60" w14:textId="77777777" w:rsidR="00633E07" w:rsidRPr="00E77497" w:rsidDel="006E4292" w:rsidRDefault="00633E07" w:rsidP="006361CF">
      <w:pPr>
        <w:pStyle w:val="Alg4"/>
        <w:numPr>
          <w:ilvl w:val="0"/>
          <w:numId w:val="494"/>
        </w:numPr>
        <w:spacing w:after="220"/>
        <w:contextualSpacing/>
        <w:rPr>
          <w:ins w:id="11551" w:author="Rev 3 Allen Wirfs-Brock" w:date="2011-09-02T11:53:00Z"/>
          <w:del w:id="11552" w:author="Rev 4 Allen Wirfs-Brock" w:date="2011-10-20T10:24:00Z"/>
        </w:rPr>
        <w:pPrChange w:id="11553" w:author="Rev 4 Allen Wirfs-Brock" w:date="2011-11-07T12:16:00Z">
          <w:pPr>
            <w:pStyle w:val="Alg4"/>
            <w:numPr>
              <w:numId w:val="524"/>
            </w:numPr>
            <w:tabs>
              <w:tab w:val="num" w:pos="360"/>
            </w:tabs>
            <w:spacing w:after="220"/>
            <w:ind w:left="360" w:hanging="360"/>
            <w:contextualSpacing/>
          </w:pPr>
        </w:pPrChange>
      </w:pPr>
      <w:ins w:id="11554" w:author="Rev 3 Allen Wirfs-Brock" w:date="2011-09-02T11:53:00Z">
        <w:del w:id="11555" w:author="Rev 4 Allen Wirfs-Brock" w:date="2011-10-20T10:24:00Z">
          <w:r w:rsidRPr="00E77497" w:rsidDel="006E4292">
            <w:delText xml:space="preserve">Return the VarDeclaredNames of </w:delText>
          </w:r>
        </w:del>
      </w:ins>
      <w:ins w:id="11556" w:author="Rev 3 Allen Wirfs-Brock" w:date="2011-09-02T11:54:00Z">
        <w:del w:id="11557" w:author="Rev 4 Allen Wirfs-Brock" w:date="2011-10-20T10:24:00Z">
          <w:r w:rsidRPr="00E77497" w:rsidDel="006E4292">
            <w:rPr>
              <w:i/>
            </w:rPr>
            <w:delText>Block</w:delText>
          </w:r>
        </w:del>
      </w:ins>
      <w:ins w:id="11558" w:author="Rev 3 Allen Wirfs-Brock" w:date="2011-09-02T11:53:00Z">
        <w:del w:id="11559" w:author="Rev 4 Allen Wirfs-Brock" w:date="2011-10-20T10:24:00Z">
          <w:r w:rsidRPr="00E77497" w:rsidDel="006E4292">
            <w:delText>.</w:delText>
          </w:r>
        </w:del>
      </w:ins>
    </w:p>
    <w:p w14:paraId="4D630106" w14:textId="77777777" w:rsidR="004C02EF" w:rsidRPr="00E77497" w:rsidRDefault="004C02EF" w:rsidP="004C02EF">
      <w:del w:id="11560" w:author="Rev 4 Allen Wirfs-Brock" w:date="2011-10-20T10:29:00Z">
        <w:r w:rsidRPr="00E77497" w:rsidDel="00EB6200">
          <w:delText xml:space="preserve">The production </w:delText>
        </w:r>
      </w:del>
      <w:r w:rsidRPr="00E77497">
        <w:rPr>
          <w:rFonts w:ascii="Times New Roman" w:hAnsi="Times New Roman"/>
          <w:i/>
        </w:rPr>
        <w:t>Finally</w:t>
      </w:r>
      <w:r w:rsidRPr="00E77497">
        <w:t xml:space="preserve"> </w:t>
      </w:r>
      <w:r w:rsidRPr="00E77497">
        <w:rPr>
          <w:rFonts w:ascii="Courier New" w:hAnsi="Courier New"/>
          <w:b/>
        </w:rPr>
        <w:t>: finally</w:t>
      </w:r>
      <w:r w:rsidRPr="00E77497">
        <w:t xml:space="preserve"> </w:t>
      </w:r>
      <w:r w:rsidRPr="00E77497">
        <w:rPr>
          <w:rFonts w:ascii="Times New Roman" w:hAnsi="Times New Roman"/>
          <w:i/>
        </w:rPr>
        <w:t>Block</w:t>
      </w:r>
      <w:r w:rsidRPr="00E77497">
        <w:t xml:space="preserve"> </w:t>
      </w:r>
      <w:del w:id="11561" w:author="Rev 4 Allen Wirfs-Brock" w:date="2011-10-20T10:29:00Z">
        <w:r w:rsidRPr="00E77497" w:rsidDel="00EB6200">
          <w:delText>is evaluated as follows:</w:delText>
        </w:r>
      </w:del>
    </w:p>
    <w:p w14:paraId="6A2B1347" w14:textId="77777777" w:rsidR="004C02EF" w:rsidRPr="00E77497" w:rsidRDefault="004C02EF" w:rsidP="00150A49">
      <w:pPr>
        <w:pStyle w:val="Alg2"/>
        <w:numPr>
          <w:ilvl w:val="0"/>
          <w:numId w:val="140"/>
        </w:numPr>
        <w:spacing w:after="220"/>
      </w:pPr>
      <w:r w:rsidRPr="00E77497">
        <w:t xml:space="preserve">Return the result of evaluating </w:t>
      </w:r>
      <w:r w:rsidRPr="00E77497">
        <w:rPr>
          <w:i/>
        </w:rPr>
        <w:t>Block</w:t>
      </w:r>
      <w:r w:rsidRPr="00E77497">
        <w:t>.</w:t>
      </w:r>
    </w:p>
    <w:p w14:paraId="118F6B4E" w14:textId="77777777" w:rsidR="007B0A7E" w:rsidRPr="00E77497" w:rsidDel="00B70C4A" w:rsidRDefault="007B0A7E" w:rsidP="00EB6200">
      <w:pPr>
        <w:contextualSpacing/>
        <w:rPr>
          <w:ins w:id="11562" w:author="Rev 3 Allen Wirfs-Brock" w:date="2011-09-10T16:14:00Z"/>
          <w:del w:id="11563" w:author="Rev 4 Allen Wirfs-Brock" w:date="2011-10-20T10:25:00Z"/>
        </w:rPr>
      </w:pPr>
      <w:bookmarkStart w:id="11564" w:name="_Ref424532508"/>
      <w:bookmarkStart w:id="11565" w:name="_Ref449941631"/>
      <w:bookmarkStart w:id="11566" w:name="_Ref457101484"/>
      <w:bookmarkStart w:id="11567" w:name="_Toc472818893"/>
      <w:bookmarkStart w:id="11568" w:name="_Toc235503469"/>
      <w:bookmarkStart w:id="11569" w:name="_Toc241509244"/>
      <w:bookmarkStart w:id="11570" w:name="_Toc244416731"/>
      <w:bookmarkStart w:id="11571" w:name="_Toc276631095"/>
      <w:bookmarkEnd w:id="11046"/>
      <w:bookmarkEnd w:id="11047"/>
      <w:bookmarkEnd w:id="11048"/>
      <w:bookmarkEnd w:id="11049"/>
      <w:bookmarkEnd w:id="11050"/>
      <w:bookmarkEnd w:id="11051"/>
      <w:bookmarkEnd w:id="11052"/>
      <w:bookmarkEnd w:id="11292"/>
      <w:ins w:id="11572" w:author="Rev 3 Allen Wirfs-Brock" w:date="2011-09-10T16:14:00Z">
        <w:del w:id="11573" w:author="Rev 4 Allen Wirfs-Brock" w:date="2011-10-20T10:25:00Z">
          <w:r w:rsidRPr="00E77497" w:rsidDel="00B70C4A">
            <w:delText xml:space="preserve">The </w:delText>
          </w:r>
          <w:r w:rsidRPr="00E77497" w:rsidDel="00B70C4A">
            <w:rPr>
              <w:rFonts w:ascii="Times New Roman" w:eastAsia="Times New Roman" w:hAnsi="Times New Roman"/>
              <w:spacing w:val="6"/>
              <w:lang w:eastAsia="en-US"/>
            </w:rPr>
            <w:delText xml:space="preserve">BoundNames </w:delText>
          </w:r>
          <w:r w:rsidRPr="00E77497" w:rsidDel="00B70C4A">
            <w:delText xml:space="preserve">of the production </w:delText>
          </w:r>
          <w:r w:rsidRPr="00E77497" w:rsidDel="00B70C4A">
            <w:rPr>
              <w:rFonts w:ascii="Times New Roman" w:hAnsi="Times New Roman"/>
              <w:i/>
            </w:rPr>
            <w:delText>CatchParameter</w:delText>
          </w:r>
          <w:r w:rsidRPr="00E77497" w:rsidDel="00B70C4A">
            <w:rPr>
              <w:rFonts w:ascii="Courier New" w:hAnsi="Courier New" w:cs="Courier New"/>
              <w:b/>
            </w:rPr>
            <w:delText>:</w:delText>
          </w:r>
          <w:r w:rsidRPr="00E77497" w:rsidDel="00B70C4A">
            <w:delText xml:space="preserve"> </w:delText>
          </w:r>
        </w:del>
      </w:ins>
      <w:ins w:id="11574" w:author="Rev 3 Allen Wirfs-Brock" w:date="2011-09-10T16:15:00Z">
        <w:del w:id="11575" w:author="Rev 4 Allen Wirfs-Brock" w:date="2011-10-20T10:25:00Z">
          <w:r w:rsidRPr="00E77497" w:rsidDel="00B70C4A">
            <w:rPr>
              <w:rFonts w:ascii="Times New Roman" w:hAnsi="Times New Roman"/>
              <w:i/>
            </w:rPr>
            <w:delText>Binding</w:delText>
          </w:r>
        </w:del>
      </w:ins>
      <w:ins w:id="11576" w:author="Rev 3 Allen Wirfs-Brock" w:date="2011-09-10T16:14:00Z">
        <w:del w:id="11577" w:author="Rev 4 Allen Wirfs-Brock" w:date="2011-10-20T10:25:00Z">
          <w:r w:rsidRPr="00E77497" w:rsidDel="00B70C4A">
            <w:rPr>
              <w:rStyle w:val="bnf"/>
            </w:rPr>
            <w:delText>Identifier</w:delText>
          </w:r>
          <w:r w:rsidRPr="00E77497" w:rsidDel="00B70C4A">
            <w:delText xml:space="preserve"> is determined as follows:</w:delText>
          </w:r>
        </w:del>
      </w:ins>
    </w:p>
    <w:p w14:paraId="46144103" w14:textId="77777777" w:rsidR="007B0A7E" w:rsidRPr="00E77497" w:rsidDel="00B70C4A" w:rsidRDefault="007B0A7E" w:rsidP="006361CF">
      <w:pPr>
        <w:pStyle w:val="Alg4"/>
        <w:numPr>
          <w:ilvl w:val="0"/>
          <w:numId w:val="537"/>
        </w:numPr>
        <w:spacing w:after="220"/>
        <w:contextualSpacing/>
        <w:rPr>
          <w:ins w:id="11578" w:author="Rev 3 Allen Wirfs-Brock" w:date="2011-09-10T16:14:00Z"/>
          <w:del w:id="11579" w:author="Rev 4 Allen Wirfs-Brock" w:date="2011-10-20T10:25:00Z"/>
        </w:rPr>
        <w:pPrChange w:id="11580" w:author="Rev 4 Allen Wirfs-Brock" w:date="2011-11-07T12:16:00Z">
          <w:pPr>
            <w:pStyle w:val="Alg4"/>
            <w:numPr>
              <w:numId w:val="570"/>
            </w:numPr>
            <w:tabs>
              <w:tab w:val="num" w:pos="360"/>
            </w:tabs>
            <w:spacing w:after="220"/>
            <w:ind w:left="360" w:hanging="360"/>
            <w:contextualSpacing/>
          </w:pPr>
        </w:pPrChange>
      </w:pPr>
      <w:ins w:id="11581" w:author="Rev 3 Allen Wirfs-Brock" w:date="2011-09-10T16:14:00Z">
        <w:del w:id="11582" w:author="Rev 4 Allen Wirfs-Brock" w:date="2011-10-20T10:25:00Z">
          <w:r w:rsidRPr="00E77497" w:rsidDel="00B70C4A">
            <w:delText>Return</w:delText>
          </w:r>
        </w:del>
      </w:ins>
      <w:ins w:id="11583" w:author="Rev 3 Allen Wirfs-Brock" w:date="2011-09-10T16:15:00Z">
        <w:del w:id="11584" w:author="Rev 4 Allen Wirfs-Brock" w:date="2011-10-20T10:25:00Z">
          <w:r w:rsidRPr="00E77497" w:rsidDel="00B70C4A">
            <w:delText xml:space="preserve"> the BoundName</w:delText>
          </w:r>
        </w:del>
      </w:ins>
      <w:ins w:id="11585" w:author="Rev 3 Allen Wirfs-Brock" w:date="2011-09-10T16:16:00Z">
        <w:del w:id="11586" w:author="Rev 4 Allen Wirfs-Brock" w:date="2011-10-20T10:25:00Z">
          <w:r w:rsidRPr="00E77497" w:rsidDel="00B70C4A">
            <w:delText>s</w:delText>
          </w:r>
        </w:del>
      </w:ins>
      <w:ins w:id="11587" w:author="Rev 3 Allen Wirfs-Brock" w:date="2011-09-10T16:15:00Z">
        <w:del w:id="11588" w:author="Rev 4 Allen Wirfs-Brock" w:date="2011-10-20T10:25:00Z">
          <w:r w:rsidRPr="00E77497" w:rsidDel="00B70C4A">
            <w:delText xml:space="preserve"> of </w:delText>
          </w:r>
        </w:del>
      </w:ins>
      <w:ins w:id="11589" w:author="Rev 3 Allen Wirfs-Brock" w:date="2011-09-10T16:16:00Z">
        <w:del w:id="11590" w:author="Rev 4 Allen Wirfs-Brock" w:date="2011-10-20T10:25:00Z">
          <w:r w:rsidRPr="00E77497" w:rsidDel="00B70C4A">
            <w:rPr>
              <w:i/>
            </w:rPr>
            <w:delText>Binding</w:delText>
          </w:r>
          <w:r w:rsidRPr="00E77497" w:rsidDel="00B70C4A">
            <w:rPr>
              <w:rStyle w:val="bnf"/>
            </w:rPr>
            <w:delText>Identifier</w:delText>
          </w:r>
        </w:del>
      </w:ins>
      <w:ins w:id="11591" w:author="Rev 3 Allen Wirfs-Brock" w:date="2011-09-10T16:14:00Z">
        <w:del w:id="11592" w:author="Rev 4 Allen Wirfs-Brock" w:date="2011-10-20T10:25:00Z">
          <w:r w:rsidRPr="00E77497" w:rsidDel="00B70C4A">
            <w:delText>.</w:delText>
          </w:r>
        </w:del>
      </w:ins>
    </w:p>
    <w:p w14:paraId="120EFA57" w14:textId="77777777" w:rsidR="009102AD" w:rsidRPr="00E77497" w:rsidDel="0074396A" w:rsidRDefault="009102AD" w:rsidP="00EB6200">
      <w:pPr>
        <w:ind w:firstLine="360"/>
        <w:rPr>
          <w:ins w:id="11593" w:author="Rev 3 Allen Wirfs-Brock" w:date="2011-09-10T16:23:00Z"/>
          <w:del w:id="11594" w:author="Rev 4 Allen Wirfs-Brock" w:date="2011-11-06T16:50:00Z"/>
        </w:rPr>
      </w:pPr>
      <w:ins w:id="11595" w:author="Rev 3 Allen Wirfs-Brock" w:date="2011-09-10T16:23:00Z">
        <w:del w:id="11596" w:author="Rev 4 Allen Wirfs-Brock" w:date="2011-10-20T10:29:00Z">
          <w:r w:rsidRPr="00E77497" w:rsidDel="00EB6200">
            <w:delText xml:space="preserve">The production </w:delText>
          </w:r>
        </w:del>
      </w:ins>
      <w:ins w:id="11597" w:author="Rev 3 Allen Wirfs-Brock" w:date="2011-09-10T16:24:00Z">
        <w:del w:id="11598"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w:delText>
          </w:r>
          <w:r w:rsidRPr="00E77497" w:rsidDel="0074396A">
            <w:rPr>
              <w:rStyle w:val="bnf"/>
            </w:rPr>
            <w:delText>Identifier</w:delText>
          </w:r>
          <w:r w:rsidRPr="00E77497" w:rsidDel="0074396A">
            <w:delText xml:space="preserve"> </w:delText>
          </w:r>
        </w:del>
      </w:ins>
      <w:ins w:id="11599" w:author="Rev 3 Allen Wirfs-Brock" w:date="2011-09-10T16:23:00Z">
        <w:del w:id="11600" w:author="Rev 4 Allen Wirfs-Brock" w:date="2011-10-20T10:30:00Z">
          <w:r w:rsidRPr="00E77497" w:rsidDel="00EB6200">
            <w:delText xml:space="preserve">is evaluated </w:delText>
          </w:r>
        </w:del>
        <w:del w:id="11601" w:author="Rev 4 Allen Wirfs-Brock" w:date="2011-11-06T16:50:00Z">
          <w:r w:rsidRPr="00E77497" w:rsidDel="0074396A">
            <w:delText>with parameter</w:delText>
          </w:r>
        </w:del>
      </w:ins>
      <w:ins w:id="11602" w:author="Rev 3 Allen Wirfs-Brock" w:date="2011-09-10T16:24:00Z">
        <w:del w:id="11603" w:author="Rev 4 Allen Wirfs-Brock" w:date="2011-11-06T16:50:00Z">
          <w:r w:rsidRPr="00E77497" w:rsidDel="0074396A">
            <w:delText>s</w:delText>
          </w:r>
        </w:del>
      </w:ins>
      <w:ins w:id="11604" w:author="Rev 3 Allen Wirfs-Brock" w:date="2011-09-10T16:23:00Z">
        <w:del w:id="11605" w:author="Rev 4 Allen Wirfs-Brock" w:date="2011-11-06T16:50:00Z">
          <w:r w:rsidRPr="00E77497" w:rsidDel="0074396A">
            <w:delText xml:space="preserve"> </w:delText>
          </w:r>
        </w:del>
      </w:ins>
      <w:ins w:id="11606" w:author="Rev 3 Allen Wirfs-Brock" w:date="2011-09-10T16:24:00Z">
        <w:del w:id="11607" w:author="Rev 4 Allen Wirfs-Brock" w:date="2011-11-06T16:50:00Z">
          <w:r w:rsidRPr="00E77497" w:rsidDel="0074396A">
            <w:rPr>
              <w:rFonts w:ascii="Times New Roman" w:eastAsia="Times New Roman" w:hAnsi="Times New Roman"/>
              <w:i/>
              <w:spacing w:val="6"/>
              <w:lang w:eastAsia="en-US"/>
            </w:rPr>
            <w:delText>exception</w:delText>
          </w:r>
        </w:del>
      </w:ins>
      <w:ins w:id="11608" w:author="Rev 3 Allen Wirfs-Brock" w:date="2011-09-10T16:23:00Z">
        <w:del w:id="11609" w:author="Rev 4 Allen Wirfs-Brock" w:date="2011-11-06T16:50:00Z">
          <w:r w:rsidRPr="00E77497" w:rsidDel="0074396A">
            <w:delText xml:space="preserve"> </w:delText>
          </w:r>
        </w:del>
      </w:ins>
      <w:ins w:id="11610" w:author="Rev 3 Allen Wirfs-Brock" w:date="2011-09-10T16:24:00Z">
        <w:del w:id="11611" w:author="Rev 4 Allen Wirfs-Brock" w:date="2011-11-06T16:50:00Z">
          <w:r w:rsidRPr="00E77497" w:rsidDel="0074396A">
            <w:delText xml:space="preserve">and </w:delText>
          </w:r>
          <w:r w:rsidRPr="00E77497" w:rsidDel="0074396A">
            <w:rPr>
              <w:rFonts w:ascii="Times New Roman" w:eastAsia="Times New Roman" w:hAnsi="Times New Roman"/>
              <w:i/>
              <w:spacing w:val="6"/>
              <w:lang w:eastAsia="en-US"/>
            </w:rPr>
            <w:delText>env</w:delText>
          </w:r>
        </w:del>
        <w:del w:id="11612" w:author="Rev 4 Allen Wirfs-Brock" w:date="2011-10-20T10:30:00Z">
          <w:r w:rsidRPr="00E77497" w:rsidDel="00EB6200">
            <w:delText xml:space="preserve"> </w:delText>
          </w:r>
        </w:del>
      </w:ins>
      <w:ins w:id="11613" w:author="Rev 3 Allen Wirfs-Brock" w:date="2011-09-10T16:23:00Z">
        <w:del w:id="11614" w:author="Rev 4 Allen Wirfs-Brock" w:date="2011-10-20T10:30:00Z">
          <w:r w:rsidRPr="00E77497" w:rsidDel="00EB6200">
            <w:delText>as follows:</w:delText>
          </w:r>
        </w:del>
      </w:ins>
    </w:p>
    <w:p w14:paraId="63A6A4CF" w14:textId="77777777" w:rsidR="006D4BC8" w:rsidRPr="00E77497" w:rsidDel="0074396A" w:rsidRDefault="006D4BC8" w:rsidP="006361CF">
      <w:pPr>
        <w:pStyle w:val="Alg2"/>
        <w:numPr>
          <w:ilvl w:val="0"/>
          <w:numId w:val="539"/>
        </w:numPr>
        <w:spacing w:after="220"/>
        <w:contextualSpacing/>
        <w:rPr>
          <w:ins w:id="11615" w:author="Rev 3 Allen Wirfs-Brock" w:date="2011-09-10T16:32:00Z"/>
          <w:del w:id="11616" w:author="Rev 4 Allen Wirfs-Brock" w:date="2011-11-06T16:50:00Z"/>
        </w:rPr>
        <w:pPrChange w:id="11617" w:author="Rev 4 Allen Wirfs-Brock" w:date="2011-11-07T12:16:00Z">
          <w:pPr>
            <w:pStyle w:val="Alg2"/>
            <w:numPr>
              <w:numId w:val="572"/>
            </w:numPr>
            <w:tabs>
              <w:tab w:val="num" w:pos="360"/>
            </w:tabs>
            <w:spacing w:after="220"/>
            <w:ind w:left="360" w:hanging="360"/>
            <w:contextualSpacing/>
          </w:pPr>
        </w:pPrChange>
      </w:pPr>
      <w:ins w:id="11618" w:author="Rev 3 Allen Wirfs-Brock" w:date="2011-09-10T16:32:00Z">
        <w:del w:id="11619" w:author="Rev 4 Allen Wirfs-Brock" w:date="2011-11-06T16:50:00Z">
          <w:r w:rsidRPr="00E77497" w:rsidDel="0074396A">
            <w:delText xml:space="preserve">Let </w:delText>
          </w:r>
          <w:r w:rsidRPr="00E77497" w:rsidDel="0074396A">
            <w:rPr>
              <w:i/>
            </w:rPr>
            <w:delText>name</w:delText>
          </w:r>
          <w:r w:rsidRPr="00E77497" w:rsidDel="0074396A">
            <w:delText xml:space="preserve"> be the sole element of the BoundNames of </w:delText>
          </w:r>
          <w:r w:rsidRPr="00E77497" w:rsidDel="0074396A">
            <w:rPr>
              <w:i/>
            </w:rPr>
            <w:delText>BindingIdentifier</w:delText>
          </w:r>
        </w:del>
      </w:ins>
    </w:p>
    <w:p w14:paraId="0B0D84CD" w14:textId="77777777" w:rsidR="009102AD" w:rsidRPr="00E77497" w:rsidDel="0074396A" w:rsidRDefault="006D4BC8" w:rsidP="006361CF">
      <w:pPr>
        <w:pStyle w:val="Alg2"/>
        <w:numPr>
          <w:ilvl w:val="0"/>
          <w:numId w:val="539"/>
        </w:numPr>
        <w:spacing w:after="220"/>
        <w:rPr>
          <w:ins w:id="11620" w:author="Rev 3 Allen Wirfs-Brock" w:date="2011-09-10T16:23:00Z"/>
          <w:del w:id="11621" w:author="Rev 4 Allen Wirfs-Brock" w:date="2011-11-06T16:50:00Z"/>
        </w:rPr>
        <w:pPrChange w:id="11622" w:author="Rev 4 Allen Wirfs-Brock" w:date="2011-11-07T12:16:00Z">
          <w:pPr>
            <w:pStyle w:val="Alg2"/>
            <w:numPr>
              <w:numId w:val="572"/>
            </w:numPr>
            <w:tabs>
              <w:tab w:val="num" w:pos="360"/>
            </w:tabs>
            <w:spacing w:after="220"/>
            <w:ind w:left="360" w:hanging="360"/>
          </w:pPr>
        </w:pPrChange>
      </w:pPr>
      <w:ins w:id="11623" w:author="Rev 3 Allen Wirfs-Brock" w:date="2011-09-10T16:29:00Z">
        <w:del w:id="11624" w:author="Rev 4 Allen Wirfs-Brock" w:date="2011-11-06T16:50:00Z">
          <w:r w:rsidRPr="00E77497" w:rsidDel="0074396A">
            <w:delText xml:space="preserve">Call the InitializeBinding concrete method of </w:delText>
          </w:r>
          <w:r w:rsidRPr="00E77497" w:rsidDel="0074396A">
            <w:rPr>
              <w:i/>
            </w:rPr>
            <w:delText>env</w:delText>
          </w:r>
          <w:r w:rsidRPr="00E77497" w:rsidDel="0074396A">
            <w:delText xml:space="preserve"> passing</w:delText>
          </w:r>
        </w:del>
      </w:ins>
      <w:ins w:id="11625" w:author="Rev 3 Allen Wirfs-Brock" w:date="2011-09-10T16:33:00Z">
        <w:del w:id="11626" w:author="Rev 4 Allen Wirfs-Brock" w:date="2011-11-06T16:50:00Z">
          <w:r w:rsidRPr="00E77497" w:rsidDel="0074396A">
            <w:delText xml:space="preserve"> </w:delText>
          </w:r>
          <w:r w:rsidRPr="00E77497" w:rsidDel="0074396A">
            <w:rPr>
              <w:i/>
            </w:rPr>
            <w:delText>name</w:delText>
          </w:r>
          <w:r w:rsidRPr="00E77497" w:rsidDel="0074396A">
            <w:delText xml:space="preserve"> and</w:delText>
          </w:r>
        </w:del>
      </w:ins>
      <w:ins w:id="11627" w:author="Rev 3 Allen Wirfs-Brock" w:date="2011-09-10T16:29:00Z">
        <w:del w:id="11628" w:author="Rev 4 Allen Wirfs-Brock" w:date="2011-11-06T16:50:00Z">
          <w:r w:rsidRPr="00E77497" w:rsidDel="0074396A">
            <w:delText xml:space="preserve"> </w:delText>
          </w:r>
        </w:del>
      </w:ins>
      <w:ins w:id="11629" w:author="Rev 3 Allen Wirfs-Brock" w:date="2011-09-10T16:30:00Z">
        <w:del w:id="11630" w:author="Rev 4 Allen Wirfs-Brock" w:date="2011-11-06T16:50:00Z">
          <w:r w:rsidRPr="00E77497" w:rsidDel="0074396A">
            <w:rPr>
              <w:i/>
            </w:rPr>
            <w:delText>exception</w:delText>
          </w:r>
          <w:r w:rsidRPr="00E77497" w:rsidDel="0074396A">
            <w:delText xml:space="preserve"> </w:delText>
          </w:r>
        </w:del>
      </w:ins>
      <w:ins w:id="11631" w:author="Rev 3 Allen Wirfs-Brock" w:date="2011-09-10T16:29:00Z">
        <w:del w:id="11632" w:author="Rev 4 Allen Wirfs-Brock" w:date="2011-11-06T16:50:00Z">
          <w:r w:rsidRPr="00E77497" w:rsidDel="0074396A">
            <w:delText>as the argument.</w:delText>
          </w:r>
        </w:del>
      </w:ins>
      <w:ins w:id="11633" w:author="Rev 3 Allen Wirfs-Brock" w:date="2011-09-10T16:23:00Z">
        <w:del w:id="11634" w:author="Rev 4 Allen Wirfs-Brock" w:date="2011-11-06T16:50:00Z">
          <w:r w:rsidR="009102AD" w:rsidRPr="00E77497" w:rsidDel="0074396A">
            <w:delText>.</w:delText>
          </w:r>
        </w:del>
      </w:ins>
    </w:p>
    <w:p w14:paraId="20AC59A8" w14:textId="77777777" w:rsidR="007B0A7E" w:rsidRPr="00E77497" w:rsidDel="0031780A" w:rsidRDefault="007B0A7E" w:rsidP="00EB6200">
      <w:pPr>
        <w:contextualSpacing/>
        <w:rPr>
          <w:ins w:id="11635" w:author="Rev 3 Allen Wirfs-Brock" w:date="2011-09-10T16:16:00Z"/>
          <w:del w:id="11636" w:author="Rev 4 Allen Wirfs-Brock" w:date="2011-10-20T10:25:00Z"/>
        </w:rPr>
      </w:pPr>
      <w:ins w:id="11637" w:author="Rev 3 Allen Wirfs-Brock" w:date="2011-09-10T16:16:00Z">
        <w:del w:id="11638" w:author="Rev 4 Allen Wirfs-Brock" w:date="2011-10-20T10:25:00Z">
          <w:r w:rsidRPr="00E77497" w:rsidDel="0031780A">
            <w:delText xml:space="preserve">The </w:delText>
          </w:r>
          <w:r w:rsidRPr="00E77497" w:rsidDel="0031780A">
            <w:rPr>
              <w:rFonts w:ascii="Times New Roman" w:eastAsia="Times New Roman" w:hAnsi="Times New Roman"/>
              <w:spacing w:val="6"/>
              <w:lang w:eastAsia="en-US"/>
            </w:rPr>
            <w:delText xml:space="preserve">BoundNames </w:delText>
          </w:r>
          <w:r w:rsidRPr="00E77497" w:rsidDel="0031780A">
            <w:delText xml:space="preserve">of the production </w:delText>
          </w:r>
          <w:r w:rsidRPr="00E77497" w:rsidDel="0031780A">
            <w:rPr>
              <w:rFonts w:ascii="Times New Roman" w:hAnsi="Times New Roman"/>
              <w:i/>
            </w:rPr>
            <w:delText>CatchParameter</w:delText>
          </w:r>
          <w:r w:rsidRPr="00E77497" w:rsidDel="0031780A">
            <w:rPr>
              <w:rFonts w:ascii="Courier New" w:hAnsi="Courier New" w:cs="Courier New"/>
              <w:b/>
            </w:rPr>
            <w:delText>:</w:delText>
          </w:r>
          <w:r w:rsidRPr="00E77497" w:rsidDel="0031780A">
            <w:delText xml:space="preserve"> </w:delText>
          </w:r>
          <w:r w:rsidRPr="00E77497" w:rsidDel="0031780A">
            <w:rPr>
              <w:rFonts w:ascii="Times New Roman" w:hAnsi="Times New Roman"/>
              <w:i/>
            </w:rPr>
            <w:delText>Binding</w:delText>
          </w:r>
          <w:r w:rsidRPr="00E77497" w:rsidDel="0031780A">
            <w:rPr>
              <w:rStyle w:val="bnf"/>
            </w:rPr>
            <w:delText>Pattern</w:delText>
          </w:r>
          <w:r w:rsidRPr="00E77497" w:rsidDel="0031780A">
            <w:delText xml:space="preserve"> is determined as follows:</w:delText>
          </w:r>
        </w:del>
      </w:ins>
    </w:p>
    <w:p w14:paraId="0EF849D1" w14:textId="77777777" w:rsidR="007B0A7E" w:rsidRPr="00E77497" w:rsidDel="0031780A" w:rsidRDefault="007B0A7E" w:rsidP="006361CF">
      <w:pPr>
        <w:pStyle w:val="Alg4"/>
        <w:numPr>
          <w:ilvl w:val="0"/>
          <w:numId w:val="538"/>
        </w:numPr>
        <w:spacing w:after="220"/>
        <w:contextualSpacing/>
        <w:rPr>
          <w:ins w:id="11639" w:author="Rev 3 Allen Wirfs-Brock" w:date="2011-09-10T16:16:00Z"/>
          <w:del w:id="11640" w:author="Rev 4 Allen Wirfs-Brock" w:date="2011-10-20T10:25:00Z"/>
        </w:rPr>
        <w:pPrChange w:id="11641" w:author="Rev 4 Allen Wirfs-Brock" w:date="2011-11-07T12:16:00Z">
          <w:pPr>
            <w:pStyle w:val="Alg4"/>
            <w:numPr>
              <w:numId w:val="571"/>
            </w:numPr>
            <w:tabs>
              <w:tab w:val="num" w:pos="360"/>
            </w:tabs>
            <w:spacing w:after="220"/>
            <w:ind w:left="360" w:hanging="360"/>
            <w:contextualSpacing/>
          </w:pPr>
        </w:pPrChange>
      </w:pPr>
      <w:ins w:id="11642" w:author="Rev 3 Allen Wirfs-Brock" w:date="2011-09-10T16:16:00Z">
        <w:del w:id="11643" w:author="Rev 4 Allen Wirfs-Brock" w:date="2011-10-20T10:25:00Z">
          <w:r w:rsidRPr="00E77497" w:rsidDel="0031780A">
            <w:delText>Return the BoundName</w:delText>
          </w:r>
        </w:del>
      </w:ins>
      <w:ins w:id="11644" w:author="Rev 3 Allen Wirfs-Brock" w:date="2011-09-10T16:17:00Z">
        <w:del w:id="11645" w:author="Rev 4 Allen Wirfs-Brock" w:date="2011-10-20T10:25:00Z">
          <w:r w:rsidRPr="00E77497" w:rsidDel="0031780A">
            <w:delText>s</w:delText>
          </w:r>
        </w:del>
      </w:ins>
      <w:ins w:id="11646" w:author="Rev 3 Allen Wirfs-Brock" w:date="2011-09-10T16:16:00Z">
        <w:del w:id="11647" w:author="Rev 4 Allen Wirfs-Brock" w:date="2011-10-20T10:25:00Z">
          <w:r w:rsidRPr="00E77497" w:rsidDel="0031780A">
            <w:delText xml:space="preserve"> of </w:delText>
          </w:r>
        </w:del>
      </w:ins>
      <w:ins w:id="11648" w:author="Rev 3 Allen Wirfs-Brock" w:date="2011-09-10T16:17:00Z">
        <w:del w:id="11649" w:author="Rev 4 Allen Wirfs-Brock" w:date="2011-10-20T10:25:00Z">
          <w:r w:rsidRPr="00E77497" w:rsidDel="0031780A">
            <w:rPr>
              <w:i/>
            </w:rPr>
            <w:delText>Binding</w:delText>
          </w:r>
          <w:r w:rsidRPr="00E77497" w:rsidDel="0031780A">
            <w:rPr>
              <w:rStyle w:val="bnf"/>
            </w:rPr>
            <w:delText>Pattern</w:delText>
          </w:r>
        </w:del>
      </w:ins>
      <w:ins w:id="11650" w:author="Rev 3 Allen Wirfs-Brock" w:date="2011-09-10T16:16:00Z">
        <w:del w:id="11651" w:author="Rev 4 Allen Wirfs-Brock" w:date="2011-10-20T10:25:00Z">
          <w:r w:rsidRPr="00E77497" w:rsidDel="0031780A">
            <w:delText>.</w:delText>
          </w:r>
        </w:del>
      </w:ins>
    </w:p>
    <w:p w14:paraId="66348AD9" w14:textId="77777777" w:rsidR="003A30C5" w:rsidRPr="00E77497" w:rsidDel="0074396A" w:rsidRDefault="003A30C5" w:rsidP="00EB6200">
      <w:pPr>
        <w:ind w:firstLine="360"/>
        <w:rPr>
          <w:ins w:id="11652" w:author="Rev 3 Allen Wirfs-Brock" w:date="2011-09-10T16:35:00Z"/>
          <w:del w:id="11653" w:author="Rev 4 Allen Wirfs-Brock" w:date="2011-11-06T16:50:00Z"/>
        </w:rPr>
      </w:pPr>
      <w:bookmarkStart w:id="11654" w:name="_Toc235503470"/>
      <w:bookmarkStart w:id="11655" w:name="_Toc241509245"/>
      <w:bookmarkStart w:id="11656" w:name="_Toc244416732"/>
      <w:bookmarkStart w:id="11657" w:name="_Toc276631096"/>
      <w:bookmarkEnd w:id="11568"/>
      <w:bookmarkEnd w:id="11569"/>
      <w:bookmarkEnd w:id="11570"/>
      <w:bookmarkEnd w:id="11571"/>
      <w:ins w:id="11658" w:author="Rev 3 Allen Wirfs-Brock" w:date="2011-09-10T16:35:00Z">
        <w:del w:id="11659" w:author="Rev 4 Allen Wirfs-Brock" w:date="2011-10-20T10:30:00Z">
          <w:r w:rsidRPr="00E77497" w:rsidDel="00EB6200">
            <w:delText xml:space="preserve">The production </w:delText>
          </w:r>
        </w:del>
        <w:del w:id="11660"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BindingPattern Binding</w:delText>
          </w:r>
          <w:r w:rsidRPr="00E77497" w:rsidDel="0074396A">
            <w:rPr>
              <w:rStyle w:val="bnf"/>
            </w:rPr>
            <w:delText>Identifier</w:delText>
          </w:r>
          <w:r w:rsidRPr="00E77497" w:rsidDel="0074396A">
            <w:delText xml:space="preserve"> </w:delText>
          </w:r>
        </w:del>
        <w:del w:id="11661" w:author="Rev 4 Allen Wirfs-Brock" w:date="2011-10-20T10:31:00Z">
          <w:r w:rsidRPr="00E77497" w:rsidDel="00EB6200">
            <w:delText xml:space="preserve">is evaluated </w:delText>
          </w:r>
        </w:del>
        <w:del w:id="11662" w:author="Rev 4 Allen Wirfs-Brock" w:date="2011-11-06T16:50:00Z">
          <w:r w:rsidRPr="00E77497" w:rsidDel="0074396A">
            <w:delText xml:space="preserve">with parameters </w:delText>
          </w:r>
          <w:r w:rsidRPr="00E77497" w:rsidDel="0074396A">
            <w:rPr>
              <w:rFonts w:ascii="Times New Roman" w:eastAsia="Times New Roman" w:hAnsi="Times New Roman"/>
              <w:i/>
              <w:spacing w:val="6"/>
              <w:lang w:eastAsia="en-US"/>
            </w:rPr>
            <w:delText>exception</w:delText>
          </w:r>
          <w:r w:rsidRPr="00E77497" w:rsidDel="0074396A">
            <w:delText xml:space="preserve"> and </w:delText>
          </w:r>
          <w:r w:rsidRPr="00E77497" w:rsidDel="0074396A">
            <w:rPr>
              <w:rFonts w:ascii="Times New Roman" w:eastAsia="Times New Roman" w:hAnsi="Times New Roman"/>
              <w:i/>
              <w:spacing w:val="6"/>
              <w:lang w:eastAsia="en-US"/>
            </w:rPr>
            <w:delText>env</w:delText>
          </w:r>
          <w:r w:rsidRPr="00E77497" w:rsidDel="0074396A">
            <w:delText xml:space="preserve"> </w:delText>
          </w:r>
        </w:del>
        <w:del w:id="11663" w:author="Rev 4 Allen Wirfs-Brock" w:date="2011-10-20T10:31:00Z">
          <w:r w:rsidRPr="00E77497" w:rsidDel="00EB6200">
            <w:delText>as follows:</w:delText>
          </w:r>
        </w:del>
      </w:ins>
    </w:p>
    <w:p w14:paraId="08BFA251" w14:textId="77777777" w:rsidR="003A30C5" w:rsidRPr="00E77497" w:rsidDel="0074396A" w:rsidRDefault="003A30C5" w:rsidP="006361CF">
      <w:pPr>
        <w:pStyle w:val="Alg2"/>
        <w:numPr>
          <w:ilvl w:val="0"/>
          <w:numId w:val="599"/>
        </w:numPr>
        <w:rPr>
          <w:ins w:id="11664" w:author="Rev 3 Allen Wirfs-Brock" w:date="2011-09-10T16:34:00Z"/>
          <w:del w:id="11665" w:author="Rev 4 Allen Wirfs-Brock" w:date="2011-11-06T16:50:00Z"/>
        </w:rPr>
        <w:pPrChange w:id="11666" w:author="Rev 4 Allen Wirfs-Brock" w:date="2011-11-07T12:16:00Z">
          <w:pPr>
            <w:pStyle w:val="Alg2"/>
            <w:numPr>
              <w:numId w:val="697"/>
            </w:numPr>
            <w:tabs>
              <w:tab w:val="num" w:pos="360"/>
            </w:tabs>
          </w:pPr>
        </w:pPrChange>
      </w:pPr>
      <w:ins w:id="11667" w:author="Rev 3 Allen Wirfs-Brock" w:date="2011-09-10T16:34:00Z">
        <w:del w:id="11668" w:author="Rev 4 Allen Wirfs-Brock" w:date="2011-11-06T16:50:00Z">
          <w:r w:rsidRPr="00E77497" w:rsidDel="0074396A">
            <w:delText xml:space="preserve">Let </w:delText>
          </w:r>
          <w:r w:rsidRPr="00E77497" w:rsidDel="0074396A">
            <w:rPr>
              <w:i/>
            </w:rPr>
            <w:delText xml:space="preserve">rhs </w:delText>
          </w:r>
          <w:r w:rsidRPr="00E77497" w:rsidDel="0074396A">
            <w:delText xml:space="preserve">be the result of evaluating </w:delText>
          </w:r>
          <w:r w:rsidRPr="00E77497" w:rsidDel="0074396A">
            <w:rPr>
              <w:i/>
            </w:rPr>
            <w:delText>Initialiser</w:delText>
          </w:r>
          <w:r w:rsidRPr="00E77497" w:rsidDel="0074396A">
            <w:delText>.</w:delText>
          </w:r>
        </w:del>
      </w:ins>
    </w:p>
    <w:p w14:paraId="3AC2BE17" w14:textId="77777777" w:rsidR="003A30C5" w:rsidRPr="00E77497" w:rsidDel="0074396A" w:rsidRDefault="003A30C5" w:rsidP="006361CF">
      <w:pPr>
        <w:pStyle w:val="Alg3"/>
        <w:numPr>
          <w:ilvl w:val="0"/>
          <w:numId w:val="599"/>
        </w:numPr>
        <w:rPr>
          <w:ins w:id="11669" w:author="Rev 3 Allen Wirfs-Brock" w:date="2011-09-10T16:34:00Z"/>
          <w:del w:id="11670" w:author="Rev 4 Allen Wirfs-Brock" w:date="2011-11-06T16:50:00Z"/>
        </w:rPr>
        <w:pPrChange w:id="11671" w:author="Rev 4 Allen Wirfs-Brock" w:date="2011-11-07T12:16:00Z">
          <w:pPr>
            <w:pStyle w:val="Alg3"/>
            <w:numPr>
              <w:numId w:val="697"/>
            </w:numPr>
          </w:pPr>
        </w:pPrChange>
      </w:pPr>
      <w:ins w:id="11672" w:author="Rev 3 Allen Wirfs-Brock" w:date="2011-09-10T16:34:00Z">
        <w:del w:id="11673" w:author="Rev 4 Allen Wirfs-Brock" w:date="2011-11-06T16:50:00Z">
          <w:r w:rsidRPr="00E77497" w:rsidDel="0074396A">
            <w:delText xml:space="preserve">Let </w:delText>
          </w:r>
          <w:r w:rsidRPr="00E77497" w:rsidDel="0074396A">
            <w:rPr>
              <w:i/>
            </w:rPr>
            <w:delText>rval</w:delText>
          </w:r>
          <w:r w:rsidRPr="00E77497" w:rsidDel="0074396A">
            <w:delText xml:space="preserve"> be ToObject(GetValue(</w:delText>
          </w:r>
          <w:r w:rsidRPr="00E77497" w:rsidDel="0074396A">
            <w:rPr>
              <w:i/>
            </w:rPr>
            <w:delText>rhs</w:delText>
          </w:r>
          <w:r w:rsidRPr="00E77497" w:rsidDel="0074396A">
            <w:delText>)).</w:delText>
          </w:r>
        </w:del>
      </w:ins>
    </w:p>
    <w:p w14:paraId="5C0348D4" w14:textId="77777777" w:rsidR="003A30C5" w:rsidRPr="00E77497" w:rsidDel="0074396A" w:rsidRDefault="003A30C5" w:rsidP="006361CF">
      <w:pPr>
        <w:pStyle w:val="Alg2"/>
        <w:numPr>
          <w:ilvl w:val="0"/>
          <w:numId w:val="599"/>
        </w:numPr>
        <w:spacing w:after="220"/>
        <w:contextualSpacing/>
        <w:rPr>
          <w:ins w:id="11674" w:author="Rev 3 Allen Wirfs-Brock" w:date="2011-09-10T16:34:00Z"/>
          <w:del w:id="11675" w:author="Rev 4 Allen Wirfs-Brock" w:date="2011-11-06T16:50:00Z"/>
        </w:rPr>
        <w:pPrChange w:id="11676" w:author="Rev 4 Allen Wirfs-Brock" w:date="2011-11-07T12:16:00Z">
          <w:pPr>
            <w:pStyle w:val="Alg2"/>
            <w:numPr>
              <w:numId w:val="697"/>
            </w:numPr>
            <w:tabs>
              <w:tab w:val="num" w:pos="360"/>
            </w:tabs>
            <w:spacing w:after="220"/>
            <w:contextualSpacing/>
          </w:pPr>
        </w:pPrChange>
      </w:pPr>
      <w:ins w:id="11677" w:author="Rev 3 Allen Wirfs-Brock" w:date="2011-09-10T16:34:00Z">
        <w:del w:id="11678" w:author="Rev 4 Allen Wirfs-Brock" w:date="2011-11-06T16:50:00Z">
          <w:r w:rsidRPr="00E77497" w:rsidDel="0074396A">
            <w:delText xml:space="preserve">Let </w:delText>
          </w:r>
          <w:r w:rsidRPr="00E77497" w:rsidDel="0074396A">
            <w:rPr>
              <w:i/>
            </w:rPr>
            <w:delText>env</w:delText>
          </w:r>
          <w:r w:rsidRPr="00E77497" w:rsidDel="0074396A">
            <w:delText xml:space="preserve"> be the running execution context’s LexicalEnvironment.</w:delText>
          </w:r>
        </w:del>
      </w:ins>
    </w:p>
    <w:p w14:paraId="050DCA01" w14:textId="77777777" w:rsidR="003A30C5" w:rsidRPr="00E77497" w:rsidDel="0074396A" w:rsidRDefault="003A30C5" w:rsidP="006361CF">
      <w:pPr>
        <w:pStyle w:val="Alg2"/>
        <w:numPr>
          <w:ilvl w:val="0"/>
          <w:numId w:val="599"/>
        </w:numPr>
        <w:spacing w:after="220"/>
        <w:rPr>
          <w:ins w:id="11679" w:author="Rev 3 Allen Wirfs-Brock" w:date="2011-09-10T16:34:00Z"/>
          <w:del w:id="11680" w:author="Rev 4 Allen Wirfs-Brock" w:date="2011-11-06T16:50:00Z"/>
        </w:rPr>
        <w:pPrChange w:id="11681" w:author="Rev 4 Allen Wirfs-Brock" w:date="2011-11-07T12:16:00Z">
          <w:pPr>
            <w:pStyle w:val="Alg2"/>
            <w:numPr>
              <w:numId w:val="697"/>
            </w:numPr>
            <w:tabs>
              <w:tab w:val="num" w:pos="360"/>
            </w:tabs>
            <w:spacing w:after="220"/>
          </w:pPr>
        </w:pPrChange>
      </w:pPr>
      <w:ins w:id="11682" w:author="Rev 3 Allen Wirfs-Brock" w:date="2011-09-10T16:34:00Z">
        <w:del w:id="11683" w:author="Rev 4 Allen Wirfs-Brock" w:date="2011-11-06T16:50:00Z">
          <w:r w:rsidRPr="00E77497" w:rsidDel="0074396A">
            <w:delText xml:space="preserve">Evaluate </w:delText>
          </w:r>
          <w:r w:rsidRPr="00E77497" w:rsidDel="0074396A">
            <w:rPr>
              <w:i/>
            </w:rPr>
            <w:delText>BindingPattern</w:delText>
          </w:r>
          <w:r w:rsidRPr="00E77497" w:rsidDel="0074396A">
            <w:delText xml:space="preserve"> using </w:delText>
          </w:r>
          <w:r w:rsidRPr="00E77497" w:rsidDel="0074396A">
            <w:rPr>
              <w:i/>
            </w:rPr>
            <w:delText>rval</w:delText>
          </w:r>
          <w:r w:rsidRPr="00E77497" w:rsidDel="0074396A">
            <w:delText xml:space="preserve"> as the </w:delText>
          </w:r>
          <w:r w:rsidRPr="00E77497" w:rsidDel="0074396A">
            <w:rPr>
              <w:rStyle w:val="bnf"/>
            </w:rPr>
            <w:delText>obj</w:delText>
          </w:r>
          <w:r w:rsidRPr="00E77497" w:rsidDel="0074396A">
            <w:rPr>
              <w:i/>
            </w:rPr>
            <w:delText xml:space="preserve"> </w:delText>
          </w:r>
          <w:r w:rsidRPr="00E77497" w:rsidDel="0074396A">
            <w:delText xml:space="preserve">parameter and </w:delText>
          </w:r>
          <w:r w:rsidRPr="00E77497" w:rsidDel="0074396A">
            <w:rPr>
              <w:i/>
            </w:rPr>
            <w:delText>env</w:delText>
          </w:r>
          <w:r w:rsidRPr="00E77497" w:rsidDel="0074396A">
            <w:delText xml:space="preserve"> as the </w:delText>
          </w:r>
          <w:r w:rsidRPr="00E77497" w:rsidDel="0074396A">
            <w:rPr>
              <w:i/>
            </w:rPr>
            <w:delText>environment</w:delText>
          </w:r>
          <w:r w:rsidRPr="00E77497" w:rsidDel="0074396A">
            <w:delText xml:space="preserve"> parameter.</w:delText>
          </w:r>
        </w:del>
      </w:ins>
    </w:p>
    <w:p w14:paraId="7D0B4BCC" w14:textId="77777777" w:rsidR="004C02EF" w:rsidRPr="00E77497" w:rsidRDefault="004C02EF" w:rsidP="00B43482">
      <w:pPr>
        <w:pStyle w:val="20"/>
        <w:numPr>
          <w:ilvl w:val="0"/>
          <w:numId w:val="0"/>
        </w:numPr>
      </w:pPr>
      <w:bookmarkStart w:id="11684" w:name="_Toc314500653"/>
      <w:r w:rsidRPr="00E77497">
        <w:t>12.15</w:t>
      </w:r>
      <w:r w:rsidRPr="00E77497">
        <w:tab/>
        <w:t xml:space="preserve">The </w:t>
      </w:r>
      <w:r w:rsidRPr="00E77497">
        <w:rPr>
          <w:rFonts w:ascii="Courier New" w:hAnsi="Courier New"/>
          <w:sz w:val="20"/>
        </w:rPr>
        <w:t>debugger</w:t>
      </w:r>
      <w:r w:rsidRPr="00E77497">
        <w:t xml:space="preserve"> statement</w:t>
      </w:r>
      <w:bookmarkEnd w:id="11654"/>
      <w:bookmarkEnd w:id="11655"/>
      <w:bookmarkEnd w:id="11656"/>
      <w:bookmarkEnd w:id="11657"/>
      <w:bookmarkEnd w:id="11684"/>
    </w:p>
    <w:p w14:paraId="3567BD3B" w14:textId="77777777" w:rsidR="004C02EF" w:rsidRPr="00E77497" w:rsidRDefault="004C02EF" w:rsidP="004C02EF">
      <w:pPr>
        <w:pStyle w:val="Syntax"/>
      </w:pPr>
      <w:r w:rsidRPr="00E77497">
        <w:t>Syntax</w:t>
      </w:r>
    </w:p>
    <w:p w14:paraId="67D35E77"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32DBF9DC" w14:textId="77777777" w:rsidR="004C02EF" w:rsidRPr="00E77497" w:rsidRDefault="004C02EF" w:rsidP="004C02EF">
      <w:pPr>
        <w:pStyle w:val="SyntaxDefinition"/>
      </w:pPr>
      <w:r w:rsidRPr="00E77497">
        <w:rPr>
          <w:rFonts w:ascii="Courier New" w:hAnsi="Courier New" w:cs="Courier New"/>
          <w:b/>
          <w:i w:val="0"/>
        </w:rPr>
        <w:t>debugger ;</w:t>
      </w:r>
    </w:p>
    <w:p w14:paraId="3C0D45B6" w14:textId="77777777" w:rsidR="004C02EF" w:rsidRPr="00E77497" w:rsidRDefault="004C02EF" w:rsidP="004C02EF">
      <w:pPr>
        <w:pStyle w:val="Syntax"/>
      </w:pPr>
      <w:r w:rsidRPr="00E77497">
        <w:t>Semantics</w:t>
      </w:r>
    </w:p>
    <w:p w14:paraId="64383A52" w14:textId="77777777" w:rsidR="004C02EF" w:rsidRPr="00C7794D" w:rsidRDefault="0094796B" w:rsidP="004C02EF">
      <w:pPr>
        <w:rPr>
          <w:sz w:val="18"/>
        </w:rPr>
      </w:pPr>
      <w:ins w:id="11685" w:author="Rev 4 Allen Wirfs-Brock" w:date="2011-11-06T16:58:00Z">
        <w:r w:rsidRPr="00C7794D">
          <w:rPr>
            <w:sz w:val="18"/>
          </w:rPr>
          <w:t>NOTE</w:t>
        </w:r>
        <w:r w:rsidRPr="00C7794D">
          <w:rPr>
            <w:sz w:val="18"/>
          </w:rPr>
          <w:tab/>
        </w:r>
      </w:ins>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5C224882" w14:textId="77777777" w:rsidR="0094796B" w:rsidRPr="00E77497" w:rsidRDefault="0094796B" w:rsidP="0094796B">
      <w:pPr>
        <w:keepNext/>
        <w:rPr>
          <w:ins w:id="11686" w:author="Rev 4 Allen Wirfs-Brock" w:date="2011-11-06T16:59:00Z"/>
          <w:rFonts w:ascii="Helvetica" w:hAnsi="Helvetica"/>
          <w:b/>
        </w:rPr>
      </w:pPr>
      <w:ins w:id="11687" w:author="Rev 4 Allen Wirfs-Brock" w:date="2011-11-06T16:59:00Z">
        <w:r w:rsidRPr="00E77497">
          <w:rPr>
            <w:rFonts w:ascii="Helvetica" w:hAnsi="Helvetica"/>
            <w:b/>
          </w:rPr>
          <w:t xml:space="preserve">Runtime Semantics: </w:t>
        </w:r>
        <w:r w:rsidRPr="00E77497">
          <w:rPr>
            <w:rFonts w:ascii="Helvetica" w:hAnsi="Helvetica"/>
            <w:b/>
            <w:spacing w:val="6"/>
          </w:rPr>
          <w:t>Evaluation</w:t>
        </w:r>
      </w:ins>
    </w:p>
    <w:p w14:paraId="2A449292"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23B7C1BC" w14:textId="77777777"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14:paraId="5B9002D7" w14:textId="77777777" w:rsidR="004C02EF" w:rsidRPr="00E77497" w:rsidRDefault="004C02EF" w:rsidP="00150A49">
      <w:pPr>
        <w:pStyle w:val="Alg2"/>
        <w:numPr>
          <w:ilvl w:val="1"/>
          <w:numId w:val="141"/>
        </w:numPr>
        <w:spacing w:after="220"/>
        <w:contextualSpacing/>
      </w:pPr>
      <w:r w:rsidRPr="00E77497">
        <w:t>Perform an implementation defined debugging action.</w:t>
      </w:r>
    </w:p>
    <w:p w14:paraId="3EC9DF20"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14:paraId="6181B37A" w14:textId="77777777" w:rsidR="004C02EF" w:rsidRPr="00E77497" w:rsidRDefault="004C02EF" w:rsidP="00150A49">
      <w:pPr>
        <w:pStyle w:val="Alg2"/>
        <w:numPr>
          <w:ilvl w:val="0"/>
          <w:numId w:val="141"/>
        </w:numPr>
        <w:spacing w:after="220"/>
        <w:contextualSpacing/>
      </w:pPr>
      <w:r w:rsidRPr="00E77497">
        <w:t>Else</w:t>
      </w:r>
    </w:p>
    <w:p w14:paraId="47CF3BE4"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74397B3B" w14:textId="77777777"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14:paraId="5C398BBB" w14:textId="77777777" w:rsidR="004C02EF" w:rsidRPr="00E77497" w:rsidRDefault="004C02EF" w:rsidP="004C02EF">
      <w:pPr>
        <w:pStyle w:val="1"/>
        <w:numPr>
          <w:ilvl w:val="0"/>
          <w:numId w:val="0"/>
        </w:numPr>
      </w:pPr>
      <w:bookmarkStart w:id="11688" w:name="_Toc235503471"/>
      <w:bookmarkStart w:id="11689" w:name="_Toc241509246"/>
      <w:bookmarkStart w:id="11690" w:name="_Toc244416733"/>
      <w:bookmarkStart w:id="11691" w:name="_Toc276631097"/>
      <w:bookmarkStart w:id="11692" w:name="_Toc314500654"/>
      <w:r w:rsidRPr="00E77497">
        <w:t>13</w:t>
      </w:r>
      <w:r w:rsidRPr="00E77497">
        <w:tab/>
        <w:t>Function Definition</w:t>
      </w:r>
      <w:bookmarkEnd w:id="11564"/>
      <w:bookmarkEnd w:id="11565"/>
      <w:bookmarkEnd w:id="11566"/>
      <w:bookmarkEnd w:id="11567"/>
      <w:bookmarkEnd w:id="11688"/>
      <w:bookmarkEnd w:id="11689"/>
      <w:bookmarkEnd w:id="11690"/>
      <w:bookmarkEnd w:id="11691"/>
      <w:bookmarkEnd w:id="11692"/>
    </w:p>
    <w:p w14:paraId="26B2642B" w14:textId="77777777" w:rsidR="004C02EF" w:rsidRPr="00E77497" w:rsidRDefault="004C02EF" w:rsidP="004C02EF">
      <w:pPr>
        <w:pStyle w:val="Syntax"/>
      </w:pPr>
      <w:r w:rsidRPr="00E77497">
        <w:t>Syntax</w:t>
      </w:r>
    </w:p>
    <w:p w14:paraId="24B99A4B"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7F60EC75"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1693" w:author="Rev 3 Allen Wirfs-Brock" w:date="2011-09-02T09:31:00Z">
        <w:r w:rsidR="00AF72C7" w:rsidRPr="00E77497">
          <w:t>Binding</w:t>
        </w:r>
      </w:ins>
      <w:r w:rsidRPr="00E77497">
        <w:t xml:space="preserve">Identifier </w:t>
      </w:r>
      <w:r w:rsidRPr="00E77497">
        <w:rPr>
          <w:rFonts w:ascii="Courier New" w:hAnsi="Courier New"/>
          <w:b/>
          <w:i w:val="0"/>
        </w:rPr>
        <w:t>(</w:t>
      </w:r>
      <w:r w:rsidRPr="00E77497">
        <w:t xml:space="preserve"> FormalParameterList</w:t>
      </w:r>
      <w:del w:id="11694"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445C5411"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2511EAEA"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1695" w:author="Rev 3 Allen Wirfs-Brock" w:date="2011-09-02T09:31:00Z">
        <w:r w:rsidR="00AF72C7" w:rsidRPr="00E77497">
          <w:t>Binding</w:t>
        </w:r>
      </w:ins>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w:t>
      </w:r>
      <w:del w:id="11696"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3B6DEB93" w14:textId="77777777" w:rsidR="00521EAD" w:rsidRPr="00E77497" w:rsidRDefault="00521EAD" w:rsidP="00521EAD">
      <w:pPr>
        <w:pStyle w:val="SyntaxRule"/>
        <w:rPr>
          <w:ins w:id="11697" w:author="Allen Wirfs-Brock" w:date="2011-07-05T11:12:00Z"/>
        </w:rPr>
      </w:pPr>
      <w:ins w:id="11698" w:author="Allen Wirfs-Brock" w:date="2011-07-05T11:12:00Z">
        <w:r w:rsidRPr="00E77497">
          <w:t xml:space="preserve">FormalParameterList </w:t>
        </w:r>
        <w:r w:rsidRPr="00E77497">
          <w:rPr>
            <w:rFonts w:ascii="Arial" w:hAnsi="Arial"/>
            <w:b/>
            <w:i w:val="0"/>
          </w:rPr>
          <w:t>:</w:t>
        </w:r>
      </w:ins>
    </w:p>
    <w:p w14:paraId="02F334B5" w14:textId="77777777" w:rsidR="00521EAD" w:rsidRPr="00E77497" w:rsidRDefault="00DE30CB" w:rsidP="00521EAD">
      <w:pPr>
        <w:pStyle w:val="SyntaxDefinition"/>
        <w:rPr>
          <w:ins w:id="11699" w:author="Allen Wirfs-Brock" w:date="2011-07-05T11:12:00Z"/>
        </w:rPr>
      </w:pPr>
      <w:ins w:id="11700" w:author="Rev 4 Allen Wirfs-Brock" w:date="2011-10-18T10:33:00Z">
        <w:r w:rsidRPr="00C7794D">
          <w:rPr>
            <w:rFonts w:ascii="Arial" w:hAnsi="Arial" w:cs="Arial"/>
            <w:i w:val="0"/>
            <w:sz w:val="16"/>
            <w:szCs w:val="16"/>
          </w:rPr>
          <w:t>[empty]</w:t>
        </w:r>
        <w:r w:rsidRPr="004D1BD1">
          <w:rPr>
            <w:rFonts w:ascii="Courier New" w:hAnsi="Courier New" w:cs="Courier New"/>
            <w:b/>
            <w:i w:val="0"/>
          </w:rPr>
          <w:br/>
        </w:r>
      </w:ins>
      <w:ins w:id="11701" w:author="Rev 4 Allen Wirfs-Brock" w:date="2011-11-04T12:35:00Z">
        <w:r w:rsidR="008639FD" w:rsidRPr="004418C4">
          <w:t>Function</w:t>
        </w:r>
        <w:r w:rsidR="008639FD">
          <w:t>RestParameter</w:t>
        </w:r>
      </w:ins>
      <w:ins w:id="11702" w:author="Rev 3 Allen Wirfs-Brock" w:date="2011-09-02T09:32:00Z">
        <w:del w:id="11703" w:author="Rev 4 Allen Wirfs-Brock" w:date="2011-11-04T12:35:00Z">
          <w:r w:rsidR="00AF72C7" w:rsidRPr="003B4312" w:rsidDel="008639FD">
            <w:rPr>
              <w:rFonts w:ascii="Courier New" w:hAnsi="Courier New" w:cs="Courier New"/>
              <w:b/>
              <w:i w:val="0"/>
            </w:rPr>
            <w:delText>...</w:delText>
          </w:r>
        </w:del>
      </w:ins>
      <w:ins w:id="11704" w:author="Allen Wirfs-Brock" w:date="2011-07-05T11:12:00Z">
        <w:del w:id="11705" w:author="Rev 4 Allen Wirfs-Brock" w:date="2011-11-04T12:35:00Z">
          <w:r w:rsidR="00521EAD" w:rsidRPr="006B6D0A" w:rsidDel="008639FD">
            <w:delText xml:space="preserve"> Identifier</w:delText>
          </w:r>
        </w:del>
      </w:ins>
      <w:ins w:id="11706" w:author="Allen Wirfs-Brock" w:date="2011-07-05T11:13:00Z">
        <w:r w:rsidR="00521EAD" w:rsidRPr="006B6D0A">
          <w:br/>
          <w:t>FormalsList</w:t>
        </w:r>
      </w:ins>
      <w:ins w:id="11707" w:author="Allen Wirfs-Brock" w:date="2011-07-05T11:12:00Z">
        <w:r w:rsidR="00521EAD" w:rsidRPr="006B6D0A">
          <w:br/>
        </w:r>
      </w:ins>
      <w:ins w:id="11708" w:author="Allen Wirfs-Brock" w:date="2011-07-05T11:14:00Z">
        <w:r w:rsidR="00521EAD" w:rsidRPr="00E65A34">
          <w:t>FormalsList</w:t>
        </w:r>
      </w:ins>
      <w:ins w:id="11709" w:author="Allen Wirfs-Brock" w:date="2011-07-05T11:12:00Z">
        <w:r w:rsidR="00521EAD" w:rsidRPr="009C202C">
          <w:rPr>
            <w:rFonts w:ascii="Courier New" w:hAnsi="Courier New"/>
            <w:b/>
            <w:i w:val="0"/>
          </w:rPr>
          <w:t>,</w:t>
        </w:r>
      </w:ins>
      <w:ins w:id="11710" w:author="Allen Wirfs-Brock" w:date="2011-07-05T11:14:00Z">
        <w:r w:rsidR="00521EAD" w:rsidRPr="00B820AB">
          <w:rPr>
            <w:rFonts w:ascii="Courier New" w:hAnsi="Courier New"/>
            <w:b/>
            <w:i w:val="0"/>
          </w:rPr>
          <w:t xml:space="preserve"> </w:t>
        </w:r>
      </w:ins>
      <w:ins w:id="11711" w:author="Rev 4 Allen Wirfs-Brock" w:date="2011-11-04T12:35:00Z">
        <w:r w:rsidR="008639FD" w:rsidRPr="004418C4">
          <w:t>Function</w:t>
        </w:r>
        <w:r w:rsidR="008639FD">
          <w:t>RestParameter</w:t>
        </w:r>
      </w:ins>
      <w:ins w:id="11712" w:author="Rev 3 Allen Wirfs-Brock" w:date="2011-09-02T09:32:00Z">
        <w:del w:id="11713" w:author="Rev 4 Allen Wirfs-Brock" w:date="2011-11-04T12:35:00Z">
          <w:r w:rsidR="00AF72C7" w:rsidRPr="00675B74" w:rsidDel="008639FD">
            <w:rPr>
              <w:rFonts w:ascii="Courier New" w:hAnsi="Courier New" w:cs="Courier New"/>
              <w:b/>
              <w:i w:val="0"/>
            </w:rPr>
            <w:delText xml:space="preserve">... </w:delText>
          </w:r>
        </w:del>
      </w:ins>
      <w:ins w:id="11714" w:author="Allen Wirfs-Brock" w:date="2011-07-05T11:14:00Z">
        <w:del w:id="11715" w:author="Rev 4 Allen Wirfs-Brock" w:date="2011-11-04T12:35:00Z">
          <w:r w:rsidR="00521EAD" w:rsidRPr="00E77497" w:rsidDel="008639FD">
            <w:delText xml:space="preserve"> </w:delText>
          </w:r>
        </w:del>
      </w:ins>
      <w:ins w:id="11716" w:author="Allen Wirfs-Brock" w:date="2011-07-05T11:12:00Z">
        <w:del w:id="11717" w:author="Rev 4 Allen Wirfs-Brock" w:date="2011-11-04T12:35:00Z">
          <w:r w:rsidR="00521EAD" w:rsidRPr="00E77497" w:rsidDel="008639FD">
            <w:delText xml:space="preserve"> Identifier</w:delText>
          </w:r>
        </w:del>
      </w:ins>
    </w:p>
    <w:p w14:paraId="4739B01D" w14:textId="77777777" w:rsidR="004C02EF" w:rsidRPr="00E77497" w:rsidRDefault="00521EAD" w:rsidP="004C02EF">
      <w:pPr>
        <w:pStyle w:val="SyntaxRule"/>
      </w:pPr>
      <w:ins w:id="11718" w:author="Allen Wirfs-Brock" w:date="2011-07-05T11:15:00Z">
        <w:r w:rsidRPr="00E77497">
          <w:t>FormalsList</w:t>
        </w:r>
      </w:ins>
      <w:ins w:id="11719" w:author="Allen Wirfs-Brock" w:date="2011-07-05T11:17:00Z">
        <w:r w:rsidRPr="00E77497">
          <w:t xml:space="preserve"> </w:t>
        </w:r>
      </w:ins>
      <w:del w:id="11720" w:author="Allen Wirfs-Brock" w:date="2011-07-05T11:15:00Z">
        <w:r w:rsidR="004C02EF" w:rsidRPr="00E77497" w:rsidDel="00521EAD">
          <w:delText xml:space="preserve">FormalParameterList </w:delText>
        </w:r>
      </w:del>
      <w:r w:rsidR="004C02EF" w:rsidRPr="00E77497">
        <w:rPr>
          <w:rFonts w:ascii="Arial" w:hAnsi="Arial"/>
          <w:b/>
          <w:i w:val="0"/>
        </w:rPr>
        <w:t>:</w:t>
      </w:r>
    </w:p>
    <w:p w14:paraId="0B261066" w14:textId="77777777" w:rsidR="004C02EF" w:rsidRPr="00E77497" w:rsidRDefault="004C02EF" w:rsidP="004C02EF">
      <w:pPr>
        <w:pStyle w:val="SyntaxDefinition"/>
      </w:pPr>
      <w:del w:id="11721" w:author="Allen Wirfs-Brock" w:date="2011-07-05T11:17:00Z">
        <w:r w:rsidRPr="00E77497" w:rsidDel="00521EAD">
          <w:delText>Identifier</w:delText>
        </w:r>
      </w:del>
      <w:ins w:id="11722" w:author="Allen Wirfs-Brock" w:date="2011-07-05T11:17:00Z">
        <w:r w:rsidR="00521EAD" w:rsidRPr="00E77497">
          <w:t>FormalParameter</w:t>
        </w:r>
      </w:ins>
      <w:r w:rsidRPr="00E77497">
        <w:br/>
      </w:r>
      <w:ins w:id="11723" w:author="Allen Wirfs-Brock" w:date="2011-07-05T11:15:00Z">
        <w:r w:rsidR="00521EAD" w:rsidRPr="00E77497">
          <w:t>FormalsList</w:t>
        </w:r>
      </w:ins>
      <w:ins w:id="11724" w:author="Allen Wirfs-Brock" w:date="2011-07-05T11:17:00Z">
        <w:r w:rsidR="00521EAD" w:rsidRPr="00E77497">
          <w:t xml:space="preserve"> </w:t>
        </w:r>
      </w:ins>
      <w:del w:id="11725" w:author="Allen Wirfs-Brock" w:date="2011-07-05T11:15:00Z">
        <w:r w:rsidRPr="00E77497" w:rsidDel="00521EAD">
          <w:delText xml:space="preserve">FormalParameterList </w:delText>
        </w:r>
      </w:del>
      <w:r w:rsidRPr="00E77497">
        <w:rPr>
          <w:rFonts w:ascii="Courier New" w:hAnsi="Courier New"/>
          <w:b/>
          <w:i w:val="0"/>
        </w:rPr>
        <w:t>,</w:t>
      </w:r>
      <w:r w:rsidRPr="00E77497">
        <w:t xml:space="preserve"> </w:t>
      </w:r>
      <w:ins w:id="11726" w:author="Allen Wirfs-Brock" w:date="2011-07-05T11:17:00Z">
        <w:r w:rsidR="00521EAD" w:rsidRPr="00E77497">
          <w:t>FormalParameter</w:t>
        </w:r>
      </w:ins>
      <w:del w:id="11727" w:author="Allen Wirfs-Brock" w:date="2011-07-05T11:17:00Z">
        <w:r w:rsidRPr="00E77497" w:rsidDel="00521EAD">
          <w:delText>Identifier</w:delText>
        </w:r>
      </w:del>
    </w:p>
    <w:p w14:paraId="4E4FC496" w14:textId="77777777" w:rsidR="008639FD" w:rsidRPr="004418C4" w:rsidRDefault="008639FD" w:rsidP="008639FD">
      <w:pPr>
        <w:pStyle w:val="SyntaxRule"/>
        <w:rPr>
          <w:ins w:id="11728" w:author="Rev 4 Allen Wirfs-Brock" w:date="2011-11-04T12:34:00Z"/>
        </w:rPr>
      </w:pPr>
      <w:ins w:id="11729" w:author="Rev 4 Allen Wirfs-Brock" w:date="2011-11-04T12:34:00Z">
        <w:r w:rsidRPr="004418C4">
          <w:t>Function</w:t>
        </w:r>
        <w:r>
          <w:t>RestParameter</w:t>
        </w:r>
        <w:r w:rsidRPr="004418C4">
          <w:t xml:space="preserve"> </w:t>
        </w:r>
        <w:r w:rsidRPr="004418C4">
          <w:rPr>
            <w:rFonts w:ascii="Arial" w:hAnsi="Arial"/>
            <w:b/>
            <w:i w:val="0"/>
          </w:rPr>
          <w:t>:</w:t>
        </w:r>
      </w:ins>
    </w:p>
    <w:p w14:paraId="65359CC9" w14:textId="77777777" w:rsidR="008639FD" w:rsidRPr="004418C4" w:rsidRDefault="008639FD" w:rsidP="008639FD">
      <w:pPr>
        <w:pStyle w:val="SyntaxDefinition"/>
        <w:rPr>
          <w:ins w:id="11730" w:author="Rev 4 Allen Wirfs-Brock" w:date="2011-11-04T12:34:00Z"/>
        </w:rPr>
      </w:pPr>
      <w:ins w:id="11731" w:author="Rev 4 Allen Wirfs-Brock" w:date="2011-11-04T12:35:00Z">
        <w:r w:rsidRPr="003B4312">
          <w:rPr>
            <w:rFonts w:ascii="Courier New" w:hAnsi="Courier New" w:cs="Courier New"/>
            <w:b/>
            <w:i w:val="0"/>
          </w:rPr>
          <w:t>...</w:t>
        </w:r>
        <w:r w:rsidRPr="006B6D0A">
          <w:t xml:space="preserve"> </w:t>
        </w:r>
      </w:ins>
      <w:ins w:id="11732" w:author="Rev 5 Allen Wirfs-Brock" w:date="2011-12-29T17:33:00Z">
        <w:r w:rsidR="004322E4">
          <w:t>Binding</w:t>
        </w:r>
      </w:ins>
      <w:ins w:id="11733" w:author="Rev 4 Allen Wirfs-Brock" w:date="2011-11-04T12:35:00Z">
        <w:r w:rsidRPr="006B6D0A">
          <w:t>Identifier</w:t>
        </w:r>
      </w:ins>
    </w:p>
    <w:p w14:paraId="54CCB33E" w14:textId="77777777" w:rsidR="00521EAD" w:rsidRPr="00E77497" w:rsidRDefault="00521EAD" w:rsidP="00521EAD">
      <w:pPr>
        <w:pStyle w:val="SyntaxRule"/>
        <w:rPr>
          <w:ins w:id="11734" w:author="Allen Wirfs-Brock" w:date="2011-07-05T11:16:00Z"/>
        </w:rPr>
      </w:pPr>
      <w:ins w:id="11735" w:author="Allen Wirfs-Brock" w:date="2011-07-05T11:17:00Z">
        <w:r w:rsidRPr="00675B74">
          <w:t>Formal</w:t>
        </w:r>
        <w:r w:rsidRPr="00E77497">
          <w:t xml:space="preserve">Parameter </w:t>
        </w:r>
      </w:ins>
      <w:ins w:id="11736" w:author="Allen Wirfs-Brock" w:date="2011-07-05T11:16:00Z">
        <w:r w:rsidRPr="00E77497">
          <w:rPr>
            <w:rFonts w:ascii="Arial" w:hAnsi="Arial"/>
            <w:b/>
            <w:i w:val="0"/>
          </w:rPr>
          <w:t>:</w:t>
        </w:r>
      </w:ins>
    </w:p>
    <w:p w14:paraId="4C0544C3" w14:textId="77777777" w:rsidR="00521EAD" w:rsidRPr="00E77497" w:rsidRDefault="00AF72C7" w:rsidP="00521EAD">
      <w:pPr>
        <w:pStyle w:val="SyntaxDefinition"/>
        <w:rPr>
          <w:ins w:id="11737" w:author="Allen Wirfs-Brock" w:date="2011-07-05T11:16:00Z"/>
        </w:rPr>
      </w:pPr>
      <w:ins w:id="11738" w:author="Rev 3 Allen Wirfs-Brock" w:date="2011-09-02T09:33:00Z">
        <w:del w:id="11739" w:author="Rev 4 Allen Wirfs-Brock" w:date="2011-11-06T12:42:00Z">
          <w:r w:rsidRPr="00E77497" w:rsidDel="00860028">
            <w:delText>Binding</w:delText>
          </w:r>
        </w:del>
      </w:ins>
      <w:ins w:id="11740" w:author="Allen Wirfs-Brock" w:date="2011-07-05T11:16:00Z">
        <w:del w:id="11741" w:author="Rev 4 Allen Wirfs-Brock" w:date="2011-11-06T12:42:00Z">
          <w:r w:rsidR="00521EAD" w:rsidRPr="00E77497" w:rsidDel="00860028">
            <w:delText>Identifier</w:delText>
          </w:r>
        </w:del>
      </w:ins>
      <w:ins w:id="11742" w:author="Allen Wirfs-Brock" w:date="2011-07-05T11:22:00Z">
        <w:del w:id="11743" w:author="Rev 4 Allen Wirfs-Brock" w:date="2011-11-06T12:42:00Z">
          <w:r w:rsidR="00521EAD" w:rsidRPr="00E77497" w:rsidDel="00860028">
            <w:delText xml:space="preserve"> Initialiser</w:delText>
          </w:r>
          <w:r w:rsidR="00521EAD" w:rsidRPr="00E77497" w:rsidDel="00860028">
            <w:rPr>
              <w:rFonts w:ascii="Arial" w:hAnsi="Arial" w:cs="Arial"/>
              <w:i w:val="0"/>
              <w:vertAlign w:val="subscript"/>
            </w:rPr>
            <w:delText>opt</w:delText>
          </w:r>
        </w:del>
      </w:ins>
      <w:ins w:id="11744" w:author="Allen Wirfs-Brock" w:date="2011-07-05T11:16:00Z">
        <w:del w:id="11745" w:author="Rev 4 Allen Wirfs-Brock" w:date="2011-11-06T12:42:00Z">
          <w:r w:rsidR="00521EAD" w:rsidRPr="00E77497" w:rsidDel="00860028">
            <w:br/>
          </w:r>
        </w:del>
      </w:ins>
      <w:ins w:id="11746" w:author="Allen Wirfs-Brock" w:date="2011-07-05T11:21:00Z">
        <w:r w:rsidR="00521EAD" w:rsidRPr="00E77497">
          <w:t>Binding</w:t>
        </w:r>
        <w:del w:id="11747" w:author="Rev 4 Allen Wirfs-Brock" w:date="2011-11-06T12:42:00Z">
          <w:r w:rsidR="00521EAD" w:rsidRPr="00E77497" w:rsidDel="00860028">
            <w:delText>Patter</w:delText>
          </w:r>
        </w:del>
      </w:ins>
      <w:ins w:id="11748" w:author="Allen Wirfs-Brock" w:date="2011-07-05T13:22:00Z">
        <w:del w:id="11749" w:author="Rev 4 Allen Wirfs-Brock" w:date="2011-11-06T12:42:00Z">
          <w:r w:rsidR="00B11FED" w:rsidRPr="00E77497" w:rsidDel="00860028">
            <w:delText>n</w:delText>
          </w:r>
        </w:del>
      </w:ins>
      <w:ins w:id="11750" w:author="Rev 4 Allen Wirfs-Brock" w:date="2011-11-06T12:42:00Z">
        <w:r w:rsidR="00860028">
          <w:t>Element</w:t>
        </w:r>
      </w:ins>
      <w:ins w:id="11751" w:author="Allen Wirfs-Brock" w:date="2011-07-05T11:21:00Z">
        <w:r w:rsidR="00521EAD" w:rsidRPr="00E77497">
          <w:t xml:space="preserve"> </w:t>
        </w:r>
      </w:ins>
      <w:ins w:id="11752" w:author="Allen Wirfs-Brock" w:date="2011-07-05T11:20:00Z">
        <w:del w:id="11753" w:author="Rev 4 Allen Wirfs-Brock" w:date="2011-11-06T12:42:00Z">
          <w:r w:rsidR="00521EAD" w:rsidRPr="00E77497" w:rsidDel="00860028">
            <w:delText>Initialiser</w:delText>
          </w:r>
        </w:del>
      </w:ins>
      <w:ins w:id="11754" w:author="Allen Wirfs-Brock" w:date="2011-07-05T11:21:00Z">
        <w:del w:id="11755" w:author="Rev 4 Allen Wirfs-Brock" w:date="2011-11-06T12:42:00Z">
          <w:r w:rsidR="00521EAD" w:rsidRPr="00E77497" w:rsidDel="00860028">
            <w:rPr>
              <w:rFonts w:ascii="Arial" w:hAnsi="Arial" w:cs="Arial"/>
              <w:i w:val="0"/>
              <w:vertAlign w:val="subscript"/>
            </w:rPr>
            <w:delText>opt</w:delText>
          </w:r>
        </w:del>
      </w:ins>
    </w:p>
    <w:p w14:paraId="012BD49F" w14:textId="77777777" w:rsidR="004C02EF" w:rsidRPr="00E77497" w:rsidRDefault="004C02EF" w:rsidP="004C02EF">
      <w:pPr>
        <w:pStyle w:val="SyntaxRule"/>
      </w:pPr>
      <w:r w:rsidRPr="00E77497">
        <w:t xml:space="preserve">FunctionBody </w:t>
      </w:r>
      <w:r w:rsidRPr="00E77497">
        <w:rPr>
          <w:rFonts w:ascii="Arial" w:hAnsi="Arial"/>
          <w:b/>
          <w:i w:val="0"/>
        </w:rPr>
        <w:t>:</w:t>
      </w:r>
    </w:p>
    <w:p w14:paraId="09887AD5" w14:textId="77777777" w:rsidR="004C02EF" w:rsidRPr="00E77497" w:rsidRDefault="0004187D" w:rsidP="004C02EF">
      <w:pPr>
        <w:pStyle w:val="SyntaxDefinition"/>
      </w:pPr>
      <w:ins w:id="11756" w:author="Rev 4 Allen Wirfs-Brock" w:date="2011-10-07T15:07:00Z">
        <w:r w:rsidRPr="00E77497">
          <w:t>StatementList</w:t>
        </w:r>
        <w:r w:rsidRPr="00E77497">
          <w:rPr>
            <w:rFonts w:ascii="Arial" w:hAnsi="Arial"/>
            <w:i w:val="0"/>
            <w:vertAlign w:val="subscript"/>
          </w:rPr>
          <w:t>opt</w:t>
        </w:r>
        <w:r w:rsidRPr="00E77497">
          <w:t xml:space="preserve"> </w:t>
        </w:r>
      </w:ins>
      <w:del w:id="11757" w:author="Rev 4 Allen Wirfs-Brock" w:date="2011-10-07T15:07:00Z">
        <w:r w:rsidR="004C02EF" w:rsidRPr="00E77497" w:rsidDel="0004187D">
          <w:delText>SourceElements</w:delText>
        </w:r>
        <w:r w:rsidR="004C02EF" w:rsidRPr="00E77497" w:rsidDel="0004187D">
          <w:rPr>
            <w:rFonts w:ascii="Arial" w:hAnsi="Arial" w:cs="Arial"/>
            <w:i w:val="0"/>
            <w:vertAlign w:val="subscript"/>
          </w:rPr>
          <w:delText>opt</w:delText>
        </w:r>
      </w:del>
    </w:p>
    <w:p w14:paraId="53DCF128" w14:textId="77777777" w:rsidR="0009072F" w:rsidRPr="00E77497" w:rsidDel="004322E4" w:rsidRDefault="0009072F" w:rsidP="0009072F">
      <w:pPr>
        <w:pStyle w:val="Note"/>
        <w:rPr>
          <w:ins w:id="11758" w:author="Rev 3 Allen Wirfs-Brock" w:date="2011-09-21T09:34:00Z"/>
          <w:del w:id="11759" w:author="Rev 5 Allen Wirfs-Brock" w:date="2011-12-29T17:36:00Z"/>
        </w:rPr>
      </w:pPr>
      <w:ins w:id="11760" w:author="Rev 3 Allen Wirfs-Brock" w:date="2011-09-21T09:34:00Z">
        <w:del w:id="11761" w:author="Rev 5 Allen Wirfs-Brock" w:date="2011-12-29T17:36:00Z">
          <w:r w:rsidRPr="00E77497" w:rsidDel="004322E4">
            <w:delText>NOTE</w:delText>
          </w:r>
          <w:r w:rsidRPr="00E77497" w:rsidDel="004322E4">
            <w:tab/>
            <w:delText>The</w:delText>
          </w:r>
          <w:r w:rsidR="007C5880" w:rsidRPr="00E77497" w:rsidDel="004322E4">
            <w:delText xml:space="preserve"> identifier of a rest parameter is specified as an </w:delText>
          </w:r>
          <w:r w:rsidR="007C5880" w:rsidRPr="00E77497" w:rsidDel="004322E4">
            <w:rPr>
              <w:rFonts w:ascii="Times New Roman" w:hAnsi="Times New Roman"/>
              <w:i/>
            </w:rPr>
            <w:delText>Identifier</w:delText>
          </w:r>
          <w:r w:rsidR="007C5880" w:rsidRPr="00E77497" w:rsidDel="004322E4">
            <w:delText xml:space="preserve"> rather than a </w:delText>
          </w:r>
          <w:r w:rsidR="007C5880" w:rsidRPr="00E77497" w:rsidDel="004322E4">
            <w:rPr>
              <w:rFonts w:ascii="Times New Roman" w:hAnsi="Times New Roman"/>
              <w:i/>
            </w:rPr>
            <w:delText>BindingIdentifier</w:delText>
          </w:r>
          <w:r w:rsidR="007C5880" w:rsidRPr="00E77497" w:rsidDel="004322E4">
            <w:delText xml:space="preserve"> because it may be the the identifier </w:delText>
          </w:r>
          <w:r w:rsidR="007C5880" w:rsidRPr="00E77497" w:rsidDel="004322E4">
            <w:rPr>
              <w:rFonts w:ascii="Courier New" w:hAnsi="Courier New" w:cs="Courier New"/>
              <w:b/>
            </w:rPr>
            <w:delText>arguments</w:delText>
          </w:r>
          <w:r w:rsidR="007C5880" w:rsidRPr="00E77497" w:rsidDel="004322E4">
            <w:delText>.</w:delText>
          </w:r>
          <w:r w:rsidRPr="00E77497" w:rsidDel="004322E4">
            <w:delText>.</w:delText>
          </w:r>
        </w:del>
      </w:ins>
    </w:p>
    <w:p w14:paraId="5E1C5E37" w14:textId="77777777" w:rsidR="00F22CBA" w:rsidRPr="00E77497" w:rsidRDefault="00F22CBA" w:rsidP="00F22CBA">
      <w:pPr>
        <w:pStyle w:val="40"/>
        <w:numPr>
          <w:ilvl w:val="0"/>
          <w:numId w:val="0"/>
        </w:numPr>
        <w:rPr>
          <w:ins w:id="11762" w:author="Rev 4 Allen Wirfs-Brock" w:date="2011-10-16T15:12:00Z"/>
        </w:rPr>
      </w:pPr>
      <w:ins w:id="11763" w:author="Rev 4 Allen Wirfs-Brock" w:date="2011-10-16T15:12:00Z">
        <w:r w:rsidRPr="00E77497">
          <w:t>Static Semantics</w:t>
        </w:r>
      </w:ins>
    </w:p>
    <w:p w14:paraId="01573B80" w14:textId="77777777" w:rsidR="00F22CBA" w:rsidRPr="00E77497" w:rsidRDefault="00C9049C" w:rsidP="00F22CBA">
      <w:pPr>
        <w:rPr>
          <w:ins w:id="11764" w:author="Rev 4 Allen Wirfs-Brock" w:date="2011-10-16T15:12:00Z"/>
          <w:rFonts w:ascii="Helvetica" w:hAnsi="Helvetica"/>
          <w:b/>
        </w:rPr>
      </w:pPr>
      <w:ins w:id="11765" w:author="Rev 4 Allen Wirfs-Brock" w:date="2011-10-20T10:21:00Z">
        <w:r w:rsidRPr="00E77497">
          <w:rPr>
            <w:rFonts w:ascii="Helvetica" w:hAnsi="Helvetica"/>
            <w:b/>
          </w:rPr>
          <w:t xml:space="preserve">Static Semantics:  </w:t>
        </w:r>
      </w:ins>
      <w:ins w:id="11766" w:author="Rev 4 Allen Wirfs-Brock" w:date="2011-10-16T15:12:00Z">
        <w:r w:rsidR="00F22CBA" w:rsidRPr="00E77497">
          <w:rPr>
            <w:rFonts w:ascii="Helvetica" w:hAnsi="Helvetica"/>
            <w:b/>
          </w:rPr>
          <w:t>Early Errors</w:t>
        </w:r>
      </w:ins>
    </w:p>
    <w:p w14:paraId="0A9256F9" w14:textId="77777777" w:rsidR="004C02EF" w:rsidRPr="00E77497" w:rsidDel="00F22CBA" w:rsidRDefault="004C02EF" w:rsidP="004C02EF">
      <w:pPr>
        <w:pStyle w:val="Syntax"/>
        <w:rPr>
          <w:del w:id="11767" w:author="Rev 4 Allen Wirfs-Brock" w:date="2011-10-16T15:12:00Z"/>
        </w:rPr>
      </w:pPr>
      <w:del w:id="11768" w:author="Rev 4 Allen Wirfs-Brock" w:date="2011-10-16T15:12:00Z">
        <w:r w:rsidRPr="00E77497" w:rsidDel="00F22CBA">
          <w:delText>Semantics</w:delText>
        </w:r>
      </w:del>
    </w:p>
    <w:p w14:paraId="2B1F4E26" w14:textId="77777777" w:rsidR="005A7DC0" w:rsidRPr="00E77497" w:rsidRDefault="005A7DC0" w:rsidP="002B1CE2">
      <w:pPr>
        <w:jc w:val="left"/>
        <w:rPr>
          <w:ins w:id="11769" w:author="Rev 4 Allen Wirfs-Brock" w:date="2011-10-07T16:10:00Z"/>
        </w:rPr>
      </w:pPr>
      <w:bookmarkStart w:id="11770" w:name="_Toc375031212"/>
      <w:bookmarkStart w:id="11771" w:name="_Toc381513724"/>
      <w:bookmarkStart w:id="11772" w:name="_Toc382212246"/>
      <w:bookmarkStart w:id="11773" w:name="_Toc382212809"/>
      <w:bookmarkStart w:id="11774" w:name="_Toc382291591"/>
      <w:bookmarkStart w:id="11775" w:name="_Toc385672240"/>
      <w:bookmarkStart w:id="11776" w:name="_Ref386878660"/>
      <w:bookmarkStart w:id="11777" w:name="_Toc393690344"/>
      <w:ins w:id="11778" w:author="Rev 4 Allen Wirfs-Brock" w:date="2011-10-07T16:11: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ins>
      <w:ins w:id="11779" w:author="Rev 4 Allen Wirfs-Brock" w:date="2011-10-07T16:25:00Z">
        <w:r w:rsidR="002B1CE2" w:rsidRPr="00E77497">
          <w:t>and</w:t>
        </w:r>
      </w:ins>
      <w:ins w:id="11780" w:author="Rev 4 Allen Wirfs-Brock" w:date="2011-10-07T16:26:00Z">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w:t>
        </w:r>
      </w:ins>
      <w:ins w:id="11781" w:author="Rev 4 Allen Wirfs-Brock" w:date="2011-10-07T16:27:00Z">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FormalParameterList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ins>
    </w:p>
    <w:p w14:paraId="6B05D5EA" w14:textId="77777777" w:rsidR="005A7DC0" w:rsidRPr="00E77497" w:rsidRDefault="005A7DC0" w:rsidP="007B6658">
      <w:pPr>
        <w:numPr>
          <w:ilvl w:val="0"/>
          <w:numId w:val="403"/>
        </w:numPr>
        <w:spacing w:after="220"/>
        <w:contextualSpacing/>
        <w:rPr>
          <w:ins w:id="11782" w:author="Rev 4 Allen Wirfs-Brock" w:date="2011-10-07T16:10:00Z"/>
        </w:rPr>
      </w:pPr>
      <w:ins w:id="11783" w:author="Rev 4 Allen Wirfs-Brock" w:date="2011-10-07T16:10: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the </w:t>
        </w:r>
      </w:ins>
      <w:ins w:id="11784" w:author="Rev 4 Allen Wirfs-Brock" w:date="2011-10-07T16:15:00Z">
        <w:r w:rsidR="00B35571" w:rsidRPr="00E77497">
          <w:t>Bound</w:t>
        </w:r>
      </w:ins>
      <w:ins w:id="11785" w:author="Rev 4 Allen Wirfs-Brock" w:date="2011-10-07T16:10:00Z">
        <w:r w:rsidRPr="00E77497">
          <w:t xml:space="preserve">Names of </w:t>
        </w:r>
      </w:ins>
      <w:ins w:id="11786" w:author="Rev 4 Allen Wirfs-Brock" w:date="2011-10-07T16:15:00Z">
        <w:r w:rsidR="00B35571" w:rsidRPr="00E77497">
          <w:rPr>
            <w:rFonts w:ascii="Times New Roman" w:hAnsi="Times New Roman"/>
            <w:i/>
          </w:rPr>
          <w:t>BindingIdentifier</w:t>
        </w:r>
      </w:ins>
      <w:ins w:id="11787" w:author="Rev 4 Allen Wirfs-Brock" w:date="2011-10-07T16:10:00Z">
        <w:r w:rsidRPr="00E77497">
          <w:t xml:space="preserve"> </w:t>
        </w:r>
      </w:ins>
      <w:ins w:id="11788" w:author="Rev 4 Allen Wirfs-Brock" w:date="2011-10-07T16:16:00Z">
        <w:r w:rsidR="00B35571" w:rsidRPr="00E77497">
          <w:t xml:space="preserve">also occurs in the VarDeclaredNames of </w:t>
        </w:r>
        <w:r w:rsidR="00B35571" w:rsidRPr="00E77497">
          <w:rPr>
            <w:rFonts w:ascii="Times New Roman" w:hAnsi="Times New Roman"/>
            <w:i/>
          </w:rPr>
          <w:t>FunctionBody</w:t>
        </w:r>
        <w:r w:rsidR="00B35571" w:rsidRPr="00E77497">
          <w:t>.</w:t>
        </w:r>
      </w:ins>
    </w:p>
    <w:p w14:paraId="59EC6CDA" w14:textId="77777777" w:rsidR="00B35571" w:rsidRPr="00E77497" w:rsidRDefault="00B35571" w:rsidP="007B6658">
      <w:pPr>
        <w:numPr>
          <w:ilvl w:val="0"/>
          <w:numId w:val="403"/>
        </w:numPr>
        <w:spacing w:after="220"/>
        <w:contextualSpacing/>
        <w:rPr>
          <w:ins w:id="11789" w:author="Rev 4 Allen Wirfs-Brock" w:date="2011-10-07T16:17:00Z"/>
        </w:rPr>
      </w:pPr>
      <w:ins w:id="11790" w:author="Rev 4 Allen Wirfs-Brock" w:date="2011-10-07T16:17: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the BoundNames of </w:t>
        </w:r>
        <w:r w:rsidRPr="00E77497">
          <w:rPr>
            <w:rFonts w:ascii="Times New Roman" w:hAnsi="Times New Roman"/>
            <w:i/>
          </w:rPr>
          <w:t>BindingIdentifier</w:t>
        </w:r>
        <w:r w:rsidRPr="00E77497">
          <w:t xml:space="preserve"> also occurs in the LexicallyDeclaredNames of </w:t>
        </w:r>
        <w:r w:rsidRPr="00E77497">
          <w:rPr>
            <w:rFonts w:ascii="Times New Roman" w:hAnsi="Times New Roman"/>
            <w:i/>
          </w:rPr>
          <w:t>FunctionBody</w:t>
        </w:r>
        <w:r w:rsidRPr="00E77497">
          <w:t>.</w:t>
        </w:r>
      </w:ins>
    </w:p>
    <w:p w14:paraId="5E18CC92" w14:textId="77777777" w:rsidR="005A7DC0" w:rsidRPr="00E77497" w:rsidRDefault="005A7DC0" w:rsidP="007B6658">
      <w:pPr>
        <w:numPr>
          <w:ilvl w:val="0"/>
          <w:numId w:val="403"/>
        </w:numPr>
        <w:spacing w:after="220"/>
        <w:contextualSpacing/>
        <w:rPr>
          <w:ins w:id="11791" w:author="Rev 4 Allen Wirfs-Brock" w:date="2011-10-07T16:20:00Z"/>
        </w:rPr>
      </w:pPr>
      <w:ins w:id="11792" w:author="Rev 4 Allen Wirfs-Brock" w:date="2011-10-07T16:10: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any element of the LexicallyDeclaredNames of </w:t>
        </w:r>
      </w:ins>
      <w:ins w:id="11793" w:author="Rev 4 Allen Wirfs-Brock" w:date="2011-10-07T16:22:00Z">
        <w:r w:rsidR="007931B3" w:rsidRPr="00E77497">
          <w:rPr>
            <w:rFonts w:ascii="Times New Roman" w:hAnsi="Times New Roman"/>
            <w:i/>
          </w:rPr>
          <w:t>FormalParameterList</w:t>
        </w:r>
        <w:r w:rsidR="007931B3" w:rsidRPr="00E77497">
          <w:t xml:space="preserve"> </w:t>
        </w:r>
      </w:ins>
      <w:ins w:id="11794" w:author="Rev 4 Allen Wirfs-Brock" w:date="2011-10-07T16:10:00Z">
        <w:r w:rsidRPr="00E77497">
          <w:t xml:space="preserve">also occurs in the VarDeclaredNames of </w:t>
        </w:r>
      </w:ins>
      <w:ins w:id="11795" w:author="Rev 4 Allen Wirfs-Brock" w:date="2011-10-08T14:27:00Z">
        <w:r w:rsidR="0043426C" w:rsidRPr="00E77497">
          <w:rPr>
            <w:rFonts w:ascii="Times New Roman" w:hAnsi="Times New Roman"/>
            <w:i/>
          </w:rPr>
          <w:t>FunctionBody</w:t>
        </w:r>
      </w:ins>
      <w:ins w:id="11796" w:author="Rev 4 Allen Wirfs-Brock" w:date="2011-10-07T16:10:00Z">
        <w:r w:rsidRPr="00E77497">
          <w:t>.</w:t>
        </w:r>
      </w:ins>
    </w:p>
    <w:p w14:paraId="786CF406" w14:textId="77777777" w:rsidR="007931B3" w:rsidRPr="00E77497" w:rsidRDefault="007931B3" w:rsidP="007B6658">
      <w:pPr>
        <w:numPr>
          <w:ilvl w:val="0"/>
          <w:numId w:val="403"/>
        </w:numPr>
        <w:spacing w:after="220"/>
        <w:contextualSpacing/>
        <w:rPr>
          <w:ins w:id="11797" w:author="Rev 4 Allen Wirfs-Brock" w:date="2011-10-07T16:21:00Z"/>
        </w:rPr>
      </w:pPr>
      <w:ins w:id="11798" w:author="Rev 4 Allen Wirfs-Brock" w:date="2011-10-07T16:21: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ins>
      <w:ins w:id="11799" w:author="Rev 4 Allen Wirfs-Brock" w:date="2011-10-07T16:22:00Z">
        <w:r w:rsidRPr="00E77497">
          <w:t xml:space="preserve">any element of </w:t>
        </w:r>
      </w:ins>
      <w:ins w:id="11800" w:author="Rev 4 Allen Wirfs-Brock" w:date="2011-10-07T16:21:00Z">
        <w:r w:rsidRPr="00E77497">
          <w:t xml:space="preserve">the BoundNames of </w:t>
        </w:r>
      </w:ins>
      <w:ins w:id="11801" w:author="Rev 4 Allen Wirfs-Brock" w:date="2011-10-07T16:22:00Z">
        <w:r w:rsidRPr="00E77497">
          <w:rPr>
            <w:rFonts w:ascii="Times New Roman" w:hAnsi="Times New Roman"/>
            <w:i/>
          </w:rPr>
          <w:t>FormalParameterList</w:t>
        </w:r>
        <w:r w:rsidRPr="00E77497">
          <w:t xml:space="preserve"> </w:t>
        </w:r>
      </w:ins>
      <w:ins w:id="11802" w:author="Rev 4 Allen Wirfs-Brock" w:date="2011-10-07T16:21:00Z">
        <w:r w:rsidRPr="00E77497">
          <w:t xml:space="preserve">also occurs in the LexicallyDeclaredNames of </w:t>
        </w:r>
        <w:r w:rsidRPr="00E77497">
          <w:rPr>
            <w:rFonts w:ascii="Times New Roman" w:hAnsi="Times New Roman"/>
            <w:i/>
          </w:rPr>
          <w:t>FunctionBody</w:t>
        </w:r>
        <w:r w:rsidRPr="00E77497">
          <w:t>.</w:t>
        </w:r>
      </w:ins>
    </w:p>
    <w:p w14:paraId="06DA751B" w14:textId="77777777" w:rsidR="007931B3" w:rsidRPr="00E77497" w:rsidRDefault="007931B3" w:rsidP="007931B3">
      <w:pPr>
        <w:spacing w:after="220"/>
        <w:ind w:left="720"/>
        <w:rPr>
          <w:ins w:id="11803" w:author="Rev 4 Allen Wirfs-Brock" w:date="2011-10-07T16:10:00Z"/>
        </w:rPr>
      </w:pPr>
    </w:p>
    <w:p w14:paraId="05CB4815" w14:textId="77777777" w:rsidR="002C779F" w:rsidRPr="00E77497" w:rsidRDefault="002C779F" w:rsidP="002C779F">
      <w:pPr>
        <w:rPr>
          <w:ins w:id="11804" w:author="Rev 4 Allen Wirfs-Brock" w:date="2011-10-16T15:16:00Z"/>
        </w:rPr>
      </w:pPr>
      <w:ins w:id="11805" w:author="Rev 4 Allen Wirfs-Brock" w:date="2011-10-16T15:1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 </w:t>
        </w:r>
      </w:ins>
    </w:p>
    <w:p w14:paraId="6298F4BD" w14:textId="77777777" w:rsidR="002C779F" w:rsidRPr="00E77497" w:rsidRDefault="002C779F" w:rsidP="00150A49">
      <w:pPr>
        <w:numPr>
          <w:ilvl w:val="0"/>
          <w:numId w:val="403"/>
        </w:numPr>
        <w:spacing w:after="220"/>
        <w:contextualSpacing/>
        <w:rPr>
          <w:ins w:id="11806" w:author="Rev 4 Allen Wirfs-Brock" w:date="2011-10-16T15:16:00Z"/>
        </w:rPr>
      </w:pPr>
      <w:ins w:id="11807" w:author="Rev 4 Allen Wirfs-Brock" w:date="2011-10-16T15:16: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the LexicallyDeclaredNamesBoundNames of </w:t>
        </w:r>
        <w:r w:rsidRPr="00E77497">
          <w:rPr>
            <w:rFonts w:ascii="Times New Roman" w:hAnsi="Times New Roman"/>
            <w:i/>
          </w:rPr>
          <w:t>StatementList</w:t>
        </w:r>
        <w:r w:rsidRPr="00E77497">
          <w:t xml:space="preserve"> contains any duplicate entires.</w:t>
        </w:r>
      </w:ins>
    </w:p>
    <w:p w14:paraId="20F1EFD2" w14:textId="77777777" w:rsidR="002C779F" w:rsidRPr="00E77497" w:rsidRDefault="002C779F" w:rsidP="00150A49">
      <w:pPr>
        <w:numPr>
          <w:ilvl w:val="0"/>
          <w:numId w:val="403"/>
        </w:numPr>
        <w:spacing w:after="220"/>
        <w:rPr>
          <w:ins w:id="11808" w:author="Rev 4 Allen Wirfs-Brock" w:date="2011-10-16T15:16:00Z"/>
        </w:rPr>
      </w:pPr>
      <w:ins w:id="11809" w:author="Rev 4 Allen Wirfs-Brock" w:date="2011-10-16T15:16:00Z">
        <w:r w:rsidRPr="00E77497">
          <w:t>It is a Syntax Error if the source code matching this production is extended code and</w:t>
        </w:r>
        <w:r w:rsidRPr="00E77497">
          <w:rPr>
            <w:rFonts w:ascii="Times New Roman" w:eastAsia="Times New Roman" w:hAnsi="Times New Roman"/>
            <w:spacing w:val="6"/>
            <w:lang w:eastAsia="en-US"/>
          </w:rPr>
          <w:t xml:space="preserve"> </w:t>
        </w:r>
        <w:r w:rsidRPr="00E77497">
          <w:t xml:space="preserve">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7C8A1A1C" w14:textId="77777777" w:rsidR="000E01AF" w:rsidRPr="00B820AB" w:rsidRDefault="000E01AF" w:rsidP="000E01AF">
      <w:pPr>
        <w:rPr>
          <w:ins w:id="11810" w:author="Rev 4 Allen Wirfs-Brock" w:date="2011-10-16T15:18:00Z"/>
        </w:rPr>
      </w:pPr>
      <w:ins w:id="11811" w:author="Rev 4 Allen Wirfs-Brock" w:date="2011-10-16T15:18:00Z">
        <w:r w:rsidRPr="006B6D0A">
          <w:rPr>
            <w:rStyle w:val="bnf"/>
          </w:rPr>
          <w:t>FormalParameterList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ins>
      <w:ins w:id="11812" w:author="Rev 4 Allen Wirfs-Brock" w:date="2011-11-04T12:36:00Z">
        <w:r w:rsidR="008639FD" w:rsidRPr="00C7794D">
          <w:rPr>
            <w:rStyle w:val="bnf"/>
          </w:rPr>
          <w:t>FunctionRestParameter</w:t>
        </w:r>
      </w:ins>
    </w:p>
    <w:p w14:paraId="5918A7AB" w14:textId="77777777" w:rsidR="000E01AF" w:rsidRPr="006B6D0A" w:rsidRDefault="000E01AF" w:rsidP="00150A49">
      <w:pPr>
        <w:numPr>
          <w:ilvl w:val="0"/>
          <w:numId w:val="403"/>
        </w:numPr>
        <w:spacing w:after="220"/>
        <w:rPr>
          <w:ins w:id="11813" w:author="Rev 4 Allen Wirfs-Brock" w:date="2011-10-16T15:18:00Z"/>
        </w:rPr>
      </w:pPr>
      <w:ins w:id="11814" w:author="Rev 4 Allen Wirfs-Brock" w:date="2011-10-16T15:18:00Z">
        <w:r w:rsidRPr="00675B74">
          <w:t xml:space="preserve">It is a Syntax Error if </w:t>
        </w:r>
        <w:r w:rsidRPr="00E77497">
          <w:rPr>
            <w:rFonts w:ascii="Times New Roman" w:eastAsia="Times New Roman" w:hAnsi="Times New Roman"/>
            <w:spacing w:val="6"/>
            <w:lang w:eastAsia="en-US"/>
          </w:rPr>
          <w:t xml:space="preserve">BoundNames of </w:t>
        </w:r>
        <w:r w:rsidRPr="00E77497">
          <w:rPr>
            <w:rStyle w:val="bnf"/>
          </w:rPr>
          <w:t>FormalsList</w:t>
        </w:r>
        <w:r w:rsidRPr="00E77497">
          <w:t xml:space="preserve"> contains the </w:t>
        </w:r>
      </w:ins>
      <w:ins w:id="11815" w:author="Rev 4 Allen Wirfs-Brock" w:date="2011-11-04T10:18:00Z">
        <w:r w:rsidR="00E65A34">
          <w:rPr>
            <w:rFonts w:ascii="Times New Roman" w:eastAsia="Times New Roman" w:hAnsi="Times New Roman"/>
            <w:spacing w:val="6"/>
            <w:lang w:eastAsia="en-US"/>
          </w:rPr>
          <w:t>S</w:t>
        </w:r>
      </w:ins>
      <w:ins w:id="11816" w:author="Rev 4 Allen Wirfs-Brock" w:date="2011-10-19T11:16:00Z">
        <w:r w:rsidR="001401A2" w:rsidRPr="00E65A34">
          <w:rPr>
            <w:rFonts w:ascii="Times New Roman" w:eastAsia="Times New Roman" w:hAnsi="Times New Roman"/>
            <w:spacing w:val="6"/>
            <w:lang w:eastAsia="en-US"/>
          </w:rPr>
          <w:t xml:space="preserve">tring </w:t>
        </w:r>
      </w:ins>
      <w:ins w:id="11817" w:author="Rev 4 Allen Wirfs-Brock" w:date="2011-11-04T10:18:00Z">
        <w:r w:rsidR="00E65A34">
          <w:rPr>
            <w:rFonts w:ascii="Times New Roman" w:eastAsia="Times New Roman" w:hAnsi="Times New Roman"/>
            <w:spacing w:val="6"/>
            <w:lang w:eastAsia="en-US"/>
          </w:rPr>
          <w:t>V</w:t>
        </w:r>
      </w:ins>
      <w:ins w:id="11818" w:author="Rev 4 Allen Wirfs-Brock" w:date="2011-10-16T15:18:00Z">
        <w:r w:rsidRPr="00E65A34">
          <w:rPr>
            <w:rFonts w:ascii="Times New Roman" w:eastAsia="Times New Roman" w:hAnsi="Times New Roman"/>
            <w:spacing w:val="6"/>
            <w:lang w:eastAsia="en-US"/>
          </w:rPr>
          <w:t>alue</w:t>
        </w:r>
        <w:r w:rsidRPr="004D1BD1">
          <w:t xml:space="preserve"> of  </w:t>
        </w:r>
        <w:r w:rsidRPr="003B4312">
          <w:rPr>
            <w:rStyle w:val="bnf"/>
          </w:rPr>
          <w:t>Identif</w:t>
        </w:r>
        <w:r w:rsidRPr="006B6D0A">
          <w:rPr>
            <w:rStyle w:val="bnf"/>
          </w:rPr>
          <w:t>ier</w:t>
        </w:r>
        <w:r w:rsidRPr="006B6D0A">
          <w:t>.</w:t>
        </w:r>
      </w:ins>
    </w:p>
    <w:p w14:paraId="21E542EF" w14:textId="77777777" w:rsidR="000E01AF" w:rsidRPr="00E65A34" w:rsidRDefault="000E01AF" w:rsidP="000E01AF">
      <w:pPr>
        <w:rPr>
          <w:ins w:id="11819" w:author="Rev 4 Allen Wirfs-Brock" w:date="2011-10-16T15:18:00Z"/>
        </w:rPr>
      </w:pPr>
      <w:ins w:id="11820" w:author="Rev 4 Allen Wirfs-Brock" w:date="2011-10-16T15:18:00Z">
        <w:r w:rsidRPr="006B6D0A">
          <w:rPr>
            <w:rStyle w:val="bnf"/>
          </w:rPr>
          <w:t>FormalsList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r w:rsidRPr="00E65A34">
          <w:rPr>
            <w:rStyle w:val="bnf"/>
          </w:rPr>
          <w:t>FormalParameter</w:t>
        </w:r>
        <w:r w:rsidRPr="00E65A34">
          <w:t xml:space="preserve"> </w:t>
        </w:r>
      </w:ins>
    </w:p>
    <w:p w14:paraId="73458F4E" w14:textId="77777777" w:rsidR="000E01AF" w:rsidRPr="006B6D0A" w:rsidRDefault="000E01AF" w:rsidP="00150A49">
      <w:pPr>
        <w:numPr>
          <w:ilvl w:val="0"/>
          <w:numId w:val="403"/>
        </w:numPr>
        <w:spacing w:after="220"/>
        <w:rPr>
          <w:ins w:id="11821" w:author="Rev 4 Allen Wirfs-Brock" w:date="2011-10-16T15:18:00Z"/>
        </w:rPr>
      </w:pPr>
      <w:ins w:id="11822" w:author="Rev 4 Allen Wirfs-Brock" w:date="2011-10-16T15:18:00Z">
        <w:r w:rsidRPr="009C202C">
          <w:t>It is a Syntax Error if the source code matching this production is strict code and</w:t>
        </w:r>
        <w:r w:rsidRPr="00B820AB">
          <w:rPr>
            <w:rFonts w:ascii="Times New Roman" w:eastAsia="Times New Roman" w:hAnsi="Times New Roman"/>
            <w:spacing w:val="6"/>
            <w:lang w:eastAsia="en-US"/>
          </w:rPr>
          <w:t xml:space="preserve"> BoundNames of </w:t>
        </w:r>
        <w:r w:rsidRPr="00675B74">
          <w:rPr>
            <w:rStyle w:val="bnf"/>
          </w:rPr>
          <w:t>FormalsList</w:t>
        </w:r>
        <w:r w:rsidRPr="00E77497">
          <w:t xml:space="preserve"> contains an element which is also contained in </w:t>
        </w:r>
        <w:r w:rsidRPr="00E65A34">
          <w:rPr>
            <w:rFonts w:ascii="Times New Roman" w:eastAsia="Times New Roman" w:hAnsi="Times New Roman"/>
            <w:spacing w:val="6"/>
            <w:lang w:eastAsia="en-US"/>
          </w:rPr>
          <w:t>BoundNames</w:t>
        </w:r>
        <w:r w:rsidRPr="004D1BD1">
          <w:t xml:space="preserve"> of  </w:t>
        </w:r>
        <w:r w:rsidRPr="003B4312">
          <w:rPr>
            <w:rStyle w:val="bnf"/>
          </w:rPr>
          <w:t>FormalParameter</w:t>
        </w:r>
        <w:r w:rsidRPr="006B6D0A">
          <w:t>.</w:t>
        </w:r>
      </w:ins>
    </w:p>
    <w:p w14:paraId="4E97A449" w14:textId="77777777" w:rsidR="0002777F" w:rsidRPr="00E65A34" w:rsidRDefault="0002777F" w:rsidP="0002777F">
      <w:pPr>
        <w:rPr>
          <w:ins w:id="11823" w:author="Rev 4 Allen Wirfs-Brock" w:date="2011-11-04T12:39:00Z"/>
        </w:rPr>
      </w:pPr>
      <w:ins w:id="11824" w:author="Rev 4 Allen Wirfs-Brock" w:date="2011-11-04T12:40:00Z">
        <w:r w:rsidRPr="0002777F">
          <w:rPr>
            <w:rFonts w:ascii="Times New Roman" w:hAnsi="Times New Roman"/>
            <w:i/>
          </w:rPr>
          <w:t>FunctionRestParameter</w:t>
        </w:r>
      </w:ins>
      <w:ins w:id="11825" w:author="Rev 4 Allen Wirfs-Brock" w:date="2011-11-04T12:39:00Z">
        <w:r w:rsidRPr="006B6D0A">
          <w:t xml:space="preserve"> </w:t>
        </w:r>
        <w:r w:rsidRPr="00E65A34">
          <w:rPr>
            <w:b/>
          </w:rPr>
          <w:t>:</w:t>
        </w:r>
        <w:r w:rsidRPr="00E65A34">
          <w:t xml:space="preserve"> </w:t>
        </w:r>
      </w:ins>
      <w:ins w:id="11826" w:author="Rev 4 Allen Wirfs-Brock" w:date="2011-11-04T12:43:00Z">
        <w:r>
          <w:t xml:space="preserve"> </w:t>
        </w:r>
      </w:ins>
      <w:ins w:id="11827" w:author="Rev 4 Allen Wirfs-Brock" w:date="2011-11-04T12:41:00Z">
        <w:r w:rsidRPr="00C7794D">
          <w:rPr>
            <w:rFonts w:ascii="Courier New" w:hAnsi="Courier New" w:cs="Courier New"/>
            <w:b/>
          </w:rPr>
          <w:t>...</w:t>
        </w:r>
      </w:ins>
      <w:ins w:id="11828" w:author="Rev 4 Allen Wirfs-Brock" w:date="2011-11-04T12:43:00Z">
        <w:r>
          <w:rPr>
            <w:rFonts w:ascii="Courier New" w:hAnsi="Courier New" w:cs="Courier New"/>
            <w:b/>
          </w:rPr>
          <w:t xml:space="preserve"> </w:t>
        </w:r>
      </w:ins>
      <w:ins w:id="11829" w:author="Rev 4 Allen Wirfs-Brock" w:date="2011-11-04T12:41:00Z">
        <w:r w:rsidRPr="0002777F">
          <w:rPr>
            <w:rFonts w:ascii="Times New Roman" w:hAnsi="Times New Roman"/>
            <w:i/>
          </w:rPr>
          <w:t xml:space="preserve"> </w:t>
        </w:r>
      </w:ins>
      <w:ins w:id="11830" w:author="Rev 5 Allen Wirfs-Brock" w:date="2011-12-29T17:37:00Z">
        <w:r w:rsidR="004322E4">
          <w:rPr>
            <w:rFonts w:ascii="Times New Roman" w:hAnsi="Times New Roman"/>
            <w:i/>
          </w:rPr>
          <w:t>Binding</w:t>
        </w:r>
      </w:ins>
      <w:ins w:id="11831" w:author="Rev 4 Allen Wirfs-Brock" w:date="2011-11-04T12:41:00Z">
        <w:r w:rsidRPr="0002777F">
          <w:rPr>
            <w:rFonts w:ascii="Times New Roman" w:hAnsi="Times New Roman"/>
            <w:i/>
          </w:rPr>
          <w:t>Identifier</w:t>
        </w:r>
      </w:ins>
      <w:ins w:id="11832" w:author="Rev 4 Allen Wirfs-Brock" w:date="2011-11-04T12:39:00Z">
        <w:r w:rsidRPr="00E65A34">
          <w:t xml:space="preserve"> </w:t>
        </w:r>
      </w:ins>
    </w:p>
    <w:p w14:paraId="2A867597" w14:textId="77777777" w:rsidR="0002777F" w:rsidRPr="004418C4" w:rsidRDefault="0002777F" w:rsidP="00150A49">
      <w:pPr>
        <w:numPr>
          <w:ilvl w:val="0"/>
          <w:numId w:val="403"/>
        </w:numPr>
        <w:spacing w:after="220"/>
        <w:rPr>
          <w:ins w:id="11833" w:author="Rev 4 Allen Wirfs-Brock" w:date="2011-11-04T12:43:00Z"/>
        </w:rPr>
      </w:pPr>
      <w:ins w:id="11834" w:author="Rev 4 Allen Wirfs-Brock" w:date="2011-11-04T12:43:00Z">
        <w:r w:rsidRPr="004418C4">
          <w:t>It is a Syntax Error if the source code parsed with this production is not extended code.</w:t>
        </w:r>
      </w:ins>
    </w:p>
    <w:p w14:paraId="0359D902" w14:textId="77777777" w:rsidR="0002777F" w:rsidRPr="006B6D0A" w:rsidDel="004322E4" w:rsidRDefault="0002777F" w:rsidP="006361CF">
      <w:pPr>
        <w:numPr>
          <w:ilvl w:val="0"/>
          <w:numId w:val="403"/>
        </w:numPr>
        <w:spacing w:after="220"/>
        <w:rPr>
          <w:ins w:id="11835" w:author="Rev 4 Allen Wirfs-Brock" w:date="2011-11-04T12:43:00Z"/>
          <w:del w:id="11836" w:author="Rev 5 Allen Wirfs-Brock" w:date="2011-12-29T17:37:00Z"/>
        </w:rPr>
        <w:pPrChange w:id="11837" w:author="Rev 4 Allen Wirfs-Brock" w:date="2011-11-07T12:16:00Z">
          <w:pPr>
            <w:numPr>
              <w:numId w:val="411"/>
            </w:numPr>
            <w:tabs>
              <w:tab w:val="num" w:pos="360"/>
            </w:tabs>
            <w:spacing w:after="220"/>
            <w:ind w:left="360" w:hanging="360"/>
          </w:pPr>
        </w:pPrChange>
      </w:pPr>
      <w:ins w:id="11838" w:author="Rev 4 Allen Wirfs-Brock" w:date="2011-11-04T12:43:00Z">
        <w:del w:id="11839" w:author="Rev 5 Allen Wirfs-Brock" w:date="2011-12-29T17:37:00Z">
          <w:r w:rsidRPr="004418C4" w:rsidDel="004322E4">
            <w:delText xml:space="preserve">It is a Syntax Error if </w:delText>
          </w:r>
          <w:r w:rsidRPr="004418C4" w:rsidDel="004322E4">
            <w:rPr>
              <w:rStyle w:val="bnf"/>
            </w:rPr>
            <w:delText>Identifier</w:delText>
          </w:r>
          <w:r w:rsidRPr="004418C4" w:rsidDel="004322E4">
            <w:delText xml:space="preserve"> is </w:delText>
          </w:r>
          <w:r w:rsidRPr="004418C4" w:rsidDel="004322E4">
            <w:rPr>
              <w:rFonts w:ascii="Courier New" w:hAnsi="Courier New" w:cs="Courier New"/>
              <w:b/>
            </w:rPr>
            <w:delText>"eval</w:delText>
          </w:r>
          <w:r w:rsidRPr="006B6D0A" w:rsidDel="004322E4">
            <w:rPr>
              <w:rFonts w:ascii="Courier New" w:hAnsi="Courier New" w:cs="Courier New"/>
              <w:b/>
            </w:rPr>
            <w:delText>"</w:delText>
          </w:r>
        </w:del>
      </w:ins>
    </w:p>
    <w:p w14:paraId="28E6C937" w14:textId="77777777" w:rsidR="000E01AF" w:rsidRPr="00E65A34" w:rsidRDefault="000E01AF" w:rsidP="000E01AF">
      <w:pPr>
        <w:rPr>
          <w:ins w:id="11840" w:author="Rev 4 Allen Wirfs-Brock" w:date="2011-10-16T15:18:00Z"/>
        </w:rPr>
      </w:pPr>
      <w:ins w:id="11841" w:author="Rev 4 Allen Wirfs-Brock" w:date="2011-10-16T15:18:00Z">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ins>
      <w:ins w:id="11842" w:author="Rev 4 Allen Wirfs-Brock" w:date="2011-11-06T12:47:00Z">
        <w:r w:rsidR="0069636E">
          <w:rPr>
            <w:rStyle w:val="bnf"/>
          </w:rPr>
          <w:t>Element</w:t>
        </w:r>
      </w:ins>
      <w:ins w:id="11843" w:author="Rev 4 Allen Wirfs-Brock" w:date="2011-10-16T15:18:00Z">
        <w:r w:rsidRPr="00E65A34">
          <w:rPr>
            <w:rStyle w:val="bnf"/>
          </w:rPr>
          <w:t xml:space="preserve"> </w:t>
        </w:r>
      </w:ins>
    </w:p>
    <w:p w14:paraId="38C21241" w14:textId="77777777" w:rsidR="000E01AF" w:rsidRPr="009C202C" w:rsidRDefault="000E01AF" w:rsidP="00150A49">
      <w:pPr>
        <w:numPr>
          <w:ilvl w:val="0"/>
          <w:numId w:val="403"/>
        </w:numPr>
        <w:spacing w:after="220"/>
        <w:contextualSpacing/>
        <w:rPr>
          <w:ins w:id="11844" w:author="Rev 4 Allen Wirfs-Brock" w:date="2011-10-16T15:18:00Z"/>
        </w:rPr>
      </w:pPr>
      <w:ins w:id="11845" w:author="Rev 4 Allen Wirfs-Brock" w:date="2011-10-16T15:18:00Z">
        <w:r w:rsidRPr="009C202C">
          <w:t>It is a Syntax Error</w:t>
        </w:r>
      </w:ins>
      <w:ins w:id="11846" w:author="Rev 4 Allen Wirfs-Brock" w:date="2011-11-06T12:45:00Z">
        <w:r w:rsidR="0069636E">
          <w:t xml:space="preserve"> if the derivation of </w:t>
        </w:r>
      </w:ins>
      <w:ins w:id="11847" w:author="Rev 4 Allen Wirfs-Brock" w:date="2011-11-06T12:46:00Z">
        <w:r w:rsidR="0069636E" w:rsidRPr="00E65A34">
          <w:rPr>
            <w:rFonts w:ascii="Times New Roman" w:hAnsi="Times New Roman"/>
            <w:i/>
          </w:rPr>
          <w:t>Binding</w:t>
        </w:r>
        <w:r w:rsidR="0069636E">
          <w:rPr>
            <w:rStyle w:val="bnf"/>
          </w:rPr>
          <w:t>Element</w:t>
        </w:r>
        <w:r w:rsidR="0069636E" w:rsidRPr="00E65A34">
          <w:rPr>
            <w:rStyle w:val="bnf"/>
          </w:rPr>
          <w:t xml:space="preserve"> </w:t>
        </w:r>
        <w:r w:rsidR="0069636E">
          <w:t>is</w:t>
        </w:r>
        <w:r w:rsidR="0069636E" w:rsidRPr="00E65A34">
          <w:rPr>
            <w:rStyle w:val="bnf"/>
          </w:rPr>
          <w:t xml:space="preserve"> </w:t>
        </w:r>
      </w:ins>
      <w:ins w:id="11848" w:author="Rev 4 Allen Wirfs-Brock" w:date="2011-11-06T12:45:00Z">
        <w:r w:rsidR="0069636E" w:rsidRPr="00E65A34">
          <w:rPr>
            <w:rFonts w:ascii="Times New Roman" w:hAnsi="Times New Roman"/>
            <w:i/>
          </w:rPr>
          <w:t>Binding</w:t>
        </w:r>
        <w:r w:rsidR="0069636E" w:rsidRPr="00E65A34">
          <w:rPr>
            <w:rStyle w:val="bnf"/>
          </w:rPr>
          <w:t>Identifier  Initialiser</w:t>
        </w:r>
        <w:r w:rsidR="0069636E" w:rsidRPr="009C202C">
          <w:t xml:space="preserve"> </w:t>
        </w:r>
      </w:ins>
      <w:ins w:id="11849" w:author="Rev 4 Allen Wirfs-Brock" w:date="2011-11-06T12:47:00Z">
        <w:r w:rsidR="0069636E">
          <w:t>and</w:t>
        </w:r>
      </w:ins>
      <w:ins w:id="11850" w:author="Rev 4 Allen Wirfs-Brock" w:date="2011-10-16T15:18:00Z">
        <w:r w:rsidRPr="009C202C">
          <w:t xml:space="preserve"> the source code matching this production is not extended code.</w:t>
        </w:r>
      </w:ins>
    </w:p>
    <w:p w14:paraId="08432833" w14:textId="77777777" w:rsidR="000E01AF" w:rsidRPr="00E77497" w:rsidRDefault="000E01AF" w:rsidP="00150A49">
      <w:pPr>
        <w:numPr>
          <w:ilvl w:val="0"/>
          <w:numId w:val="403"/>
        </w:numPr>
        <w:spacing w:after="220"/>
        <w:contextualSpacing/>
        <w:rPr>
          <w:ins w:id="11851" w:author="Rev 4 Allen Wirfs-Brock" w:date="2011-10-16T15:18:00Z"/>
        </w:rPr>
      </w:pPr>
      <w:ins w:id="11852" w:author="Rev 4 Allen Wirfs-Brock" w:date="2011-10-16T15:18:00Z">
        <w:r w:rsidRPr="00E77497">
          <w:t xml:space="preserve">It is a Syntax Error if </w:t>
        </w:r>
      </w:ins>
      <w:ins w:id="11853" w:author="Rev 4 Allen Wirfs-Brock" w:date="2011-11-06T12:48:00Z">
        <w:r w:rsidR="0069636E">
          <w:t xml:space="preserve">the derivation of </w:t>
        </w:r>
        <w:r w:rsidR="0069636E" w:rsidRPr="00E65A34">
          <w:rPr>
            <w:rFonts w:ascii="Times New Roman" w:hAnsi="Times New Roman"/>
            <w:i/>
          </w:rPr>
          <w:t>Binding</w:t>
        </w:r>
        <w:r w:rsidR="0069636E">
          <w:rPr>
            <w:rStyle w:val="bnf"/>
          </w:rPr>
          <w:t>Element</w:t>
        </w:r>
        <w:r w:rsidR="0069636E" w:rsidRPr="00E65A34">
          <w:rPr>
            <w:rStyle w:val="bnf"/>
          </w:rPr>
          <w:t xml:space="preserve"> </w:t>
        </w:r>
        <w:r w:rsidR="0069636E">
          <w:t>is</w:t>
        </w:r>
        <w:r w:rsidR="0069636E" w:rsidRPr="00E65A34">
          <w:rPr>
            <w:rStyle w:val="bnf"/>
          </w:rPr>
          <w:t xml:space="preserve"> </w:t>
        </w:r>
        <w:r w:rsidR="0069636E" w:rsidRPr="00E77497">
          <w:rPr>
            <w:rStyle w:val="bnf"/>
          </w:rPr>
          <w:t>BindingPattern  Initialiser</w:t>
        </w:r>
        <w:r w:rsidR="0069636E" w:rsidRPr="00E77497">
          <w:rPr>
            <w:rStyle w:val="bnf"/>
            <w:rFonts w:ascii="Arial" w:hAnsi="Arial" w:cs="Arial"/>
            <w:i w:val="0"/>
            <w:vertAlign w:val="subscript"/>
          </w:rPr>
          <w:t>opt</w:t>
        </w:r>
        <w:r w:rsidR="0069636E" w:rsidRPr="009C202C">
          <w:t xml:space="preserve"> </w:t>
        </w:r>
        <w:r w:rsidR="0069636E">
          <w:t>and</w:t>
        </w:r>
        <w:r w:rsidR="0069636E" w:rsidRPr="009C202C">
          <w:t xml:space="preserve"> </w:t>
        </w:r>
      </w:ins>
      <w:ins w:id="11854" w:author="Rev 4 Allen Wirfs-Brock" w:date="2011-10-16T15:18:00Z">
        <w:r w:rsidRPr="00E77497">
          <w:t>the source code parsed with this production is not extended code.</w:t>
        </w:r>
      </w:ins>
    </w:p>
    <w:p w14:paraId="1369E52D" w14:textId="77777777" w:rsidR="000E01AF" w:rsidRPr="00E77497" w:rsidRDefault="000E01AF" w:rsidP="00150A49">
      <w:pPr>
        <w:numPr>
          <w:ilvl w:val="0"/>
          <w:numId w:val="403"/>
        </w:numPr>
        <w:spacing w:after="220"/>
        <w:rPr>
          <w:ins w:id="11855" w:author="Rev 4 Allen Wirfs-Brock" w:date="2011-10-16T15:18:00Z"/>
        </w:rPr>
      </w:pPr>
      <w:ins w:id="11856" w:author="Rev 4 Allen Wirfs-Brock" w:date="2011-10-16T15:18:00Z">
        <w:r w:rsidRPr="00E77497">
          <w:t xml:space="preserve">It is a Syntax Error if </w:t>
        </w:r>
        <w:r w:rsidRPr="00E77497">
          <w:rPr>
            <w:rFonts w:ascii="Times New Roman" w:eastAsia="Times New Roman" w:hAnsi="Times New Roman"/>
            <w:spacing w:val="6"/>
            <w:lang w:eastAsia="en-US"/>
          </w:rPr>
          <w:t>BoundNames</w:t>
        </w:r>
        <w:r w:rsidRPr="00E77497">
          <w:t xml:space="preserve"> of </w:t>
        </w:r>
        <w:r w:rsidRPr="00E77497">
          <w:rPr>
            <w:rStyle w:val="bnf"/>
          </w:rPr>
          <w:t>Binding</w:t>
        </w:r>
      </w:ins>
      <w:ins w:id="11857" w:author="Rev 4 Allen Wirfs-Brock" w:date="2011-11-06T12:50:00Z">
        <w:r w:rsidR="0069636E">
          <w:rPr>
            <w:rStyle w:val="bnf"/>
          </w:rPr>
          <w:t>Element</w:t>
        </w:r>
      </w:ins>
      <w:ins w:id="11858" w:author="Rev 4 Allen Wirfs-Brock" w:date="2011-10-16T15:18:00Z">
        <w:r w:rsidRPr="00E77497">
          <w:rPr>
            <w:rStyle w:val="bnf"/>
          </w:rPr>
          <w:t xml:space="preserve">  </w:t>
        </w:r>
        <w:r w:rsidRPr="00E77497">
          <w:t>contains any duplicate elements.</w:t>
        </w:r>
      </w:ins>
    </w:p>
    <w:p w14:paraId="6089AF1C" w14:textId="77777777" w:rsidR="00FC55A8" w:rsidRPr="00E77497" w:rsidRDefault="00FC55A8" w:rsidP="00FC55A8">
      <w:pPr>
        <w:rPr>
          <w:ins w:id="11859" w:author="Rev 4 Allen Wirfs-Brock" w:date="2011-10-16T15:43:00Z"/>
          <w:rFonts w:ascii="Helvetica" w:hAnsi="Helvetica"/>
          <w:b/>
        </w:rPr>
      </w:pPr>
      <w:ins w:id="11860" w:author="Rev 4 Allen Wirfs-Brock" w:date="2011-10-16T15:43:00Z">
        <w:r w:rsidRPr="00E77497">
          <w:rPr>
            <w:rFonts w:ascii="Helvetica" w:hAnsi="Helvetica"/>
            <w:b/>
          </w:rPr>
          <w:t xml:space="preserve">Static Semantics:  </w:t>
        </w:r>
      </w:ins>
      <w:ins w:id="11861" w:author="Rev 4 Allen Wirfs-Brock" w:date="2011-10-16T15:44:00Z">
        <w:r w:rsidR="00256A92" w:rsidRPr="00E77497">
          <w:rPr>
            <w:rFonts w:ascii="Helvetica" w:hAnsi="Helvetica"/>
            <w:b/>
            <w:lang w:eastAsia="en-US"/>
          </w:rPr>
          <w:t>BoundNames</w:t>
        </w:r>
      </w:ins>
    </w:p>
    <w:p w14:paraId="1D0FB51E" w14:textId="77777777" w:rsidR="0038665D" w:rsidRPr="00E77497" w:rsidRDefault="0038665D" w:rsidP="0038665D">
      <w:pPr>
        <w:jc w:val="left"/>
        <w:rPr>
          <w:ins w:id="11862" w:author="Rev 4 Allen Wirfs-Brock" w:date="2011-10-20T12:28:00Z"/>
        </w:rPr>
      </w:pPr>
      <w:ins w:id="11863" w:author="Rev 4 Allen Wirfs-Brock" w:date="2011-10-20T12:28: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7EA4019B" w14:textId="77777777" w:rsidR="0038665D" w:rsidRPr="00E77497" w:rsidRDefault="0038665D" w:rsidP="004322E4">
      <w:pPr>
        <w:pStyle w:val="Alg4"/>
        <w:numPr>
          <w:ilvl w:val="0"/>
          <w:numId w:val="471"/>
        </w:numPr>
        <w:spacing w:after="220"/>
        <w:contextualSpacing/>
        <w:rPr>
          <w:ins w:id="11864" w:author="Rev 4 Allen Wirfs-Brock" w:date="2011-10-20T12:28:00Z"/>
        </w:rPr>
      </w:pPr>
      <w:ins w:id="11865" w:author="Rev 4 Allen Wirfs-Brock" w:date="2011-10-20T12:28:00Z">
        <w:r w:rsidRPr="00E77497">
          <w:t xml:space="preserve">Return the BoundNames of </w:t>
        </w:r>
        <w:r w:rsidRPr="00E77497">
          <w:rPr>
            <w:i/>
          </w:rPr>
          <w:t>BindingIdentifier</w:t>
        </w:r>
        <w:r w:rsidRPr="00E77497">
          <w:t>.</w:t>
        </w:r>
      </w:ins>
    </w:p>
    <w:p w14:paraId="74DEA2F9" w14:textId="77777777" w:rsidR="00AA42F1" w:rsidRPr="00E77497" w:rsidRDefault="00AA42F1" w:rsidP="00553E0F">
      <w:pPr>
        <w:pStyle w:val="SyntaxRule"/>
        <w:spacing w:after="240"/>
        <w:rPr>
          <w:ins w:id="11866" w:author="Rev 4 Allen Wirfs-Brock" w:date="2011-10-20T12:50:00Z"/>
        </w:rPr>
      </w:pPr>
      <w:ins w:id="11867" w:author="Rev 4 Allen Wirfs-Brock" w:date="2011-10-20T12:5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1C1F1A7A" w14:textId="77777777" w:rsidR="00D26016" w:rsidRPr="00E77497" w:rsidRDefault="00D26016" w:rsidP="004322E4">
      <w:pPr>
        <w:pStyle w:val="Alg4"/>
        <w:numPr>
          <w:ilvl w:val="0"/>
          <w:numId w:val="594"/>
        </w:numPr>
        <w:spacing w:after="220"/>
        <w:contextualSpacing/>
        <w:rPr>
          <w:ins w:id="11868" w:author="Rev 4 Allen Wirfs-Brock" w:date="2011-10-20T12:52:00Z"/>
        </w:rPr>
      </w:pPr>
      <w:ins w:id="11869" w:author="Rev 4 Allen Wirfs-Brock" w:date="2011-10-20T12:52:00Z">
        <w:r w:rsidRPr="00E77497">
          <w:t>Return an empty List.</w:t>
        </w:r>
      </w:ins>
    </w:p>
    <w:p w14:paraId="70478313" w14:textId="77777777" w:rsidR="00D26016" w:rsidRPr="00675B74" w:rsidRDefault="00D26016" w:rsidP="00D26016">
      <w:pPr>
        <w:pStyle w:val="SyntaxRule"/>
        <w:spacing w:after="240"/>
        <w:rPr>
          <w:ins w:id="11870" w:author="Rev 4 Allen Wirfs-Brock" w:date="2011-10-20T12:53:00Z"/>
        </w:rPr>
      </w:pPr>
      <w:ins w:id="11871" w:author="Rev 4 Allen Wirfs-Brock" w:date="2011-10-20T12:53:00Z">
        <w:r w:rsidRPr="00E77497">
          <w:t xml:space="preserve">FormalParameterList </w:t>
        </w:r>
        <w:r w:rsidRPr="00E77497">
          <w:rPr>
            <w:rFonts w:ascii="Arial" w:hAnsi="Arial"/>
            <w:b/>
            <w:i w:val="0"/>
          </w:rPr>
          <w:t xml:space="preserve">: </w:t>
        </w:r>
      </w:ins>
      <w:ins w:id="11872" w:author="Rev 4 Allen Wirfs-Brock" w:date="2011-11-04T12:45:00Z">
        <w:r w:rsidR="0002777F" w:rsidRPr="004418C4">
          <w:t>Function</w:t>
        </w:r>
        <w:r w:rsidR="0002777F">
          <w:t>RestParameter</w:t>
        </w:r>
      </w:ins>
    </w:p>
    <w:p w14:paraId="027C580F" w14:textId="77777777" w:rsidR="00D26016" w:rsidRPr="00675B74" w:rsidRDefault="00D26016" w:rsidP="004322E4">
      <w:pPr>
        <w:pStyle w:val="Alg4"/>
        <w:numPr>
          <w:ilvl w:val="0"/>
          <w:numId w:val="572"/>
        </w:numPr>
        <w:spacing w:after="220"/>
        <w:contextualSpacing/>
        <w:rPr>
          <w:ins w:id="11873" w:author="Rev 4 Allen Wirfs-Brock" w:date="2011-10-20T12:53:00Z"/>
        </w:rPr>
      </w:pPr>
      <w:ins w:id="11874" w:author="Rev 4 Allen Wirfs-Brock" w:date="2011-10-20T12:53:00Z">
        <w:r w:rsidRPr="00E77497">
          <w:t xml:space="preserve">Return the BoundNames of </w:t>
        </w:r>
      </w:ins>
      <w:ins w:id="11875" w:author="Rev 4 Allen Wirfs-Brock" w:date="2011-11-04T12:48:00Z">
        <w:r w:rsidR="0002777F" w:rsidRPr="0002777F">
          <w:rPr>
            <w:i/>
          </w:rPr>
          <w:t>FunctionRestParameter</w:t>
        </w:r>
      </w:ins>
      <w:ins w:id="11876" w:author="Rev 4 Allen Wirfs-Brock" w:date="2011-10-20T12:53:00Z">
        <w:r w:rsidRPr="00675B74">
          <w:t>.</w:t>
        </w:r>
      </w:ins>
    </w:p>
    <w:p w14:paraId="774AD724" w14:textId="77777777" w:rsidR="00A22158" w:rsidRPr="00E77497" w:rsidRDefault="00A22158" w:rsidP="00A22158">
      <w:pPr>
        <w:pStyle w:val="SyntaxRule"/>
        <w:spacing w:after="240"/>
        <w:rPr>
          <w:ins w:id="11877" w:author="Rev 4 Allen Wirfs-Brock" w:date="2011-10-20T12:54:00Z"/>
        </w:rPr>
      </w:pPr>
      <w:ins w:id="11878" w:author="Rev 4 Allen Wirfs-Brock" w:date="2011-10-20T12:54:00Z">
        <w:r w:rsidRPr="00E77497">
          <w:t xml:space="preserve">FormalParameterList </w:t>
        </w:r>
        <w:r w:rsidRPr="00E77497">
          <w:rPr>
            <w:rFonts w:ascii="Arial" w:hAnsi="Arial"/>
            <w:b/>
            <w:i w:val="0"/>
          </w:rPr>
          <w:t xml:space="preserve">: </w:t>
        </w:r>
        <w:r w:rsidRPr="00E77497">
          <w:t>FormalsList</w:t>
        </w:r>
      </w:ins>
    </w:p>
    <w:p w14:paraId="0D2C79EB" w14:textId="77777777" w:rsidR="00A22158" w:rsidRPr="00E77497" w:rsidRDefault="00A22158" w:rsidP="004322E4">
      <w:pPr>
        <w:pStyle w:val="Alg4"/>
        <w:numPr>
          <w:ilvl w:val="0"/>
          <w:numId w:val="604"/>
        </w:numPr>
        <w:spacing w:after="220"/>
        <w:contextualSpacing/>
        <w:rPr>
          <w:ins w:id="11879" w:author="Rev 4 Allen Wirfs-Brock" w:date="2011-10-20T12:54:00Z"/>
        </w:rPr>
      </w:pPr>
      <w:ins w:id="11880" w:author="Rev 4 Allen Wirfs-Brock" w:date="2011-10-20T12:54:00Z">
        <w:r w:rsidRPr="00E77497">
          <w:t xml:space="preserve">Return the BoundNames of </w:t>
        </w:r>
        <w:r w:rsidRPr="00E77497">
          <w:rPr>
            <w:i/>
          </w:rPr>
          <w:t>FormalsList</w:t>
        </w:r>
        <w:r w:rsidRPr="00E77497">
          <w:t>.</w:t>
        </w:r>
      </w:ins>
    </w:p>
    <w:p w14:paraId="7E4DDDE5" w14:textId="77777777" w:rsidR="00287677" w:rsidRPr="00675B74" w:rsidRDefault="00287677" w:rsidP="00287677">
      <w:pPr>
        <w:pStyle w:val="SyntaxRule"/>
        <w:spacing w:after="240"/>
        <w:rPr>
          <w:ins w:id="11881" w:author="Rev 4 Allen Wirfs-Brock" w:date="2011-10-20T12:58:00Z"/>
        </w:rPr>
      </w:pPr>
      <w:ins w:id="11882" w:author="Rev 4 Allen Wirfs-Brock" w:date="2011-10-20T12:58: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ins>
      <w:ins w:id="11883" w:author="Rev 4 Allen Wirfs-Brock" w:date="2011-11-04T12:48:00Z">
        <w:r w:rsidR="0002777F" w:rsidRPr="004418C4">
          <w:t>Function</w:t>
        </w:r>
        <w:r w:rsidR="0002777F">
          <w:t>RestParameter</w:t>
        </w:r>
      </w:ins>
    </w:p>
    <w:p w14:paraId="0C469CDF" w14:textId="77777777" w:rsidR="00026B5F" w:rsidRPr="00E77497" w:rsidRDefault="00026B5F" w:rsidP="004322E4">
      <w:pPr>
        <w:pStyle w:val="Alg4"/>
        <w:numPr>
          <w:ilvl w:val="0"/>
          <w:numId w:val="423"/>
        </w:numPr>
        <w:spacing w:after="220"/>
        <w:contextualSpacing/>
        <w:rPr>
          <w:ins w:id="11884" w:author="Rev 4 Allen Wirfs-Brock" w:date="2011-10-20T12:59:00Z"/>
        </w:rPr>
      </w:pPr>
      <w:ins w:id="11885" w:author="Rev 4 Allen Wirfs-Brock" w:date="2011-10-20T12:59:00Z">
        <w:r w:rsidRPr="00E77497">
          <w:t xml:space="preserve">Let </w:t>
        </w:r>
        <w:r w:rsidRPr="00E77497">
          <w:rPr>
            <w:i/>
          </w:rPr>
          <w:t xml:space="preserve">names </w:t>
        </w:r>
        <w:r w:rsidRPr="00E77497">
          <w:t xml:space="preserve">be BoundNames of </w:t>
        </w:r>
        <w:r w:rsidRPr="00E77497">
          <w:rPr>
            <w:rStyle w:val="bnf"/>
          </w:rPr>
          <w:t>FormalsList</w:t>
        </w:r>
        <w:r w:rsidRPr="00E77497">
          <w:t>.</w:t>
        </w:r>
      </w:ins>
    </w:p>
    <w:p w14:paraId="0BFCC219" w14:textId="77777777" w:rsidR="00026B5F" w:rsidRPr="00E77497" w:rsidRDefault="00026B5F" w:rsidP="004322E4">
      <w:pPr>
        <w:pStyle w:val="Alg4"/>
        <w:numPr>
          <w:ilvl w:val="0"/>
          <w:numId w:val="423"/>
        </w:numPr>
        <w:spacing w:after="220"/>
        <w:contextualSpacing/>
        <w:rPr>
          <w:ins w:id="11886" w:author="Rev 4 Allen Wirfs-Brock" w:date="2011-10-20T12:59:00Z"/>
        </w:rPr>
      </w:pPr>
      <w:ins w:id="11887" w:author="Rev 4 Allen Wirfs-Brock" w:date="2011-10-20T12:59:00Z">
        <w:r w:rsidRPr="00E77497">
          <w:t xml:space="preserve">Append to </w:t>
        </w:r>
        <w:r w:rsidRPr="00E77497">
          <w:rPr>
            <w:i/>
          </w:rPr>
          <w:t>names</w:t>
        </w:r>
        <w:r w:rsidRPr="00E77497">
          <w:t xml:space="preserve"> the </w:t>
        </w:r>
      </w:ins>
      <w:ins w:id="11888" w:author="Rev 4 Allen Wirfs-Brock" w:date="2011-11-04T12:49:00Z">
        <w:r w:rsidR="00954547" w:rsidRPr="004418C4">
          <w:t xml:space="preserve">BoundNames of </w:t>
        </w:r>
        <w:r w:rsidR="00954547" w:rsidRPr="00954547">
          <w:rPr>
            <w:i/>
          </w:rPr>
          <w:t>FunctionRestParameter</w:t>
        </w:r>
      </w:ins>
      <w:ins w:id="11889" w:author="Rev 4 Allen Wirfs-Brock" w:date="2011-10-20T12:59:00Z">
        <w:r w:rsidRPr="00675B74">
          <w:rPr>
            <w:rStyle w:val="bnf"/>
          </w:rPr>
          <w:t>.</w:t>
        </w:r>
      </w:ins>
    </w:p>
    <w:p w14:paraId="7AAEFD90" w14:textId="77777777" w:rsidR="00026B5F" w:rsidRPr="00E77497" w:rsidRDefault="00026B5F" w:rsidP="004322E4">
      <w:pPr>
        <w:pStyle w:val="Alg4"/>
        <w:numPr>
          <w:ilvl w:val="0"/>
          <w:numId w:val="423"/>
        </w:numPr>
        <w:spacing w:after="220"/>
        <w:contextualSpacing/>
        <w:rPr>
          <w:ins w:id="11890" w:author="Rev 4 Allen Wirfs-Brock" w:date="2011-10-20T12:59:00Z"/>
        </w:rPr>
      </w:pPr>
      <w:ins w:id="11891" w:author="Rev 4 Allen Wirfs-Brock" w:date="2011-10-20T12:59:00Z">
        <w:r w:rsidRPr="00E77497">
          <w:t xml:space="preserve">Return </w:t>
        </w:r>
        <w:r w:rsidRPr="00E77497">
          <w:rPr>
            <w:i/>
          </w:rPr>
          <w:t>names</w:t>
        </w:r>
        <w:r w:rsidRPr="00E77497">
          <w:t>.</w:t>
        </w:r>
      </w:ins>
    </w:p>
    <w:p w14:paraId="26427E44" w14:textId="77777777" w:rsidR="00FC55A8" w:rsidRPr="00E77497" w:rsidRDefault="00FC55A8" w:rsidP="00FC55A8">
      <w:pPr>
        <w:rPr>
          <w:ins w:id="11892" w:author="Rev 4 Allen Wirfs-Brock" w:date="2011-10-16T15:44:00Z"/>
        </w:rPr>
      </w:pPr>
      <w:ins w:id="11893" w:author="Rev 4 Allen Wirfs-Brock" w:date="2011-10-16T15:44: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14:paraId="5FF2C168" w14:textId="77777777" w:rsidR="00FC55A8" w:rsidRPr="00E77497" w:rsidRDefault="00FC55A8" w:rsidP="004322E4">
      <w:pPr>
        <w:pStyle w:val="Alg4"/>
        <w:numPr>
          <w:ilvl w:val="0"/>
          <w:numId w:val="626"/>
        </w:numPr>
        <w:spacing w:after="220"/>
        <w:contextualSpacing/>
        <w:rPr>
          <w:ins w:id="11894" w:author="Rev 4 Allen Wirfs-Brock" w:date="2011-10-16T15:44:00Z"/>
        </w:rPr>
      </w:pPr>
      <w:ins w:id="11895" w:author="Rev 4 Allen Wirfs-Brock" w:date="2011-10-16T15:44:00Z">
        <w:r w:rsidRPr="00E77497">
          <w:t xml:space="preserve">Let </w:t>
        </w:r>
        <w:r w:rsidRPr="00E77497">
          <w:rPr>
            <w:i/>
          </w:rPr>
          <w:t xml:space="preserve">names </w:t>
        </w:r>
        <w:r w:rsidRPr="00E77497">
          <w:t xml:space="preserve">be BoundNames of </w:t>
        </w:r>
      </w:ins>
      <w:ins w:id="11896" w:author="Rev 4 Allen Wirfs-Brock" w:date="2011-10-19T13:18:00Z">
        <w:r w:rsidR="00A4389F" w:rsidRPr="00E77497">
          <w:rPr>
            <w:rStyle w:val="bnf"/>
          </w:rPr>
          <w:t>FormalsList</w:t>
        </w:r>
      </w:ins>
      <w:ins w:id="11897" w:author="Rev 4 Allen Wirfs-Brock" w:date="2011-10-16T15:44:00Z">
        <w:r w:rsidRPr="00E77497">
          <w:t>.</w:t>
        </w:r>
      </w:ins>
    </w:p>
    <w:p w14:paraId="7EF2904A" w14:textId="77777777" w:rsidR="00FC55A8" w:rsidRPr="00E77497" w:rsidRDefault="00FC55A8" w:rsidP="004322E4">
      <w:pPr>
        <w:pStyle w:val="Alg4"/>
        <w:numPr>
          <w:ilvl w:val="0"/>
          <w:numId w:val="626"/>
        </w:numPr>
        <w:spacing w:after="220"/>
        <w:contextualSpacing/>
        <w:rPr>
          <w:ins w:id="11898" w:author="Rev 4 Allen Wirfs-Brock" w:date="2011-10-16T15:44:00Z"/>
        </w:rPr>
      </w:pPr>
      <w:ins w:id="11899" w:author="Rev 4 Allen Wirfs-Brock" w:date="2011-10-16T15:44:00Z">
        <w:r w:rsidRPr="00E77497">
          <w:t xml:space="preserve">Append to </w:t>
        </w:r>
        <w:r w:rsidRPr="00E77497">
          <w:rPr>
            <w:i/>
          </w:rPr>
          <w:t>names</w:t>
        </w:r>
        <w:r w:rsidRPr="00E77497">
          <w:t xml:space="preserve"> the elements of BoundNames of </w:t>
        </w:r>
        <w:r w:rsidRPr="00E77497">
          <w:rPr>
            <w:rStyle w:val="bnf"/>
          </w:rPr>
          <w:t>FormalParameter.</w:t>
        </w:r>
      </w:ins>
    </w:p>
    <w:p w14:paraId="3A965B19" w14:textId="77777777" w:rsidR="00FC55A8" w:rsidRPr="00E77497" w:rsidRDefault="00FC55A8" w:rsidP="004322E4">
      <w:pPr>
        <w:pStyle w:val="Alg4"/>
        <w:numPr>
          <w:ilvl w:val="0"/>
          <w:numId w:val="626"/>
        </w:numPr>
        <w:spacing w:after="220"/>
        <w:contextualSpacing/>
        <w:rPr>
          <w:ins w:id="11900" w:author="Rev 4 Allen Wirfs-Brock" w:date="2011-10-16T15:44:00Z"/>
        </w:rPr>
      </w:pPr>
      <w:ins w:id="11901" w:author="Rev 4 Allen Wirfs-Brock" w:date="2011-10-16T15:44:00Z">
        <w:r w:rsidRPr="00E77497">
          <w:t xml:space="preserve">Return </w:t>
        </w:r>
        <w:r w:rsidRPr="00E77497">
          <w:rPr>
            <w:i/>
          </w:rPr>
          <w:t>names</w:t>
        </w:r>
        <w:r w:rsidRPr="00E77497">
          <w:t>.</w:t>
        </w:r>
      </w:ins>
    </w:p>
    <w:p w14:paraId="35319D6F" w14:textId="77777777" w:rsidR="0002777F" w:rsidRPr="004418C4" w:rsidRDefault="0002777F" w:rsidP="0002777F">
      <w:pPr>
        <w:pStyle w:val="SyntaxRule"/>
        <w:spacing w:after="240"/>
        <w:rPr>
          <w:ins w:id="11902" w:author="Rev 4 Allen Wirfs-Brock" w:date="2011-11-04T12:45:00Z"/>
        </w:rPr>
      </w:pPr>
      <w:ins w:id="11903" w:author="Rev 4 Allen Wirfs-Brock" w:date="2011-11-04T12:45:00Z">
        <w:r w:rsidRPr="004418C4">
          <w:t xml:space="preserve">FormalParameterList </w:t>
        </w:r>
        <w:r w:rsidRPr="004418C4">
          <w:rPr>
            <w:rFonts w:ascii="Arial" w:hAnsi="Arial"/>
            <w:b/>
            <w:i w:val="0"/>
          </w:rPr>
          <w:t xml:space="preserve">: </w:t>
        </w:r>
      </w:ins>
      <w:ins w:id="11904" w:author="Rev 4 Allen Wirfs-Brock" w:date="2011-11-04T12:50:00Z">
        <w:r w:rsidR="00954547" w:rsidRPr="004418C4">
          <w:rPr>
            <w:rFonts w:ascii="Courier New" w:hAnsi="Courier New" w:cs="Courier New"/>
            <w:b/>
            <w:i w:val="0"/>
          </w:rPr>
          <w:t>...</w:t>
        </w:r>
        <w:r w:rsidR="00954547">
          <w:rPr>
            <w:rFonts w:ascii="Courier New" w:hAnsi="Courier New" w:cs="Courier New"/>
            <w:b/>
          </w:rPr>
          <w:t xml:space="preserve"> </w:t>
        </w:r>
        <w:r w:rsidR="00954547" w:rsidRPr="0002777F">
          <w:t xml:space="preserve"> </w:t>
        </w:r>
      </w:ins>
      <w:ins w:id="11905" w:author="Rev 5 Allen Wirfs-Brock" w:date="2011-12-29T17:39:00Z">
        <w:r w:rsidR="004322E4">
          <w:t>Binding</w:t>
        </w:r>
      </w:ins>
      <w:ins w:id="11906" w:author="Rev 4 Allen Wirfs-Brock" w:date="2011-11-04T12:50:00Z">
        <w:r w:rsidR="00954547" w:rsidRPr="0002777F">
          <w:t>Identifier</w:t>
        </w:r>
      </w:ins>
    </w:p>
    <w:p w14:paraId="4B716C83" w14:textId="77777777" w:rsidR="0002777F" w:rsidRPr="004418C4" w:rsidRDefault="0002777F" w:rsidP="004322E4">
      <w:pPr>
        <w:pStyle w:val="Alg4"/>
        <w:numPr>
          <w:ilvl w:val="0"/>
          <w:numId w:val="608"/>
        </w:numPr>
        <w:spacing w:after="220"/>
        <w:contextualSpacing/>
        <w:rPr>
          <w:ins w:id="11907" w:author="Rev 4 Allen Wirfs-Brock" w:date="2011-11-04T12:45:00Z"/>
        </w:rPr>
      </w:pPr>
      <w:ins w:id="11908" w:author="Rev 4 Allen Wirfs-Brock" w:date="2011-11-04T12:45:00Z">
        <w:r w:rsidRPr="004418C4">
          <w:t xml:space="preserve">Return the </w:t>
        </w:r>
      </w:ins>
      <w:ins w:id="11909" w:author="Rev 5 Allen Wirfs-Brock" w:date="2011-12-29T17:39:00Z">
        <w:r w:rsidR="004322E4" w:rsidRPr="00E77497">
          <w:t xml:space="preserve">BoundNames </w:t>
        </w:r>
      </w:ins>
      <w:ins w:id="11910" w:author="Rev 4 Allen Wirfs-Brock" w:date="2011-11-04T12:51:00Z">
        <w:del w:id="11911" w:author="Rev 5 Allen Wirfs-Brock" w:date="2011-12-29T17:39:00Z">
          <w:r w:rsidR="00954547" w:rsidDel="004322E4">
            <w:delText>String Value</w:delText>
          </w:r>
        </w:del>
      </w:ins>
      <w:ins w:id="11912" w:author="Rev 4 Allen Wirfs-Brock" w:date="2011-11-04T12:45:00Z">
        <w:del w:id="11913" w:author="Rev 5 Allen Wirfs-Brock" w:date="2011-12-29T17:39:00Z">
          <w:r w:rsidRPr="004418C4" w:rsidDel="004322E4">
            <w:delText xml:space="preserve"> </w:delText>
          </w:r>
        </w:del>
        <w:r w:rsidRPr="004418C4">
          <w:t xml:space="preserve">of </w:t>
        </w:r>
      </w:ins>
      <w:ins w:id="11914" w:author="Rev 5 Allen Wirfs-Brock" w:date="2011-12-29T17:39:00Z">
        <w:r w:rsidR="004322E4" w:rsidRPr="004322E4">
          <w:rPr>
            <w:i/>
          </w:rPr>
          <w:t>Binding</w:t>
        </w:r>
      </w:ins>
      <w:ins w:id="11915" w:author="Rev 4 Allen Wirfs-Brock" w:date="2011-11-04T12:45:00Z">
        <w:r w:rsidRPr="004418C4">
          <w:rPr>
            <w:rStyle w:val="bnf"/>
          </w:rPr>
          <w:t>Identifier</w:t>
        </w:r>
        <w:r w:rsidRPr="004418C4">
          <w:t>.</w:t>
        </w:r>
      </w:ins>
    </w:p>
    <w:p w14:paraId="595CB87A" w14:textId="77777777" w:rsidR="00FC55A8" w:rsidRPr="00E77497" w:rsidRDefault="00FC55A8" w:rsidP="00FC55A8">
      <w:pPr>
        <w:rPr>
          <w:ins w:id="11916" w:author="Rev 4 Allen Wirfs-Brock" w:date="2011-10-16T15:44:00Z"/>
        </w:rPr>
      </w:pPr>
      <w:ins w:id="11917" w:author="Rev 4 Allen Wirfs-Brock" w:date="2011-10-16T15:44:00Z">
        <w:r w:rsidRPr="00675B74">
          <w:rPr>
            <w:rStyle w:val="bnf"/>
          </w:rPr>
          <w:t>FormalParameter</w:t>
        </w:r>
        <w:r w:rsidRPr="00E77497">
          <w:t xml:space="preserve"> </w:t>
        </w:r>
        <w:r w:rsidRPr="00E77497">
          <w:rPr>
            <w:b/>
          </w:rPr>
          <w:t>:</w:t>
        </w:r>
        <w:r w:rsidRPr="00E77497">
          <w:t xml:space="preserve"> </w:t>
        </w:r>
        <w:r w:rsidRPr="00E77497">
          <w:rPr>
            <w:rFonts w:ascii="Times New Roman" w:hAnsi="Times New Roman"/>
            <w:i/>
          </w:rPr>
          <w:t>Binding</w:t>
        </w:r>
      </w:ins>
      <w:ins w:id="11918" w:author="Rev 4 Allen Wirfs-Brock" w:date="2011-11-06T12:50:00Z">
        <w:r w:rsidR="0069636E">
          <w:rPr>
            <w:rStyle w:val="bnf"/>
          </w:rPr>
          <w:t>Element</w:t>
        </w:r>
      </w:ins>
      <w:ins w:id="11919" w:author="Rev 4 Allen Wirfs-Brock" w:date="2011-10-16T15:44:00Z">
        <w:r w:rsidRPr="00E77497">
          <w:rPr>
            <w:rStyle w:val="bnf"/>
          </w:rPr>
          <w:t xml:space="preserve">  </w:t>
        </w:r>
      </w:ins>
    </w:p>
    <w:p w14:paraId="551E06D2" w14:textId="77777777" w:rsidR="00FC55A8" w:rsidRPr="00E77497" w:rsidRDefault="00FC55A8" w:rsidP="004322E4">
      <w:pPr>
        <w:pStyle w:val="Alg4"/>
        <w:numPr>
          <w:ilvl w:val="0"/>
          <w:numId w:val="609"/>
        </w:numPr>
        <w:spacing w:after="220"/>
        <w:contextualSpacing/>
        <w:rPr>
          <w:ins w:id="11920" w:author="Rev 4 Allen Wirfs-Brock" w:date="2011-10-16T15:44:00Z"/>
        </w:rPr>
      </w:pPr>
      <w:ins w:id="11921" w:author="Rev 4 Allen Wirfs-Brock" w:date="2011-10-16T15:44:00Z">
        <w:r w:rsidRPr="00E77497">
          <w:t>Return</w:t>
        </w:r>
      </w:ins>
      <w:ins w:id="11922" w:author="Rev 4 Allen Wirfs-Brock" w:date="2011-10-19T13:21:00Z">
        <w:r w:rsidR="00A4389F" w:rsidRPr="00E77497">
          <w:t xml:space="preserve"> the</w:t>
        </w:r>
      </w:ins>
      <w:ins w:id="11923" w:author="Rev 4 Allen Wirfs-Brock" w:date="2011-10-16T15:44:00Z">
        <w:r w:rsidRPr="00E77497">
          <w:t xml:space="preserve"> </w:t>
        </w:r>
      </w:ins>
      <w:ins w:id="11924" w:author="Rev 4 Allen Wirfs-Brock" w:date="2011-10-19T13:21:00Z">
        <w:r w:rsidR="00A4389F" w:rsidRPr="00E77497">
          <w:t xml:space="preserve">BoundNames of </w:t>
        </w:r>
      </w:ins>
      <w:ins w:id="11925" w:author="Rev 4 Allen Wirfs-Brock" w:date="2011-11-06T12:51:00Z">
        <w:r w:rsidR="0069636E" w:rsidRPr="00E77497">
          <w:rPr>
            <w:i/>
          </w:rPr>
          <w:t>Binding</w:t>
        </w:r>
        <w:r w:rsidR="0069636E">
          <w:rPr>
            <w:rStyle w:val="bnf"/>
          </w:rPr>
          <w:t xml:space="preserve">Element </w:t>
        </w:r>
      </w:ins>
      <w:ins w:id="11926" w:author="Rev 4 Allen Wirfs-Brock" w:date="2011-10-16T15:44:00Z">
        <w:r w:rsidRPr="00E77497">
          <w:t>.</w:t>
        </w:r>
      </w:ins>
    </w:p>
    <w:p w14:paraId="7BF892B5" w14:textId="77777777" w:rsidR="00E2297F" w:rsidRPr="00E77497" w:rsidRDefault="00E2297F" w:rsidP="00E2297F">
      <w:pPr>
        <w:rPr>
          <w:ins w:id="11927" w:author="Rev 4 Allen Wirfs-Brock" w:date="2011-10-16T15:28:00Z"/>
          <w:rFonts w:ascii="Helvetica" w:hAnsi="Helvetica"/>
          <w:b/>
        </w:rPr>
      </w:pPr>
      <w:ins w:id="11928" w:author="Rev 4 Allen Wirfs-Brock" w:date="2011-10-16T15:28:00Z">
        <w:r w:rsidRPr="00E77497">
          <w:rPr>
            <w:rFonts w:ascii="Helvetica" w:hAnsi="Helvetica"/>
            <w:b/>
          </w:rPr>
          <w:t xml:space="preserve">Static Semantics:  </w:t>
        </w:r>
        <w:r w:rsidRPr="00E77497">
          <w:rPr>
            <w:rFonts w:ascii="Helvetica" w:hAnsi="Helvetica"/>
            <w:b/>
            <w:lang w:eastAsia="en-US"/>
          </w:rPr>
          <w:t>ExpectedArgumentCount</w:t>
        </w:r>
      </w:ins>
    </w:p>
    <w:p w14:paraId="0A212397" w14:textId="77777777" w:rsidR="00B41033" w:rsidRPr="00E77497" w:rsidRDefault="00B41033" w:rsidP="00B41033">
      <w:pPr>
        <w:pStyle w:val="SyntaxRule"/>
        <w:rPr>
          <w:ins w:id="11929" w:author="Rev 4 Allen Wirfs-Brock" w:date="2011-10-18T10:44:00Z"/>
        </w:rPr>
      </w:pPr>
      <w:ins w:id="11930" w:author="Rev 4 Allen Wirfs-Brock" w:date="2011-10-18T10:44:00Z">
        <w:r w:rsidRPr="00E77497">
          <w:t xml:space="preserve">FormalParameterList </w:t>
        </w:r>
        <w:r w:rsidRPr="00E77497">
          <w:rPr>
            <w:rFonts w:ascii="Arial" w:hAnsi="Arial"/>
            <w:b/>
            <w:i w:val="0"/>
          </w:rPr>
          <w:t>:</w:t>
        </w:r>
      </w:ins>
    </w:p>
    <w:p w14:paraId="345F18D2" w14:textId="77777777" w:rsidR="00B41033" w:rsidRPr="00675B74" w:rsidRDefault="00B41033" w:rsidP="00B41033">
      <w:pPr>
        <w:pStyle w:val="SyntaxDefinition"/>
        <w:rPr>
          <w:ins w:id="11931" w:author="Rev 4 Allen Wirfs-Brock" w:date="2011-10-18T10:44:00Z"/>
        </w:rPr>
      </w:pPr>
      <w:ins w:id="11932" w:author="Rev 4 Allen Wirfs-Brock" w:date="2011-10-18T10:44:00Z">
        <w:r w:rsidRPr="00E77497">
          <w:rPr>
            <w:rFonts w:ascii="Arial" w:hAnsi="Arial" w:cs="Arial"/>
            <w:i w:val="0"/>
            <w:sz w:val="16"/>
            <w:szCs w:val="16"/>
          </w:rPr>
          <w:t>[empty]</w:t>
        </w:r>
        <w:r w:rsidRPr="00E77497">
          <w:rPr>
            <w:rFonts w:ascii="Courier New" w:hAnsi="Courier New" w:cs="Courier New"/>
            <w:b/>
            <w:i w:val="0"/>
          </w:rPr>
          <w:br/>
        </w:r>
      </w:ins>
      <w:ins w:id="11933" w:author="Rev 4 Allen Wirfs-Brock" w:date="2011-11-04T12:53:00Z">
        <w:r w:rsidR="00954547" w:rsidRPr="004418C4">
          <w:t>Function</w:t>
        </w:r>
        <w:r w:rsidR="00954547">
          <w:t>RestParameter</w:t>
        </w:r>
      </w:ins>
    </w:p>
    <w:p w14:paraId="3F47F646" w14:textId="77777777" w:rsidR="00E2297F" w:rsidRPr="00E77497" w:rsidRDefault="00E2297F" w:rsidP="004322E4">
      <w:pPr>
        <w:pStyle w:val="Alg4"/>
        <w:numPr>
          <w:ilvl w:val="0"/>
          <w:numId w:val="424"/>
        </w:numPr>
        <w:spacing w:after="220"/>
        <w:contextualSpacing/>
        <w:rPr>
          <w:ins w:id="11934" w:author="Rev 4 Allen Wirfs-Brock" w:date="2011-10-16T15:28:00Z"/>
        </w:rPr>
      </w:pPr>
      <w:ins w:id="11935" w:author="Rev 4 Allen Wirfs-Brock" w:date="2011-10-16T15:28:00Z">
        <w:r w:rsidRPr="00E77497">
          <w:t>Return 0.</w:t>
        </w:r>
      </w:ins>
    </w:p>
    <w:p w14:paraId="46BFA7EE" w14:textId="77777777" w:rsidR="00E660D2" w:rsidRPr="00E77497" w:rsidRDefault="00E660D2" w:rsidP="00E660D2">
      <w:pPr>
        <w:pStyle w:val="SyntaxRule"/>
        <w:rPr>
          <w:ins w:id="11936" w:author="Rev 4 Allen Wirfs-Brock" w:date="2011-10-16T15:30:00Z"/>
        </w:rPr>
      </w:pPr>
      <w:ins w:id="11937" w:author="Rev 4 Allen Wirfs-Brock" w:date="2011-10-16T15:30:00Z">
        <w:r w:rsidRPr="00E77497">
          <w:t xml:space="preserve">FormalParameterList </w:t>
        </w:r>
        <w:r w:rsidRPr="00E77497">
          <w:rPr>
            <w:rFonts w:ascii="Arial" w:hAnsi="Arial"/>
            <w:b/>
            <w:i w:val="0"/>
          </w:rPr>
          <w:t>:</w:t>
        </w:r>
      </w:ins>
    </w:p>
    <w:p w14:paraId="419A40C2" w14:textId="77777777" w:rsidR="00E660D2" w:rsidRPr="00675B74" w:rsidRDefault="00E660D2" w:rsidP="00E660D2">
      <w:pPr>
        <w:pStyle w:val="SyntaxDefinition"/>
        <w:rPr>
          <w:ins w:id="11938" w:author="Rev 4 Allen Wirfs-Brock" w:date="2011-10-16T15:30:00Z"/>
        </w:rPr>
      </w:pPr>
      <w:ins w:id="11939" w:author="Rev 4 Allen Wirfs-Brock" w:date="2011-10-16T15:30:00Z">
        <w:r w:rsidRPr="00E77497">
          <w:t>FormalsList</w:t>
        </w:r>
        <w:r w:rsidRPr="00E77497">
          <w:br/>
          <w:t>FormalsList</w:t>
        </w:r>
      </w:ins>
      <w:ins w:id="11940" w:author="Rev 4 Allen Wirfs-Brock" w:date="2011-11-04T12:53:00Z">
        <w:r w:rsidR="00954547">
          <w:t xml:space="preserve"> </w:t>
        </w:r>
      </w:ins>
      <w:ins w:id="11941" w:author="Rev 4 Allen Wirfs-Brock" w:date="2011-10-16T15:30:00Z">
        <w:r w:rsidRPr="00675B74">
          <w:rPr>
            <w:rFonts w:ascii="Courier New" w:hAnsi="Courier New"/>
            <w:b/>
            <w:i w:val="0"/>
          </w:rPr>
          <w:t xml:space="preserve">, </w:t>
        </w:r>
      </w:ins>
      <w:ins w:id="11942" w:author="Rev 4 Allen Wirfs-Brock" w:date="2011-11-04T12:53:00Z">
        <w:r w:rsidR="00954547" w:rsidRPr="004418C4">
          <w:t>Function</w:t>
        </w:r>
        <w:r w:rsidR="00954547">
          <w:t>RestParameter</w:t>
        </w:r>
      </w:ins>
    </w:p>
    <w:p w14:paraId="55B33083" w14:textId="77777777" w:rsidR="00E2297F" w:rsidRPr="00E77497" w:rsidRDefault="00E2297F" w:rsidP="004322E4">
      <w:pPr>
        <w:pStyle w:val="Alg4"/>
        <w:numPr>
          <w:ilvl w:val="0"/>
          <w:numId w:val="425"/>
        </w:numPr>
        <w:spacing w:after="220"/>
        <w:contextualSpacing/>
        <w:rPr>
          <w:ins w:id="11943" w:author="Rev 4 Allen Wirfs-Brock" w:date="2011-10-16T15:28:00Z"/>
        </w:rPr>
      </w:pPr>
      <w:ins w:id="11944" w:author="Rev 4 Allen Wirfs-Brock" w:date="2011-10-16T15:28:00Z">
        <w:r w:rsidRPr="00E77497">
          <w:t xml:space="preserve">Return the ExpectedArgumentCount of </w:t>
        </w:r>
        <w:r w:rsidRPr="00E77497">
          <w:rPr>
            <w:rStyle w:val="bnf"/>
          </w:rPr>
          <w:t>FormalsList</w:t>
        </w:r>
        <w:r w:rsidRPr="00E77497">
          <w:t>.</w:t>
        </w:r>
      </w:ins>
    </w:p>
    <w:p w14:paraId="5658E9DB" w14:textId="77777777" w:rsidR="00E2297F" w:rsidRPr="00E77497" w:rsidRDefault="00E2297F" w:rsidP="00E2297F">
      <w:pPr>
        <w:pStyle w:val="Note"/>
        <w:rPr>
          <w:ins w:id="11945" w:author="Rev 4 Allen Wirfs-Brock" w:date="2011-10-16T15:28:00Z"/>
        </w:rPr>
      </w:pPr>
      <w:ins w:id="11946" w:author="Rev 4 Allen Wirfs-Brock" w:date="2011-10-16T15:28:00Z">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w:t>
        </w:r>
        <w:commentRangeStart w:id="11947"/>
        <w:r w:rsidRPr="00E77497">
          <w:t>first FormalParameter with an Initialiser</w:t>
        </w:r>
        <w:commentRangeEnd w:id="11947"/>
        <w:r w:rsidRPr="00E77497">
          <w:commentReference w:id="11947"/>
        </w:r>
        <w:r w:rsidRPr="00E77497">
          <w:t>.</w:t>
        </w:r>
      </w:ins>
    </w:p>
    <w:p w14:paraId="2C104F5A" w14:textId="77777777" w:rsidR="00E2297F" w:rsidRPr="00E77497" w:rsidRDefault="00E2297F" w:rsidP="00E2297F">
      <w:pPr>
        <w:rPr>
          <w:ins w:id="11948" w:author="Rev 4 Allen Wirfs-Brock" w:date="2011-10-16T15:28:00Z"/>
        </w:rPr>
      </w:pPr>
      <w:ins w:id="11949" w:author="Rev 4 Allen Wirfs-Brock" w:date="2011-10-16T15:28: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08C0EC8A" w14:textId="77777777" w:rsidR="00E2297F" w:rsidRPr="00E77497" w:rsidRDefault="00E2297F" w:rsidP="004322E4">
      <w:pPr>
        <w:pStyle w:val="Alg4"/>
        <w:numPr>
          <w:ilvl w:val="0"/>
          <w:numId w:val="574"/>
        </w:numPr>
        <w:spacing w:after="220"/>
        <w:contextualSpacing/>
        <w:rPr>
          <w:ins w:id="11950" w:author="Rev 4 Allen Wirfs-Brock" w:date="2011-10-16T15:28:00Z"/>
        </w:rPr>
      </w:pPr>
      <w:ins w:id="11951" w:author="Rev 4 Allen Wirfs-Brock" w:date="2011-10-16T15:28:00Z">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ins>
    </w:p>
    <w:p w14:paraId="6C3F307D" w14:textId="77777777" w:rsidR="00E2297F" w:rsidRPr="00E77497" w:rsidRDefault="00E2297F" w:rsidP="004322E4">
      <w:pPr>
        <w:pStyle w:val="Alg4"/>
        <w:numPr>
          <w:ilvl w:val="0"/>
          <w:numId w:val="574"/>
        </w:numPr>
        <w:spacing w:after="220"/>
        <w:contextualSpacing/>
        <w:rPr>
          <w:ins w:id="11952" w:author="Rev 4 Allen Wirfs-Brock" w:date="2011-10-16T15:28:00Z"/>
        </w:rPr>
      </w:pPr>
      <w:ins w:id="11953" w:author="Rev 4 Allen Wirfs-Brock" w:date="2011-10-16T15:28:00Z">
        <w:r w:rsidRPr="00E77497">
          <w:t>Return 1.</w:t>
        </w:r>
      </w:ins>
    </w:p>
    <w:p w14:paraId="4F341AC1" w14:textId="77777777" w:rsidR="00F21891" w:rsidRPr="00E77497" w:rsidRDefault="00F21891" w:rsidP="00F21891">
      <w:pPr>
        <w:rPr>
          <w:ins w:id="11954" w:author="Rev 4 Allen Wirfs-Brock" w:date="2011-10-16T15:35:00Z"/>
        </w:rPr>
      </w:pPr>
      <w:ins w:id="11955" w:author="Rev 4 Allen Wirfs-Brock" w:date="2011-10-16T15:35:00Z">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1CF334F5" w14:textId="77777777" w:rsidR="00F21891" w:rsidRPr="00E77497" w:rsidRDefault="00F21891" w:rsidP="004322E4">
      <w:pPr>
        <w:pStyle w:val="Alg4"/>
        <w:numPr>
          <w:ilvl w:val="0"/>
          <w:numId w:val="426"/>
        </w:numPr>
        <w:spacing w:after="220"/>
        <w:contextualSpacing/>
        <w:rPr>
          <w:ins w:id="11956" w:author="Rev 4 Allen Wirfs-Brock" w:date="2011-10-16T15:35:00Z"/>
        </w:rPr>
      </w:pPr>
      <w:ins w:id="11957" w:author="Rev 4 Allen Wirfs-Brock" w:date="2011-10-16T15:35:00Z">
        <w:r w:rsidRPr="00E77497">
          <w:t xml:space="preserve">Let </w:t>
        </w:r>
        <w:r w:rsidRPr="00E77497">
          <w:rPr>
            <w:i/>
          </w:rPr>
          <w:t>count</w:t>
        </w:r>
        <w:r w:rsidRPr="00E77497">
          <w:t xml:space="preserve"> be the ExpectedArgumentCount of </w:t>
        </w:r>
        <w:r w:rsidRPr="00E77497">
          <w:rPr>
            <w:rStyle w:val="bnf"/>
          </w:rPr>
          <w:t>FormalsList.</w:t>
        </w:r>
      </w:ins>
    </w:p>
    <w:p w14:paraId="3943627C" w14:textId="77777777" w:rsidR="00F21891" w:rsidRPr="00E77497" w:rsidRDefault="00F21891" w:rsidP="004322E4">
      <w:pPr>
        <w:pStyle w:val="Alg4"/>
        <w:numPr>
          <w:ilvl w:val="0"/>
          <w:numId w:val="426"/>
        </w:numPr>
        <w:spacing w:after="220"/>
        <w:contextualSpacing/>
        <w:rPr>
          <w:ins w:id="11958" w:author="Rev 4 Allen Wirfs-Brock" w:date="2011-10-16T15:35:00Z"/>
        </w:rPr>
      </w:pPr>
      <w:ins w:id="11959" w:author="Rev 4 Allen Wirfs-Brock" w:date="2011-10-16T15:35:00Z">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ins>
    </w:p>
    <w:p w14:paraId="692613D3" w14:textId="77777777" w:rsidR="00F21891" w:rsidRPr="00E77497" w:rsidRDefault="00F21891" w:rsidP="004322E4">
      <w:pPr>
        <w:pStyle w:val="Alg4"/>
        <w:numPr>
          <w:ilvl w:val="0"/>
          <w:numId w:val="426"/>
        </w:numPr>
        <w:spacing w:after="220"/>
        <w:contextualSpacing/>
        <w:rPr>
          <w:ins w:id="11960" w:author="Rev 4 Allen Wirfs-Brock" w:date="2011-10-16T15:35:00Z"/>
        </w:rPr>
      </w:pPr>
      <w:ins w:id="11961" w:author="Rev 4 Allen Wirfs-Brock" w:date="2011-10-16T15:35:00Z">
        <w:r w:rsidRPr="00E77497">
          <w:t xml:space="preserve">Return </w:t>
        </w:r>
        <w:r w:rsidRPr="00E77497">
          <w:rPr>
            <w:i/>
          </w:rPr>
          <w:t>count</w:t>
        </w:r>
        <w:r w:rsidRPr="00E77497">
          <w:t>+1.</w:t>
        </w:r>
      </w:ins>
    </w:p>
    <w:p w14:paraId="74D36B41" w14:textId="77777777" w:rsidR="00C34EDF" w:rsidRPr="00E77497" w:rsidRDefault="00C34EDF" w:rsidP="00C34EDF">
      <w:pPr>
        <w:rPr>
          <w:ins w:id="11962" w:author="Rev 4 Allen Wirfs-Brock" w:date="2011-10-16T15:38:00Z"/>
          <w:rFonts w:ascii="Helvetica" w:hAnsi="Helvetica"/>
          <w:b/>
        </w:rPr>
      </w:pPr>
      <w:ins w:id="11963" w:author="Rev 4 Allen Wirfs-Brock" w:date="2011-10-16T15:38:00Z">
        <w:r w:rsidRPr="00E77497">
          <w:rPr>
            <w:rFonts w:ascii="Helvetica" w:hAnsi="Helvetica"/>
            <w:b/>
          </w:rPr>
          <w:t xml:space="preserve">Static Semantics:  </w:t>
        </w:r>
      </w:ins>
      <w:ins w:id="11964" w:author="Rev 4 Allen Wirfs-Brock" w:date="2011-10-16T15:39:00Z">
        <w:r w:rsidR="001A5789" w:rsidRPr="00E77497">
          <w:rPr>
            <w:rFonts w:ascii="Helvetica" w:hAnsi="Helvetica"/>
            <w:b/>
            <w:lang w:eastAsia="en-US"/>
          </w:rPr>
          <w:t>HasInitialiser</w:t>
        </w:r>
      </w:ins>
    </w:p>
    <w:p w14:paraId="6DC68223" w14:textId="77777777" w:rsidR="00C34EDF" w:rsidRPr="00E77497" w:rsidRDefault="00C34EDF" w:rsidP="00C34EDF">
      <w:pPr>
        <w:rPr>
          <w:ins w:id="11965" w:author="Rev 4 Allen Wirfs-Brock" w:date="2011-10-16T15:39:00Z"/>
        </w:rPr>
      </w:pPr>
      <w:ins w:id="11966"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737B7DB6" w14:textId="77777777" w:rsidR="00C34EDF" w:rsidRPr="00E77497" w:rsidRDefault="00C34EDF" w:rsidP="004322E4">
      <w:pPr>
        <w:pStyle w:val="Alg4"/>
        <w:numPr>
          <w:ilvl w:val="0"/>
          <w:numId w:val="573"/>
        </w:numPr>
        <w:spacing w:after="220"/>
        <w:contextualSpacing/>
        <w:rPr>
          <w:ins w:id="11967" w:author="Rev 4 Allen Wirfs-Brock" w:date="2011-10-16T15:39:00Z"/>
        </w:rPr>
      </w:pPr>
      <w:ins w:id="11968" w:author="Rev 4 Allen Wirfs-Brock" w:date="2011-10-16T15:39:00Z">
        <w:r w:rsidRPr="00E77497">
          <w:t xml:space="preserve">Return HasInitialiser of </w:t>
        </w:r>
        <w:r w:rsidRPr="00E77497">
          <w:rPr>
            <w:rStyle w:val="bnf"/>
          </w:rPr>
          <w:t>FormalParameter</w:t>
        </w:r>
        <w:r w:rsidRPr="00E77497">
          <w:t>.</w:t>
        </w:r>
      </w:ins>
    </w:p>
    <w:p w14:paraId="639298D7" w14:textId="77777777" w:rsidR="00C34EDF" w:rsidRPr="00E77497" w:rsidRDefault="00C34EDF" w:rsidP="00C34EDF">
      <w:pPr>
        <w:rPr>
          <w:ins w:id="11969" w:author="Rev 4 Allen Wirfs-Brock" w:date="2011-10-16T15:39:00Z"/>
        </w:rPr>
      </w:pPr>
      <w:ins w:id="11970"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09FE5556" w14:textId="77777777" w:rsidR="00C34EDF" w:rsidRPr="00E77497" w:rsidRDefault="00C34EDF" w:rsidP="004322E4">
      <w:pPr>
        <w:pStyle w:val="Alg4"/>
        <w:numPr>
          <w:ilvl w:val="0"/>
          <w:numId w:val="427"/>
        </w:numPr>
        <w:spacing w:after="220"/>
        <w:contextualSpacing/>
        <w:rPr>
          <w:ins w:id="11971" w:author="Rev 4 Allen Wirfs-Brock" w:date="2011-10-16T15:39:00Z"/>
        </w:rPr>
      </w:pPr>
      <w:ins w:id="11972" w:author="Rev 4 Allen Wirfs-Brock" w:date="2011-10-16T15:39:00Z">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ins>
    </w:p>
    <w:p w14:paraId="7D1C86ED" w14:textId="77777777" w:rsidR="00C34EDF" w:rsidRPr="00E77497" w:rsidRDefault="00C34EDF" w:rsidP="004322E4">
      <w:pPr>
        <w:pStyle w:val="Alg4"/>
        <w:numPr>
          <w:ilvl w:val="0"/>
          <w:numId w:val="427"/>
        </w:numPr>
        <w:spacing w:after="220"/>
        <w:contextualSpacing/>
        <w:rPr>
          <w:ins w:id="11973" w:author="Rev 4 Allen Wirfs-Brock" w:date="2011-10-16T15:39:00Z"/>
        </w:rPr>
      </w:pPr>
      <w:ins w:id="11974" w:author="Rev 4 Allen Wirfs-Brock" w:date="2011-10-16T15:39:00Z">
        <w:r w:rsidRPr="00E77497">
          <w:t xml:space="preserve">Return HasInitialiser of </w:t>
        </w:r>
        <w:r w:rsidRPr="00E77497">
          <w:rPr>
            <w:rStyle w:val="bnf"/>
          </w:rPr>
          <w:t>FormalParameter</w:t>
        </w:r>
        <w:r w:rsidRPr="00E77497">
          <w:t>.</w:t>
        </w:r>
      </w:ins>
    </w:p>
    <w:p w14:paraId="4A712543" w14:textId="77777777" w:rsidR="00585329" w:rsidRPr="00E77497" w:rsidRDefault="00585329" w:rsidP="00585329">
      <w:pPr>
        <w:rPr>
          <w:ins w:id="11975" w:author="Rev 4 Allen Wirfs-Brock" w:date="2011-11-06T13:04:00Z"/>
        </w:rPr>
      </w:pPr>
      <w:ins w:id="11976" w:author="Rev 4 Allen Wirfs-Brock" w:date="2011-11-06T13:04:00Z">
        <w:r w:rsidRPr="00675B74">
          <w:rPr>
            <w:rStyle w:val="bnf"/>
          </w:rPr>
          <w:t>FormalParameter</w:t>
        </w:r>
        <w:r w:rsidRPr="00E77497">
          <w:t xml:space="preserve"> </w:t>
        </w:r>
        <w:r w:rsidRPr="00E77497">
          <w:rPr>
            <w:b/>
          </w:rPr>
          <w:t>:</w:t>
        </w:r>
        <w:r w:rsidRPr="00E77497">
          <w:t xml:space="preserve"> </w:t>
        </w:r>
        <w:r w:rsidRPr="00E77497">
          <w:rPr>
            <w:rFonts w:ascii="Times New Roman" w:hAnsi="Times New Roman"/>
            <w:i/>
          </w:rPr>
          <w:t>Binding</w:t>
        </w:r>
        <w:r>
          <w:rPr>
            <w:rStyle w:val="bnf"/>
          </w:rPr>
          <w:t>Element</w:t>
        </w:r>
        <w:r w:rsidRPr="00E77497">
          <w:rPr>
            <w:rStyle w:val="bnf"/>
          </w:rPr>
          <w:t xml:space="preserve">  </w:t>
        </w:r>
      </w:ins>
    </w:p>
    <w:p w14:paraId="71AF5C38" w14:textId="77777777" w:rsidR="00C34EDF" w:rsidRPr="00E77497" w:rsidRDefault="00C34EDF" w:rsidP="004322E4">
      <w:pPr>
        <w:pStyle w:val="Alg4"/>
        <w:numPr>
          <w:ilvl w:val="0"/>
          <w:numId w:val="620"/>
        </w:numPr>
        <w:spacing w:after="220"/>
        <w:contextualSpacing/>
        <w:rPr>
          <w:ins w:id="11977" w:author="Rev 4 Allen Wirfs-Brock" w:date="2011-10-16T15:39:00Z"/>
        </w:rPr>
      </w:pPr>
      <w:ins w:id="11978" w:author="Rev 4 Allen Wirfs-Brock" w:date="2011-10-16T15:39:00Z">
        <w:r w:rsidRPr="00E77497">
          <w:t xml:space="preserve">Return </w:t>
        </w:r>
      </w:ins>
      <w:ins w:id="11979" w:author="Rev 4 Allen Wirfs-Brock" w:date="2011-11-06T13:05:00Z">
        <w:r w:rsidR="00585329" w:rsidRPr="00E77497">
          <w:t xml:space="preserve">HasInitialiser of </w:t>
        </w:r>
        <w:r w:rsidR="00585329">
          <w:rPr>
            <w:rStyle w:val="bnf"/>
          </w:rPr>
          <w:t>BindingElement</w:t>
        </w:r>
      </w:ins>
      <w:ins w:id="11980" w:author="Rev 4 Allen Wirfs-Brock" w:date="2011-10-16T15:39:00Z">
        <w:r w:rsidRPr="00E77497">
          <w:t>.</w:t>
        </w:r>
      </w:ins>
    </w:p>
    <w:p w14:paraId="6F71CB39" w14:textId="77777777" w:rsidR="00F22CBA" w:rsidRPr="00E77497" w:rsidRDefault="00F22CBA" w:rsidP="00F22CBA">
      <w:pPr>
        <w:rPr>
          <w:ins w:id="11981" w:author="Rev 4 Allen Wirfs-Brock" w:date="2011-10-16T15:14:00Z"/>
          <w:rFonts w:ascii="Helvetica" w:hAnsi="Helvetica"/>
          <w:b/>
        </w:rPr>
      </w:pPr>
      <w:ins w:id="11982" w:author="Rev 4 Allen Wirfs-Brock" w:date="2011-10-16T15:14:00Z">
        <w:r w:rsidRPr="00E77497">
          <w:rPr>
            <w:rFonts w:ascii="Helvetica" w:hAnsi="Helvetica"/>
            <w:b/>
          </w:rPr>
          <w:t xml:space="preserve">Static Semantics:  </w:t>
        </w:r>
        <w:r w:rsidRPr="00E77497">
          <w:rPr>
            <w:rFonts w:ascii="Helvetica" w:hAnsi="Helvetica"/>
            <w:b/>
            <w:lang w:eastAsia="en-US"/>
          </w:rPr>
          <w:t>LexicallyDeclaredNames</w:t>
        </w:r>
      </w:ins>
    </w:p>
    <w:p w14:paraId="7B8E45B6" w14:textId="77777777" w:rsidR="009F72FD" w:rsidRPr="00E77497" w:rsidRDefault="009F72FD" w:rsidP="009F72FD">
      <w:pPr>
        <w:pStyle w:val="SyntaxRule"/>
        <w:spacing w:after="240"/>
        <w:rPr>
          <w:ins w:id="11983" w:author="Rev 4 Allen Wirfs-Brock" w:date="2011-10-19T13:52:00Z"/>
        </w:rPr>
      </w:pPr>
      <w:ins w:id="11984" w:author="Rev 4 Allen Wirfs-Brock" w:date="2011-10-19T13:52:00Z">
        <w:r w:rsidRPr="00E77497">
          <w:t xml:space="preserve">FunctionBody </w:t>
        </w:r>
        <w:r w:rsidRPr="00E77497">
          <w:rPr>
            <w:rFonts w:ascii="Arial" w:hAnsi="Arial"/>
            <w:b/>
            <w:i w:val="0"/>
          </w:rPr>
          <w:t xml:space="preserve">:  </w:t>
        </w:r>
      </w:ins>
      <w:ins w:id="11985" w:author="Rev 4 Allen Wirfs-Brock" w:date="2011-10-19T13:53:00Z">
        <w:r w:rsidRPr="00E77497">
          <w:rPr>
            <w:rFonts w:ascii="Arial" w:hAnsi="Arial" w:cs="Arial"/>
            <w:i w:val="0"/>
            <w:sz w:val="16"/>
            <w:szCs w:val="16"/>
          </w:rPr>
          <w:t>[empty]</w:t>
        </w:r>
      </w:ins>
      <w:ins w:id="11986" w:author="Rev 4 Allen Wirfs-Brock" w:date="2011-10-19T13:52:00Z">
        <w:r w:rsidRPr="00E77497">
          <w:t xml:space="preserve"> </w:t>
        </w:r>
      </w:ins>
    </w:p>
    <w:p w14:paraId="1C1548A3" w14:textId="77777777" w:rsidR="009F72FD" w:rsidRPr="00E77497" w:rsidRDefault="009F72FD" w:rsidP="004322E4">
      <w:pPr>
        <w:pStyle w:val="Alg4"/>
        <w:numPr>
          <w:ilvl w:val="0"/>
          <w:numId w:val="594"/>
        </w:numPr>
        <w:spacing w:after="220"/>
        <w:contextualSpacing/>
        <w:rPr>
          <w:ins w:id="11987" w:author="Rev 4 Allen Wirfs-Brock" w:date="2011-10-19T13:52:00Z"/>
        </w:rPr>
      </w:pPr>
      <w:ins w:id="11988" w:author="Rev 4 Allen Wirfs-Brock" w:date="2011-10-19T13:52:00Z">
        <w:r w:rsidRPr="00E77497">
          <w:t>Return an empty List.</w:t>
        </w:r>
      </w:ins>
    </w:p>
    <w:p w14:paraId="77904FE1" w14:textId="77777777" w:rsidR="009F72FD" w:rsidRPr="00E77497" w:rsidRDefault="009F72FD" w:rsidP="00546435">
      <w:pPr>
        <w:pStyle w:val="SyntaxRule"/>
        <w:spacing w:after="240"/>
        <w:rPr>
          <w:ins w:id="11989" w:author="Rev 4 Allen Wirfs-Brock" w:date="2011-10-19T13:49:00Z"/>
        </w:rPr>
      </w:pPr>
      <w:ins w:id="11990" w:author="Rev 4 Allen Wirfs-Brock" w:date="2011-10-19T13:49:00Z">
        <w:r w:rsidRPr="00E77497">
          <w:t xml:space="preserve">FunctionBody </w:t>
        </w:r>
        <w:r w:rsidRPr="00E77497">
          <w:rPr>
            <w:rFonts w:ascii="Arial" w:hAnsi="Arial"/>
            <w:b/>
            <w:i w:val="0"/>
          </w:rPr>
          <w:t xml:space="preserve">: </w:t>
        </w:r>
      </w:ins>
      <w:ins w:id="11991" w:author="Rev 4 Allen Wirfs-Brock" w:date="2011-10-19T13:50:00Z">
        <w:r w:rsidRPr="00E77497">
          <w:rPr>
            <w:rFonts w:ascii="Arial" w:hAnsi="Arial"/>
            <w:b/>
            <w:i w:val="0"/>
          </w:rPr>
          <w:t xml:space="preserve"> </w:t>
        </w:r>
      </w:ins>
      <w:ins w:id="11992" w:author="Rev 4 Allen Wirfs-Brock" w:date="2011-10-19T13:49:00Z">
        <w:r w:rsidRPr="00E77497">
          <w:t xml:space="preserve">StatementList </w:t>
        </w:r>
      </w:ins>
    </w:p>
    <w:p w14:paraId="7655738E" w14:textId="77777777" w:rsidR="009F72FD" w:rsidRPr="00E77497" w:rsidRDefault="009F72FD" w:rsidP="004322E4">
      <w:pPr>
        <w:pStyle w:val="Alg4"/>
        <w:numPr>
          <w:ilvl w:val="0"/>
          <w:numId w:val="595"/>
        </w:numPr>
        <w:spacing w:after="220"/>
        <w:contextualSpacing/>
        <w:rPr>
          <w:ins w:id="11993" w:author="Rev 4 Allen Wirfs-Brock" w:date="2011-10-19T13:50:00Z"/>
        </w:rPr>
      </w:pPr>
      <w:ins w:id="11994" w:author="Rev 4 Allen Wirfs-Brock" w:date="2011-10-19T13:50:00Z">
        <w:r w:rsidRPr="00E77497">
          <w:t xml:space="preserve">Return the LexicllyDeclaredNames of </w:t>
        </w:r>
      </w:ins>
      <w:ins w:id="11995" w:author="Rev 4 Allen Wirfs-Brock" w:date="2011-10-19T13:51:00Z">
        <w:r w:rsidRPr="00E77497">
          <w:rPr>
            <w:i/>
          </w:rPr>
          <w:t>StatementList</w:t>
        </w:r>
      </w:ins>
      <w:ins w:id="11996" w:author="Rev 4 Allen Wirfs-Brock" w:date="2011-10-19T13:50:00Z">
        <w:r w:rsidRPr="00E77497">
          <w:t>.</w:t>
        </w:r>
      </w:ins>
    </w:p>
    <w:p w14:paraId="473F0280" w14:textId="77777777" w:rsidR="00067949" w:rsidRPr="00E77497" w:rsidRDefault="00067949" w:rsidP="00067949">
      <w:pPr>
        <w:rPr>
          <w:ins w:id="11997" w:author="Rev 4 Allen Wirfs-Brock" w:date="2011-10-19T13:55:00Z"/>
          <w:rFonts w:ascii="Helvetica" w:hAnsi="Helvetica"/>
          <w:b/>
        </w:rPr>
      </w:pPr>
      <w:ins w:id="11998" w:author="Rev 4 Allen Wirfs-Brock" w:date="2011-10-19T13:55:00Z">
        <w:r w:rsidRPr="00E77497">
          <w:rPr>
            <w:rFonts w:ascii="Helvetica" w:hAnsi="Helvetica"/>
            <w:b/>
          </w:rPr>
          <w:t xml:space="preserve">Static Semantics:  </w:t>
        </w:r>
        <w:r w:rsidRPr="00E77497">
          <w:rPr>
            <w:rFonts w:ascii="Helvetica" w:hAnsi="Helvetica"/>
            <w:b/>
            <w:lang w:eastAsia="en-US"/>
          </w:rPr>
          <w:t>VarDeclaredNames</w:t>
        </w:r>
      </w:ins>
    </w:p>
    <w:p w14:paraId="574FC257" w14:textId="77777777" w:rsidR="00067949" w:rsidRPr="00E77497" w:rsidRDefault="00067949" w:rsidP="00067949">
      <w:pPr>
        <w:jc w:val="left"/>
        <w:rPr>
          <w:ins w:id="11999" w:author="Rev 4 Allen Wirfs-Brock" w:date="2011-10-19T13:55:00Z"/>
        </w:rPr>
      </w:pPr>
      <w:ins w:id="12000" w:author="Rev 4 Allen Wirfs-Brock" w:date="2011-10-19T13:5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29DF5547" w14:textId="77777777" w:rsidR="00067949" w:rsidRPr="00E77497" w:rsidRDefault="00067949" w:rsidP="004322E4">
      <w:pPr>
        <w:pStyle w:val="Alg4"/>
        <w:numPr>
          <w:ilvl w:val="0"/>
          <w:numId w:val="596"/>
        </w:numPr>
        <w:spacing w:after="220"/>
        <w:contextualSpacing/>
        <w:rPr>
          <w:ins w:id="12001" w:author="Rev 4 Allen Wirfs-Brock" w:date="2011-10-19T13:55:00Z"/>
        </w:rPr>
      </w:pPr>
      <w:ins w:id="12002" w:author="Rev 4 Allen Wirfs-Brock" w:date="2011-10-19T14:01:00Z">
        <w:r w:rsidRPr="00E77497">
          <w:t>Return an empty List.</w:t>
        </w:r>
      </w:ins>
    </w:p>
    <w:p w14:paraId="77D75E2E" w14:textId="77777777" w:rsidR="00067949" w:rsidRPr="00E77497" w:rsidRDefault="00067949" w:rsidP="00067949">
      <w:pPr>
        <w:pStyle w:val="SyntaxRule"/>
        <w:spacing w:after="240"/>
        <w:rPr>
          <w:ins w:id="12003" w:author="Rev 4 Allen Wirfs-Brock" w:date="2011-10-19T13:55:00Z"/>
        </w:rPr>
      </w:pPr>
      <w:ins w:id="12004" w:author="Rev 4 Allen Wirfs-Brock" w:date="2011-10-19T13:55:00Z">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14:paraId="1C44FF4D" w14:textId="77777777" w:rsidR="00067949" w:rsidRPr="00E77497" w:rsidRDefault="00067949" w:rsidP="004322E4">
      <w:pPr>
        <w:pStyle w:val="Alg4"/>
        <w:numPr>
          <w:ilvl w:val="0"/>
          <w:numId w:val="602"/>
        </w:numPr>
        <w:spacing w:after="220"/>
        <w:contextualSpacing/>
        <w:rPr>
          <w:ins w:id="12005" w:author="Rev 4 Allen Wirfs-Brock" w:date="2011-10-19T13:55:00Z"/>
        </w:rPr>
      </w:pPr>
      <w:ins w:id="12006" w:author="Rev 4 Allen Wirfs-Brock" w:date="2011-10-19T13:55:00Z">
        <w:r w:rsidRPr="00E77497">
          <w:t>Return an empty List.</w:t>
        </w:r>
      </w:ins>
    </w:p>
    <w:p w14:paraId="1E02F8BA" w14:textId="77777777" w:rsidR="00067949" w:rsidRPr="00E77497" w:rsidRDefault="00067949" w:rsidP="00067949">
      <w:pPr>
        <w:pStyle w:val="SyntaxRule"/>
        <w:spacing w:after="240"/>
        <w:rPr>
          <w:ins w:id="12007" w:author="Rev 4 Allen Wirfs-Brock" w:date="2011-10-19T13:55:00Z"/>
        </w:rPr>
      </w:pPr>
      <w:ins w:id="12008" w:author="Rev 4 Allen Wirfs-Brock" w:date="2011-10-19T13:55:00Z">
        <w:r w:rsidRPr="00E77497">
          <w:t xml:space="preserve">FunctionBody </w:t>
        </w:r>
        <w:r w:rsidRPr="00E77497">
          <w:rPr>
            <w:rFonts w:ascii="Arial" w:hAnsi="Arial"/>
            <w:b/>
            <w:i w:val="0"/>
          </w:rPr>
          <w:t xml:space="preserve">:  </w:t>
        </w:r>
        <w:r w:rsidRPr="00E77497">
          <w:t xml:space="preserve">StatementList </w:t>
        </w:r>
      </w:ins>
    </w:p>
    <w:p w14:paraId="730CC38B" w14:textId="77777777" w:rsidR="00067949" w:rsidRPr="00E77497" w:rsidRDefault="00067949" w:rsidP="004322E4">
      <w:pPr>
        <w:pStyle w:val="Alg4"/>
        <w:numPr>
          <w:ilvl w:val="0"/>
          <w:numId w:val="603"/>
        </w:numPr>
        <w:spacing w:after="220"/>
        <w:contextualSpacing/>
        <w:rPr>
          <w:ins w:id="12009" w:author="Rev 4 Allen Wirfs-Brock" w:date="2011-10-19T13:55:00Z"/>
        </w:rPr>
      </w:pPr>
      <w:ins w:id="12010" w:author="Rev 4 Allen Wirfs-Brock" w:date="2011-10-19T13:55:00Z">
        <w:r w:rsidRPr="00E77497">
          <w:t xml:space="preserve">Return the </w:t>
        </w:r>
      </w:ins>
      <w:ins w:id="12011" w:author="Rev 4 Allen Wirfs-Brock" w:date="2011-10-19T14:00:00Z">
        <w:r w:rsidRPr="00E77497">
          <w:t>Var</w:t>
        </w:r>
      </w:ins>
      <w:ins w:id="12012" w:author="Rev 4 Allen Wirfs-Brock" w:date="2011-10-19T13:55:00Z">
        <w:r w:rsidRPr="00E77497">
          <w:t xml:space="preserve">DeclaredNames of </w:t>
        </w:r>
        <w:r w:rsidRPr="00E77497">
          <w:rPr>
            <w:i/>
          </w:rPr>
          <w:t>StatementList</w:t>
        </w:r>
        <w:r w:rsidRPr="00E77497">
          <w:t>.</w:t>
        </w:r>
      </w:ins>
    </w:p>
    <w:p w14:paraId="4BB6B2BE" w14:textId="77777777" w:rsidR="00F22CBA" w:rsidRPr="00E77497" w:rsidRDefault="00F22CBA" w:rsidP="00F22CBA">
      <w:pPr>
        <w:pStyle w:val="40"/>
        <w:numPr>
          <w:ilvl w:val="0"/>
          <w:numId w:val="0"/>
        </w:numPr>
        <w:rPr>
          <w:ins w:id="12013" w:author="Rev 4 Allen Wirfs-Brock" w:date="2011-10-16T15:15:00Z"/>
        </w:rPr>
      </w:pPr>
      <w:ins w:id="12014" w:author="Rev 4 Allen Wirfs-Brock" w:date="2011-10-16T15:15:00Z">
        <w:r w:rsidRPr="00E77497">
          <w:t>Runtime Semantics</w:t>
        </w:r>
      </w:ins>
    </w:p>
    <w:p w14:paraId="3AF3F79E" w14:textId="77777777" w:rsidR="00C73BA7" w:rsidRDefault="00C73BA7" w:rsidP="00C73BA7">
      <w:pPr>
        <w:keepNext/>
        <w:rPr>
          <w:ins w:id="12015" w:author="Rev 4 Allen Wirfs-Brock" w:date="2011-11-04T12:25:00Z"/>
          <w:rFonts w:ascii="Helvetica" w:hAnsi="Helvetica"/>
          <w:b/>
          <w:spacing w:val="6"/>
        </w:rPr>
      </w:pPr>
      <w:ins w:id="12016" w:author="Rev 4 Allen Wirfs-Brock" w:date="2011-11-04T12:25:00Z">
        <w:r w:rsidRPr="004418C4">
          <w:rPr>
            <w:rFonts w:ascii="Helvetica" w:hAnsi="Helvetica"/>
            <w:b/>
          </w:rPr>
          <w:t xml:space="preserve">Runtime Semantics: </w:t>
        </w:r>
        <w:r w:rsidRPr="004418C4">
          <w:rPr>
            <w:rFonts w:ascii="Helvetica" w:hAnsi="Helvetica"/>
            <w:b/>
            <w:spacing w:val="6"/>
          </w:rPr>
          <w:t>Binding Initialization</w:t>
        </w:r>
      </w:ins>
    </w:p>
    <w:p w14:paraId="3C6F4503" w14:textId="77777777" w:rsidR="00C73BA7" w:rsidRPr="004418C4" w:rsidRDefault="00C73BA7" w:rsidP="00C73BA7">
      <w:pPr>
        <w:ind w:left="360"/>
        <w:rPr>
          <w:ins w:id="12017" w:author="Rev 4 Allen Wirfs-Brock" w:date="2011-11-04T12:25:00Z"/>
        </w:rPr>
      </w:pPr>
      <w:ins w:id="12018" w:author="Rev 4 Allen Wirfs-Brock" w:date="2011-11-04T12:25:00Z">
        <w:r>
          <w:t>W</w:t>
        </w:r>
        <w:r w:rsidRPr="004418C4">
          <w:t xml:space="preserve">ith </w:t>
        </w:r>
      </w:ins>
      <w:ins w:id="12019" w:author="Rev 4 Allen Wirfs-Brock" w:date="2011-11-04T13:08:00Z">
        <w:r w:rsidR="00827833">
          <w:t>parameters</w:t>
        </w:r>
      </w:ins>
      <w:ins w:id="12020" w:author="Rev 4 Allen Wirfs-Brock" w:date="2011-11-04T12:25:00Z">
        <w:r w:rsidRPr="004418C4">
          <w:t xml:space="preserve"> </w:t>
        </w:r>
        <w:r w:rsidRPr="004418C4">
          <w:rPr>
            <w:rFonts w:ascii="Times New Roman" w:hAnsi="Times New Roman"/>
            <w:i/>
          </w:rPr>
          <w:t>value</w:t>
        </w:r>
        <w:r w:rsidRPr="004418C4">
          <w:t xml:space="preserve"> and </w:t>
        </w:r>
        <w:r w:rsidRPr="004418C4">
          <w:rPr>
            <w:rFonts w:ascii="Times New Roman" w:hAnsi="Times New Roman"/>
            <w:i/>
          </w:rPr>
          <w:t>enviornment</w:t>
        </w:r>
      </w:ins>
      <w:ins w:id="12021" w:author="Rev 4 Allen Wirfs-Brock" w:date="2011-11-04T13:08:00Z">
        <w:r w:rsidR="00827833" w:rsidRPr="00827833">
          <w:t xml:space="preserve"> </w:t>
        </w:r>
        <w:r w:rsidR="00827833" w:rsidRPr="004418C4">
          <w:t>and</w:t>
        </w:r>
        <w:r w:rsidR="00827833">
          <w:t xml:space="preserve"> optional parameter </w:t>
        </w:r>
        <w:r w:rsidR="00827833">
          <w:rPr>
            <w:rFonts w:ascii="Times New Roman" w:hAnsi="Times New Roman"/>
            <w:i/>
          </w:rPr>
          <w:t>index</w:t>
        </w:r>
      </w:ins>
      <w:ins w:id="12022" w:author="Rev 4 Allen Wirfs-Brock" w:date="2011-11-04T12:25:00Z">
        <w:r>
          <w:t>.</w:t>
        </w:r>
      </w:ins>
    </w:p>
    <w:p w14:paraId="13B74B0D" w14:textId="77777777" w:rsidR="00C73BA7" w:rsidRPr="008E00F6" w:rsidRDefault="00C73BA7" w:rsidP="00C73BA7">
      <w:pPr>
        <w:rPr>
          <w:ins w:id="12023" w:author="Rev 4 Allen Wirfs-Brock" w:date="2011-11-04T12:25:00Z"/>
          <w:sz w:val="18"/>
        </w:rPr>
      </w:pPr>
      <w:ins w:id="12024" w:author="Rev 4 Allen Wirfs-Brock" w:date="2011-11-04T12:25:00Z">
        <w:r w:rsidRPr="008E00F6">
          <w:rPr>
            <w:sz w:val="18"/>
          </w:rPr>
          <w:t>NOTE</w:t>
        </w:r>
        <w:r w:rsidRPr="008E00F6">
          <w:rPr>
            <w:sz w:val="18"/>
          </w:rPr>
          <w:tab/>
        </w:r>
      </w:ins>
      <w:ins w:id="12025" w:author="Rev 4 Allen Wirfs-Brock" w:date="2011-11-04T12:56:00Z">
        <w:r w:rsidR="00624DFF">
          <w:rPr>
            <w:sz w:val="18"/>
          </w:rPr>
          <w:t>When</w:t>
        </w:r>
        <w:r w:rsidR="00624DFF" w:rsidRPr="008E00F6">
          <w:rPr>
            <w:sz w:val="18"/>
          </w:rPr>
          <w:t xml:space="preserve"> </w:t>
        </w:r>
      </w:ins>
      <w:ins w:id="12026" w:author="Rev 4 Allen Wirfs-Brock" w:date="2011-11-04T12:25:00Z">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ins>
      <w:ins w:id="12027" w:author="Rev 4 Allen Wirfs-Brock" w:date="2011-11-04T12:56:00Z">
        <w:r w:rsidR="00624DFF">
          <w:rPr>
            <w:sz w:val="18"/>
          </w:rPr>
          <w:t>it</w:t>
        </w:r>
      </w:ins>
      <w:ins w:id="12028" w:author="Rev 4 Allen Wirfs-Brock" w:date="2011-11-04T12:25:00Z">
        <w:r w:rsidRPr="008E00F6">
          <w:rPr>
            <w:sz w:val="18"/>
          </w:rPr>
          <w:t xml:space="preserve"> indicate</w:t>
        </w:r>
      </w:ins>
      <w:ins w:id="12029" w:author="Rev 4 Allen Wirfs-Brock" w:date="2011-11-04T12:56:00Z">
        <w:r w:rsidR="00624DFF">
          <w:rPr>
            <w:sz w:val="18"/>
          </w:rPr>
          <w:t>s</w:t>
        </w:r>
      </w:ins>
      <w:ins w:id="12030" w:author="Rev 4 Allen Wirfs-Brock" w:date="2011-11-04T12:25:00Z">
        <w:r w:rsidRPr="008E00F6">
          <w:rPr>
            <w:sz w:val="18"/>
          </w:rPr>
          <w:t xml:space="preserve"> that a PutValue operation should be used to assign the initialization value.  This is the the case for </w:t>
        </w:r>
        <w:r>
          <w:rPr>
            <w:sz w:val="18"/>
          </w:rPr>
          <w:t>formal parameter lists of non-strict functions.</w:t>
        </w:r>
        <w:r w:rsidRPr="008E00F6">
          <w:rPr>
            <w:sz w:val="18"/>
          </w:rPr>
          <w:t xml:space="preserve"> </w:t>
        </w:r>
        <w:r>
          <w:rPr>
            <w:sz w:val="18"/>
          </w:rPr>
          <w:t xml:space="preserve">In </w:t>
        </w:r>
      </w:ins>
      <w:ins w:id="12031" w:author="Rev 4 Allen Wirfs-Brock" w:date="2011-11-04T12:26:00Z">
        <w:r>
          <w:rPr>
            <w:sz w:val="18"/>
          </w:rPr>
          <w:t>that</w:t>
        </w:r>
      </w:ins>
      <w:ins w:id="12032" w:author="Rev 4 Allen Wirfs-Brock" w:date="2011-11-04T12:25:00Z">
        <w:r>
          <w:rPr>
            <w:sz w:val="18"/>
          </w:rPr>
          <w:t xml:space="preserve"> case</w:t>
        </w:r>
        <w:r w:rsidRPr="008E00F6">
          <w:rPr>
            <w:sz w:val="18"/>
          </w:rPr>
          <w:t xml:space="preserve"> </w:t>
        </w:r>
      </w:ins>
      <w:ins w:id="12033" w:author="Rev 4 Allen Wirfs-Brock" w:date="2011-11-04T12:26:00Z">
        <w:r>
          <w:rPr>
            <w:sz w:val="18"/>
          </w:rPr>
          <w:t>the</w:t>
        </w:r>
      </w:ins>
      <w:ins w:id="12034" w:author="Rev 4 Allen Wirfs-Brock" w:date="2011-11-04T12:25:00Z">
        <w:r>
          <w:rPr>
            <w:sz w:val="18"/>
          </w:rPr>
          <w:t xml:space="preserve"> formal parameter bindings</w:t>
        </w:r>
        <w:r w:rsidRPr="008E00F6">
          <w:rPr>
            <w:sz w:val="18"/>
          </w:rPr>
          <w:t xml:space="preserve"> </w:t>
        </w:r>
      </w:ins>
      <w:ins w:id="12035" w:author="Rev 4 Allen Wirfs-Brock" w:date="2011-11-04T12:27:00Z">
        <w:r>
          <w:rPr>
            <w:sz w:val="18"/>
          </w:rPr>
          <w:t>are</w:t>
        </w:r>
      </w:ins>
      <w:ins w:id="12036" w:author="Rev 4 Allen Wirfs-Brock" w:date="2011-11-04T12:25:00Z">
        <w:r w:rsidRPr="008E00F6">
          <w:rPr>
            <w:sz w:val="18"/>
          </w:rPr>
          <w:t xml:space="preserve"> preinitialized </w:t>
        </w:r>
      </w:ins>
      <w:ins w:id="12037" w:author="Rev 4 Allen Wirfs-Brock" w:date="2011-11-04T12:27:00Z">
        <w:r>
          <w:rPr>
            <w:sz w:val="18"/>
          </w:rPr>
          <w:t>in order to deal with the possibility of multiple parameters with the same name</w:t>
        </w:r>
      </w:ins>
      <w:ins w:id="12038" w:author="Rev 4 Allen Wirfs-Brock" w:date="2011-11-04T12:25:00Z">
        <w:r w:rsidRPr="008E00F6">
          <w:rPr>
            <w:sz w:val="18"/>
          </w:rPr>
          <w:t xml:space="preserve">. </w:t>
        </w:r>
      </w:ins>
    </w:p>
    <w:p w14:paraId="79C6E5B8" w14:textId="77777777" w:rsidR="008639FD" w:rsidRPr="004418C4" w:rsidRDefault="008639FD" w:rsidP="00C7794D">
      <w:pPr>
        <w:pStyle w:val="SyntaxRule"/>
        <w:spacing w:after="240"/>
        <w:rPr>
          <w:ins w:id="12039" w:author="Rev 4 Allen Wirfs-Brock" w:date="2011-11-04T12:29:00Z"/>
        </w:rPr>
      </w:pPr>
      <w:ins w:id="12040" w:author="Rev 4 Allen Wirfs-Brock" w:date="2011-11-04T12:29:00Z">
        <w:r w:rsidRPr="004418C4">
          <w:t xml:space="preserve">FormalParameterList </w:t>
        </w:r>
        <w:r w:rsidRPr="004418C4">
          <w:rPr>
            <w:rFonts w:ascii="Arial" w:hAnsi="Arial"/>
            <w:b/>
            <w:i w:val="0"/>
          </w:rPr>
          <w:t>:</w:t>
        </w:r>
      </w:ins>
      <w:ins w:id="12041" w:author="Rev 4 Allen Wirfs-Brock" w:date="2011-11-04T12:30:00Z">
        <w:r>
          <w:rPr>
            <w:rFonts w:ascii="Arial" w:hAnsi="Arial"/>
            <w:b/>
            <w:i w:val="0"/>
          </w:rPr>
          <w:t xml:space="preserve"> </w:t>
        </w:r>
        <w:r w:rsidRPr="004418C4">
          <w:rPr>
            <w:rFonts w:ascii="Arial" w:hAnsi="Arial" w:cs="Arial"/>
            <w:i w:val="0"/>
            <w:sz w:val="16"/>
            <w:szCs w:val="16"/>
          </w:rPr>
          <w:t>[empty]</w:t>
        </w:r>
      </w:ins>
    </w:p>
    <w:p w14:paraId="5E67C64B" w14:textId="77777777" w:rsidR="00C73BA7" w:rsidRPr="004418C4" w:rsidRDefault="008639FD" w:rsidP="004322E4">
      <w:pPr>
        <w:pStyle w:val="Alg4"/>
        <w:numPr>
          <w:ilvl w:val="0"/>
          <w:numId w:val="607"/>
        </w:numPr>
        <w:spacing w:after="220"/>
        <w:contextualSpacing/>
        <w:rPr>
          <w:ins w:id="12042" w:author="Rev 4 Allen Wirfs-Brock" w:date="2011-11-04T12:25:00Z"/>
        </w:rPr>
      </w:pPr>
      <w:ins w:id="12043" w:author="Rev 4 Allen Wirfs-Brock" w:date="2011-11-04T12:31:00Z">
        <w:r>
          <w:t>Return</w:t>
        </w:r>
      </w:ins>
      <w:ins w:id="12044" w:author="Rev 4 Allen Wirfs-Brock" w:date="2011-11-04T12:25:00Z">
        <w:r w:rsidR="00C73BA7" w:rsidRPr="004418C4">
          <w:t>.</w:t>
        </w:r>
      </w:ins>
    </w:p>
    <w:p w14:paraId="4E2F0E3A" w14:textId="77777777" w:rsidR="00624DFF" w:rsidRPr="004418C4" w:rsidRDefault="00624DFF" w:rsidP="00624DFF">
      <w:pPr>
        <w:pStyle w:val="SyntaxRule"/>
        <w:spacing w:after="240"/>
        <w:rPr>
          <w:ins w:id="12045" w:author="Rev 4 Allen Wirfs-Brock" w:date="2011-11-04T12:59:00Z"/>
        </w:rPr>
      </w:pPr>
      <w:ins w:id="12046" w:author="Rev 4 Allen Wirfs-Brock" w:date="2011-11-04T12:59:00Z">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ins>
    </w:p>
    <w:p w14:paraId="7E419EE2" w14:textId="77777777" w:rsidR="00827833" w:rsidRPr="004418C4" w:rsidRDefault="00827833" w:rsidP="004322E4">
      <w:pPr>
        <w:pStyle w:val="Alg3"/>
        <w:numPr>
          <w:ilvl w:val="0"/>
          <w:numId w:val="610"/>
        </w:numPr>
        <w:contextualSpacing/>
        <w:rPr>
          <w:ins w:id="12047" w:author="Rev 4 Allen Wirfs-Brock" w:date="2011-11-04T13:05:00Z"/>
        </w:rPr>
      </w:pPr>
      <w:ins w:id="12048" w:author="Rev 4 Allen Wirfs-Brock" w:date="2011-11-04T13:05:00Z">
        <w:r>
          <w:t xml:space="preserve">Perform </w:t>
        </w:r>
      </w:ins>
      <w:ins w:id="12049" w:author="Rev 4 Allen Wirfs-Brock" w:date="2011-11-06T12:18:00Z">
        <w:r w:rsidR="0037654E">
          <w:t xml:space="preserve">Indexed </w:t>
        </w:r>
      </w:ins>
      <w:ins w:id="12050" w:author="Rev 4 Allen Wirfs-Brock" w:date="2011-11-04T13:05:00Z">
        <w:r>
          <w:t>Binding Initialization for</w:t>
        </w:r>
        <w:r w:rsidRPr="004418C4">
          <w:t xml:space="preserve"> </w:t>
        </w:r>
      </w:ins>
      <w:ins w:id="12051" w:author="Rev 4 Allen Wirfs-Brock" w:date="2011-11-04T13:06:00Z">
        <w:r w:rsidRPr="00827833">
          <w:rPr>
            <w:i/>
          </w:rPr>
          <w:t xml:space="preserve">FunctionRestParameter </w:t>
        </w:r>
      </w:ins>
      <w:ins w:id="12052" w:author="Rev 4 Allen Wirfs-Brock" w:date="2011-11-04T13:05:00Z">
        <w:r w:rsidRPr="004418C4">
          <w:t xml:space="preserve">using </w:t>
        </w:r>
      </w:ins>
      <w:ins w:id="12053" w:author="Rev 4 Allen Wirfs-Brock" w:date="2011-11-04T13:07:00Z">
        <w:r>
          <w:rPr>
            <w:i/>
          </w:rPr>
          <w:t>value</w:t>
        </w:r>
      </w:ins>
      <w:ins w:id="12054" w:author="Rev 4 Allen Wirfs-Brock" w:date="2011-11-04T13:05:00Z">
        <w:r w:rsidRPr="004418C4">
          <w:t>,</w:t>
        </w:r>
      </w:ins>
      <w:ins w:id="12055" w:author="Rev 4 Allen Wirfs-Brock" w:date="2011-11-06T12:16:00Z">
        <w:r w:rsidR="0037654E" w:rsidRPr="0037654E">
          <w:rPr>
            <w:i/>
          </w:rPr>
          <w:t xml:space="preserve"> </w:t>
        </w:r>
        <w:r w:rsidR="0037654E" w:rsidRPr="004418C4">
          <w:rPr>
            <w:i/>
          </w:rPr>
          <w:t>lenValue</w:t>
        </w:r>
        <w:r w:rsidR="0037654E" w:rsidRPr="004418C4">
          <w:t>,</w:t>
        </w:r>
      </w:ins>
      <w:ins w:id="12056" w:author="Rev 4 Allen Wirfs-Brock" w:date="2011-11-04T13:05:00Z">
        <w:r w:rsidRPr="004418C4">
          <w:rPr>
            <w:i/>
          </w:rPr>
          <w:t xml:space="preserve"> </w:t>
        </w:r>
      </w:ins>
      <w:ins w:id="12057" w:author="Rev 4 Allen Wirfs-Brock" w:date="2011-11-06T12:11:00Z">
        <w:r w:rsidR="00CD359C" w:rsidRPr="004418C4">
          <w:t>0</w:t>
        </w:r>
        <w:r w:rsidR="00CD359C">
          <w:t>,</w:t>
        </w:r>
        <w:r w:rsidR="00CD359C" w:rsidRPr="004418C4">
          <w:t xml:space="preserve"> and </w:t>
        </w:r>
        <w:r w:rsidR="00CD359C">
          <w:rPr>
            <w:i/>
          </w:rPr>
          <w:t>environment</w:t>
        </w:r>
        <w:r w:rsidR="00CD359C">
          <w:t xml:space="preserve"> </w:t>
        </w:r>
      </w:ins>
      <w:ins w:id="12058" w:author="Rev 4 Allen Wirfs-Brock" w:date="2011-11-04T13:05:00Z">
        <w:r w:rsidRPr="004418C4">
          <w:t xml:space="preserve">as the </w:t>
        </w:r>
      </w:ins>
      <w:ins w:id="12059" w:author="Rev 4 Allen Wirfs-Brock" w:date="2011-11-04T13:08:00Z">
        <w:r w:rsidRPr="00C7794D">
          <w:t>arguments</w:t>
        </w:r>
      </w:ins>
      <w:ins w:id="12060" w:author="Rev 4 Allen Wirfs-Brock" w:date="2011-11-04T13:05:00Z">
        <w:r w:rsidRPr="004418C4">
          <w:t>.</w:t>
        </w:r>
      </w:ins>
    </w:p>
    <w:p w14:paraId="36793FCF" w14:textId="77777777" w:rsidR="00624DFF" w:rsidRPr="004418C4" w:rsidRDefault="00624DFF" w:rsidP="004322E4">
      <w:pPr>
        <w:pStyle w:val="Alg4"/>
        <w:numPr>
          <w:ilvl w:val="0"/>
          <w:numId w:val="610"/>
        </w:numPr>
        <w:spacing w:after="220"/>
        <w:contextualSpacing/>
        <w:rPr>
          <w:ins w:id="12061" w:author="Rev 4 Allen Wirfs-Brock" w:date="2011-11-04T12:59:00Z"/>
        </w:rPr>
      </w:pPr>
      <w:ins w:id="12062" w:author="Rev 4 Allen Wirfs-Brock" w:date="2011-11-04T12:59:00Z">
        <w:r>
          <w:t>Return</w:t>
        </w:r>
        <w:r w:rsidRPr="004418C4">
          <w:t>.</w:t>
        </w:r>
      </w:ins>
    </w:p>
    <w:p w14:paraId="6491BDD7" w14:textId="77777777" w:rsidR="00531C57" w:rsidRPr="004418C4" w:rsidRDefault="00531C57" w:rsidP="00531C57">
      <w:pPr>
        <w:pStyle w:val="SyntaxRule"/>
        <w:spacing w:after="240"/>
        <w:rPr>
          <w:ins w:id="12063" w:author="Rev 4 Allen Wirfs-Brock" w:date="2011-11-04T14:17:00Z"/>
        </w:rPr>
      </w:pPr>
      <w:ins w:id="12064" w:author="Rev 4 Allen Wirfs-Brock" w:date="2011-11-04T14:17:00Z">
        <w:r w:rsidRPr="004418C4">
          <w:t xml:space="preserve">FormalParameterList </w:t>
        </w:r>
        <w:r w:rsidRPr="004418C4">
          <w:rPr>
            <w:rFonts w:ascii="Arial" w:hAnsi="Arial"/>
            <w:b/>
            <w:i w:val="0"/>
          </w:rPr>
          <w:t>:</w:t>
        </w:r>
        <w:r>
          <w:rPr>
            <w:rFonts w:ascii="Arial" w:hAnsi="Arial"/>
            <w:b/>
            <w:i w:val="0"/>
          </w:rPr>
          <w:t xml:space="preserve"> </w:t>
        </w:r>
      </w:ins>
      <w:ins w:id="12065" w:author="Rev 4 Allen Wirfs-Brock" w:date="2011-11-04T14:18:00Z">
        <w:r w:rsidRPr="006B6D0A">
          <w:t>FormalsList</w:t>
        </w:r>
      </w:ins>
    </w:p>
    <w:p w14:paraId="462CD28C" w14:textId="77777777" w:rsidR="0037654E" w:rsidRDefault="0037654E" w:rsidP="004322E4">
      <w:pPr>
        <w:pStyle w:val="Alg3"/>
        <w:numPr>
          <w:ilvl w:val="0"/>
          <w:numId w:val="611"/>
        </w:numPr>
        <w:contextualSpacing/>
        <w:rPr>
          <w:ins w:id="12066" w:author="Rev 4 Allen Wirfs-Brock" w:date="2011-11-06T12:13:00Z"/>
        </w:rPr>
      </w:pPr>
      <w:ins w:id="12067" w:author="Rev 4 Allen Wirfs-Brock" w:date="2011-11-06T12:13:00Z">
        <w:r>
          <w:t xml:space="preserve">Asset: </w:t>
        </w:r>
        <w:r w:rsidRPr="00C7794D">
          <w:rPr>
            <w:i/>
          </w:rPr>
          <w:t>value</w:t>
        </w:r>
        <w:r>
          <w:t xml:space="preserve"> is </w:t>
        </w:r>
      </w:ins>
      <w:ins w:id="12068" w:author="Rev 4 Allen Wirfs-Brock" w:date="2011-11-06T12:14:00Z">
        <w:r>
          <w:t>a new created</w:t>
        </w:r>
      </w:ins>
      <w:ins w:id="12069" w:author="Rev 4 Allen Wirfs-Brock" w:date="2011-11-06T12:13:00Z">
        <w:r>
          <w:t xml:space="preserve"> arguments object and hence it has a valid integer valued </w:t>
        </w:r>
      </w:ins>
      <w:ins w:id="12070" w:author="Rev 4 Allen Wirfs-Brock" w:date="2011-11-06T12:14:00Z">
        <w:r>
          <w:rPr>
            <w:rFonts w:ascii="Courier New" w:hAnsi="Courier New" w:cs="Courier New"/>
          </w:rPr>
          <w:t>"</w:t>
        </w:r>
        <w:r w:rsidRPr="004418C4">
          <w:rPr>
            <w:rFonts w:ascii="Courier New" w:hAnsi="Courier New" w:cs="Courier New"/>
          </w:rPr>
          <w:t>length</w:t>
        </w:r>
        <w:r>
          <w:rPr>
            <w:rFonts w:ascii="Courier New" w:hAnsi="Courier New" w:cs="Courier New"/>
          </w:rPr>
          <w:t xml:space="preserve">" </w:t>
        </w:r>
      </w:ins>
      <w:ins w:id="12071" w:author="Rev 4 Allen Wirfs-Brock" w:date="2011-11-06T12:13:00Z">
        <w:r>
          <w:t>property.</w:t>
        </w:r>
      </w:ins>
    </w:p>
    <w:p w14:paraId="40961ED9" w14:textId="77777777" w:rsidR="00CD359C" w:rsidRDefault="00CD359C" w:rsidP="004322E4">
      <w:pPr>
        <w:pStyle w:val="Alg3"/>
        <w:numPr>
          <w:ilvl w:val="0"/>
          <w:numId w:val="611"/>
        </w:numPr>
        <w:contextualSpacing/>
        <w:rPr>
          <w:ins w:id="12072" w:author="Rev 4 Allen Wirfs-Brock" w:date="2011-11-06T12:13:00Z"/>
        </w:rPr>
      </w:pPr>
      <w:ins w:id="12073" w:author="Rev 4 Allen Wirfs-Brock" w:date="2011-11-06T12:13:00Z">
        <w:r>
          <w:t xml:space="preserve">Let </w:t>
        </w:r>
        <w:r w:rsidRPr="004418C4">
          <w:rPr>
            <w:i/>
          </w:rPr>
          <w:t>lenValue</w:t>
        </w:r>
        <w:r>
          <w:t xml:space="preserve"> be the result of calling the [[Get]] internal method of </w:t>
        </w:r>
        <w:r>
          <w:rPr>
            <w:i/>
          </w:rPr>
          <w:t>value</w:t>
        </w:r>
        <w:r>
          <w:t xml:space="preserve"> with argument </w:t>
        </w:r>
        <w:r>
          <w:rPr>
            <w:rFonts w:ascii="Courier New" w:hAnsi="Courier New" w:cs="Courier New"/>
          </w:rPr>
          <w:t>"</w:t>
        </w:r>
        <w:r w:rsidRPr="004418C4">
          <w:rPr>
            <w:rFonts w:ascii="Courier New" w:hAnsi="Courier New" w:cs="Courier New"/>
          </w:rPr>
          <w:t>length</w:t>
        </w:r>
        <w:r>
          <w:rPr>
            <w:rFonts w:ascii="Courier New" w:hAnsi="Courier New" w:cs="Courier New"/>
          </w:rPr>
          <w:t>"</w:t>
        </w:r>
        <w:r>
          <w:t>.</w:t>
        </w:r>
      </w:ins>
    </w:p>
    <w:p w14:paraId="5A2A4A70" w14:textId="77777777" w:rsidR="00531C57" w:rsidRPr="004418C4" w:rsidRDefault="00531C57" w:rsidP="004322E4">
      <w:pPr>
        <w:pStyle w:val="Alg3"/>
        <w:numPr>
          <w:ilvl w:val="0"/>
          <w:numId w:val="611"/>
        </w:numPr>
        <w:contextualSpacing/>
        <w:rPr>
          <w:ins w:id="12074" w:author="Rev 4 Allen Wirfs-Brock" w:date="2011-11-04T14:17:00Z"/>
        </w:rPr>
      </w:pPr>
      <w:ins w:id="12075" w:author="Rev 4 Allen Wirfs-Brock" w:date="2011-11-04T14:17:00Z">
        <w:r>
          <w:t xml:space="preserve">Perform </w:t>
        </w:r>
      </w:ins>
      <w:ins w:id="12076" w:author="Rev 4 Allen Wirfs-Brock" w:date="2011-11-06T12:10:00Z">
        <w:r w:rsidR="00CD359C">
          <w:t xml:space="preserve">Indexed </w:t>
        </w:r>
      </w:ins>
      <w:ins w:id="12077" w:author="Rev 4 Allen Wirfs-Brock" w:date="2011-11-04T14:17:00Z">
        <w:r>
          <w:t>Binding Initialization for</w:t>
        </w:r>
        <w:r w:rsidRPr="004418C4">
          <w:t xml:space="preserve"> </w:t>
        </w:r>
      </w:ins>
      <w:ins w:id="12078" w:author="Rev 4 Allen Wirfs-Brock" w:date="2011-11-04T14:30:00Z">
        <w:r w:rsidR="0096494E" w:rsidRPr="0096494E">
          <w:rPr>
            <w:i/>
          </w:rPr>
          <w:t xml:space="preserve">FormalsList </w:t>
        </w:r>
      </w:ins>
      <w:ins w:id="12079" w:author="Rev 4 Allen Wirfs-Brock" w:date="2011-11-04T14:17:00Z">
        <w:r w:rsidRPr="004418C4">
          <w:t xml:space="preserve">using </w:t>
        </w:r>
        <w:r>
          <w:rPr>
            <w:i/>
          </w:rPr>
          <w:t>value</w:t>
        </w:r>
        <w:r w:rsidRPr="004418C4">
          <w:t>,</w:t>
        </w:r>
        <w:r w:rsidRPr="004418C4">
          <w:rPr>
            <w:i/>
          </w:rPr>
          <w:t xml:space="preserve"> </w:t>
        </w:r>
      </w:ins>
      <w:ins w:id="12080" w:author="Rev 4 Allen Wirfs-Brock" w:date="2011-11-06T12:16:00Z">
        <w:r w:rsidR="0037654E" w:rsidRPr="004418C4">
          <w:rPr>
            <w:i/>
          </w:rPr>
          <w:t>lenValue</w:t>
        </w:r>
        <w:r w:rsidR="0037654E" w:rsidRPr="004418C4">
          <w:t>,</w:t>
        </w:r>
        <w:r w:rsidR="0037654E"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ins>
      <w:ins w:id="12081" w:author="Rev 4 Allen Wirfs-Brock" w:date="2011-11-04T14:17:00Z">
        <w:r w:rsidRPr="004418C4">
          <w:t>as the arguments.</w:t>
        </w:r>
      </w:ins>
    </w:p>
    <w:p w14:paraId="2376A233" w14:textId="77777777" w:rsidR="00531C57" w:rsidRPr="004418C4" w:rsidRDefault="00531C57" w:rsidP="004322E4">
      <w:pPr>
        <w:pStyle w:val="Alg4"/>
        <w:numPr>
          <w:ilvl w:val="0"/>
          <w:numId w:val="611"/>
        </w:numPr>
        <w:spacing w:after="220"/>
        <w:contextualSpacing/>
        <w:rPr>
          <w:ins w:id="12082" w:author="Rev 4 Allen Wirfs-Brock" w:date="2011-11-04T14:17:00Z"/>
        </w:rPr>
      </w:pPr>
      <w:ins w:id="12083" w:author="Rev 4 Allen Wirfs-Brock" w:date="2011-11-04T14:17:00Z">
        <w:r>
          <w:t>Return</w:t>
        </w:r>
        <w:r w:rsidRPr="004418C4">
          <w:t>.</w:t>
        </w:r>
      </w:ins>
    </w:p>
    <w:p w14:paraId="19394D81" w14:textId="77777777" w:rsidR="0096494E" w:rsidRPr="004418C4" w:rsidRDefault="0096494E" w:rsidP="0096494E">
      <w:pPr>
        <w:pStyle w:val="SyntaxRule"/>
        <w:spacing w:after="240"/>
        <w:rPr>
          <w:ins w:id="12084" w:author="Rev 4 Allen Wirfs-Brock" w:date="2011-11-04T14:31:00Z"/>
        </w:rPr>
      </w:pPr>
      <w:ins w:id="12085" w:author="Rev 4 Allen Wirfs-Brock" w:date="2011-11-04T14:31:00Z">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465F1293" w14:textId="77777777" w:rsidR="0096494E" w:rsidRPr="004418C4" w:rsidRDefault="0096494E" w:rsidP="00596CFD">
      <w:pPr>
        <w:pStyle w:val="Alg3"/>
        <w:numPr>
          <w:ilvl w:val="0"/>
          <w:numId w:val="612"/>
        </w:numPr>
        <w:contextualSpacing/>
        <w:rPr>
          <w:ins w:id="12086" w:author="Rev 4 Allen Wirfs-Brock" w:date="2011-11-04T14:31:00Z"/>
        </w:rPr>
      </w:pPr>
      <w:ins w:id="12087" w:author="Rev 4 Allen Wirfs-Brock" w:date="2011-11-04T14:31:00Z">
        <w:r>
          <w:t xml:space="preserve">Let </w:t>
        </w:r>
      </w:ins>
      <w:ins w:id="12088" w:author="Rev 4 Allen Wirfs-Brock" w:date="2011-11-04T16:52:00Z">
        <w:r w:rsidR="00035180">
          <w:rPr>
            <w:i/>
          </w:rPr>
          <w:t>restI</w:t>
        </w:r>
      </w:ins>
      <w:ins w:id="12089" w:author="Rev 4 Allen Wirfs-Brock" w:date="2011-11-04T14:31:00Z">
        <w:r w:rsidRPr="00C7794D">
          <w:rPr>
            <w:i/>
          </w:rPr>
          <w:t>ndex</w:t>
        </w:r>
        <w:r>
          <w:t xml:space="preserve"> be the result of performing </w:t>
        </w:r>
      </w:ins>
      <w:ins w:id="12090" w:author="Rev 4 Allen Wirfs-Brock" w:date="2011-11-06T12:17:00Z">
        <w:r w:rsidR="0037654E">
          <w:t xml:space="preserve">Indexed </w:t>
        </w:r>
      </w:ins>
      <w:ins w:id="12091" w:author="Rev 4 Allen Wirfs-Brock" w:date="2011-11-04T14:31:00Z">
        <w:r>
          <w:t>Binding Initialization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ins>
      <w:ins w:id="12092" w:author="Rev 4 Allen Wirfs-Brock" w:date="2011-11-06T12:17:00Z">
        <w:r w:rsidR="0037654E" w:rsidRPr="004418C4">
          <w:rPr>
            <w:i/>
          </w:rPr>
          <w:t>lenValue</w:t>
        </w:r>
        <w:r w:rsidR="0037654E" w:rsidRPr="004418C4">
          <w:t>,</w:t>
        </w:r>
        <w:r w:rsidR="0037654E" w:rsidRPr="004418C4">
          <w:rPr>
            <w:i/>
          </w:rPr>
          <w:t xml:space="preserve"> </w:t>
        </w:r>
        <w:r w:rsidR="0037654E" w:rsidRPr="004418C4">
          <w:t>0</w:t>
        </w:r>
        <w:r w:rsidR="0037654E">
          <w:t>,</w:t>
        </w:r>
        <w:r w:rsidR="0037654E" w:rsidRPr="004418C4">
          <w:t xml:space="preserve"> and </w:t>
        </w:r>
        <w:r w:rsidR="0037654E">
          <w:rPr>
            <w:i/>
          </w:rPr>
          <w:t>environment</w:t>
        </w:r>
      </w:ins>
      <w:ins w:id="12093" w:author="Rev 4 Allen Wirfs-Brock" w:date="2011-11-04T14:31:00Z">
        <w:r w:rsidRPr="004418C4">
          <w:t xml:space="preserve"> as the arguments.</w:t>
        </w:r>
      </w:ins>
    </w:p>
    <w:p w14:paraId="48585A88" w14:textId="77777777" w:rsidR="0096494E" w:rsidRPr="004418C4" w:rsidRDefault="0096494E" w:rsidP="00596CFD">
      <w:pPr>
        <w:pStyle w:val="Alg3"/>
        <w:numPr>
          <w:ilvl w:val="0"/>
          <w:numId w:val="612"/>
        </w:numPr>
        <w:contextualSpacing/>
        <w:rPr>
          <w:ins w:id="12094" w:author="Rev 4 Allen Wirfs-Brock" w:date="2011-11-04T14:32:00Z"/>
        </w:rPr>
      </w:pPr>
      <w:ins w:id="12095" w:author="Rev 4 Allen Wirfs-Brock" w:date="2011-11-04T14:32:00Z">
        <w:r>
          <w:t xml:space="preserve">Perform </w:t>
        </w:r>
      </w:ins>
      <w:ins w:id="12096" w:author="Rev 4 Allen Wirfs-Brock" w:date="2011-11-06T12:18:00Z">
        <w:r w:rsidR="0037654E">
          <w:t xml:space="preserve">Indexed </w:t>
        </w:r>
      </w:ins>
      <w:ins w:id="12097" w:author="Rev 4 Allen Wirfs-Brock" w:date="2011-11-04T14:32:00Z">
        <w:r>
          <w:t>Binding Initialization for</w:t>
        </w:r>
        <w:r w:rsidRPr="004418C4">
          <w:t xml:space="preserve"> </w:t>
        </w:r>
        <w:r w:rsidRPr="00827833">
          <w:rPr>
            <w:i/>
          </w:rPr>
          <w:t xml:space="preserve">FunctionRestParameter </w:t>
        </w:r>
        <w:r w:rsidRPr="004418C4">
          <w:t xml:space="preserve">using </w:t>
        </w:r>
        <w:r>
          <w:rPr>
            <w:i/>
          </w:rPr>
          <w:t>value</w:t>
        </w:r>
        <w:r w:rsidRPr="004418C4">
          <w:t>,</w:t>
        </w:r>
        <w:r w:rsidRPr="004418C4">
          <w:rPr>
            <w:i/>
          </w:rPr>
          <w:t xml:space="preserve"> </w:t>
        </w:r>
      </w:ins>
      <w:ins w:id="12098" w:author="Rev 4 Allen Wirfs-Brock" w:date="2011-11-06T12:19:00Z">
        <w:r w:rsidR="0037654E" w:rsidRPr="004418C4">
          <w:rPr>
            <w:i/>
          </w:rPr>
          <w:t>lenValue</w:t>
        </w:r>
        <w:r w:rsidR="0037654E" w:rsidRPr="004418C4">
          <w:t>,</w:t>
        </w:r>
        <w:r w:rsidR="0037654E" w:rsidRPr="004418C4">
          <w:rPr>
            <w:i/>
          </w:rPr>
          <w:t xml:space="preserve"> </w:t>
        </w:r>
        <w:r w:rsidR="0037654E">
          <w:rPr>
            <w:i/>
          </w:rPr>
          <w:t>restI</w:t>
        </w:r>
        <w:r w:rsidR="0037654E" w:rsidRPr="004418C4">
          <w:rPr>
            <w:i/>
          </w:rPr>
          <w:t>ndex</w:t>
        </w:r>
        <w:r w:rsidR="0037654E">
          <w:t>,</w:t>
        </w:r>
        <w:r w:rsidR="0037654E" w:rsidRPr="004418C4">
          <w:t xml:space="preserve"> and </w:t>
        </w:r>
        <w:r w:rsidR="0037654E">
          <w:rPr>
            <w:i/>
          </w:rPr>
          <w:t>environment</w:t>
        </w:r>
        <w:r w:rsidR="0037654E">
          <w:t xml:space="preserve"> </w:t>
        </w:r>
      </w:ins>
      <w:ins w:id="12099" w:author="Rev 4 Allen Wirfs-Brock" w:date="2011-11-04T14:32:00Z">
        <w:r w:rsidRPr="004418C4">
          <w:t>as the arguments.</w:t>
        </w:r>
      </w:ins>
    </w:p>
    <w:p w14:paraId="0095F80A" w14:textId="77777777" w:rsidR="0096494E" w:rsidRPr="004418C4" w:rsidRDefault="0096494E" w:rsidP="00596CFD">
      <w:pPr>
        <w:pStyle w:val="Alg4"/>
        <w:numPr>
          <w:ilvl w:val="0"/>
          <w:numId w:val="612"/>
        </w:numPr>
        <w:spacing w:after="220"/>
        <w:contextualSpacing/>
        <w:rPr>
          <w:ins w:id="12100" w:author="Rev 4 Allen Wirfs-Brock" w:date="2011-11-04T14:31:00Z"/>
        </w:rPr>
      </w:pPr>
      <w:ins w:id="12101" w:author="Rev 4 Allen Wirfs-Brock" w:date="2011-11-04T14:31:00Z">
        <w:r>
          <w:t>Return</w:t>
        </w:r>
        <w:r w:rsidRPr="004418C4">
          <w:t>.</w:t>
        </w:r>
      </w:ins>
    </w:p>
    <w:p w14:paraId="145948F0" w14:textId="77777777" w:rsidR="00CD359C" w:rsidRDefault="00CD359C" w:rsidP="00CD359C">
      <w:pPr>
        <w:keepNext/>
        <w:rPr>
          <w:ins w:id="12102" w:author="Rev 4 Allen Wirfs-Brock" w:date="2011-11-06T12:09:00Z"/>
          <w:rFonts w:ascii="Helvetica" w:hAnsi="Helvetica"/>
          <w:b/>
          <w:spacing w:val="6"/>
        </w:rPr>
      </w:pPr>
      <w:ins w:id="12103" w:author="Rev 4 Allen Wirfs-Brock" w:date="2011-11-06T12:09:00Z">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Binding Initialization</w:t>
        </w:r>
      </w:ins>
    </w:p>
    <w:p w14:paraId="404FE698" w14:textId="77777777" w:rsidR="00CD359C" w:rsidRPr="004418C4" w:rsidRDefault="00CD359C" w:rsidP="00CD359C">
      <w:pPr>
        <w:ind w:left="360"/>
        <w:rPr>
          <w:ins w:id="12104" w:author="Rev 4 Allen Wirfs-Brock" w:date="2011-11-06T12:09:00Z"/>
        </w:rPr>
      </w:pPr>
      <w:ins w:id="12105" w:author="Rev 4 Allen Wirfs-Brock" w:date="2011-11-06T12:09:00Z">
        <w:r>
          <w:t>W</w:t>
        </w:r>
        <w:r w:rsidRPr="004418C4">
          <w:t xml:space="preserve">ith </w:t>
        </w:r>
        <w:r>
          <w:t>parameters</w:t>
        </w:r>
        <w:r w:rsidRPr="004418C4">
          <w:t xml:space="preserve"> </w:t>
        </w:r>
        <w:r>
          <w:rPr>
            <w:rFonts w:ascii="Times New Roman" w:hAnsi="Times New Roman"/>
            <w:i/>
          </w:rPr>
          <w:t>array</w:t>
        </w:r>
        <w:r>
          <w:t xml:space="preserve">, </w:t>
        </w:r>
        <w:r w:rsidRPr="004418C4">
          <w:rPr>
            <w:rFonts w:ascii="Times New Roman" w:hAnsi="Times New Roman"/>
            <w:i/>
          </w:rPr>
          <w:t>arrayLength</w:t>
        </w:r>
        <w:r>
          <w:rPr>
            <w:rFonts w:ascii="Times New Roman" w:hAnsi="Times New Roman"/>
            <w:i/>
          </w:rPr>
          <w:t>, 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ins>
    </w:p>
    <w:p w14:paraId="544E3E88" w14:textId="77777777" w:rsidR="00E72872" w:rsidRPr="004418C4" w:rsidRDefault="00E72872" w:rsidP="00E72872">
      <w:pPr>
        <w:pStyle w:val="SyntaxRule"/>
        <w:spacing w:after="240"/>
        <w:rPr>
          <w:ins w:id="12106" w:author="Rev 4 Allen Wirfs-Brock" w:date="2011-11-04T14:42:00Z"/>
        </w:rPr>
      </w:pPr>
      <w:ins w:id="12107" w:author="Rev 4 Allen Wirfs-Brock" w:date="2011-11-04T14:42:00Z">
        <w:r w:rsidRPr="004418C4">
          <w:t xml:space="preserve">FormalList </w:t>
        </w:r>
        <w:r w:rsidRPr="004418C4">
          <w:rPr>
            <w:rFonts w:ascii="Arial" w:hAnsi="Arial"/>
            <w:b/>
            <w:i w:val="0"/>
          </w:rPr>
          <w:t>:</w:t>
        </w:r>
        <w:r>
          <w:rPr>
            <w:rFonts w:ascii="Arial" w:hAnsi="Arial"/>
            <w:b/>
            <w:i w:val="0"/>
          </w:rPr>
          <w:t xml:space="preserve"> </w:t>
        </w:r>
        <w:r>
          <w:t>FormalParameter</w:t>
        </w:r>
      </w:ins>
    </w:p>
    <w:p w14:paraId="58C1B960" w14:textId="77777777" w:rsidR="00E72872" w:rsidRPr="004418C4" w:rsidRDefault="00E72872" w:rsidP="00596CFD">
      <w:pPr>
        <w:pStyle w:val="Alg3"/>
        <w:numPr>
          <w:ilvl w:val="0"/>
          <w:numId w:val="613"/>
        </w:numPr>
        <w:contextualSpacing/>
        <w:rPr>
          <w:ins w:id="12108" w:author="Rev 4 Allen Wirfs-Brock" w:date="2011-11-04T14:42:00Z"/>
        </w:rPr>
      </w:pPr>
      <w:ins w:id="12109" w:author="Rev 4 Allen Wirfs-Brock" w:date="2011-11-04T14:42:00Z">
        <w:r>
          <w:t>Perform Binding Initialization for</w:t>
        </w:r>
        <w:r w:rsidRPr="004418C4">
          <w:t xml:space="preserve"> </w:t>
        </w:r>
      </w:ins>
      <w:ins w:id="12110" w:author="Rev 4 Allen Wirfs-Brock" w:date="2011-11-04T16:49:00Z">
        <w:r w:rsidR="00035180" w:rsidRPr="00035180">
          <w:rPr>
            <w:i/>
          </w:rPr>
          <w:t xml:space="preserve">FormalParameter </w:t>
        </w:r>
      </w:ins>
      <w:ins w:id="12111" w:author="Rev 4 Allen Wirfs-Brock" w:date="2011-11-04T14:42:00Z">
        <w:r w:rsidRPr="004418C4">
          <w:t xml:space="preserve">using </w:t>
        </w:r>
        <w:r>
          <w:rPr>
            <w:i/>
          </w:rPr>
          <w:t>value</w:t>
        </w:r>
        <w:r w:rsidRPr="004418C4">
          <w:t>,</w:t>
        </w:r>
        <w:r w:rsidRPr="004418C4">
          <w:rPr>
            <w:i/>
          </w:rPr>
          <w:t xml:space="preserve"> env</w:t>
        </w:r>
        <w:r w:rsidRPr="004418C4">
          <w:t xml:space="preserve">,  and </w:t>
        </w:r>
        <w:r w:rsidRPr="004418C4">
          <w:rPr>
            <w:i/>
          </w:rPr>
          <w:t>index</w:t>
        </w:r>
        <w:r w:rsidRPr="004418C4">
          <w:t xml:space="preserve"> as the arguments.</w:t>
        </w:r>
      </w:ins>
    </w:p>
    <w:p w14:paraId="1AF18D24" w14:textId="77777777" w:rsidR="00E72872" w:rsidRPr="004418C4" w:rsidRDefault="00E72872" w:rsidP="00596CFD">
      <w:pPr>
        <w:pStyle w:val="Alg4"/>
        <w:numPr>
          <w:ilvl w:val="0"/>
          <w:numId w:val="613"/>
        </w:numPr>
        <w:spacing w:after="220"/>
        <w:contextualSpacing/>
        <w:rPr>
          <w:ins w:id="12112" w:author="Rev 4 Allen Wirfs-Brock" w:date="2011-11-04T14:42:00Z"/>
        </w:rPr>
      </w:pPr>
      <w:ins w:id="12113" w:author="Rev 4 Allen Wirfs-Brock" w:date="2011-11-04T14:42:00Z">
        <w:r>
          <w:t>Return</w:t>
        </w:r>
      </w:ins>
      <w:ins w:id="12114" w:author="Rev 4 Allen Wirfs-Brock" w:date="2011-11-04T14:44:00Z">
        <w:r>
          <w:t xml:space="preserve"> </w:t>
        </w:r>
        <w:r w:rsidRPr="00C7794D">
          <w:rPr>
            <w:i/>
          </w:rPr>
          <w:t>index</w:t>
        </w:r>
        <w:r>
          <w:t xml:space="preserve"> + 1</w:t>
        </w:r>
      </w:ins>
      <w:ins w:id="12115" w:author="Rev 4 Allen Wirfs-Brock" w:date="2011-11-04T14:42:00Z">
        <w:r w:rsidRPr="004418C4">
          <w:t>.</w:t>
        </w:r>
      </w:ins>
    </w:p>
    <w:p w14:paraId="3FC05BD2" w14:textId="77777777" w:rsidR="00035180" w:rsidRPr="004418C4" w:rsidRDefault="00035180" w:rsidP="00035180">
      <w:pPr>
        <w:pStyle w:val="SyntaxRule"/>
        <w:spacing w:after="240"/>
        <w:rPr>
          <w:ins w:id="12116" w:author="Rev 4 Allen Wirfs-Brock" w:date="2011-11-04T16:48:00Z"/>
        </w:rPr>
      </w:pPr>
      <w:ins w:id="12117" w:author="Rev 4 Allen Wirfs-Brock" w:date="2011-11-04T16:48:00Z">
        <w:r w:rsidRPr="004418C4">
          <w:t xml:space="preserve">FormalList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ins>
    </w:p>
    <w:p w14:paraId="518F548A" w14:textId="77777777" w:rsidR="00035180" w:rsidRPr="004418C4" w:rsidRDefault="00035180" w:rsidP="00596CFD">
      <w:pPr>
        <w:pStyle w:val="Alg3"/>
        <w:numPr>
          <w:ilvl w:val="0"/>
          <w:numId w:val="614"/>
        </w:numPr>
        <w:contextualSpacing/>
        <w:rPr>
          <w:ins w:id="12118" w:author="Rev 4 Allen Wirfs-Brock" w:date="2011-11-04T16:50:00Z"/>
        </w:rPr>
      </w:pPr>
      <w:ins w:id="12119" w:author="Rev 4 Allen Wirfs-Brock" w:date="2011-11-04T16:50:00Z">
        <w:r>
          <w:t xml:space="preserve">Let </w:t>
        </w:r>
        <w:r>
          <w:rPr>
            <w:i/>
          </w:rPr>
          <w:t>lastI</w:t>
        </w:r>
        <w:r w:rsidRPr="004418C4">
          <w:rPr>
            <w:i/>
          </w:rPr>
          <w:t>ndex</w:t>
        </w:r>
        <w:r>
          <w:t xml:space="preserve"> be the result of performing </w:t>
        </w:r>
      </w:ins>
      <w:ins w:id="12120" w:author="Rev 4 Allen Wirfs-Brock" w:date="2011-11-06T12:20:00Z">
        <w:r w:rsidR="0037654E">
          <w:t xml:space="preserve">Indexed </w:t>
        </w:r>
      </w:ins>
      <w:ins w:id="12121" w:author="Rev 4 Allen Wirfs-Brock" w:date="2011-11-04T16:50:00Z">
        <w:r>
          <w:t>Binding Initialization for</w:t>
        </w:r>
        <w:r w:rsidRPr="004418C4">
          <w:t xml:space="preserve"> </w:t>
        </w:r>
        <w:r w:rsidRPr="0096494E">
          <w:rPr>
            <w:i/>
          </w:rPr>
          <w:t xml:space="preserve">FormalsList </w:t>
        </w:r>
        <w:r w:rsidRPr="004418C4">
          <w:t xml:space="preserve">using </w:t>
        </w:r>
        <w:r>
          <w:rPr>
            <w:i/>
          </w:rPr>
          <w:t>value</w:t>
        </w:r>
        <w:r w:rsidRPr="004418C4">
          <w:t>,</w:t>
        </w:r>
      </w:ins>
      <w:ins w:id="12122" w:author="Rev 4 Allen Wirfs-Brock" w:date="2011-11-06T12:23:00Z">
        <w:r w:rsidR="00A34113">
          <w:rPr>
            <w:i/>
          </w:rPr>
          <w:t xml:space="preserve"> </w:t>
        </w:r>
      </w:ins>
      <w:ins w:id="12123" w:author="Rev 4 Allen Wirfs-Brock" w:date="2011-11-06T12:20:00Z">
        <w:r w:rsidR="0037654E" w:rsidRPr="004418C4">
          <w:rPr>
            <w:i/>
          </w:rPr>
          <w:t xml:space="preserve"> lenValue</w:t>
        </w:r>
        <w:r w:rsidR="0037654E" w:rsidRPr="004418C4">
          <w:t>,</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ins>
      <w:ins w:id="12124" w:author="Rev 4 Allen Wirfs-Brock" w:date="2011-11-04T16:50:00Z">
        <w:r w:rsidRPr="004418C4">
          <w:t>as the arguments.</w:t>
        </w:r>
      </w:ins>
    </w:p>
    <w:p w14:paraId="02AB1664" w14:textId="77777777" w:rsidR="00035180" w:rsidRPr="004418C4" w:rsidRDefault="00035180" w:rsidP="00596CFD">
      <w:pPr>
        <w:pStyle w:val="Alg3"/>
        <w:numPr>
          <w:ilvl w:val="0"/>
          <w:numId w:val="614"/>
        </w:numPr>
        <w:contextualSpacing/>
        <w:rPr>
          <w:ins w:id="12125" w:author="Rev 4 Allen Wirfs-Brock" w:date="2011-11-04T16:48:00Z"/>
        </w:rPr>
      </w:pPr>
      <w:ins w:id="12126" w:author="Rev 4 Allen Wirfs-Brock" w:date="2011-11-04T16:48:00Z">
        <w:r>
          <w:t xml:space="preserve">Perform </w:t>
        </w:r>
      </w:ins>
      <w:ins w:id="12127" w:author="Rev 4 Allen Wirfs-Brock" w:date="2011-11-06T12:23:00Z">
        <w:r w:rsidR="0037654E">
          <w:t xml:space="preserve">Indexed </w:t>
        </w:r>
      </w:ins>
      <w:ins w:id="12128" w:author="Rev 4 Allen Wirfs-Brock" w:date="2011-11-04T16:48:00Z">
        <w:r>
          <w:t>Binding Initialization for</w:t>
        </w:r>
        <w:r w:rsidRPr="004418C4">
          <w:t xml:space="preserve"> </w:t>
        </w:r>
      </w:ins>
      <w:ins w:id="12129" w:author="Rev 4 Allen Wirfs-Brock" w:date="2011-11-04T16:49:00Z">
        <w:r w:rsidRPr="00035180">
          <w:rPr>
            <w:i/>
          </w:rPr>
          <w:t xml:space="preserve">FormalParameter </w:t>
        </w:r>
      </w:ins>
      <w:ins w:id="12130" w:author="Rev 4 Allen Wirfs-Brock" w:date="2011-11-04T16:48:00Z">
        <w:r w:rsidRPr="004418C4">
          <w:t xml:space="preserve">using </w:t>
        </w:r>
        <w:r>
          <w:rPr>
            <w:i/>
          </w:rPr>
          <w:t>value</w:t>
        </w:r>
        <w:r w:rsidRPr="004418C4">
          <w:t>,</w:t>
        </w:r>
        <w:r w:rsidRPr="004418C4">
          <w:rPr>
            <w:i/>
          </w:rPr>
          <w:t xml:space="preserve"> </w:t>
        </w:r>
      </w:ins>
      <w:ins w:id="12131" w:author="Rev 4 Allen Wirfs-Brock" w:date="2011-11-06T12:24:00Z">
        <w:r w:rsidR="00A34113" w:rsidRPr="004418C4">
          <w:rPr>
            <w:i/>
          </w:rPr>
          <w:t>lenValue</w:t>
        </w:r>
        <w:r w:rsidR="00A34113" w:rsidRPr="004418C4">
          <w:t>,</w:t>
        </w:r>
        <w:r w:rsidR="00A34113"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ins>
      <w:ins w:id="12132" w:author="Rev 4 Allen Wirfs-Brock" w:date="2011-11-04T16:48:00Z">
        <w:r w:rsidRPr="004418C4">
          <w:t>as the arguments.</w:t>
        </w:r>
      </w:ins>
    </w:p>
    <w:p w14:paraId="7886AF26" w14:textId="77777777" w:rsidR="00035180" w:rsidRPr="004418C4" w:rsidRDefault="00035180" w:rsidP="00596CFD">
      <w:pPr>
        <w:pStyle w:val="Alg4"/>
        <w:numPr>
          <w:ilvl w:val="0"/>
          <w:numId w:val="614"/>
        </w:numPr>
        <w:spacing w:after="220"/>
        <w:contextualSpacing/>
        <w:rPr>
          <w:ins w:id="12133" w:author="Rev 4 Allen Wirfs-Brock" w:date="2011-11-04T16:48:00Z"/>
        </w:rPr>
      </w:pPr>
      <w:ins w:id="12134" w:author="Rev 4 Allen Wirfs-Brock" w:date="2011-11-04T16:48:00Z">
        <w:r>
          <w:t xml:space="preserve">Return </w:t>
        </w:r>
      </w:ins>
      <w:ins w:id="12135" w:author="Rev 4 Allen Wirfs-Brock" w:date="2011-11-04T16:51:00Z">
        <w:r>
          <w:rPr>
            <w:i/>
          </w:rPr>
          <w:t>lastI</w:t>
        </w:r>
        <w:r w:rsidRPr="004418C4">
          <w:rPr>
            <w:i/>
          </w:rPr>
          <w:t>ndex</w:t>
        </w:r>
        <w:r>
          <w:t xml:space="preserve"> </w:t>
        </w:r>
      </w:ins>
      <w:ins w:id="12136" w:author="Rev 4 Allen Wirfs-Brock" w:date="2011-11-04T16:48:00Z">
        <w:r>
          <w:t>+ 1</w:t>
        </w:r>
        <w:r w:rsidRPr="004418C4">
          <w:t>.</w:t>
        </w:r>
      </w:ins>
    </w:p>
    <w:p w14:paraId="61FA472E" w14:textId="77777777" w:rsidR="00035180" w:rsidRPr="00C7794D" w:rsidRDefault="00035180" w:rsidP="00C7794D">
      <w:pPr>
        <w:pStyle w:val="SyntaxRule"/>
        <w:spacing w:after="240"/>
        <w:rPr>
          <w:ins w:id="12137" w:author="Rev 4 Allen Wirfs-Brock" w:date="2011-11-04T16:54:00Z"/>
          <w:sz w:val="22"/>
        </w:rPr>
      </w:pPr>
      <w:ins w:id="12138" w:author="Rev 4 Allen Wirfs-Brock" w:date="2011-11-04T16:54:00Z">
        <w:r w:rsidRPr="00C7794D">
          <w:rPr>
            <w:sz w:val="22"/>
          </w:rPr>
          <w:t xml:space="preserve">FunctionRestParameter </w:t>
        </w:r>
        <w:r w:rsidRPr="00C7794D">
          <w:rPr>
            <w:rFonts w:ascii="Arial" w:hAnsi="Arial"/>
            <w:b/>
            <w:i w:val="0"/>
            <w:sz w:val="22"/>
          </w:rPr>
          <w:t>:</w:t>
        </w:r>
      </w:ins>
      <w:ins w:id="12139" w:author="Rev 4 Allen Wirfs-Brock" w:date="2011-11-04T16:56:00Z">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ins>
      <w:ins w:id="12140" w:author="Rev 5 Allen Wirfs-Brock" w:date="2011-12-29T17:44:00Z">
        <w:r w:rsidR="00596CFD">
          <w:rPr>
            <w:sz w:val="22"/>
          </w:rPr>
          <w:t>Binding</w:t>
        </w:r>
      </w:ins>
      <w:ins w:id="12141" w:author="Rev 4 Allen Wirfs-Brock" w:date="2011-11-04T16:56:00Z">
        <w:r w:rsidRPr="00C7794D">
          <w:rPr>
            <w:sz w:val="22"/>
          </w:rPr>
          <w:t>Identifier</w:t>
        </w:r>
      </w:ins>
    </w:p>
    <w:p w14:paraId="5989A2BA" w14:textId="77777777" w:rsidR="00035180" w:rsidRPr="004418C4" w:rsidRDefault="00035180" w:rsidP="00596CFD">
      <w:pPr>
        <w:pStyle w:val="Alg3"/>
        <w:numPr>
          <w:ilvl w:val="0"/>
          <w:numId w:val="615"/>
        </w:numPr>
        <w:rPr>
          <w:ins w:id="12142" w:author="Rev 4 Allen Wirfs-Brock" w:date="2011-11-04T16:55:00Z"/>
        </w:rPr>
      </w:pPr>
      <w:ins w:id="12143" w:author="Rev 4 Allen Wirfs-Brock" w:date="2011-11-04T16:55:00Z">
        <w:r w:rsidRPr="004418C4">
          <w:t xml:space="preserve">Let </w:t>
        </w:r>
        <w:r w:rsidRPr="004418C4">
          <w:rPr>
            <w:i/>
          </w:rPr>
          <w:t>A</w:t>
        </w:r>
        <w:r w:rsidRPr="004418C4">
          <w:t xml:space="preserve"> be a new array object created as if by the expression </w:t>
        </w:r>
        <w:r w:rsidRPr="004418C4">
          <w:rPr>
            <w:rFonts w:ascii="Courier New" w:hAnsi="Courier New" w:cs="Courier New"/>
            <w:b/>
          </w:rPr>
          <w:t>new Array()</w:t>
        </w:r>
        <w:r w:rsidRPr="004418C4">
          <w:t xml:space="preserve"> where </w:t>
        </w:r>
        <w:r w:rsidRPr="004418C4">
          <w:rPr>
            <w:rFonts w:ascii="Courier New" w:hAnsi="Courier New" w:cs="Courier New"/>
            <w:b/>
          </w:rPr>
          <w:t>Array</w:t>
        </w:r>
        <w:r w:rsidRPr="004418C4">
          <w:t xml:space="preserve"> is the standard built-in constructor with that name.</w:t>
        </w:r>
      </w:ins>
    </w:p>
    <w:p w14:paraId="10348C72" w14:textId="77777777" w:rsidR="00035180" w:rsidRPr="004418C4" w:rsidRDefault="00035180" w:rsidP="00596CFD">
      <w:pPr>
        <w:pStyle w:val="Alg3"/>
        <w:numPr>
          <w:ilvl w:val="0"/>
          <w:numId w:val="615"/>
        </w:numPr>
        <w:rPr>
          <w:ins w:id="12144" w:author="Rev 4 Allen Wirfs-Brock" w:date="2011-11-04T16:55:00Z"/>
        </w:rPr>
      </w:pPr>
      <w:ins w:id="12145" w:author="Rev 4 Allen Wirfs-Brock" w:date="2011-11-04T16:55:00Z">
        <w:r w:rsidRPr="004418C4">
          <w:t xml:space="preserve">Let </w:t>
        </w:r>
        <w:r w:rsidRPr="004418C4">
          <w:rPr>
            <w:i/>
          </w:rPr>
          <w:t>n</w:t>
        </w:r>
        <w:r w:rsidRPr="004418C4">
          <w:t>=0;</w:t>
        </w:r>
      </w:ins>
    </w:p>
    <w:p w14:paraId="4AFCA0D8" w14:textId="77777777" w:rsidR="00035180" w:rsidRPr="004418C4" w:rsidRDefault="00035180" w:rsidP="00596CFD">
      <w:pPr>
        <w:pStyle w:val="Alg3"/>
        <w:numPr>
          <w:ilvl w:val="0"/>
          <w:numId w:val="615"/>
        </w:numPr>
        <w:rPr>
          <w:ins w:id="12146" w:author="Rev 4 Allen Wirfs-Brock" w:date="2011-11-04T16:55:00Z"/>
        </w:rPr>
      </w:pPr>
      <w:ins w:id="12147" w:author="Rev 4 Allen Wirfs-Brock" w:date="2011-11-04T16:55:00Z">
        <w:r w:rsidRPr="004418C4">
          <w:t xml:space="preserve">Repeat, while </w:t>
        </w:r>
      </w:ins>
      <w:ins w:id="12148" w:author="Rev 4 Allen Wirfs-Brock" w:date="2011-11-06T12:28:00Z">
        <w:r w:rsidR="00A34113">
          <w:rPr>
            <w:i/>
          </w:rPr>
          <w:t>nextIndex</w:t>
        </w:r>
        <w:r w:rsidR="00A34113" w:rsidRPr="004418C4">
          <w:t xml:space="preserve"> </w:t>
        </w:r>
      </w:ins>
      <w:ins w:id="12149" w:author="Rev 4 Allen Wirfs-Brock" w:date="2011-11-04T16:55:00Z">
        <w:r w:rsidRPr="004418C4">
          <w:t xml:space="preserve">&lt; </w:t>
        </w:r>
      </w:ins>
      <w:ins w:id="12150" w:author="Rev 4 Allen Wirfs-Brock" w:date="2011-11-06T12:28:00Z">
        <w:r w:rsidR="00A34113" w:rsidRPr="004418C4">
          <w:rPr>
            <w:i/>
          </w:rPr>
          <w:t>arrayLength</w:t>
        </w:r>
      </w:ins>
    </w:p>
    <w:p w14:paraId="58B3577B" w14:textId="77777777" w:rsidR="00035180" w:rsidRPr="004418C4" w:rsidRDefault="00035180" w:rsidP="00596CFD">
      <w:pPr>
        <w:pStyle w:val="Alg3"/>
        <w:numPr>
          <w:ilvl w:val="1"/>
          <w:numId w:val="615"/>
        </w:numPr>
        <w:tabs>
          <w:tab w:val="clear" w:pos="1080"/>
          <w:tab w:val="num" w:pos="720"/>
        </w:tabs>
        <w:ind w:left="720"/>
        <w:rPr>
          <w:ins w:id="12151" w:author="Rev 4 Allen Wirfs-Brock" w:date="2011-11-04T16:55:00Z"/>
        </w:rPr>
      </w:pPr>
      <w:ins w:id="12152" w:author="Rev 4 Allen Wirfs-Brock" w:date="2011-11-04T16:55:00Z">
        <w:r w:rsidRPr="004418C4">
          <w:t xml:space="preserve">Let </w:t>
        </w:r>
        <w:r w:rsidRPr="004418C4">
          <w:rPr>
            <w:i/>
          </w:rPr>
          <w:t>P</w:t>
        </w:r>
        <w:r w:rsidRPr="004418C4">
          <w:t xml:space="preserve"> be ToString(</w:t>
        </w:r>
      </w:ins>
      <w:ins w:id="12153" w:author="Rev 4 Allen Wirfs-Brock" w:date="2011-11-06T12:29:00Z">
        <w:r w:rsidR="00A34113">
          <w:rPr>
            <w:i/>
          </w:rPr>
          <w:t>nextIndex</w:t>
        </w:r>
      </w:ins>
      <w:ins w:id="12154" w:author="Rev 4 Allen Wirfs-Brock" w:date="2011-11-04T16:55:00Z">
        <w:r w:rsidRPr="004418C4">
          <w:t>).</w:t>
        </w:r>
      </w:ins>
    </w:p>
    <w:p w14:paraId="733001CA" w14:textId="77777777" w:rsidR="00035180" w:rsidRPr="004418C4" w:rsidRDefault="00585329" w:rsidP="00596CFD">
      <w:pPr>
        <w:pStyle w:val="Alg3"/>
        <w:numPr>
          <w:ilvl w:val="1"/>
          <w:numId w:val="615"/>
        </w:numPr>
        <w:tabs>
          <w:tab w:val="clear" w:pos="1080"/>
          <w:tab w:val="num" w:pos="720"/>
        </w:tabs>
        <w:ind w:left="720"/>
        <w:rPr>
          <w:ins w:id="12155" w:author="Rev 4 Allen Wirfs-Brock" w:date="2011-11-04T16:55:00Z"/>
        </w:rPr>
      </w:pPr>
      <w:ins w:id="12156" w:author="Rev 4 Allen Wirfs-Brock" w:date="2011-11-06T13:10:00Z">
        <w:r>
          <w:t xml:space="preserve">Assert: </w:t>
        </w:r>
      </w:ins>
      <w:ins w:id="12157" w:author="Rev 4 Allen Wirfs-Brock" w:date="2011-11-06T12:30:00Z">
        <w:r w:rsidR="00A34113">
          <w:rPr>
            <w:i/>
          </w:rPr>
          <w:t>array</w:t>
        </w:r>
        <w:r w:rsidR="00A34113">
          <w:t xml:space="preserve"> </w:t>
        </w:r>
      </w:ins>
      <w:ins w:id="12158" w:author="Rev 4 Allen Wirfs-Brock" w:date="2011-11-06T12:28:00Z">
        <w:r w:rsidR="00A34113">
          <w:t>is a well formed arguments object,</w:t>
        </w:r>
      </w:ins>
      <w:ins w:id="12159" w:author="Rev 4 Allen Wirfs-Brock" w:date="2011-11-06T13:10:00Z">
        <w:r>
          <w:t xml:space="preserve"> hence</w:t>
        </w:r>
      </w:ins>
      <w:ins w:id="12160" w:author="Rev 4 Allen Wirfs-Brock" w:date="2011-11-06T12:28:00Z">
        <w:r w:rsidR="00A34113">
          <w:t xml:space="preserve"> it must have a property </w:t>
        </w:r>
        <w:r w:rsidR="00A34113" w:rsidRPr="00C7794D">
          <w:rPr>
            <w:i/>
            <w:u w:val="single"/>
          </w:rPr>
          <w:t>P</w:t>
        </w:r>
        <w:r w:rsidR="00A34113">
          <w:t>.</w:t>
        </w:r>
      </w:ins>
    </w:p>
    <w:p w14:paraId="13C1A91B" w14:textId="77777777" w:rsidR="00035180" w:rsidRPr="004418C4" w:rsidRDefault="00035180" w:rsidP="00596CFD">
      <w:pPr>
        <w:pStyle w:val="Alg3"/>
        <w:numPr>
          <w:ilvl w:val="1"/>
          <w:numId w:val="615"/>
        </w:numPr>
        <w:tabs>
          <w:tab w:val="clear" w:pos="1080"/>
          <w:tab w:val="num" w:pos="720"/>
        </w:tabs>
        <w:ind w:hanging="720"/>
        <w:rPr>
          <w:ins w:id="12161" w:author="Rev 4 Allen Wirfs-Brock" w:date="2011-11-04T16:55:00Z"/>
        </w:rPr>
      </w:pPr>
      <w:ins w:id="12162" w:author="Rev 4 Allen Wirfs-Brock" w:date="2011-11-04T16:55:00Z">
        <w:r w:rsidRPr="004418C4">
          <w:t xml:space="preserve">Let </w:t>
        </w:r>
        <w:r w:rsidRPr="004418C4">
          <w:rPr>
            <w:i/>
          </w:rPr>
          <w:t>v</w:t>
        </w:r>
        <w:r w:rsidRPr="004418C4">
          <w:t xml:space="preserve"> be the result of calling the [[Get]] internal method of </w:t>
        </w:r>
      </w:ins>
      <w:ins w:id="12163" w:author="Rev 4 Allen Wirfs-Brock" w:date="2011-11-06T12:30:00Z">
        <w:r w:rsidR="00A34113">
          <w:rPr>
            <w:i/>
          </w:rPr>
          <w:t>array</w:t>
        </w:r>
        <w:r w:rsidR="00A34113" w:rsidRPr="004418C4">
          <w:t xml:space="preserve"> </w:t>
        </w:r>
      </w:ins>
      <w:ins w:id="12164" w:author="Rev 4 Allen Wirfs-Brock" w:date="2011-11-04T16:55:00Z">
        <w:r w:rsidRPr="004418C4">
          <w:t xml:space="preserve">passing </w:t>
        </w:r>
        <w:r w:rsidRPr="004418C4">
          <w:rPr>
            <w:i/>
          </w:rPr>
          <w:t xml:space="preserve">P </w:t>
        </w:r>
        <w:r w:rsidRPr="004418C4">
          <w:t>as the argument.</w:t>
        </w:r>
      </w:ins>
    </w:p>
    <w:p w14:paraId="07813B11" w14:textId="77777777" w:rsidR="00035180" w:rsidRPr="004418C4" w:rsidRDefault="00035180" w:rsidP="00596CFD">
      <w:pPr>
        <w:pStyle w:val="Alg3"/>
        <w:numPr>
          <w:ilvl w:val="1"/>
          <w:numId w:val="615"/>
        </w:numPr>
        <w:tabs>
          <w:tab w:val="clear" w:pos="1080"/>
          <w:tab w:val="num" w:pos="720"/>
        </w:tabs>
        <w:ind w:left="720"/>
        <w:rPr>
          <w:ins w:id="12165" w:author="Rev 4 Allen Wirfs-Brock" w:date="2011-11-04T16:55:00Z"/>
        </w:rPr>
      </w:pPr>
      <w:ins w:id="12166" w:author="Rev 4 Allen Wirfs-Brock" w:date="2011-11-04T16:55: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03C3AEE1" w14:textId="77777777" w:rsidR="00035180" w:rsidRPr="004418C4" w:rsidRDefault="00035180" w:rsidP="00596CFD">
      <w:pPr>
        <w:pStyle w:val="Alg3"/>
        <w:numPr>
          <w:ilvl w:val="1"/>
          <w:numId w:val="615"/>
        </w:numPr>
        <w:tabs>
          <w:tab w:val="clear" w:pos="1080"/>
          <w:tab w:val="num" w:pos="720"/>
        </w:tabs>
        <w:ind w:hanging="720"/>
        <w:rPr>
          <w:ins w:id="12167" w:author="Rev 4 Allen Wirfs-Brock" w:date="2011-11-04T16:55:00Z"/>
        </w:rPr>
      </w:pPr>
      <w:ins w:id="12168" w:author="Rev 4 Allen Wirfs-Brock" w:date="2011-11-04T16:55:00Z">
        <w:r w:rsidRPr="004418C4">
          <w:t xml:space="preserve">Let </w:t>
        </w:r>
        <w:r w:rsidRPr="004418C4">
          <w:rPr>
            <w:i/>
          </w:rPr>
          <w:t>n</w:t>
        </w:r>
        <w:r w:rsidRPr="004418C4">
          <w:t xml:space="preserve"> = </w:t>
        </w:r>
        <w:r w:rsidRPr="004418C4">
          <w:rPr>
            <w:i/>
          </w:rPr>
          <w:t>n</w:t>
        </w:r>
        <w:r w:rsidRPr="004418C4">
          <w:t>+1.</w:t>
        </w:r>
      </w:ins>
    </w:p>
    <w:p w14:paraId="0518ADF5" w14:textId="77777777" w:rsidR="00035180" w:rsidRPr="004418C4" w:rsidRDefault="00035180" w:rsidP="00596CFD">
      <w:pPr>
        <w:pStyle w:val="Alg3"/>
        <w:numPr>
          <w:ilvl w:val="1"/>
          <w:numId w:val="615"/>
        </w:numPr>
        <w:tabs>
          <w:tab w:val="clear" w:pos="1080"/>
          <w:tab w:val="num" w:pos="720"/>
        </w:tabs>
        <w:ind w:hanging="720"/>
        <w:rPr>
          <w:ins w:id="12169" w:author="Rev 4 Allen Wirfs-Brock" w:date="2011-11-04T16:55:00Z"/>
        </w:rPr>
      </w:pPr>
      <w:ins w:id="12170" w:author="Rev 4 Allen Wirfs-Brock" w:date="2011-11-04T16:55:00Z">
        <w:r w:rsidRPr="004418C4">
          <w:t xml:space="preserve">Let </w:t>
        </w:r>
      </w:ins>
      <w:ins w:id="12171" w:author="Rev 4 Allen Wirfs-Brock" w:date="2011-11-06T12:31:00Z">
        <w:r w:rsidR="00A34113">
          <w:rPr>
            <w:i/>
          </w:rPr>
          <w:t>nextIndex</w:t>
        </w:r>
        <w:r w:rsidR="00A34113" w:rsidRPr="004418C4">
          <w:t xml:space="preserve"> </w:t>
        </w:r>
      </w:ins>
      <w:ins w:id="12172" w:author="Rev 4 Allen Wirfs-Brock" w:date="2011-11-04T16:55:00Z">
        <w:r w:rsidRPr="004418C4">
          <w:t xml:space="preserve">= </w:t>
        </w:r>
      </w:ins>
      <w:ins w:id="12173" w:author="Rev 4 Allen Wirfs-Brock" w:date="2011-11-06T12:31:00Z">
        <w:r w:rsidR="00A34113">
          <w:rPr>
            <w:i/>
          </w:rPr>
          <w:t>nextIndex</w:t>
        </w:r>
        <w:r w:rsidR="00A34113" w:rsidRPr="004418C4">
          <w:t xml:space="preserve"> </w:t>
        </w:r>
      </w:ins>
      <w:ins w:id="12174" w:author="Rev 4 Allen Wirfs-Brock" w:date="2011-11-04T16:55:00Z">
        <w:r w:rsidRPr="004418C4">
          <w:t>+1.</w:t>
        </w:r>
      </w:ins>
    </w:p>
    <w:p w14:paraId="1ED636AB" w14:textId="77777777" w:rsidR="00035180" w:rsidRPr="004418C4" w:rsidRDefault="00035180" w:rsidP="00596CFD">
      <w:pPr>
        <w:pStyle w:val="Alg3"/>
        <w:numPr>
          <w:ilvl w:val="0"/>
          <w:numId w:val="615"/>
        </w:numPr>
        <w:spacing w:after="240"/>
        <w:rPr>
          <w:ins w:id="12175" w:author="Rev 4 Allen Wirfs-Brock" w:date="2011-11-04T16:55:00Z"/>
        </w:rPr>
      </w:pPr>
      <w:ins w:id="12176" w:author="Rev 4 Allen Wirfs-Brock" w:date="2011-11-04T16:55:00Z">
        <w:r w:rsidRPr="004418C4">
          <w:t xml:space="preserve">Perform Binding Initialization for </w:t>
        </w:r>
      </w:ins>
      <w:ins w:id="12177" w:author="Rev 5 Allen Wirfs-Brock" w:date="2011-12-29T17:45:00Z">
        <w:r w:rsidR="00596CFD" w:rsidRPr="00596CFD">
          <w:rPr>
            <w:i/>
            <w:sz w:val="22"/>
          </w:rPr>
          <w:t>Binding</w:t>
        </w:r>
      </w:ins>
      <w:ins w:id="12178" w:author="Rev 4 Allen Wirfs-Brock" w:date="2011-11-04T16:55:00Z">
        <w:r w:rsidRPr="004418C4">
          <w:rPr>
            <w:i/>
          </w:rPr>
          <w:t>Identifer</w:t>
        </w:r>
        <w:r w:rsidRPr="004418C4">
          <w:t xml:space="preserve"> using </w:t>
        </w:r>
        <w:r w:rsidRPr="004418C4">
          <w:rPr>
            <w:i/>
          </w:rPr>
          <w:t>A</w:t>
        </w:r>
        <w:r w:rsidRPr="004418C4">
          <w:t xml:space="preserve"> and </w:t>
        </w:r>
      </w:ins>
      <w:ins w:id="12179" w:author="Rev 4 Allen Wirfs-Brock" w:date="2011-11-06T12:25:00Z">
        <w:r w:rsidR="00A34113">
          <w:rPr>
            <w:i/>
          </w:rPr>
          <w:t>environment</w:t>
        </w:r>
        <w:r w:rsidR="00A34113" w:rsidRPr="004418C4">
          <w:t xml:space="preserve"> </w:t>
        </w:r>
      </w:ins>
      <w:ins w:id="12180" w:author="Rev 4 Allen Wirfs-Brock" w:date="2011-11-04T16:55:00Z">
        <w:r w:rsidRPr="004418C4">
          <w:t xml:space="preserve">as </w:t>
        </w:r>
      </w:ins>
      <w:ins w:id="12181" w:author="Rev 4 Allen Wirfs-Brock" w:date="2011-11-06T12:25:00Z">
        <w:r w:rsidR="00A34113">
          <w:t>arguments</w:t>
        </w:r>
      </w:ins>
      <w:ins w:id="12182" w:author="Rev 4 Allen Wirfs-Brock" w:date="2011-11-04T16:55:00Z">
        <w:r w:rsidRPr="004418C4">
          <w:t>.</w:t>
        </w:r>
      </w:ins>
    </w:p>
    <w:p w14:paraId="1AFC0D79" w14:textId="77777777" w:rsidR="00B84A5F" w:rsidRPr="004418C4" w:rsidRDefault="00B84A5F" w:rsidP="00B84A5F">
      <w:pPr>
        <w:pStyle w:val="SyntaxRule"/>
        <w:spacing w:after="240"/>
        <w:rPr>
          <w:ins w:id="12183" w:author="Rev 4 Allen Wirfs-Brock" w:date="2011-11-04T17:12:00Z"/>
        </w:rPr>
      </w:pPr>
      <w:ins w:id="12184" w:author="Rev 4 Allen Wirfs-Brock" w:date="2011-11-04T17:12:00Z">
        <w:r w:rsidRPr="004418C4">
          <w:t>Formal</w:t>
        </w:r>
        <w:r>
          <w:t>Parameter</w:t>
        </w:r>
        <w:r w:rsidRPr="004418C4">
          <w:t xml:space="preserve"> </w:t>
        </w:r>
        <w:r w:rsidRPr="004418C4">
          <w:rPr>
            <w:rFonts w:ascii="Arial" w:hAnsi="Arial"/>
            <w:b/>
            <w:i w:val="0"/>
          </w:rPr>
          <w:t>:</w:t>
        </w:r>
        <w:r>
          <w:rPr>
            <w:rFonts w:ascii="Arial" w:hAnsi="Arial"/>
            <w:b/>
            <w:i w:val="0"/>
          </w:rPr>
          <w:t xml:space="preserve"> </w:t>
        </w:r>
        <w:r w:rsidRPr="004418C4">
          <w:t>Binding</w:t>
        </w:r>
      </w:ins>
      <w:ins w:id="12185" w:author="Rev 4 Allen Wirfs-Brock" w:date="2011-11-06T13:08:00Z">
        <w:r w:rsidR="00585329">
          <w:t>Element</w:t>
        </w:r>
      </w:ins>
      <w:ins w:id="12186" w:author="Rev 4 Allen Wirfs-Brock" w:date="2011-11-04T17:12:00Z">
        <w:r w:rsidRPr="004418C4">
          <w:t xml:space="preserve"> </w:t>
        </w:r>
      </w:ins>
    </w:p>
    <w:p w14:paraId="529D9C25" w14:textId="77777777" w:rsidR="00D10B56" w:rsidRPr="004418C4" w:rsidRDefault="00585329" w:rsidP="00596CFD">
      <w:pPr>
        <w:pStyle w:val="Alg3"/>
        <w:numPr>
          <w:ilvl w:val="0"/>
          <w:numId w:val="616"/>
        </w:numPr>
        <w:spacing w:after="220"/>
        <w:rPr>
          <w:ins w:id="12187" w:author="Rev 4 Allen Wirfs-Brock" w:date="2011-11-04T17:28:00Z"/>
        </w:rPr>
      </w:pPr>
      <w:ins w:id="12188" w:author="Rev 4 Allen Wirfs-Brock" w:date="2011-11-06T13:09:00Z">
        <w:r>
          <w:t>Perform Indexed Binding Initialization for</w:t>
        </w:r>
        <w:r w:rsidRPr="004418C4">
          <w:t xml:space="preserve"> </w:t>
        </w:r>
        <w:r>
          <w:rPr>
            <w:i/>
          </w:rPr>
          <w:t>BindingElement</w:t>
        </w:r>
        <w:r w:rsidRPr="00035180">
          <w:rPr>
            <w:i/>
          </w:rPr>
          <w:t xml:space="preserve"> </w:t>
        </w:r>
        <w:r w:rsidRPr="004418C4">
          <w:t xml:space="preserve">using </w:t>
        </w:r>
        <w:r>
          <w:rPr>
            <w:i/>
          </w:rPr>
          <w:t>array</w:t>
        </w:r>
        <w:r w:rsidRPr="004418C4">
          <w:t>,</w:t>
        </w:r>
        <w:r w:rsidRPr="004418C4">
          <w:rPr>
            <w:i/>
          </w:rPr>
          <w:t xml:space="preserve"> </w:t>
        </w:r>
        <w:r>
          <w:rPr>
            <w:i/>
          </w:rPr>
          <w:t>arrayLength</w:t>
        </w:r>
        <w:r w:rsidRPr="004418C4">
          <w:t>,</w:t>
        </w:r>
        <w:r w:rsidRPr="004418C4">
          <w:rPr>
            <w:i/>
          </w:rPr>
          <w:t xml:space="preserve"> </w:t>
        </w:r>
        <w:r>
          <w:rPr>
            <w:i/>
          </w:rPr>
          <w:t>nextIndex</w:t>
        </w:r>
        <w:r>
          <w:t>,</w:t>
        </w:r>
        <w:r w:rsidRPr="004418C4">
          <w:t xml:space="preserve"> and </w:t>
        </w:r>
        <w:r>
          <w:rPr>
            <w:i/>
          </w:rPr>
          <w:t>environment</w:t>
        </w:r>
        <w:r>
          <w:t xml:space="preserve"> </w:t>
        </w:r>
        <w:r w:rsidRPr="004418C4">
          <w:t>as the arguments.</w:t>
        </w:r>
      </w:ins>
    </w:p>
    <w:p w14:paraId="037C1255" w14:textId="77777777" w:rsidR="00F22CBA" w:rsidRPr="00E77497" w:rsidRDefault="00F22CBA" w:rsidP="00F22CBA">
      <w:pPr>
        <w:keepNext/>
        <w:rPr>
          <w:ins w:id="12189" w:author="Rev 4 Allen Wirfs-Brock" w:date="2011-10-16T15:15:00Z"/>
          <w:rFonts w:ascii="Helvetica" w:hAnsi="Helvetica"/>
          <w:b/>
        </w:rPr>
      </w:pPr>
      <w:ins w:id="12190" w:author="Rev 4 Allen Wirfs-Brock" w:date="2011-10-16T15:15:00Z">
        <w:r w:rsidRPr="00675B74">
          <w:rPr>
            <w:rFonts w:ascii="Helvetica" w:hAnsi="Helvetica"/>
            <w:b/>
          </w:rPr>
          <w:t xml:space="preserve">Runtime Semantics: </w:t>
        </w:r>
        <w:r w:rsidRPr="00E77497">
          <w:rPr>
            <w:rFonts w:ascii="Helvetica" w:hAnsi="Helvetica"/>
            <w:b/>
            <w:spacing w:val="6"/>
          </w:rPr>
          <w:t>Evaluation</w:t>
        </w:r>
      </w:ins>
    </w:p>
    <w:p w14:paraId="49D80704" w14:textId="77777777" w:rsidR="004C02EF" w:rsidRPr="00E77497" w:rsidRDefault="004C02EF" w:rsidP="004C02EF">
      <w:pPr>
        <w:jc w:val="left"/>
      </w:pPr>
      <w:del w:id="12191"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ins w:id="12192" w:author="Rev 3 Allen Wirfs-Brock" w:date="2011-09-02T09:34:00Z">
        <w:r w:rsidR="00AF72C7" w:rsidRPr="00E77497">
          <w:rPr>
            <w:rFonts w:ascii="Times New Roman" w:hAnsi="Times New Roman"/>
            <w:i/>
          </w:rPr>
          <w:t>Binding</w:t>
        </w:r>
      </w:ins>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FormalParameterList</w:t>
      </w:r>
      <w:del w:id="12193" w:author="Rev 4 Allen Wirfs-Brock" w:date="2011-10-18T10:46: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del w:id="12194" w:author="Rev 4 Allen Wirfs-Brock" w:date="2011-10-16T15:15:00Z">
        <w:r w:rsidRPr="00E77497" w:rsidDel="00F22CBA">
          <w:br/>
          <w:delText xml:space="preserve">is </w:delText>
        </w:r>
      </w:del>
      <w:del w:id="12195" w:author="Rev 4 Allen Wirfs-Brock" w:date="2011-10-07T15:26:00Z">
        <w:r w:rsidRPr="00E77497" w:rsidDel="00E67AFC">
          <w:delText xml:space="preserve">instantiated </w:delText>
        </w:r>
      </w:del>
      <w:del w:id="12196" w:author="Rev 4 Allen Wirfs-Brock" w:date="2011-10-16T15:15:00Z">
        <w:r w:rsidRPr="00E77497" w:rsidDel="00F22CBA">
          <w:delText>as follows</w:delText>
        </w:r>
      </w:del>
      <w:del w:id="12197" w:author="Rev 4 Allen Wirfs-Brock" w:date="2011-10-07T15:26:00Z">
        <w:r w:rsidRPr="00E77497" w:rsidDel="00E67AFC">
          <w:delText xml:space="preserve"> during Declaration Binding instantiation (10.5)</w:delText>
        </w:r>
      </w:del>
      <w:del w:id="12198" w:author="Rev 4 Allen Wirfs-Brock" w:date="2011-10-16T15:15:00Z">
        <w:r w:rsidRPr="00E77497" w:rsidDel="00F22CBA">
          <w:delText>:</w:delText>
        </w:r>
      </w:del>
    </w:p>
    <w:p w14:paraId="7F9210DF" w14:textId="77777777" w:rsidR="004C02EF" w:rsidRPr="00E77497" w:rsidRDefault="00B02983" w:rsidP="00150A49">
      <w:pPr>
        <w:numPr>
          <w:ilvl w:val="0"/>
          <w:numId w:val="142"/>
        </w:numPr>
        <w:rPr>
          <w:rFonts w:ascii="Times New Roman" w:hAnsi="Times New Roman"/>
        </w:rPr>
      </w:pPr>
      <w:ins w:id="12199" w:author="Rev 4 Allen Wirfs-Brock" w:date="2011-10-07T15:27:00Z">
        <w:r w:rsidRPr="00546435">
          <w:rPr>
            <w:rFonts w:ascii="Times New Roman" w:hAnsi="Times New Roman"/>
          </w:rPr>
          <w:t>Return</w:t>
        </w:r>
        <w:r w:rsidRPr="004D1BD1">
          <w:t xml:space="preserve"> (</w:t>
        </w:r>
        <w:r w:rsidRPr="004D1BD1">
          <w:rPr>
            <w:rFonts w:cs="Arial"/>
          </w:rPr>
          <w:t>normal</w:t>
        </w:r>
        <w:r w:rsidRPr="003B4312">
          <w:t xml:space="preserve">, </w:t>
        </w:r>
        <w:r w:rsidRPr="006B6D0A">
          <w:rPr>
            <w:rFonts w:cs="Arial"/>
          </w:rPr>
          <w:t>empty</w:t>
        </w:r>
        <w:r w:rsidRPr="006B6D0A">
          <w:t xml:space="preserve">, </w:t>
        </w:r>
        <w:r w:rsidRPr="006B6D0A">
          <w:rPr>
            <w:rFonts w:cs="Arial"/>
          </w:rPr>
          <w:t>empty</w:t>
        </w:r>
        <w:r w:rsidRPr="00E65A34">
          <w:t>).</w:t>
        </w:r>
      </w:ins>
      <w:del w:id="12200" w:author="Rev 4 Allen Wirfs-Brock" w:date="2011-10-07T15:28:00Z">
        <w:r w:rsidR="004C02EF" w:rsidRPr="00546435" w:rsidDel="00B02983">
          <w:rPr>
            <w:rFonts w:ascii="Times New Roman" w:hAnsi="Times New Roman"/>
          </w:rPr>
          <w:delText xml:space="preserve">Return the result of creating a new Function object as specified in 13.2 with parameters specified by </w:delText>
        </w:r>
        <w:r w:rsidR="004C02EF" w:rsidRPr="009C202C" w:rsidDel="00B02983">
          <w:rPr>
            <w:rFonts w:ascii="Times New Roman" w:hAnsi="Times New Roman"/>
            <w:i/>
          </w:rPr>
          <w:delText>FormalParameterList</w:delText>
        </w:r>
        <w:r w:rsidR="004C02EF" w:rsidRPr="00B820AB" w:rsidDel="00B02983">
          <w:rPr>
            <w:vertAlign w:val="subscript"/>
          </w:rPr>
          <w:delText>opt</w:delText>
        </w:r>
        <w:r w:rsidR="004C02EF" w:rsidRPr="00675B74" w:rsidDel="00B02983">
          <w:rPr>
            <w:rFonts w:ascii="Times New Roman" w:hAnsi="Times New Roman"/>
          </w:rPr>
          <w:delText xml:space="preserve">, and body specified by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Pass in the VariableEnvironment of the running execution context as the </w:delText>
        </w:r>
        <w:r w:rsidR="004C02EF" w:rsidRPr="00E77497" w:rsidDel="00B02983">
          <w:rPr>
            <w:rFonts w:ascii="Times New Roman" w:hAnsi="Times New Roman"/>
            <w:i/>
          </w:rPr>
          <w:delText>Scope</w:delText>
        </w:r>
        <w:r w:rsidR="004C02EF" w:rsidRPr="00E77497" w:rsidDel="00B02983">
          <w:rPr>
            <w:rFonts w:ascii="Times New Roman" w:hAnsi="Times New Roman"/>
          </w:rPr>
          <w:delText xml:space="preserve">. Pass in </w:delText>
        </w:r>
        <w:r w:rsidR="004C02EF" w:rsidRPr="00E77497" w:rsidDel="00B02983">
          <w:rPr>
            <w:rFonts w:ascii="Times New Roman" w:hAnsi="Times New Roman"/>
            <w:b/>
          </w:rPr>
          <w:delText>true</w:delText>
        </w:r>
        <w:r w:rsidR="004C02EF" w:rsidRPr="00E77497" w:rsidDel="00B02983">
          <w:rPr>
            <w:rFonts w:ascii="Times New Roman" w:hAnsi="Times New Roman"/>
          </w:rPr>
          <w:delText xml:space="preserve"> as the </w:delText>
        </w:r>
        <w:r w:rsidR="004C02EF" w:rsidRPr="00E77497" w:rsidDel="00B02983">
          <w:rPr>
            <w:rFonts w:ascii="Times New Roman" w:hAnsi="Times New Roman"/>
            <w:i/>
          </w:rPr>
          <w:delText>Strict</w:delText>
        </w:r>
        <w:r w:rsidR="004C02EF" w:rsidRPr="00E77497" w:rsidDel="00B02983">
          <w:rPr>
            <w:rFonts w:ascii="Times New Roman" w:hAnsi="Times New Roman"/>
          </w:rPr>
          <w:delText xml:space="preserve"> flag if the </w:delText>
        </w:r>
        <w:r w:rsidR="004C02EF" w:rsidRPr="00E77497" w:rsidDel="00B02983">
          <w:rPr>
            <w:rFonts w:ascii="Times New Roman" w:hAnsi="Times New Roman"/>
            <w:i/>
          </w:rPr>
          <w:delText>FunctionDeclaration</w:delText>
        </w:r>
        <w:r w:rsidR="004C02EF" w:rsidRPr="00E77497" w:rsidDel="00B02983">
          <w:rPr>
            <w:rFonts w:ascii="Times New Roman" w:hAnsi="Times New Roman"/>
          </w:rPr>
          <w:delText xml:space="preserve"> is contained in strict code or if its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is strict code.</w:delText>
        </w:r>
      </w:del>
    </w:p>
    <w:p w14:paraId="219E34D9" w14:textId="77777777" w:rsidR="004C02EF" w:rsidRPr="00E77497" w:rsidRDefault="004C02EF" w:rsidP="004C02EF">
      <w:pPr>
        <w:jc w:val="left"/>
      </w:pPr>
      <w:del w:id="12201"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FormalParameterList</w:t>
      </w:r>
      <w:del w:id="12202" w:author="Rev 4 Allen Wirfs-Brock" w:date="2011-10-18T10:47: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del w:id="12203" w:author="Rev 4 Allen Wirfs-Brock" w:date="2011-10-16T15:15:00Z">
        <w:r w:rsidRPr="00E77497" w:rsidDel="00F22CBA">
          <w:br/>
          <w:delText>is evaluated as follows:</w:delText>
        </w:r>
      </w:del>
    </w:p>
    <w:p w14:paraId="4D5E29CB" w14:textId="77777777" w:rsidR="004C02EF" w:rsidRPr="00E77497" w:rsidRDefault="004C02EF" w:rsidP="00150A49">
      <w:pPr>
        <w:numPr>
          <w:ilvl w:val="0"/>
          <w:numId w:val="143"/>
        </w:numPr>
        <w:rPr>
          <w:rFonts w:ascii="Times New Roman" w:hAnsi="Times New Roman"/>
        </w:rPr>
      </w:pPr>
      <w:r w:rsidRPr="00E77497">
        <w:rPr>
          <w:rFonts w:ascii="Times New Roman" w:hAnsi="Times New Roman"/>
        </w:rPr>
        <w:t xml:space="preserve">Return the result of creating a new Function object as specified in 13.2 with parameters specified by </w:t>
      </w:r>
      <w:r w:rsidRPr="00E77497">
        <w:rPr>
          <w:rFonts w:ascii="Times New Roman" w:hAnsi="Times New Roman"/>
          <w:i/>
        </w:rPr>
        <w:t>FormalParameterList</w:t>
      </w:r>
      <w:del w:id="12204" w:author="Rev 4 Allen Wirfs-Brock" w:date="2011-10-18T10:48:00Z">
        <w:r w:rsidRPr="00E77497" w:rsidDel="00483F85">
          <w:rPr>
            <w:vertAlign w:val="subscript"/>
          </w:rPr>
          <w:delText>opt</w:delText>
        </w:r>
      </w:del>
      <w:r w:rsidRPr="00E77497">
        <w:rPr>
          <w:rFonts w:ascii="Times New Roman" w:hAnsi="Times New Roman"/>
        </w:rPr>
        <w:t xml:space="preserve"> and body specified by </w:t>
      </w:r>
      <w:r w:rsidRPr="00E77497">
        <w:rPr>
          <w:rFonts w:ascii="Times New Roman" w:hAnsi="Times New Roman"/>
          <w:i/>
        </w:rPr>
        <w:t>FunctionBody</w:t>
      </w:r>
      <w:r w:rsidRPr="00E77497">
        <w:rPr>
          <w:rFonts w:ascii="Times New Roman" w:hAnsi="Times New Roman"/>
        </w:rPr>
        <w:t xml:space="preserve">. Pass in the LexicalEnvironment of the running execution context as the </w:t>
      </w:r>
      <w:r w:rsidRPr="00E77497">
        <w:rPr>
          <w:rFonts w:ascii="Times New Roman" w:hAnsi="Times New Roman"/>
          <w:i/>
        </w:rPr>
        <w:t>Scope</w:t>
      </w:r>
      <w:r w:rsidRPr="00E77497">
        <w:rPr>
          <w:rFonts w:ascii="Times New Roman" w:hAnsi="Times New Roman"/>
        </w:rPr>
        <w:t xml:space="preserve">. Pass in </w:t>
      </w:r>
      <w:r w:rsidRPr="00E77497">
        <w:rPr>
          <w:rFonts w:ascii="Times New Roman" w:hAnsi="Times New Roman"/>
          <w:b/>
        </w:rPr>
        <w:t>true</w:t>
      </w:r>
      <w:r w:rsidRPr="00E77497">
        <w:rPr>
          <w:rFonts w:ascii="Times New Roman" w:hAnsi="Times New Roman"/>
        </w:rPr>
        <w:t xml:space="preserve"> as the </w:t>
      </w:r>
      <w:r w:rsidRPr="00E77497">
        <w:rPr>
          <w:rFonts w:ascii="Times New Roman" w:hAnsi="Times New Roman"/>
          <w:i/>
        </w:rPr>
        <w:t>Strict</w:t>
      </w:r>
      <w:r w:rsidRPr="00E77497">
        <w:rPr>
          <w:rFonts w:ascii="Times New Roman" w:hAnsi="Times New Roman"/>
        </w:rPr>
        <w:t xml:space="preserve"> flag if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p>
    <w:p w14:paraId="30763D18" w14:textId="77777777" w:rsidR="004C02EF" w:rsidRPr="00E77497" w:rsidRDefault="004C02EF" w:rsidP="004C02EF">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d="12205"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del w:id="12206" w:author="Rev 4 Allen Wirfs-Brock" w:date="2011-10-18T10:47:00Z">
        <w:r w:rsidRPr="00E77497" w:rsidDel="003E672A">
          <w:rPr>
            <w:rFonts w:cs="Arial"/>
            <w:vertAlign w:val="subscript"/>
          </w:rPr>
          <w:delText>opt</w:delText>
        </w:r>
      </w:del>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43128E38"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be the result of calling NewDeclarativeEnvironment passing the running execution context’s Lexical Environment as the argument</w:t>
      </w:r>
    </w:p>
    <w:p w14:paraId="39E6E5A4"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6A04A29C"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the String value of </w:t>
      </w:r>
      <w:ins w:id="12207"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rPr>
          <w:rFonts w:ascii="Times New Roman" w:hAnsi="Times New Roman"/>
        </w:rPr>
        <w:t xml:space="preserve"> as the argument.</w:t>
      </w:r>
    </w:p>
    <w:p w14:paraId="4EDF394D"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closure </w:t>
      </w:r>
      <w:r w:rsidRPr="00E77497">
        <w:rPr>
          <w:rFonts w:ascii="Times New Roman" w:hAnsi="Times New Roman"/>
        </w:rPr>
        <w:t xml:space="preserve">be the result of creating a new Function object as specified in 13.2 with parameters specified by </w:t>
      </w:r>
      <w:r w:rsidRPr="00E77497">
        <w:rPr>
          <w:rFonts w:ascii="Times New Roman" w:hAnsi="Times New Roman"/>
          <w:i/>
        </w:rPr>
        <w:t>FormalParameterList</w:t>
      </w:r>
      <w:del w:id="12208" w:author="Rev 4 Allen Wirfs-Brock" w:date="2011-10-18T10:48:00Z">
        <w:r w:rsidRPr="00E77497" w:rsidDel="00483F85">
          <w:rPr>
            <w:vertAlign w:val="subscript"/>
          </w:rPr>
          <w:delText>opt</w:delText>
        </w:r>
      </w:del>
      <w:r w:rsidRPr="00E77497">
        <w:rPr>
          <w:rFonts w:ascii="Times New Roman" w:hAnsi="Times New Roman"/>
        </w:rPr>
        <w:t xml:space="preserve"> and body specified by </w:t>
      </w:r>
      <w:r w:rsidRPr="00E77497">
        <w:rPr>
          <w:rFonts w:ascii="Times New Roman" w:hAnsi="Times New Roman"/>
          <w:i/>
        </w:rPr>
        <w:t>FunctionBody</w:t>
      </w:r>
      <w:r w:rsidRPr="00E77497">
        <w:rPr>
          <w:rFonts w:ascii="Times New Roman" w:hAnsi="Times New Roman"/>
        </w:rPr>
        <w:t xml:space="preserve">. Pass in </w:t>
      </w:r>
      <w:r w:rsidRPr="00E77497">
        <w:rPr>
          <w:rFonts w:ascii="Times New Roman" w:hAnsi="Times New Roman"/>
          <w:i/>
        </w:rPr>
        <w:t xml:space="preserve">funcEnv </w:t>
      </w:r>
      <w:r w:rsidRPr="00E77497">
        <w:rPr>
          <w:rFonts w:ascii="Times New Roman" w:hAnsi="Times New Roman"/>
        </w:rPr>
        <w:t xml:space="preserve">as the </w:t>
      </w:r>
      <w:r w:rsidRPr="00E77497">
        <w:rPr>
          <w:rFonts w:ascii="Times New Roman" w:hAnsi="Times New Roman"/>
          <w:i/>
        </w:rPr>
        <w:t>Scope</w:t>
      </w:r>
      <w:r w:rsidRPr="00E77497">
        <w:rPr>
          <w:rFonts w:ascii="Times New Roman" w:hAnsi="Times New Roman"/>
        </w:rPr>
        <w:t xml:space="preserve">. Pass in </w:t>
      </w:r>
      <w:r w:rsidRPr="00E77497">
        <w:rPr>
          <w:rFonts w:ascii="Times New Roman" w:hAnsi="Times New Roman"/>
          <w:b/>
        </w:rPr>
        <w:t>true</w:t>
      </w:r>
      <w:r w:rsidRPr="00E77497">
        <w:rPr>
          <w:rFonts w:ascii="Times New Roman" w:hAnsi="Times New Roman"/>
        </w:rPr>
        <w:t xml:space="preserve"> as the </w:t>
      </w:r>
      <w:r w:rsidRPr="00E77497">
        <w:rPr>
          <w:rFonts w:ascii="Times New Roman" w:hAnsi="Times New Roman"/>
          <w:i/>
        </w:rPr>
        <w:t>Strict</w:t>
      </w:r>
      <w:r w:rsidRPr="00E77497">
        <w:rPr>
          <w:rFonts w:ascii="Times New Roman" w:hAnsi="Times New Roman"/>
        </w:rPr>
        <w:t xml:space="preserve"> flag if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p>
    <w:p w14:paraId="64A617C3"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Call the Initialize</w:t>
      </w:r>
      <w:del w:id="12209" w:author="Rev 3 Allen Wirfs-Brock" w:date="2011-08-30T17:28:00Z">
        <w:r w:rsidRPr="00E77497" w:rsidDel="00BC6B32">
          <w:rPr>
            <w:rFonts w:ascii="Times New Roman" w:hAnsi="Times New Roman"/>
          </w:rPr>
          <w:delText>Immutable</w:delText>
        </w:r>
      </w:del>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the String value of </w:t>
      </w:r>
      <w:r w:rsidRPr="00E77497">
        <w:rPr>
          <w:rFonts w:ascii="Times New Roman" w:hAnsi="Times New Roman"/>
          <w:i/>
        </w:rPr>
        <w:t xml:space="preserve">Identifier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52EA770B"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closure</w:t>
      </w:r>
      <w:r w:rsidRPr="00E77497">
        <w:rPr>
          <w:rFonts w:ascii="Times New Roman" w:hAnsi="Times New Roman"/>
        </w:rPr>
        <w:t>.</w:t>
      </w:r>
    </w:p>
    <w:p w14:paraId="07E5CDB9" w14:textId="77777777" w:rsidR="004C02EF" w:rsidRPr="00E77497" w:rsidRDefault="004C02EF" w:rsidP="004C02EF">
      <w:pPr>
        <w:pStyle w:val="Note"/>
      </w:pPr>
      <w:r w:rsidRPr="00E77497">
        <w:t>NOTE</w:t>
      </w:r>
      <w:r w:rsidRPr="00E77497">
        <w:tab/>
        <w:t xml:space="preserve">The </w:t>
      </w:r>
      <w:ins w:id="12210" w:author="Rev 3 Allen Wirfs-Brock" w:date="2011-09-02T09:37:00Z">
        <w:r w:rsidR="00AF72C7" w:rsidRPr="00546435">
          <w:rPr>
            <w:rStyle w:val="bnf"/>
          </w:rPr>
          <w:t>Binding</w:t>
        </w:r>
      </w:ins>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ins w:id="12211" w:author="Rev 3 Allen Wirfs-Brock" w:date="2011-09-02T09:37:00Z">
        <w:r w:rsidR="00AF72C7" w:rsidRPr="00546435">
          <w:rPr>
            <w:rFonts w:ascii="Times New Roman" w:hAnsi="Times New Roman"/>
            <w:i/>
          </w:rPr>
          <w:t>Binding</w:t>
        </w:r>
      </w:ins>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1611D4D4" w14:textId="77777777" w:rsidR="004C02EF" w:rsidRPr="00E77497" w:rsidRDefault="004C02EF" w:rsidP="004C02EF">
      <w:del w:id="12212" w:author="Rev 4 Allen Wirfs-Brock" w:date="2011-10-16T15:17:00Z">
        <w:r w:rsidRPr="00E77497" w:rsidDel="00B72A9B">
          <w:delText xml:space="preserve">The production </w:delText>
        </w:r>
      </w:del>
      <w:r w:rsidRPr="00E77497">
        <w:rPr>
          <w:rFonts w:ascii="Times New Roman" w:hAnsi="Times New Roman"/>
          <w:i/>
        </w:rPr>
        <w:t xml:space="preserve">FunctionBody </w:t>
      </w:r>
      <w:r w:rsidRPr="00E77497">
        <w:rPr>
          <w:b/>
        </w:rPr>
        <w:t>:</w:t>
      </w:r>
      <w:r w:rsidRPr="00E77497">
        <w:rPr>
          <w:rFonts w:ascii="Times New Roman" w:hAnsi="Times New Roman"/>
          <w:i/>
        </w:rPr>
        <w:t xml:space="preserve"> </w:t>
      </w:r>
      <w:del w:id="12213" w:author="Rev 4 Allen Wirfs-Brock" w:date="2011-10-07T15:37:00Z">
        <w:r w:rsidRPr="00E77497" w:rsidDel="001C008F">
          <w:rPr>
            <w:rFonts w:ascii="Times New Roman" w:hAnsi="Times New Roman"/>
            <w:i/>
          </w:rPr>
          <w:delText>Source</w:delText>
        </w:r>
      </w:del>
      <w:ins w:id="12214" w:author="Rev 4 Allen Wirfs-Brock" w:date="2011-10-07T15:36:00Z">
        <w:r w:rsidR="001C008F" w:rsidRPr="00E77497">
          <w:rPr>
            <w:rFonts w:ascii="Times New Roman" w:hAnsi="Times New Roman"/>
            <w:i/>
          </w:rPr>
          <w:t>Statement</w:t>
        </w:r>
      </w:ins>
      <w:ins w:id="12215" w:author="Rev 4 Allen Wirfs-Brock" w:date="2011-10-07T15:34:00Z">
        <w:r w:rsidR="00D57B9A" w:rsidRPr="00E77497">
          <w:rPr>
            <w:rFonts w:ascii="Times New Roman" w:hAnsi="Times New Roman"/>
            <w:i/>
          </w:rPr>
          <w:t>List</w:t>
        </w:r>
      </w:ins>
      <w:del w:id="12216" w:author="Rev 4 Allen Wirfs-Brock" w:date="2011-10-07T15:34:00Z">
        <w:r w:rsidRPr="00E77497" w:rsidDel="00D57B9A">
          <w:rPr>
            <w:rFonts w:ascii="Times New Roman" w:hAnsi="Times New Roman"/>
            <w:i/>
          </w:rPr>
          <w:delText>Elements</w:delText>
        </w:r>
      </w:del>
      <w:r w:rsidRPr="00E77497">
        <w:rPr>
          <w:rFonts w:cs="Arial"/>
          <w:vertAlign w:val="subscript"/>
        </w:rPr>
        <w:t>opt</w:t>
      </w:r>
      <w:r w:rsidRPr="00E77497">
        <w:rPr>
          <w:rFonts w:ascii="Times New Roman" w:hAnsi="Times New Roman"/>
          <w:i/>
        </w:rPr>
        <w:t xml:space="preserve"> </w:t>
      </w:r>
      <w:r w:rsidRPr="00E77497">
        <w:t xml:space="preserve"> </w:t>
      </w:r>
      <w:del w:id="12217" w:author="Rev 4 Allen Wirfs-Brock" w:date="2011-10-16T15:17:00Z">
        <w:r w:rsidRPr="00E77497" w:rsidDel="00B72A9B">
          <w:delText>is evaluated as follows:</w:delText>
        </w:r>
      </w:del>
    </w:p>
    <w:p w14:paraId="451E7958"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part of a </w:t>
      </w:r>
      <w:r w:rsidRPr="00E77497">
        <w:rPr>
          <w:rFonts w:ascii="Times New Roman" w:hAnsi="Times New Roman"/>
          <w:i/>
        </w:rPr>
        <w:t>FunctionDeclaration</w:t>
      </w:r>
      <w:r w:rsidRPr="00E77497">
        <w:rPr>
          <w:rFonts w:ascii="Times New Roman" w:hAnsi="Times New Roman"/>
        </w:rPr>
        <w:t xml:space="preserve"> or </w:t>
      </w:r>
      <w:r w:rsidRPr="00E77497">
        <w:rPr>
          <w:rFonts w:ascii="Times New Roman" w:hAnsi="Times New Roman"/>
          <w:i/>
        </w:rPr>
        <w:t>FunctionExpression</w:t>
      </w:r>
      <w:r w:rsidRPr="00E77497">
        <w:rPr>
          <w:rFonts w:ascii="Times New Roman" w:hAnsi="Times New Roman"/>
        </w:rPr>
        <w:t xml:space="preserve"> that is contained in strict mode code or if the Directive Prologue (14.1) of its </w:t>
      </w:r>
      <w:del w:id="12218" w:author="Rev 4 Allen Wirfs-Brock" w:date="2011-10-07T15:52:00Z">
        <w:r w:rsidRPr="00E77497" w:rsidDel="005A071F">
          <w:rPr>
            <w:rFonts w:ascii="Times New Roman" w:hAnsi="Times New Roman"/>
            <w:i/>
          </w:rPr>
          <w:delText>SourceElements</w:delText>
        </w:r>
      </w:del>
      <w:ins w:id="12219" w:author="Rev 4 Allen Wirfs-Brock" w:date="2011-10-07T15:51:00Z">
        <w:r w:rsidR="005A071F" w:rsidRPr="00E77497">
          <w:rPr>
            <w:rFonts w:ascii="Times New Roman" w:hAnsi="Times New Roman"/>
            <w:i/>
          </w:rPr>
          <w:t>StatementList</w:t>
        </w:r>
      </w:ins>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del w:id="12220" w:author="Rev 4 Allen Wirfs-Brock" w:date="2011-10-07T15:52:00Z">
        <w:r w:rsidRPr="00E77497" w:rsidDel="005A071F">
          <w:rPr>
            <w:rFonts w:ascii="Times New Roman" w:hAnsi="Times New Roman"/>
            <w:i/>
          </w:rPr>
          <w:delText>SourceElements</w:delText>
        </w:r>
      </w:del>
      <w:ins w:id="12221"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strict mode code. Otherwise, </w:t>
      </w:r>
      <w:del w:id="12222" w:author="Rev 4 Allen Wirfs-Brock" w:date="2011-10-07T15:52:00Z">
        <w:r w:rsidRPr="00E77497" w:rsidDel="005A071F">
          <w:rPr>
            <w:rFonts w:ascii="Times New Roman" w:hAnsi="Times New Roman"/>
            <w:i/>
          </w:rPr>
          <w:delText>SourceElements</w:delText>
        </w:r>
      </w:del>
      <w:ins w:id="12223"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non-strict mode code.</w:t>
      </w:r>
    </w:p>
    <w:p w14:paraId="3D2204E1"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If </w:t>
      </w:r>
      <w:del w:id="12224" w:author="Rev 4 Allen Wirfs-Brock" w:date="2011-10-07T15:37:00Z">
        <w:r w:rsidRPr="00E77497" w:rsidDel="001C008F">
          <w:rPr>
            <w:rFonts w:ascii="Times New Roman" w:hAnsi="Times New Roman"/>
            <w:i/>
          </w:rPr>
          <w:delText>Source</w:delText>
        </w:r>
      </w:del>
      <w:ins w:id="12225" w:author="Rev 4 Allen Wirfs-Brock" w:date="2011-10-07T15:37:00Z">
        <w:r w:rsidR="001C008F" w:rsidRPr="00E77497">
          <w:rPr>
            <w:rFonts w:ascii="Times New Roman" w:hAnsi="Times New Roman"/>
            <w:i/>
          </w:rPr>
          <w:t>Statement</w:t>
        </w:r>
      </w:ins>
      <w:ins w:id="12226" w:author="Rev 4 Allen Wirfs-Brock" w:date="2011-10-07T15:36:00Z">
        <w:r w:rsidR="001C008F" w:rsidRPr="00E77497">
          <w:rPr>
            <w:rFonts w:ascii="Times New Roman" w:hAnsi="Times New Roman"/>
            <w:i/>
          </w:rPr>
          <w:t>List</w:t>
        </w:r>
      </w:ins>
      <w:del w:id="12227" w:author="Rev 4 Allen Wirfs-Brock" w:date="2011-10-07T15:37:00Z">
        <w:r w:rsidRPr="00E77497" w:rsidDel="001C008F">
          <w:rPr>
            <w:rFonts w:ascii="Times New Roman" w:hAnsi="Times New Roman"/>
            <w:i/>
          </w:rPr>
          <w:delText>Elements</w:delText>
        </w:r>
      </w:del>
      <w:r w:rsidRPr="00E77497">
        <w:rPr>
          <w:rFonts w:ascii="Times New Roman" w:hAnsi="Times New Roman"/>
        </w:rPr>
        <w:t xml:space="preserve"> is present return the result of evaluating </w:t>
      </w:r>
      <w:del w:id="12228" w:author="Rev 4 Allen Wirfs-Brock" w:date="2011-10-07T15:37:00Z">
        <w:r w:rsidRPr="00E77497" w:rsidDel="005271CD">
          <w:rPr>
            <w:rFonts w:ascii="Times New Roman" w:hAnsi="Times New Roman"/>
            <w:i/>
          </w:rPr>
          <w:delText>SourceElements</w:delText>
        </w:r>
      </w:del>
      <w:ins w:id="12229" w:author="Rev 4 Allen Wirfs-Brock" w:date="2011-10-07T15:37:00Z">
        <w:r w:rsidR="005271CD" w:rsidRPr="00E77497">
          <w:rPr>
            <w:rFonts w:ascii="Times New Roman" w:hAnsi="Times New Roman"/>
            <w:i/>
          </w:rPr>
          <w:t>StatementList</w:t>
        </w:r>
      </w:ins>
      <w:r w:rsidRPr="00E77497">
        <w:rPr>
          <w:rFonts w:ascii="Times New Roman" w:hAnsi="Times New Roman"/>
        </w:rPr>
        <w:t>.</w:t>
      </w:r>
    </w:p>
    <w:p w14:paraId="5D21F265" w14:textId="77777777" w:rsidR="004C02EF" w:rsidRPr="00E77497" w:rsidRDefault="004C02EF" w:rsidP="00150A49">
      <w:pPr>
        <w:numPr>
          <w:ilvl w:val="0"/>
          <w:numId w:val="145"/>
        </w:numPr>
        <w:rPr>
          <w:rFonts w:ascii="Times New Roman" w:hAnsi="Times New Roman"/>
        </w:rPr>
      </w:pPr>
      <w:r w:rsidRPr="00E77497">
        <w:rPr>
          <w:rFonts w:ascii="Times New Roman" w:hAnsi="Times New Roman"/>
        </w:rPr>
        <w:t>Else return (</w:t>
      </w:r>
      <w:r w:rsidRPr="00E77497">
        <w:rPr>
          <w:rFonts w:cs="Arial"/>
        </w:rPr>
        <w:t>normal</w:t>
      </w:r>
      <w:r w:rsidRPr="00E77497">
        <w:rPr>
          <w:rFonts w:ascii="Times New Roman" w:hAnsi="Times New Roman"/>
        </w:rPr>
        <w:t xml:space="preserve">, </w:t>
      </w:r>
      <w:r w:rsidRPr="00E77497">
        <w:rPr>
          <w:rFonts w:ascii="Times New Roman" w:hAnsi="Times New Roman"/>
          <w:b/>
        </w:rPr>
        <w:t>undefined</w:t>
      </w:r>
      <w:r w:rsidRPr="00E77497">
        <w:rPr>
          <w:rFonts w:ascii="Times New Roman" w:hAnsi="Times New Roman"/>
        </w:rPr>
        <w:t xml:space="preserve">, </w:t>
      </w:r>
      <w:r w:rsidRPr="00E77497">
        <w:rPr>
          <w:rFonts w:cs="Arial"/>
        </w:rPr>
        <w:t>empty</w:t>
      </w:r>
      <w:r w:rsidRPr="00E77497">
        <w:rPr>
          <w:rFonts w:ascii="Times New Roman" w:hAnsi="Times New Roman"/>
        </w:rPr>
        <w:t>).</w:t>
      </w:r>
    </w:p>
    <w:p w14:paraId="7A5CF18B" w14:textId="77777777" w:rsidR="004C02EF" w:rsidRPr="00E77497" w:rsidDel="001D11B0" w:rsidRDefault="004C02EF" w:rsidP="00B43482">
      <w:pPr>
        <w:pStyle w:val="20"/>
        <w:numPr>
          <w:ilvl w:val="0"/>
          <w:numId w:val="0"/>
        </w:numPr>
        <w:rPr>
          <w:del w:id="12230" w:author="Allen Wirfs-Brock" w:date="2011-07-07T18:44:00Z"/>
        </w:rPr>
      </w:pPr>
      <w:bookmarkStart w:id="12231" w:name="_Ref449943299"/>
      <w:bookmarkStart w:id="12232" w:name="_Toc472818897"/>
      <w:bookmarkStart w:id="12233" w:name="_Toc235503472"/>
      <w:bookmarkStart w:id="12234" w:name="_Toc241509247"/>
      <w:bookmarkStart w:id="12235" w:name="_Toc244416734"/>
      <w:bookmarkStart w:id="12236" w:name="_Toc276631098"/>
      <w:del w:id="12237" w:author="Allen Wirfs-Brock" w:date="2011-07-07T18:44:00Z">
        <w:r w:rsidRPr="00E77497" w:rsidDel="001D11B0">
          <w:delText>13.1</w:delText>
        </w:r>
        <w:r w:rsidRPr="00E77497" w:rsidDel="001D11B0">
          <w:tab/>
          <w:delText>Strict Mode Restrictions</w:delText>
        </w:r>
        <w:bookmarkEnd w:id="12233"/>
        <w:bookmarkEnd w:id="12234"/>
        <w:bookmarkEnd w:id="12235"/>
        <w:bookmarkEnd w:id="12236"/>
      </w:del>
    </w:p>
    <w:p w14:paraId="5AAB4E11" w14:textId="77777777" w:rsidR="004C02EF" w:rsidRPr="00E77497" w:rsidDel="001D11B0" w:rsidRDefault="004C02EF" w:rsidP="004C02EF">
      <w:pPr>
        <w:rPr>
          <w:del w:id="12238" w:author="Allen Wirfs-Brock" w:date="2011-07-07T18:40:00Z"/>
        </w:rPr>
      </w:pPr>
      <w:del w:id="12239" w:author="Allen Wirfs-Brock" w:date="2011-07-07T18:40:00Z">
        <w:r w:rsidRPr="00E77497" w:rsidDel="001D11B0">
          <w:delText xml:space="preserve">It is a </w:delText>
        </w:r>
        <w:r w:rsidRPr="00E77497" w:rsidDel="001D11B0">
          <w:rPr>
            <w:b/>
          </w:rPr>
          <w:delText>SyntaxError</w:delText>
        </w:r>
        <w:r w:rsidRPr="00E77497" w:rsidDel="001D11B0">
          <w:delText xml:space="preserve"> if any </w:delText>
        </w:r>
        <w:r w:rsidRPr="00E77497" w:rsidDel="001D11B0">
          <w:rPr>
            <w:rFonts w:ascii="Times New Roman" w:hAnsi="Times New Roman"/>
            <w:i/>
          </w:rPr>
          <w:delText>Identifier</w:delText>
        </w:r>
        <w:r w:rsidRPr="00E77497" w:rsidDel="001D11B0">
          <w:delText xml:space="preserve"> value occurs more than once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78DEC3A8" w14:textId="77777777" w:rsidR="004C02EF" w:rsidRPr="00E77497" w:rsidDel="001D11B0" w:rsidRDefault="004C02EF" w:rsidP="004C02EF">
      <w:pPr>
        <w:rPr>
          <w:del w:id="12240" w:author="Allen Wirfs-Brock" w:date="2011-07-07T18:40:00Z"/>
        </w:rPr>
      </w:pPr>
      <w:del w:id="12241" w:author="Allen Wirfs-Brock" w:date="2011-07-07T18:40:00Z">
        <w:r w:rsidRPr="00E77497" w:rsidDel="001D11B0">
          <w:delText xml:space="preserve">It is a </w:delText>
        </w:r>
        <w:r w:rsidRPr="00E77497" w:rsidDel="001D11B0">
          <w:rPr>
            <w:b/>
          </w:rPr>
          <w:delText>SyntaxError</w:delText>
        </w:r>
        <w:r w:rsidRPr="00E77497" w:rsidDel="001D11B0">
          <w:delText xml:space="preserve">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b/>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b/>
          </w:rPr>
          <w:delText>"arguments"</w:delText>
        </w:r>
        <w:r w:rsidRPr="00E77497" w:rsidDel="001D11B0">
          <w:delText xml:space="preserve"> occurs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1504E9F0" w14:textId="77777777" w:rsidR="004C02EF" w:rsidRPr="00E77497" w:rsidDel="001D11B0" w:rsidRDefault="004C02EF" w:rsidP="004C02EF">
      <w:pPr>
        <w:rPr>
          <w:del w:id="12242" w:author="Allen Wirfs-Brock" w:date="2011-07-07T18:44:00Z"/>
        </w:rPr>
      </w:pPr>
      <w:del w:id="12243" w:author="Allen Wirfs-Brock" w:date="2011-07-07T18:44:00Z">
        <w:r w:rsidRPr="00E77497" w:rsidDel="001D11B0">
          <w:delText xml:space="preserve">It is a </w:delText>
        </w:r>
        <w:r w:rsidRPr="00E77497" w:rsidDel="001D11B0">
          <w:rPr>
            <w:b/>
          </w:rPr>
          <w:delText>SyntaxError</w:delText>
        </w:r>
        <w:r w:rsidRPr="00E77497" w:rsidDel="001D11B0">
          <w:delText xml:space="preserve">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b/>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b/>
          </w:rPr>
          <w:delText>"arguments"</w:delText>
        </w:r>
        <w:r w:rsidRPr="00E77497" w:rsidDel="001D11B0">
          <w:delText xml:space="preserve"> occurs as the </w:delText>
        </w:r>
        <w:r w:rsidRPr="00E77497" w:rsidDel="001D11B0">
          <w:rPr>
            <w:rFonts w:ascii="Times New Roman" w:hAnsi="Times New Roman"/>
            <w:i/>
          </w:rPr>
          <w:delText>Identifier</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788F50DC" w14:textId="77777777" w:rsidR="004C02EF" w:rsidRPr="00E77497" w:rsidRDefault="004C02EF" w:rsidP="00B43482">
      <w:pPr>
        <w:pStyle w:val="20"/>
        <w:numPr>
          <w:ilvl w:val="0"/>
          <w:numId w:val="0"/>
        </w:numPr>
      </w:pPr>
      <w:bookmarkStart w:id="12244" w:name="_Toc235503473"/>
      <w:bookmarkStart w:id="12245" w:name="_Toc241509248"/>
      <w:bookmarkStart w:id="12246" w:name="_Toc244416735"/>
      <w:bookmarkStart w:id="12247" w:name="_Toc276631099"/>
      <w:bookmarkStart w:id="12248" w:name="_Toc314500655"/>
      <w:r w:rsidRPr="00E77497">
        <w:t>13.2</w:t>
      </w:r>
      <w:r w:rsidRPr="00E77497">
        <w:tab/>
        <w:t>Creating Function Objects</w:t>
      </w:r>
      <w:bookmarkEnd w:id="12231"/>
      <w:bookmarkEnd w:id="12232"/>
      <w:bookmarkEnd w:id="12244"/>
      <w:bookmarkEnd w:id="12245"/>
      <w:bookmarkEnd w:id="12246"/>
      <w:bookmarkEnd w:id="12247"/>
      <w:bookmarkEnd w:id="12248"/>
    </w:p>
    <w:p w14:paraId="2D1DFC5D" w14:textId="77777777" w:rsidR="004C02EF" w:rsidRPr="00E77497" w:rsidRDefault="00ED240D" w:rsidP="004C02EF">
      <w:ins w:id="12249" w:author="Rev 5 Allen Wirfs-Brock" w:date="2012-01-10T15:14:00Z">
        <w:r>
          <w:t>A</w:t>
        </w:r>
        <w:r w:rsidRPr="00E77497">
          <w:t xml:space="preserve"> Function object is constructed as follows </w:t>
        </w:r>
      </w:ins>
      <w:del w:id="12250" w:author="Rev 5 Allen Wirfs-Brock" w:date="2012-01-10T15:14:00Z">
        <w:r w:rsidR="004C02EF" w:rsidRPr="00E77497" w:rsidDel="00ED240D">
          <w:delText xml:space="preserve">Given </w:delText>
        </w:r>
      </w:del>
      <w:ins w:id="12251" w:author="Rev 5 Allen Wirfs-Brock" w:date="2012-01-10T15:14:00Z">
        <w:r>
          <w:t>g</w:t>
        </w:r>
        <w:r w:rsidRPr="00E77497">
          <w:t xml:space="preserve">iven </w:t>
        </w:r>
      </w:ins>
      <w:r w:rsidR="004C02EF" w:rsidRPr="00E77497">
        <w:t xml:space="preserve">an </w:t>
      </w:r>
      <w:del w:id="12252" w:author="Rev 4 Allen Wirfs-Brock" w:date="2011-10-18T10:57:00Z">
        <w:r w:rsidR="004C02EF" w:rsidRPr="00E77497" w:rsidDel="00483F85">
          <w:delText xml:space="preserve">optional </w:delText>
        </w:r>
      </w:del>
      <w:r w:rsidR="004C02EF" w:rsidRPr="00E77497">
        <w:t xml:space="preserve">parameter list specified by </w:t>
      </w:r>
      <w:r w:rsidR="004C02EF" w:rsidRPr="00E77497">
        <w:rPr>
          <w:rFonts w:ascii="Times New Roman" w:hAnsi="Times New Roman"/>
          <w:i/>
        </w:rPr>
        <w:t>FormalParameterList</w:t>
      </w:r>
      <w:r w:rsidR="004C02EF" w:rsidRPr="00E77497">
        <w:t xml:space="preserve">, a body specified by </w:t>
      </w:r>
      <w:r w:rsidR="004C02EF" w:rsidRPr="00E77497">
        <w:rPr>
          <w:rFonts w:ascii="Times New Roman" w:hAnsi="Times New Roman"/>
          <w:i/>
        </w:rPr>
        <w:t>FunctionBody</w:t>
      </w:r>
      <w:r w:rsidR="004C02EF" w:rsidRPr="00E77497">
        <w:t xml:space="preserve">, a Lexical Environment specified by </w:t>
      </w:r>
      <w:r w:rsidR="004C02EF" w:rsidRPr="00E77497">
        <w:rPr>
          <w:rFonts w:ascii="Times New Roman" w:hAnsi="Times New Roman"/>
          <w:i/>
        </w:rPr>
        <w:t>Scope</w:t>
      </w:r>
      <w:r w:rsidR="004C02EF" w:rsidRPr="00E77497">
        <w:t xml:space="preserve">, </w:t>
      </w:r>
      <w:del w:id="12253" w:author="Rev 5 Allen Wirfs-Brock" w:date="2012-01-10T15:07:00Z">
        <w:r w:rsidR="004C02EF" w:rsidRPr="00E77497" w:rsidDel="004A4371">
          <w:delText xml:space="preserve">and </w:delText>
        </w:r>
      </w:del>
      <w:r w:rsidR="004C02EF" w:rsidRPr="00E77497">
        <w:t xml:space="preserve">a Boolean flag </w:t>
      </w:r>
      <w:r w:rsidR="004C02EF" w:rsidRPr="00E77497">
        <w:rPr>
          <w:rFonts w:ascii="Times New Roman" w:hAnsi="Times New Roman"/>
          <w:i/>
        </w:rPr>
        <w:t>Strict</w:t>
      </w:r>
      <w:r w:rsidR="004C02EF" w:rsidRPr="00E77497">
        <w:t xml:space="preserve">, </w:t>
      </w:r>
      <w:ins w:id="12254" w:author="Rev 5 Allen Wirfs-Brock" w:date="2012-01-10T15:08:00Z">
        <w:r w:rsidR="004A4371">
          <w:t xml:space="preserve">and optionally, an object </w:t>
        </w:r>
      </w:ins>
      <w:ins w:id="12255" w:author="Rev 5 Allen Wirfs-Brock" w:date="2012-01-10T15:13:00Z">
        <w:r w:rsidR="004A4371" w:rsidRPr="004A4371">
          <w:rPr>
            <w:rFonts w:ascii="Times New Roman" w:hAnsi="Times New Roman"/>
            <w:i/>
            <w:rPrChange w:id="12256" w:author="Rev 5 Allen Wirfs-Brock" w:date="2012-01-10T15:13:00Z">
              <w:rPr>
                <w:rFonts w:ascii="Times New Roman" w:hAnsi="Times New Roman"/>
              </w:rPr>
            </w:rPrChange>
          </w:rPr>
          <w:t>homeObject</w:t>
        </w:r>
      </w:ins>
      <w:ins w:id="12257" w:author="Rev 5 Allen Wirfs-Brock" w:date="2012-01-10T15:08:00Z">
        <w:r w:rsidR="004A4371">
          <w:t xml:space="preserve"> and a string </w:t>
        </w:r>
        <w:r w:rsidRPr="00ED240D">
          <w:rPr>
            <w:rFonts w:ascii="Times New Roman" w:hAnsi="Times New Roman"/>
            <w:i/>
          </w:rPr>
          <w:t>methodNam</w:t>
        </w:r>
        <w:r w:rsidR="004A4371" w:rsidRPr="004A4371">
          <w:rPr>
            <w:rFonts w:ascii="Times New Roman" w:hAnsi="Times New Roman"/>
            <w:i/>
            <w:rPrChange w:id="12258" w:author="Rev 5 Allen Wirfs-Brock" w:date="2012-01-10T15:13:00Z">
              <w:rPr/>
            </w:rPrChange>
          </w:rPr>
          <w:t>e</w:t>
        </w:r>
      </w:ins>
      <w:del w:id="12259" w:author="Rev 5 Allen Wirfs-Brock" w:date="2012-01-10T15:14:00Z">
        <w:r w:rsidR="004C02EF" w:rsidRPr="00E77497" w:rsidDel="00ED240D">
          <w:delText>a Function object is constructed as follows</w:delText>
        </w:r>
      </w:del>
      <w:r w:rsidR="004C02EF" w:rsidRPr="00E77497">
        <w:t>:</w:t>
      </w:r>
    </w:p>
    <w:p w14:paraId="726739C0"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7D1F5CE7"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all the internal methods, except for [[Get]], of </w:t>
      </w:r>
      <w:r w:rsidRPr="00E77497">
        <w:rPr>
          <w:rFonts w:ascii="Times New Roman" w:hAnsi="Times New Roman"/>
          <w:i/>
        </w:rPr>
        <w:t>F</w:t>
      </w:r>
      <w:r w:rsidRPr="00E77497">
        <w:rPr>
          <w:rFonts w:ascii="Times New Roman" w:hAnsi="Times New Roman"/>
        </w:rPr>
        <w:t xml:space="preserve"> as described in 8.12.</w:t>
      </w:r>
    </w:p>
    <w:p w14:paraId="373C0853" w14:textId="77777777" w:rsidR="004C02EF" w:rsidRPr="00E77497" w:rsidRDefault="004C02EF" w:rsidP="00150A49">
      <w:pPr>
        <w:numPr>
          <w:ilvl w:val="0"/>
          <w:numId w:val="146"/>
        </w:numPr>
        <w:contextualSpacing/>
        <w:rPr>
          <w:rFonts w:ascii="Times New Roman" w:hAnsi="Times New Roman"/>
        </w:rPr>
      </w:pPr>
      <w:del w:id="12260" w:author="Allen Wirfs-Brock" w:date="2011-07-02T13:19:00Z">
        <w:r w:rsidRPr="00E77497" w:rsidDel="000011A1">
          <w:rPr>
            <w:rFonts w:ascii="Times New Roman" w:hAnsi="Times New Roman"/>
          </w:rPr>
          <w:delText xml:space="preserve">Set </w:delText>
        </w:r>
      </w:del>
      <w:ins w:id="12261" w:author="Allen Wirfs-Brock" w:date="2011-07-02T13:19:00Z">
        <w:r w:rsidR="000011A1" w:rsidRPr="00E77497">
          <w:rPr>
            <w:rFonts w:ascii="Times New Roman" w:hAnsi="Times New Roman"/>
          </w:rPr>
          <w:t xml:space="preserve">Add </w:t>
        </w:r>
      </w:ins>
      <w:r w:rsidRPr="00E77497">
        <w:rPr>
          <w:rFonts w:ascii="Times New Roman" w:hAnsi="Times New Roman"/>
        </w:rPr>
        <w:t>the [[</w:t>
      </w:r>
      <w:del w:id="12262" w:author="Allen Wirfs-Brock" w:date="2011-07-02T13:19:00Z">
        <w:r w:rsidRPr="00E77497" w:rsidDel="000011A1">
          <w:rPr>
            <w:rFonts w:ascii="Times New Roman" w:hAnsi="Times New Roman"/>
          </w:rPr>
          <w:delText>Class</w:delText>
        </w:r>
      </w:del>
      <w:ins w:id="12263" w:author="Allen Wirfs-Brock" w:date="2011-07-02T13:19:00Z">
        <w:del w:id="12264" w:author="Rev 3 Allen Wirfs-Brock" w:date="2011-09-07T15:22:00Z">
          <w:r w:rsidR="000011A1" w:rsidRPr="00E77497" w:rsidDel="00FE434F">
            <w:rPr>
              <w:rFonts w:ascii="Times New Roman" w:hAnsi="Times New Roman"/>
            </w:rPr>
            <w:delText>IsFunction</w:delText>
          </w:r>
        </w:del>
      </w:ins>
      <w:ins w:id="12265" w:author="Rev 3 Allen Wirfs-Brock" w:date="2011-09-07T15:22:00Z">
        <w:r w:rsidR="00FE434F" w:rsidRPr="00E77497">
          <w:rPr>
            <w:rFonts w:ascii="Times New Roman" w:hAnsi="Times New Roman"/>
          </w:rPr>
          <w:t>NativeBrand</w:t>
        </w:r>
      </w:ins>
      <w:r w:rsidRPr="00E77497">
        <w:rPr>
          <w:rFonts w:ascii="Times New Roman" w:hAnsi="Times New Roman"/>
        </w:rPr>
        <w:t>]] internal property</w:t>
      </w:r>
      <w:ins w:id="12266" w:author="Rev 3 Allen Wirfs-Brock" w:date="2011-09-07T15:22:00Z">
        <w:r w:rsidR="00FE434F" w:rsidRPr="00E77497">
          <w:rPr>
            <w:rFonts w:ascii="Times New Roman" w:hAnsi="Times New Roman"/>
          </w:rPr>
          <w:t xml:space="preserve"> with value NativeFunction</w:t>
        </w:r>
      </w:ins>
      <w:r w:rsidRPr="00E77497">
        <w:rPr>
          <w:rFonts w:ascii="Times New Roman" w:hAnsi="Times New Roman"/>
        </w:rPr>
        <w:t xml:space="preserve"> </w:t>
      </w:r>
      <w:del w:id="12267" w:author="Allen Wirfs-Brock" w:date="2011-07-02T13:19:00Z">
        <w:r w:rsidRPr="00E77497" w:rsidDel="000011A1">
          <w:rPr>
            <w:rFonts w:ascii="Times New Roman" w:hAnsi="Times New Roman"/>
          </w:rPr>
          <w:delText xml:space="preserve">of </w:delText>
        </w:r>
      </w:del>
      <w:ins w:id="12268" w:author="Allen Wirfs-Brock" w:date="2011-07-02T13:19:00Z">
        <w:r w:rsidR="000011A1" w:rsidRPr="00E77497">
          <w:rPr>
            <w:rFonts w:ascii="Times New Roman" w:hAnsi="Times New Roman"/>
          </w:rPr>
          <w:t xml:space="preserve">to </w:t>
        </w:r>
      </w:ins>
      <w:r w:rsidRPr="00E77497">
        <w:rPr>
          <w:rFonts w:ascii="Times New Roman" w:hAnsi="Times New Roman"/>
          <w:i/>
        </w:rPr>
        <w:t>F</w:t>
      </w:r>
      <w:del w:id="12269" w:author="Allen Wirfs-Brock" w:date="2011-07-02T13:19: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15181C1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58FB54B5"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[[Get]] internal property of </w:t>
      </w:r>
      <w:r w:rsidRPr="00E77497">
        <w:rPr>
          <w:rFonts w:ascii="Times New Roman" w:hAnsi="Times New Roman"/>
          <w:i/>
        </w:rPr>
        <w:t>F</w:t>
      </w:r>
      <w:r w:rsidRPr="00E77497">
        <w:rPr>
          <w:rFonts w:ascii="Times New Roman" w:hAnsi="Times New Roman"/>
        </w:rPr>
        <w:t xml:space="preserve"> as described in 15.3.5.4.</w:t>
      </w:r>
    </w:p>
    <w:p w14:paraId="3CED8B3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13.2.1.</w:t>
      </w:r>
    </w:p>
    <w:p w14:paraId="00032A5C"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[[Construct]] internal property of </w:t>
      </w:r>
      <w:r w:rsidRPr="00E77497">
        <w:rPr>
          <w:rFonts w:ascii="Times New Roman" w:hAnsi="Times New Roman"/>
          <w:i/>
        </w:rPr>
        <w:t>F</w:t>
      </w:r>
      <w:r w:rsidRPr="00E77497">
        <w:rPr>
          <w:rFonts w:ascii="Times New Roman" w:hAnsi="Times New Roman"/>
        </w:rPr>
        <w:t xml:space="preserve"> as described in 13.2.2.</w:t>
      </w:r>
    </w:p>
    <w:p w14:paraId="147CA952"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[[HasInstance]] internal property of </w:t>
      </w:r>
      <w:r w:rsidRPr="00E77497">
        <w:rPr>
          <w:rFonts w:ascii="Times New Roman" w:hAnsi="Times New Roman"/>
          <w:i/>
        </w:rPr>
        <w:t>F</w:t>
      </w:r>
      <w:r w:rsidRPr="00E77497">
        <w:rPr>
          <w:rFonts w:ascii="Times New Roman" w:hAnsi="Times New Roman"/>
        </w:rPr>
        <w:t xml:space="preserve"> as described in 15.3.5.3.</w:t>
      </w:r>
    </w:p>
    <w:p w14:paraId="0D78747A"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61192AC5" w14:textId="77777777" w:rsidR="004C02EF" w:rsidRPr="00E77497" w:rsidDel="004A4371" w:rsidRDefault="004C02EF" w:rsidP="00150A49">
      <w:pPr>
        <w:numPr>
          <w:ilvl w:val="0"/>
          <w:numId w:val="146"/>
        </w:numPr>
        <w:contextualSpacing/>
        <w:rPr>
          <w:del w:id="12270" w:author="Rev 5 Allen Wirfs-Brock" w:date="2012-01-10T15:07:00Z"/>
          <w:rFonts w:ascii="Times New Roman" w:hAnsi="Times New Roman"/>
        </w:rPr>
      </w:pPr>
      <w:del w:id="12271" w:author="Rev 5 Allen Wirfs-Brock" w:date="2012-01-10T15:07:00Z">
        <w:r w:rsidRPr="00E77497" w:rsidDel="004A4371">
          <w:rPr>
            <w:rFonts w:ascii="Times New Roman" w:hAnsi="Times New Roman"/>
          </w:rPr>
          <w:delText xml:space="preserve">Let </w:delText>
        </w:r>
        <w:r w:rsidRPr="00E77497" w:rsidDel="004A4371">
          <w:rPr>
            <w:rFonts w:ascii="Times New Roman" w:hAnsi="Times New Roman"/>
            <w:i/>
          </w:rPr>
          <w:delText xml:space="preserve">names </w:delText>
        </w:r>
        <w:r w:rsidRPr="00E77497" w:rsidDel="004A4371">
          <w:rPr>
            <w:rFonts w:ascii="Times New Roman" w:hAnsi="Times New Roman"/>
          </w:rPr>
          <w:delText xml:space="preserve">be a List containing, in left to right textual order, the Strings corresponding to the identifiers of </w:delText>
        </w:r>
        <w:r w:rsidRPr="00E77497" w:rsidDel="004A4371">
          <w:rPr>
            <w:rFonts w:ascii="Times New Roman" w:hAnsi="Times New Roman"/>
            <w:i/>
          </w:rPr>
          <w:delText>FormalParameterList</w:delText>
        </w:r>
        <w:r w:rsidRPr="00E77497" w:rsidDel="004A4371">
          <w:rPr>
            <w:rFonts w:ascii="Times New Roman" w:hAnsi="Times New Roman"/>
          </w:rPr>
          <w:delText xml:space="preserve">. If no parameters are specified, let </w:delText>
        </w:r>
        <w:r w:rsidRPr="00E77497" w:rsidDel="004A4371">
          <w:rPr>
            <w:rFonts w:ascii="Times New Roman" w:hAnsi="Times New Roman"/>
            <w:i/>
          </w:rPr>
          <w:delText xml:space="preserve">names </w:delText>
        </w:r>
        <w:r w:rsidRPr="00E77497" w:rsidDel="004A4371">
          <w:rPr>
            <w:rFonts w:ascii="Times New Roman" w:hAnsi="Times New Roman"/>
          </w:rPr>
          <w:delText>be the empty list.</w:delText>
        </w:r>
      </w:del>
    </w:p>
    <w:p w14:paraId="1D8AC3D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12272" w:author="Rev 4 Allen Wirfs-Brock" w:date="2011-10-04T16:30:00Z">
        <w:r w:rsidR="00485B27" w:rsidRPr="00E77497">
          <w:rPr>
            <w:rFonts w:ascii="Times New Roman" w:hAnsi="Times New Roman"/>
            <w:i/>
          </w:rPr>
          <w:t>FormalParameterList</w:t>
        </w:r>
        <w:r w:rsidR="00485B27" w:rsidRPr="00E77497">
          <w:rPr>
            <w:rFonts w:ascii="Times New Roman" w:hAnsi="Times New Roman"/>
          </w:rPr>
          <w:t xml:space="preserve">. </w:t>
        </w:r>
      </w:ins>
      <w:del w:id="12273" w:author="Rev 4 Allen Wirfs-Brock" w:date="2011-10-04T16:30:00Z">
        <w:r w:rsidRPr="00E77497" w:rsidDel="00485B27">
          <w:rPr>
            <w:rFonts w:ascii="Times New Roman" w:hAnsi="Times New Roman"/>
            <w:i/>
          </w:rPr>
          <w:delText>names</w:delText>
        </w:r>
      </w:del>
      <w:r w:rsidRPr="00E77497">
        <w:rPr>
          <w:rFonts w:ascii="Times New Roman" w:hAnsi="Times New Roman"/>
        </w:rPr>
        <w:t>.</w:t>
      </w:r>
    </w:p>
    <w:p w14:paraId="6F87B910"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FunctionBody</w:t>
      </w:r>
      <w:r w:rsidRPr="00E77497">
        <w:rPr>
          <w:rFonts w:ascii="Times New Roman" w:hAnsi="Times New Roman"/>
        </w:rPr>
        <w:t>.</w:t>
      </w:r>
    </w:p>
    <w:p w14:paraId="44D3903A"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0350CCD4" w14:textId="77777777" w:rsidR="004A4371" w:rsidRDefault="004A4371" w:rsidP="00150A49">
      <w:pPr>
        <w:numPr>
          <w:ilvl w:val="0"/>
          <w:numId w:val="146"/>
        </w:numPr>
        <w:contextualSpacing/>
        <w:rPr>
          <w:ins w:id="12274" w:author="Rev 5 Allen Wirfs-Brock" w:date="2012-01-10T15:11:00Z"/>
          <w:rFonts w:ascii="Times New Roman" w:hAnsi="Times New Roman"/>
        </w:rPr>
      </w:pPr>
      <w:ins w:id="12275" w:author="Rev 5 Allen Wirfs-Brock" w:date="2012-01-10T15:11:00Z">
        <w:r>
          <w:rPr>
            <w:rFonts w:ascii="Times New Roman" w:hAnsi="Times New Roman"/>
          </w:rPr>
          <w:t xml:space="preserve">If </w:t>
        </w:r>
      </w:ins>
      <w:ins w:id="12276" w:author="Rev 5 Allen Wirfs-Brock" w:date="2012-01-10T15:12:00Z">
        <w:r>
          <w:rPr>
            <w:rFonts w:ascii="Times New Roman" w:hAnsi="Times New Roman"/>
          </w:rPr>
          <w:t>the</w:t>
        </w:r>
      </w:ins>
      <w:ins w:id="12277" w:author="Rev 5 Allen Wirfs-Brock" w:date="2012-01-10T15:11:00Z">
        <w:r>
          <w:rPr>
            <w:rFonts w:ascii="Times New Roman" w:hAnsi="Times New Roman"/>
          </w:rPr>
          <w:t xml:space="preserve"> </w:t>
        </w:r>
        <w:r w:rsidRPr="004A4371">
          <w:rPr>
            <w:rFonts w:ascii="Times New Roman" w:hAnsi="Times New Roman"/>
            <w:i/>
            <w:rPrChange w:id="12278" w:author="Rev 5 Allen Wirfs-Brock" w:date="2012-01-10T15:12:00Z">
              <w:rPr>
                <w:rFonts w:ascii="Times New Roman" w:hAnsi="Times New Roman"/>
              </w:rPr>
            </w:rPrChange>
          </w:rPr>
          <w:t>home</w:t>
        </w:r>
      </w:ins>
      <w:ins w:id="12279" w:author="Rev 5 Allen Wirfs-Brock" w:date="2012-01-10T15:12:00Z">
        <w:r w:rsidRPr="004A4371">
          <w:rPr>
            <w:rFonts w:ascii="Times New Roman" w:hAnsi="Times New Roman"/>
            <w:i/>
            <w:rPrChange w:id="12280" w:author="Rev 5 Allen Wirfs-Brock" w:date="2012-01-10T15:12:00Z">
              <w:rPr>
                <w:rFonts w:ascii="Times New Roman" w:hAnsi="Times New Roman"/>
              </w:rPr>
            </w:rPrChange>
          </w:rPr>
          <w:t>Object</w:t>
        </w:r>
      </w:ins>
      <w:ins w:id="12281" w:author="Rev 5 Allen Wirfs-Brock" w:date="2012-01-10T15:11:00Z">
        <w:r>
          <w:rPr>
            <w:rFonts w:ascii="Times New Roman" w:hAnsi="Times New Roman"/>
          </w:rPr>
          <w:t xml:space="preserve"> </w:t>
        </w:r>
      </w:ins>
      <w:ins w:id="12282" w:author="Rev 5 Allen Wirfs-Brock" w:date="2012-01-10T15:12:00Z">
        <w:r>
          <w:rPr>
            <w:rFonts w:ascii="Times New Roman" w:hAnsi="Times New Roman"/>
          </w:rPr>
          <w:t xml:space="preserve">argument </w:t>
        </w:r>
      </w:ins>
      <w:ins w:id="12283" w:author="Rev 5 Allen Wirfs-Brock" w:date="2012-01-10T15:11:00Z">
        <w:r>
          <w:rPr>
            <w:rFonts w:ascii="Times New Roman" w:hAnsi="Times New Roman"/>
          </w:rPr>
          <w:t xml:space="preserve">was provided, set the [[Home]] internal property </w:t>
        </w:r>
      </w:ins>
      <w:ins w:id="12284" w:author="Rev 5 Allen Wirfs-Brock" w:date="2012-01-10T15:13:00Z">
        <w:r>
          <w:rPr>
            <w:rFonts w:ascii="Times New Roman" w:hAnsi="Times New Roman"/>
          </w:rPr>
          <w:t>of</w:t>
        </w:r>
      </w:ins>
      <w:ins w:id="12285" w:author="Rev 5 Allen Wirfs-Brock" w:date="2012-01-10T15:11:00Z">
        <w:r>
          <w:rPr>
            <w:rFonts w:ascii="Times New Roman" w:hAnsi="Times New Roman"/>
          </w:rPr>
          <w:t xml:space="preserve"> </w:t>
        </w:r>
        <w:r w:rsidRPr="004A4371">
          <w:rPr>
            <w:rFonts w:ascii="Times New Roman" w:hAnsi="Times New Roman"/>
            <w:i/>
            <w:rPrChange w:id="12286" w:author="Rev 5 Allen Wirfs-Brock" w:date="2012-01-10T15:12:00Z">
              <w:rPr>
                <w:rFonts w:ascii="Times New Roman" w:hAnsi="Times New Roman"/>
              </w:rPr>
            </w:rPrChange>
          </w:rPr>
          <w:t>F</w:t>
        </w:r>
        <w:r>
          <w:rPr>
            <w:rFonts w:ascii="Times New Roman" w:hAnsi="Times New Roman"/>
          </w:rPr>
          <w:t xml:space="preserve"> to </w:t>
        </w:r>
        <w:r w:rsidRPr="004A4371">
          <w:rPr>
            <w:rFonts w:ascii="Times New Roman" w:hAnsi="Times New Roman"/>
            <w:i/>
            <w:rPrChange w:id="12287" w:author="Rev 5 Allen Wirfs-Brock" w:date="2012-01-10T15:13:00Z">
              <w:rPr>
                <w:rFonts w:ascii="Times New Roman" w:hAnsi="Times New Roman"/>
              </w:rPr>
            </w:rPrChange>
          </w:rPr>
          <w:t>homeObject</w:t>
        </w:r>
        <w:r>
          <w:rPr>
            <w:rFonts w:ascii="Times New Roman" w:hAnsi="Times New Roman"/>
          </w:rPr>
          <w:t>.</w:t>
        </w:r>
      </w:ins>
    </w:p>
    <w:p w14:paraId="4DCE86A1" w14:textId="77777777" w:rsidR="00ED240D" w:rsidRDefault="00ED240D" w:rsidP="00ED240D">
      <w:pPr>
        <w:numPr>
          <w:ilvl w:val="0"/>
          <w:numId w:val="146"/>
        </w:numPr>
        <w:contextualSpacing/>
        <w:rPr>
          <w:ins w:id="12288" w:author="Rev 5 Allen Wirfs-Brock" w:date="2012-01-10T15:15:00Z"/>
          <w:rFonts w:ascii="Times New Roman" w:hAnsi="Times New Roman"/>
        </w:rPr>
      </w:pPr>
      <w:ins w:id="12289" w:author="Rev 5 Allen Wirfs-Brock" w:date="2012-01-10T15:15:00Z">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rPr>
          <w:t xml:space="preserve">argument was provided, set the [[MethodName]] internal 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ins>
    </w:p>
    <w:p w14:paraId="070FAF60"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w:t>
      </w:r>
      <w:del w:id="12290" w:author="Allen Wirfs-Brock" w:date="2011-07-09T12:17:00Z">
        <w:r w:rsidRPr="00E77497" w:rsidDel="003A5DB6">
          <w:rPr>
            <w:rFonts w:ascii="Times New Roman" w:hAnsi="Times New Roman"/>
          </w:rPr>
          <w:delText>number of formal parameters specified in</w:delText>
        </w:r>
      </w:del>
      <w:ins w:id="12291" w:author="Allen Wirfs-Brock" w:date="2011-07-09T12:17:00Z">
        <w:r w:rsidR="003A5DB6" w:rsidRPr="00E77497">
          <w:rPr>
            <w:rFonts w:ascii="Times New Roman" w:hAnsi="Times New Roman"/>
          </w:rPr>
          <w:t>ExpectedArgumentCount of</w:t>
        </w:r>
      </w:ins>
      <w:r w:rsidRPr="00E77497">
        <w:rPr>
          <w:rFonts w:ascii="Times New Roman" w:hAnsi="Times New Roman"/>
        </w:rPr>
        <w:t xml:space="preserve"> </w:t>
      </w:r>
      <w:r w:rsidRPr="00E77497">
        <w:rPr>
          <w:rFonts w:ascii="Times New Roman" w:hAnsi="Times New Roman"/>
          <w:i/>
        </w:rPr>
        <w:t>FormalParameterList</w:t>
      </w:r>
      <w:del w:id="12292" w:author="Allen Wirfs-Brock rev2" w:date="2011-07-20T13:50:00Z">
        <w:r w:rsidRPr="00E77497" w:rsidDel="002E2C0B">
          <w:rPr>
            <w:rFonts w:ascii="Times New Roman" w:hAnsi="Times New Roman"/>
          </w:rPr>
          <w:delText>.</w:delText>
        </w:r>
      </w:del>
      <w:del w:id="12293" w:author="Allen Wirfs-Brock" w:date="2011-07-09T12:18:00Z">
        <w:r w:rsidRPr="00E77497" w:rsidDel="003A5DB6">
          <w:rPr>
            <w:rFonts w:ascii="Times New Roman" w:hAnsi="Times New Roman"/>
          </w:rPr>
          <w:delText xml:space="preserve"> If no parameters are specified, let </w:delText>
        </w:r>
        <w:r w:rsidRPr="00E77497" w:rsidDel="003A5DB6">
          <w:rPr>
            <w:rFonts w:ascii="Times New Roman" w:hAnsi="Times New Roman"/>
            <w:i/>
          </w:rPr>
          <w:delText>len</w:delText>
        </w:r>
        <w:r w:rsidRPr="00E77497" w:rsidDel="003A5DB6">
          <w:rPr>
            <w:rFonts w:ascii="Times New Roman" w:hAnsi="Times New Roman"/>
          </w:rPr>
          <w:delText xml:space="preserve"> be 0</w:delText>
        </w:r>
      </w:del>
      <w:r w:rsidRPr="00E77497">
        <w:rPr>
          <w:rFonts w:ascii="Times New Roman" w:hAnsi="Times New Roman"/>
        </w:rPr>
        <w:t>.</w:t>
      </w:r>
    </w:p>
    <w:p w14:paraId="7FC7BB08"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2C5F14D9"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proto</w:t>
      </w:r>
      <w:r w:rsidRPr="00E77497">
        <w:rPr>
          <w:rFonts w:ascii="Times New Roman" w:hAnsi="Times New Roman"/>
        </w:rPr>
        <w:t xml:space="preserve"> be the result of creating a new object as would be constructed by the expression </w:t>
      </w:r>
      <w:r w:rsidRPr="00E77497">
        <w:rPr>
          <w:rFonts w:ascii="Courier New" w:hAnsi="Courier New"/>
          <w:b/>
        </w:rPr>
        <w:t>new Object()</w:t>
      </w:r>
      <w:r w:rsidRPr="00E77497">
        <w:rPr>
          <w:rFonts w:ascii="Times New Roman" w:hAnsi="Times New Roman"/>
        </w:rPr>
        <w:t xml:space="preserve">where </w:t>
      </w:r>
      <w:r w:rsidRPr="00E77497">
        <w:rPr>
          <w:rFonts w:ascii="Courier New" w:hAnsi="Courier New" w:cs="Courier New"/>
          <w:b/>
        </w:rPr>
        <w:t>Object</w:t>
      </w:r>
      <w:r w:rsidRPr="00E77497">
        <w:rPr>
          <w:rFonts w:ascii="Times New Roman" w:hAnsi="Times New Roman"/>
        </w:rPr>
        <w:t xml:space="preserve"> is the standard built-in constructor with that name.</w:t>
      </w:r>
    </w:p>
    <w:p w14:paraId="56AF94E2"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proto</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constructor</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F</w:t>
      </w:r>
      <w:r w:rsidRPr="00E77497">
        <w:rPr>
          <w:rFonts w:ascii="Times New Roman" w:hAnsi="Times New Roman"/>
        </w:rPr>
        <w:t xml:space="preserve">, </w:t>
      </w:r>
      <w:del w:id="12294"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true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28EF89F4"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proto</w:t>
      </w:r>
      <w:r w:rsidRPr="00E77497">
        <w:rPr>
          <w:rFonts w:ascii="Times New Roman" w:hAnsi="Times New Roman"/>
        </w:rPr>
        <w:t xml:space="preserve">, </w:t>
      </w:r>
      <w:del w:id="12295"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088C260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039C23A8" w14:textId="77777777" w:rsidR="004C02EF" w:rsidRPr="00E77497" w:rsidRDefault="004C02EF" w:rsidP="00150A49">
      <w:pPr>
        <w:numPr>
          <w:ilvl w:val="1"/>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[[ThrowTypeError]] function Object (13.2.3).</w:t>
      </w:r>
    </w:p>
    <w:p w14:paraId="1810853A" w14:textId="77777777" w:rsidR="004C02EF" w:rsidRPr="00E77497" w:rsidRDefault="004C02EF" w:rsidP="00150A49">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"caller"</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4CD3C774" w14:textId="77777777" w:rsidR="004C02EF" w:rsidRPr="00E77497" w:rsidRDefault="004C02EF" w:rsidP="00150A49">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"arguments"</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73978E9F" w14:textId="77777777" w:rsidR="002174E2" w:rsidRPr="00E77497" w:rsidRDefault="002174E2" w:rsidP="00150A49">
      <w:pPr>
        <w:numPr>
          <w:ilvl w:val="0"/>
          <w:numId w:val="146"/>
        </w:numPr>
        <w:contextualSpacing/>
        <w:rPr>
          <w:ins w:id="12296" w:author="Rev 4 Allen Wirfs-Brock" w:date="2011-10-18T12:07:00Z"/>
          <w:rFonts w:ascii="Times New Roman" w:hAnsi="Times New Roman"/>
        </w:rPr>
      </w:pPr>
      <w:ins w:id="12297" w:author="Rev 4 Allen Wirfs-Brock" w:date="2011-10-18T12:07:00Z">
        <w:r w:rsidRPr="00E77497">
          <w:rPr>
            <w:rFonts w:ascii="Times New Roman" w:hAnsi="Times New Roman"/>
          </w:rPr>
          <w:t xml:space="preserve">Set the [[Strict]] internal property of </w:t>
        </w:r>
        <w:r w:rsidRPr="00E77497">
          <w:rPr>
            <w:rFonts w:ascii="Times New Roman" w:hAnsi="Times New Roman"/>
            <w:i/>
          </w:rPr>
          <w:t xml:space="preserve">F </w:t>
        </w:r>
        <w:r w:rsidRPr="00E77497">
          <w:rPr>
            <w:rFonts w:ascii="Times New Roman" w:hAnsi="Times New Roman"/>
          </w:rPr>
          <w:t xml:space="preserve">to </w:t>
        </w:r>
      </w:ins>
      <w:ins w:id="12298" w:author="Rev 4 Allen Wirfs-Brock" w:date="2011-10-18T12:08:00Z">
        <w:r w:rsidR="003F3F83" w:rsidRPr="00E77497">
          <w:rPr>
            <w:rFonts w:ascii="Times New Roman" w:hAnsi="Times New Roman"/>
            <w:i/>
          </w:rPr>
          <w:t>Strict</w:t>
        </w:r>
      </w:ins>
      <w:ins w:id="12299" w:author="Rev 4 Allen Wirfs-Brock" w:date="2011-10-18T12:07:00Z">
        <w:r w:rsidRPr="00E77497">
          <w:rPr>
            <w:rFonts w:ascii="Times New Roman" w:hAnsi="Times New Roman"/>
          </w:rPr>
          <w:t>.</w:t>
        </w:r>
      </w:ins>
    </w:p>
    <w:p w14:paraId="18474FA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02C807CD" w14:textId="77777777" w:rsidR="004C02EF" w:rsidRPr="00E77497" w:rsidRDefault="004C02EF" w:rsidP="004C02EF">
      <w:pPr>
        <w:pStyle w:val="Note"/>
      </w:pPr>
      <w:r w:rsidRPr="00E77497">
        <w:t>NOTE</w:t>
      </w:r>
      <w:r w:rsidRPr="00E77497">
        <w:tab/>
        <w:t xml:space="preserve">A </w:t>
      </w:r>
      <w:r w:rsidRPr="00E77497">
        <w:rPr>
          <w:rFonts w:ascii="Courier New" w:hAnsi="Courier New"/>
          <w:b/>
          <w:color w:val="000000"/>
        </w:rPr>
        <w:t>prototype</w:t>
      </w:r>
      <w:r w:rsidRPr="00E77497">
        <w:t xml:space="preserve"> property is automatically created for every function, to allow for the possibility that the function will be used as a constructor.</w:t>
      </w:r>
    </w:p>
    <w:p w14:paraId="4EDFEB2F" w14:textId="77777777" w:rsidR="004C02EF" w:rsidRPr="00E77497" w:rsidRDefault="004C02EF" w:rsidP="00B43482">
      <w:pPr>
        <w:pStyle w:val="30"/>
        <w:numPr>
          <w:ilvl w:val="0"/>
          <w:numId w:val="0"/>
        </w:numPr>
      </w:pPr>
      <w:bookmarkStart w:id="12300" w:name="_Ref463865954"/>
      <w:bookmarkStart w:id="12301" w:name="_Toc472818898"/>
      <w:bookmarkStart w:id="12302" w:name="_Toc235503474"/>
      <w:bookmarkStart w:id="12303" w:name="_Toc241509249"/>
      <w:bookmarkStart w:id="12304" w:name="_Toc244416736"/>
      <w:bookmarkStart w:id="12305" w:name="_Toc276631100"/>
      <w:bookmarkStart w:id="12306" w:name="_Toc314500656"/>
      <w:r w:rsidRPr="00E77497">
        <w:t>13.2.1</w:t>
      </w:r>
      <w:r w:rsidRPr="00E77497">
        <w:tab/>
        <w:t>[[Call]]</w:t>
      </w:r>
      <w:bookmarkEnd w:id="12300"/>
      <w:bookmarkEnd w:id="12301"/>
      <w:bookmarkEnd w:id="12302"/>
      <w:bookmarkEnd w:id="12303"/>
      <w:bookmarkEnd w:id="12304"/>
      <w:bookmarkEnd w:id="12305"/>
      <w:bookmarkEnd w:id="12306"/>
    </w:p>
    <w:p w14:paraId="7F4E4E41" w14:textId="77777777" w:rsidR="004C02EF" w:rsidRPr="00E77497" w:rsidRDefault="004C02EF" w:rsidP="004C02EF">
      <w:r w:rsidRPr="00E77497">
        <w:t xml:space="preserve">When the [[Call]] internal method for a Function object </w:t>
      </w:r>
      <w:r w:rsidRPr="00E77497">
        <w:rPr>
          <w:rFonts w:ascii="Times New Roman" w:hAnsi="Times New Roman"/>
          <w:i/>
        </w:rPr>
        <w:t>F</w:t>
      </w:r>
      <w:r w:rsidRPr="00E77497">
        <w:t xml:space="preserve"> is called with a this value and a list of arguments, the following steps are taken:</w:t>
      </w:r>
    </w:p>
    <w:p w14:paraId="7A1CFED5" w14:textId="77777777" w:rsidR="004C02EF" w:rsidRPr="00E77497" w:rsidRDefault="004C02EF" w:rsidP="00150A49">
      <w:pPr>
        <w:pStyle w:val="Alg4"/>
        <w:numPr>
          <w:ilvl w:val="0"/>
          <w:numId w:val="147"/>
        </w:numPr>
      </w:pPr>
      <w:r w:rsidRPr="00E77497">
        <w:t xml:space="preserve">Let </w:t>
      </w:r>
      <w:r w:rsidRPr="00E77497">
        <w:rPr>
          <w:i/>
        </w:rPr>
        <w:t xml:space="preserve">funcCtx </w:t>
      </w:r>
      <w:r w:rsidRPr="00E77497">
        <w:t xml:space="preserve">be the result of establishing a new execution context for function code using </w:t>
      </w:r>
      <w:del w:id="12307" w:author="Rev 4 Allen Wirfs-Brock" w:date="2011-10-06T15:35:00Z">
        <w:r w:rsidRPr="00E77497" w:rsidDel="00063AE6">
          <w:delText xml:space="preserve">the value of </w:delText>
        </w:r>
      </w:del>
      <w:r w:rsidRPr="00E77497">
        <w:rPr>
          <w:i/>
        </w:rPr>
        <w:t>F</w:t>
      </w:r>
      <w:del w:id="12308" w:author="Rev 4 Allen Wirfs-Brock" w:date="2011-10-06T15:35:00Z">
        <w:r w:rsidRPr="00E77497" w:rsidDel="00063AE6">
          <w:delText>'s [[FormalParameters]] internal property</w:delText>
        </w:r>
      </w:del>
      <w:r w:rsidRPr="00E77497">
        <w:t xml:space="preserve">, the passed arguments List </w:t>
      </w:r>
      <w:r w:rsidRPr="00E77497">
        <w:rPr>
          <w:i/>
        </w:rPr>
        <w:t>args</w:t>
      </w:r>
      <w:r w:rsidRPr="00E77497">
        <w:t xml:space="preserve">, and the </w:t>
      </w:r>
      <w:r w:rsidRPr="00E77497">
        <w:rPr>
          <w:b/>
        </w:rPr>
        <w:t>this</w:t>
      </w:r>
      <w:r w:rsidRPr="00E77497">
        <w:t xml:space="preserve"> value as described in 10.4.3.</w:t>
      </w:r>
    </w:p>
    <w:p w14:paraId="45692EE2" w14:textId="77777777" w:rsidR="00A67AF2" w:rsidRPr="00A67AF2" w:rsidRDefault="00A67AF2" w:rsidP="00150A49">
      <w:pPr>
        <w:pStyle w:val="Alg2"/>
        <w:numPr>
          <w:ilvl w:val="0"/>
          <w:numId w:val="147"/>
        </w:numPr>
        <w:rPr>
          <w:ins w:id="12309" w:author="Rev 4 Allen Wirfs-Brock" w:date="2011-11-04T10:30:00Z"/>
        </w:rPr>
      </w:pPr>
      <w:ins w:id="12310" w:author="Rev 4 Allen Wirfs-Brock" w:date="2011-11-04T10:30:00Z">
        <w:r w:rsidRPr="00A67AF2">
          <w:t xml:space="preserve">If an exception was </w:t>
        </w:r>
        <w:commentRangeStart w:id="12311"/>
        <w:r w:rsidRPr="00A67AF2">
          <w:t>thrown</w:t>
        </w:r>
      </w:ins>
      <w:ins w:id="12312" w:author="Rev 4 Allen Wirfs-Brock" w:date="2011-11-04T10:31:00Z">
        <w:r>
          <w:t xml:space="preserve"> </w:t>
        </w:r>
        <w:commentRangeEnd w:id="12311"/>
        <w:r>
          <w:rPr>
            <w:rStyle w:val="af4"/>
            <w:rFonts w:ascii="Arial" w:eastAsia="MS Mincho" w:hAnsi="Arial"/>
            <w:spacing w:val="0"/>
            <w:lang w:eastAsia="ja-JP"/>
          </w:rPr>
          <w:commentReference w:id="12311"/>
        </w:r>
        <w:r>
          <w:t>in the previous step</w:t>
        </w:r>
      </w:ins>
      <w:ins w:id="12313" w:author="Rev 4 Allen Wirfs-Brock" w:date="2011-11-04T10:30:00Z">
        <w:r w:rsidRPr="004D1BD1">
          <w:t>, return (</w:t>
        </w:r>
        <w:r w:rsidRPr="003B4312">
          <w:rPr>
            <w:rFonts w:ascii="Arial" w:hAnsi="Arial" w:cs="Arial"/>
          </w:rPr>
          <w:t>throw</w:t>
        </w:r>
        <w:r w:rsidRPr="006B6D0A">
          <w:t xml:space="preserve">, </w:t>
        </w:r>
        <w:r w:rsidRPr="006B6D0A">
          <w:rPr>
            <w:i/>
          </w:rPr>
          <w:t>V</w:t>
        </w:r>
        <w:r w:rsidRPr="006B6D0A">
          <w:t xml:space="preserve">, </w:t>
        </w:r>
        <w:r w:rsidRPr="00E65A34">
          <w:rPr>
            <w:rFonts w:ascii="Arial" w:hAnsi="Arial" w:cs="Arial"/>
          </w:rPr>
          <w:t>empty</w:t>
        </w:r>
        <w:r w:rsidRPr="00A67AF2">
          <w:t xml:space="preserve">) where </w:t>
        </w:r>
        <w:r w:rsidRPr="00A67AF2">
          <w:rPr>
            <w:i/>
          </w:rPr>
          <w:t>V</w:t>
        </w:r>
        <w:r w:rsidRPr="00A67AF2">
          <w:t xml:space="preserve"> is the exception. (Execution now proceeds as if no exception were thrown.)</w:t>
        </w:r>
      </w:ins>
    </w:p>
    <w:p w14:paraId="6F387787" w14:textId="77777777" w:rsidR="004C02EF" w:rsidRPr="00A67AF2" w:rsidRDefault="004C02EF" w:rsidP="00150A49">
      <w:pPr>
        <w:pStyle w:val="Alg4"/>
        <w:numPr>
          <w:ilvl w:val="0"/>
          <w:numId w:val="147"/>
        </w:numPr>
      </w:pPr>
      <w:r w:rsidRPr="003B4312">
        <w:t xml:space="preserve">Let </w:t>
      </w:r>
      <w:r w:rsidRPr="006B6D0A">
        <w:rPr>
          <w:i/>
        </w:rPr>
        <w:t xml:space="preserve">result </w:t>
      </w:r>
      <w:r w:rsidRPr="006B6D0A">
        <w:t xml:space="preserve">be the result of evaluating the </w:t>
      </w:r>
      <w:r w:rsidRPr="00E65A34">
        <w:rPr>
          <w:i/>
        </w:rPr>
        <w:t>FunctionBody</w:t>
      </w:r>
      <w:r w:rsidRPr="00546435">
        <w:t xml:space="preserve"> that is the value of</w:t>
      </w:r>
      <w:r w:rsidRPr="00546435">
        <w:rPr>
          <w:i/>
        </w:rPr>
        <w:t xml:space="preserve"> F</w:t>
      </w:r>
      <w:r w:rsidRPr="00546435">
        <w:t xml:space="preserve">'s [[Code]] internal property. If </w:t>
      </w:r>
      <w:r w:rsidRPr="00A67AF2">
        <w:rPr>
          <w:i/>
        </w:rPr>
        <w:t>F</w:t>
      </w:r>
      <w:r w:rsidRPr="00A67AF2">
        <w:t xml:space="preserve"> does not have a [[Code]] internal property or if its value is an empty </w:t>
      </w:r>
      <w:r w:rsidRPr="00A67AF2">
        <w:rPr>
          <w:i/>
        </w:rPr>
        <w:t>FunctionBody</w:t>
      </w:r>
      <w:r w:rsidRPr="00A67AF2">
        <w:t xml:space="preserve">, then </w:t>
      </w:r>
      <w:r w:rsidRPr="00A67AF2">
        <w:rPr>
          <w:i/>
        </w:rPr>
        <w:t>result</w:t>
      </w:r>
      <w:r w:rsidRPr="00A67AF2">
        <w:t xml:space="preserve"> is (</w:t>
      </w:r>
      <w:r w:rsidRPr="00A67AF2">
        <w:rPr>
          <w:rFonts w:ascii="Arial" w:hAnsi="Arial" w:cs="Arial"/>
        </w:rPr>
        <w:t>normal</w:t>
      </w:r>
      <w:r w:rsidRPr="00A67AF2">
        <w:t xml:space="preserve">, </w:t>
      </w:r>
      <w:r w:rsidRPr="00A67AF2">
        <w:rPr>
          <w:rFonts w:ascii="Arial" w:hAnsi="Arial" w:cs="Arial"/>
        </w:rPr>
        <w:t>undefined</w:t>
      </w:r>
      <w:r w:rsidRPr="00A67AF2">
        <w:t xml:space="preserve">, </w:t>
      </w:r>
      <w:r w:rsidRPr="00A67AF2">
        <w:rPr>
          <w:rFonts w:ascii="Arial" w:hAnsi="Arial" w:cs="Arial"/>
        </w:rPr>
        <w:t>empty</w:t>
      </w:r>
      <w:r w:rsidRPr="00A67AF2">
        <w:t>).</w:t>
      </w:r>
    </w:p>
    <w:p w14:paraId="644E77AB" w14:textId="77777777" w:rsidR="004C02EF" w:rsidRPr="00E77497" w:rsidRDefault="004C02EF" w:rsidP="00150A49">
      <w:pPr>
        <w:pStyle w:val="Alg4"/>
        <w:numPr>
          <w:ilvl w:val="0"/>
          <w:numId w:val="147"/>
        </w:numPr>
      </w:pPr>
      <w:r w:rsidRPr="00B820AB">
        <w:t xml:space="preserve">Exit the execution context </w:t>
      </w:r>
      <w:r w:rsidRPr="00675B74">
        <w:rPr>
          <w:i/>
        </w:rPr>
        <w:t>funcCtx</w:t>
      </w:r>
      <w:r w:rsidRPr="00E77497">
        <w:t>, restoring the previous execution context.</w:t>
      </w:r>
    </w:p>
    <w:p w14:paraId="3151BE41" w14:textId="77777777" w:rsidR="004C02EF" w:rsidRPr="00E77497" w:rsidRDefault="004C02EF" w:rsidP="00150A49">
      <w:pPr>
        <w:pStyle w:val="Alg4"/>
        <w:numPr>
          <w:ilvl w:val="0"/>
          <w:numId w:val="147"/>
        </w:numPr>
      </w:pPr>
      <w:r w:rsidRPr="00E77497">
        <w:t xml:space="preserve">If </w:t>
      </w:r>
      <w:r w:rsidRPr="00E77497">
        <w:rPr>
          <w:i/>
        </w:rPr>
        <w:t>result</w:t>
      </w:r>
      <w:r w:rsidRPr="00E77497">
        <w:t xml:space="preserve">.type is </w:t>
      </w:r>
      <w:r w:rsidRPr="00E77497">
        <w:rPr>
          <w:rFonts w:ascii="Arial" w:hAnsi="Arial" w:cs="Arial"/>
        </w:rPr>
        <w:t>throw</w:t>
      </w:r>
      <w:r w:rsidRPr="00E77497">
        <w:t xml:space="preserve"> then throw </w:t>
      </w:r>
      <w:r w:rsidRPr="00E77497">
        <w:rPr>
          <w:i/>
        </w:rPr>
        <w:t>result</w:t>
      </w:r>
      <w:r w:rsidRPr="00E77497">
        <w:t>.value.</w:t>
      </w:r>
    </w:p>
    <w:p w14:paraId="27FC8301" w14:textId="77777777" w:rsidR="004C02EF" w:rsidRPr="00E77497" w:rsidRDefault="004C02EF" w:rsidP="00150A49">
      <w:pPr>
        <w:pStyle w:val="Alg4"/>
        <w:numPr>
          <w:ilvl w:val="0"/>
          <w:numId w:val="147"/>
        </w:numPr>
      </w:pPr>
      <w:r w:rsidRPr="00E77497">
        <w:t xml:space="preserve">If </w:t>
      </w:r>
      <w:r w:rsidRPr="00E77497">
        <w:rPr>
          <w:i/>
        </w:rPr>
        <w:t>result</w:t>
      </w:r>
      <w:r w:rsidRPr="00E77497">
        <w:t xml:space="preserve">.type is </w:t>
      </w:r>
      <w:r w:rsidRPr="00E77497">
        <w:rPr>
          <w:rFonts w:ascii="Arial" w:hAnsi="Arial" w:cs="Arial"/>
        </w:rPr>
        <w:t>return</w:t>
      </w:r>
      <w:r w:rsidRPr="00E77497">
        <w:t xml:space="preserve"> then return </w:t>
      </w:r>
      <w:r w:rsidRPr="00E77497">
        <w:rPr>
          <w:i/>
        </w:rPr>
        <w:t>result</w:t>
      </w:r>
      <w:r w:rsidRPr="00E77497">
        <w:t>.value.</w:t>
      </w:r>
    </w:p>
    <w:p w14:paraId="1D3A8A78" w14:textId="77777777" w:rsidR="004C02EF" w:rsidRPr="00E77497" w:rsidRDefault="004C02EF" w:rsidP="00150A49">
      <w:pPr>
        <w:pStyle w:val="Alg4"/>
        <w:numPr>
          <w:ilvl w:val="0"/>
          <w:numId w:val="147"/>
        </w:numPr>
        <w:spacing w:after="120"/>
      </w:pPr>
      <w:r w:rsidRPr="00E77497">
        <w:t xml:space="preserve">Otherwise </w:t>
      </w:r>
      <w:r w:rsidRPr="00E77497">
        <w:rPr>
          <w:i/>
        </w:rPr>
        <w:t>result</w:t>
      </w:r>
      <w:r w:rsidRPr="00E77497">
        <w:t xml:space="preserve">.type must be </w:t>
      </w:r>
      <w:r w:rsidRPr="00E77497">
        <w:rPr>
          <w:rFonts w:ascii="Arial" w:hAnsi="Arial" w:cs="Arial"/>
        </w:rPr>
        <w:t>normal</w:t>
      </w:r>
      <w:r w:rsidRPr="00E77497">
        <w:t xml:space="preserve">. Return </w:t>
      </w:r>
      <w:r w:rsidRPr="00E77497">
        <w:rPr>
          <w:b/>
        </w:rPr>
        <w:t>undefined</w:t>
      </w:r>
      <w:r w:rsidRPr="00E77497">
        <w:t>.</w:t>
      </w:r>
    </w:p>
    <w:p w14:paraId="69DECD8C" w14:textId="77777777" w:rsidR="004C02EF" w:rsidRPr="00E77497" w:rsidRDefault="004C02EF" w:rsidP="00B43482">
      <w:pPr>
        <w:pStyle w:val="30"/>
        <w:numPr>
          <w:ilvl w:val="0"/>
          <w:numId w:val="0"/>
        </w:numPr>
      </w:pPr>
      <w:bookmarkStart w:id="12314" w:name="_Ref463865905"/>
      <w:bookmarkStart w:id="12315" w:name="_Toc472818899"/>
      <w:bookmarkStart w:id="12316" w:name="_Ref424532515"/>
      <w:bookmarkStart w:id="12317" w:name="_Toc235503475"/>
      <w:bookmarkStart w:id="12318" w:name="_Toc241509250"/>
      <w:bookmarkStart w:id="12319" w:name="_Toc244416737"/>
      <w:bookmarkStart w:id="12320" w:name="_Toc276631101"/>
      <w:bookmarkStart w:id="12321" w:name="_Toc314500657"/>
      <w:r w:rsidRPr="00E77497">
        <w:t>13.2.2</w:t>
      </w:r>
      <w:r w:rsidRPr="00E77497">
        <w:tab/>
        <w:t>[[Construct]]</w:t>
      </w:r>
      <w:bookmarkEnd w:id="12314"/>
      <w:bookmarkEnd w:id="12315"/>
      <w:bookmarkEnd w:id="12317"/>
      <w:bookmarkEnd w:id="12318"/>
      <w:bookmarkEnd w:id="12319"/>
      <w:bookmarkEnd w:id="12320"/>
      <w:bookmarkEnd w:id="12321"/>
    </w:p>
    <w:p w14:paraId="2380574B" w14:textId="77777777" w:rsidR="004C02EF" w:rsidRPr="00E77497" w:rsidRDefault="004C02EF" w:rsidP="004C02EF">
      <w:r w:rsidRPr="00E77497">
        <w:t xml:space="preserve">When the [[Construct]] internal method for a Function object </w:t>
      </w:r>
      <w:r w:rsidRPr="00E77497">
        <w:rPr>
          <w:rFonts w:ascii="Times New Roman" w:hAnsi="Times New Roman"/>
          <w:i/>
        </w:rPr>
        <w:t>F</w:t>
      </w:r>
      <w:r w:rsidRPr="00E77497">
        <w:t xml:space="preserve"> is called with a possibly empty list of arguments, the following steps are taken:</w:t>
      </w:r>
    </w:p>
    <w:p w14:paraId="0DA18D26"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obj </w:t>
      </w:r>
      <w:r w:rsidRPr="00E77497">
        <w:rPr>
          <w:rFonts w:ascii="Times New Roman" w:hAnsi="Times New Roman"/>
        </w:rPr>
        <w:t>be a newly created native ECMAScript object.</w:t>
      </w:r>
    </w:p>
    <w:p w14:paraId="09B0A76D"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obj</w:t>
      </w:r>
      <w:r w:rsidRPr="00E77497">
        <w:rPr>
          <w:rFonts w:ascii="Times New Roman" w:hAnsi="Times New Roman"/>
        </w:rPr>
        <w:t xml:space="preserve"> as specified in 8.12.</w:t>
      </w:r>
    </w:p>
    <w:p w14:paraId="5913B20D" w14:textId="77777777" w:rsidR="004C02EF" w:rsidRPr="00E77497" w:rsidDel="000011A1" w:rsidRDefault="004C02EF" w:rsidP="00150A49">
      <w:pPr>
        <w:numPr>
          <w:ilvl w:val="0"/>
          <w:numId w:val="148"/>
        </w:numPr>
        <w:contextualSpacing/>
        <w:rPr>
          <w:del w:id="12322" w:author="Allen Wirfs-Brock" w:date="2011-07-02T13:20:00Z"/>
          <w:rFonts w:ascii="Times New Roman" w:hAnsi="Times New Roman"/>
        </w:rPr>
      </w:pPr>
      <w:del w:id="12323" w:author="Allen Wirfs-Brock" w:date="2011-07-02T13:20:00Z">
        <w:r w:rsidRPr="00E77497" w:rsidDel="000011A1">
          <w:rPr>
            <w:rFonts w:ascii="Times New Roman" w:hAnsi="Times New Roman"/>
          </w:rPr>
          <w:delText xml:space="preserve">Set the [[Class]] internal property of </w:delText>
        </w:r>
        <w:r w:rsidRPr="00E77497" w:rsidDel="000011A1">
          <w:rPr>
            <w:rFonts w:ascii="Times New Roman" w:hAnsi="Times New Roman"/>
            <w:i/>
          </w:rPr>
          <w:delText xml:space="preserve">obj </w:delText>
        </w:r>
        <w:r w:rsidRPr="00E77497" w:rsidDel="000011A1">
          <w:rPr>
            <w:rFonts w:ascii="Times New Roman" w:hAnsi="Times New Roman"/>
          </w:rPr>
          <w:delText xml:space="preserve">to </w:delText>
        </w:r>
        <w:r w:rsidRPr="00E77497" w:rsidDel="000011A1">
          <w:rPr>
            <w:rFonts w:ascii="Courier New" w:hAnsi="Courier New"/>
            <w:b/>
          </w:rPr>
          <w:delText>"Object"</w:delText>
        </w:r>
        <w:r w:rsidRPr="00E77497" w:rsidDel="000011A1">
          <w:rPr>
            <w:rFonts w:ascii="Times New Roman" w:hAnsi="Times New Roman"/>
          </w:rPr>
          <w:delText>.</w:delText>
        </w:r>
      </w:del>
    </w:p>
    <w:p w14:paraId="63A27210"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obj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69FECBBE"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value of calling the [[Get]] internal property of </w:t>
      </w:r>
      <w:r w:rsidRPr="00E77497">
        <w:rPr>
          <w:rFonts w:ascii="Times New Roman" w:hAnsi="Times New Roman"/>
          <w:i/>
        </w:rPr>
        <w:t>F</w:t>
      </w:r>
      <w:r w:rsidRPr="00E77497">
        <w:rPr>
          <w:rFonts w:ascii="Times New Roman" w:hAnsi="Times New Roman"/>
        </w:rPr>
        <w:t xml:space="preserve"> with argument </w:t>
      </w:r>
      <w:r w:rsidRPr="00E77497">
        <w:rPr>
          <w:rFonts w:ascii="Courier New" w:hAnsi="Courier New"/>
          <w:b/>
        </w:rPr>
        <w:t>"prototype"</w:t>
      </w:r>
      <w:r w:rsidRPr="00E77497">
        <w:rPr>
          <w:rFonts w:ascii="Times New Roman" w:hAnsi="Times New Roman"/>
        </w:rPr>
        <w:t>.</w:t>
      </w:r>
    </w:p>
    <w:p w14:paraId="6EDB227E"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Object, set the [[Prototype]] internal property of </w:t>
      </w:r>
      <w:r w:rsidRPr="00E77497">
        <w:rPr>
          <w:rFonts w:ascii="Times New Roman" w:hAnsi="Times New Roman"/>
          <w:i/>
        </w:rPr>
        <w:t xml:space="preserve">obj </w:t>
      </w:r>
      <w:r w:rsidRPr="00E77497">
        <w:rPr>
          <w:rFonts w:ascii="Times New Roman" w:hAnsi="Times New Roman"/>
        </w:rPr>
        <w:t xml:space="preserve">to </w:t>
      </w:r>
      <w:r w:rsidRPr="00E77497">
        <w:rPr>
          <w:rFonts w:ascii="Times New Roman" w:hAnsi="Times New Roman"/>
          <w:i/>
        </w:rPr>
        <w:t>proto</w:t>
      </w:r>
      <w:r w:rsidRPr="00E77497">
        <w:rPr>
          <w:rFonts w:ascii="Times New Roman" w:hAnsi="Times New Roman"/>
        </w:rPr>
        <w:t>.</w:t>
      </w:r>
    </w:p>
    <w:p w14:paraId="67C7403F"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not Object, set the [[Prototype]] internal property of </w:t>
      </w:r>
      <w:r w:rsidRPr="00E77497">
        <w:rPr>
          <w:rFonts w:ascii="Times New Roman" w:hAnsi="Times New Roman"/>
          <w:i/>
        </w:rPr>
        <w:t xml:space="preserve">obj </w:t>
      </w:r>
      <w:r w:rsidRPr="00E77497">
        <w:rPr>
          <w:rFonts w:ascii="Times New Roman" w:hAnsi="Times New Roman"/>
        </w:rPr>
        <w:t>to the standard built-in Object prototype object as described in 15.2.4.</w:t>
      </w:r>
    </w:p>
    <w:p w14:paraId="61F8901E"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property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as the </w:t>
      </w:r>
      <w:r w:rsidRPr="00E77497">
        <w:rPr>
          <w:rFonts w:ascii="Times New Roman" w:hAnsi="Times New Roman"/>
          <w:b/>
        </w:rPr>
        <w:t>this</w:t>
      </w:r>
      <w:r w:rsidRPr="00E77497">
        <w:rPr>
          <w:rFonts w:ascii="Times New Roman" w:hAnsi="Times New Roman"/>
        </w:rPr>
        <w:t xml:space="preserve"> value and providing the argument list passed into [[Construct]] as </w:t>
      </w:r>
      <w:r w:rsidRPr="00E77497">
        <w:rPr>
          <w:rFonts w:ascii="Times New Roman" w:hAnsi="Times New Roman"/>
          <w:i/>
        </w:rPr>
        <w:t>args</w:t>
      </w:r>
      <w:r w:rsidRPr="00E77497">
        <w:rPr>
          <w:rFonts w:ascii="Times New Roman" w:hAnsi="Times New Roman"/>
        </w:rPr>
        <w:t>.</w:t>
      </w:r>
    </w:p>
    <w:p w14:paraId="17BDC9EF"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66F8930A"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692DCFD4" w14:textId="77777777" w:rsidR="004C02EF" w:rsidRPr="00E77497" w:rsidRDefault="004C02EF" w:rsidP="00B43482">
      <w:pPr>
        <w:pStyle w:val="30"/>
        <w:numPr>
          <w:ilvl w:val="0"/>
          <w:numId w:val="0"/>
        </w:numPr>
      </w:pPr>
      <w:bookmarkStart w:id="12324" w:name="_Toc235503476"/>
      <w:bookmarkStart w:id="12325" w:name="_Toc241509251"/>
      <w:bookmarkStart w:id="12326" w:name="_Toc244416738"/>
      <w:bookmarkStart w:id="12327" w:name="_Toc276631102"/>
      <w:bookmarkStart w:id="12328" w:name="_Toc314500658"/>
      <w:r w:rsidRPr="00E77497">
        <w:t>13.2.3</w:t>
      </w:r>
      <w:r w:rsidRPr="00E77497">
        <w:tab/>
        <w:t>The [[ThrowTypeError]] Function Object</w:t>
      </w:r>
      <w:bookmarkEnd w:id="12324"/>
      <w:bookmarkEnd w:id="12325"/>
      <w:bookmarkEnd w:id="12326"/>
      <w:bookmarkEnd w:id="12327"/>
      <w:bookmarkEnd w:id="12328"/>
    </w:p>
    <w:p w14:paraId="1D8AF91F" w14:textId="77777777" w:rsidR="004C02EF" w:rsidRPr="00E77497" w:rsidRDefault="004C02EF" w:rsidP="004C02EF">
      <w:r w:rsidRPr="00E77497">
        <w:t>The [[ThrowTypeError]] object is a unique function object that is defined once as follows:</w:t>
      </w:r>
    </w:p>
    <w:p w14:paraId="7783CC76"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1647BF89"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F</w:t>
      </w:r>
      <w:r w:rsidRPr="00E77497">
        <w:rPr>
          <w:rFonts w:ascii="Times New Roman" w:hAnsi="Times New Roman"/>
        </w:rPr>
        <w:t xml:space="preserve"> as described in 8.12.</w:t>
      </w:r>
    </w:p>
    <w:p w14:paraId="598B9733" w14:textId="77777777" w:rsidR="004C02EF" w:rsidRPr="00E77497" w:rsidRDefault="004C02EF" w:rsidP="00C47E72">
      <w:pPr>
        <w:numPr>
          <w:ilvl w:val="0"/>
          <w:numId w:val="149"/>
        </w:numPr>
        <w:contextualSpacing/>
        <w:rPr>
          <w:rFonts w:ascii="Times New Roman" w:hAnsi="Times New Roman"/>
        </w:rPr>
      </w:pPr>
      <w:del w:id="12329" w:author="Allen Wirfs-Brock" w:date="2011-07-02T13:20:00Z">
        <w:r w:rsidRPr="00E77497" w:rsidDel="000011A1">
          <w:rPr>
            <w:rFonts w:ascii="Times New Roman" w:hAnsi="Times New Roman"/>
          </w:rPr>
          <w:delText xml:space="preserve">Set </w:delText>
        </w:r>
      </w:del>
      <w:ins w:id="12330" w:author="Allen Wirfs-Brock" w:date="2011-07-02T13:20:00Z">
        <w:r w:rsidR="000011A1" w:rsidRPr="00E77497">
          <w:rPr>
            <w:rFonts w:ascii="Times New Roman" w:hAnsi="Times New Roman"/>
          </w:rPr>
          <w:t xml:space="preserve">Add </w:t>
        </w:r>
      </w:ins>
      <w:r w:rsidRPr="00E77497">
        <w:rPr>
          <w:rFonts w:ascii="Times New Roman" w:hAnsi="Times New Roman"/>
        </w:rPr>
        <w:t>the [[</w:t>
      </w:r>
      <w:del w:id="12331" w:author="Allen Wirfs-Brock" w:date="2011-07-02T13:20:00Z">
        <w:r w:rsidRPr="00E77497" w:rsidDel="000011A1">
          <w:rPr>
            <w:rFonts w:ascii="Times New Roman" w:hAnsi="Times New Roman"/>
          </w:rPr>
          <w:delText>Class</w:delText>
        </w:r>
      </w:del>
      <w:ins w:id="12332" w:author="Allen Wirfs-Brock" w:date="2011-07-02T13:20:00Z">
        <w:del w:id="12333" w:author="Rev 3 Allen Wirfs-Brock" w:date="2011-09-07T15:23:00Z">
          <w:r w:rsidR="000011A1" w:rsidRPr="00E77497" w:rsidDel="00FE434F">
            <w:rPr>
              <w:rFonts w:ascii="Times New Roman" w:hAnsi="Times New Roman"/>
            </w:rPr>
            <w:delText>IsFunction</w:delText>
          </w:r>
        </w:del>
      </w:ins>
      <w:ins w:id="12334" w:author="Rev 3 Allen Wirfs-Brock" w:date="2011-09-07T15:23:00Z">
        <w:r w:rsidR="00FE434F" w:rsidRPr="00E77497">
          <w:rPr>
            <w:rFonts w:ascii="Times New Roman" w:hAnsi="Times New Roman"/>
          </w:rPr>
          <w:t>NativeBrand</w:t>
        </w:r>
      </w:ins>
      <w:r w:rsidRPr="00E77497">
        <w:rPr>
          <w:rFonts w:ascii="Times New Roman" w:hAnsi="Times New Roman"/>
        </w:rPr>
        <w:t>]] internal property</w:t>
      </w:r>
      <w:ins w:id="12335" w:author="Rev 3 Allen Wirfs-Brock" w:date="2011-09-07T15:23:00Z">
        <w:r w:rsidR="00FE434F" w:rsidRPr="00E77497">
          <w:rPr>
            <w:rFonts w:ascii="Times New Roman" w:hAnsi="Times New Roman"/>
          </w:rPr>
          <w:t xml:space="preserve"> with value NativeFunction</w:t>
        </w:r>
      </w:ins>
      <w:r w:rsidRPr="00E77497">
        <w:rPr>
          <w:rFonts w:ascii="Times New Roman" w:hAnsi="Times New Roman"/>
        </w:rPr>
        <w:t xml:space="preserve"> </w:t>
      </w:r>
      <w:del w:id="12336" w:author="Allen Wirfs-Brock" w:date="2011-07-02T13:20:00Z">
        <w:r w:rsidRPr="00E77497" w:rsidDel="000011A1">
          <w:rPr>
            <w:rFonts w:ascii="Times New Roman" w:hAnsi="Times New Roman"/>
          </w:rPr>
          <w:delText xml:space="preserve">of </w:delText>
        </w:r>
      </w:del>
      <w:ins w:id="12337" w:author="Allen Wirfs-Brock" w:date="2011-07-02T13:20:00Z">
        <w:r w:rsidR="000011A1" w:rsidRPr="00E77497">
          <w:rPr>
            <w:rFonts w:ascii="Times New Roman" w:hAnsi="Times New Roman"/>
          </w:rPr>
          <w:t xml:space="preserve">to </w:t>
        </w:r>
      </w:ins>
      <w:r w:rsidRPr="00E77497">
        <w:rPr>
          <w:rFonts w:ascii="Times New Roman" w:hAnsi="Times New Roman"/>
          <w:i/>
        </w:rPr>
        <w:t>F</w:t>
      </w:r>
      <w:del w:id="12338" w:author="Allen Wirfs-Brock" w:date="2011-07-02T13:21: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5B3474B7"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066E6D9F"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13.2.1.</w:t>
      </w:r>
    </w:p>
    <w:p w14:paraId="557017C5"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Global Environment.</w:t>
      </w:r>
    </w:p>
    <w:p w14:paraId="484CC472"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12339" w:author="Rev 4 Allen Wirfs-Brock" w:date="2011-10-04T16:29:00Z">
        <w:r w:rsidR="00485B27" w:rsidRPr="00E77497">
          <w:rPr>
            <w:rFonts w:ascii="Times New Roman" w:hAnsi="Times New Roman"/>
          </w:rPr>
          <w:t>the</w:t>
        </w:r>
      </w:ins>
      <w:ins w:id="12340" w:author="Rev 4 Allen Wirfs-Brock" w:date="2011-10-18T11:52:00Z">
        <w:r w:rsidR="009363A8" w:rsidRPr="00E77497">
          <w:t xml:space="preserve"> </w:t>
        </w:r>
        <w:r w:rsidR="009363A8" w:rsidRPr="00E77497">
          <w:rPr>
            <w:rStyle w:val="bnf"/>
          </w:rPr>
          <w:t>FormalParameterList</w:t>
        </w:r>
        <w:r w:rsidR="009363A8" w:rsidRPr="00E77497">
          <w:t xml:space="preserve"> </w:t>
        </w:r>
        <w:r w:rsidR="009363A8" w:rsidRPr="00E77497">
          <w:rPr>
            <w:b/>
          </w:rPr>
          <w:t>:</w:t>
        </w:r>
        <w:r w:rsidR="009363A8" w:rsidRPr="00E77497">
          <w:rPr>
            <w:sz w:val="16"/>
          </w:rPr>
          <w:t xml:space="preserve"> </w:t>
        </w:r>
      </w:ins>
      <w:ins w:id="12341" w:author="Rev 4 Allen Wirfs-Brock" w:date="2011-10-04T16:29:00Z">
        <w:r w:rsidR="00485B27" w:rsidRPr="00E77497">
          <w:rPr>
            <w:sz w:val="16"/>
          </w:rPr>
          <w:t>[empty]</w:t>
        </w:r>
        <w:r w:rsidR="00485B27" w:rsidRPr="00E77497">
          <w:rPr>
            <w:rFonts w:ascii="Times New Roman" w:hAnsi="Times New Roman"/>
          </w:rPr>
          <w:t xml:space="preserve"> production</w:t>
        </w:r>
      </w:ins>
      <w:del w:id="12342" w:author="Rev 4 Allen Wirfs-Brock" w:date="2011-10-04T16:29:00Z">
        <w:r w:rsidRPr="00E77497" w:rsidDel="00485B27">
          <w:rPr>
            <w:rFonts w:ascii="Times New Roman" w:hAnsi="Times New Roman"/>
          </w:rPr>
          <w:delText>an empty List</w:delText>
        </w:r>
      </w:del>
      <w:r w:rsidRPr="00E77497">
        <w:rPr>
          <w:rFonts w:ascii="Times New Roman" w:hAnsi="Times New Roman"/>
        </w:rPr>
        <w:t>.</w:t>
      </w:r>
    </w:p>
    <w:p w14:paraId="44192820"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be a </w:t>
      </w:r>
      <w:r w:rsidRPr="00E77497">
        <w:rPr>
          <w:rFonts w:ascii="Times New Roman" w:hAnsi="Times New Roman"/>
          <w:i/>
        </w:rPr>
        <w:t>FunctionBody</w:t>
      </w:r>
      <w:r w:rsidRPr="00E77497">
        <w:rPr>
          <w:rFonts w:ascii="Times New Roman" w:hAnsi="Times New Roman"/>
        </w:rPr>
        <w:t xml:space="preserve"> that unconditionally throws a </w:t>
      </w:r>
      <w:r w:rsidRPr="00E77497">
        <w:rPr>
          <w:rFonts w:ascii="Times New Roman" w:hAnsi="Times New Roman"/>
          <w:b/>
        </w:rPr>
        <w:t>TypeError</w:t>
      </w:r>
      <w:r w:rsidRPr="00E77497">
        <w:rPr>
          <w:rFonts w:ascii="Times New Roman" w:hAnsi="Times New Roman"/>
        </w:rPr>
        <w:t xml:space="preserve"> exception and performs no other action.</w:t>
      </w:r>
    </w:p>
    <w:p w14:paraId="14251DE2"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0</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6EF81ACD"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false</w:t>
      </w:r>
      <w:r w:rsidRPr="00E77497">
        <w:rPr>
          <w:rFonts w:ascii="Times New Roman" w:hAnsi="Times New Roman"/>
        </w:rPr>
        <w:t>.</w:t>
      </w:r>
    </w:p>
    <w:p w14:paraId="3F29110D"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Let [[ThrowTypeError]] be </w:t>
      </w:r>
      <w:r w:rsidRPr="00E77497">
        <w:rPr>
          <w:rFonts w:ascii="Times New Roman" w:hAnsi="Times New Roman"/>
          <w:i/>
        </w:rPr>
        <w:t>F</w:t>
      </w:r>
      <w:r w:rsidRPr="00E77497">
        <w:rPr>
          <w:rFonts w:ascii="Times New Roman" w:hAnsi="Times New Roman"/>
        </w:rPr>
        <w:t>.</w:t>
      </w:r>
    </w:p>
    <w:p w14:paraId="257FECD3" w14:textId="77777777" w:rsidR="004C02EF" w:rsidRPr="00E77497" w:rsidRDefault="004C02EF" w:rsidP="004C02EF">
      <w:pPr>
        <w:pStyle w:val="1"/>
        <w:numPr>
          <w:ilvl w:val="0"/>
          <w:numId w:val="0"/>
        </w:numPr>
      </w:pPr>
      <w:bookmarkStart w:id="12343" w:name="_Ref457437688"/>
      <w:bookmarkStart w:id="12344" w:name="_Toc472818900"/>
      <w:bookmarkStart w:id="12345" w:name="_Toc235503477"/>
      <w:bookmarkStart w:id="12346" w:name="_Toc241509252"/>
      <w:bookmarkStart w:id="12347" w:name="_Toc244416739"/>
      <w:bookmarkStart w:id="12348" w:name="_Toc276631103"/>
      <w:bookmarkStart w:id="12349" w:name="_Toc314500659"/>
      <w:r w:rsidRPr="00E77497">
        <w:t>14</w:t>
      </w:r>
      <w:r w:rsidRPr="00E77497">
        <w:tab/>
        <w:t>Progra</w:t>
      </w:r>
      <w:bookmarkEnd w:id="11770"/>
      <w:bookmarkEnd w:id="11771"/>
      <w:bookmarkEnd w:id="11772"/>
      <w:bookmarkEnd w:id="11773"/>
      <w:bookmarkEnd w:id="11774"/>
      <w:bookmarkEnd w:id="11775"/>
      <w:bookmarkEnd w:id="11776"/>
      <w:bookmarkEnd w:id="11777"/>
      <w:r w:rsidRPr="00E77497">
        <w:t>m</w:t>
      </w:r>
      <w:bookmarkEnd w:id="12316"/>
      <w:bookmarkEnd w:id="12343"/>
      <w:bookmarkEnd w:id="12344"/>
      <w:bookmarkEnd w:id="12345"/>
      <w:bookmarkEnd w:id="12346"/>
      <w:bookmarkEnd w:id="12347"/>
      <w:bookmarkEnd w:id="12348"/>
      <w:bookmarkEnd w:id="12349"/>
    </w:p>
    <w:p w14:paraId="37AD30F8" w14:textId="77777777" w:rsidR="004C02EF" w:rsidRPr="00E77497" w:rsidRDefault="004C02EF" w:rsidP="004C02EF">
      <w:pPr>
        <w:pStyle w:val="Syntax"/>
      </w:pPr>
      <w:r w:rsidRPr="00E77497">
        <w:t>Syntax</w:t>
      </w:r>
    </w:p>
    <w:p w14:paraId="0A3C7D87" w14:textId="77777777" w:rsidR="004C02EF" w:rsidRPr="00E77497" w:rsidRDefault="004C02EF" w:rsidP="004C02EF">
      <w:pPr>
        <w:pStyle w:val="SyntaxRule"/>
      </w:pPr>
      <w:r w:rsidRPr="00E77497">
        <w:t xml:space="preserve">Program </w:t>
      </w:r>
      <w:r w:rsidRPr="00E77497">
        <w:rPr>
          <w:rFonts w:ascii="Arial" w:hAnsi="Arial"/>
          <w:b/>
          <w:i w:val="0"/>
        </w:rPr>
        <w:t>:</w:t>
      </w:r>
    </w:p>
    <w:p w14:paraId="4DA858F1" w14:textId="77777777" w:rsidR="004C02EF" w:rsidRPr="00E77497" w:rsidRDefault="004C02EF" w:rsidP="004C02EF">
      <w:pPr>
        <w:pStyle w:val="SyntaxDefinition"/>
      </w:pPr>
      <w:r w:rsidRPr="00E77497">
        <w:t>SourceElements</w:t>
      </w:r>
      <w:r w:rsidRPr="00E77497">
        <w:rPr>
          <w:rFonts w:ascii="Arial" w:hAnsi="Arial" w:cs="Arial"/>
          <w:i w:val="0"/>
          <w:vertAlign w:val="subscript"/>
        </w:rPr>
        <w:t>opt</w:t>
      </w:r>
    </w:p>
    <w:p w14:paraId="4E68F888" w14:textId="77777777" w:rsidR="004C02EF" w:rsidRPr="00E77497" w:rsidRDefault="004C02EF" w:rsidP="004C02EF">
      <w:pPr>
        <w:pStyle w:val="SyntaxRule"/>
      </w:pPr>
      <w:r w:rsidRPr="00E77497">
        <w:t xml:space="preserve">SourceElements </w:t>
      </w:r>
      <w:r w:rsidRPr="00E77497">
        <w:rPr>
          <w:rFonts w:ascii="Arial" w:hAnsi="Arial"/>
          <w:b/>
          <w:i w:val="0"/>
        </w:rPr>
        <w:t>:</w:t>
      </w:r>
    </w:p>
    <w:p w14:paraId="2C135139" w14:textId="77777777" w:rsidR="004C02EF" w:rsidRPr="00E77497" w:rsidRDefault="004C02EF" w:rsidP="004C02EF">
      <w:pPr>
        <w:pStyle w:val="SyntaxDefinition"/>
      </w:pPr>
      <w:r w:rsidRPr="00E77497">
        <w:t>SourceElement</w:t>
      </w:r>
      <w:r w:rsidRPr="00E77497">
        <w:br/>
        <w:t>SourceElements SourceElement</w:t>
      </w:r>
    </w:p>
    <w:p w14:paraId="7C1FCD0C" w14:textId="77777777" w:rsidR="004C02EF" w:rsidRPr="00E77497" w:rsidRDefault="004C02EF" w:rsidP="004C02EF">
      <w:pPr>
        <w:pStyle w:val="SyntaxRule"/>
      </w:pPr>
      <w:r w:rsidRPr="00E77497">
        <w:t xml:space="preserve">SourceElement </w:t>
      </w:r>
      <w:r w:rsidRPr="00E77497">
        <w:rPr>
          <w:rFonts w:ascii="Arial" w:hAnsi="Arial"/>
          <w:b/>
          <w:i w:val="0"/>
        </w:rPr>
        <w:t>:</w:t>
      </w:r>
    </w:p>
    <w:p w14:paraId="6B0A414A" w14:textId="77777777" w:rsidR="004C02EF" w:rsidRPr="00E77497" w:rsidRDefault="004C02EF" w:rsidP="004C02EF">
      <w:pPr>
        <w:pStyle w:val="SyntaxDefinition"/>
      </w:pPr>
      <w:bookmarkStart w:id="12350" w:name="_Toc375031213"/>
      <w:bookmarkStart w:id="12351" w:name="_Ref379914053"/>
      <w:bookmarkStart w:id="12352" w:name="_Toc381513725"/>
      <w:bookmarkStart w:id="12353" w:name="_Toc382212247"/>
      <w:bookmarkStart w:id="12354" w:name="_Toc382212810"/>
      <w:bookmarkStart w:id="12355" w:name="_Toc382291592"/>
      <w:bookmarkStart w:id="12356" w:name="_Toc385672241"/>
      <w:r w:rsidRPr="00E77497">
        <w:t>Statement</w:t>
      </w:r>
      <w:r w:rsidRPr="00E77497">
        <w:br/>
        <w:t>FunctionDeclaration</w:t>
      </w:r>
    </w:p>
    <w:p w14:paraId="03779E83" w14:textId="77777777" w:rsidR="004C02EF" w:rsidRPr="00E77497" w:rsidRDefault="004C02EF" w:rsidP="004C02EF">
      <w:pPr>
        <w:pStyle w:val="Syntax"/>
      </w:pPr>
      <w:r w:rsidRPr="00E77497">
        <w:t>Semantics</w:t>
      </w:r>
    </w:p>
    <w:p w14:paraId="1F08A6FD" w14:textId="77777777" w:rsidR="004C02EF" w:rsidRPr="00E77497" w:rsidRDefault="004C02EF" w:rsidP="004C02EF">
      <w:r w:rsidRPr="00E77497">
        <w:t xml:space="preserve">The production </w:t>
      </w:r>
      <w:r w:rsidRPr="00E77497">
        <w:rPr>
          <w:rFonts w:ascii="Times New Roman" w:hAnsi="Times New Roman"/>
          <w:i/>
        </w:rPr>
        <w:t xml:space="preserve">Program </w:t>
      </w:r>
      <w:r w:rsidRPr="00E77497">
        <w:rPr>
          <w:b/>
        </w:rPr>
        <w:t>:</w:t>
      </w:r>
      <w:r w:rsidRPr="00E77497">
        <w:rPr>
          <w:rFonts w:ascii="Times New Roman" w:hAnsi="Times New Roman"/>
          <w:i/>
        </w:rPr>
        <w:t xml:space="preserve"> SourceElements</w:t>
      </w:r>
      <w:r w:rsidRPr="00E77497">
        <w:rPr>
          <w:vertAlign w:val="subscript"/>
        </w:rPr>
        <w:t>opt</w:t>
      </w:r>
      <w:r w:rsidRPr="00E77497">
        <w:rPr>
          <w:rFonts w:ascii="Courier New" w:hAnsi="Courier New"/>
        </w:rPr>
        <w:t xml:space="preserve"> </w:t>
      </w:r>
      <w:r w:rsidRPr="00E77497">
        <w:t>is evaluated as follows:</w:t>
      </w:r>
    </w:p>
    <w:p w14:paraId="29FAEF82" w14:textId="77777777" w:rsidR="004C02EF" w:rsidRPr="00E77497" w:rsidRDefault="004C02EF" w:rsidP="00C47E72">
      <w:pPr>
        <w:pStyle w:val="Alg4"/>
        <w:numPr>
          <w:ilvl w:val="0"/>
          <w:numId w:val="150"/>
        </w:numPr>
      </w:pPr>
      <w:r w:rsidRPr="00E77497">
        <w:t xml:space="preserve">The code of this </w:t>
      </w:r>
      <w:r w:rsidRPr="00E77497">
        <w:rPr>
          <w:i/>
        </w:rPr>
        <w:t>Program</w:t>
      </w:r>
      <w:r w:rsidRPr="00E77497">
        <w:t xml:space="preserve"> is strict mode code if the Directive Prologue (14.1) of its </w:t>
      </w:r>
      <w:r w:rsidRPr="00E77497">
        <w:rPr>
          <w:i/>
        </w:rPr>
        <w:t>SourceElements</w:t>
      </w:r>
      <w:r w:rsidRPr="00E77497">
        <w:t xml:space="preserve"> contains a Use Strict Directive or if any of the conditions of 10.1.1 apply. If the code of this </w:t>
      </w:r>
      <w:r w:rsidRPr="00E77497">
        <w:rPr>
          <w:i/>
        </w:rPr>
        <w:t>Program</w:t>
      </w:r>
      <w:r w:rsidRPr="00E77497">
        <w:t xml:space="preserve"> is strict mode code, </w:t>
      </w:r>
      <w:r w:rsidRPr="00E77497">
        <w:rPr>
          <w:i/>
        </w:rPr>
        <w:t>SourceElements</w:t>
      </w:r>
      <w:r w:rsidRPr="00E77497">
        <w:t xml:space="preserve"> is evaluated in the following steps as strict mode code.  Otherwise </w:t>
      </w:r>
      <w:r w:rsidRPr="00E77497">
        <w:rPr>
          <w:i/>
        </w:rPr>
        <w:t>SourceElements</w:t>
      </w:r>
      <w:r w:rsidRPr="00E77497">
        <w:t xml:space="preserve"> is evaluated in the following steps as non-strict mode code.</w:t>
      </w:r>
    </w:p>
    <w:p w14:paraId="1AC31F87" w14:textId="77777777" w:rsidR="004C02EF" w:rsidRPr="00E77497" w:rsidRDefault="004C02EF" w:rsidP="00C47E72">
      <w:pPr>
        <w:pStyle w:val="Alg4"/>
        <w:numPr>
          <w:ilvl w:val="0"/>
          <w:numId w:val="150"/>
        </w:numPr>
      </w:pPr>
      <w:r w:rsidRPr="00E77497">
        <w:t xml:space="preserve">If </w:t>
      </w:r>
      <w:r w:rsidRPr="00E77497">
        <w:rPr>
          <w:i/>
        </w:rPr>
        <w:t>SourceElements</w:t>
      </w:r>
      <w:r w:rsidRPr="00E77497">
        <w:t xml:space="preserve"> is not present, 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p>
    <w:p w14:paraId="4A9D3497" w14:textId="77777777"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execution context for global code as described in 10.4.1. </w:t>
      </w:r>
    </w:p>
    <w:p w14:paraId="0BF767B0" w14:textId="77777777" w:rsidR="004C02EF" w:rsidRPr="00E77497" w:rsidRDefault="004C02EF" w:rsidP="00C47E72">
      <w:pPr>
        <w:pStyle w:val="Alg4"/>
        <w:numPr>
          <w:ilvl w:val="0"/>
          <w:numId w:val="150"/>
        </w:numPr>
      </w:pPr>
      <w:r w:rsidRPr="00E77497">
        <w:t xml:space="preserve">Let </w:t>
      </w:r>
      <w:r w:rsidRPr="00E77497">
        <w:rPr>
          <w:i/>
        </w:rPr>
        <w:t xml:space="preserve">result </w:t>
      </w:r>
      <w:r w:rsidRPr="00E77497">
        <w:t xml:space="preserve">be the result of evaluating </w:t>
      </w:r>
      <w:r w:rsidRPr="00E77497">
        <w:rPr>
          <w:i/>
        </w:rPr>
        <w:t>SourceElements</w:t>
      </w:r>
      <w:r w:rsidRPr="00E77497">
        <w:t>.</w:t>
      </w:r>
    </w:p>
    <w:p w14:paraId="2D5194D1" w14:textId="77777777" w:rsidR="004C02EF" w:rsidRPr="00E77497" w:rsidRDefault="004C02EF" w:rsidP="00C47E72">
      <w:pPr>
        <w:pStyle w:val="Alg4"/>
        <w:numPr>
          <w:ilvl w:val="0"/>
          <w:numId w:val="150"/>
        </w:numPr>
      </w:pPr>
      <w:r w:rsidRPr="00E77497">
        <w:t xml:space="preserve">Exit the execution context </w:t>
      </w:r>
      <w:r w:rsidRPr="00E77497">
        <w:rPr>
          <w:i/>
        </w:rPr>
        <w:t>progCxt</w:t>
      </w:r>
      <w:r w:rsidRPr="00E77497">
        <w:t>.</w:t>
      </w:r>
    </w:p>
    <w:p w14:paraId="2DC6F383" w14:textId="77777777"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14:paraId="4478BD69" w14:textId="77777777" w:rsidR="004C02EF" w:rsidRPr="00E77497" w:rsidRDefault="004C02EF" w:rsidP="004C02EF">
      <w:pPr>
        <w:pStyle w:val="Note"/>
      </w:pPr>
      <w:r w:rsidRPr="00E77497">
        <w:t>NOTE</w:t>
      </w:r>
      <w:r w:rsidRPr="00E77497">
        <w:tab/>
        <w:t xml:space="preserve">The processes for initiating the evaluation of a </w:t>
      </w:r>
      <w:r w:rsidRPr="00E77497">
        <w:rPr>
          <w:rStyle w:val="bnf"/>
        </w:rPr>
        <w:t>Program</w:t>
      </w:r>
      <w:r w:rsidRPr="00E77497">
        <w:t xml:space="preserve"> and for dealing with the result of such an evaluation are defined by an ECMAScript implementation and not by this specification.</w:t>
      </w:r>
    </w:p>
    <w:p w14:paraId="6707304C" w14:textId="77777777" w:rsidR="004C02EF" w:rsidRPr="00E77497" w:rsidRDefault="004C02EF" w:rsidP="004C02EF">
      <w:r w:rsidRPr="00E77497">
        <w:t xml:space="preserve">The production </w:t>
      </w:r>
      <w:r w:rsidRPr="00E77497">
        <w:rPr>
          <w:rStyle w:val="bnf"/>
        </w:rPr>
        <w:t>SourceElements</w:t>
      </w:r>
      <w:r w:rsidRPr="00E77497">
        <w:t xml:space="preserve"> </w:t>
      </w:r>
      <w:r w:rsidRPr="00E77497">
        <w:rPr>
          <w:b/>
        </w:rPr>
        <w:t>:</w:t>
      </w:r>
      <w:r w:rsidRPr="00E77497">
        <w:t xml:space="preserve"> </w:t>
      </w:r>
      <w:r w:rsidRPr="00E77497">
        <w:rPr>
          <w:rStyle w:val="bnf"/>
        </w:rPr>
        <w:t>SourceElements</w:t>
      </w:r>
      <w:r w:rsidRPr="00E77497">
        <w:t xml:space="preserve"> </w:t>
      </w:r>
      <w:r w:rsidRPr="00E77497">
        <w:rPr>
          <w:rStyle w:val="bnf"/>
        </w:rPr>
        <w:t>SourceElement</w:t>
      </w:r>
      <w:r w:rsidRPr="00E77497">
        <w:t xml:space="preserve"> is evaluated as follows:</w:t>
      </w:r>
    </w:p>
    <w:p w14:paraId="19D4B492" w14:textId="77777777" w:rsidR="004C02EF" w:rsidRPr="00E77497" w:rsidRDefault="004C02EF" w:rsidP="00C47E72">
      <w:pPr>
        <w:pStyle w:val="Alg4"/>
        <w:numPr>
          <w:ilvl w:val="0"/>
          <w:numId w:val="151"/>
        </w:numPr>
      </w:pPr>
      <w:r w:rsidRPr="00E77497">
        <w:t xml:space="preserve">Let </w:t>
      </w:r>
      <w:r w:rsidRPr="00E77497">
        <w:rPr>
          <w:i/>
        </w:rPr>
        <w:t>headResult</w:t>
      </w:r>
      <w:r w:rsidRPr="00E77497">
        <w:t xml:space="preserve"> be the result of evaluating </w:t>
      </w:r>
      <w:r w:rsidRPr="00E77497">
        <w:rPr>
          <w:i/>
        </w:rPr>
        <w:t>SourceElements</w:t>
      </w:r>
      <w:r w:rsidRPr="00E77497">
        <w:t>.</w:t>
      </w:r>
    </w:p>
    <w:p w14:paraId="101FFA2B" w14:textId="77777777" w:rsidR="004C02EF" w:rsidRPr="00E77497" w:rsidRDefault="004C02EF" w:rsidP="00C47E72">
      <w:pPr>
        <w:pStyle w:val="Alg4"/>
        <w:numPr>
          <w:ilvl w:val="0"/>
          <w:numId w:val="151"/>
        </w:numPr>
      </w:pPr>
      <w:r w:rsidRPr="00E77497">
        <w:t xml:space="preserve">If </w:t>
      </w:r>
      <w:r w:rsidRPr="00E77497">
        <w:rPr>
          <w:i/>
        </w:rPr>
        <w:t>headResult</w:t>
      </w:r>
      <w:r w:rsidRPr="00E77497">
        <w:t xml:space="preserve"> is an abrupt completion, return </w:t>
      </w:r>
      <w:r w:rsidRPr="00E77497">
        <w:rPr>
          <w:i/>
        </w:rPr>
        <w:t>headResult.</w:t>
      </w:r>
    </w:p>
    <w:p w14:paraId="35CCEEC8" w14:textId="77777777" w:rsidR="004C02EF" w:rsidRPr="00E77497" w:rsidRDefault="004C02EF" w:rsidP="00C47E72">
      <w:pPr>
        <w:pStyle w:val="Alg4"/>
        <w:numPr>
          <w:ilvl w:val="0"/>
          <w:numId w:val="151"/>
        </w:numPr>
      </w:pPr>
      <w:r w:rsidRPr="00E77497">
        <w:t xml:space="preserve">Let </w:t>
      </w:r>
      <w:r w:rsidRPr="00E77497">
        <w:rPr>
          <w:i/>
        </w:rPr>
        <w:t>tailResult</w:t>
      </w:r>
      <w:r w:rsidRPr="00E77497">
        <w:t xml:space="preserve"> be result of evaluating </w:t>
      </w:r>
      <w:r w:rsidRPr="00E77497">
        <w:rPr>
          <w:i/>
        </w:rPr>
        <w:t>SourceElement</w:t>
      </w:r>
      <w:r w:rsidRPr="00E77497">
        <w:t>.</w:t>
      </w:r>
    </w:p>
    <w:p w14:paraId="11F13A1D" w14:textId="77777777" w:rsidR="004C02EF" w:rsidRPr="00E77497" w:rsidRDefault="004C02EF" w:rsidP="00C47E72">
      <w:pPr>
        <w:pStyle w:val="Alg4"/>
        <w:numPr>
          <w:ilvl w:val="0"/>
          <w:numId w:val="151"/>
        </w:numPr>
      </w:pPr>
      <w:r w:rsidRPr="00E77497">
        <w:t xml:space="preserve">If </w:t>
      </w:r>
      <w:r w:rsidRPr="00E77497">
        <w:rPr>
          <w:i/>
        </w:rPr>
        <w:t>tailResult</w:t>
      </w:r>
      <w:r w:rsidRPr="00E77497">
        <w:t xml:space="preserve">.value is </w:t>
      </w:r>
      <w:r w:rsidRPr="00E77497">
        <w:rPr>
          <w:rFonts w:ascii="Arial" w:hAnsi="Arial" w:cs="Arial"/>
        </w:rPr>
        <w:t>empty</w:t>
      </w:r>
      <w:r w:rsidRPr="00E77497">
        <w:t xml:space="preserve">, let </w:t>
      </w:r>
      <w:r w:rsidRPr="00E77497">
        <w:rPr>
          <w:i/>
        </w:rPr>
        <w:t>V</w:t>
      </w:r>
      <w:r w:rsidRPr="00E77497">
        <w:t xml:space="preserve"> = </w:t>
      </w:r>
      <w:r w:rsidRPr="00E77497">
        <w:rPr>
          <w:i/>
        </w:rPr>
        <w:t>headResult</w:t>
      </w:r>
      <w:r w:rsidRPr="00E77497">
        <w:t xml:space="preserve">.value, otherwise let </w:t>
      </w:r>
      <w:r w:rsidRPr="00E77497">
        <w:rPr>
          <w:i/>
        </w:rPr>
        <w:t>V</w:t>
      </w:r>
      <w:r w:rsidRPr="00E77497">
        <w:t xml:space="preserve"> = </w:t>
      </w:r>
      <w:r w:rsidRPr="00E77497">
        <w:rPr>
          <w:i/>
        </w:rPr>
        <w:t>tailResult</w:t>
      </w:r>
      <w:r w:rsidRPr="00E77497">
        <w:t>.value.</w:t>
      </w:r>
    </w:p>
    <w:p w14:paraId="6E4F1AA3" w14:textId="77777777" w:rsidR="004C02EF" w:rsidRPr="00E77497" w:rsidRDefault="004C02EF" w:rsidP="00C47E72">
      <w:pPr>
        <w:pStyle w:val="Alg4"/>
        <w:numPr>
          <w:ilvl w:val="0"/>
          <w:numId w:val="151"/>
        </w:numPr>
        <w:spacing w:after="240"/>
      </w:pPr>
      <w:r w:rsidRPr="00E77497">
        <w:t xml:space="preserve">Return (tailResult.type, V, tailResult.target) </w:t>
      </w:r>
    </w:p>
    <w:p w14:paraId="6BBDD094" w14:textId="77777777" w:rsidR="004C02EF" w:rsidRPr="00E77497" w:rsidRDefault="004C02EF" w:rsidP="004C02EF">
      <w:r w:rsidRPr="00E77497">
        <w:t xml:space="preserve">The production </w:t>
      </w:r>
      <w:r w:rsidRPr="00E77497">
        <w:rPr>
          <w:rFonts w:ascii="Times New Roman" w:hAnsi="Times New Roman"/>
          <w:i/>
        </w:rPr>
        <w:t xml:space="preserve">SourceElement </w:t>
      </w:r>
      <w:r w:rsidRPr="00E77497">
        <w:rPr>
          <w:b/>
        </w:rPr>
        <w:t>:</w:t>
      </w:r>
      <w:r w:rsidRPr="00E77497">
        <w:rPr>
          <w:rFonts w:ascii="Times New Roman" w:hAnsi="Times New Roman"/>
          <w:i/>
        </w:rPr>
        <w:t xml:space="preserve"> Statement </w:t>
      </w:r>
      <w:r w:rsidRPr="00E77497">
        <w:t>is evaluated as follows:</w:t>
      </w:r>
    </w:p>
    <w:p w14:paraId="6BF7B739" w14:textId="77777777" w:rsidR="004C02EF" w:rsidRPr="00E77497" w:rsidRDefault="004C02EF" w:rsidP="00C47E72">
      <w:pPr>
        <w:pStyle w:val="Alg4"/>
        <w:numPr>
          <w:ilvl w:val="0"/>
          <w:numId w:val="152"/>
        </w:numPr>
        <w:spacing w:after="120"/>
      </w:pPr>
      <w:r w:rsidRPr="00E77497">
        <w:t xml:space="preserve">Return the result of evaluating </w:t>
      </w:r>
      <w:r w:rsidRPr="00E77497">
        <w:rPr>
          <w:i/>
        </w:rPr>
        <w:t>Statement</w:t>
      </w:r>
      <w:r w:rsidRPr="00E77497">
        <w:t>.</w:t>
      </w:r>
    </w:p>
    <w:p w14:paraId="193CF07C" w14:textId="77777777" w:rsidR="004C02EF" w:rsidRPr="00E77497" w:rsidRDefault="004C02EF" w:rsidP="004C02EF">
      <w:r w:rsidRPr="00E77497">
        <w:t xml:space="preserve">The production </w:t>
      </w:r>
      <w:r w:rsidRPr="00E77497">
        <w:rPr>
          <w:rFonts w:ascii="Times New Roman" w:hAnsi="Times New Roman"/>
          <w:i/>
        </w:rPr>
        <w:t xml:space="preserve">SourceElement </w:t>
      </w:r>
      <w:r w:rsidRPr="00E77497">
        <w:rPr>
          <w:b/>
        </w:rPr>
        <w:t>:</w:t>
      </w:r>
      <w:r w:rsidRPr="00E77497">
        <w:rPr>
          <w:rFonts w:ascii="Times New Roman" w:hAnsi="Times New Roman"/>
          <w:i/>
        </w:rPr>
        <w:t xml:space="preserve"> FunctionDeclaration</w:t>
      </w:r>
      <w:r w:rsidRPr="00E77497">
        <w:t xml:space="preserve"> is evaluated as follows:</w:t>
      </w:r>
    </w:p>
    <w:p w14:paraId="51E27261" w14:textId="77777777" w:rsidR="004C02EF" w:rsidRPr="00E77497" w:rsidRDefault="004C02EF" w:rsidP="00C47E72">
      <w:pPr>
        <w:pStyle w:val="Alg4"/>
        <w:numPr>
          <w:ilvl w:val="0"/>
          <w:numId w:val="153"/>
        </w:numPr>
        <w:spacing w:after="120"/>
      </w:pPr>
      <w:r w:rsidRPr="00E77497">
        <w:t>Return (</w:t>
      </w:r>
      <w:r w:rsidRPr="00E77497">
        <w:rPr>
          <w:rFonts w:ascii="Arial" w:hAnsi="Arial" w:cs="Arial"/>
        </w:rPr>
        <w:t>normal</w:t>
      </w:r>
      <w:r w:rsidRPr="00E77497">
        <w:t xml:space="preserve">, </w:t>
      </w:r>
      <w:r w:rsidRPr="00E77497">
        <w:rPr>
          <w:rFonts w:ascii="Arial" w:hAnsi="Arial" w:cs="Arial"/>
        </w:rPr>
        <w:t>empty</w:t>
      </w:r>
      <w:r w:rsidRPr="00E77497">
        <w:t xml:space="preserve">, </w:t>
      </w:r>
      <w:r w:rsidRPr="00E77497">
        <w:rPr>
          <w:rFonts w:ascii="Arial" w:hAnsi="Arial" w:cs="Arial"/>
        </w:rPr>
        <w:t>empty</w:t>
      </w:r>
      <w:r w:rsidRPr="00E77497">
        <w:t>).</w:t>
      </w:r>
      <w:bookmarkStart w:id="12357" w:name="_Toc393690345"/>
    </w:p>
    <w:p w14:paraId="774AC8F4" w14:textId="77777777" w:rsidR="004C02EF" w:rsidRPr="00E77497" w:rsidRDefault="004C02EF" w:rsidP="00B43482">
      <w:pPr>
        <w:pStyle w:val="20"/>
        <w:numPr>
          <w:ilvl w:val="0"/>
          <w:numId w:val="0"/>
        </w:numPr>
      </w:pPr>
      <w:bookmarkStart w:id="12358" w:name="_Toc235503478"/>
      <w:bookmarkStart w:id="12359" w:name="_Toc241509253"/>
      <w:bookmarkStart w:id="12360" w:name="_Toc244416740"/>
      <w:bookmarkStart w:id="12361" w:name="_Toc276631104"/>
      <w:bookmarkStart w:id="12362" w:name="_Toc314500660"/>
      <w:r w:rsidRPr="00E77497">
        <w:t>14.1</w:t>
      </w:r>
      <w:r w:rsidRPr="00E77497">
        <w:tab/>
        <w:t>Directive Prologues and the Use Strict Directive</w:t>
      </w:r>
      <w:bookmarkEnd w:id="12358"/>
      <w:bookmarkEnd w:id="12359"/>
      <w:bookmarkEnd w:id="12360"/>
      <w:bookmarkEnd w:id="12361"/>
      <w:bookmarkEnd w:id="12362"/>
    </w:p>
    <w:p w14:paraId="0B0C310E" w14:textId="77777777" w:rsidR="004C02EF" w:rsidRPr="00E77497" w:rsidRDefault="004C02EF" w:rsidP="004C02EF">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as the initial </w:t>
      </w:r>
      <w:r w:rsidRPr="00E77497">
        <w:rPr>
          <w:rFonts w:ascii="Times New Roman" w:hAnsi="Times New Roman"/>
          <w:i/>
        </w:rPr>
        <w:t>SourceElement</w:t>
      </w:r>
      <w:r w:rsidRPr="00E77497">
        <w:t xml:space="preserve"> productions of a </w:t>
      </w:r>
      <w:r w:rsidRPr="00E77497">
        <w:rPr>
          <w:rFonts w:ascii="Times New Roman" w:hAnsi="Times New Roman"/>
          <w:i/>
        </w:rPr>
        <w:t>Program</w:t>
      </w:r>
      <w:r w:rsidRPr="00E77497">
        <w:t xml:space="preserve"> or</w:t>
      </w:r>
      <w:ins w:id="12363" w:author="Rev 4 Allen Wirfs-Brock" w:date="2011-10-07T15:44:00Z">
        <w:r w:rsidR="0093142C" w:rsidRPr="00E77497">
          <w:t xml:space="preserve"> as the initial </w:t>
        </w:r>
      </w:ins>
      <w:ins w:id="12364" w:author="Rev 4 Allen Wirfs-Brock" w:date="2011-10-07T15:46:00Z">
        <w:r w:rsidR="0093142C" w:rsidRPr="00E77497">
          <w:rPr>
            <w:rFonts w:ascii="Times New Roman" w:hAnsi="Times New Roman"/>
            <w:i/>
          </w:rPr>
          <w:t>StatementListItem</w:t>
        </w:r>
      </w:ins>
      <w:ins w:id="12365" w:author="Rev 4 Allen Wirfs-Brock" w:date="2011-10-07T15:44:00Z">
        <w:r w:rsidR="0093142C" w:rsidRPr="00E77497">
          <w:t xml:space="preserve"> productions of a</w:t>
        </w:r>
      </w:ins>
      <w:r w:rsidRPr="00E77497">
        <w:t xml:space="preserve"> </w:t>
      </w:r>
      <w:r w:rsidRPr="00E77497">
        <w:rPr>
          <w:rFonts w:ascii="Times New Roman" w:hAnsi="Times New Roman"/>
          <w:i/>
        </w:rPr>
        <w:t>FunctionBody</w:t>
      </w:r>
      <w:r w:rsidRPr="00E77497">
        <w:t xml:space="preserve"> 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6DC295AA"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5CF481B5" w14:textId="77777777" w:rsidR="004C02EF" w:rsidRPr="00E77497" w:rsidRDefault="004C02EF" w:rsidP="004C02EF">
      <w:r w:rsidRPr="00E77497">
        <w:t>A Directive Prologue may contain more than one Use Strict Directive. However, an implementation may issue a warning if this occurs.</w:t>
      </w:r>
    </w:p>
    <w:p w14:paraId="2B20ECC6"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w:t>
      </w:r>
      <w:del w:id="12366" w:author="Rev 4 Allen Wirfs-Brock" w:date="2011-10-07T15:47:00Z">
        <w:r w:rsidRPr="00E77497" w:rsidDel="0093142C">
          <w:rPr>
            <w:rStyle w:val="bnf"/>
          </w:rPr>
          <w:delText>SourceElements</w:delText>
        </w:r>
        <w:r w:rsidRPr="00E77497" w:rsidDel="0093142C">
          <w:delText xml:space="preserve"> </w:delText>
        </w:r>
      </w:del>
      <w:r w:rsidRPr="00E77497">
        <w:t xml:space="preserve">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14:paraId="2928309D" w14:textId="77777777" w:rsidR="004C02EF" w:rsidRPr="00E77497" w:rsidRDefault="004C02EF" w:rsidP="004C02EF">
      <w:pPr>
        <w:pStyle w:val="1"/>
        <w:numPr>
          <w:ilvl w:val="0"/>
          <w:numId w:val="0"/>
        </w:numPr>
      </w:pPr>
      <w:bookmarkStart w:id="12367" w:name="_Ref457704028"/>
      <w:bookmarkStart w:id="12368" w:name="_Toc472818901"/>
      <w:bookmarkStart w:id="12369" w:name="_Toc235503479"/>
      <w:bookmarkStart w:id="12370" w:name="_Toc241509254"/>
      <w:bookmarkStart w:id="12371" w:name="_Toc244416741"/>
      <w:bookmarkStart w:id="12372" w:name="_Toc276631105"/>
      <w:bookmarkStart w:id="12373" w:name="_Toc314500661"/>
      <w:r w:rsidRPr="00E77497">
        <w:t>15</w:t>
      </w:r>
      <w:r w:rsidRPr="00E77497">
        <w:tab/>
      </w:r>
      <w:bookmarkEnd w:id="12350"/>
      <w:r w:rsidRPr="00E77497">
        <w:t>Standard Built-in ECMAScript Object</w:t>
      </w:r>
      <w:bookmarkEnd w:id="12351"/>
      <w:bookmarkEnd w:id="12352"/>
      <w:bookmarkEnd w:id="12353"/>
      <w:bookmarkEnd w:id="12354"/>
      <w:bookmarkEnd w:id="12355"/>
      <w:bookmarkEnd w:id="12356"/>
      <w:bookmarkEnd w:id="12357"/>
      <w:r w:rsidRPr="00E77497">
        <w:t>s</w:t>
      </w:r>
      <w:bookmarkEnd w:id="12367"/>
      <w:bookmarkEnd w:id="12368"/>
      <w:bookmarkEnd w:id="12369"/>
      <w:bookmarkEnd w:id="12370"/>
      <w:bookmarkEnd w:id="12371"/>
      <w:bookmarkEnd w:id="12372"/>
      <w:bookmarkEnd w:id="12373"/>
    </w:p>
    <w:p w14:paraId="05DDB1DC"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24FCE897" w14:textId="77777777" w:rsidR="004C02EF" w:rsidRPr="00E77497" w:rsidRDefault="004C02EF" w:rsidP="004C02EF">
      <w:r w:rsidRPr="00E77497">
        <w:t xml:space="preserve">Unless specified otherwise, </w:t>
      </w:r>
      <w:del w:id="12374" w:author="Rev 3 Allen Wirfs-Brock" w:date="2011-09-07T15:24:00Z">
        <w:r w:rsidRPr="00E77497" w:rsidDel="00FE434F">
          <w:delText xml:space="preserve">the </w:delText>
        </w:r>
      </w:del>
      <w:del w:id="12375" w:author="Allen Wirfs-Brock" w:date="2011-07-02T13:23:00Z">
        <w:r w:rsidRPr="00E77497" w:rsidDel="000011A1">
          <w:delText xml:space="preserve">[[Class]] internal property of </w:delText>
        </w:r>
      </w:del>
      <w:r w:rsidRPr="00E77497">
        <w:t xml:space="preserve">a built-in object </w:t>
      </w:r>
      <w:del w:id="12376" w:author="Allen Wirfs-Brock" w:date="2011-07-02T13:23:00Z">
        <w:r w:rsidRPr="00E77497" w:rsidDel="000011A1">
          <w:delText xml:space="preserve">is </w:delText>
        </w:r>
        <w:r w:rsidRPr="00E77497" w:rsidDel="000011A1">
          <w:rPr>
            <w:rFonts w:ascii="Courier New" w:hAnsi="Courier New"/>
            <w:b/>
          </w:rPr>
          <w:delText>"Function"</w:delText>
        </w:r>
      </w:del>
      <w:ins w:id="12377" w:author="Allen Wirfs-Brock" w:date="2011-07-02T13:23:00Z">
        <w:r w:rsidR="000011A1" w:rsidRPr="00E77497">
          <w:t>has the [[</w:t>
        </w:r>
        <w:del w:id="12378" w:author="Rev 3 Allen Wirfs-Brock" w:date="2011-09-07T15:24:00Z">
          <w:r w:rsidR="000011A1" w:rsidRPr="00E77497" w:rsidDel="00FE434F">
            <w:delText>IsFunction</w:delText>
          </w:r>
        </w:del>
      </w:ins>
      <w:ins w:id="12379" w:author="Rev 3 Allen Wirfs-Brock" w:date="2011-09-07T15:24:00Z">
        <w:r w:rsidR="00FE434F" w:rsidRPr="00E77497">
          <w:t>NativeBrand</w:t>
        </w:r>
      </w:ins>
      <w:ins w:id="12380" w:author="Allen Wirfs-Brock" w:date="2011-07-02T13:23:00Z">
        <w:r w:rsidR="000011A1" w:rsidRPr="00E77497">
          <w:t>]] internal property</w:t>
        </w:r>
      </w:ins>
      <w:ins w:id="12381" w:author="Rev 3 Allen Wirfs-Brock" w:date="2011-09-07T15:24:00Z">
        <w:r w:rsidR="00FE434F" w:rsidRPr="00E77497">
          <w:t xml:space="preserve"> with value NativeFunction</w:t>
        </w:r>
      </w:ins>
      <w:r w:rsidRPr="00E77497">
        <w:t xml:space="preserve"> if that built-in object has a [[Call]] internal property</w:t>
      </w:r>
      <w:del w:id="12382" w:author="Allen Wirfs-Brock" w:date="2011-07-02T13:24:00Z">
        <w:r w:rsidRPr="00E77497" w:rsidDel="000011A1">
          <w:delText xml:space="preserve">, or </w:delText>
        </w:r>
        <w:r w:rsidRPr="00E77497" w:rsidDel="000011A1">
          <w:rPr>
            <w:rFonts w:ascii="Courier New" w:hAnsi="Courier New"/>
            <w:b/>
          </w:rPr>
          <w:delText>"Object"</w:delText>
        </w:r>
        <w:r w:rsidRPr="00E77497" w:rsidDel="000011A1">
          <w:delText xml:space="preserve"> if that built-in object does not have a [[Call]] internal property</w:delText>
        </w:r>
      </w:del>
      <w:r w:rsidRPr="00E77497">
        <w:t xml:space="preserve">. Unless specified otherwise, the [[Extensible]] internal property of a built-in object initially has the value </w:t>
      </w:r>
      <w:r w:rsidRPr="00E77497">
        <w:rPr>
          <w:b/>
        </w:rPr>
        <w:t>true</w:t>
      </w:r>
      <w:r w:rsidRPr="00E77497">
        <w:t>.</w:t>
      </w:r>
    </w:p>
    <w:p w14:paraId="1573AE04"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11E79C08" w14:textId="77777777"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7D59AACE" w14:textId="77777777"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73FAA11C"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7103AE2C" w14:textId="77777777" w:rsidR="004C02EF" w:rsidRPr="00E77497" w:rsidRDefault="004C02EF" w:rsidP="004C02EF">
      <w:r w:rsidRPr="00E77497">
        <w:t xml:space="preserve">Every built-in function and every built-in constructor has the Function prototype object, which is the initial value of the expression </w:t>
      </w:r>
      <w:r w:rsidRPr="00E77497">
        <w:rPr>
          <w:rFonts w:ascii="Courier New" w:hAnsi="Courier New"/>
          <w:b/>
        </w:rPr>
        <w:t>Function.prototype</w:t>
      </w:r>
      <w:r w:rsidRPr="00E77497">
        <w:t xml:space="preserve"> (15.3.4), as the value of its [[Prototype]] internal property.</w:t>
      </w:r>
    </w:p>
    <w:p w14:paraId="353DC9B1"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property, except the Object prototype object itself.</w:t>
      </w:r>
    </w:p>
    <w:p w14:paraId="1E6F60F2" w14:textId="77777777" w:rsidR="004C02EF" w:rsidRPr="00A67AF2" w:rsidRDefault="004C02EF" w:rsidP="0038160B">
      <w:r w:rsidRPr="00E77497">
        <w:t xml:space="preserve">None of the built-in functions described in this clause that are not constructors shall implement the [[Construct]] internal method unless otherwise specified in the description of a particular function. </w:t>
      </w:r>
      <w:commentRangeStart w:id="12383"/>
      <w:ins w:id="12384" w:author="Allen Wirfs-Brock" w:date="2011-07-07T11:43:00Z">
        <w:r w:rsidR="0038160B" w:rsidRPr="00E77497">
          <w:t xml:space="preserve">The behavior specified in this clause for each built-in function is the specification of the [[Call]] internal method behavior for that function.  </w:t>
        </w:r>
      </w:ins>
      <w:commentRangeEnd w:id="12383"/>
      <w:ins w:id="12385" w:author="Allen Wirfs-Brock" w:date="2011-07-07T11:44:00Z">
        <w:r w:rsidR="0038160B" w:rsidRPr="00E77497">
          <w:rPr>
            <w:rStyle w:val="af4"/>
            <w:lang w:val="en-GB"/>
          </w:rPr>
          <w:commentReference w:id="12383"/>
        </w:r>
      </w:ins>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14:paraId="31E6EEFE" w14:textId="77777777" w:rsidR="004C02EF" w:rsidRPr="00E77497" w:rsidRDefault="004C02EF" w:rsidP="004C02EF">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036B6044" w14:textId="77777777"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4958C9F3"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6E48406C" w14:textId="77777777" w:rsidR="004C02EF" w:rsidRPr="00E77497" w:rsidRDefault="004C02EF" w:rsidP="004C02EF">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 Every other 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12386" w:name="_Toc382212248"/>
      <w:bookmarkStart w:id="12387" w:name="_Toc382212811"/>
      <w:bookmarkStart w:id="12388" w:name="_Toc382291593"/>
      <w:bookmarkStart w:id="12389" w:name="_Toc385672242"/>
      <w:bookmarkStart w:id="12390" w:name="_Toc393690346"/>
    </w:p>
    <w:p w14:paraId="64DC6492" w14:textId="77777777" w:rsidR="004C02EF" w:rsidRPr="00E77497" w:rsidRDefault="004C02EF" w:rsidP="00B43482">
      <w:pPr>
        <w:pStyle w:val="20"/>
        <w:numPr>
          <w:ilvl w:val="0"/>
          <w:numId w:val="0"/>
        </w:numPr>
      </w:pPr>
      <w:bookmarkStart w:id="12391" w:name="_Ref457031693"/>
      <w:bookmarkStart w:id="12392" w:name="_Toc472818902"/>
      <w:bookmarkStart w:id="12393" w:name="_Toc235503480"/>
      <w:bookmarkStart w:id="12394" w:name="_Toc241509255"/>
      <w:bookmarkStart w:id="12395" w:name="_Toc244416742"/>
      <w:bookmarkStart w:id="12396" w:name="_Toc276631106"/>
      <w:bookmarkStart w:id="12397" w:name="_Toc314500662"/>
      <w:r w:rsidRPr="00E77497">
        <w:t>15.1</w:t>
      </w:r>
      <w:r w:rsidRPr="00E77497">
        <w:tab/>
        <w:t>The Global Objec</w:t>
      </w:r>
      <w:bookmarkEnd w:id="12386"/>
      <w:bookmarkEnd w:id="12387"/>
      <w:bookmarkEnd w:id="12388"/>
      <w:bookmarkEnd w:id="12389"/>
      <w:bookmarkEnd w:id="12390"/>
      <w:r w:rsidRPr="00E77497">
        <w:t>t</w:t>
      </w:r>
      <w:bookmarkEnd w:id="12391"/>
      <w:bookmarkEnd w:id="12392"/>
      <w:bookmarkEnd w:id="12393"/>
      <w:bookmarkEnd w:id="12394"/>
      <w:bookmarkEnd w:id="12395"/>
      <w:bookmarkEnd w:id="12396"/>
      <w:bookmarkEnd w:id="12397"/>
    </w:p>
    <w:p w14:paraId="760B2042" w14:textId="77777777"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14:paraId="23E18169" w14:textId="77777777"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1D2E4F52" w14:textId="77777777" w:rsidR="004C02EF" w:rsidRPr="00E77497" w:rsidRDefault="004C02EF" w:rsidP="004C02EF">
      <w:r w:rsidRPr="00E77497">
        <w:t xml:space="preserve">The global object does not have a [[Construct]] internal property; it is not possible to use the global object as a constructor with the </w:t>
      </w:r>
      <w:r w:rsidRPr="00E77497">
        <w:rPr>
          <w:rFonts w:ascii="Courier New" w:hAnsi="Courier New"/>
          <w:b/>
        </w:rPr>
        <w:t>new</w:t>
      </w:r>
      <w:r w:rsidRPr="00E77497">
        <w:t xml:space="preserve"> operator.</w:t>
      </w:r>
      <w:bookmarkStart w:id="12398" w:name="_Toc382291594"/>
      <w:bookmarkStart w:id="12399" w:name="_Toc385672243"/>
    </w:p>
    <w:p w14:paraId="14A5BCC8" w14:textId="77777777" w:rsidR="004C02EF" w:rsidRPr="00E77497" w:rsidRDefault="004C02EF" w:rsidP="004C02EF">
      <w:r w:rsidRPr="00E77497">
        <w:t>The global object does not have a [[Call]] internal property; it is not possible to invoke the global object as a function.</w:t>
      </w:r>
    </w:p>
    <w:p w14:paraId="3547FCC7" w14:textId="77777777" w:rsidR="004C02EF" w:rsidRPr="00E77497" w:rsidRDefault="004C02EF" w:rsidP="004C02EF">
      <w:r w:rsidRPr="00E77497">
        <w:t>The value</w:t>
      </w:r>
      <w:del w:id="12400" w:author="Rev 3 Allen Wirfs-Brock" w:date="2011-08-30T11:34:00Z">
        <w:r w:rsidRPr="00E77497" w:rsidDel="00F937DA">
          <w:delText>s</w:delText>
        </w:r>
      </w:del>
      <w:r w:rsidRPr="00E77497">
        <w:t xml:space="preserve"> of the [[Prototype]] </w:t>
      </w:r>
      <w:del w:id="12401" w:author="Allen Wirfs-Brock" w:date="2011-07-02T13:24:00Z">
        <w:r w:rsidRPr="00E77497" w:rsidDel="008962D8">
          <w:delText xml:space="preserve">and [[Class]] </w:delText>
        </w:r>
      </w:del>
      <w:r w:rsidRPr="00E77497">
        <w:t>internal propert</w:t>
      </w:r>
      <w:ins w:id="12402" w:author="Rev 3 Allen Wirfs-Brock" w:date="2011-08-30T11:34:00Z">
        <w:r w:rsidR="00F937DA" w:rsidRPr="00E77497">
          <w:t>y</w:t>
        </w:r>
      </w:ins>
      <w:del w:id="12403" w:author="Rev 3 Allen Wirfs-Brock" w:date="2011-08-30T11:34:00Z">
        <w:r w:rsidRPr="00E77497" w:rsidDel="00F937DA">
          <w:delText>ies</w:delText>
        </w:r>
      </w:del>
      <w:r w:rsidRPr="00E77497">
        <w:t xml:space="preserve"> of the global object </w:t>
      </w:r>
      <w:del w:id="12404" w:author="Rev 3 Allen Wirfs-Brock" w:date="2011-08-30T11:34:00Z">
        <w:r w:rsidRPr="00E77497" w:rsidDel="00F937DA">
          <w:delText xml:space="preserve">are </w:delText>
        </w:r>
      </w:del>
      <w:ins w:id="12405" w:author="Rev 3 Allen Wirfs-Brock" w:date="2011-08-30T11:34:00Z">
        <w:r w:rsidR="00F937DA" w:rsidRPr="00E77497">
          <w:t xml:space="preserve">is </w:t>
        </w:r>
      </w:ins>
      <w:r w:rsidRPr="00E77497">
        <w:t>implementation-dependent.</w:t>
      </w:r>
      <w:bookmarkStart w:id="12406" w:name="_Toc393690347"/>
    </w:p>
    <w:p w14:paraId="25B93A02" w14:textId="77777777"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4DF31ECA" w14:textId="77777777" w:rsidR="004C02EF" w:rsidRPr="00E77497" w:rsidRDefault="004C02EF" w:rsidP="00B43482">
      <w:pPr>
        <w:pStyle w:val="30"/>
        <w:numPr>
          <w:ilvl w:val="0"/>
          <w:numId w:val="0"/>
        </w:numPr>
      </w:pPr>
      <w:bookmarkStart w:id="12407" w:name="_Toc472818903"/>
      <w:bookmarkStart w:id="12408" w:name="_Toc235503481"/>
      <w:bookmarkStart w:id="12409" w:name="_Toc241509256"/>
      <w:bookmarkStart w:id="12410" w:name="_Toc244416743"/>
      <w:bookmarkStart w:id="12411" w:name="_Toc276631107"/>
      <w:bookmarkStart w:id="12412" w:name="_Toc314500663"/>
      <w:r w:rsidRPr="00E77497">
        <w:t>15.1.1</w:t>
      </w:r>
      <w:r w:rsidRPr="00E77497">
        <w:tab/>
        <w:t>Value Properties of the Global Objec</w:t>
      </w:r>
      <w:bookmarkEnd w:id="12398"/>
      <w:bookmarkEnd w:id="12399"/>
      <w:bookmarkEnd w:id="12406"/>
      <w:r w:rsidRPr="00E77497">
        <w:t>t</w:t>
      </w:r>
      <w:bookmarkStart w:id="12413" w:name="_Toc385672244"/>
      <w:bookmarkStart w:id="12414" w:name="_Toc393690348"/>
      <w:bookmarkStart w:id="12415" w:name="_Toc382291595"/>
      <w:bookmarkEnd w:id="12407"/>
      <w:bookmarkEnd w:id="12408"/>
      <w:bookmarkEnd w:id="12409"/>
      <w:bookmarkEnd w:id="12410"/>
      <w:bookmarkEnd w:id="12411"/>
      <w:bookmarkEnd w:id="12412"/>
    </w:p>
    <w:p w14:paraId="02F110D7" w14:textId="77777777" w:rsidR="004C02EF" w:rsidRPr="00E77497" w:rsidRDefault="004C02EF" w:rsidP="004C02EF">
      <w:pPr>
        <w:pStyle w:val="40"/>
        <w:numPr>
          <w:ilvl w:val="0"/>
          <w:numId w:val="0"/>
        </w:numPr>
      </w:pPr>
      <w:bookmarkStart w:id="12416" w:name="_Ref449966769"/>
      <w:r w:rsidRPr="00E77497">
        <w:t>15.1.1.1</w:t>
      </w:r>
      <w:r w:rsidRPr="00E77497">
        <w:tab/>
        <w:t>Na</w:t>
      </w:r>
      <w:bookmarkEnd w:id="12413"/>
      <w:bookmarkEnd w:id="12414"/>
      <w:r w:rsidRPr="00E77497">
        <w:t>N</w:t>
      </w:r>
      <w:bookmarkEnd w:id="12416"/>
    </w:p>
    <w:p w14:paraId="751FB955" w14:textId="77777777"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12417" w:name="_Toc385672245"/>
      <w:bookmarkStart w:id="12418"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D15D8AE" w14:textId="77777777" w:rsidR="004C02EF" w:rsidRPr="00E77497" w:rsidRDefault="004C02EF" w:rsidP="004C02EF">
      <w:pPr>
        <w:pStyle w:val="40"/>
        <w:numPr>
          <w:ilvl w:val="0"/>
          <w:numId w:val="0"/>
        </w:numPr>
      </w:pPr>
      <w:bookmarkStart w:id="12419" w:name="_Ref449966787"/>
      <w:r w:rsidRPr="00E77497">
        <w:t>15.1.1.2</w:t>
      </w:r>
      <w:r w:rsidRPr="00E77497">
        <w:tab/>
        <w:t>Infinit</w:t>
      </w:r>
      <w:bookmarkEnd w:id="12417"/>
      <w:bookmarkEnd w:id="12418"/>
      <w:r w:rsidRPr="00E77497">
        <w:t>y</w:t>
      </w:r>
      <w:bookmarkEnd w:id="12419"/>
    </w:p>
    <w:p w14:paraId="2A268439" w14:textId="77777777"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12420" w:name="_Toc385672246"/>
      <w:bookmarkStart w:id="12421"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22AB3F99" w14:textId="77777777" w:rsidR="004C02EF" w:rsidRPr="00E77497" w:rsidRDefault="004C02EF" w:rsidP="004C02EF">
      <w:pPr>
        <w:pStyle w:val="40"/>
        <w:numPr>
          <w:ilvl w:val="0"/>
          <w:numId w:val="0"/>
        </w:numPr>
      </w:pPr>
      <w:bookmarkStart w:id="12422" w:name="_Ref449966804"/>
      <w:r w:rsidRPr="00E77497">
        <w:t>15.1.1.3</w:t>
      </w:r>
      <w:r w:rsidRPr="00E77497">
        <w:tab/>
        <w:t>undefined</w:t>
      </w:r>
      <w:bookmarkEnd w:id="12422"/>
    </w:p>
    <w:p w14:paraId="1EB38F99" w14:textId="77777777"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6998B134" w14:textId="77777777" w:rsidR="004C02EF" w:rsidRPr="00E77497" w:rsidRDefault="004C02EF" w:rsidP="00B43482">
      <w:pPr>
        <w:pStyle w:val="30"/>
        <w:numPr>
          <w:ilvl w:val="0"/>
          <w:numId w:val="0"/>
        </w:numPr>
      </w:pPr>
      <w:bookmarkStart w:id="12423" w:name="_Toc472818904"/>
      <w:bookmarkStart w:id="12424" w:name="_Toc235503482"/>
      <w:bookmarkStart w:id="12425" w:name="_Toc241509257"/>
      <w:bookmarkStart w:id="12426" w:name="_Toc244416744"/>
      <w:bookmarkStart w:id="12427" w:name="_Toc276631108"/>
      <w:bookmarkStart w:id="12428" w:name="_Toc314500664"/>
      <w:r w:rsidRPr="00E77497">
        <w:t>15.1.2</w:t>
      </w:r>
      <w:r w:rsidRPr="00E77497">
        <w:tab/>
        <w:t>Function Properties of the Global Objec</w:t>
      </w:r>
      <w:bookmarkEnd w:id="12415"/>
      <w:bookmarkEnd w:id="12420"/>
      <w:bookmarkEnd w:id="12421"/>
      <w:r w:rsidRPr="00E77497">
        <w:t>t</w:t>
      </w:r>
      <w:bookmarkStart w:id="12429" w:name="_Toc382291596"/>
      <w:bookmarkStart w:id="12430" w:name="_Toc385672247"/>
      <w:bookmarkStart w:id="12431" w:name="_Toc393690351"/>
      <w:bookmarkEnd w:id="12423"/>
      <w:bookmarkEnd w:id="12424"/>
      <w:bookmarkEnd w:id="12425"/>
      <w:bookmarkEnd w:id="12426"/>
      <w:bookmarkEnd w:id="12427"/>
      <w:bookmarkEnd w:id="12428"/>
    </w:p>
    <w:p w14:paraId="21D302D1" w14:textId="77777777" w:rsidR="004C02EF" w:rsidRPr="00E77497" w:rsidRDefault="004C02EF" w:rsidP="004C02EF">
      <w:pPr>
        <w:pStyle w:val="40"/>
        <w:numPr>
          <w:ilvl w:val="0"/>
          <w:numId w:val="0"/>
        </w:numPr>
      </w:pPr>
      <w:bookmarkStart w:id="12432" w:name="_Ref449966832"/>
      <w:r w:rsidRPr="00E77497">
        <w:t>15.1.2.1</w:t>
      </w:r>
      <w:r w:rsidRPr="00E77497">
        <w:tab/>
        <w:t>eval (x</w:t>
      </w:r>
      <w:bookmarkEnd w:id="12429"/>
      <w:bookmarkEnd w:id="12430"/>
      <w:bookmarkEnd w:id="12431"/>
      <w:r w:rsidRPr="00E77497">
        <w:t>)</w:t>
      </w:r>
      <w:bookmarkEnd w:id="12432"/>
    </w:p>
    <w:p w14:paraId="371FC71F" w14:textId="77777777"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5926B6C5"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3D3E7A7C"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prog </w:t>
      </w:r>
      <w:r w:rsidRPr="00E77497">
        <w:rPr>
          <w:rFonts w:ascii="Times New Roman" w:hAnsi="Times New Roman"/>
        </w:rPr>
        <w:t xml:space="preserve">be the ECMAScript code that is the result of parsing </w:t>
      </w:r>
      <w:r w:rsidRPr="00E77497">
        <w:rPr>
          <w:rFonts w:ascii="Times New Roman" w:hAnsi="Times New Roman"/>
          <w:i/>
        </w:rPr>
        <w:t xml:space="preserve">x </w:t>
      </w:r>
      <w:r w:rsidRPr="00E77497">
        <w:rPr>
          <w:rFonts w:ascii="Times New Roman" w:hAnsi="Times New Roman"/>
        </w:rPr>
        <w:t xml:space="preserve">as a </w:t>
      </w:r>
      <w:r w:rsidRPr="00E77497">
        <w:rPr>
          <w:rFonts w:ascii="Times New Roman" w:hAnsi="Times New Roman"/>
          <w:i/>
        </w:rPr>
        <w:t>Program</w:t>
      </w:r>
      <w:r w:rsidRPr="00E77497">
        <w:rPr>
          <w:rFonts w:ascii="Times New Roman" w:hAnsi="Times New Roman"/>
        </w:rPr>
        <w:t xml:space="preserve">. If the parse fails, throw a </w:t>
      </w:r>
      <w:r w:rsidRPr="00E77497">
        <w:rPr>
          <w:rFonts w:ascii="Times New Roman" w:hAnsi="Times New Roman"/>
          <w:b/>
        </w:rPr>
        <w:t>SyntaxError</w:t>
      </w:r>
      <w:r w:rsidRPr="00E77497">
        <w:rPr>
          <w:rFonts w:ascii="Times New Roman" w:hAnsi="Times New Roman"/>
        </w:rPr>
        <w:t xml:space="preserve"> exception (but see also clause 16).</w:t>
      </w:r>
    </w:p>
    <w:p w14:paraId="20EDB580"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evalCtx </w:t>
      </w:r>
      <w:r w:rsidRPr="00E77497">
        <w:rPr>
          <w:rFonts w:ascii="Times New Roman" w:hAnsi="Times New Roman"/>
        </w:rPr>
        <w:t xml:space="preserve">be the result of establishing a new execution context (10.4.2) for the eval code </w:t>
      </w:r>
      <w:r w:rsidRPr="00E77497">
        <w:rPr>
          <w:rFonts w:ascii="Times New Roman" w:hAnsi="Times New Roman"/>
          <w:i/>
        </w:rPr>
        <w:t>prog</w:t>
      </w:r>
      <w:r w:rsidRPr="00E77497">
        <w:rPr>
          <w:rFonts w:ascii="Times New Roman" w:hAnsi="Times New Roman"/>
        </w:rPr>
        <w:t>.</w:t>
      </w:r>
    </w:p>
    <w:p w14:paraId="5A58A9CB"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the program </w:t>
      </w:r>
      <w:r w:rsidRPr="00E77497">
        <w:rPr>
          <w:rFonts w:ascii="Times New Roman" w:hAnsi="Times New Roman"/>
          <w:i/>
        </w:rPr>
        <w:t>prog</w:t>
      </w:r>
      <w:r w:rsidRPr="00E77497">
        <w:rPr>
          <w:rFonts w:ascii="Times New Roman" w:hAnsi="Times New Roman"/>
        </w:rPr>
        <w:t>.</w:t>
      </w:r>
    </w:p>
    <w:p w14:paraId="1676B6BA" w14:textId="77777777" w:rsidR="004C02EF" w:rsidRPr="00E77497" w:rsidRDefault="004C02EF" w:rsidP="00C47E72">
      <w:pPr>
        <w:numPr>
          <w:ilvl w:val="0"/>
          <w:numId w:val="154"/>
        </w:numPr>
        <w:contextualSpacing/>
        <w:rPr>
          <w:rFonts w:ascii="Times New Roman" w:hAnsi="Times New Roman"/>
        </w:rPr>
      </w:pPr>
      <w:bookmarkStart w:id="12433" w:name="_Toc382291597"/>
      <w:bookmarkStart w:id="12434" w:name="_Toc385672248"/>
      <w:bookmarkStart w:id="12435" w:name="_Toc393690352"/>
      <w:r w:rsidRPr="00E77497">
        <w:rPr>
          <w:rFonts w:ascii="Times New Roman" w:hAnsi="Times New Roman"/>
        </w:rPr>
        <w:t xml:space="preserve">Exit the running execution context </w:t>
      </w:r>
      <w:r w:rsidRPr="00E77497">
        <w:rPr>
          <w:rFonts w:ascii="Times New Roman" w:hAnsi="Times New Roman"/>
          <w:i/>
        </w:rPr>
        <w:t>evalCtx</w:t>
      </w:r>
      <w:r w:rsidRPr="00E77497">
        <w:rPr>
          <w:rFonts w:ascii="Times New Roman" w:hAnsi="Times New Roman"/>
        </w:rPr>
        <w:t>, restoring the previous execution context.</w:t>
      </w:r>
    </w:p>
    <w:p w14:paraId="634CB936"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a value </w:t>
      </w:r>
      <w:r w:rsidRPr="00E77497">
        <w:rPr>
          <w:rFonts w:ascii="Times New Roman" w:hAnsi="Times New Roman"/>
          <w:i/>
        </w:rPr>
        <w:t>V</w:t>
      </w:r>
      <w:r w:rsidRPr="00E77497">
        <w:rPr>
          <w:rFonts w:ascii="Times New Roman" w:hAnsi="Times New Roman"/>
        </w:rPr>
        <w:t xml:space="preserve">, then return the value </w:t>
      </w:r>
      <w:r w:rsidRPr="00E77497">
        <w:rPr>
          <w:rFonts w:ascii="Times New Roman" w:hAnsi="Times New Roman"/>
          <w:i/>
        </w:rPr>
        <w:t>V</w:t>
      </w:r>
      <w:r w:rsidRPr="00E77497">
        <w:rPr>
          <w:rFonts w:ascii="Times New Roman" w:hAnsi="Times New Roman"/>
        </w:rPr>
        <w:t>.</w:t>
      </w:r>
    </w:p>
    <w:p w14:paraId="116A3CF0"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w:t>
      </w:r>
      <w:r w:rsidRPr="00E77497">
        <w:rPr>
          <w:rFonts w:cs="Arial"/>
        </w:rPr>
        <w:t>empty</w:t>
      </w:r>
      <w:r w:rsidRPr="00E77497">
        <w:rPr>
          <w:rFonts w:ascii="Times New Roman" w:hAnsi="Times New Roman"/>
        </w:rPr>
        <w:t xml:space="preserve">, then return the value </w:t>
      </w:r>
      <w:r w:rsidRPr="00E77497">
        <w:rPr>
          <w:rFonts w:ascii="Times New Roman" w:hAnsi="Times New Roman"/>
          <w:b/>
        </w:rPr>
        <w:t>undefined</w:t>
      </w:r>
      <w:r w:rsidRPr="00E77497">
        <w:rPr>
          <w:rFonts w:ascii="Times New Roman" w:hAnsi="Times New Roman"/>
        </w:rPr>
        <w:t>.</w:t>
      </w:r>
    </w:p>
    <w:p w14:paraId="33B08161"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Otherwise, </w:t>
      </w:r>
      <w:r w:rsidRPr="00E77497">
        <w:rPr>
          <w:rFonts w:ascii="Times New Roman" w:hAnsi="Times New Roman"/>
          <w:i/>
        </w:rPr>
        <w:t>result</w:t>
      </w:r>
      <w:r w:rsidRPr="00E77497">
        <w:rPr>
          <w:rFonts w:ascii="Times New Roman" w:hAnsi="Times New Roman"/>
        </w:rPr>
        <w:t xml:space="preserve">.type must be </w:t>
      </w:r>
      <w:r w:rsidRPr="00E77497">
        <w:rPr>
          <w:rFonts w:cs="Arial"/>
        </w:rPr>
        <w:t>throw</w:t>
      </w:r>
      <w:r w:rsidRPr="00E77497">
        <w:rPr>
          <w:rFonts w:ascii="Times New Roman" w:hAnsi="Times New Roman"/>
        </w:rPr>
        <w:t xml:space="preserve">. Throw </w:t>
      </w:r>
      <w:r w:rsidRPr="00E77497">
        <w:rPr>
          <w:rFonts w:ascii="Times New Roman" w:hAnsi="Times New Roman"/>
          <w:i/>
        </w:rPr>
        <w:t>result</w:t>
      </w:r>
      <w:r w:rsidRPr="00E77497">
        <w:rPr>
          <w:rFonts w:ascii="Times New Roman" w:hAnsi="Times New Roman"/>
        </w:rPr>
        <w:t>.value as an exception.</w:t>
      </w:r>
    </w:p>
    <w:p w14:paraId="156036F0" w14:textId="77777777" w:rsidR="004C02EF" w:rsidRPr="00E77497" w:rsidRDefault="004C02EF" w:rsidP="004C02EF">
      <w:pPr>
        <w:pStyle w:val="51"/>
        <w:numPr>
          <w:ilvl w:val="0"/>
          <w:numId w:val="0"/>
        </w:numPr>
      </w:pPr>
      <w:r w:rsidRPr="00E77497">
        <w:t>15.1.2.1.1</w:t>
      </w:r>
      <w:r w:rsidRPr="00E77497">
        <w:tab/>
        <w:t>Direct Call to Eval</w:t>
      </w:r>
    </w:p>
    <w:p w14:paraId="272860B8" w14:textId="77777777" w:rsidR="004C02EF" w:rsidRPr="00E77497" w:rsidRDefault="004C02EF" w:rsidP="004C02EF">
      <w:r w:rsidRPr="00E77497">
        <w:t xml:space="preserve">A direct call to the eval function is one that is expressed as a </w:t>
      </w:r>
      <w:r w:rsidRPr="00E77497">
        <w:rPr>
          <w:rFonts w:ascii="Times New Roman" w:hAnsi="Times New Roman"/>
          <w:i/>
        </w:rPr>
        <w:t>CallExpression</w:t>
      </w:r>
      <w:r w:rsidRPr="00E77497">
        <w:t xml:space="preserve"> that meets the following two conditions:</w:t>
      </w:r>
    </w:p>
    <w:p w14:paraId="531329EA" w14:textId="77777777" w:rsidR="004C02EF" w:rsidRPr="00E77497" w:rsidRDefault="004C02EF" w:rsidP="004C02EF">
      <w:r w:rsidRPr="00E77497">
        <w:t xml:space="preserve">The Reference that is the result of evaluating the </w:t>
      </w:r>
      <w:r w:rsidRPr="00E77497">
        <w:rPr>
          <w:rFonts w:ascii="Times New Roman" w:hAnsi="Times New Roman"/>
          <w:i/>
        </w:rPr>
        <w:t>MemberExpression</w:t>
      </w:r>
      <w:r w:rsidRPr="00E77497">
        <w:t xml:space="preserve"> in the </w:t>
      </w:r>
      <w:r w:rsidRPr="00E77497">
        <w:rPr>
          <w:rFonts w:ascii="Times New Roman" w:hAnsi="Times New Roman"/>
          <w:i/>
        </w:rPr>
        <w:t>CallExpression</w:t>
      </w:r>
      <w:r w:rsidRPr="00E77497">
        <w:t xml:space="preserve"> has an environment record as its base value and its reference name is </w:t>
      </w:r>
      <w:r w:rsidRPr="00E77497">
        <w:rPr>
          <w:rFonts w:ascii="Courier New" w:hAnsi="Courier New" w:cs="Courier New"/>
        </w:rPr>
        <w:t>"</w:t>
      </w:r>
      <w:r w:rsidRPr="00E77497">
        <w:rPr>
          <w:rFonts w:ascii="Courier New" w:hAnsi="Courier New" w:cs="Courier New"/>
          <w:b/>
        </w:rPr>
        <w:t>eval</w:t>
      </w:r>
      <w:r w:rsidRPr="00E77497">
        <w:rPr>
          <w:rFonts w:ascii="Courier New" w:hAnsi="Courier New" w:cs="Courier New"/>
        </w:rPr>
        <w:t>"</w:t>
      </w:r>
      <w:r w:rsidRPr="00E77497">
        <w:t>.</w:t>
      </w:r>
    </w:p>
    <w:p w14:paraId="213BE341" w14:textId="77777777" w:rsidR="004C02EF" w:rsidRPr="00E77497" w:rsidRDefault="004C02EF" w:rsidP="004C02EF">
      <w:r w:rsidRPr="00E77497">
        <w:t>The result of calling the abstract operation GetValue with that Reference as the argument is the standard built-in function defined in 15.1.2.1.</w:t>
      </w:r>
    </w:p>
    <w:p w14:paraId="118A0803" w14:textId="77777777" w:rsidR="004C02EF" w:rsidRPr="00C7794D" w:rsidRDefault="004C02EF" w:rsidP="004C02EF">
      <w:pPr>
        <w:pStyle w:val="40"/>
        <w:numPr>
          <w:ilvl w:val="0"/>
          <w:numId w:val="0"/>
        </w:numPr>
      </w:pPr>
      <w:bookmarkStart w:id="12436" w:name="_Ref457709041"/>
      <w:r w:rsidRPr="00E77497">
        <w:t>15.1.2.2</w:t>
      </w:r>
      <w:r w:rsidRPr="00E77497">
        <w:tab/>
        <w:t>parseInt (string , radix</w:t>
      </w:r>
      <w:bookmarkEnd w:id="12433"/>
      <w:bookmarkEnd w:id="12434"/>
      <w:bookmarkEnd w:id="12435"/>
      <w:r w:rsidRPr="00E77497">
        <w:t>)</w:t>
      </w:r>
      <w:bookmarkEnd w:id="12436"/>
    </w:p>
    <w:p w14:paraId="776214EE" w14:textId="77777777"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08C9F75C" w14:textId="77777777"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14:paraId="47233281" w14:textId="77777777"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2C554D8A"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5F8C7655"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14:paraId="2AA4747F"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0215E8E8"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1D94CBAC"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14:paraId="70565296"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14:paraId="3AAB31D0"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14:paraId="54A2D300"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05858A0F"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6F0E19DE" w14:textId="77777777" w:rsidR="004C02EF" w:rsidRPr="00E77497" w:rsidRDefault="004C02EF" w:rsidP="00C47E72">
      <w:pPr>
        <w:pStyle w:val="M4"/>
        <w:numPr>
          <w:ilvl w:val="0"/>
          <w:numId w:val="155"/>
        </w:numPr>
        <w:tabs>
          <w:tab w:val="num" w:pos="1721"/>
        </w:tabs>
        <w:spacing w:after="0"/>
      </w:pPr>
      <w:r w:rsidRPr="00E77497">
        <w:t xml:space="preserve">Else, </w:t>
      </w:r>
      <w:r w:rsidRPr="00E77497">
        <w:rPr>
          <w:i/>
        </w:rPr>
        <w:t>R</w:t>
      </w:r>
      <w:r w:rsidRPr="00E77497">
        <w:t xml:space="preserve"> = 0</w:t>
      </w:r>
    </w:p>
    <w:p w14:paraId="0B03513D" w14:textId="77777777"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14:paraId="195040BE"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14:paraId="36D0799D" w14:textId="77777777"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76D64589"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1536A03E"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14:paraId="6BAE2D95"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14179CC6"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14:paraId="68E62448" w14:textId="77777777"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600ABB84" w14:textId="77777777"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16C89D3C" w14:textId="77777777" w:rsidR="004C02EF" w:rsidRPr="00E77497" w:rsidRDefault="004C02EF" w:rsidP="004C02EF">
      <w:pPr>
        <w:pStyle w:val="40"/>
        <w:numPr>
          <w:ilvl w:val="0"/>
          <w:numId w:val="0"/>
        </w:numPr>
      </w:pPr>
      <w:bookmarkStart w:id="12437" w:name="_Toc382291598"/>
      <w:bookmarkStart w:id="12438" w:name="_Toc385672249"/>
      <w:bookmarkStart w:id="12439" w:name="_Toc393690353"/>
      <w:bookmarkStart w:id="12440" w:name="_Ref451680264"/>
      <w:r w:rsidRPr="00E77497">
        <w:t>15.1.2.3</w:t>
      </w:r>
      <w:r w:rsidRPr="00E77497">
        <w:tab/>
        <w:t>parseFloat (string</w:t>
      </w:r>
      <w:bookmarkEnd w:id="12437"/>
      <w:bookmarkEnd w:id="12438"/>
      <w:bookmarkEnd w:id="12439"/>
      <w:r w:rsidRPr="00E77497">
        <w:t>)</w:t>
      </w:r>
      <w:bookmarkStart w:id="12441" w:name="_Toc382291599"/>
      <w:bookmarkStart w:id="12442" w:name="_Toc385672250"/>
      <w:bookmarkEnd w:id="12440"/>
    </w:p>
    <w:p w14:paraId="2944B7F4" w14:textId="77777777"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4C51C51C" w14:textId="77777777"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14:paraId="7803A939"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3F7FD8AF"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26A8777C" w14:textId="77777777"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14:paraId="27FC9595"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20033E30" w14:textId="77777777"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14:paraId="37756EBC" w14:textId="77777777"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12443" w:name="_Toc393690354"/>
    </w:p>
    <w:p w14:paraId="2F25FE16" w14:textId="77777777" w:rsidR="004C02EF" w:rsidRPr="00E77497" w:rsidRDefault="004C02EF" w:rsidP="004C02EF">
      <w:pPr>
        <w:pStyle w:val="40"/>
        <w:numPr>
          <w:ilvl w:val="0"/>
          <w:numId w:val="0"/>
        </w:numPr>
      </w:pPr>
      <w:bookmarkStart w:id="12444" w:name="_Toc385672252"/>
      <w:bookmarkStart w:id="12445" w:name="_Toc393690356"/>
      <w:bookmarkEnd w:id="12441"/>
      <w:bookmarkEnd w:id="12442"/>
      <w:bookmarkEnd w:id="12443"/>
      <w:r w:rsidRPr="00E77497">
        <w:t>15.1.2.4</w:t>
      </w:r>
      <w:r w:rsidRPr="00E77497">
        <w:tab/>
        <w:t>isNaN (number</w:t>
      </w:r>
      <w:bookmarkEnd w:id="12444"/>
      <w:bookmarkEnd w:id="12445"/>
      <w:r w:rsidRPr="00E77497">
        <w:t>)</w:t>
      </w:r>
    </w:p>
    <w:p w14:paraId="5F915906" w14:textId="77777777"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12446" w:name="_Toc385672253"/>
      <w:bookmarkStart w:id="12447" w:name="_Toc393690357"/>
    </w:p>
    <w:p w14:paraId="66111C82" w14:textId="77777777" w:rsidR="004C02EF" w:rsidRPr="00E77497" w:rsidRDefault="004C02EF" w:rsidP="00C47E72">
      <w:pPr>
        <w:pStyle w:val="Alg4"/>
        <w:numPr>
          <w:ilvl w:val="0"/>
          <w:numId w:val="158"/>
        </w:numPr>
      </w:pPr>
      <w:r w:rsidRPr="00E77497">
        <w:t>If ToNumber(</w:t>
      </w:r>
      <w:r w:rsidRPr="00E77497">
        <w:rPr>
          <w:i/>
        </w:rPr>
        <w:t>number</w:t>
      </w:r>
      <w:r w:rsidRPr="00E77497">
        <w:t xml:space="preserve">) is </w:t>
      </w:r>
      <w:r w:rsidRPr="00E77497">
        <w:rPr>
          <w:b/>
        </w:rPr>
        <w:t>NaN</w:t>
      </w:r>
      <w:r w:rsidRPr="00E77497">
        <w:t xml:space="preserve">, return </w:t>
      </w:r>
      <w:r w:rsidRPr="00E77497">
        <w:rPr>
          <w:b/>
        </w:rPr>
        <w:t>true</w:t>
      </w:r>
      <w:r w:rsidRPr="00E77497">
        <w:t>.</w:t>
      </w:r>
    </w:p>
    <w:p w14:paraId="397FA58E" w14:textId="77777777"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14:paraId="70FF1BDD" w14:textId="77777777"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05DCE0FA" w14:textId="77777777" w:rsidR="004C02EF" w:rsidRPr="00E77497" w:rsidRDefault="004C02EF" w:rsidP="004C02EF">
      <w:pPr>
        <w:pStyle w:val="40"/>
        <w:numPr>
          <w:ilvl w:val="0"/>
          <w:numId w:val="0"/>
        </w:numPr>
      </w:pPr>
      <w:r w:rsidRPr="00E77497">
        <w:t>15.1.2.5</w:t>
      </w:r>
      <w:r w:rsidRPr="00E77497">
        <w:tab/>
        <w:t>isFinite (number</w:t>
      </w:r>
      <w:bookmarkEnd w:id="12446"/>
      <w:bookmarkEnd w:id="12447"/>
      <w:r w:rsidRPr="00E77497">
        <w:t>)</w:t>
      </w:r>
    </w:p>
    <w:p w14:paraId="05AF9BAF" w14:textId="77777777"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12448" w:name="_Toc393690358"/>
      <w:bookmarkStart w:id="12449" w:name="_Toc382212249"/>
      <w:bookmarkStart w:id="12450" w:name="_Toc382212812"/>
      <w:bookmarkStart w:id="12451" w:name="_Toc382291601"/>
      <w:bookmarkStart w:id="12452" w:name="_Toc385672254"/>
    </w:p>
    <w:p w14:paraId="3CF43947" w14:textId="77777777" w:rsidR="004C02EF" w:rsidRPr="006B6D0A" w:rsidRDefault="004C02EF" w:rsidP="00C47E72">
      <w:pPr>
        <w:pStyle w:val="Alg4"/>
        <w:numPr>
          <w:ilvl w:val="0"/>
          <w:numId w:val="157"/>
        </w:numPr>
      </w:pPr>
      <w:bookmarkStart w:id="12453" w:name="_Ref456003831"/>
      <w:bookmarkStart w:id="12454" w:name="_Toc472818905"/>
      <w:bookmarkStart w:id="12455" w:name="_Toc235503483"/>
      <w:r w:rsidRPr="00E77497">
        <w:t>If ToNumber(</w:t>
      </w:r>
      <w:r w:rsidRPr="00E77497">
        <w:rPr>
          <w:i/>
        </w:rPr>
        <w:t>number</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0046352F" w14:textId="77777777"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14:paraId="2072FE21" w14:textId="77777777" w:rsidR="004C02EF" w:rsidRPr="00546435" w:rsidRDefault="004C02EF" w:rsidP="00B43482">
      <w:pPr>
        <w:pStyle w:val="30"/>
        <w:numPr>
          <w:ilvl w:val="0"/>
          <w:numId w:val="0"/>
        </w:numPr>
      </w:pPr>
      <w:bookmarkStart w:id="12456" w:name="_Toc241509258"/>
      <w:bookmarkStart w:id="12457" w:name="_Toc244416745"/>
      <w:bookmarkStart w:id="12458" w:name="_Toc276631109"/>
      <w:bookmarkStart w:id="12459" w:name="_Toc314500665"/>
      <w:r w:rsidRPr="00546435">
        <w:t>15.1.3</w:t>
      </w:r>
      <w:r w:rsidRPr="00546435">
        <w:tab/>
        <w:t>URI Handling Function Properties</w:t>
      </w:r>
      <w:bookmarkEnd w:id="12453"/>
      <w:bookmarkEnd w:id="12454"/>
      <w:bookmarkEnd w:id="12455"/>
      <w:bookmarkEnd w:id="12456"/>
      <w:bookmarkEnd w:id="12457"/>
      <w:bookmarkEnd w:id="12458"/>
      <w:bookmarkEnd w:id="12459"/>
    </w:p>
    <w:p w14:paraId="768BF85A" w14:textId="77777777"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72C37E0B" w14:textId="77777777" w:rsidR="004C02EF" w:rsidRPr="00E77497" w:rsidRDefault="004C02EF" w:rsidP="004C02EF">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50C754D2" w14:textId="77777777" w:rsidR="004C02EF" w:rsidRPr="00E77497" w:rsidRDefault="004C02EF" w:rsidP="004C02EF">
      <w:r w:rsidRPr="00E77497">
        <w:t>A URI is composed of a sequence of components separated by component separators. The general form is:</w:t>
      </w:r>
    </w:p>
    <w:p w14:paraId="0A0DDAA1" w14:textId="77777777"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5088F9E6" w14:textId="77777777"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31E7DB3A" w14:textId="77777777" w:rsidR="004C02EF" w:rsidRPr="00E77497" w:rsidRDefault="004C02EF" w:rsidP="004C02EF">
      <w:r w:rsidRPr="00E77497">
        <w:t>The following lexical grammar specifies the form of encoded URIs.</w:t>
      </w:r>
    </w:p>
    <w:p w14:paraId="26D1FE6A" w14:textId="77777777" w:rsidR="004C02EF" w:rsidRPr="00E77497" w:rsidRDefault="004C02EF" w:rsidP="004C02EF">
      <w:pPr>
        <w:pStyle w:val="Syntax"/>
      </w:pPr>
      <w:r w:rsidRPr="00E77497">
        <w:t>Syntax</w:t>
      </w:r>
    </w:p>
    <w:p w14:paraId="6119E0C7" w14:textId="77777777" w:rsidR="004C02EF" w:rsidRPr="00E77497" w:rsidRDefault="004C02EF" w:rsidP="004C02EF">
      <w:pPr>
        <w:pStyle w:val="SyntaxRule"/>
      </w:pPr>
      <w:r w:rsidRPr="00E77497">
        <w:t xml:space="preserve">uri </w:t>
      </w:r>
      <w:r w:rsidRPr="00E77497">
        <w:rPr>
          <w:rFonts w:ascii="Arial" w:hAnsi="Arial"/>
          <w:b/>
          <w:i w:val="0"/>
        </w:rPr>
        <w:t>:::</w:t>
      </w:r>
    </w:p>
    <w:p w14:paraId="38D11BF1" w14:textId="77777777" w:rsidR="004C02EF" w:rsidRPr="00E77497" w:rsidRDefault="004C02EF" w:rsidP="004C02EF">
      <w:pPr>
        <w:pStyle w:val="SyntaxDefinition"/>
      </w:pPr>
      <w:r w:rsidRPr="00E77497">
        <w:t>uriCharacters</w:t>
      </w:r>
      <w:r w:rsidRPr="00E77497">
        <w:rPr>
          <w:rFonts w:ascii="Arial" w:hAnsi="Arial" w:cs="Arial"/>
          <w:i w:val="0"/>
          <w:vertAlign w:val="subscript"/>
        </w:rPr>
        <w:t>opt</w:t>
      </w:r>
    </w:p>
    <w:p w14:paraId="4929CABC" w14:textId="77777777" w:rsidR="004C02EF" w:rsidRPr="00E77497" w:rsidRDefault="004C02EF" w:rsidP="004C02EF">
      <w:pPr>
        <w:pStyle w:val="SyntaxRule"/>
      </w:pPr>
      <w:r w:rsidRPr="00E77497">
        <w:t xml:space="preserve">uriCharacters </w:t>
      </w:r>
      <w:r w:rsidRPr="00E77497">
        <w:rPr>
          <w:rFonts w:ascii="Arial" w:hAnsi="Arial"/>
          <w:b/>
          <w:i w:val="0"/>
        </w:rPr>
        <w:t>:::</w:t>
      </w:r>
    </w:p>
    <w:p w14:paraId="6353747F" w14:textId="77777777"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14:paraId="13A9230D" w14:textId="77777777" w:rsidR="004C02EF" w:rsidRPr="00E77497" w:rsidRDefault="004C02EF" w:rsidP="004C02EF">
      <w:pPr>
        <w:pStyle w:val="SyntaxRule"/>
      </w:pPr>
      <w:r w:rsidRPr="00E77497">
        <w:t xml:space="preserve">uriCharacter </w:t>
      </w:r>
      <w:r w:rsidRPr="00E77497">
        <w:rPr>
          <w:rFonts w:ascii="Arial" w:hAnsi="Arial"/>
          <w:b/>
          <w:i w:val="0"/>
        </w:rPr>
        <w:t>:::</w:t>
      </w:r>
    </w:p>
    <w:p w14:paraId="5AB26750" w14:textId="77777777" w:rsidR="004C02EF" w:rsidRPr="00E77497" w:rsidRDefault="004C02EF" w:rsidP="004C02EF">
      <w:pPr>
        <w:pStyle w:val="SyntaxDefinition"/>
      </w:pPr>
      <w:r w:rsidRPr="00E77497">
        <w:t>uriReserved</w:t>
      </w:r>
      <w:r w:rsidRPr="00E77497">
        <w:br/>
        <w:t>uriUnescaped</w:t>
      </w:r>
      <w:r w:rsidRPr="00E77497">
        <w:br/>
        <w:t>uriEscaped</w:t>
      </w:r>
    </w:p>
    <w:p w14:paraId="09324DBE" w14:textId="77777777"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69DD3827"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14:paraId="66C030F8" w14:textId="77777777" w:rsidR="004C02EF" w:rsidRPr="00E77497" w:rsidRDefault="004C02EF" w:rsidP="004C02EF">
      <w:pPr>
        <w:pStyle w:val="SyntaxRule"/>
      </w:pPr>
      <w:r w:rsidRPr="00E77497">
        <w:t xml:space="preserve">uriUnescaped </w:t>
      </w:r>
      <w:r w:rsidRPr="00E77497">
        <w:rPr>
          <w:rFonts w:ascii="Arial" w:hAnsi="Arial"/>
          <w:b/>
          <w:i w:val="0"/>
        </w:rPr>
        <w:t>:::</w:t>
      </w:r>
    </w:p>
    <w:p w14:paraId="76237D25" w14:textId="77777777" w:rsidR="004C02EF" w:rsidRPr="00E77497" w:rsidRDefault="004C02EF" w:rsidP="004C02EF">
      <w:pPr>
        <w:pStyle w:val="SyntaxDefinition"/>
      </w:pPr>
      <w:r w:rsidRPr="00E77497">
        <w:t>uriAlpha</w:t>
      </w:r>
      <w:r w:rsidRPr="00E77497">
        <w:br/>
        <w:t>DecimalDigit</w:t>
      </w:r>
      <w:r w:rsidRPr="00E77497">
        <w:br/>
        <w:t>uriMark</w:t>
      </w:r>
    </w:p>
    <w:p w14:paraId="4A84F997" w14:textId="77777777" w:rsidR="004C02EF" w:rsidRPr="00E77497" w:rsidRDefault="004C02EF" w:rsidP="004C02EF">
      <w:pPr>
        <w:pStyle w:val="SyntaxRule"/>
      </w:pPr>
      <w:r w:rsidRPr="00E77497">
        <w:t xml:space="preserve">uriEscaped </w:t>
      </w:r>
      <w:r w:rsidRPr="00E77497">
        <w:rPr>
          <w:rFonts w:ascii="Arial" w:hAnsi="Arial"/>
          <w:b/>
          <w:i w:val="0"/>
        </w:rPr>
        <w:t>:::</w:t>
      </w:r>
    </w:p>
    <w:p w14:paraId="6A67E727" w14:textId="77777777" w:rsidR="004C02EF" w:rsidRPr="00E77497" w:rsidRDefault="004C02EF" w:rsidP="004C02EF">
      <w:pPr>
        <w:pStyle w:val="SyntaxDefinition"/>
      </w:pPr>
      <w:r w:rsidRPr="00E77497">
        <w:rPr>
          <w:rFonts w:ascii="Courier New" w:hAnsi="Courier New"/>
          <w:b/>
          <w:i w:val="0"/>
        </w:rPr>
        <w:t>%</w:t>
      </w:r>
      <w:r w:rsidRPr="00E77497">
        <w:t xml:space="preserve"> HexDigit HexDigit</w:t>
      </w:r>
    </w:p>
    <w:p w14:paraId="2F1BA015" w14:textId="77777777"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51D9021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0D3242F7" w14:textId="77777777"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5C3FB4F4"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14:paraId="130DC976" w14:textId="77777777"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14:paraId="12F67F06" w14:textId="77777777"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1573C3C7" w14:textId="77777777"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152A5E6C" w14:textId="77777777"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15750065" w14:textId="77777777"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14:paraId="449CEE25" w14:textId="77777777"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14:paraId="5368D7E8" w14:textId="77777777" w:rsidR="004C02EF" w:rsidRPr="00E77497" w:rsidRDefault="004C02EF" w:rsidP="00C47E72">
      <w:pPr>
        <w:pStyle w:val="M3"/>
        <w:numPr>
          <w:ilvl w:val="0"/>
          <w:numId w:val="159"/>
        </w:numPr>
        <w:spacing w:after="0"/>
      </w:pPr>
      <w:r w:rsidRPr="00E77497">
        <w:t>Repeat</w:t>
      </w:r>
    </w:p>
    <w:p w14:paraId="782FD0A5" w14:textId="77777777"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5D644353" w14:textId="77777777"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6A77AAE1" w14:textId="77777777" w:rsidR="004C02EF" w:rsidRPr="00E77497" w:rsidRDefault="004C02EF" w:rsidP="00C47E7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14:paraId="0BE370E1" w14:textId="77777777"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14:paraId="2F6E13DF" w14:textId="77777777"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2CFD2B54" w14:textId="77777777" w:rsidR="004C02EF" w:rsidRPr="00E77497" w:rsidRDefault="004C02EF" w:rsidP="00C47E7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p>
    <w:p w14:paraId="0773FCC7"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07B507CF"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14:paraId="46F93570"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14:paraId="6183EE17" w14:textId="77777777" w:rsidR="004C02EF" w:rsidRPr="00E77497" w:rsidRDefault="004C02EF" w:rsidP="00C47E72">
      <w:pPr>
        <w:pStyle w:val="M3"/>
        <w:numPr>
          <w:ilvl w:val="2"/>
          <w:numId w:val="159"/>
        </w:numPr>
        <w:spacing w:after="0"/>
      </w:pPr>
      <w:r w:rsidRPr="00E77497">
        <w:t xml:space="preserve">Else, </w:t>
      </w:r>
    </w:p>
    <w:p w14:paraId="1D51D17B" w14:textId="77777777"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14:paraId="66DE2F74" w14:textId="77777777"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74CF51D3" w14:textId="77777777"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5082FFF1" w14:textId="77777777"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4CA196CB"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6E22C635" w14:textId="77777777"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471ABEA3" w14:textId="77777777"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14:paraId="681055E5" w14:textId="77777777"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14:paraId="55BC147F" w14:textId="77777777"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2B6B31F7" w14:textId="77777777"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4A68A4CD" w14:textId="77777777"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2B871EAC" w14:textId="77777777"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14:paraId="79B069EC" w14:textId="77777777"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14:paraId="7FDC80D6" w14:textId="77777777"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4947868E" w14:textId="77777777"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5801D651" w14:textId="77777777"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14:paraId="5987CE5F" w14:textId="77777777"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14:paraId="4A04F066" w14:textId="77777777" w:rsidR="004C02EF" w:rsidRPr="00E77497" w:rsidRDefault="004C02EF" w:rsidP="00C47E72">
      <w:pPr>
        <w:pStyle w:val="M3"/>
        <w:numPr>
          <w:ilvl w:val="0"/>
          <w:numId w:val="160"/>
        </w:numPr>
        <w:spacing w:after="0"/>
      </w:pPr>
      <w:r w:rsidRPr="00E77497">
        <w:t>Repeat</w:t>
      </w:r>
    </w:p>
    <w:p w14:paraId="3A874362" w14:textId="77777777"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7230E7A2" w14:textId="77777777"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5933144E" w14:textId="77777777"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14:paraId="179EE841" w14:textId="77777777"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4640B904" w14:textId="77777777" w:rsidR="004C02EF" w:rsidRPr="00E77497" w:rsidRDefault="004C02EF" w:rsidP="00C47E7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p>
    <w:p w14:paraId="3C069928" w14:textId="77777777"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14:paraId="642E710A" w14:textId="77777777"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64B380D8" w14:textId="77777777"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5562D41B" w14:textId="77777777"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4B6FF064" w14:textId="77777777"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14:paraId="20660B57" w14:textId="77777777" w:rsidR="004C02EF" w:rsidRPr="00E77497" w:rsidRDefault="004C02EF" w:rsidP="00C47E72">
      <w:pPr>
        <w:pStyle w:val="M3"/>
        <w:numPr>
          <w:ilvl w:val="2"/>
          <w:numId w:val="160"/>
        </w:numPr>
        <w:spacing w:after="0"/>
      </w:pPr>
      <w:r w:rsidRPr="00E77497">
        <w:t xml:space="preserve">If the most significant bit in </w:t>
      </w:r>
      <w:r w:rsidRPr="00E77497">
        <w:rPr>
          <w:i/>
        </w:rPr>
        <w:t>B</w:t>
      </w:r>
      <w:r w:rsidRPr="00E77497">
        <w:t xml:space="preserve"> is 0, then</w:t>
      </w:r>
    </w:p>
    <w:p w14:paraId="05CDC860" w14:textId="77777777"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14:paraId="428CAE17" w14:textId="77777777"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29FF906F"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4C54B143" w14:textId="77777777" w:rsidR="004C02EF" w:rsidRPr="00E77497" w:rsidRDefault="004C02EF" w:rsidP="00C47E7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p>
    <w:p w14:paraId="6821475B"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5FBB5D1A" w14:textId="77777777" w:rsidR="004C02EF" w:rsidRPr="00E77497" w:rsidRDefault="004C02EF" w:rsidP="00C47E72">
      <w:pPr>
        <w:pStyle w:val="M3"/>
        <w:numPr>
          <w:ilvl w:val="2"/>
          <w:numId w:val="160"/>
        </w:numPr>
        <w:spacing w:after="0"/>
      </w:pPr>
      <w:r w:rsidRPr="00E77497">
        <w:t xml:space="preserve">Else, the most significant bit in </w:t>
      </w:r>
      <w:r w:rsidRPr="00E77497">
        <w:rPr>
          <w:i/>
        </w:rPr>
        <w:t>B</w:t>
      </w:r>
      <w:r w:rsidRPr="00E77497">
        <w:t xml:space="preserve"> is 1</w:t>
      </w:r>
    </w:p>
    <w:p w14:paraId="31EF8FA1" w14:textId="77777777"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4E65DD84" w14:textId="77777777"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34EFFC7A" w14:textId="77777777"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14:paraId="75B5A0E5" w14:textId="77777777"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14:paraId="53EA6375" w14:textId="77777777" w:rsidR="004C02EF" w:rsidRPr="00E77497" w:rsidRDefault="004C02EF" w:rsidP="00C47E7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61F6597E" w14:textId="77777777"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14:paraId="42D41662" w14:textId="77777777"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14:paraId="5D6B7EBF"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14:paraId="7FEA5AB9" w14:textId="77777777" w:rsidR="004C02EF" w:rsidRPr="00E77497" w:rsidRDefault="004C02EF" w:rsidP="00C47E72">
      <w:pPr>
        <w:pStyle w:val="M3"/>
        <w:numPr>
          <w:ilvl w:val="4"/>
          <w:numId w:val="160"/>
        </w:numPr>
        <w:spacing w:after="0"/>
      </w:pPr>
      <w:r w:rsidRPr="00E77497">
        <w:t xml:space="preserve">If the character at position </w:t>
      </w:r>
      <w:r w:rsidRPr="00E77497">
        <w:rPr>
          <w:i/>
        </w:rPr>
        <w:t>k</w:t>
      </w:r>
      <w:r w:rsidRPr="00E77497">
        <w:t xml:space="preserve"> is not ‘%’, throw a </w:t>
      </w:r>
      <w:r w:rsidRPr="00E77497">
        <w:rPr>
          <w:b/>
        </w:rPr>
        <w:t>URIError</w:t>
      </w:r>
      <w:r w:rsidRPr="00E77497">
        <w:t xml:space="preserve"> exception.</w:t>
      </w:r>
    </w:p>
    <w:p w14:paraId="5CA75647" w14:textId="77777777"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1AA5D15D" w14:textId="77777777"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665DA204" w14:textId="77777777"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311D6D5D"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14:paraId="50F95091" w14:textId="77777777"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0794A4F8" w14:textId="77777777"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14:paraId="6C896CD9" w14:textId="77777777"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14:paraId="6F21A7DB" w14:textId="77777777" w:rsidR="004C02EF" w:rsidRPr="00E77497" w:rsidRDefault="004C02EF" w:rsidP="00C47E72">
      <w:pPr>
        <w:pStyle w:val="M3"/>
        <w:numPr>
          <w:ilvl w:val="3"/>
          <w:numId w:val="160"/>
        </w:numPr>
        <w:spacing w:after="0"/>
      </w:pPr>
      <w:r w:rsidRPr="00E77497">
        <w:t xml:space="preserve">If </w:t>
      </w:r>
      <w:r w:rsidRPr="00E77497">
        <w:rPr>
          <w:i/>
        </w:rPr>
        <w:t>V</w:t>
      </w:r>
      <w:r w:rsidRPr="00E77497">
        <w:t xml:space="preserve"> is less than 0x10000, then</w:t>
      </w:r>
    </w:p>
    <w:p w14:paraId="79317377" w14:textId="77777777"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14:paraId="7927A69F" w14:textId="77777777"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01300E7D"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2BA8741B" w14:textId="77777777" w:rsidR="004C02EF" w:rsidRPr="00E77497" w:rsidRDefault="004C02EF" w:rsidP="00C47E7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p>
    <w:p w14:paraId="787AE71B"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1E00DE1A" w14:textId="77777777" w:rsidR="004C02EF" w:rsidRPr="00E77497" w:rsidRDefault="004C02EF" w:rsidP="00C47E72">
      <w:pPr>
        <w:pStyle w:val="M3"/>
        <w:numPr>
          <w:ilvl w:val="3"/>
          <w:numId w:val="160"/>
        </w:numPr>
        <w:spacing w:after="0"/>
      </w:pPr>
      <w:r w:rsidRPr="00E77497">
        <w:t xml:space="preserve">Else, </w:t>
      </w:r>
      <w:r w:rsidRPr="00E77497">
        <w:rPr>
          <w:i/>
        </w:rPr>
        <w:t>V</w:t>
      </w:r>
      <w:r w:rsidRPr="00E77497">
        <w:t xml:space="preserve"> is ≥ 0x10000</w:t>
      </w:r>
    </w:p>
    <w:p w14:paraId="22553AE1" w14:textId="77777777"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14:paraId="3AC07C64" w14:textId="77777777"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0570DA14"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556AEB42" w14:textId="77777777"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01D03373" w14:textId="77777777"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14:paraId="2B52688B" w14:textId="77777777"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138164F5" w14:textId="77777777" w:rsidR="004C02EF" w:rsidRPr="00E77497" w:rsidRDefault="004C02EF" w:rsidP="004C02EF">
      <w:pPr>
        <w:rPr>
          <w:sz w:val="18"/>
        </w:rPr>
      </w:pPr>
      <w:r w:rsidRPr="00E77497">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 Table </w:t>
      </w:r>
      <w:del w:id="12460" w:author="Allen Wirfs-Brock" w:date="2011-07-02T13:31:00Z">
        <w:r w:rsidRPr="00E77497" w:rsidDel="008962D8">
          <w:rPr>
            <w:sz w:val="18"/>
          </w:rPr>
          <w:delText>21</w:delText>
        </w:r>
      </w:del>
      <w:ins w:id="12461" w:author="Allen Wirfs-Brock" w:date="2011-07-02T13:31:00Z">
        <w:r w:rsidR="008962D8" w:rsidRPr="00E77497">
          <w:rPr>
            <w:sz w:val="18"/>
          </w:rPr>
          <w:t>22</w:t>
        </w:r>
      </w:ins>
      <w:r w:rsidRPr="00E77497">
        <w:rPr>
          <w:sz w:val="18"/>
        </w:rPr>
        <w:t>.</w:t>
      </w:r>
    </w:p>
    <w:p w14:paraId="660AC7EB" w14:textId="77777777" w:rsidR="004C02EF" w:rsidRPr="00E77497" w:rsidRDefault="004C02EF" w:rsidP="004C02EF">
      <w:pPr>
        <w:pStyle w:val="Tabletitle"/>
        <w:widowControl w:val="0"/>
      </w:pPr>
      <w:r w:rsidRPr="00E77497">
        <w:rPr>
          <w:rFonts w:eastAsia="Arial Unicode MS"/>
        </w:rPr>
        <w:t>Table </w:t>
      </w:r>
      <w:del w:id="12462" w:author="Allen Wirfs-Brock" w:date="2011-07-02T13:31:00Z">
        <w:r w:rsidRPr="00E77497" w:rsidDel="008962D8">
          <w:rPr>
            <w:rFonts w:eastAsia="Arial Unicode MS"/>
          </w:rPr>
          <w:delText xml:space="preserve">21 </w:delText>
        </w:r>
      </w:del>
      <w:ins w:id="12463" w:author="Allen Wirfs-Brock" w:date="2011-07-02T13:31:00Z">
        <w:r w:rsidR="008962D8" w:rsidRPr="00E77497">
          <w:rPr>
            <w:rFonts w:eastAsia="Arial Unicode MS"/>
          </w:rPr>
          <w:t xml:space="preserve">22 </w:t>
        </w:r>
      </w:ins>
      <w:r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14:paraId="6BD0DECE" w14:textId="77777777" w:rsidTr="003A4B22">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46A4760F" w14:textId="77777777"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2E5208AC" w14:textId="77777777"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1C23858E" w14:textId="77777777"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19C74E9D" w14:textId="77777777"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0E1F8F17" w14:textId="77777777"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6BC125B7" w14:textId="77777777"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3014A30C" w14:textId="77777777" w:rsidTr="003A4B22">
        <w:tc>
          <w:tcPr>
            <w:tcW w:w="2178" w:type="dxa"/>
            <w:tcBorders>
              <w:top w:val="nil"/>
            </w:tcBorders>
          </w:tcPr>
          <w:p w14:paraId="47007275"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7733C273" w14:textId="77777777"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17B7AEB7"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7CB65C8C"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7B095E4B"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317351C4" w14:textId="77777777" w:rsidR="004C02EF" w:rsidRPr="00E77497" w:rsidRDefault="004C02EF" w:rsidP="003A4B22">
            <w:pPr>
              <w:pStyle w:val="HTML"/>
              <w:keepNext/>
              <w:spacing w:after="0"/>
              <w:jc w:val="center"/>
              <w:rPr>
                <w:rFonts w:cs="Courier New"/>
                <w:sz w:val="18"/>
                <w:lang w:eastAsia="en-US"/>
              </w:rPr>
            </w:pPr>
          </w:p>
        </w:tc>
      </w:tr>
      <w:tr w:rsidR="004C02EF" w:rsidRPr="00E77497" w14:paraId="38F1EC20" w14:textId="77777777" w:rsidTr="003A4B22">
        <w:tc>
          <w:tcPr>
            <w:tcW w:w="2178" w:type="dxa"/>
          </w:tcPr>
          <w:p w14:paraId="22BFCAD8"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32D57EE3" w14:textId="77777777"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437189B4"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75BCA3EA"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60E94CEE" w14:textId="77777777" w:rsidR="004C02EF" w:rsidRPr="00E77497" w:rsidRDefault="004C02EF" w:rsidP="003A4B22">
            <w:pPr>
              <w:pStyle w:val="HTML"/>
              <w:keepNext/>
              <w:spacing w:after="0"/>
              <w:jc w:val="center"/>
              <w:rPr>
                <w:rFonts w:cs="Courier New"/>
                <w:sz w:val="18"/>
                <w:lang w:eastAsia="en-US"/>
              </w:rPr>
            </w:pPr>
          </w:p>
        </w:tc>
        <w:tc>
          <w:tcPr>
            <w:tcW w:w="1170" w:type="dxa"/>
          </w:tcPr>
          <w:p w14:paraId="7139294A" w14:textId="77777777" w:rsidR="004C02EF" w:rsidRPr="00E77497" w:rsidRDefault="004C02EF" w:rsidP="003A4B22">
            <w:pPr>
              <w:pStyle w:val="HTML"/>
              <w:keepNext/>
              <w:spacing w:after="0"/>
              <w:jc w:val="center"/>
              <w:rPr>
                <w:rFonts w:cs="Courier New"/>
                <w:sz w:val="18"/>
                <w:lang w:eastAsia="en-US"/>
              </w:rPr>
            </w:pPr>
          </w:p>
        </w:tc>
      </w:tr>
      <w:tr w:rsidR="004C02EF" w:rsidRPr="00E77497" w14:paraId="3745FEFE" w14:textId="77777777" w:rsidTr="003A4B22">
        <w:tc>
          <w:tcPr>
            <w:tcW w:w="2178" w:type="dxa"/>
          </w:tcPr>
          <w:p w14:paraId="33FC655D"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74C95D2D" w14:textId="77777777" w:rsidR="004C02EF" w:rsidRPr="00E77497" w:rsidRDefault="004C02EF" w:rsidP="003A4B22">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6C08709F"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1AD5658C"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07A560FD"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6E867511"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47095F5E" w14:textId="77777777" w:rsidTr="003A4B22">
        <w:tc>
          <w:tcPr>
            <w:tcW w:w="2178" w:type="dxa"/>
          </w:tcPr>
          <w:p w14:paraId="13542CD2"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1F481FE6"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2CFC8975"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6F320B3E"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6DE63D23"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34C44C0B"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69A6243A" w14:textId="77777777" w:rsidR="004C02EF" w:rsidRPr="00E77497" w:rsidRDefault="004C02EF" w:rsidP="003A4B22">
            <w:pPr>
              <w:pStyle w:val="HTML"/>
              <w:keepNext/>
              <w:spacing w:after="0"/>
              <w:jc w:val="center"/>
              <w:rPr>
                <w:rFonts w:cs="Courier New"/>
                <w:b/>
                <w:sz w:val="18"/>
                <w:lang w:eastAsia="en-US"/>
              </w:rPr>
            </w:pPr>
          </w:p>
          <w:p w14:paraId="25C8A3EE"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1D45B9A7" w14:textId="77777777" w:rsidR="004C02EF" w:rsidRPr="00E77497" w:rsidRDefault="004C02EF" w:rsidP="003A4B22">
            <w:pPr>
              <w:pStyle w:val="HTML"/>
              <w:keepNext/>
              <w:spacing w:after="0"/>
              <w:jc w:val="center"/>
              <w:rPr>
                <w:rFonts w:cs="Courier New"/>
                <w:b/>
                <w:sz w:val="18"/>
                <w:lang w:eastAsia="en-US"/>
              </w:rPr>
            </w:pPr>
          </w:p>
          <w:p w14:paraId="16F00D7E"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12425BBD" w14:textId="77777777" w:rsidR="004C02EF" w:rsidRPr="00E77497" w:rsidRDefault="004C02EF" w:rsidP="003A4B22">
            <w:pPr>
              <w:pStyle w:val="HTML"/>
              <w:keepNext/>
              <w:spacing w:after="0"/>
              <w:jc w:val="center"/>
              <w:rPr>
                <w:rFonts w:cs="Courier New"/>
                <w:b/>
                <w:sz w:val="18"/>
                <w:lang w:eastAsia="en-US"/>
              </w:rPr>
            </w:pPr>
          </w:p>
          <w:p w14:paraId="16C627A5"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4AEBB171" w14:textId="77777777" w:rsidR="004C02EF" w:rsidRPr="00E77497" w:rsidRDefault="004C02EF" w:rsidP="003A4B22">
            <w:pPr>
              <w:pStyle w:val="HTML"/>
              <w:keepNext/>
              <w:spacing w:after="0"/>
              <w:jc w:val="center"/>
              <w:rPr>
                <w:rFonts w:cs="Courier New"/>
                <w:b/>
                <w:sz w:val="18"/>
                <w:lang w:eastAsia="en-US"/>
              </w:rPr>
            </w:pPr>
          </w:p>
          <w:p w14:paraId="4F032759"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5CB356B4" w14:textId="77777777" w:rsidTr="003A4B22">
        <w:tc>
          <w:tcPr>
            <w:tcW w:w="2178" w:type="dxa"/>
          </w:tcPr>
          <w:p w14:paraId="4D9C716A"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05B7C84D"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768BEED0"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71558E48" w14:textId="77777777" w:rsidR="004C02EF" w:rsidRPr="00E77497" w:rsidRDefault="004C02EF" w:rsidP="003A4B22">
            <w:pPr>
              <w:pStyle w:val="HTML"/>
              <w:keepNext/>
              <w:spacing w:after="0"/>
              <w:jc w:val="center"/>
              <w:rPr>
                <w:rFonts w:cs="Courier New"/>
                <w:i/>
                <w:sz w:val="18"/>
                <w:lang w:eastAsia="en-US"/>
              </w:rPr>
            </w:pPr>
          </w:p>
          <w:p w14:paraId="7A404F92" w14:textId="77777777" w:rsidR="004C02EF" w:rsidRPr="00E77497" w:rsidRDefault="004C02EF" w:rsidP="003A4B22">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10399824" w14:textId="77777777" w:rsidR="004C02EF" w:rsidRPr="00E77497" w:rsidRDefault="004C02EF" w:rsidP="003A4B22">
            <w:pPr>
              <w:pStyle w:val="HTML"/>
              <w:keepNext/>
              <w:spacing w:after="0"/>
              <w:jc w:val="center"/>
              <w:rPr>
                <w:rFonts w:cs="Courier New"/>
                <w:sz w:val="18"/>
                <w:lang w:eastAsia="en-US"/>
              </w:rPr>
            </w:pPr>
          </w:p>
        </w:tc>
        <w:tc>
          <w:tcPr>
            <w:tcW w:w="1260" w:type="dxa"/>
          </w:tcPr>
          <w:p w14:paraId="0C8E598C" w14:textId="77777777" w:rsidR="004C02EF" w:rsidRPr="00E77497" w:rsidRDefault="004C02EF" w:rsidP="003A4B22">
            <w:pPr>
              <w:pStyle w:val="HTML"/>
              <w:keepNext/>
              <w:spacing w:after="0"/>
              <w:jc w:val="center"/>
              <w:rPr>
                <w:rFonts w:cs="Courier New"/>
                <w:sz w:val="18"/>
                <w:lang w:eastAsia="en-US"/>
              </w:rPr>
            </w:pPr>
          </w:p>
        </w:tc>
        <w:tc>
          <w:tcPr>
            <w:tcW w:w="1170" w:type="dxa"/>
          </w:tcPr>
          <w:p w14:paraId="4C0E19BD" w14:textId="77777777" w:rsidR="004C02EF" w:rsidRPr="00E77497" w:rsidRDefault="004C02EF" w:rsidP="003A4B22">
            <w:pPr>
              <w:pStyle w:val="HTML"/>
              <w:keepNext/>
              <w:spacing w:after="0"/>
              <w:jc w:val="center"/>
              <w:rPr>
                <w:rFonts w:cs="Courier New"/>
                <w:sz w:val="18"/>
                <w:lang w:eastAsia="en-US"/>
              </w:rPr>
            </w:pPr>
          </w:p>
        </w:tc>
        <w:tc>
          <w:tcPr>
            <w:tcW w:w="1170" w:type="dxa"/>
          </w:tcPr>
          <w:p w14:paraId="53FE453F"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4FDAE350" w14:textId="77777777" w:rsidTr="003A4B22">
        <w:tc>
          <w:tcPr>
            <w:tcW w:w="2178" w:type="dxa"/>
          </w:tcPr>
          <w:p w14:paraId="671228E8"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3EB82D3D" w14:textId="77777777" w:rsidR="004C02EF" w:rsidRPr="00E77497" w:rsidRDefault="004C02EF" w:rsidP="003A4B22">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3AAC58A6" w14:textId="77777777" w:rsidR="004C02EF" w:rsidRPr="00E77497" w:rsidRDefault="004C02EF" w:rsidP="003A4B22">
            <w:pPr>
              <w:pStyle w:val="HTML"/>
              <w:keepNext/>
              <w:spacing w:after="0"/>
              <w:jc w:val="center"/>
              <w:rPr>
                <w:rFonts w:cs="Courier New"/>
                <w:b/>
                <w:sz w:val="18"/>
                <w:lang w:eastAsia="en-US"/>
              </w:rPr>
            </w:pPr>
          </w:p>
        </w:tc>
        <w:tc>
          <w:tcPr>
            <w:tcW w:w="1260" w:type="dxa"/>
          </w:tcPr>
          <w:p w14:paraId="00D1A9D5"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066CF579"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1D11D311"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6263F2AE" w14:textId="77777777" w:rsidTr="003A4B22">
        <w:tc>
          <w:tcPr>
            <w:tcW w:w="2178" w:type="dxa"/>
          </w:tcPr>
          <w:p w14:paraId="1B4F4E17" w14:textId="77777777" w:rsidR="004C02EF" w:rsidRPr="00E77497" w:rsidRDefault="004C02EF" w:rsidP="003A4B22">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4C73983B" w14:textId="77777777" w:rsidR="004C02EF" w:rsidRPr="00E77497" w:rsidRDefault="004C02EF" w:rsidP="003A4B22">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09A3DB0A"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6E16CCAC"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7BB6CB9B"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2EADF385" w14:textId="77777777" w:rsidR="004C02EF" w:rsidRPr="00E77497" w:rsidRDefault="004C02EF" w:rsidP="003A4B22">
            <w:pPr>
              <w:pStyle w:val="HTML"/>
              <w:spacing w:after="0"/>
              <w:jc w:val="center"/>
              <w:rPr>
                <w:rFonts w:cs="Courier New"/>
                <w:b/>
                <w:sz w:val="18"/>
                <w:lang w:eastAsia="en-US"/>
              </w:rPr>
            </w:pPr>
          </w:p>
        </w:tc>
      </w:tr>
    </w:tbl>
    <w:p w14:paraId="2F61F459" w14:textId="77777777" w:rsidR="004C02EF" w:rsidRPr="00E77497" w:rsidRDefault="004C02EF" w:rsidP="004C02EF">
      <w:pPr>
        <w:pStyle w:val="HTML"/>
        <w:spacing w:after="0"/>
        <w:ind w:left="720"/>
      </w:pPr>
    </w:p>
    <w:p w14:paraId="5BE7CCD4" w14:textId="77777777" w:rsidR="004C02EF" w:rsidRPr="00E77497" w:rsidRDefault="004C02EF" w:rsidP="004C02EF">
      <w:pPr>
        <w:spacing w:after="120"/>
        <w:rPr>
          <w:sz w:val="18"/>
        </w:rPr>
      </w:pPr>
      <w:r w:rsidRPr="00E77497">
        <w:rPr>
          <w:sz w:val="18"/>
        </w:rPr>
        <w:t>Where</w:t>
      </w:r>
    </w:p>
    <w:p w14:paraId="66A9BA54" w14:textId="77777777"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185E1623" w14:textId="77777777" w:rsidR="004C02EF" w:rsidRPr="00E77497" w:rsidRDefault="004C02EF" w:rsidP="004C02EF">
      <w:pPr>
        <w:rPr>
          <w:sz w:val="18"/>
        </w:rPr>
      </w:pPr>
      <w:r w:rsidRPr="00E77497">
        <w:rPr>
          <w:sz w:val="18"/>
        </w:rPr>
        <w:t>to account for the addition of 0x10000 as in Surrogates, section 3.7, of the Unicode Standard.</w:t>
      </w:r>
    </w:p>
    <w:p w14:paraId="6C840C96" w14:textId="77777777"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20E3C876" w14:textId="77777777"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5D8E14FB" w14:textId="77777777" w:rsidR="004C02EF" w:rsidRPr="00E77497" w:rsidRDefault="004C02EF" w:rsidP="004C02EF">
      <w:pPr>
        <w:pStyle w:val="40"/>
        <w:numPr>
          <w:ilvl w:val="0"/>
          <w:numId w:val="0"/>
        </w:numPr>
      </w:pPr>
      <w:bookmarkStart w:id="12464" w:name="_Ref456003675"/>
      <w:r w:rsidRPr="00E77497">
        <w:t>15.1.3.1</w:t>
      </w:r>
      <w:r w:rsidRPr="00E77497">
        <w:tab/>
        <w:t>decodeURI (encodedURI)</w:t>
      </w:r>
      <w:bookmarkEnd w:id="12464"/>
    </w:p>
    <w:p w14:paraId="2EC7D147" w14:textId="77777777"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42B46071" w14:textId="77777777"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1CE4AC1D" w14:textId="77777777"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14:paraId="0BAB9EF1" w14:textId="77777777"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51FD4530" w14:textId="77777777"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14:paraId="7C5420C5"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427A19B5" w14:textId="77777777" w:rsidR="004C02EF" w:rsidRPr="00E77497" w:rsidRDefault="004C02EF" w:rsidP="004C02EF">
      <w:pPr>
        <w:pStyle w:val="40"/>
        <w:numPr>
          <w:ilvl w:val="0"/>
          <w:numId w:val="0"/>
        </w:numPr>
      </w:pPr>
      <w:bookmarkStart w:id="12465" w:name="_Ref456003678"/>
      <w:r w:rsidRPr="00E77497">
        <w:t>15.1.3.2</w:t>
      </w:r>
      <w:r w:rsidRPr="00E77497">
        <w:tab/>
        <w:t>decodeURIComponent (encodedURIComponent)</w:t>
      </w:r>
      <w:bookmarkEnd w:id="12465"/>
    </w:p>
    <w:p w14:paraId="6138FD35" w14:textId="77777777"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6256CCE4" w14:textId="77777777"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36FF4396" w14:textId="77777777"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14:paraId="79D09586" w14:textId="77777777"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14:paraId="5205332F" w14:textId="77777777"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14:paraId="2C897581" w14:textId="77777777" w:rsidR="004C02EF" w:rsidRPr="00E77497" w:rsidRDefault="004C02EF" w:rsidP="004C02EF">
      <w:pPr>
        <w:pStyle w:val="40"/>
        <w:numPr>
          <w:ilvl w:val="0"/>
          <w:numId w:val="0"/>
        </w:numPr>
      </w:pPr>
      <w:bookmarkStart w:id="12466" w:name="_Ref456003682"/>
      <w:r w:rsidRPr="00E77497">
        <w:t>15.1.3.3</w:t>
      </w:r>
      <w:r w:rsidRPr="00E77497">
        <w:tab/>
        <w:t>encodeURI (uri)</w:t>
      </w:r>
      <w:bookmarkEnd w:id="12466"/>
    </w:p>
    <w:p w14:paraId="306DB121" w14:textId="77777777"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7B30FB9A" w14:textId="77777777"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21314120" w14:textId="77777777"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14:paraId="799C3DF7" w14:textId="77777777"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7A0228A9" w14:textId="77777777"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14:paraId="3FDEC605"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605F7393" w14:textId="77777777" w:rsidR="004C02EF" w:rsidRPr="00E77497" w:rsidRDefault="004C02EF" w:rsidP="004C02EF">
      <w:pPr>
        <w:pStyle w:val="40"/>
        <w:numPr>
          <w:ilvl w:val="0"/>
          <w:numId w:val="0"/>
        </w:numPr>
      </w:pPr>
      <w:bookmarkStart w:id="12467" w:name="_Ref456003685"/>
      <w:r w:rsidRPr="00E77497">
        <w:t>15.1.3.4</w:t>
      </w:r>
      <w:r w:rsidRPr="00E77497">
        <w:tab/>
        <w:t>encodeURIComponent (uriComponent)</w:t>
      </w:r>
      <w:bookmarkEnd w:id="12467"/>
    </w:p>
    <w:p w14:paraId="48E1AC5D" w14:textId="77777777"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149E3D16" w14:textId="77777777"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159A2B8B" w14:textId="77777777"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14:paraId="56852FF6" w14:textId="77777777"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4E8DE09C" w14:textId="77777777"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14:paraId="33EE9E42" w14:textId="77777777" w:rsidR="004C02EF" w:rsidRPr="00E77497" w:rsidRDefault="004C02EF" w:rsidP="00B43482">
      <w:pPr>
        <w:pStyle w:val="30"/>
        <w:numPr>
          <w:ilvl w:val="0"/>
          <w:numId w:val="0"/>
        </w:numPr>
      </w:pPr>
      <w:bookmarkStart w:id="12468" w:name="_Ref457710538"/>
      <w:bookmarkStart w:id="12469" w:name="_Toc472818906"/>
      <w:bookmarkStart w:id="12470" w:name="_Toc235503484"/>
      <w:bookmarkStart w:id="12471" w:name="_Toc241509259"/>
      <w:bookmarkStart w:id="12472" w:name="_Toc244416746"/>
      <w:bookmarkStart w:id="12473" w:name="_Toc276631110"/>
      <w:bookmarkStart w:id="12474" w:name="_Toc314500666"/>
      <w:r w:rsidRPr="00E77497">
        <w:t>15.1.4</w:t>
      </w:r>
      <w:r w:rsidRPr="00E77497">
        <w:tab/>
        <w:t>Constructor Properties of the Global Objec</w:t>
      </w:r>
      <w:bookmarkEnd w:id="12448"/>
      <w:r w:rsidRPr="00E77497">
        <w:t>t</w:t>
      </w:r>
      <w:bookmarkStart w:id="12475" w:name="_Toc393690359"/>
      <w:bookmarkEnd w:id="12468"/>
      <w:bookmarkEnd w:id="12469"/>
      <w:bookmarkEnd w:id="12470"/>
      <w:bookmarkEnd w:id="12471"/>
      <w:bookmarkEnd w:id="12472"/>
      <w:bookmarkEnd w:id="12473"/>
      <w:bookmarkEnd w:id="12474"/>
    </w:p>
    <w:p w14:paraId="643A1ECB" w14:textId="77777777" w:rsidR="004C02EF" w:rsidRPr="00E77497" w:rsidRDefault="004C02EF" w:rsidP="004C02EF">
      <w:pPr>
        <w:pStyle w:val="40"/>
        <w:numPr>
          <w:ilvl w:val="0"/>
          <w:numId w:val="0"/>
        </w:numPr>
      </w:pPr>
      <w:r w:rsidRPr="00E77497">
        <w:t>15.1.4.1</w:t>
      </w:r>
      <w:r w:rsidRPr="00E77497">
        <w:tab/>
        <w:t xml:space="preserve">Object ( . . . </w:t>
      </w:r>
      <w:bookmarkEnd w:id="12475"/>
      <w:r w:rsidRPr="00E77497">
        <w:t>)</w:t>
      </w:r>
    </w:p>
    <w:p w14:paraId="24BC4344" w14:textId="77777777" w:rsidR="004C02EF" w:rsidRPr="00E77497" w:rsidRDefault="004C02EF" w:rsidP="004C02EF">
      <w:r w:rsidRPr="00E77497">
        <w:t xml:space="preserve">See 15.2.1 and </w:t>
      </w:r>
      <w:bookmarkStart w:id="12476" w:name="_Toc393690360"/>
      <w:r w:rsidRPr="00E77497">
        <w:t>15.2.2.</w:t>
      </w:r>
    </w:p>
    <w:p w14:paraId="656D424C" w14:textId="77777777" w:rsidR="004C02EF" w:rsidRPr="00E77497" w:rsidRDefault="004C02EF" w:rsidP="004C02EF">
      <w:pPr>
        <w:pStyle w:val="40"/>
        <w:numPr>
          <w:ilvl w:val="0"/>
          <w:numId w:val="0"/>
        </w:numPr>
      </w:pPr>
      <w:r w:rsidRPr="00E77497">
        <w:t>15.1.4.2</w:t>
      </w:r>
      <w:r w:rsidRPr="00E77497">
        <w:tab/>
        <w:t xml:space="preserve">Function ( . . . </w:t>
      </w:r>
      <w:bookmarkEnd w:id="12476"/>
      <w:r w:rsidRPr="00E77497">
        <w:t>)</w:t>
      </w:r>
    </w:p>
    <w:p w14:paraId="2B953919" w14:textId="77777777" w:rsidR="004C02EF" w:rsidRPr="00E77497" w:rsidRDefault="004C02EF" w:rsidP="004C02EF">
      <w:r w:rsidRPr="00E77497">
        <w:t>See 15.3.1 and 15.3.2.</w:t>
      </w:r>
      <w:bookmarkStart w:id="12477" w:name="_Toc393690361"/>
    </w:p>
    <w:p w14:paraId="16BC459B" w14:textId="77777777" w:rsidR="004C02EF" w:rsidRPr="00E77497" w:rsidRDefault="004C02EF" w:rsidP="004C02EF">
      <w:pPr>
        <w:pStyle w:val="40"/>
        <w:numPr>
          <w:ilvl w:val="0"/>
          <w:numId w:val="0"/>
        </w:numPr>
      </w:pPr>
      <w:r w:rsidRPr="00E77497">
        <w:t>15.1.4.3</w:t>
      </w:r>
      <w:r w:rsidRPr="00E77497">
        <w:tab/>
        <w:t xml:space="preserve">Array ( . . . </w:t>
      </w:r>
      <w:bookmarkEnd w:id="12477"/>
      <w:r w:rsidRPr="00E77497">
        <w:t>)</w:t>
      </w:r>
    </w:p>
    <w:p w14:paraId="4FC716C3" w14:textId="77777777" w:rsidR="004C02EF" w:rsidRPr="00E77497" w:rsidRDefault="004C02EF" w:rsidP="004C02EF">
      <w:r w:rsidRPr="00E77497">
        <w:t xml:space="preserve">See 15.4.1 and </w:t>
      </w:r>
      <w:bookmarkStart w:id="12478" w:name="_Toc393690362"/>
      <w:r w:rsidRPr="00E77497">
        <w:t>15.4.2.</w:t>
      </w:r>
    </w:p>
    <w:p w14:paraId="23C10D4F" w14:textId="77777777" w:rsidR="004C02EF" w:rsidRPr="00E77497" w:rsidRDefault="004C02EF" w:rsidP="004C02EF">
      <w:pPr>
        <w:pStyle w:val="40"/>
        <w:numPr>
          <w:ilvl w:val="0"/>
          <w:numId w:val="0"/>
        </w:numPr>
      </w:pPr>
      <w:r w:rsidRPr="00E77497">
        <w:t>15.1.4.4</w:t>
      </w:r>
      <w:r w:rsidRPr="00E77497">
        <w:tab/>
        <w:t xml:space="preserve">String ( . . . </w:t>
      </w:r>
      <w:bookmarkEnd w:id="12478"/>
      <w:r w:rsidRPr="00E77497">
        <w:t>)</w:t>
      </w:r>
    </w:p>
    <w:p w14:paraId="40285AB4" w14:textId="77777777" w:rsidR="004C02EF" w:rsidRPr="00E77497" w:rsidRDefault="004C02EF" w:rsidP="004C02EF">
      <w:r w:rsidRPr="00E77497">
        <w:t xml:space="preserve">See 15.5.1 and </w:t>
      </w:r>
      <w:bookmarkStart w:id="12479" w:name="_Toc393690363"/>
      <w:r w:rsidRPr="00E77497">
        <w:t>15.5.2.</w:t>
      </w:r>
    </w:p>
    <w:p w14:paraId="672C7E69" w14:textId="77777777" w:rsidR="004C02EF" w:rsidRPr="00E77497" w:rsidRDefault="004C02EF" w:rsidP="004C02EF">
      <w:pPr>
        <w:pStyle w:val="40"/>
        <w:numPr>
          <w:ilvl w:val="0"/>
          <w:numId w:val="0"/>
        </w:numPr>
      </w:pPr>
      <w:r w:rsidRPr="00E77497">
        <w:t>15.1.4.5</w:t>
      </w:r>
      <w:r w:rsidRPr="00E77497">
        <w:tab/>
        <w:t xml:space="preserve">Boolean ( . . . </w:t>
      </w:r>
      <w:bookmarkEnd w:id="12479"/>
      <w:r w:rsidRPr="00E77497">
        <w:t>)</w:t>
      </w:r>
    </w:p>
    <w:p w14:paraId="30FA65E0" w14:textId="77777777" w:rsidR="004C02EF" w:rsidRPr="00E77497" w:rsidRDefault="004C02EF" w:rsidP="004C02EF">
      <w:r w:rsidRPr="00E77497">
        <w:t xml:space="preserve">See 15.6.1 and </w:t>
      </w:r>
      <w:bookmarkStart w:id="12480" w:name="_Toc393690364"/>
      <w:r w:rsidRPr="00E77497">
        <w:t>15.6.2.</w:t>
      </w:r>
    </w:p>
    <w:p w14:paraId="11231327" w14:textId="77777777" w:rsidR="004C02EF" w:rsidRPr="00E77497" w:rsidRDefault="004C02EF" w:rsidP="004C02EF">
      <w:pPr>
        <w:pStyle w:val="40"/>
        <w:numPr>
          <w:ilvl w:val="0"/>
          <w:numId w:val="0"/>
        </w:numPr>
      </w:pPr>
      <w:r w:rsidRPr="00E77497">
        <w:t>15.1.4.6</w:t>
      </w:r>
      <w:r w:rsidRPr="00E77497">
        <w:tab/>
        <w:t xml:space="preserve">Number ( . . . </w:t>
      </w:r>
      <w:bookmarkEnd w:id="12480"/>
      <w:r w:rsidRPr="00E77497">
        <w:t>)</w:t>
      </w:r>
    </w:p>
    <w:p w14:paraId="09A26B4E" w14:textId="77777777" w:rsidR="004C02EF" w:rsidRPr="00E77497" w:rsidRDefault="004C02EF" w:rsidP="004C02EF">
      <w:r w:rsidRPr="00E77497">
        <w:t>See 15.7.1 and 15.7.2.</w:t>
      </w:r>
      <w:bookmarkStart w:id="12481" w:name="_Toc393690365"/>
    </w:p>
    <w:p w14:paraId="36FB424A" w14:textId="77777777" w:rsidR="004C02EF" w:rsidRPr="00E77497" w:rsidRDefault="004C02EF" w:rsidP="004C02EF">
      <w:pPr>
        <w:pStyle w:val="40"/>
        <w:numPr>
          <w:ilvl w:val="0"/>
          <w:numId w:val="0"/>
        </w:numPr>
      </w:pPr>
      <w:r w:rsidRPr="00E77497">
        <w:t>15.1.4.7</w:t>
      </w:r>
      <w:r w:rsidRPr="00E77497">
        <w:tab/>
        <w:t xml:space="preserve">Date ( . . . </w:t>
      </w:r>
      <w:bookmarkEnd w:id="12481"/>
      <w:r w:rsidRPr="00E77497">
        <w:t>)</w:t>
      </w:r>
    </w:p>
    <w:p w14:paraId="602AD823" w14:textId="77777777" w:rsidR="004C02EF" w:rsidRPr="00E77497" w:rsidRDefault="004C02EF" w:rsidP="004C02EF">
      <w:r w:rsidRPr="00E77497">
        <w:t>See 15.9.2.</w:t>
      </w:r>
      <w:bookmarkStart w:id="12482" w:name="_Toc393690366"/>
    </w:p>
    <w:p w14:paraId="66B2ACF3" w14:textId="77777777" w:rsidR="004C02EF" w:rsidRPr="00E77497" w:rsidRDefault="004C02EF" w:rsidP="004C02EF">
      <w:pPr>
        <w:pStyle w:val="40"/>
        <w:numPr>
          <w:ilvl w:val="0"/>
          <w:numId w:val="0"/>
        </w:numPr>
      </w:pPr>
      <w:bookmarkStart w:id="12483" w:name="_Ref456010425"/>
      <w:r w:rsidRPr="00E77497">
        <w:t>15.1.4.8</w:t>
      </w:r>
      <w:r w:rsidRPr="00E77497">
        <w:tab/>
        <w:t>RegExp ( . . . )</w:t>
      </w:r>
      <w:bookmarkEnd w:id="12483"/>
    </w:p>
    <w:p w14:paraId="6FA1D83E" w14:textId="77777777" w:rsidR="004C02EF" w:rsidRPr="00E77497" w:rsidRDefault="004C02EF" w:rsidP="004C02EF">
      <w:r w:rsidRPr="00E77497">
        <w:t>See 15.10.3 and 15.10.4.</w:t>
      </w:r>
    </w:p>
    <w:p w14:paraId="2EF1A6EE" w14:textId="77777777" w:rsidR="004C02EF" w:rsidRPr="00E77497" w:rsidRDefault="004C02EF" w:rsidP="004C02EF">
      <w:pPr>
        <w:pStyle w:val="40"/>
        <w:numPr>
          <w:ilvl w:val="0"/>
          <w:numId w:val="0"/>
        </w:numPr>
      </w:pPr>
      <w:bookmarkStart w:id="12484" w:name="_Ref456011234"/>
      <w:r w:rsidRPr="00E77497">
        <w:t>15.1.4.9</w:t>
      </w:r>
      <w:r w:rsidRPr="00E77497">
        <w:tab/>
        <w:t>Error ( . . . )</w:t>
      </w:r>
      <w:bookmarkEnd w:id="12484"/>
    </w:p>
    <w:p w14:paraId="079DBB3A" w14:textId="77777777" w:rsidR="004C02EF" w:rsidRPr="00E77497" w:rsidRDefault="004C02EF" w:rsidP="004C02EF">
      <w:r w:rsidRPr="00E77497">
        <w:t>See 15.11.1 and 15.11.2.</w:t>
      </w:r>
    </w:p>
    <w:p w14:paraId="49244D7A" w14:textId="77777777" w:rsidR="004C02EF" w:rsidRPr="00E77497" w:rsidRDefault="004C02EF" w:rsidP="004C02EF">
      <w:pPr>
        <w:pStyle w:val="40"/>
        <w:numPr>
          <w:ilvl w:val="0"/>
          <w:numId w:val="0"/>
        </w:numPr>
      </w:pPr>
      <w:r w:rsidRPr="00E77497">
        <w:t>15.1.4.10</w:t>
      </w:r>
      <w:r w:rsidRPr="00E77497">
        <w:tab/>
        <w:t>EvalError ( . . . )</w:t>
      </w:r>
    </w:p>
    <w:p w14:paraId="10BD1E03" w14:textId="77777777" w:rsidR="004C02EF" w:rsidRPr="00E77497" w:rsidRDefault="004C02EF" w:rsidP="004C02EF">
      <w:r w:rsidRPr="00E77497">
        <w:t>See 15.11.6.1.</w:t>
      </w:r>
    </w:p>
    <w:p w14:paraId="423500A7" w14:textId="77777777" w:rsidR="004C02EF" w:rsidRPr="00E77497" w:rsidRDefault="004C02EF" w:rsidP="004C02EF">
      <w:pPr>
        <w:pStyle w:val="40"/>
        <w:numPr>
          <w:ilvl w:val="0"/>
          <w:numId w:val="0"/>
        </w:numPr>
      </w:pPr>
      <w:r w:rsidRPr="00E77497">
        <w:t>15.1.4.11</w:t>
      </w:r>
      <w:r w:rsidRPr="00E77497">
        <w:tab/>
        <w:t>RangeError ( . . . )</w:t>
      </w:r>
    </w:p>
    <w:p w14:paraId="0666DCEA" w14:textId="77777777" w:rsidR="004C02EF" w:rsidRPr="00E77497" w:rsidRDefault="004C02EF" w:rsidP="004C02EF">
      <w:r w:rsidRPr="00E77497">
        <w:t>See 15.11.6.2.</w:t>
      </w:r>
    </w:p>
    <w:p w14:paraId="3335B31B" w14:textId="77777777" w:rsidR="004C02EF" w:rsidRPr="00E77497" w:rsidRDefault="004C02EF" w:rsidP="004C02EF">
      <w:pPr>
        <w:pStyle w:val="40"/>
        <w:numPr>
          <w:ilvl w:val="0"/>
          <w:numId w:val="0"/>
        </w:numPr>
      </w:pPr>
      <w:r w:rsidRPr="00E77497">
        <w:t>15.1.4.12</w:t>
      </w:r>
      <w:r w:rsidRPr="00E77497">
        <w:tab/>
        <w:t>ReferenceError ( . . . )</w:t>
      </w:r>
    </w:p>
    <w:p w14:paraId="2E24F232" w14:textId="77777777" w:rsidR="004C02EF" w:rsidRPr="00E77497" w:rsidRDefault="004C02EF" w:rsidP="004C02EF">
      <w:r w:rsidRPr="00E77497">
        <w:t>See 15.11.6.3.</w:t>
      </w:r>
    </w:p>
    <w:p w14:paraId="5A6C2468" w14:textId="77777777" w:rsidR="004C02EF" w:rsidRPr="00E77497" w:rsidRDefault="004C02EF" w:rsidP="004C02EF">
      <w:pPr>
        <w:pStyle w:val="40"/>
        <w:numPr>
          <w:ilvl w:val="0"/>
          <w:numId w:val="0"/>
        </w:numPr>
      </w:pPr>
      <w:r w:rsidRPr="00E77497">
        <w:t>15.1.4.13</w:t>
      </w:r>
      <w:r w:rsidRPr="00E77497">
        <w:tab/>
        <w:t>SyntaxError ( . . . )</w:t>
      </w:r>
    </w:p>
    <w:p w14:paraId="01BD851F" w14:textId="77777777" w:rsidR="004C02EF" w:rsidRPr="00E77497" w:rsidRDefault="004C02EF" w:rsidP="004C02EF">
      <w:r w:rsidRPr="00E77497">
        <w:t>See 15.11.6.4.</w:t>
      </w:r>
    </w:p>
    <w:p w14:paraId="5EA8B9D8" w14:textId="77777777" w:rsidR="004C02EF" w:rsidRPr="00E77497" w:rsidRDefault="004C02EF" w:rsidP="004C02EF">
      <w:pPr>
        <w:pStyle w:val="40"/>
        <w:numPr>
          <w:ilvl w:val="0"/>
          <w:numId w:val="0"/>
        </w:numPr>
      </w:pPr>
      <w:r w:rsidRPr="00E77497">
        <w:t>15.1.4.14</w:t>
      </w:r>
      <w:r w:rsidRPr="00E77497">
        <w:tab/>
        <w:t>TypeError ( . . . )</w:t>
      </w:r>
    </w:p>
    <w:p w14:paraId="09EE8D88" w14:textId="77777777" w:rsidR="004C02EF" w:rsidRPr="00E77497" w:rsidRDefault="004C02EF" w:rsidP="004C02EF">
      <w:r w:rsidRPr="00E77497">
        <w:t>See 15.11.6.5.</w:t>
      </w:r>
    </w:p>
    <w:p w14:paraId="1FB860C4" w14:textId="77777777" w:rsidR="004C02EF" w:rsidRPr="00E77497" w:rsidRDefault="004C02EF" w:rsidP="004C02EF">
      <w:pPr>
        <w:pStyle w:val="40"/>
        <w:numPr>
          <w:ilvl w:val="0"/>
          <w:numId w:val="0"/>
        </w:numPr>
      </w:pPr>
      <w:r w:rsidRPr="00E77497">
        <w:t>15.1.4.15</w:t>
      </w:r>
      <w:r w:rsidRPr="00E77497">
        <w:tab/>
        <w:t>URIError ( . . . )</w:t>
      </w:r>
    </w:p>
    <w:p w14:paraId="7F65082E" w14:textId="77777777" w:rsidR="004C02EF" w:rsidRPr="00E77497" w:rsidRDefault="004C02EF" w:rsidP="004C02EF">
      <w:r w:rsidRPr="00E77497">
        <w:t>See 15.11.6.6.</w:t>
      </w:r>
    </w:p>
    <w:p w14:paraId="61F7C9C4" w14:textId="77777777" w:rsidR="004C02EF" w:rsidRPr="00E77497" w:rsidRDefault="004C02EF" w:rsidP="00B43482">
      <w:pPr>
        <w:pStyle w:val="30"/>
        <w:numPr>
          <w:ilvl w:val="0"/>
          <w:numId w:val="0"/>
        </w:numPr>
      </w:pPr>
      <w:bookmarkStart w:id="12485" w:name="_Toc472818907"/>
      <w:bookmarkStart w:id="12486" w:name="_Toc235503485"/>
      <w:bookmarkStart w:id="12487" w:name="_Toc241509260"/>
      <w:bookmarkStart w:id="12488" w:name="_Toc244416747"/>
      <w:bookmarkStart w:id="12489" w:name="_Toc276631111"/>
      <w:bookmarkStart w:id="12490" w:name="_Toc314500667"/>
      <w:r w:rsidRPr="00E77497">
        <w:t>15.1.5</w:t>
      </w:r>
      <w:r w:rsidRPr="00E77497">
        <w:tab/>
        <w:t>Other Properties of the Global Objec</w:t>
      </w:r>
      <w:bookmarkEnd w:id="12482"/>
      <w:r w:rsidRPr="00E77497">
        <w:t>t</w:t>
      </w:r>
      <w:bookmarkStart w:id="12491" w:name="_Toc393690367"/>
      <w:bookmarkEnd w:id="12485"/>
      <w:bookmarkEnd w:id="12486"/>
      <w:bookmarkEnd w:id="12487"/>
      <w:bookmarkEnd w:id="12488"/>
      <w:bookmarkEnd w:id="12489"/>
      <w:bookmarkEnd w:id="12490"/>
    </w:p>
    <w:p w14:paraId="7A04442F" w14:textId="77777777" w:rsidR="004C02EF" w:rsidRPr="00E77497" w:rsidRDefault="004C02EF" w:rsidP="004C02EF">
      <w:pPr>
        <w:pStyle w:val="40"/>
        <w:numPr>
          <w:ilvl w:val="0"/>
          <w:numId w:val="0"/>
        </w:numPr>
      </w:pPr>
      <w:r w:rsidRPr="00E77497">
        <w:t>15.1.5.1</w:t>
      </w:r>
      <w:r w:rsidRPr="00E77497">
        <w:tab/>
        <w:t>Mat</w:t>
      </w:r>
      <w:bookmarkEnd w:id="12491"/>
      <w:r w:rsidRPr="00E77497">
        <w:t>h</w:t>
      </w:r>
    </w:p>
    <w:p w14:paraId="10B8B311" w14:textId="77777777" w:rsidR="004C02EF" w:rsidRPr="00E77497" w:rsidRDefault="004C02EF" w:rsidP="004C02EF">
      <w:r w:rsidRPr="00E77497">
        <w:t xml:space="preserve">See </w:t>
      </w:r>
      <w:bookmarkStart w:id="12492" w:name="_Toc393690368"/>
      <w:r w:rsidRPr="00E77497">
        <w:t>15.8.</w:t>
      </w:r>
    </w:p>
    <w:p w14:paraId="18BA4D8C" w14:textId="77777777" w:rsidR="004C02EF" w:rsidRPr="00E77497" w:rsidRDefault="004C02EF" w:rsidP="004C02EF">
      <w:pPr>
        <w:pStyle w:val="40"/>
        <w:numPr>
          <w:ilvl w:val="0"/>
          <w:numId w:val="0"/>
        </w:numPr>
      </w:pPr>
      <w:bookmarkStart w:id="12493" w:name="_Toc472818908"/>
      <w:r w:rsidRPr="00E77497">
        <w:t>15.1.5.2</w:t>
      </w:r>
      <w:r w:rsidRPr="00E77497">
        <w:tab/>
        <w:t>JSON</w:t>
      </w:r>
    </w:p>
    <w:p w14:paraId="3E3DBA71" w14:textId="77777777" w:rsidR="004C02EF" w:rsidRPr="00E77497" w:rsidRDefault="004C02EF" w:rsidP="004C02EF">
      <w:r w:rsidRPr="00E77497">
        <w:t>See 15.12.</w:t>
      </w:r>
    </w:p>
    <w:p w14:paraId="61265EEF" w14:textId="77777777" w:rsidR="004C02EF" w:rsidRPr="00E77497" w:rsidRDefault="004C02EF" w:rsidP="00B43482">
      <w:pPr>
        <w:pStyle w:val="20"/>
        <w:numPr>
          <w:ilvl w:val="0"/>
          <w:numId w:val="0"/>
        </w:numPr>
      </w:pPr>
      <w:bookmarkStart w:id="12494" w:name="_Toc235503486"/>
      <w:bookmarkStart w:id="12495" w:name="_Toc241509261"/>
      <w:bookmarkStart w:id="12496" w:name="_Toc244416748"/>
      <w:bookmarkStart w:id="12497" w:name="_Toc276631112"/>
      <w:bookmarkStart w:id="12498" w:name="_Toc314500668"/>
      <w:r w:rsidRPr="00E77497">
        <w:t>15.2</w:t>
      </w:r>
      <w:r w:rsidRPr="00E77497">
        <w:tab/>
        <w:t>Object Objec</w:t>
      </w:r>
      <w:bookmarkEnd w:id="12449"/>
      <w:bookmarkEnd w:id="12450"/>
      <w:r w:rsidRPr="00E77497">
        <w:t>t</w:t>
      </w:r>
      <w:bookmarkEnd w:id="12451"/>
      <w:bookmarkEnd w:id="12452"/>
      <w:bookmarkEnd w:id="12492"/>
      <w:r w:rsidRPr="00E77497">
        <w:t>s</w:t>
      </w:r>
      <w:bookmarkStart w:id="12499" w:name="_Toc385672255"/>
      <w:bookmarkStart w:id="12500" w:name="_Ref393527264"/>
      <w:bookmarkStart w:id="12501" w:name="_Toc393690369"/>
      <w:bookmarkStart w:id="12502" w:name="_Ref404501382"/>
      <w:bookmarkStart w:id="12503" w:name="_Toc382291602"/>
      <w:bookmarkEnd w:id="12493"/>
      <w:bookmarkEnd w:id="12494"/>
      <w:bookmarkEnd w:id="12495"/>
      <w:bookmarkEnd w:id="12496"/>
      <w:bookmarkEnd w:id="12497"/>
      <w:bookmarkEnd w:id="12498"/>
    </w:p>
    <w:p w14:paraId="1814E785" w14:textId="77777777" w:rsidR="004C02EF" w:rsidRPr="00E77497" w:rsidRDefault="004C02EF" w:rsidP="00B43482">
      <w:pPr>
        <w:pStyle w:val="30"/>
        <w:numPr>
          <w:ilvl w:val="0"/>
          <w:numId w:val="0"/>
        </w:numPr>
      </w:pPr>
      <w:bookmarkStart w:id="12504" w:name="_Ref424531694"/>
      <w:bookmarkStart w:id="12505" w:name="_Toc472818909"/>
      <w:bookmarkStart w:id="12506" w:name="_Toc235503487"/>
      <w:bookmarkStart w:id="12507" w:name="_Toc241509262"/>
      <w:bookmarkStart w:id="12508" w:name="_Toc244416749"/>
      <w:bookmarkStart w:id="12509" w:name="_Toc276631113"/>
      <w:bookmarkStart w:id="12510" w:name="_Toc314500669"/>
      <w:r w:rsidRPr="00E77497">
        <w:t>15.2.1</w:t>
      </w:r>
      <w:r w:rsidRPr="00E77497">
        <w:tab/>
        <w:t>The Object Constructor Called as a Functio</w:t>
      </w:r>
      <w:bookmarkEnd w:id="12499"/>
      <w:bookmarkEnd w:id="12500"/>
      <w:bookmarkEnd w:id="12501"/>
      <w:bookmarkEnd w:id="12502"/>
      <w:r w:rsidRPr="00E77497">
        <w:t>n</w:t>
      </w:r>
      <w:bookmarkEnd w:id="12504"/>
      <w:bookmarkEnd w:id="12505"/>
      <w:bookmarkEnd w:id="12506"/>
      <w:bookmarkEnd w:id="12507"/>
      <w:bookmarkEnd w:id="12508"/>
      <w:bookmarkEnd w:id="12509"/>
      <w:bookmarkEnd w:id="12510"/>
    </w:p>
    <w:p w14:paraId="750293FB"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12511" w:name="_Ref385475928"/>
      <w:bookmarkStart w:id="12512" w:name="_Toc385672256"/>
      <w:bookmarkStart w:id="12513" w:name="_Toc393690370"/>
    </w:p>
    <w:p w14:paraId="7EF40D00" w14:textId="77777777" w:rsidR="004C02EF" w:rsidRPr="00E77497" w:rsidRDefault="004C02EF" w:rsidP="004C02EF">
      <w:pPr>
        <w:pStyle w:val="40"/>
        <w:numPr>
          <w:ilvl w:val="0"/>
          <w:numId w:val="0"/>
        </w:numPr>
      </w:pPr>
      <w:bookmarkStart w:id="12514" w:name="_Ref424531528"/>
      <w:r w:rsidRPr="00E77497">
        <w:t>15.2.1.1</w:t>
      </w:r>
      <w:r w:rsidRPr="00E77497">
        <w:tab/>
        <w:t>Object ( [ value</w:t>
      </w:r>
      <w:bookmarkEnd w:id="12511"/>
      <w:bookmarkEnd w:id="12512"/>
      <w:bookmarkEnd w:id="12513"/>
      <w:r w:rsidRPr="00E77497">
        <w:t xml:space="preserve"> ] )</w:t>
      </w:r>
      <w:bookmarkEnd w:id="12514"/>
    </w:p>
    <w:p w14:paraId="73A3ACE9"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692D66D8" w14:textId="77777777" w:rsidR="004C02EF" w:rsidRPr="00E77497" w:rsidRDefault="004C02EF" w:rsidP="00834A33">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create and return a new Object object exactly as if the standard built-in Object constructor had been called with the same arguments (15.2.2.1).</w:t>
      </w:r>
    </w:p>
    <w:p w14:paraId="0DCF6495" w14:textId="77777777"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12515" w:name="_Ref385475932"/>
      <w:bookmarkStart w:id="12516" w:name="_Toc385672257"/>
      <w:bookmarkStart w:id="12517" w:name="_Toc393690371"/>
      <w:bookmarkStart w:id="12518" w:name="_Ref424531555"/>
    </w:p>
    <w:p w14:paraId="6852621F" w14:textId="77777777" w:rsidR="004C02EF" w:rsidRPr="00E77497" w:rsidRDefault="004C02EF" w:rsidP="00B43482">
      <w:pPr>
        <w:pStyle w:val="30"/>
        <w:numPr>
          <w:ilvl w:val="0"/>
          <w:numId w:val="0"/>
        </w:numPr>
      </w:pPr>
      <w:bookmarkStart w:id="12519" w:name="_Toc385672258"/>
      <w:bookmarkStart w:id="12520" w:name="_Ref393527230"/>
      <w:bookmarkStart w:id="12521" w:name="_Toc393690372"/>
      <w:bookmarkStart w:id="12522" w:name="_Ref404501393"/>
      <w:bookmarkStart w:id="12523" w:name="_Ref424531707"/>
      <w:bookmarkStart w:id="12524" w:name="_Ref449968361"/>
      <w:bookmarkStart w:id="12525" w:name="_Toc472818910"/>
      <w:bookmarkStart w:id="12526" w:name="_Toc235503488"/>
      <w:bookmarkStart w:id="12527" w:name="_Toc241509263"/>
      <w:bookmarkStart w:id="12528" w:name="_Toc244416750"/>
      <w:bookmarkStart w:id="12529" w:name="_Toc276631114"/>
      <w:bookmarkStart w:id="12530" w:name="_Toc314500670"/>
      <w:bookmarkEnd w:id="12515"/>
      <w:bookmarkEnd w:id="12516"/>
      <w:bookmarkEnd w:id="12517"/>
      <w:bookmarkEnd w:id="12518"/>
      <w:r w:rsidRPr="00E77497">
        <w:t>15.2.2</w:t>
      </w:r>
      <w:r w:rsidRPr="00E77497">
        <w:tab/>
        <w:t>The Object Constructo</w:t>
      </w:r>
      <w:bookmarkEnd w:id="12503"/>
      <w:bookmarkEnd w:id="12519"/>
      <w:bookmarkEnd w:id="12520"/>
      <w:bookmarkEnd w:id="12521"/>
      <w:bookmarkEnd w:id="12522"/>
      <w:r w:rsidRPr="00E77497">
        <w:t>r</w:t>
      </w:r>
      <w:bookmarkStart w:id="12531" w:name="_Ref393527857"/>
      <w:bookmarkStart w:id="12532" w:name="_Toc382291603"/>
      <w:bookmarkEnd w:id="12523"/>
      <w:bookmarkEnd w:id="12524"/>
      <w:bookmarkEnd w:id="12525"/>
      <w:bookmarkEnd w:id="12526"/>
      <w:bookmarkEnd w:id="12527"/>
      <w:bookmarkEnd w:id="12528"/>
      <w:bookmarkEnd w:id="12529"/>
      <w:bookmarkEnd w:id="12530"/>
    </w:p>
    <w:p w14:paraId="3B8B2FBB"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12531"/>
      <w:r w:rsidRPr="00E77497">
        <w:t>.</w:t>
      </w:r>
      <w:bookmarkStart w:id="12533" w:name="_Ref385067278"/>
      <w:bookmarkStart w:id="12534" w:name="_Toc385672259"/>
      <w:bookmarkStart w:id="12535" w:name="_Toc393690373"/>
    </w:p>
    <w:p w14:paraId="65B2E50F" w14:textId="77777777" w:rsidR="004C02EF" w:rsidRPr="00E77497" w:rsidRDefault="004C02EF" w:rsidP="004C02EF">
      <w:pPr>
        <w:pStyle w:val="40"/>
        <w:numPr>
          <w:ilvl w:val="0"/>
          <w:numId w:val="0"/>
        </w:numPr>
      </w:pPr>
      <w:bookmarkStart w:id="12536" w:name="_Hlt458482354"/>
      <w:bookmarkStart w:id="12537" w:name="_Ref424531574"/>
      <w:bookmarkEnd w:id="12536"/>
      <w:r w:rsidRPr="00E77497">
        <w:t>15.2.2.1</w:t>
      </w:r>
      <w:r w:rsidRPr="00E77497">
        <w:tab/>
        <w:t>new Object ( [ value</w:t>
      </w:r>
      <w:bookmarkEnd w:id="12532"/>
      <w:bookmarkEnd w:id="12533"/>
      <w:bookmarkEnd w:id="12534"/>
      <w:bookmarkEnd w:id="12535"/>
      <w:r w:rsidRPr="00E77497">
        <w:t xml:space="preserve"> ] )</w:t>
      </w:r>
      <w:bookmarkEnd w:id="12537"/>
    </w:p>
    <w:p w14:paraId="1B0A5F45"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77F5A657" w14:textId="77777777"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14:paraId="25FB545D" w14:textId="77777777" w:rsidR="004C02EF" w:rsidRPr="00E77497" w:rsidRDefault="004C02EF" w:rsidP="00834A33">
      <w:pPr>
        <w:pStyle w:val="Alg4"/>
        <w:numPr>
          <w:ilvl w:val="1"/>
          <w:numId w:val="166"/>
        </w:numPr>
      </w:pPr>
      <w:r w:rsidRPr="00E77497">
        <w:t>If Type(</w:t>
      </w:r>
      <w:r w:rsidRPr="00E77497">
        <w:rPr>
          <w:i/>
        </w:rPr>
        <w:t>value</w:t>
      </w:r>
      <w:r w:rsidRPr="00E77497">
        <w:t>)  is Object, then</w:t>
      </w:r>
    </w:p>
    <w:p w14:paraId="35E037E5" w14:textId="77777777" w:rsidR="004C02EF" w:rsidRPr="00E77497" w:rsidRDefault="004C02EF" w:rsidP="00834A33">
      <w:pPr>
        <w:pStyle w:val="Alg4"/>
        <w:numPr>
          <w:ilvl w:val="2"/>
          <w:numId w:val="166"/>
        </w:numPr>
      </w:pPr>
      <w:r w:rsidRPr="00E77497">
        <w:t xml:space="preserve">If the </w:t>
      </w:r>
      <w:r w:rsidRPr="00E77497">
        <w:rPr>
          <w:i/>
        </w:rPr>
        <w:t>value</w:t>
      </w:r>
      <w:r w:rsidRPr="00E77497">
        <w:t xml:space="preserve"> is a native ECMAScript object, do not create a new object but simply return </w:t>
      </w:r>
      <w:r w:rsidRPr="00E77497">
        <w:rPr>
          <w:i/>
        </w:rPr>
        <w:t>value</w:t>
      </w:r>
      <w:r w:rsidRPr="00E77497">
        <w:t>.</w:t>
      </w:r>
    </w:p>
    <w:p w14:paraId="75CD2A4C" w14:textId="77777777" w:rsidR="004C02EF" w:rsidRPr="00E77497" w:rsidRDefault="004C02EF" w:rsidP="00834A33">
      <w:pPr>
        <w:pStyle w:val="Alg4"/>
        <w:numPr>
          <w:ilvl w:val="2"/>
          <w:numId w:val="166"/>
        </w:numPr>
      </w:pPr>
      <w:r w:rsidRPr="00E77497">
        <w:t xml:space="preserve">If the </w:t>
      </w:r>
      <w:r w:rsidRPr="00E77497">
        <w:rPr>
          <w:i/>
        </w:rPr>
        <w:t>value</w:t>
      </w:r>
      <w:r w:rsidRPr="00E77497">
        <w:t xml:space="preserve"> is a host object, then actions are taken and a result is returned in an implementation-dependent manner that may depend on the host object.</w:t>
      </w:r>
    </w:p>
    <w:p w14:paraId="5ADCAB35" w14:textId="77777777"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14:paraId="5EA0E4FF" w14:textId="77777777"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14:paraId="5D7DF52F" w14:textId="77777777"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14:paraId="4433F127" w14:textId="77777777"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14:paraId="17B74049" w14:textId="77777777" w:rsidR="004C02EF" w:rsidRPr="00E77497" w:rsidRDefault="004C02EF" w:rsidP="00834A33">
      <w:pPr>
        <w:pStyle w:val="Alg4"/>
        <w:numPr>
          <w:ilvl w:val="0"/>
          <w:numId w:val="166"/>
        </w:numPr>
      </w:pPr>
      <w:r w:rsidRPr="00E77497">
        <w:t xml:space="preserve">Let </w:t>
      </w:r>
      <w:r w:rsidRPr="00E77497">
        <w:rPr>
          <w:i/>
        </w:rPr>
        <w:t>obj</w:t>
      </w:r>
      <w:r w:rsidRPr="00E77497">
        <w:t xml:space="preserve"> be a newly created native ECMAScript object.</w:t>
      </w:r>
    </w:p>
    <w:p w14:paraId="6C29DF33" w14:textId="77777777" w:rsidR="004C02EF" w:rsidRPr="00E77497" w:rsidRDefault="004C02EF" w:rsidP="00834A33">
      <w:pPr>
        <w:pStyle w:val="Alg4"/>
        <w:numPr>
          <w:ilvl w:val="0"/>
          <w:numId w:val="166"/>
        </w:numPr>
      </w:pPr>
      <w:r w:rsidRPr="00E77497">
        <w:t xml:space="preserve">Set the [[Prototype]] internal property of </w:t>
      </w:r>
      <w:r w:rsidRPr="00E77497">
        <w:rPr>
          <w:i/>
        </w:rPr>
        <w:t>obj</w:t>
      </w:r>
      <w:r w:rsidRPr="00E77497">
        <w:t xml:space="preserve"> to the standard built-in Object prototype object (15.2.4).</w:t>
      </w:r>
    </w:p>
    <w:p w14:paraId="1D648796" w14:textId="77777777" w:rsidR="004C02EF" w:rsidRPr="00E77497" w:rsidDel="008962D8" w:rsidRDefault="004C02EF" w:rsidP="00834A33">
      <w:pPr>
        <w:pStyle w:val="Alg4"/>
        <w:numPr>
          <w:ilvl w:val="0"/>
          <w:numId w:val="166"/>
        </w:numPr>
        <w:rPr>
          <w:del w:id="12538" w:author="Allen Wirfs-Brock" w:date="2011-07-02T13:25:00Z"/>
        </w:rPr>
      </w:pPr>
      <w:del w:id="12539" w:author="Allen Wirfs-Brock" w:date="2011-07-02T13:25:00Z">
        <w:r w:rsidRPr="00E77497" w:rsidDel="008962D8">
          <w:delText xml:space="preserve">Set the [[Class]] internal property of </w:delText>
        </w:r>
        <w:r w:rsidRPr="00E77497" w:rsidDel="008962D8">
          <w:rPr>
            <w:i/>
          </w:rPr>
          <w:delText>obj</w:delText>
        </w:r>
        <w:r w:rsidRPr="00E77497" w:rsidDel="008962D8">
          <w:delText xml:space="preserve"> to </w:delText>
        </w:r>
        <w:r w:rsidRPr="00E77497" w:rsidDel="008962D8">
          <w:rPr>
            <w:rFonts w:ascii="Courier New" w:hAnsi="Courier New"/>
            <w:b/>
          </w:rPr>
          <w:delText>"Object"</w:delText>
        </w:r>
        <w:r w:rsidRPr="00E77497" w:rsidDel="008962D8">
          <w:delText>.</w:delText>
        </w:r>
      </w:del>
    </w:p>
    <w:p w14:paraId="34B25A3D" w14:textId="77777777" w:rsidR="004C02EF" w:rsidRPr="00E77497" w:rsidRDefault="004C02EF" w:rsidP="00834A33">
      <w:pPr>
        <w:pStyle w:val="Alg4"/>
        <w:numPr>
          <w:ilvl w:val="0"/>
          <w:numId w:val="166"/>
        </w:numPr>
      </w:pPr>
      <w:r w:rsidRPr="00E77497">
        <w:t xml:space="preserve">Set the [[Extensible]] internal property of </w:t>
      </w:r>
      <w:r w:rsidRPr="00E77497">
        <w:rPr>
          <w:i/>
        </w:rPr>
        <w:t>obj</w:t>
      </w:r>
      <w:r w:rsidRPr="00E77497">
        <w:t xml:space="preserve"> to </w:t>
      </w:r>
      <w:r w:rsidRPr="00E77497">
        <w:rPr>
          <w:b/>
        </w:rPr>
        <w:t>true</w:t>
      </w:r>
      <w:r w:rsidRPr="00E77497">
        <w:t>.</w:t>
      </w:r>
    </w:p>
    <w:p w14:paraId="393C9A58" w14:textId="77777777" w:rsidR="004C02EF" w:rsidRPr="00E77497" w:rsidRDefault="004C02EF" w:rsidP="00834A33">
      <w:pPr>
        <w:pStyle w:val="Alg4"/>
        <w:numPr>
          <w:ilvl w:val="0"/>
          <w:numId w:val="166"/>
        </w:numPr>
      </w:pPr>
      <w:r w:rsidRPr="00E77497">
        <w:t xml:space="preserve">Set all the internal methods of </w:t>
      </w:r>
      <w:r w:rsidRPr="00E77497">
        <w:rPr>
          <w:i/>
        </w:rPr>
        <w:t>obj</w:t>
      </w:r>
      <w:r w:rsidRPr="00E77497">
        <w:t xml:space="preserve"> as specified in 8.12.</w:t>
      </w:r>
    </w:p>
    <w:p w14:paraId="64FA070C" w14:textId="77777777" w:rsidR="004C02EF" w:rsidRPr="00E77497" w:rsidRDefault="004C02EF" w:rsidP="00834A33">
      <w:pPr>
        <w:pStyle w:val="Alg4"/>
        <w:numPr>
          <w:ilvl w:val="0"/>
          <w:numId w:val="166"/>
        </w:numPr>
        <w:spacing w:after="220"/>
      </w:pPr>
      <w:r w:rsidRPr="00E77497">
        <w:t xml:space="preserve">Return </w:t>
      </w:r>
      <w:r w:rsidRPr="00E77497">
        <w:rPr>
          <w:i/>
        </w:rPr>
        <w:t>obj</w:t>
      </w:r>
      <w:r w:rsidRPr="00E77497">
        <w:t>.</w:t>
      </w:r>
      <w:bookmarkStart w:id="12540" w:name="_Hlt424531982"/>
      <w:bookmarkStart w:id="12541" w:name="_Toc382291604"/>
      <w:bookmarkStart w:id="12542" w:name="_Ref385475937"/>
      <w:bookmarkStart w:id="12543" w:name="_Toc385672260"/>
      <w:bookmarkStart w:id="12544" w:name="_Ref393527953"/>
      <w:bookmarkStart w:id="12545" w:name="_Toc393690374"/>
      <w:bookmarkStart w:id="12546" w:name="_Ref404501344"/>
      <w:bookmarkStart w:id="12547" w:name="_Ref404501665"/>
      <w:bookmarkStart w:id="12548" w:name="_Ref424531588"/>
      <w:bookmarkEnd w:id="12540"/>
    </w:p>
    <w:p w14:paraId="66ED3278" w14:textId="77777777" w:rsidR="004C02EF" w:rsidRPr="00E77497" w:rsidRDefault="004C02EF" w:rsidP="00B43482">
      <w:pPr>
        <w:pStyle w:val="30"/>
        <w:numPr>
          <w:ilvl w:val="0"/>
          <w:numId w:val="0"/>
        </w:numPr>
      </w:pPr>
      <w:bookmarkStart w:id="12549" w:name="_Toc382291605"/>
      <w:bookmarkStart w:id="12550" w:name="_Toc385672261"/>
      <w:bookmarkStart w:id="12551" w:name="_Toc393690375"/>
      <w:bookmarkStart w:id="12552" w:name="_Ref457709042"/>
      <w:bookmarkStart w:id="12553" w:name="_Toc472818911"/>
      <w:bookmarkStart w:id="12554" w:name="_Toc235503489"/>
      <w:bookmarkStart w:id="12555" w:name="_Toc241509264"/>
      <w:bookmarkStart w:id="12556" w:name="_Toc244416751"/>
      <w:bookmarkStart w:id="12557" w:name="_Toc276631115"/>
      <w:bookmarkStart w:id="12558" w:name="_Toc314500671"/>
      <w:bookmarkEnd w:id="12541"/>
      <w:bookmarkEnd w:id="12542"/>
      <w:bookmarkEnd w:id="12543"/>
      <w:bookmarkEnd w:id="12544"/>
      <w:bookmarkEnd w:id="12545"/>
      <w:bookmarkEnd w:id="12546"/>
      <w:bookmarkEnd w:id="12547"/>
      <w:bookmarkEnd w:id="12548"/>
      <w:r w:rsidRPr="00E77497">
        <w:t>15.2.3</w:t>
      </w:r>
      <w:r w:rsidRPr="00E77497">
        <w:tab/>
        <w:t>Properties of the Object Constructo</w:t>
      </w:r>
      <w:bookmarkEnd w:id="12549"/>
      <w:bookmarkEnd w:id="12550"/>
      <w:bookmarkEnd w:id="12551"/>
      <w:r w:rsidRPr="00E77497">
        <w:t>r</w:t>
      </w:r>
      <w:bookmarkEnd w:id="12552"/>
      <w:bookmarkEnd w:id="12553"/>
      <w:bookmarkEnd w:id="12554"/>
      <w:bookmarkEnd w:id="12555"/>
      <w:bookmarkEnd w:id="12556"/>
      <w:bookmarkEnd w:id="12557"/>
      <w:bookmarkEnd w:id="12558"/>
    </w:p>
    <w:p w14:paraId="34B62100" w14:textId="77777777" w:rsidR="004C02EF" w:rsidRPr="00E77497" w:rsidRDefault="004C02EF" w:rsidP="004C02EF">
      <w:r w:rsidRPr="00E77497">
        <w:t>The value of the [[Prototype]] internal property of the Object constructor is the standard built-in Function prototype object.</w:t>
      </w:r>
    </w:p>
    <w:p w14:paraId="4A1CDD0F"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12559" w:name="_Toc382291606"/>
      <w:bookmarkStart w:id="12560" w:name="_Toc385672262"/>
      <w:bookmarkStart w:id="12561" w:name="_Ref393522098"/>
      <w:bookmarkStart w:id="12562" w:name="_Ref393610784"/>
      <w:bookmarkStart w:id="12563" w:name="_Ref393611105"/>
      <w:bookmarkStart w:id="12564" w:name="_Toc393690376"/>
      <w:bookmarkStart w:id="12565" w:name="_Ref404493404"/>
      <w:bookmarkStart w:id="12566" w:name="_Ref404502159"/>
      <w:bookmarkStart w:id="12567" w:name="_Ref404502265"/>
      <w:bookmarkStart w:id="12568" w:name="_Ref404502515"/>
      <w:bookmarkStart w:id="12569" w:name="_Ref404502615"/>
      <w:bookmarkStart w:id="12570" w:name="_Ref404502673"/>
      <w:bookmarkStart w:id="12571" w:name="_Ref404502690"/>
      <w:bookmarkStart w:id="12572" w:name="_Ref404503028"/>
    </w:p>
    <w:p w14:paraId="50595D0B" w14:textId="77777777" w:rsidR="004C02EF" w:rsidRPr="00E77497" w:rsidRDefault="004C02EF" w:rsidP="004C02EF">
      <w:pPr>
        <w:pStyle w:val="40"/>
        <w:numPr>
          <w:ilvl w:val="0"/>
          <w:numId w:val="0"/>
        </w:numPr>
      </w:pPr>
      <w:bookmarkStart w:id="12573" w:name="_Hlt424534273"/>
      <w:bookmarkStart w:id="12574" w:name="_Ref424531384"/>
      <w:bookmarkEnd w:id="12573"/>
      <w:r w:rsidRPr="00E77497">
        <w:t>15.2.3.1</w:t>
      </w:r>
      <w:r w:rsidRPr="00E77497">
        <w:tab/>
        <w:t>Object.prototyp</w:t>
      </w:r>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r w:rsidRPr="00E77497">
        <w:t>e</w:t>
      </w:r>
      <w:bookmarkEnd w:id="12574"/>
    </w:p>
    <w:p w14:paraId="0F534B9C"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12575" w:name="_Toc382291607"/>
      <w:bookmarkStart w:id="12576" w:name="_Toc385672263"/>
    </w:p>
    <w:p w14:paraId="098866A2" w14:textId="77777777" w:rsidR="004C02EF" w:rsidRPr="00E77497" w:rsidRDefault="004C02EF" w:rsidP="004C02EF">
      <w:r w:rsidRPr="00E77497">
        <w:t>This property has the attributes {[[Writable]]: false, [[Enumerable]]: false, [[Configurable]]: false }.</w:t>
      </w:r>
      <w:bookmarkStart w:id="12577" w:name="_Ref393609257"/>
      <w:bookmarkStart w:id="12578" w:name="_Toc393690377"/>
    </w:p>
    <w:p w14:paraId="50D608DA" w14:textId="77777777" w:rsidR="004C02EF" w:rsidRPr="00E77497" w:rsidRDefault="004C02EF" w:rsidP="004C02EF">
      <w:pPr>
        <w:pStyle w:val="40"/>
        <w:numPr>
          <w:ilvl w:val="0"/>
          <w:numId w:val="0"/>
        </w:numPr>
      </w:pPr>
      <w:r w:rsidRPr="00E77497">
        <w:t>15.2.3.2</w:t>
      </w:r>
      <w:r w:rsidRPr="00E77497">
        <w:tab/>
        <w:t>Object.getPrototypeOf ( O )</w:t>
      </w:r>
    </w:p>
    <w:p w14:paraId="3E1E6F48" w14:textId="77777777"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30A00010" w14:textId="77777777" w:rsidR="004C02EF" w:rsidRPr="00E77497" w:rsidRDefault="004C02EF" w:rsidP="00834A33">
      <w:pPr>
        <w:pStyle w:val="Alg4"/>
        <w:numPr>
          <w:ilvl w:val="0"/>
          <w:numId w:val="167"/>
        </w:numPr>
      </w:pPr>
      <w:r w:rsidRPr="00E77497">
        <w:t>If Type(</w:t>
      </w:r>
      <w:r w:rsidRPr="00E77497">
        <w:rPr>
          <w:i/>
        </w:rPr>
        <w:t>O</w:t>
      </w:r>
      <w:r w:rsidRPr="00E77497">
        <w:t xml:space="preserve">) is not Object throw a </w:t>
      </w:r>
      <w:r w:rsidRPr="00E77497">
        <w:rPr>
          <w:b/>
        </w:rPr>
        <w:t xml:space="preserve">TypeError </w:t>
      </w:r>
      <w:r w:rsidRPr="00E77497">
        <w:t>exception.</w:t>
      </w:r>
    </w:p>
    <w:p w14:paraId="052F36AA" w14:textId="77777777" w:rsidR="004C02EF" w:rsidRPr="00E77497" w:rsidRDefault="004C02EF" w:rsidP="00834A33">
      <w:pPr>
        <w:pStyle w:val="M4"/>
        <w:numPr>
          <w:ilvl w:val="0"/>
          <w:numId w:val="167"/>
        </w:numPr>
      </w:pPr>
      <w:r w:rsidRPr="00E77497">
        <w:t xml:space="preserve">Return the value of the [[Prototype]] internal property of </w:t>
      </w:r>
      <w:r w:rsidRPr="00E77497">
        <w:rPr>
          <w:i/>
        </w:rPr>
        <w:t>O</w:t>
      </w:r>
      <w:r w:rsidRPr="00E77497">
        <w:t>.</w:t>
      </w:r>
    </w:p>
    <w:p w14:paraId="7F50CADB" w14:textId="77777777" w:rsidR="004C02EF" w:rsidRPr="00E77497" w:rsidRDefault="004C02EF" w:rsidP="004C02EF">
      <w:pPr>
        <w:pStyle w:val="40"/>
        <w:numPr>
          <w:ilvl w:val="0"/>
          <w:numId w:val="0"/>
        </w:numPr>
      </w:pPr>
      <w:r w:rsidRPr="00E77497">
        <w:t>15.2.3.3</w:t>
      </w:r>
      <w:r w:rsidRPr="00E77497">
        <w:tab/>
        <w:t xml:space="preserve">Object.getOwnPropertyDescriptor ( O, P ) </w:t>
      </w:r>
    </w:p>
    <w:p w14:paraId="59832F1D" w14:textId="77777777" w:rsidR="004C02EF" w:rsidRPr="00E77497" w:rsidRDefault="004C02EF" w:rsidP="004C02EF">
      <w:r w:rsidRPr="00E77497">
        <w:t xml:space="preserve">When the </w:t>
      </w:r>
      <w:r w:rsidRPr="00E77497">
        <w:rPr>
          <w:b/>
        </w:rPr>
        <w:t>getOwnPropertyDescriptor</w:t>
      </w:r>
      <w:r w:rsidRPr="00E77497">
        <w:t xml:space="preserve"> function is called, the following steps are taken:</w:t>
      </w:r>
    </w:p>
    <w:p w14:paraId="18B3599C" w14:textId="77777777" w:rsidR="004C02EF" w:rsidRPr="00E77497" w:rsidRDefault="004C02EF" w:rsidP="00834A33">
      <w:pPr>
        <w:pStyle w:val="Alg4"/>
        <w:numPr>
          <w:ilvl w:val="0"/>
          <w:numId w:val="168"/>
        </w:numPr>
      </w:pPr>
      <w:r w:rsidRPr="00E77497">
        <w:t>If Type(</w:t>
      </w:r>
      <w:r w:rsidRPr="00E77497">
        <w:rPr>
          <w:i/>
        </w:rPr>
        <w:t>O</w:t>
      </w:r>
      <w:r w:rsidRPr="00E77497">
        <w:t xml:space="preserve">) is not Object throw a </w:t>
      </w:r>
      <w:r w:rsidRPr="00E77497">
        <w:rPr>
          <w:b/>
        </w:rPr>
        <w:t xml:space="preserve">TypeError </w:t>
      </w:r>
      <w:r w:rsidRPr="00E77497">
        <w:t>exception.</w:t>
      </w:r>
    </w:p>
    <w:p w14:paraId="338162A1" w14:textId="77777777" w:rsidR="004C02EF" w:rsidRPr="00E77497" w:rsidRDefault="004C02EF" w:rsidP="00834A33">
      <w:pPr>
        <w:pStyle w:val="Alg4"/>
        <w:numPr>
          <w:ilvl w:val="0"/>
          <w:numId w:val="168"/>
        </w:numPr>
      </w:pPr>
      <w:r w:rsidRPr="00E77497">
        <w:t xml:space="preserve">Let </w:t>
      </w:r>
      <w:r w:rsidRPr="00E77497">
        <w:rPr>
          <w:i/>
        </w:rPr>
        <w:t xml:space="preserve">name </w:t>
      </w:r>
      <w:r w:rsidRPr="00E77497">
        <w:t>be ToString(</w:t>
      </w:r>
      <w:r w:rsidRPr="00E77497">
        <w:rPr>
          <w:i/>
        </w:rPr>
        <w:t>P</w:t>
      </w:r>
      <w:r w:rsidRPr="00E77497">
        <w:t>).</w:t>
      </w:r>
    </w:p>
    <w:p w14:paraId="05B193BB" w14:textId="77777777" w:rsidR="004C02EF" w:rsidRPr="00E77497" w:rsidRDefault="004C02EF" w:rsidP="00834A33">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argument </w:t>
      </w:r>
      <w:r w:rsidRPr="00E77497">
        <w:rPr>
          <w:i/>
        </w:rPr>
        <w:t>name</w:t>
      </w:r>
      <w:r w:rsidRPr="00E77497">
        <w:t>.</w:t>
      </w:r>
    </w:p>
    <w:p w14:paraId="087D2D3A" w14:textId="77777777" w:rsidR="004C02EF" w:rsidRPr="00E77497" w:rsidRDefault="004C02EF" w:rsidP="00834A33">
      <w:pPr>
        <w:pStyle w:val="Alg4"/>
        <w:numPr>
          <w:ilvl w:val="0"/>
          <w:numId w:val="168"/>
        </w:numPr>
        <w:spacing w:after="120"/>
      </w:pPr>
      <w:r w:rsidRPr="00E77497">
        <w:t>Return the result of calling FromPropertyDescriptor(</w:t>
      </w:r>
      <w:r w:rsidRPr="00E77497">
        <w:rPr>
          <w:i/>
        </w:rPr>
        <w:t>desc</w:t>
      </w:r>
      <w:r w:rsidRPr="00E77497">
        <w:t xml:space="preserve">) (8.10.4). </w:t>
      </w:r>
    </w:p>
    <w:p w14:paraId="453CB7B4" w14:textId="77777777" w:rsidR="004C02EF" w:rsidRPr="00E77497" w:rsidRDefault="004C02EF" w:rsidP="004C02EF">
      <w:pPr>
        <w:pStyle w:val="40"/>
        <w:numPr>
          <w:ilvl w:val="0"/>
          <w:numId w:val="0"/>
        </w:numPr>
      </w:pPr>
      <w:r w:rsidRPr="00E77497">
        <w:t>15.2.3.4</w:t>
      </w:r>
      <w:r w:rsidRPr="00E77497">
        <w:tab/>
        <w:t>Object.getOwnPropertyNames ( O )</w:t>
      </w:r>
    </w:p>
    <w:p w14:paraId="45603F9E" w14:textId="77777777"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14:paraId="18757854" w14:textId="77777777" w:rsidR="004C02EF" w:rsidRPr="00E77497" w:rsidRDefault="004C02EF" w:rsidP="00834A33">
      <w:pPr>
        <w:pStyle w:val="Alg4"/>
        <w:numPr>
          <w:ilvl w:val="0"/>
          <w:numId w:val="169"/>
        </w:numPr>
      </w:pPr>
      <w:r w:rsidRPr="00E77497">
        <w:t>If Type(</w:t>
      </w:r>
      <w:r w:rsidRPr="00E77497">
        <w:rPr>
          <w:i/>
        </w:rPr>
        <w:t>O</w:t>
      </w:r>
      <w:r w:rsidRPr="00E77497">
        <w:t xml:space="preserve">) is not Object throw a </w:t>
      </w:r>
      <w:r w:rsidRPr="00E77497">
        <w:rPr>
          <w:b/>
        </w:rPr>
        <w:t xml:space="preserve">TypeError </w:t>
      </w:r>
      <w:r w:rsidRPr="00E77497">
        <w:t>exception.</w:t>
      </w:r>
    </w:p>
    <w:p w14:paraId="6D95DF84" w14:textId="77777777" w:rsidR="004C02EF" w:rsidRPr="00E77497" w:rsidRDefault="004C02EF" w:rsidP="00834A33">
      <w:pPr>
        <w:pStyle w:val="Alg4"/>
        <w:numPr>
          <w:ilvl w:val="0"/>
          <w:numId w:val="169"/>
        </w:numPr>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cs="Courier New"/>
          <w:b/>
        </w:rPr>
        <w:t>new Array ()</w:t>
      </w:r>
      <w:r w:rsidRPr="00E77497">
        <w:t xml:space="preserve"> where </w:t>
      </w:r>
      <w:r w:rsidRPr="00E77497">
        <w:rPr>
          <w:rFonts w:ascii="Courier New" w:hAnsi="Courier New" w:cs="Courier New"/>
          <w:b/>
        </w:rPr>
        <w:t>Array</w:t>
      </w:r>
      <w:r w:rsidRPr="00E77497">
        <w:t xml:space="preserve"> is the standard built-in constructor with that name.</w:t>
      </w:r>
    </w:p>
    <w:p w14:paraId="29ACC337" w14:textId="77777777" w:rsidR="004C02EF" w:rsidRPr="00E77497" w:rsidRDefault="004C02EF" w:rsidP="00834A33">
      <w:pPr>
        <w:pStyle w:val="Alg4"/>
        <w:numPr>
          <w:ilvl w:val="0"/>
          <w:numId w:val="169"/>
        </w:numPr>
      </w:pPr>
      <w:r w:rsidRPr="00E77497">
        <w:t xml:space="preserve">Let </w:t>
      </w:r>
      <w:r w:rsidRPr="00E77497">
        <w:rPr>
          <w:i/>
        </w:rPr>
        <w:t>n</w:t>
      </w:r>
      <w:r w:rsidRPr="00E77497">
        <w:t xml:space="preserve"> be 0.</w:t>
      </w:r>
    </w:p>
    <w:p w14:paraId="63C9DCFC" w14:textId="77777777" w:rsidR="004C02EF" w:rsidRPr="00E77497" w:rsidRDefault="004C02EF" w:rsidP="00834A33">
      <w:pPr>
        <w:pStyle w:val="Alg4"/>
        <w:numPr>
          <w:ilvl w:val="0"/>
          <w:numId w:val="169"/>
        </w:numPr>
      </w:pPr>
      <w:r w:rsidRPr="00E77497">
        <w:t xml:space="preserve">For each named own property </w:t>
      </w:r>
      <w:r w:rsidRPr="00E77497">
        <w:rPr>
          <w:i/>
        </w:rPr>
        <w:t xml:space="preserve">P </w:t>
      </w:r>
      <w:r w:rsidRPr="00E77497">
        <w:t xml:space="preserve">of </w:t>
      </w:r>
      <w:r w:rsidRPr="00E77497">
        <w:rPr>
          <w:i/>
        </w:rPr>
        <w:t>O</w:t>
      </w:r>
    </w:p>
    <w:p w14:paraId="522F9EBD" w14:textId="77777777" w:rsidR="004C02EF" w:rsidRPr="00E77497" w:rsidRDefault="004C02EF" w:rsidP="00834A33">
      <w:pPr>
        <w:pStyle w:val="Alg4"/>
        <w:numPr>
          <w:ilvl w:val="1"/>
          <w:numId w:val="169"/>
        </w:numPr>
        <w:tabs>
          <w:tab w:val="left" w:pos="1701"/>
        </w:tabs>
      </w:pPr>
      <w:r w:rsidRPr="00E77497">
        <w:t xml:space="preserve">Let </w:t>
      </w:r>
      <w:r w:rsidRPr="00E77497">
        <w:rPr>
          <w:i/>
        </w:rPr>
        <w:t xml:space="preserve">name </w:t>
      </w:r>
      <w:r w:rsidRPr="00E77497">
        <w:t xml:space="preserve">be the String value that is the name of </w:t>
      </w:r>
      <w:r w:rsidRPr="00E77497">
        <w:rPr>
          <w:i/>
        </w:rPr>
        <w:t>P</w:t>
      </w:r>
      <w:r w:rsidRPr="00E77497">
        <w:t>.</w:t>
      </w:r>
    </w:p>
    <w:p w14:paraId="07E9A7C8" w14:textId="77777777" w:rsidR="004C02EF" w:rsidRPr="00E77497" w:rsidRDefault="004C02EF" w:rsidP="00834A33">
      <w:pPr>
        <w:pStyle w:val="Alg4"/>
        <w:numPr>
          <w:ilvl w:val="1"/>
          <w:numId w:val="169"/>
        </w:numPr>
        <w:tabs>
          <w:tab w:val="left" w:pos="1701"/>
        </w:tabs>
      </w:pPr>
      <w:r w:rsidRPr="00E77497">
        <w:t xml:space="preserve">Call the [[DefineOwnProperty]] internal method of </w:t>
      </w:r>
      <w:r w:rsidRPr="00E77497">
        <w:rPr>
          <w:i/>
        </w:rPr>
        <w:t>array</w:t>
      </w:r>
      <w:r w:rsidRPr="00E77497">
        <w:t xml:space="preserve"> with arguments ToString(</w:t>
      </w:r>
      <w:r w:rsidRPr="00E77497">
        <w:rPr>
          <w:i/>
        </w:rPr>
        <w:t>n</w:t>
      </w:r>
      <w:r w:rsidRPr="00E77497">
        <w:t xml:space="preserve">), the PropertyDescriptor {[[Value]]: </w:t>
      </w:r>
      <w:r w:rsidRPr="00E77497">
        <w:rPr>
          <w:i/>
        </w:rPr>
        <w:t>name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9D66572" w14:textId="77777777" w:rsidR="004C02EF" w:rsidRPr="00E77497" w:rsidRDefault="004C02EF" w:rsidP="00834A33">
      <w:pPr>
        <w:pStyle w:val="Alg4"/>
        <w:numPr>
          <w:ilvl w:val="1"/>
          <w:numId w:val="169"/>
        </w:numPr>
        <w:tabs>
          <w:tab w:val="left" w:pos="1701"/>
        </w:tabs>
      </w:pPr>
      <w:r w:rsidRPr="00E77497">
        <w:t xml:space="preserve">Increment </w:t>
      </w:r>
      <w:r w:rsidRPr="00E77497">
        <w:rPr>
          <w:i/>
        </w:rPr>
        <w:t>n</w:t>
      </w:r>
      <w:r w:rsidRPr="00E77497">
        <w:t xml:space="preserve"> by 1.</w:t>
      </w:r>
    </w:p>
    <w:p w14:paraId="20FE8C53" w14:textId="77777777" w:rsidR="004C02EF" w:rsidRPr="00E77497" w:rsidRDefault="004C02EF" w:rsidP="00834A33">
      <w:pPr>
        <w:pStyle w:val="Alg4"/>
        <w:numPr>
          <w:ilvl w:val="0"/>
          <w:numId w:val="169"/>
        </w:numPr>
        <w:spacing w:after="120"/>
      </w:pPr>
      <w:r w:rsidRPr="00E77497">
        <w:t xml:space="preserve">Return </w:t>
      </w:r>
      <w:r w:rsidRPr="00E77497">
        <w:rPr>
          <w:i/>
        </w:rPr>
        <w:t>array</w:t>
      </w:r>
      <w:r w:rsidRPr="00E77497">
        <w:t>.</w:t>
      </w:r>
    </w:p>
    <w:p w14:paraId="605A11AF" w14:textId="77777777" w:rsidR="004C02EF" w:rsidRPr="00E77497" w:rsidRDefault="004C02EF" w:rsidP="004C02EF">
      <w:pPr>
        <w:pStyle w:val="Note"/>
      </w:pPr>
      <w:r w:rsidRPr="00E77497">
        <w:t>NOTE</w:t>
      </w:r>
      <w:r w:rsidRPr="00E77497">
        <w:tab/>
        <w:t xml:space="preserve">If </w:t>
      </w:r>
      <w:r w:rsidRPr="00E77497">
        <w:rPr>
          <w:rFonts w:ascii="Times New Roman" w:hAnsi="Times New Roman"/>
          <w:i/>
        </w:rPr>
        <w:t>O</w:t>
      </w:r>
      <w:r w:rsidRPr="00E77497">
        <w:t xml:space="preserve"> is a String instance, the set of own properties processed in step 4 includes the implicit properties defined in 15.5.5.2 that correspond to character positions within the object’s [[PrimitiveValue]] String.</w:t>
      </w:r>
    </w:p>
    <w:p w14:paraId="7A6555FD" w14:textId="77777777" w:rsidR="004C02EF" w:rsidRPr="00E77497" w:rsidRDefault="004C02EF" w:rsidP="004C02EF">
      <w:pPr>
        <w:pStyle w:val="40"/>
        <w:numPr>
          <w:ilvl w:val="0"/>
          <w:numId w:val="0"/>
        </w:numPr>
      </w:pPr>
      <w:r w:rsidRPr="00E77497">
        <w:t>15.2.3.5</w:t>
      </w:r>
      <w:r w:rsidRPr="00E77497">
        <w:tab/>
        <w:t>Object.create ( O [, Properties] )</w:t>
      </w:r>
    </w:p>
    <w:p w14:paraId="1CA0CEF0" w14:textId="77777777"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602F82C2" w14:textId="77777777"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14:paraId="19B847D0" w14:textId="77777777" w:rsidR="004C02EF" w:rsidRPr="00E77497" w:rsidRDefault="004C02EF" w:rsidP="00834A33">
      <w:pPr>
        <w:pStyle w:val="Alg4"/>
        <w:numPr>
          <w:ilvl w:val="0"/>
          <w:numId w:val="170"/>
        </w:numPr>
      </w:pPr>
      <w:r w:rsidRPr="00E77497">
        <w:t xml:space="preserve">Let </w:t>
      </w:r>
      <w:r w:rsidRPr="00E77497">
        <w:rPr>
          <w:i/>
        </w:rPr>
        <w:t xml:space="preserve">obj </w:t>
      </w:r>
      <w:r w:rsidRPr="00E77497">
        <w:t>be the result of creating a new object as if by the expression new Object() where Object is the standard built-in constructor with that name</w:t>
      </w:r>
    </w:p>
    <w:p w14:paraId="4DA7A94A" w14:textId="77777777" w:rsidR="004C02EF" w:rsidRPr="00E77497" w:rsidRDefault="004C02EF" w:rsidP="00834A33">
      <w:pPr>
        <w:pStyle w:val="Alg4"/>
        <w:numPr>
          <w:ilvl w:val="0"/>
          <w:numId w:val="170"/>
        </w:numPr>
      </w:pPr>
      <w:r w:rsidRPr="00E77497">
        <w:t xml:space="preserve">Set the [[Prototype]] internal property of </w:t>
      </w:r>
      <w:r w:rsidRPr="00E77497">
        <w:rPr>
          <w:i/>
        </w:rPr>
        <w:t xml:space="preserve">obj </w:t>
      </w:r>
      <w:r w:rsidRPr="00E77497">
        <w:t xml:space="preserve">to </w:t>
      </w:r>
      <w:r w:rsidRPr="00E77497">
        <w:rPr>
          <w:i/>
        </w:rPr>
        <w:t>O</w:t>
      </w:r>
      <w:r w:rsidRPr="00E77497">
        <w:t>.</w:t>
      </w:r>
    </w:p>
    <w:p w14:paraId="34165499" w14:textId="77777777" w:rsidR="004C02EF" w:rsidRPr="00E77497" w:rsidRDefault="004C02EF" w:rsidP="00834A33">
      <w:pPr>
        <w:pStyle w:val="Alg4"/>
        <w:numPr>
          <w:ilvl w:val="0"/>
          <w:numId w:val="170"/>
        </w:numPr>
      </w:pPr>
      <w:r w:rsidRPr="00E77497">
        <w:t xml:space="preserve">If the argument </w:t>
      </w:r>
      <w:r w:rsidRPr="00E77497">
        <w:rPr>
          <w:i/>
        </w:rPr>
        <w:t>Properties</w:t>
      </w:r>
      <w:r w:rsidRPr="00E77497">
        <w:t xml:space="preserve"> is present and not </w:t>
      </w:r>
      <w:r w:rsidRPr="00E77497">
        <w:rPr>
          <w:b/>
        </w:rPr>
        <w:t>undefined</w:t>
      </w:r>
      <w:r w:rsidRPr="00E77497">
        <w:t xml:space="preserve">, add own properties to </w:t>
      </w:r>
      <w:r w:rsidRPr="00E77497">
        <w:rPr>
          <w:i/>
        </w:rPr>
        <w:t xml:space="preserve">obj </w:t>
      </w:r>
      <w:r w:rsidRPr="00E77497">
        <w:t xml:space="preserve">as if by calling the standard built-in function </w:t>
      </w:r>
      <w:r w:rsidRPr="00E77497">
        <w:rPr>
          <w:rFonts w:ascii="Courier New" w:hAnsi="Courier New" w:cs="Courier New"/>
          <w:b/>
        </w:rPr>
        <w:t xml:space="preserve">Object.defineProperties </w:t>
      </w:r>
      <w:r w:rsidRPr="00E77497">
        <w:t xml:space="preserve">with arguments </w:t>
      </w:r>
      <w:r w:rsidRPr="00E77497">
        <w:rPr>
          <w:i/>
        </w:rPr>
        <w:t xml:space="preserve">obj </w:t>
      </w:r>
      <w:r w:rsidRPr="00E77497">
        <w:t xml:space="preserve">and </w:t>
      </w:r>
      <w:r w:rsidRPr="00E77497">
        <w:rPr>
          <w:i/>
        </w:rPr>
        <w:t>Properties</w:t>
      </w:r>
      <w:r w:rsidRPr="00E77497">
        <w:t>.</w:t>
      </w:r>
    </w:p>
    <w:p w14:paraId="57B84DD1" w14:textId="77777777"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14:paraId="548E3BC4" w14:textId="77777777" w:rsidR="004C02EF" w:rsidRPr="00E77497" w:rsidRDefault="004C02EF" w:rsidP="004C02EF">
      <w:pPr>
        <w:pStyle w:val="40"/>
        <w:numPr>
          <w:ilvl w:val="0"/>
          <w:numId w:val="0"/>
        </w:numPr>
      </w:pPr>
      <w:r w:rsidRPr="00E77497">
        <w:t>15.2.3.6</w:t>
      </w:r>
      <w:r w:rsidRPr="00E77497">
        <w:tab/>
        <w:t>Object.defineProperty ( O, P, Attributes )</w:t>
      </w:r>
    </w:p>
    <w:p w14:paraId="6F97BD2B" w14:textId="77777777"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2B411B33" w14:textId="77777777"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14:paraId="7BBD41AD" w14:textId="77777777" w:rsidR="004C02EF" w:rsidRPr="00E77497" w:rsidRDefault="004C02EF" w:rsidP="00834A33">
      <w:pPr>
        <w:pStyle w:val="Alg4"/>
        <w:numPr>
          <w:ilvl w:val="0"/>
          <w:numId w:val="171"/>
        </w:numPr>
      </w:pPr>
      <w:r w:rsidRPr="00E77497">
        <w:t xml:space="preserve">Let </w:t>
      </w:r>
      <w:r w:rsidRPr="00E77497">
        <w:rPr>
          <w:i/>
        </w:rPr>
        <w:t xml:space="preserve">name </w:t>
      </w:r>
      <w:r w:rsidRPr="00E77497">
        <w:t>be ToString(</w:t>
      </w:r>
      <w:r w:rsidRPr="00E77497">
        <w:rPr>
          <w:i/>
        </w:rPr>
        <w:t>P</w:t>
      </w:r>
      <w:r w:rsidRPr="00E77497">
        <w:t>).</w:t>
      </w:r>
    </w:p>
    <w:p w14:paraId="268D74FF" w14:textId="77777777" w:rsidR="004C02EF" w:rsidRPr="00E77497" w:rsidRDefault="004C02EF" w:rsidP="00834A33">
      <w:pPr>
        <w:pStyle w:val="Alg4"/>
        <w:numPr>
          <w:ilvl w:val="0"/>
          <w:numId w:val="171"/>
        </w:numPr>
      </w:pPr>
      <w:r w:rsidRPr="00E77497">
        <w:t xml:space="preserve">Let </w:t>
      </w:r>
      <w:r w:rsidRPr="00E77497">
        <w:rPr>
          <w:i/>
        </w:rPr>
        <w:t xml:space="preserve">desc </w:t>
      </w:r>
      <w:r w:rsidRPr="00E77497">
        <w:t xml:space="preserve">be the result of calling ToPropertyDescriptor with </w:t>
      </w:r>
      <w:r w:rsidRPr="00E77497">
        <w:rPr>
          <w:i/>
        </w:rPr>
        <w:t>Attributes</w:t>
      </w:r>
      <w:r w:rsidRPr="00E77497">
        <w:t xml:space="preserve"> as the argument.</w:t>
      </w:r>
    </w:p>
    <w:p w14:paraId="1BCE2AE3" w14:textId="77777777" w:rsidR="004C02EF" w:rsidRPr="00E77497" w:rsidRDefault="004C02EF" w:rsidP="00834A33">
      <w:pPr>
        <w:pStyle w:val="Alg4"/>
        <w:numPr>
          <w:ilvl w:val="0"/>
          <w:numId w:val="171"/>
        </w:numPr>
      </w:pPr>
      <w:r w:rsidRPr="00E77497">
        <w:t xml:space="preserve">Call the [[DefineOwnProperty]] internal method of </w:t>
      </w:r>
      <w:r w:rsidRPr="00E77497">
        <w:rPr>
          <w:i/>
        </w:rPr>
        <w:t xml:space="preserve">O </w:t>
      </w:r>
      <w:r w:rsidRPr="00E77497">
        <w:t xml:space="preserve">with arguments </w:t>
      </w:r>
      <w:r w:rsidRPr="00E77497">
        <w:rPr>
          <w:i/>
        </w:rPr>
        <w:t>name</w:t>
      </w:r>
      <w:r w:rsidRPr="00E77497">
        <w:t xml:space="preserve">, </w:t>
      </w:r>
      <w:r w:rsidRPr="00E77497">
        <w:rPr>
          <w:i/>
        </w:rPr>
        <w:t>desc</w:t>
      </w:r>
      <w:r w:rsidRPr="00E77497">
        <w:t xml:space="preserve">, and </w:t>
      </w:r>
      <w:r w:rsidRPr="00E77497">
        <w:rPr>
          <w:b/>
        </w:rPr>
        <w:t>true</w:t>
      </w:r>
      <w:r w:rsidRPr="00E77497">
        <w:t>.</w:t>
      </w:r>
    </w:p>
    <w:p w14:paraId="4F500E8C" w14:textId="77777777"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14:paraId="4D4AE0A8" w14:textId="77777777" w:rsidR="004C02EF" w:rsidRPr="00E77497" w:rsidRDefault="004C02EF" w:rsidP="004C02EF">
      <w:pPr>
        <w:pStyle w:val="40"/>
        <w:numPr>
          <w:ilvl w:val="0"/>
          <w:numId w:val="0"/>
        </w:numPr>
      </w:pPr>
      <w:r w:rsidRPr="00E77497">
        <w:t>15.2.3.7</w:t>
      </w:r>
      <w:r w:rsidRPr="00E77497">
        <w:tab/>
        <w:t>Object.defineProperties ( O, Properties )</w:t>
      </w:r>
    </w:p>
    <w:p w14:paraId="4C997807" w14:textId="77777777" w:rsidR="004C02EF" w:rsidRPr="00E77497" w:rsidRDefault="004C02EF" w:rsidP="004C02E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369E8D12" w14:textId="77777777"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14:paraId="7B96ADEC" w14:textId="77777777"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14:paraId="5E9B3463" w14:textId="77777777" w:rsidR="004C02EF" w:rsidRPr="00E77497" w:rsidRDefault="004C02EF" w:rsidP="00834A33">
      <w:pPr>
        <w:pStyle w:val="Alg4"/>
        <w:numPr>
          <w:ilvl w:val="0"/>
          <w:numId w:val="172"/>
        </w:numPr>
      </w:pPr>
      <w:r w:rsidRPr="00E77497">
        <w:t xml:space="preserve">Let </w:t>
      </w:r>
      <w:r w:rsidRPr="00E77497">
        <w:rPr>
          <w:i/>
        </w:rPr>
        <w:t>names</w:t>
      </w:r>
      <w:r w:rsidRPr="00E77497">
        <w:t xml:space="preserve"> be an internal list containing the names of each enumerable own property of </w:t>
      </w:r>
      <w:r w:rsidRPr="00E77497">
        <w:rPr>
          <w:i/>
        </w:rPr>
        <w:t>props</w:t>
      </w:r>
      <w:r w:rsidRPr="00E77497">
        <w:rPr>
          <w:i/>
          <w:u w:val="single"/>
        </w:rPr>
        <w:t>.</w:t>
      </w:r>
    </w:p>
    <w:p w14:paraId="0335AB56" w14:textId="77777777"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14:paraId="3CFAAEE6" w14:textId="77777777"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14:paraId="78149149" w14:textId="77777777" w:rsidR="004C02EF" w:rsidRPr="00E77497" w:rsidRDefault="004C02EF" w:rsidP="00834A33">
      <w:pPr>
        <w:pStyle w:val="Alg4"/>
        <w:numPr>
          <w:ilvl w:val="1"/>
          <w:numId w:val="172"/>
        </w:numPr>
      </w:pPr>
      <w:r w:rsidRPr="00E77497">
        <w:t xml:space="preserve">Let </w:t>
      </w:r>
      <w:r w:rsidRPr="00E77497">
        <w:rPr>
          <w:i/>
        </w:rPr>
        <w:t>descObj</w:t>
      </w:r>
      <w:r w:rsidRPr="00E77497">
        <w:t xml:space="preserve"> be the result of calling the [[Get]] internal method of </w:t>
      </w:r>
      <w:r w:rsidRPr="00E77497">
        <w:rPr>
          <w:i/>
        </w:rPr>
        <w:t>props</w:t>
      </w:r>
      <w:r w:rsidRPr="00E77497">
        <w:t xml:space="preserve"> with </w:t>
      </w:r>
      <w:r w:rsidRPr="00E77497">
        <w:rPr>
          <w:i/>
        </w:rPr>
        <w:t>P</w:t>
      </w:r>
      <w:r w:rsidRPr="00E77497">
        <w:t xml:space="preserve"> as the argument.</w:t>
      </w:r>
    </w:p>
    <w:p w14:paraId="4816854C"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23047E1E" w14:textId="77777777"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7E66FFA4" w14:textId="77777777"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506A2000" w14:textId="77777777"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14:paraId="125A8FB9"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14:paraId="37485904" w14:textId="77777777" w:rsidR="004C02EF" w:rsidRPr="00E77497" w:rsidRDefault="004C02EF" w:rsidP="00834A33">
      <w:pPr>
        <w:pStyle w:val="Alg4"/>
        <w:numPr>
          <w:ilvl w:val="1"/>
          <w:numId w:val="172"/>
        </w:numPr>
      </w:pPr>
      <w:r w:rsidRPr="00E77497">
        <w:t xml:space="preserve">Call the [[DefineOwnProperty]] internal method of </w:t>
      </w:r>
      <w:r w:rsidRPr="00E77497">
        <w:rPr>
          <w:i/>
        </w:rPr>
        <w:t>O</w:t>
      </w:r>
      <w:r w:rsidRPr="00E77497">
        <w:t xml:space="preserve"> with arguments </w:t>
      </w:r>
      <w:r w:rsidRPr="00E77497">
        <w:rPr>
          <w:i/>
        </w:rPr>
        <w:t>P</w:t>
      </w:r>
      <w:r w:rsidRPr="00E77497">
        <w:t xml:space="preserve">, </w:t>
      </w:r>
      <w:r w:rsidRPr="00E77497">
        <w:rPr>
          <w:i/>
        </w:rPr>
        <w:t>desc</w:t>
      </w:r>
      <w:r w:rsidRPr="00E77497">
        <w:t xml:space="preserve">, and </w:t>
      </w:r>
      <w:r w:rsidRPr="00E77497">
        <w:rPr>
          <w:b/>
        </w:rPr>
        <w:t>true</w:t>
      </w:r>
      <w:r w:rsidRPr="00E77497">
        <w:t>.</w:t>
      </w:r>
    </w:p>
    <w:p w14:paraId="6D8BB9C1" w14:textId="77777777"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14:paraId="24621002" w14:textId="77777777" w:rsidR="004C02EF" w:rsidRPr="00E77497" w:rsidRDefault="004C02EF" w:rsidP="004C02EF">
      <w:r w:rsidRPr="00E77497">
        <w:t>If an implementation defines a specific order of enumeration for the for-in statement, that same enumeration order must be used to order the list elements in step 3 of this algorithm.</w:t>
      </w:r>
    </w:p>
    <w:p w14:paraId="610CEFF8" w14:textId="77777777" w:rsidR="004C02EF" w:rsidRPr="00E77497" w:rsidRDefault="004C02EF" w:rsidP="004C02EF">
      <w:pPr>
        <w:pStyle w:val="40"/>
        <w:numPr>
          <w:ilvl w:val="0"/>
          <w:numId w:val="0"/>
        </w:numPr>
      </w:pPr>
      <w:r w:rsidRPr="00E77497">
        <w:t>15.2.3.8</w:t>
      </w:r>
      <w:r w:rsidRPr="00E77497">
        <w:tab/>
        <w:t>Object.seal ( O )</w:t>
      </w:r>
    </w:p>
    <w:p w14:paraId="485EF5BA"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7E05CB57" w14:textId="77777777" w:rsidR="004C02EF" w:rsidRPr="00E77497" w:rsidRDefault="004C02EF" w:rsidP="00834A33">
      <w:pPr>
        <w:pStyle w:val="Alg4"/>
        <w:numPr>
          <w:ilvl w:val="0"/>
          <w:numId w:val="173"/>
        </w:numPr>
      </w:pPr>
      <w:r w:rsidRPr="00E77497">
        <w:t>If Type(</w:t>
      </w:r>
      <w:r w:rsidRPr="00E77497">
        <w:rPr>
          <w:i/>
        </w:rPr>
        <w:t>O</w:t>
      </w:r>
      <w:r w:rsidRPr="00E77497">
        <w:t xml:space="preserve">) is not Object throw a </w:t>
      </w:r>
      <w:r w:rsidRPr="00E77497">
        <w:rPr>
          <w:b/>
        </w:rPr>
        <w:t xml:space="preserve">TypeError </w:t>
      </w:r>
      <w:r w:rsidRPr="00E77497">
        <w:t>exception.</w:t>
      </w:r>
    </w:p>
    <w:p w14:paraId="3F56C297" w14:textId="77777777" w:rsidR="004C02EF" w:rsidRPr="00E77497" w:rsidRDefault="004C02EF" w:rsidP="00834A33">
      <w:pPr>
        <w:pStyle w:val="Alg4"/>
        <w:numPr>
          <w:ilvl w:val="0"/>
          <w:numId w:val="173"/>
        </w:numPr>
      </w:pPr>
      <w:r w:rsidRPr="00E77497">
        <w:t xml:space="preserve">For each named own property name </w:t>
      </w:r>
      <w:r w:rsidRPr="00E77497">
        <w:rPr>
          <w:i/>
        </w:rPr>
        <w:t>P</w:t>
      </w:r>
      <w:r w:rsidRPr="00E77497">
        <w:t xml:space="preserve"> of </w:t>
      </w:r>
      <w:r w:rsidRPr="00E77497">
        <w:rPr>
          <w:i/>
        </w:rPr>
        <w:t>O</w:t>
      </w:r>
      <w:r w:rsidRPr="00E77497">
        <w:t>,</w:t>
      </w:r>
    </w:p>
    <w:p w14:paraId="7E73E99A" w14:textId="77777777" w:rsidR="004C02EF" w:rsidRPr="00E77497" w:rsidRDefault="004C02EF" w:rsidP="00834A33">
      <w:pPr>
        <w:pStyle w:val="Alg4"/>
        <w:numPr>
          <w:ilvl w:val="1"/>
          <w:numId w:val="173"/>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3FD5B57A" w14:textId="77777777" w:rsidR="004C02EF" w:rsidRPr="00E77497" w:rsidRDefault="004C02EF" w:rsidP="00834A33">
      <w:pPr>
        <w:pStyle w:val="Alg4"/>
        <w:numPr>
          <w:ilvl w:val="1"/>
          <w:numId w:val="173"/>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049FDEF8" w14:textId="77777777" w:rsidR="004C02EF" w:rsidRPr="00E77497" w:rsidRDefault="004C02EF" w:rsidP="00834A33">
      <w:pPr>
        <w:pStyle w:val="Alg4"/>
        <w:numPr>
          <w:ilvl w:val="1"/>
          <w:numId w:val="173"/>
        </w:numPr>
      </w:pPr>
      <w:r w:rsidRPr="00E77497">
        <w:t xml:space="preserve">Call 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p>
    <w:p w14:paraId="043974D0" w14:textId="77777777" w:rsidR="004C02EF" w:rsidRPr="00E77497" w:rsidRDefault="004C02EF" w:rsidP="00834A33">
      <w:pPr>
        <w:pStyle w:val="Alg4"/>
        <w:numPr>
          <w:ilvl w:val="0"/>
          <w:numId w:val="173"/>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2B430331" w14:textId="77777777"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14:paraId="44DE280C" w14:textId="77777777" w:rsidR="004C02EF" w:rsidRPr="00E77497" w:rsidRDefault="004C02EF" w:rsidP="004C02EF">
      <w:pPr>
        <w:pStyle w:val="40"/>
        <w:numPr>
          <w:ilvl w:val="0"/>
          <w:numId w:val="0"/>
        </w:numPr>
      </w:pPr>
      <w:r w:rsidRPr="00E77497">
        <w:t>15.2.3.9</w:t>
      </w:r>
      <w:r w:rsidRPr="00E77497">
        <w:tab/>
        <w:t>Object.freeze ( O )</w:t>
      </w:r>
    </w:p>
    <w:p w14:paraId="19B32582" w14:textId="77777777" w:rsidR="004C02EF" w:rsidRPr="00E77497" w:rsidRDefault="004C02EF" w:rsidP="004C02EF">
      <w:r w:rsidRPr="00E77497">
        <w:t xml:space="preserve">When the </w:t>
      </w:r>
      <w:r w:rsidRPr="00E77497">
        <w:rPr>
          <w:b/>
        </w:rPr>
        <w:t>freeze</w:t>
      </w:r>
      <w:r w:rsidRPr="00E77497">
        <w:t xml:space="preserve"> function is called, the following steps are taken:</w:t>
      </w:r>
    </w:p>
    <w:p w14:paraId="08B2BB34" w14:textId="77777777" w:rsidR="004C02EF" w:rsidRPr="00E77497" w:rsidRDefault="004C02EF" w:rsidP="00834A33">
      <w:pPr>
        <w:pStyle w:val="Alg4"/>
        <w:numPr>
          <w:ilvl w:val="0"/>
          <w:numId w:val="174"/>
        </w:numPr>
      </w:pPr>
      <w:r w:rsidRPr="00E77497">
        <w:t>If Type(</w:t>
      </w:r>
      <w:r w:rsidRPr="00E77497">
        <w:rPr>
          <w:i/>
        </w:rPr>
        <w:t>O</w:t>
      </w:r>
      <w:r w:rsidRPr="00E77497">
        <w:t xml:space="preserve">) is not Object throw a </w:t>
      </w:r>
      <w:r w:rsidRPr="00E77497">
        <w:rPr>
          <w:b/>
        </w:rPr>
        <w:t xml:space="preserve">TypeError </w:t>
      </w:r>
      <w:r w:rsidRPr="00E77497">
        <w:t>exception.</w:t>
      </w:r>
    </w:p>
    <w:p w14:paraId="4BC47E99" w14:textId="77777777" w:rsidR="004C02EF" w:rsidRPr="00E77497" w:rsidRDefault="004C02EF" w:rsidP="00834A33">
      <w:pPr>
        <w:pStyle w:val="Alg4"/>
        <w:numPr>
          <w:ilvl w:val="0"/>
          <w:numId w:val="174"/>
        </w:numPr>
      </w:pPr>
      <w:r w:rsidRPr="00E77497">
        <w:t xml:space="preserve">For each named own property name </w:t>
      </w:r>
      <w:r w:rsidRPr="00E77497">
        <w:rPr>
          <w:i/>
        </w:rPr>
        <w:t>P</w:t>
      </w:r>
      <w:r w:rsidRPr="00E77497">
        <w:t xml:space="preserve"> of </w:t>
      </w:r>
      <w:r w:rsidRPr="00E77497">
        <w:rPr>
          <w:i/>
        </w:rPr>
        <w:t>O</w:t>
      </w:r>
      <w:r w:rsidRPr="00E77497">
        <w:t>,</w:t>
      </w:r>
    </w:p>
    <w:p w14:paraId="4C39A313" w14:textId="77777777" w:rsidR="004C02EF" w:rsidRPr="00E77497" w:rsidRDefault="004C02EF" w:rsidP="00834A33">
      <w:pPr>
        <w:pStyle w:val="Alg4"/>
        <w:numPr>
          <w:ilvl w:val="1"/>
          <w:numId w:val="174"/>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5A31F488" w14:textId="77777777" w:rsidR="004C02EF" w:rsidRPr="00E77497" w:rsidRDefault="004C02EF" w:rsidP="00834A33">
      <w:pPr>
        <w:pStyle w:val="Alg4"/>
        <w:numPr>
          <w:ilvl w:val="1"/>
          <w:numId w:val="174"/>
        </w:numPr>
      </w:pPr>
      <w:r w:rsidRPr="00E77497">
        <w:t>If IsDataDescriptor(</w:t>
      </w:r>
      <w:r w:rsidRPr="00E77497">
        <w:rPr>
          <w:i/>
        </w:rPr>
        <w:t>desc</w:t>
      </w:r>
      <w:r w:rsidRPr="00E77497">
        <w:t xml:space="preserve">) is </w:t>
      </w:r>
      <w:r w:rsidRPr="00E77497">
        <w:rPr>
          <w:b/>
        </w:rPr>
        <w:t>true</w:t>
      </w:r>
      <w:r w:rsidRPr="00E77497">
        <w:t>, then</w:t>
      </w:r>
    </w:p>
    <w:p w14:paraId="497EDD12" w14:textId="77777777" w:rsidR="004C02EF" w:rsidRPr="00E77497" w:rsidRDefault="004C02EF" w:rsidP="00834A33">
      <w:pPr>
        <w:pStyle w:val="Alg4"/>
        <w:numPr>
          <w:ilvl w:val="2"/>
          <w:numId w:val="174"/>
        </w:numPr>
      </w:pPr>
      <w:r w:rsidRPr="00E77497">
        <w:t xml:space="preserve">If </w:t>
      </w:r>
      <w:r w:rsidRPr="00E77497">
        <w:rPr>
          <w:i/>
        </w:rPr>
        <w:t>desc</w:t>
      </w:r>
      <w:r w:rsidRPr="00E77497">
        <w:t xml:space="preserve">.[[Writable]] is </w:t>
      </w:r>
      <w:r w:rsidRPr="00E77497">
        <w:rPr>
          <w:b/>
        </w:rPr>
        <w:t>true</w:t>
      </w:r>
      <w:r w:rsidRPr="00E77497">
        <w:t xml:space="preserve">, set </w:t>
      </w:r>
      <w:r w:rsidRPr="00E77497">
        <w:rPr>
          <w:i/>
        </w:rPr>
        <w:t>desc</w:t>
      </w:r>
      <w:r w:rsidRPr="00E77497">
        <w:t xml:space="preserve">.[[Writable]] to </w:t>
      </w:r>
      <w:r w:rsidRPr="00E77497">
        <w:rPr>
          <w:b/>
        </w:rPr>
        <w:t>false</w:t>
      </w:r>
      <w:r w:rsidRPr="00E77497">
        <w:t>.</w:t>
      </w:r>
    </w:p>
    <w:p w14:paraId="22F3E950" w14:textId="77777777" w:rsidR="004C02EF" w:rsidRPr="00E77497" w:rsidRDefault="004C02EF" w:rsidP="00834A33">
      <w:pPr>
        <w:pStyle w:val="Alg4"/>
        <w:numPr>
          <w:ilvl w:val="1"/>
          <w:numId w:val="174"/>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024A5983" w14:textId="77777777" w:rsidR="004C02EF" w:rsidRPr="00E77497" w:rsidRDefault="004C02EF" w:rsidP="00834A33">
      <w:pPr>
        <w:pStyle w:val="Alg4"/>
        <w:numPr>
          <w:ilvl w:val="1"/>
          <w:numId w:val="174"/>
        </w:numPr>
      </w:pPr>
      <w:r w:rsidRPr="00E77497">
        <w:t xml:space="preserve">Call 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p>
    <w:p w14:paraId="7958B9F2" w14:textId="77777777" w:rsidR="004C02EF" w:rsidRPr="00E77497" w:rsidRDefault="004C02EF" w:rsidP="00834A33">
      <w:pPr>
        <w:pStyle w:val="Alg4"/>
        <w:numPr>
          <w:ilvl w:val="0"/>
          <w:numId w:val="174"/>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5BE2846E" w14:textId="77777777" w:rsidR="004C02EF" w:rsidRPr="00E77497" w:rsidRDefault="004C02EF" w:rsidP="00834A33">
      <w:pPr>
        <w:pStyle w:val="Alg4"/>
        <w:numPr>
          <w:ilvl w:val="0"/>
          <w:numId w:val="174"/>
        </w:numPr>
        <w:spacing w:after="120"/>
      </w:pPr>
      <w:r w:rsidRPr="00E77497">
        <w:t xml:space="preserve">Return </w:t>
      </w:r>
      <w:r w:rsidRPr="00E77497">
        <w:rPr>
          <w:i/>
        </w:rPr>
        <w:t>O</w:t>
      </w:r>
      <w:r w:rsidRPr="00E77497">
        <w:t>.</w:t>
      </w:r>
    </w:p>
    <w:p w14:paraId="1BFF691F" w14:textId="77777777" w:rsidR="004C02EF" w:rsidRPr="00E77497" w:rsidRDefault="004C02EF" w:rsidP="004C02EF">
      <w:pPr>
        <w:pStyle w:val="40"/>
        <w:numPr>
          <w:ilvl w:val="0"/>
          <w:numId w:val="0"/>
        </w:numPr>
      </w:pPr>
      <w:r w:rsidRPr="00E77497">
        <w:t>15.2.3.10</w:t>
      </w:r>
      <w:r w:rsidRPr="00E77497">
        <w:tab/>
        <w:t>Object.preventExtensions ( O )</w:t>
      </w:r>
    </w:p>
    <w:p w14:paraId="30709916" w14:textId="77777777"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14:paraId="6AADBE20" w14:textId="77777777" w:rsidR="004C02EF" w:rsidRPr="00E77497" w:rsidRDefault="004C02EF" w:rsidP="00834A33">
      <w:pPr>
        <w:pStyle w:val="Alg4"/>
        <w:numPr>
          <w:ilvl w:val="0"/>
          <w:numId w:val="175"/>
        </w:numPr>
      </w:pPr>
      <w:r w:rsidRPr="00E77497">
        <w:t>If Type(</w:t>
      </w:r>
      <w:r w:rsidRPr="00E77497">
        <w:rPr>
          <w:i/>
        </w:rPr>
        <w:t>O</w:t>
      </w:r>
      <w:r w:rsidRPr="00E77497">
        <w:t xml:space="preserve">) is not Object throw a </w:t>
      </w:r>
      <w:r w:rsidRPr="00E77497">
        <w:rPr>
          <w:b/>
        </w:rPr>
        <w:t xml:space="preserve">TypeError </w:t>
      </w:r>
      <w:r w:rsidRPr="00E77497">
        <w:t>exception.</w:t>
      </w:r>
    </w:p>
    <w:p w14:paraId="2663C95D" w14:textId="77777777" w:rsidR="004C02EF" w:rsidRPr="00E77497" w:rsidRDefault="004C02EF" w:rsidP="00834A33">
      <w:pPr>
        <w:pStyle w:val="Alg4"/>
        <w:numPr>
          <w:ilvl w:val="0"/>
          <w:numId w:val="175"/>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5D30B24D" w14:textId="77777777"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14:paraId="303512AF" w14:textId="77777777" w:rsidR="004C02EF" w:rsidRPr="00E77497" w:rsidRDefault="004C02EF" w:rsidP="004C02EF">
      <w:pPr>
        <w:pStyle w:val="40"/>
        <w:numPr>
          <w:ilvl w:val="0"/>
          <w:numId w:val="0"/>
        </w:numPr>
      </w:pPr>
      <w:r w:rsidRPr="00E77497">
        <w:t>15.2.3.11</w:t>
      </w:r>
      <w:r w:rsidRPr="00E77497">
        <w:tab/>
        <w:t>Object.isSealed ( O )</w:t>
      </w:r>
    </w:p>
    <w:p w14:paraId="7F1A8DD3" w14:textId="77777777"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38BFD815" w14:textId="77777777" w:rsidR="004C02EF" w:rsidRPr="00E77497" w:rsidRDefault="004C02EF" w:rsidP="00834A33">
      <w:pPr>
        <w:pStyle w:val="Alg4"/>
        <w:numPr>
          <w:ilvl w:val="0"/>
          <w:numId w:val="176"/>
        </w:numPr>
      </w:pPr>
      <w:r w:rsidRPr="00E77497">
        <w:t>If Type(</w:t>
      </w:r>
      <w:r w:rsidRPr="00E77497">
        <w:rPr>
          <w:i/>
        </w:rPr>
        <w:t>O</w:t>
      </w:r>
      <w:r w:rsidRPr="00E77497">
        <w:t xml:space="preserve">) is not Object throw a </w:t>
      </w:r>
      <w:r w:rsidRPr="00E77497">
        <w:rPr>
          <w:b/>
        </w:rPr>
        <w:t xml:space="preserve">TypeError </w:t>
      </w:r>
      <w:r w:rsidRPr="00E77497">
        <w:t>exception.</w:t>
      </w:r>
    </w:p>
    <w:p w14:paraId="32D15DFE" w14:textId="77777777" w:rsidR="004C02EF" w:rsidRPr="00E77497" w:rsidRDefault="004C02EF" w:rsidP="00834A33">
      <w:pPr>
        <w:pStyle w:val="M4"/>
        <w:numPr>
          <w:ilvl w:val="0"/>
          <w:numId w:val="176"/>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250FB43D" w14:textId="77777777" w:rsidR="004C02EF" w:rsidRPr="00E77497" w:rsidRDefault="004C02EF" w:rsidP="00834A33">
      <w:pPr>
        <w:pStyle w:val="M4"/>
        <w:numPr>
          <w:ilvl w:val="1"/>
          <w:numId w:val="176"/>
        </w:numPr>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66824F44" w14:textId="77777777" w:rsidR="004C02EF" w:rsidRPr="00E77497" w:rsidRDefault="004C02EF" w:rsidP="00834A33">
      <w:pPr>
        <w:pStyle w:val="M4"/>
        <w:numPr>
          <w:ilvl w:val="1"/>
          <w:numId w:val="176"/>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3027CC01" w14:textId="77777777" w:rsidR="004C02EF" w:rsidRPr="00E77497" w:rsidRDefault="004C02EF" w:rsidP="00834A33">
      <w:pPr>
        <w:pStyle w:val="M4"/>
        <w:numPr>
          <w:ilvl w:val="0"/>
          <w:numId w:val="176"/>
        </w:numPr>
        <w:contextualSpacing/>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01CA1636" w14:textId="77777777" w:rsidR="004C02EF" w:rsidRPr="00E77497" w:rsidRDefault="004C02EF" w:rsidP="00834A33">
      <w:pPr>
        <w:pStyle w:val="M4"/>
        <w:numPr>
          <w:ilvl w:val="0"/>
          <w:numId w:val="176"/>
        </w:numPr>
        <w:contextualSpacing/>
      </w:pPr>
      <w:r w:rsidRPr="00E77497">
        <w:t xml:space="preserve">Otherwise, return </w:t>
      </w:r>
      <w:r w:rsidRPr="00E77497">
        <w:rPr>
          <w:b/>
        </w:rPr>
        <w:t>false</w:t>
      </w:r>
      <w:r w:rsidRPr="00E77497">
        <w:t>.</w:t>
      </w:r>
    </w:p>
    <w:p w14:paraId="40C2D2E9" w14:textId="77777777" w:rsidR="004C02EF" w:rsidRPr="00E77497" w:rsidRDefault="004C02EF" w:rsidP="004C02EF">
      <w:pPr>
        <w:pStyle w:val="40"/>
        <w:numPr>
          <w:ilvl w:val="0"/>
          <w:numId w:val="0"/>
        </w:numPr>
      </w:pPr>
      <w:r w:rsidRPr="00E77497">
        <w:t>15.2.3.12</w:t>
      </w:r>
      <w:r w:rsidRPr="00E77497">
        <w:tab/>
        <w:t>Object.isFrozen ( O )</w:t>
      </w:r>
    </w:p>
    <w:p w14:paraId="0D21FE74" w14:textId="77777777"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6C2B6F65" w14:textId="77777777" w:rsidR="004C02EF" w:rsidRPr="00E77497" w:rsidRDefault="004C02EF" w:rsidP="00834A33">
      <w:pPr>
        <w:pStyle w:val="Alg4"/>
        <w:numPr>
          <w:ilvl w:val="0"/>
          <w:numId w:val="177"/>
        </w:numPr>
      </w:pPr>
      <w:bookmarkStart w:id="12579" w:name="_Ref424534029"/>
      <w:bookmarkStart w:id="12580" w:name="_Toc472818912"/>
      <w:r w:rsidRPr="00E77497">
        <w:t>If Type(</w:t>
      </w:r>
      <w:r w:rsidRPr="00E77497">
        <w:rPr>
          <w:i/>
        </w:rPr>
        <w:t>O</w:t>
      </w:r>
      <w:r w:rsidRPr="00E77497">
        <w:t xml:space="preserve">) is not Object throw a </w:t>
      </w:r>
      <w:r w:rsidRPr="00E77497">
        <w:rPr>
          <w:b/>
        </w:rPr>
        <w:t xml:space="preserve">TypeError </w:t>
      </w:r>
      <w:r w:rsidRPr="00E77497">
        <w:t>exception.</w:t>
      </w:r>
    </w:p>
    <w:p w14:paraId="595D6BED" w14:textId="77777777" w:rsidR="004C02EF" w:rsidRPr="00E77497" w:rsidRDefault="004C02EF" w:rsidP="00834A33">
      <w:pPr>
        <w:pStyle w:val="M4"/>
        <w:numPr>
          <w:ilvl w:val="0"/>
          <w:numId w:val="177"/>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70025536" w14:textId="77777777" w:rsidR="004C02EF" w:rsidRPr="00E77497" w:rsidRDefault="004C02EF" w:rsidP="00834A33">
      <w:pPr>
        <w:pStyle w:val="M4"/>
        <w:numPr>
          <w:ilvl w:val="1"/>
          <w:numId w:val="177"/>
        </w:numPr>
        <w:spacing w:after="0"/>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248BEAF6" w14:textId="77777777" w:rsidR="004C02EF" w:rsidRPr="00E77497" w:rsidRDefault="004C02EF" w:rsidP="00834A33">
      <w:pPr>
        <w:pStyle w:val="Alg4"/>
        <w:numPr>
          <w:ilvl w:val="1"/>
          <w:numId w:val="177"/>
        </w:numPr>
        <w:contextualSpacing/>
      </w:pPr>
      <w:r w:rsidRPr="00E77497">
        <w:t>If IsDataDescriptor(</w:t>
      </w:r>
      <w:r w:rsidRPr="00E77497">
        <w:rPr>
          <w:i/>
        </w:rPr>
        <w:t>desc</w:t>
      </w:r>
      <w:r w:rsidRPr="00E77497">
        <w:t xml:space="preserve">) is </w:t>
      </w:r>
      <w:r w:rsidRPr="00E77497">
        <w:rPr>
          <w:b/>
        </w:rPr>
        <w:t>true</w:t>
      </w:r>
      <w:r w:rsidRPr="00E77497">
        <w:t xml:space="preserve"> then</w:t>
      </w:r>
    </w:p>
    <w:p w14:paraId="26C19A0A" w14:textId="77777777" w:rsidR="004C02EF" w:rsidRPr="00E77497" w:rsidRDefault="004C02EF" w:rsidP="00834A33">
      <w:pPr>
        <w:pStyle w:val="Alg4"/>
        <w:numPr>
          <w:ilvl w:val="2"/>
          <w:numId w:val="177"/>
        </w:numPr>
      </w:pPr>
      <w:r w:rsidRPr="00E77497">
        <w:t xml:space="preserve">If </w:t>
      </w:r>
      <w:r w:rsidRPr="00E77497">
        <w:rPr>
          <w:i/>
        </w:rPr>
        <w:t>desc</w:t>
      </w:r>
      <w:r w:rsidRPr="00E77497">
        <w:t xml:space="preserve">.[[Writable]] is </w:t>
      </w:r>
      <w:r w:rsidRPr="00E77497">
        <w:rPr>
          <w:b/>
        </w:rPr>
        <w:t>true</w:t>
      </w:r>
      <w:r w:rsidRPr="00E77497">
        <w:t xml:space="preserve">, return </w:t>
      </w:r>
      <w:r w:rsidRPr="00E77497">
        <w:rPr>
          <w:b/>
        </w:rPr>
        <w:t>false</w:t>
      </w:r>
      <w:r w:rsidRPr="00E77497">
        <w:t>.</w:t>
      </w:r>
    </w:p>
    <w:p w14:paraId="6C3F2DB9" w14:textId="77777777" w:rsidR="004C02EF" w:rsidRPr="00E77497" w:rsidRDefault="004C02EF" w:rsidP="00834A33">
      <w:pPr>
        <w:pStyle w:val="M4"/>
        <w:numPr>
          <w:ilvl w:val="1"/>
          <w:numId w:val="177"/>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4ECA05F8" w14:textId="77777777" w:rsidR="004C02EF" w:rsidRPr="00E77497" w:rsidRDefault="004C02EF" w:rsidP="00834A33">
      <w:pPr>
        <w:pStyle w:val="M4"/>
        <w:numPr>
          <w:ilvl w:val="0"/>
          <w:numId w:val="177"/>
        </w:numPr>
        <w:spacing w:after="0"/>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3753ED5C" w14:textId="77777777" w:rsidR="004C02EF" w:rsidRPr="00E77497" w:rsidRDefault="004C02EF" w:rsidP="00834A33">
      <w:pPr>
        <w:pStyle w:val="M4"/>
        <w:numPr>
          <w:ilvl w:val="0"/>
          <w:numId w:val="177"/>
        </w:numPr>
      </w:pPr>
      <w:r w:rsidRPr="00E77497">
        <w:t xml:space="preserve">Otherwise, return </w:t>
      </w:r>
      <w:r w:rsidRPr="00E77497">
        <w:rPr>
          <w:b/>
        </w:rPr>
        <w:t>false</w:t>
      </w:r>
      <w:r w:rsidRPr="00E77497">
        <w:t>.</w:t>
      </w:r>
    </w:p>
    <w:p w14:paraId="29C5BC56" w14:textId="77777777" w:rsidR="004C02EF" w:rsidRPr="00E77497" w:rsidRDefault="004C02EF" w:rsidP="004C02EF">
      <w:pPr>
        <w:pStyle w:val="40"/>
        <w:numPr>
          <w:ilvl w:val="0"/>
          <w:numId w:val="0"/>
        </w:numPr>
      </w:pPr>
      <w:r w:rsidRPr="00E77497">
        <w:t>15.2.3.13</w:t>
      </w:r>
      <w:r w:rsidRPr="00E77497">
        <w:tab/>
        <w:t>Object.isExtensible ( O )</w:t>
      </w:r>
    </w:p>
    <w:p w14:paraId="21D707E2" w14:textId="77777777"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51563E5F" w14:textId="77777777" w:rsidR="004C02EF" w:rsidRPr="00E77497" w:rsidRDefault="004C02EF" w:rsidP="00834A33">
      <w:pPr>
        <w:pStyle w:val="Alg4"/>
        <w:numPr>
          <w:ilvl w:val="0"/>
          <w:numId w:val="178"/>
        </w:numPr>
      </w:pPr>
      <w:r w:rsidRPr="00E77497">
        <w:t>If Type(</w:t>
      </w:r>
      <w:r w:rsidRPr="00E77497">
        <w:rPr>
          <w:i/>
        </w:rPr>
        <w:t>O</w:t>
      </w:r>
      <w:r w:rsidRPr="00E77497">
        <w:t xml:space="preserve">) is not Object throw a </w:t>
      </w:r>
      <w:r w:rsidRPr="00E77497">
        <w:rPr>
          <w:b/>
        </w:rPr>
        <w:t xml:space="preserve">TypeError </w:t>
      </w:r>
      <w:r w:rsidRPr="00E77497">
        <w:t>exception.</w:t>
      </w:r>
    </w:p>
    <w:p w14:paraId="74A3911C" w14:textId="77777777" w:rsidR="004C02EF" w:rsidRPr="00E77497" w:rsidRDefault="004C02EF" w:rsidP="00834A33">
      <w:pPr>
        <w:pStyle w:val="Alg4"/>
        <w:numPr>
          <w:ilvl w:val="0"/>
          <w:numId w:val="178"/>
        </w:numPr>
        <w:spacing w:after="120"/>
      </w:pPr>
      <w:r w:rsidRPr="00E77497">
        <w:t xml:space="preserve">Return the Boolean value of the [[Extensible]] internal property of </w:t>
      </w:r>
      <w:r w:rsidRPr="00E77497">
        <w:rPr>
          <w:i/>
        </w:rPr>
        <w:t>O</w:t>
      </w:r>
      <w:r w:rsidRPr="00E77497">
        <w:t>.</w:t>
      </w:r>
    </w:p>
    <w:p w14:paraId="4202CDC4" w14:textId="77777777" w:rsidR="004C02EF" w:rsidRPr="00E77497" w:rsidRDefault="004C02EF" w:rsidP="004C02EF">
      <w:pPr>
        <w:pStyle w:val="40"/>
        <w:numPr>
          <w:ilvl w:val="0"/>
          <w:numId w:val="0"/>
        </w:numPr>
      </w:pPr>
      <w:r w:rsidRPr="00E77497">
        <w:t>15.2.3.14</w:t>
      </w:r>
      <w:r w:rsidRPr="00E77497">
        <w:tab/>
        <w:t>Object.keys ( O )</w:t>
      </w:r>
    </w:p>
    <w:p w14:paraId="009CB5F1" w14:textId="77777777"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16FC9AF2" w14:textId="77777777" w:rsidR="004C02EF" w:rsidRPr="00E77497" w:rsidRDefault="004C02EF" w:rsidP="00834A33">
      <w:pPr>
        <w:pStyle w:val="Alg4"/>
        <w:numPr>
          <w:ilvl w:val="0"/>
          <w:numId w:val="179"/>
        </w:numPr>
      </w:pPr>
      <w:r w:rsidRPr="00E77497">
        <w:t>If the Type(</w:t>
      </w:r>
      <w:r w:rsidRPr="00E77497">
        <w:rPr>
          <w:i/>
        </w:rPr>
        <w:t>O</w:t>
      </w:r>
      <w:r w:rsidRPr="00E77497">
        <w:t xml:space="preserve">) is not Object, throw a </w:t>
      </w:r>
      <w:r w:rsidRPr="00E77497">
        <w:rPr>
          <w:b/>
        </w:rPr>
        <w:t>TypeError</w:t>
      </w:r>
      <w:r w:rsidRPr="00E77497">
        <w:t xml:space="preserve"> exception.</w:t>
      </w:r>
    </w:p>
    <w:p w14:paraId="73D0F8D3" w14:textId="77777777" w:rsidR="004C02EF" w:rsidRPr="00E77497" w:rsidRDefault="004C02EF" w:rsidP="00834A33">
      <w:pPr>
        <w:pStyle w:val="Alg4"/>
        <w:numPr>
          <w:ilvl w:val="0"/>
          <w:numId w:val="179"/>
        </w:numPr>
      </w:pPr>
      <w:r w:rsidRPr="00E77497">
        <w:t xml:space="preserve">Let </w:t>
      </w:r>
      <w:r w:rsidRPr="00E77497">
        <w:rPr>
          <w:i/>
        </w:rPr>
        <w:t>n</w:t>
      </w:r>
      <w:r w:rsidRPr="00E77497">
        <w:t xml:space="preserve"> be the number of own enumerable properties of </w:t>
      </w:r>
      <w:r w:rsidRPr="00E77497">
        <w:rPr>
          <w:i/>
        </w:rPr>
        <w:t>O</w:t>
      </w:r>
    </w:p>
    <w:p w14:paraId="32E6A3DD" w14:textId="77777777" w:rsidR="004C02EF" w:rsidRPr="00E77497" w:rsidRDefault="004C02EF" w:rsidP="00834A33">
      <w:pPr>
        <w:pStyle w:val="Alg4"/>
        <w:numPr>
          <w:ilvl w:val="0"/>
          <w:numId w:val="179"/>
        </w:numPr>
      </w:pPr>
      <w:r w:rsidRPr="00E77497">
        <w:t xml:space="preserve">Let </w:t>
      </w:r>
      <w:r w:rsidRPr="00E77497">
        <w:rPr>
          <w:i/>
        </w:rPr>
        <w:t xml:space="preserve">array </w:t>
      </w:r>
      <w:r w:rsidRPr="00E77497">
        <w:t xml:space="preserve">be the result of creating a new Object as if by the expression </w:t>
      </w:r>
      <w:r w:rsidRPr="00E77497">
        <w:rPr>
          <w:rFonts w:ascii="Courier New" w:hAnsi="Courier New" w:cs="Courier New"/>
          <w:b/>
        </w:rPr>
        <w:t xml:space="preserve">new Array(n) </w:t>
      </w:r>
      <w:r w:rsidRPr="00E77497">
        <w:t xml:space="preserve">where </w:t>
      </w:r>
      <w:r w:rsidRPr="00E77497">
        <w:rPr>
          <w:rFonts w:ascii="Courier New" w:hAnsi="Courier New" w:cs="Courier New"/>
          <w:b/>
        </w:rPr>
        <w:t>Array</w:t>
      </w:r>
      <w:r w:rsidRPr="00E77497">
        <w:t xml:space="preserve"> is the standard built-in constructor with that name.</w:t>
      </w:r>
    </w:p>
    <w:p w14:paraId="5529120D" w14:textId="77777777" w:rsidR="004C02EF" w:rsidRPr="00E77497" w:rsidRDefault="004C02EF" w:rsidP="00834A33">
      <w:pPr>
        <w:pStyle w:val="Alg4"/>
        <w:numPr>
          <w:ilvl w:val="0"/>
          <w:numId w:val="179"/>
        </w:numPr>
      </w:pPr>
      <w:r w:rsidRPr="00E77497">
        <w:t xml:space="preserve">Let </w:t>
      </w:r>
      <w:r w:rsidRPr="00E77497">
        <w:rPr>
          <w:i/>
        </w:rPr>
        <w:t>index</w:t>
      </w:r>
      <w:r w:rsidRPr="00E77497">
        <w:t xml:space="preserve"> be 0.</w:t>
      </w:r>
    </w:p>
    <w:p w14:paraId="23A6627A" w14:textId="77777777" w:rsidR="004C02EF" w:rsidRPr="00E77497" w:rsidRDefault="004C02EF" w:rsidP="00834A33">
      <w:pPr>
        <w:pStyle w:val="Alg4"/>
        <w:numPr>
          <w:ilvl w:val="0"/>
          <w:numId w:val="179"/>
        </w:numPr>
      </w:pPr>
      <w:r w:rsidRPr="00E77497">
        <w:t xml:space="preserve">For each own enumerable property of </w:t>
      </w:r>
      <w:r w:rsidRPr="00E77497">
        <w:rPr>
          <w:i/>
        </w:rPr>
        <w:t>O</w:t>
      </w:r>
      <w:r w:rsidRPr="00E77497">
        <w:t xml:space="preserve"> whose name String is </w:t>
      </w:r>
      <w:r w:rsidRPr="00E77497">
        <w:rPr>
          <w:i/>
        </w:rPr>
        <w:t>P</w:t>
      </w:r>
      <w:r w:rsidRPr="00E77497">
        <w:t xml:space="preserve"> </w:t>
      </w:r>
    </w:p>
    <w:p w14:paraId="411CAF6C" w14:textId="77777777" w:rsidR="004C02EF" w:rsidRPr="00E77497" w:rsidRDefault="004C02EF" w:rsidP="00834A33">
      <w:pPr>
        <w:pStyle w:val="Alg4"/>
        <w:numPr>
          <w:ilvl w:val="1"/>
          <w:numId w:val="179"/>
        </w:numPr>
      </w:pPr>
      <w:r w:rsidRPr="00E77497">
        <w:t xml:space="preserve">Call the [[DefineOwnProperty]] internal method of </w:t>
      </w:r>
      <w:r w:rsidRPr="00E77497">
        <w:rPr>
          <w:i/>
        </w:rPr>
        <w:t>array</w:t>
      </w:r>
      <w:r w:rsidRPr="00E77497">
        <w:t xml:space="preserve"> with arguments ToString(</w:t>
      </w:r>
      <w:r w:rsidRPr="00E77497">
        <w:rPr>
          <w:i/>
        </w:rPr>
        <w:t>index</w:t>
      </w:r>
      <w:r w:rsidRPr="00E77497">
        <w:t xml:space="preserve">), the PropertyDescriptor {[[Value]]: </w:t>
      </w:r>
      <w:r w:rsidRPr="00E77497">
        <w:rPr>
          <w:i/>
        </w:rPr>
        <w:t>P</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482988E" w14:textId="77777777" w:rsidR="004C02EF" w:rsidRPr="00E77497" w:rsidRDefault="004C02EF" w:rsidP="00834A33">
      <w:pPr>
        <w:pStyle w:val="Alg4"/>
        <w:numPr>
          <w:ilvl w:val="1"/>
          <w:numId w:val="179"/>
        </w:numPr>
      </w:pPr>
      <w:r w:rsidRPr="00E77497">
        <w:t xml:space="preserve">Increment </w:t>
      </w:r>
      <w:r w:rsidRPr="00E77497">
        <w:rPr>
          <w:i/>
        </w:rPr>
        <w:t>index</w:t>
      </w:r>
      <w:r w:rsidRPr="00E77497">
        <w:t xml:space="preserve"> by 1.</w:t>
      </w:r>
    </w:p>
    <w:p w14:paraId="21233CA8" w14:textId="77777777" w:rsidR="004C02EF" w:rsidRPr="00E77497" w:rsidRDefault="004C02EF" w:rsidP="00834A33">
      <w:pPr>
        <w:pStyle w:val="Alg4"/>
        <w:numPr>
          <w:ilvl w:val="0"/>
          <w:numId w:val="179"/>
        </w:numPr>
        <w:spacing w:after="120"/>
      </w:pPr>
      <w:r w:rsidRPr="00E77497">
        <w:t xml:space="preserve">Return </w:t>
      </w:r>
      <w:r w:rsidRPr="00E77497">
        <w:rPr>
          <w:i/>
        </w:rPr>
        <w:t>array</w:t>
      </w:r>
      <w:r w:rsidRPr="00E77497">
        <w:t>.</w:t>
      </w:r>
    </w:p>
    <w:p w14:paraId="5FDAADEE" w14:textId="77777777" w:rsidR="004C02EF" w:rsidRPr="00E77497" w:rsidRDefault="004C02EF" w:rsidP="004C02EF">
      <w:r w:rsidRPr="00E77497">
        <w:t>If an implementation defines a specific order of enumeration for the for-in statement, that same enumeration order must be used in step 5 of this algorithm.</w:t>
      </w:r>
    </w:p>
    <w:p w14:paraId="634F6670" w14:textId="77777777" w:rsidR="004C02EF" w:rsidRPr="00E77497" w:rsidRDefault="004C02EF" w:rsidP="00B43482">
      <w:pPr>
        <w:pStyle w:val="30"/>
        <w:numPr>
          <w:ilvl w:val="0"/>
          <w:numId w:val="0"/>
        </w:numPr>
      </w:pPr>
      <w:bookmarkStart w:id="12581" w:name="_Toc235503490"/>
      <w:bookmarkStart w:id="12582" w:name="_Toc241509265"/>
      <w:bookmarkStart w:id="12583" w:name="_Toc244416752"/>
      <w:bookmarkStart w:id="12584" w:name="_Toc276631116"/>
      <w:bookmarkStart w:id="12585" w:name="_Toc314500672"/>
      <w:r w:rsidRPr="00E77497">
        <w:t>15.2.4</w:t>
      </w:r>
      <w:r w:rsidRPr="00E77497">
        <w:tab/>
        <w:t>Properties of the Object Prototype Objec</w:t>
      </w:r>
      <w:bookmarkEnd w:id="12575"/>
      <w:bookmarkEnd w:id="12576"/>
      <w:bookmarkEnd w:id="12577"/>
      <w:bookmarkEnd w:id="12578"/>
      <w:r w:rsidRPr="00E77497">
        <w:t>t</w:t>
      </w:r>
      <w:bookmarkEnd w:id="12579"/>
      <w:bookmarkEnd w:id="12580"/>
      <w:bookmarkEnd w:id="12581"/>
      <w:bookmarkEnd w:id="12582"/>
      <w:bookmarkEnd w:id="12583"/>
      <w:bookmarkEnd w:id="12584"/>
      <w:bookmarkEnd w:id="12585"/>
    </w:p>
    <w:p w14:paraId="7819D4DD" w14:textId="77777777" w:rsidR="004C02EF" w:rsidRPr="00E77497" w:rsidRDefault="004C02EF" w:rsidP="004C02EF">
      <w:r w:rsidRPr="00E77497">
        <w:t xml:space="preserve">The value of the [[Prototype]] internal property of the Object prototype object is </w:t>
      </w:r>
      <w:r w:rsidRPr="00E77497">
        <w:rPr>
          <w:b/>
        </w:rPr>
        <w:t>null</w:t>
      </w:r>
      <w:del w:id="12586" w:author="Allen Wirfs-Brock" w:date="2011-07-02T13:25:00Z">
        <w:r w:rsidRPr="00E77497" w:rsidDel="008962D8">
          <w:delText xml:space="preserve">, the value of the [[Class]] internal property is </w:delText>
        </w:r>
        <w:r w:rsidRPr="00E77497" w:rsidDel="008962D8">
          <w:rPr>
            <w:rFonts w:ascii="Courier New" w:hAnsi="Courier New"/>
            <w:b/>
          </w:rPr>
          <w:delText>"Object"</w:delText>
        </w:r>
        <w:r w:rsidRPr="00E77497" w:rsidDel="008962D8">
          <w:delText>,</w:delText>
        </w:r>
      </w:del>
      <w:r w:rsidRPr="00E77497">
        <w:t xml:space="preserve"> and the initial value of the [[Extensible]] internal property is </w:t>
      </w:r>
      <w:r w:rsidRPr="00E77497">
        <w:rPr>
          <w:b/>
        </w:rPr>
        <w:t>true</w:t>
      </w:r>
      <w:r w:rsidRPr="00E77497">
        <w:t>.</w:t>
      </w:r>
      <w:bookmarkStart w:id="12587" w:name="_Toc385672264"/>
      <w:bookmarkStart w:id="12588" w:name="_Toc393690378"/>
    </w:p>
    <w:p w14:paraId="12081DFF" w14:textId="77777777" w:rsidR="004C02EF" w:rsidRPr="00E77497" w:rsidRDefault="004C02EF" w:rsidP="004C02EF">
      <w:pPr>
        <w:pStyle w:val="40"/>
        <w:numPr>
          <w:ilvl w:val="0"/>
          <w:numId w:val="0"/>
        </w:numPr>
      </w:pPr>
      <w:r w:rsidRPr="00E77497">
        <w:t>15.2.4.1</w:t>
      </w:r>
      <w:r w:rsidRPr="00E77497">
        <w:tab/>
        <w:t>Object.prototype.constructo</w:t>
      </w:r>
      <w:bookmarkEnd w:id="12587"/>
      <w:bookmarkEnd w:id="12588"/>
      <w:r w:rsidRPr="00E77497">
        <w:t>r</w:t>
      </w:r>
    </w:p>
    <w:p w14:paraId="5C736EEA"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12589" w:name="_Toc385672265"/>
      <w:bookmarkStart w:id="12590" w:name="_Toc393690379"/>
    </w:p>
    <w:p w14:paraId="5372F873" w14:textId="77777777" w:rsidR="004C02EF" w:rsidRPr="00E77497" w:rsidRDefault="004C02EF" w:rsidP="004C02EF">
      <w:pPr>
        <w:pStyle w:val="40"/>
        <w:numPr>
          <w:ilvl w:val="0"/>
          <w:numId w:val="0"/>
        </w:numPr>
      </w:pPr>
      <w:bookmarkStart w:id="12591" w:name="_Ref455974300"/>
      <w:r w:rsidRPr="00E77497">
        <w:t>15.2.4.2</w:t>
      </w:r>
      <w:r w:rsidRPr="00E77497">
        <w:tab/>
        <w:t>Object.prototype.toString</w:t>
      </w:r>
      <w:bookmarkEnd w:id="12589"/>
      <w:bookmarkEnd w:id="12590"/>
      <w:r w:rsidRPr="00E77497">
        <w:t xml:space="preserve"> ( )</w:t>
      </w:r>
      <w:bookmarkEnd w:id="12591"/>
    </w:p>
    <w:p w14:paraId="7CB22DC3"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5A9297CF"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44D6D7B6"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14:paraId="011E3019" w14:textId="77777777"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E27CD6D" w14:textId="77777777" w:rsidR="00236470" w:rsidRPr="00E77497" w:rsidRDefault="00236470" w:rsidP="00834A33">
      <w:pPr>
        <w:pStyle w:val="Alg4"/>
        <w:numPr>
          <w:ilvl w:val="0"/>
          <w:numId w:val="180"/>
        </w:numPr>
        <w:rPr>
          <w:ins w:id="12592" w:author="Allen Wirfs-Brock" w:date="2011-07-02T13:47:00Z"/>
        </w:rPr>
      </w:pPr>
      <w:ins w:id="12593" w:author="Allen Wirfs-Brock" w:date="2011-07-02T13:47:00Z">
        <w:r w:rsidRPr="00E77497">
          <w:t xml:space="preserve">If </w:t>
        </w:r>
        <w:r w:rsidRPr="00E77497">
          <w:rPr>
            <w:i/>
          </w:rPr>
          <w:t>O</w:t>
        </w:r>
        <w:r w:rsidRPr="00E77497">
          <w:t xml:space="preserve"> has </w:t>
        </w:r>
        <w:del w:id="12594" w:author="Rev 3 Allen Wirfs-Brock" w:date="2011-09-07T15:25:00Z">
          <w:r w:rsidRPr="00E77497" w:rsidDel="00FE434F">
            <w:delText>one of the internal properties</w:delText>
          </w:r>
        </w:del>
      </w:ins>
      <w:ins w:id="12595" w:author="Rev 3 Allen Wirfs-Brock" w:date="2011-09-07T15:25:00Z">
        <w:r w:rsidR="00FE434F" w:rsidRPr="00E77497">
          <w:t>a [[NativeBrand]] internal property</w:t>
        </w:r>
      </w:ins>
      <w:ins w:id="12596" w:author="Allen Wirfs-Brock" w:date="2011-07-02T13:47:00Z">
        <w:del w:id="12597" w:author="Rev 3 Allen Wirfs-Brock" w:date="2011-09-07T15:26:00Z">
          <w:r w:rsidRPr="00E77497" w:rsidDel="00FE434F">
            <w:delText xml:space="preserve"> listed in Table 23</w:delText>
          </w:r>
        </w:del>
        <w:r w:rsidRPr="00E77497">
          <w:t xml:space="preserve">, let </w:t>
        </w:r>
        <w:r w:rsidRPr="00E77497">
          <w:rPr>
            <w:i/>
          </w:rPr>
          <w:t>tag</w:t>
        </w:r>
        <w:r w:rsidRPr="00E77497">
          <w:t xml:space="preserve"> be the corresponding value from the </w:t>
        </w:r>
        <w:del w:id="12598" w:author="Rev 3 Allen Wirfs-Brock" w:date="2011-09-07T15:26:00Z">
          <w:r w:rsidRPr="00E77497" w:rsidDel="00FE434F">
            <w:delText>t</w:delText>
          </w:r>
        </w:del>
      </w:ins>
      <w:ins w:id="12599" w:author="Rev 3 Allen Wirfs-Brock" w:date="2011-09-07T15:26:00Z">
        <w:r w:rsidR="00FE434F" w:rsidRPr="00E77497">
          <w:t>T</w:t>
        </w:r>
      </w:ins>
      <w:ins w:id="12600" w:author="Allen Wirfs-Brock" w:date="2011-07-02T13:47:00Z">
        <w:r w:rsidRPr="00E77497">
          <w:t>able</w:t>
        </w:r>
      </w:ins>
      <w:ins w:id="12601" w:author="Rev 3 Allen Wirfs-Brock" w:date="2011-09-07T15:26:00Z">
        <w:r w:rsidR="00FE434F" w:rsidRPr="00E77497">
          <w:t xml:space="preserve"> 23</w:t>
        </w:r>
      </w:ins>
      <w:ins w:id="12602" w:author="Allen Wirfs-Brock" w:date="2011-07-02T13:47:00Z">
        <w:r w:rsidRPr="00E77497">
          <w:t>.</w:t>
        </w:r>
      </w:ins>
    </w:p>
    <w:p w14:paraId="5800BE17" w14:textId="77777777" w:rsidR="004C02EF" w:rsidRPr="00E77497" w:rsidRDefault="00236470" w:rsidP="00834A33">
      <w:pPr>
        <w:pStyle w:val="Alg4"/>
        <w:numPr>
          <w:ilvl w:val="0"/>
          <w:numId w:val="180"/>
        </w:numPr>
      </w:pPr>
      <w:ins w:id="12603" w:author="Allen Wirfs-Brock" w:date="2011-07-02T13:48:00Z">
        <w:r w:rsidRPr="00E77497">
          <w:t xml:space="preserve">Else, </w:t>
        </w:r>
      </w:ins>
      <w:del w:id="12604" w:author="Allen Wirfs-Brock" w:date="2011-07-02T13:49:00Z">
        <w:r w:rsidR="004C02EF" w:rsidRPr="00E77497" w:rsidDel="00236470">
          <w:delText xml:space="preserve">Let </w:delText>
        </w:r>
      </w:del>
      <w:ins w:id="12605" w:author="Allen Wirfs-Brock" w:date="2011-07-02T13:49:00Z">
        <w:r w:rsidRPr="00E77497">
          <w:t xml:space="preserve">let </w:t>
        </w:r>
      </w:ins>
      <w:del w:id="12606" w:author="Allen Wirfs-Brock" w:date="2011-07-02T13:35:00Z">
        <w:r w:rsidR="004C02EF" w:rsidRPr="00E77497" w:rsidDel="005761C4">
          <w:rPr>
            <w:i/>
          </w:rPr>
          <w:delText>class</w:delText>
        </w:r>
        <w:r w:rsidR="004C02EF" w:rsidRPr="00E77497" w:rsidDel="005761C4">
          <w:delText xml:space="preserve"> </w:delText>
        </w:r>
      </w:del>
      <w:ins w:id="12607" w:author="Allen Wirfs-Brock" w:date="2011-07-02T13:35:00Z">
        <w:r w:rsidR="005761C4" w:rsidRPr="00E77497">
          <w:rPr>
            <w:i/>
          </w:rPr>
          <w:t>tag</w:t>
        </w:r>
        <w:r w:rsidR="005761C4" w:rsidRPr="00E77497">
          <w:t xml:space="preserve"> </w:t>
        </w:r>
      </w:ins>
      <w:r w:rsidR="004C02EF" w:rsidRPr="00E77497">
        <w:t xml:space="preserve">be the </w:t>
      </w:r>
      <w:ins w:id="12608" w:author="Allen Wirfs-Brock" w:date="2011-07-02T13:49:00Z">
        <w:r w:rsidRPr="00E77497">
          <w:t xml:space="preserve">string </w:t>
        </w:r>
      </w:ins>
      <w:r w:rsidR="004C02EF" w:rsidRPr="00E77497">
        <w:t xml:space="preserve">value </w:t>
      </w:r>
      <w:ins w:id="12609" w:author="Allen Wirfs-Brock" w:date="2011-07-02T13:49:00Z">
        <w:r w:rsidRPr="00E77497">
          <w:rPr>
            <w:rFonts w:ascii="Courier New" w:hAnsi="Courier New"/>
            <w:b/>
          </w:rPr>
          <w:t>"Object"</w:t>
        </w:r>
      </w:ins>
      <w:del w:id="12610" w:author="Allen Wirfs-Brock" w:date="2011-07-02T13:49:00Z">
        <w:r w:rsidR="004C02EF" w:rsidRPr="00E77497" w:rsidDel="00236470">
          <w:delText xml:space="preserve">of the [[Class]] internal property of </w:delText>
        </w:r>
        <w:r w:rsidR="004C02EF" w:rsidRPr="00E77497" w:rsidDel="00236470">
          <w:rPr>
            <w:i/>
          </w:rPr>
          <w:delText>O</w:delText>
        </w:r>
      </w:del>
      <w:r w:rsidR="004C02EF" w:rsidRPr="00E77497">
        <w:t>.</w:t>
      </w:r>
    </w:p>
    <w:p w14:paraId="2F896886" w14:textId="77777777" w:rsidR="004C02EF" w:rsidRPr="00E77497" w:rsidRDefault="004C02EF" w:rsidP="00834A33">
      <w:pPr>
        <w:pStyle w:val="Alg4"/>
        <w:numPr>
          <w:ilvl w:val="0"/>
          <w:numId w:val="180"/>
        </w:numPr>
        <w:spacing w:after="220"/>
        <w:rPr>
          <w:ins w:id="12611" w:author="Allen Wirfs-Brock" w:date="2011-07-02T13:34:00Z"/>
        </w:rPr>
      </w:pPr>
      <w:r w:rsidRPr="00E77497">
        <w:t xml:space="preserve">Return the String value that is the result of concatenating the three Strings </w:t>
      </w:r>
      <w:r w:rsidRPr="00E77497">
        <w:rPr>
          <w:rFonts w:ascii="Courier New" w:hAnsi="Courier New"/>
          <w:b/>
        </w:rPr>
        <w:t>"[object "</w:t>
      </w:r>
      <w:r w:rsidRPr="00E77497">
        <w:t xml:space="preserve">, </w:t>
      </w:r>
      <w:del w:id="12612" w:author="Allen Wirfs-Brock" w:date="2011-07-02T13:35:00Z">
        <w:r w:rsidRPr="00E77497" w:rsidDel="005761C4">
          <w:rPr>
            <w:i/>
          </w:rPr>
          <w:delText>class</w:delText>
        </w:r>
      </w:del>
      <w:ins w:id="12613" w:author="Allen Wirfs-Brock" w:date="2011-07-02T13:35:00Z">
        <w:r w:rsidR="005761C4" w:rsidRPr="00E77497">
          <w:rPr>
            <w:i/>
          </w:rPr>
          <w:t>tag</w:t>
        </w:r>
      </w:ins>
      <w:r w:rsidRPr="00E77497">
        <w:t xml:space="preserve">, and </w:t>
      </w:r>
      <w:r w:rsidRPr="00E77497">
        <w:rPr>
          <w:rFonts w:ascii="Courier New" w:hAnsi="Courier New"/>
          <w:b/>
        </w:rPr>
        <w:t>"]"</w:t>
      </w:r>
      <w:r w:rsidRPr="00E77497">
        <w:t>.</w:t>
      </w:r>
    </w:p>
    <w:p w14:paraId="457BB34C" w14:textId="77777777" w:rsidR="005761C4" w:rsidRPr="00E77497" w:rsidRDefault="005761C4" w:rsidP="00236470">
      <w:pPr>
        <w:pStyle w:val="Tabletitle"/>
        <w:widowControl w:val="0"/>
        <w:rPr>
          <w:ins w:id="12614" w:author="Allen Wirfs-Brock" w:date="2011-07-02T13:35:00Z"/>
          <w:rFonts w:eastAsia="Arial Unicode MS"/>
        </w:rPr>
      </w:pPr>
      <w:ins w:id="12615" w:author="Allen Wirfs-Brock" w:date="2011-07-02T13:35:00Z">
        <w:r w:rsidRPr="00E77497">
          <w:rPr>
            <w:rFonts w:eastAsia="Arial Unicode MS"/>
          </w:rPr>
          <w:t>Table </w:t>
        </w:r>
      </w:ins>
      <w:ins w:id="12616" w:author="Allen Wirfs-Brock" w:date="2011-07-02T13:45:00Z">
        <w:r w:rsidR="00236470" w:rsidRPr="00E77497">
          <w:rPr>
            <w:rFonts w:eastAsia="Arial Unicode MS"/>
          </w:rPr>
          <w:t>23</w:t>
        </w:r>
      </w:ins>
      <w:ins w:id="12617" w:author="Allen Wirfs-Brock" w:date="2011-07-02T13:35:00Z">
        <w:r w:rsidRPr="00E77497">
          <w:rPr>
            <w:rFonts w:eastAsia="Arial Unicode MS"/>
          </w:rPr>
          <w:t xml:space="preserve"> — </w:t>
        </w:r>
      </w:ins>
      <w:ins w:id="12618" w:author="Allen Wirfs-Brock" w:date="2011-07-02T13:47:00Z">
        <w:r w:rsidR="00236470" w:rsidRPr="00E77497">
          <w:t>T</w:t>
        </w:r>
      </w:ins>
      <w:ins w:id="12619" w:author="Allen Wirfs-Brock" w:date="2011-07-02T13:46:00Z">
        <w:r w:rsidR="00236470" w:rsidRPr="00E77497">
          <w:t>ags for Classified Native Objects</w:t>
        </w:r>
      </w:ins>
    </w:p>
    <w:tbl>
      <w:tblPr>
        <w:tblW w:w="4951" w:type="dxa"/>
        <w:tblInd w:w="3333" w:type="dxa"/>
        <w:tblLook w:val="04A0" w:firstRow="1" w:lastRow="0" w:firstColumn="1" w:lastColumn="0" w:noHBand="0" w:noVBand="1"/>
        <w:tblPrChange w:id="12620" w:author="Rev 3 Allen Wirfs-Brock" w:date="2011-09-07T15:30:00Z">
          <w:tblPr>
            <w:tblW w:w="3560" w:type="dxa"/>
            <w:tblInd w:w="3333" w:type="dxa"/>
            <w:tblLook w:val="04A0" w:firstRow="1" w:lastRow="0" w:firstColumn="1" w:lastColumn="0" w:noHBand="0" w:noVBand="1"/>
          </w:tblPr>
        </w:tblPrChange>
      </w:tblPr>
      <w:tblGrid>
        <w:gridCol w:w="2695"/>
        <w:gridCol w:w="2256"/>
        <w:tblGridChange w:id="12621">
          <w:tblGrid>
            <w:gridCol w:w="2695"/>
            <w:gridCol w:w="2256"/>
          </w:tblGrid>
        </w:tblGridChange>
      </w:tblGrid>
      <w:tr w:rsidR="005761C4" w:rsidRPr="00E77497" w14:paraId="75FD3B7A" w14:textId="77777777" w:rsidTr="007516CC">
        <w:trPr>
          <w:trHeight w:val="124"/>
          <w:ins w:id="12622" w:author="Allen Wirfs-Brock" w:date="2011-07-02T13:35:00Z"/>
          <w:trPrChange w:id="12623"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C0C0C0"/>
            <w:hideMark/>
            <w:tcPrChange w:id="12624"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C0C0C0"/>
                <w:hideMark/>
              </w:tcPr>
            </w:tcPrChange>
          </w:tcPr>
          <w:p w14:paraId="359A438D" w14:textId="77777777" w:rsidR="005761C4" w:rsidRPr="00E77497" w:rsidRDefault="005761C4" w:rsidP="005761C4">
            <w:pPr>
              <w:keepNext/>
              <w:spacing w:after="0"/>
              <w:jc w:val="center"/>
              <w:rPr>
                <w:ins w:id="12625" w:author="Allen Wirfs-Brock" w:date="2011-07-02T13:35:00Z"/>
                <w:b/>
              </w:rPr>
            </w:pPr>
            <w:ins w:id="12626" w:author="Allen Wirfs-Brock" w:date="2011-07-02T13:35:00Z">
              <w:del w:id="12627" w:author="Rev 3 Allen Wirfs-Brock" w:date="2011-09-07T15:26:00Z">
                <w:r w:rsidRPr="00E77497" w:rsidDel="00FE434F">
                  <w:rPr>
                    <w:b/>
                  </w:rPr>
                  <w:delText>Internal Property</w:delText>
                </w:r>
              </w:del>
            </w:ins>
            <w:ins w:id="12628" w:author="Rev 3 Allen Wirfs-Brock" w:date="2011-09-07T15:26:00Z">
              <w:r w:rsidR="00FE434F" w:rsidRPr="00E77497">
                <w:rPr>
                  <w:b/>
                </w:rPr>
                <w:t>[[NativeBrand]] Value</w:t>
              </w:r>
            </w:ins>
          </w:p>
        </w:tc>
        <w:tc>
          <w:tcPr>
            <w:tcW w:w="2256" w:type="dxa"/>
            <w:tcBorders>
              <w:top w:val="single" w:sz="8" w:space="0" w:color="auto"/>
              <w:left w:val="single" w:sz="8" w:space="0" w:color="auto"/>
              <w:bottom w:val="single" w:sz="8" w:space="0" w:color="auto"/>
              <w:right w:val="single" w:sz="8" w:space="0" w:color="000000"/>
            </w:tcBorders>
            <w:shd w:val="clear" w:color="000000" w:fill="C0C0C0"/>
            <w:tcPrChange w:id="12629"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C0C0C0"/>
              </w:tcPr>
            </w:tcPrChange>
          </w:tcPr>
          <w:p w14:paraId="7A1E42FF" w14:textId="77777777" w:rsidR="005761C4" w:rsidRPr="00E77497" w:rsidRDefault="005761C4" w:rsidP="005761C4">
            <w:pPr>
              <w:keepNext/>
              <w:spacing w:after="0"/>
              <w:jc w:val="center"/>
              <w:rPr>
                <w:ins w:id="12630" w:author="Allen Wirfs-Brock" w:date="2011-07-02T13:35:00Z"/>
                <w:b/>
              </w:rPr>
            </w:pPr>
            <w:ins w:id="12631" w:author="Allen Wirfs-Brock" w:date="2011-07-02T13:35:00Z">
              <w:r w:rsidRPr="00E77497">
                <w:rPr>
                  <w:b/>
                  <w:i/>
                </w:rPr>
                <w:t>tag</w:t>
              </w:r>
              <w:r w:rsidRPr="00E77497">
                <w:rPr>
                  <w:b/>
                </w:rPr>
                <w:t xml:space="preserve"> Value</w:t>
              </w:r>
            </w:ins>
          </w:p>
        </w:tc>
      </w:tr>
      <w:tr w:rsidR="005761C4" w:rsidRPr="00E77497" w14:paraId="0A19EE5B" w14:textId="77777777" w:rsidTr="007516CC">
        <w:trPr>
          <w:trHeight w:val="124"/>
          <w:ins w:id="12632" w:author="Allen Wirfs-Brock" w:date="2011-07-02T13:38:00Z"/>
          <w:trPrChange w:id="12633"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2634"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0EDFA77E" w14:textId="77777777" w:rsidR="005761C4" w:rsidRPr="00E77497" w:rsidRDefault="005761C4" w:rsidP="005761C4">
            <w:pPr>
              <w:keepNext/>
              <w:spacing w:after="0"/>
              <w:jc w:val="left"/>
              <w:rPr>
                <w:ins w:id="12635" w:author="Allen Wirfs-Brock" w:date="2011-07-02T13:38:00Z"/>
              </w:rPr>
            </w:pPr>
            <w:ins w:id="12636" w:author="Allen Wirfs-Brock" w:date="2011-07-02T13:38:00Z">
              <w:del w:id="12637" w:author="Rev 3 Allen Wirfs-Brock" w:date="2011-09-07T15:26:00Z">
                <w:r w:rsidRPr="00E77497" w:rsidDel="00FE434F">
                  <w:delText>[[IsFunction]]</w:delText>
                </w:r>
              </w:del>
            </w:ins>
            <w:ins w:id="12638" w:author="Rev 3 Allen Wirfs-Brock" w:date="2011-09-07T15:26:00Z">
              <w:r w:rsidR="00FE434F" w:rsidRPr="00E77497">
                <w:t>NativeFunction</w:t>
              </w:r>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2639"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35293D1A" w14:textId="77777777" w:rsidR="005761C4" w:rsidRPr="00E77497" w:rsidRDefault="005761C4" w:rsidP="005761C4">
            <w:pPr>
              <w:keepNext/>
              <w:spacing w:after="0"/>
              <w:jc w:val="left"/>
              <w:rPr>
                <w:ins w:id="12640" w:author="Allen Wirfs-Brock" w:date="2011-07-02T13:38:00Z"/>
                <w:b/>
              </w:rPr>
            </w:pPr>
            <w:ins w:id="12641" w:author="Allen Wirfs-Brock" w:date="2011-07-02T13:39:00Z">
              <w:r w:rsidRPr="00E77497">
                <w:rPr>
                  <w:rFonts w:ascii="Courier New" w:hAnsi="Courier New"/>
                  <w:b/>
                </w:rPr>
                <w:t>"</w:t>
              </w:r>
            </w:ins>
            <w:ins w:id="12642" w:author="Allen Wirfs-Brock" w:date="2011-07-02T13:40:00Z">
              <w:r w:rsidRPr="00E77497">
                <w:rPr>
                  <w:rFonts w:ascii="Courier New" w:hAnsi="Courier New"/>
                  <w:b/>
                </w:rPr>
                <w:t>Function</w:t>
              </w:r>
            </w:ins>
            <w:ins w:id="12643" w:author="Allen Wirfs-Brock" w:date="2011-07-02T13:39:00Z">
              <w:r w:rsidRPr="00E77497">
                <w:rPr>
                  <w:rFonts w:ascii="Courier New" w:hAnsi="Courier New"/>
                  <w:b/>
                </w:rPr>
                <w:t>"</w:t>
              </w:r>
            </w:ins>
          </w:p>
        </w:tc>
      </w:tr>
      <w:tr w:rsidR="005761C4" w:rsidRPr="00E77497" w14:paraId="31782D74" w14:textId="77777777" w:rsidTr="007516CC">
        <w:trPr>
          <w:trHeight w:val="124"/>
          <w:ins w:id="12644" w:author="Allen Wirfs-Brock" w:date="2011-07-02T13:38:00Z"/>
          <w:trPrChange w:id="12645"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2646"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1FD9DFB8" w14:textId="77777777" w:rsidR="005761C4" w:rsidRPr="00E77497" w:rsidRDefault="00FE434F" w:rsidP="005761C4">
            <w:pPr>
              <w:keepNext/>
              <w:spacing w:after="0"/>
              <w:jc w:val="left"/>
              <w:rPr>
                <w:ins w:id="12647" w:author="Allen Wirfs-Brock" w:date="2011-07-02T13:38:00Z"/>
              </w:rPr>
            </w:pPr>
            <w:ins w:id="12648" w:author="Rev 3 Allen Wirfs-Brock" w:date="2011-09-07T15:27:00Z">
              <w:r w:rsidRPr="00E77497">
                <w:t>Native</w:t>
              </w:r>
            </w:ins>
            <w:ins w:id="12649" w:author="Allen Wirfs-Brock" w:date="2011-07-02T13:38:00Z">
              <w:del w:id="12650" w:author="Rev 3 Allen Wirfs-Brock" w:date="2011-09-07T15:27:00Z">
                <w:r w:rsidR="005761C4" w:rsidRPr="00E77497" w:rsidDel="00FE434F">
                  <w:delText>[[Is</w:delText>
                </w:r>
              </w:del>
              <w:r w:rsidR="005761C4" w:rsidRPr="00E77497">
                <w:t>Array</w:t>
              </w:r>
              <w:del w:id="12651" w:author="Rev 3 Allen Wirfs-Brock" w:date="2011-09-07T15:27:00Z">
                <w:r w:rsidR="005761C4"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2652"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04685457" w14:textId="77777777" w:rsidR="005761C4" w:rsidRPr="00E77497" w:rsidRDefault="005761C4" w:rsidP="005761C4">
            <w:pPr>
              <w:keepNext/>
              <w:spacing w:after="0"/>
              <w:jc w:val="left"/>
              <w:rPr>
                <w:ins w:id="12653" w:author="Allen Wirfs-Brock" w:date="2011-07-02T13:38:00Z"/>
                <w:b/>
              </w:rPr>
            </w:pPr>
            <w:ins w:id="12654" w:author="Allen Wirfs-Brock" w:date="2011-07-02T13:40:00Z">
              <w:r w:rsidRPr="00E77497">
                <w:rPr>
                  <w:rFonts w:ascii="Courier New" w:hAnsi="Courier New"/>
                  <w:b/>
                </w:rPr>
                <w:t>"Array"</w:t>
              </w:r>
            </w:ins>
          </w:p>
        </w:tc>
      </w:tr>
      <w:tr w:rsidR="005761C4" w:rsidRPr="00E77497" w14:paraId="0093D3E4" w14:textId="77777777" w:rsidTr="007516CC">
        <w:trPr>
          <w:trHeight w:val="124"/>
          <w:ins w:id="12655" w:author="Allen Wirfs-Brock" w:date="2011-07-02T13:38:00Z"/>
          <w:trPrChange w:id="12656"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2657"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6A74762F" w14:textId="77777777" w:rsidR="005761C4" w:rsidRPr="00E77497" w:rsidRDefault="005761C4" w:rsidP="00FE434F">
            <w:pPr>
              <w:keepNext/>
              <w:spacing w:after="0"/>
              <w:jc w:val="left"/>
              <w:rPr>
                <w:ins w:id="12658" w:author="Allen Wirfs-Brock" w:date="2011-07-02T13:38:00Z"/>
              </w:rPr>
            </w:pPr>
            <w:ins w:id="12659" w:author="Allen Wirfs-Brock" w:date="2011-07-02T13:38:00Z">
              <w:del w:id="12660" w:author="Rev 3 Allen Wirfs-Brock" w:date="2011-09-07T15:27:00Z">
                <w:r w:rsidRPr="00E77497" w:rsidDel="00FE434F">
                  <w:delText>[[Is</w:delText>
                </w:r>
              </w:del>
              <w:r w:rsidRPr="00E77497">
                <w:t>String</w:t>
              </w:r>
              <w:del w:id="12661" w:author="Rev 3 Allen Wirfs-Brock" w:date="2011-09-07T15:27:00Z">
                <w:r w:rsidRPr="00E77497" w:rsidDel="00FE434F">
                  <w:delText>]]</w:delText>
                </w:r>
              </w:del>
            </w:ins>
            <w:ins w:id="12662" w:author="Rev 3 Allen Wirfs-Brock" w:date="2011-09-07T15:27:00Z">
              <w:r w:rsidR="00FE434F" w:rsidRPr="00E77497">
                <w:t>Wrapper</w:t>
              </w:r>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2663"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10E6C803" w14:textId="77777777" w:rsidR="005761C4" w:rsidRPr="00E77497" w:rsidRDefault="005761C4" w:rsidP="005761C4">
            <w:pPr>
              <w:keepNext/>
              <w:spacing w:after="0"/>
              <w:jc w:val="left"/>
              <w:rPr>
                <w:ins w:id="12664" w:author="Allen Wirfs-Brock" w:date="2011-07-02T13:38:00Z"/>
                <w:b/>
              </w:rPr>
            </w:pPr>
            <w:ins w:id="12665" w:author="Allen Wirfs-Brock" w:date="2011-07-02T13:40:00Z">
              <w:r w:rsidRPr="00E77497">
                <w:rPr>
                  <w:rFonts w:ascii="Courier New" w:hAnsi="Courier New"/>
                  <w:b/>
                </w:rPr>
                <w:t>"String"</w:t>
              </w:r>
            </w:ins>
          </w:p>
        </w:tc>
      </w:tr>
      <w:tr w:rsidR="005761C4" w:rsidRPr="00E77497" w14:paraId="4A1ED64B" w14:textId="77777777" w:rsidTr="007516CC">
        <w:trPr>
          <w:trHeight w:val="124"/>
          <w:ins w:id="12666" w:author="Allen Wirfs-Brock" w:date="2011-07-02T13:38:00Z"/>
          <w:trPrChange w:id="12667"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2668"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4234792A" w14:textId="77777777" w:rsidR="005761C4" w:rsidRPr="00E77497" w:rsidRDefault="005761C4" w:rsidP="005761C4">
            <w:pPr>
              <w:keepNext/>
              <w:spacing w:after="0"/>
              <w:jc w:val="left"/>
              <w:rPr>
                <w:ins w:id="12669" w:author="Allen Wirfs-Brock" w:date="2011-07-02T13:38:00Z"/>
              </w:rPr>
            </w:pPr>
            <w:ins w:id="12670" w:author="Allen Wirfs-Brock" w:date="2011-07-02T13:38:00Z">
              <w:del w:id="12671" w:author="Rev 3 Allen Wirfs-Brock" w:date="2011-09-07T15:28:00Z">
                <w:r w:rsidRPr="00E77497" w:rsidDel="00FE434F">
                  <w:delText>[[Is</w:delText>
                </w:r>
              </w:del>
              <w:r w:rsidRPr="00E77497">
                <w:t>Boolean</w:t>
              </w:r>
            </w:ins>
            <w:ins w:id="12672" w:author="Rev 3 Allen Wirfs-Brock" w:date="2011-09-07T15:27:00Z">
              <w:r w:rsidR="00FE434F" w:rsidRPr="00E77497">
                <w:t>Wrapper</w:t>
              </w:r>
            </w:ins>
            <w:ins w:id="12673" w:author="Allen Wirfs-Brock" w:date="2011-07-02T13:38:00Z">
              <w:del w:id="12674" w:author="Rev 3 Allen Wirfs-Brock" w:date="2011-09-07T15:27:00Z">
                <w:r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2675"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721927F5" w14:textId="77777777" w:rsidR="005761C4" w:rsidRPr="00E77497" w:rsidRDefault="005761C4" w:rsidP="005761C4">
            <w:pPr>
              <w:keepNext/>
              <w:spacing w:after="0"/>
              <w:jc w:val="left"/>
              <w:rPr>
                <w:ins w:id="12676" w:author="Allen Wirfs-Brock" w:date="2011-07-02T13:38:00Z"/>
                <w:b/>
              </w:rPr>
            </w:pPr>
            <w:ins w:id="12677" w:author="Allen Wirfs-Brock" w:date="2011-07-02T13:40:00Z">
              <w:r w:rsidRPr="00E77497">
                <w:rPr>
                  <w:rFonts w:ascii="Courier New" w:hAnsi="Courier New"/>
                  <w:b/>
                </w:rPr>
                <w:t>"Boolean"</w:t>
              </w:r>
            </w:ins>
          </w:p>
        </w:tc>
      </w:tr>
      <w:tr w:rsidR="005761C4" w:rsidRPr="00E77497" w14:paraId="4ACA3E65" w14:textId="77777777" w:rsidTr="007516CC">
        <w:trPr>
          <w:trHeight w:val="124"/>
          <w:ins w:id="12678" w:author="Allen Wirfs-Brock" w:date="2011-07-02T13:38:00Z"/>
          <w:trPrChange w:id="12679"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2680"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1C0FD17E" w14:textId="77777777" w:rsidR="005761C4" w:rsidRPr="00E77497" w:rsidRDefault="005761C4" w:rsidP="005761C4">
            <w:pPr>
              <w:keepNext/>
              <w:spacing w:after="0"/>
              <w:jc w:val="left"/>
              <w:rPr>
                <w:ins w:id="12681" w:author="Allen Wirfs-Brock" w:date="2011-07-02T13:38:00Z"/>
              </w:rPr>
            </w:pPr>
            <w:ins w:id="12682" w:author="Allen Wirfs-Brock" w:date="2011-07-02T13:38:00Z">
              <w:del w:id="12683" w:author="Rev 3 Allen Wirfs-Brock" w:date="2011-09-07T15:28:00Z">
                <w:r w:rsidRPr="00E77497" w:rsidDel="00FE434F">
                  <w:delText>[[Is</w:delText>
                </w:r>
              </w:del>
              <w:r w:rsidRPr="00E77497">
                <w:t>Number</w:t>
              </w:r>
            </w:ins>
            <w:ins w:id="12684" w:author="Rev 3 Allen Wirfs-Brock" w:date="2011-09-07T15:28:00Z">
              <w:r w:rsidR="00FE434F" w:rsidRPr="00E77497">
                <w:t>Wrapper</w:t>
              </w:r>
            </w:ins>
            <w:ins w:id="12685" w:author="Allen Wirfs-Brock" w:date="2011-07-02T13:38:00Z">
              <w:del w:id="12686" w:author="Rev 3 Allen Wirfs-Brock" w:date="2011-09-07T15:28:00Z">
                <w:r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2687"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25E484E0" w14:textId="77777777" w:rsidR="005761C4" w:rsidRPr="00E77497" w:rsidRDefault="005761C4" w:rsidP="005761C4">
            <w:pPr>
              <w:keepNext/>
              <w:spacing w:after="0"/>
              <w:jc w:val="left"/>
              <w:rPr>
                <w:ins w:id="12688" w:author="Allen Wirfs-Brock" w:date="2011-07-02T13:38:00Z"/>
                <w:b/>
              </w:rPr>
            </w:pPr>
            <w:ins w:id="12689" w:author="Allen Wirfs-Brock" w:date="2011-07-02T13:40:00Z">
              <w:r w:rsidRPr="00E77497">
                <w:rPr>
                  <w:rFonts w:ascii="Courier New" w:hAnsi="Courier New"/>
                  <w:b/>
                </w:rPr>
                <w:t>"</w:t>
              </w:r>
            </w:ins>
            <w:ins w:id="12690" w:author="Allen Wirfs-Brock" w:date="2011-07-02T13:41:00Z">
              <w:r w:rsidRPr="00E77497">
                <w:rPr>
                  <w:rFonts w:ascii="Courier New" w:hAnsi="Courier New"/>
                  <w:b/>
                </w:rPr>
                <w:t>Number</w:t>
              </w:r>
            </w:ins>
            <w:ins w:id="12691" w:author="Allen Wirfs-Brock" w:date="2011-07-02T13:40:00Z">
              <w:r w:rsidRPr="00E77497">
                <w:rPr>
                  <w:rFonts w:ascii="Courier New" w:hAnsi="Courier New"/>
                  <w:b/>
                </w:rPr>
                <w:t>"</w:t>
              </w:r>
            </w:ins>
          </w:p>
        </w:tc>
      </w:tr>
      <w:tr w:rsidR="005761C4" w:rsidRPr="00E77497" w14:paraId="5047D6DD" w14:textId="77777777" w:rsidTr="007516CC">
        <w:trPr>
          <w:trHeight w:val="124"/>
          <w:ins w:id="12692" w:author="Allen Wirfs-Brock" w:date="2011-07-02T13:38:00Z"/>
          <w:trPrChange w:id="12693"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12694"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4BC88B4C" w14:textId="77777777" w:rsidR="005761C4" w:rsidRPr="00E77497" w:rsidRDefault="00FE434F" w:rsidP="005761C4">
            <w:pPr>
              <w:keepNext/>
              <w:spacing w:after="0"/>
              <w:jc w:val="left"/>
              <w:rPr>
                <w:ins w:id="12695" w:author="Allen Wirfs-Brock" w:date="2011-07-02T13:38:00Z"/>
              </w:rPr>
            </w:pPr>
            <w:ins w:id="12696" w:author="Rev 3 Allen Wirfs-Brock" w:date="2011-09-07T15:28:00Z">
              <w:r w:rsidRPr="00E77497">
                <w:t>Native</w:t>
              </w:r>
            </w:ins>
            <w:ins w:id="12697" w:author="Allen Wirfs-Brock" w:date="2011-07-02T13:38:00Z">
              <w:del w:id="12698" w:author="Rev 3 Allen Wirfs-Brock" w:date="2011-09-07T15:28:00Z">
                <w:r w:rsidR="005761C4" w:rsidRPr="00E77497" w:rsidDel="00FE434F">
                  <w:delText>[[Is</w:delText>
                </w:r>
              </w:del>
              <w:r w:rsidR="005761C4" w:rsidRPr="00E77497">
                <w:t>Math</w:t>
              </w:r>
              <w:del w:id="12699" w:author="Rev 3 Allen Wirfs-Brock" w:date="2011-09-07T15:28:00Z">
                <w:r w:rsidR="005761C4"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2700"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6794BDF2" w14:textId="77777777" w:rsidR="005761C4" w:rsidRPr="00E77497" w:rsidRDefault="005761C4" w:rsidP="005761C4">
            <w:pPr>
              <w:keepNext/>
              <w:spacing w:after="0"/>
              <w:jc w:val="left"/>
              <w:rPr>
                <w:ins w:id="12701" w:author="Allen Wirfs-Brock" w:date="2011-07-02T13:38:00Z"/>
                <w:b/>
              </w:rPr>
            </w:pPr>
            <w:ins w:id="12702" w:author="Allen Wirfs-Brock" w:date="2011-07-02T13:41:00Z">
              <w:r w:rsidRPr="00E77497">
                <w:rPr>
                  <w:rFonts w:ascii="Courier New" w:hAnsi="Courier New"/>
                  <w:b/>
                </w:rPr>
                <w:t>"Math"</w:t>
              </w:r>
            </w:ins>
          </w:p>
        </w:tc>
      </w:tr>
      <w:tr w:rsidR="005761C4" w:rsidRPr="00E77497" w14:paraId="1D0540F8" w14:textId="77777777" w:rsidTr="007516CC">
        <w:trPr>
          <w:trHeight w:val="124"/>
          <w:ins w:id="12703" w:author="Allen Wirfs-Brock" w:date="2011-07-02T13:35:00Z"/>
          <w:trPrChange w:id="12704"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hideMark/>
            <w:tcPrChange w:id="12705"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hideMark/>
              </w:tcPr>
            </w:tcPrChange>
          </w:tcPr>
          <w:p w14:paraId="6F0AAFFA" w14:textId="77777777" w:rsidR="005761C4" w:rsidRPr="00E77497" w:rsidRDefault="00FE434F" w:rsidP="005761C4">
            <w:pPr>
              <w:keepNext/>
              <w:spacing w:after="0"/>
              <w:jc w:val="left"/>
              <w:rPr>
                <w:ins w:id="12706" w:author="Allen Wirfs-Brock" w:date="2011-07-02T13:35:00Z"/>
              </w:rPr>
            </w:pPr>
            <w:ins w:id="12707" w:author="Rev 3 Allen Wirfs-Brock" w:date="2011-09-07T15:28:00Z">
              <w:r w:rsidRPr="00E77497">
                <w:t>Native</w:t>
              </w:r>
            </w:ins>
            <w:ins w:id="12708" w:author="Allen Wirfs-Brock" w:date="2011-07-02T13:38:00Z">
              <w:del w:id="12709" w:author="Rev 3 Allen Wirfs-Brock" w:date="2011-09-07T15:28:00Z">
                <w:r w:rsidR="005761C4" w:rsidRPr="00E77497" w:rsidDel="00FE434F">
                  <w:delText>[[Is</w:delText>
                </w:r>
              </w:del>
              <w:r w:rsidR="005761C4" w:rsidRPr="00E77497">
                <w:t>Date</w:t>
              </w:r>
              <w:del w:id="12710" w:author="Rev 3 Allen Wirfs-Brock" w:date="2011-09-07T15:29:00Z">
                <w:r w:rsidR="005761C4" w:rsidRPr="00E77497"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12711"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080E05E8" w14:textId="77777777" w:rsidR="005761C4" w:rsidRPr="00E77497" w:rsidRDefault="005761C4" w:rsidP="005761C4">
            <w:pPr>
              <w:keepNext/>
              <w:spacing w:after="0"/>
              <w:jc w:val="left"/>
              <w:rPr>
                <w:ins w:id="12712" w:author="Allen Wirfs-Brock" w:date="2011-07-02T13:35:00Z"/>
                <w:b/>
              </w:rPr>
            </w:pPr>
            <w:ins w:id="12713" w:author="Allen Wirfs-Brock" w:date="2011-07-02T13:41:00Z">
              <w:r w:rsidRPr="00E77497">
                <w:rPr>
                  <w:rFonts w:ascii="Courier New" w:hAnsi="Courier New"/>
                  <w:b/>
                </w:rPr>
                <w:t>"Date"</w:t>
              </w:r>
            </w:ins>
          </w:p>
        </w:tc>
      </w:tr>
      <w:tr w:rsidR="005761C4" w:rsidRPr="00E77497" w14:paraId="4104A260" w14:textId="77777777" w:rsidTr="007516CC">
        <w:trPr>
          <w:trHeight w:val="132"/>
          <w:ins w:id="12714" w:author="Allen Wirfs-Brock" w:date="2011-07-02T13:35:00Z"/>
          <w:trPrChange w:id="12715" w:author="Rev 3 Allen Wirfs-Brock" w:date="2011-09-07T15:30:00Z">
            <w:trPr>
              <w:trHeight w:val="132"/>
            </w:trPr>
          </w:trPrChange>
        </w:trPr>
        <w:tc>
          <w:tcPr>
            <w:tcW w:w="2695" w:type="dxa"/>
            <w:tcBorders>
              <w:top w:val="nil"/>
              <w:left w:val="single" w:sz="8" w:space="0" w:color="auto"/>
              <w:bottom w:val="single" w:sz="8" w:space="0" w:color="auto"/>
              <w:right w:val="single" w:sz="8" w:space="0" w:color="000000"/>
            </w:tcBorders>
            <w:shd w:val="clear" w:color="auto" w:fill="auto"/>
            <w:hideMark/>
            <w:tcPrChange w:id="12716" w:author="Rev 3 Allen Wirfs-Brock" w:date="2011-09-07T15:30:00Z">
              <w:tcPr>
                <w:tcW w:w="1890" w:type="dxa"/>
                <w:tcBorders>
                  <w:top w:val="nil"/>
                  <w:left w:val="single" w:sz="8" w:space="0" w:color="auto"/>
                  <w:bottom w:val="single" w:sz="8" w:space="0" w:color="auto"/>
                  <w:right w:val="single" w:sz="8" w:space="0" w:color="000000"/>
                </w:tcBorders>
                <w:shd w:val="clear" w:color="auto" w:fill="auto"/>
                <w:hideMark/>
              </w:tcPr>
            </w:tcPrChange>
          </w:tcPr>
          <w:p w14:paraId="6D9A1999" w14:textId="77777777" w:rsidR="005761C4" w:rsidRPr="00E77497" w:rsidRDefault="00FE434F" w:rsidP="005761C4">
            <w:pPr>
              <w:keepNext/>
              <w:spacing w:after="0"/>
              <w:jc w:val="left"/>
              <w:rPr>
                <w:ins w:id="12717" w:author="Allen Wirfs-Brock" w:date="2011-07-02T13:35:00Z"/>
              </w:rPr>
            </w:pPr>
            <w:ins w:id="12718" w:author="Rev 3 Allen Wirfs-Brock" w:date="2011-09-07T15:29:00Z">
              <w:r w:rsidRPr="00E77497">
                <w:t>Native</w:t>
              </w:r>
            </w:ins>
            <w:ins w:id="12719" w:author="Allen Wirfs-Brock" w:date="2011-07-02T13:38:00Z">
              <w:del w:id="12720" w:author="Rev 3 Allen Wirfs-Brock" w:date="2011-09-07T15:29:00Z">
                <w:r w:rsidR="005761C4" w:rsidRPr="00E77497" w:rsidDel="00FE434F">
                  <w:delText>[[Is</w:delText>
                </w:r>
              </w:del>
              <w:r w:rsidR="005761C4" w:rsidRPr="00E77497">
                <w:t>RegExp</w:t>
              </w:r>
              <w:del w:id="12721"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2722"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4BD4E291" w14:textId="77777777" w:rsidR="005761C4" w:rsidRPr="00E77497" w:rsidRDefault="005761C4" w:rsidP="00B07525">
            <w:pPr>
              <w:keepNext/>
              <w:spacing w:after="0"/>
              <w:jc w:val="left"/>
              <w:rPr>
                <w:ins w:id="12723" w:author="Allen Wirfs-Brock" w:date="2011-07-02T13:35:00Z"/>
                <w:b/>
              </w:rPr>
            </w:pPr>
            <w:ins w:id="12724" w:author="Allen Wirfs-Brock" w:date="2011-07-02T13:41:00Z">
              <w:r w:rsidRPr="00E77497">
                <w:rPr>
                  <w:rFonts w:ascii="Courier New" w:hAnsi="Courier New"/>
                  <w:b/>
                </w:rPr>
                <w:t>"</w:t>
              </w:r>
              <w:del w:id="12725" w:author="Allen Wirfs-Brock rev2" w:date="2011-07-13T08:40:00Z">
                <w:r w:rsidRPr="00E77497" w:rsidDel="00B07525">
                  <w:rPr>
                    <w:rFonts w:ascii="Courier New" w:hAnsi="Courier New"/>
                    <w:b/>
                  </w:rPr>
                  <w:delText>Function</w:delText>
                </w:r>
              </w:del>
            </w:ins>
            <w:ins w:id="12726" w:author="Allen Wirfs-Brock rev2" w:date="2011-07-13T08:40:00Z">
              <w:r w:rsidR="00B07525" w:rsidRPr="00E77497">
                <w:rPr>
                  <w:rFonts w:ascii="Courier New" w:hAnsi="Courier New"/>
                  <w:b/>
                </w:rPr>
                <w:t>R</w:t>
              </w:r>
            </w:ins>
            <w:ins w:id="12727" w:author="Rev 3 Allen Wirfs-Brock" w:date="2011-09-07T15:30:00Z">
              <w:r w:rsidR="007516CC" w:rsidRPr="00E77497">
                <w:rPr>
                  <w:rFonts w:ascii="Courier New" w:hAnsi="Courier New"/>
                  <w:b/>
                </w:rPr>
                <w:t>e</w:t>
              </w:r>
            </w:ins>
            <w:ins w:id="12728" w:author="Allen Wirfs-Brock rev2" w:date="2011-07-13T08:40:00Z">
              <w:del w:id="12729" w:author="Rev 3 Allen Wirfs-Brock" w:date="2011-09-07T15:30:00Z">
                <w:r w:rsidR="00B07525" w:rsidRPr="00E77497" w:rsidDel="007516CC">
                  <w:rPr>
                    <w:rFonts w:ascii="Courier New" w:hAnsi="Courier New"/>
                    <w:b/>
                  </w:rPr>
                  <w:delText>E</w:delText>
                </w:r>
              </w:del>
              <w:r w:rsidR="00B07525" w:rsidRPr="00E77497">
                <w:rPr>
                  <w:rFonts w:ascii="Courier New" w:hAnsi="Courier New"/>
                  <w:b/>
                </w:rPr>
                <w:t>gExp</w:t>
              </w:r>
            </w:ins>
            <w:ins w:id="12730" w:author="Allen Wirfs-Brock" w:date="2011-07-02T13:41:00Z">
              <w:r w:rsidRPr="00E77497">
                <w:rPr>
                  <w:rFonts w:ascii="Courier New" w:hAnsi="Courier New"/>
                  <w:b/>
                </w:rPr>
                <w:t>"</w:t>
              </w:r>
            </w:ins>
          </w:p>
        </w:tc>
      </w:tr>
      <w:tr w:rsidR="005761C4" w:rsidRPr="00E77497" w14:paraId="341D0355" w14:textId="77777777" w:rsidTr="007516CC">
        <w:trPr>
          <w:trHeight w:val="82"/>
          <w:ins w:id="12731" w:author="Allen Wirfs-Brock" w:date="2011-07-02T13:35:00Z"/>
          <w:trPrChange w:id="12732"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2733"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69D62493" w14:textId="77777777" w:rsidR="005761C4" w:rsidRPr="00E77497" w:rsidRDefault="00FE434F" w:rsidP="005761C4">
            <w:pPr>
              <w:keepNext/>
              <w:spacing w:after="0"/>
              <w:jc w:val="left"/>
              <w:rPr>
                <w:ins w:id="12734" w:author="Allen Wirfs-Brock" w:date="2011-07-02T13:35:00Z"/>
              </w:rPr>
            </w:pPr>
            <w:ins w:id="12735" w:author="Rev 3 Allen Wirfs-Brock" w:date="2011-09-07T15:29:00Z">
              <w:r w:rsidRPr="00E77497">
                <w:t>Native</w:t>
              </w:r>
            </w:ins>
            <w:ins w:id="12736" w:author="Allen Wirfs-Brock" w:date="2011-07-02T13:38:00Z">
              <w:del w:id="12737" w:author="Rev 3 Allen Wirfs-Brock" w:date="2011-09-07T15:29:00Z">
                <w:r w:rsidR="005761C4" w:rsidRPr="00E77497" w:rsidDel="00FE434F">
                  <w:delText>[[Is</w:delText>
                </w:r>
              </w:del>
              <w:r w:rsidR="005761C4" w:rsidRPr="00E77497">
                <w:t>Error</w:t>
              </w:r>
              <w:del w:id="12738"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2739"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5746043A" w14:textId="77777777" w:rsidR="005761C4" w:rsidRPr="00E77497" w:rsidRDefault="005761C4" w:rsidP="00B07525">
            <w:pPr>
              <w:keepNext/>
              <w:spacing w:after="0"/>
              <w:jc w:val="left"/>
              <w:rPr>
                <w:ins w:id="12740" w:author="Allen Wirfs-Brock" w:date="2011-07-02T13:35:00Z"/>
                <w:b/>
              </w:rPr>
            </w:pPr>
            <w:ins w:id="12741" w:author="Allen Wirfs-Brock" w:date="2011-07-02T13:41:00Z">
              <w:r w:rsidRPr="00E77497">
                <w:rPr>
                  <w:rFonts w:ascii="Courier New" w:hAnsi="Courier New"/>
                  <w:b/>
                </w:rPr>
                <w:t>"</w:t>
              </w:r>
              <w:del w:id="12742" w:author="Allen Wirfs-Brock rev2" w:date="2011-07-13T08:40:00Z">
                <w:r w:rsidRPr="00E77497" w:rsidDel="00B07525">
                  <w:rPr>
                    <w:rFonts w:ascii="Courier New" w:hAnsi="Courier New"/>
                    <w:b/>
                  </w:rPr>
                  <w:delText>RegExp</w:delText>
                </w:r>
              </w:del>
            </w:ins>
            <w:ins w:id="12743" w:author="Allen Wirfs-Brock rev2" w:date="2011-07-13T08:40:00Z">
              <w:r w:rsidR="00B07525" w:rsidRPr="00E77497">
                <w:rPr>
                  <w:rFonts w:ascii="Courier New" w:hAnsi="Courier New"/>
                  <w:b/>
                </w:rPr>
                <w:t>Error</w:t>
              </w:r>
            </w:ins>
            <w:ins w:id="12744" w:author="Allen Wirfs-Brock" w:date="2011-07-02T13:41:00Z">
              <w:r w:rsidRPr="00E77497">
                <w:rPr>
                  <w:rFonts w:ascii="Courier New" w:hAnsi="Courier New"/>
                  <w:b/>
                </w:rPr>
                <w:t>"</w:t>
              </w:r>
            </w:ins>
          </w:p>
        </w:tc>
      </w:tr>
      <w:tr w:rsidR="005761C4" w:rsidRPr="00E77497" w14:paraId="4A85BA1D" w14:textId="77777777" w:rsidTr="007516CC">
        <w:trPr>
          <w:trHeight w:val="82"/>
          <w:ins w:id="12745" w:author="Allen Wirfs-Brock" w:date="2011-07-02T13:35:00Z"/>
          <w:trPrChange w:id="12746"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2747"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58159AAF" w14:textId="77777777" w:rsidR="005761C4" w:rsidRPr="00E77497" w:rsidRDefault="00FE434F" w:rsidP="005761C4">
            <w:pPr>
              <w:keepNext/>
              <w:spacing w:after="0"/>
              <w:jc w:val="left"/>
              <w:rPr>
                <w:ins w:id="12748" w:author="Allen Wirfs-Brock" w:date="2011-07-02T13:35:00Z"/>
              </w:rPr>
            </w:pPr>
            <w:ins w:id="12749" w:author="Rev 3 Allen Wirfs-Brock" w:date="2011-09-07T15:29:00Z">
              <w:r w:rsidRPr="00E77497">
                <w:t>NativeJ</w:t>
              </w:r>
            </w:ins>
            <w:ins w:id="12750" w:author="Allen Wirfs-Brock" w:date="2011-07-02T13:38:00Z">
              <w:del w:id="12751" w:author="Rev 3 Allen Wirfs-Brock" w:date="2011-09-07T15:29:00Z">
                <w:r w:rsidR="005761C4" w:rsidRPr="00E77497" w:rsidDel="00FE434F">
                  <w:delText>[[IsJ</w:delText>
                </w:r>
              </w:del>
              <w:r w:rsidR="005761C4" w:rsidRPr="00E77497">
                <w:t>SON</w:t>
              </w:r>
              <w:del w:id="12752"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2753"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4FDC1E5D" w14:textId="77777777" w:rsidR="005761C4" w:rsidRPr="00E77497" w:rsidRDefault="005761C4" w:rsidP="005761C4">
            <w:pPr>
              <w:keepNext/>
              <w:spacing w:after="0"/>
              <w:jc w:val="left"/>
              <w:rPr>
                <w:ins w:id="12754" w:author="Allen Wirfs-Brock" w:date="2011-07-02T13:35:00Z"/>
                <w:b/>
              </w:rPr>
            </w:pPr>
            <w:ins w:id="12755" w:author="Allen Wirfs-Brock" w:date="2011-07-02T13:41:00Z">
              <w:r w:rsidRPr="00E77497">
                <w:rPr>
                  <w:rFonts w:ascii="Courier New" w:hAnsi="Courier New"/>
                  <w:b/>
                </w:rPr>
                <w:t>"JSON"</w:t>
              </w:r>
            </w:ins>
          </w:p>
        </w:tc>
      </w:tr>
      <w:tr w:rsidR="005761C4" w:rsidRPr="00E77497" w14:paraId="4A9A861D" w14:textId="77777777" w:rsidTr="007516CC">
        <w:trPr>
          <w:trHeight w:val="82"/>
          <w:ins w:id="12756" w:author="Allen Wirfs-Brock" w:date="2011-07-02T13:35:00Z"/>
          <w:trPrChange w:id="12757"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2758"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0741CCB2" w14:textId="77777777" w:rsidR="005761C4" w:rsidRPr="00E77497" w:rsidRDefault="00FE434F" w:rsidP="005761C4">
            <w:pPr>
              <w:keepNext/>
              <w:spacing w:after="0"/>
              <w:jc w:val="left"/>
              <w:rPr>
                <w:ins w:id="12759" w:author="Allen Wirfs-Brock" w:date="2011-07-02T13:35:00Z"/>
              </w:rPr>
            </w:pPr>
            <w:ins w:id="12760" w:author="Rev 3 Allen Wirfs-Brock" w:date="2011-09-07T15:29:00Z">
              <w:r w:rsidRPr="00E77497">
                <w:t>Native</w:t>
              </w:r>
            </w:ins>
            <w:ins w:id="12761" w:author="Allen Wirfs-Brock" w:date="2011-07-02T13:38:00Z">
              <w:del w:id="12762" w:author="Rev 3 Allen Wirfs-Brock" w:date="2011-09-07T15:29:00Z">
                <w:r w:rsidR="005761C4" w:rsidRPr="00E77497" w:rsidDel="00FE434F">
                  <w:delText>[[Is</w:delText>
                </w:r>
              </w:del>
              <w:r w:rsidR="005761C4" w:rsidRPr="00E77497">
                <w:t>Arguments</w:t>
              </w:r>
              <w:del w:id="12763" w:author="Rev 3 Allen Wirfs-Brock" w:date="2011-09-07T15:29:00Z">
                <w:r w:rsidR="005761C4" w:rsidRPr="00E77497"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12764"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02567A32" w14:textId="77777777" w:rsidR="005761C4" w:rsidRPr="00E77497" w:rsidRDefault="005761C4" w:rsidP="005761C4">
            <w:pPr>
              <w:keepNext/>
              <w:spacing w:after="0"/>
              <w:jc w:val="left"/>
              <w:rPr>
                <w:ins w:id="12765" w:author="Allen Wirfs-Brock" w:date="2011-07-02T13:35:00Z"/>
                <w:b/>
              </w:rPr>
            </w:pPr>
            <w:ins w:id="12766" w:author="Allen Wirfs-Brock" w:date="2011-07-02T13:41:00Z">
              <w:r w:rsidRPr="00E77497">
                <w:rPr>
                  <w:rFonts w:ascii="Courier New" w:hAnsi="Courier New"/>
                  <w:b/>
                </w:rPr>
                <w:t>"Arguments"</w:t>
              </w:r>
            </w:ins>
          </w:p>
        </w:tc>
      </w:tr>
      <w:tr w:rsidR="005761C4" w:rsidRPr="00E77497" w:rsidDel="007516CC" w14:paraId="227EBCCB" w14:textId="77777777" w:rsidTr="007516CC">
        <w:trPr>
          <w:trHeight w:val="82"/>
          <w:ins w:id="12767" w:author="Allen Wirfs-Brock" w:date="2011-07-02T13:35:00Z"/>
          <w:del w:id="12768" w:author="Rev 3 Allen Wirfs-Brock" w:date="2011-09-07T15:30:00Z"/>
          <w:trPrChange w:id="12769"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12770"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2517D7FD" w14:textId="77777777" w:rsidR="005761C4" w:rsidRPr="00E77497" w:rsidDel="007516CC" w:rsidRDefault="005761C4" w:rsidP="005761C4">
            <w:pPr>
              <w:spacing w:after="0"/>
              <w:jc w:val="left"/>
              <w:rPr>
                <w:ins w:id="12771" w:author="Allen Wirfs-Brock" w:date="2011-07-02T13:35:00Z"/>
                <w:del w:id="12772" w:author="Rev 3 Allen Wirfs-Brock" w:date="2011-09-07T15:30:00Z"/>
              </w:rPr>
            </w:pPr>
            <w:ins w:id="12773" w:author="Allen Wirfs-Brock" w:date="2011-07-02T13:35:00Z">
              <w:del w:id="12774" w:author="Rev 3 Allen Wirfs-Brock" w:date="2011-09-07T15:30:00Z">
                <w:r w:rsidRPr="00E77497" w:rsidDel="007516CC">
                  <w:delText>[[]]</w:delText>
                </w:r>
              </w:del>
            </w:ins>
          </w:p>
        </w:tc>
        <w:tc>
          <w:tcPr>
            <w:tcW w:w="2256" w:type="dxa"/>
            <w:tcBorders>
              <w:top w:val="nil"/>
              <w:left w:val="nil"/>
              <w:bottom w:val="single" w:sz="8" w:space="0" w:color="auto"/>
              <w:right w:val="single" w:sz="8" w:space="0" w:color="auto"/>
            </w:tcBorders>
            <w:shd w:val="clear" w:color="auto" w:fill="auto"/>
            <w:hideMark/>
            <w:tcPrChange w:id="12775"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1EC5BA09" w14:textId="77777777" w:rsidR="005761C4" w:rsidRPr="00E77497" w:rsidDel="007516CC" w:rsidRDefault="005761C4" w:rsidP="005761C4">
            <w:pPr>
              <w:spacing w:after="0"/>
              <w:jc w:val="left"/>
              <w:rPr>
                <w:ins w:id="12776" w:author="Allen Wirfs-Brock" w:date="2011-07-02T13:35:00Z"/>
                <w:del w:id="12777" w:author="Rev 3 Allen Wirfs-Brock" w:date="2011-09-07T15:30:00Z"/>
                <w:b/>
              </w:rPr>
            </w:pPr>
          </w:p>
        </w:tc>
      </w:tr>
    </w:tbl>
    <w:p w14:paraId="731D8332" w14:textId="77777777" w:rsidR="005761C4" w:rsidRPr="00E77497" w:rsidRDefault="005761C4" w:rsidP="00236470"/>
    <w:p w14:paraId="4E3F11FE" w14:textId="77777777" w:rsidR="004C02EF" w:rsidRPr="00E77497" w:rsidRDefault="004C02EF" w:rsidP="004C02EF">
      <w:pPr>
        <w:pStyle w:val="40"/>
        <w:numPr>
          <w:ilvl w:val="0"/>
          <w:numId w:val="0"/>
        </w:numPr>
      </w:pPr>
      <w:bookmarkStart w:id="12778" w:name="_Ref451680328"/>
      <w:bookmarkStart w:id="12779" w:name="_Toc385672266"/>
      <w:bookmarkStart w:id="12780" w:name="_Toc393690380"/>
      <w:r w:rsidRPr="00E77497">
        <w:t>15.2.4.3</w:t>
      </w:r>
      <w:r w:rsidRPr="00E77497">
        <w:tab/>
        <w:t>Object.prototype.toLocaleString ( )</w:t>
      </w:r>
      <w:bookmarkEnd w:id="12778"/>
    </w:p>
    <w:p w14:paraId="64A22ECA" w14:textId="77777777" w:rsidR="004C02EF" w:rsidRPr="00E77497" w:rsidRDefault="004C02EF" w:rsidP="004C02EF">
      <w:r w:rsidRPr="00E77497">
        <w:t xml:space="preserve">When the </w:t>
      </w:r>
      <w:r w:rsidRPr="00E77497">
        <w:rPr>
          <w:b/>
        </w:rPr>
        <w:t xml:space="preserve">toLocaleString </w:t>
      </w:r>
      <w:r w:rsidRPr="00E77497">
        <w:t>method is called, the following steps are taken:</w:t>
      </w:r>
    </w:p>
    <w:p w14:paraId="3CE9DC57" w14:textId="77777777" w:rsidR="004C02EF" w:rsidRPr="00E77497" w:rsidRDefault="004C02EF" w:rsidP="00834A33">
      <w:pPr>
        <w:pStyle w:val="Alg4"/>
        <w:numPr>
          <w:ilvl w:val="0"/>
          <w:numId w:val="18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2B6D117" w14:textId="77777777" w:rsidR="004C02EF" w:rsidRPr="00E77497" w:rsidRDefault="004C02EF" w:rsidP="00834A33">
      <w:pPr>
        <w:pStyle w:val="Alg4"/>
        <w:numPr>
          <w:ilvl w:val="0"/>
          <w:numId w:val="181"/>
        </w:numPr>
      </w:pPr>
      <w:r w:rsidRPr="00E77497">
        <w:t xml:space="preserve">Let </w:t>
      </w:r>
      <w:r w:rsidRPr="00E77497">
        <w:rPr>
          <w:i/>
        </w:rPr>
        <w:t>toString</w:t>
      </w:r>
      <w:r w:rsidRPr="00E77497">
        <w:t xml:space="preserve"> be the result of calling the [[Get]] internal method of </w:t>
      </w:r>
      <w:r w:rsidRPr="00E77497">
        <w:rPr>
          <w:i/>
        </w:rPr>
        <w:t xml:space="preserve">O </w:t>
      </w:r>
      <w:r w:rsidRPr="00E77497">
        <w:t xml:space="preserve">passing </w:t>
      </w:r>
      <w:r w:rsidRPr="00E77497">
        <w:rPr>
          <w:b/>
        </w:rPr>
        <w:t>"toString"</w:t>
      </w:r>
      <w:r w:rsidRPr="00E77497">
        <w:t xml:space="preserve"> as the argument.</w:t>
      </w:r>
    </w:p>
    <w:p w14:paraId="6A80573D" w14:textId="77777777" w:rsidR="004C02EF" w:rsidRPr="00E77497" w:rsidRDefault="004C02EF" w:rsidP="00834A33">
      <w:pPr>
        <w:pStyle w:val="Alg4"/>
        <w:numPr>
          <w:ilvl w:val="0"/>
          <w:numId w:val="181"/>
        </w:numPr>
      </w:pPr>
      <w:r w:rsidRPr="00E77497">
        <w:t>If IsCallable(</w:t>
      </w:r>
      <w:r w:rsidRPr="00E77497">
        <w:rPr>
          <w:i/>
        </w:rPr>
        <w:t>toString</w:t>
      </w:r>
      <w:r w:rsidRPr="00E77497">
        <w:t xml:space="preserve">) is </w:t>
      </w:r>
      <w:r w:rsidRPr="00E77497">
        <w:rPr>
          <w:b/>
        </w:rPr>
        <w:t>false</w:t>
      </w:r>
      <w:r w:rsidRPr="00E77497">
        <w:t xml:space="preserve">, throw a </w:t>
      </w:r>
      <w:r w:rsidRPr="00E77497">
        <w:rPr>
          <w:b/>
        </w:rPr>
        <w:t xml:space="preserve">TypeError </w:t>
      </w:r>
      <w:r w:rsidRPr="00E77497">
        <w:t>exception.</w:t>
      </w:r>
    </w:p>
    <w:p w14:paraId="589FB0FA" w14:textId="77777777" w:rsidR="004C02EF" w:rsidRPr="00E77497" w:rsidRDefault="004C02EF" w:rsidP="00834A33">
      <w:pPr>
        <w:pStyle w:val="Alg4"/>
        <w:numPr>
          <w:ilvl w:val="0"/>
          <w:numId w:val="181"/>
        </w:numPr>
        <w:spacing w:after="120"/>
      </w:pPr>
      <w:r w:rsidRPr="00E77497">
        <w:t xml:space="preserve">Return the result of calling the [[Call]] internal method of </w:t>
      </w:r>
      <w:r w:rsidRPr="00E77497">
        <w:rPr>
          <w:i/>
        </w:rPr>
        <w:t>toString</w:t>
      </w:r>
      <w:r w:rsidRPr="00E77497">
        <w:t xml:space="preserve"> passing </w:t>
      </w:r>
      <w:r w:rsidRPr="00E77497">
        <w:rPr>
          <w:i/>
        </w:rPr>
        <w:t xml:space="preserve">O </w:t>
      </w:r>
      <w:r w:rsidRPr="00E77497">
        <w:t xml:space="preserve">as the </w:t>
      </w:r>
      <w:r w:rsidRPr="00E77497">
        <w:rPr>
          <w:b/>
        </w:rPr>
        <w:t xml:space="preserve">this </w:t>
      </w:r>
      <w:r w:rsidRPr="00E77497">
        <w:t>value and no arguments.</w:t>
      </w:r>
    </w:p>
    <w:p w14:paraId="01553D4B" w14:textId="77777777"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3E1D0AE3" w14:textId="77777777" w:rsidR="004C02EF" w:rsidRPr="00E77497" w:rsidRDefault="004C02EF" w:rsidP="004C02EF">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7B37797C" w14:textId="77777777" w:rsidR="004C02EF" w:rsidRPr="00E77497" w:rsidRDefault="004C02EF" w:rsidP="004C02EF">
      <w:pPr>
        <w:pStyle w:val="40"/>
        <w:numPr>
          <w:ilvl w:val="0"/>
          <w:numId w:val="0"/>
        </w:numPr>
      </w:pPr>
      <w:bookmarkStart w:id="12781" w:name="_Hlt458484290"/>
      <w:bookmarkStart w:id="12782" w:name="_Ref458484169"/>
      <w:bookmarkEnd w:id="12781"/>
      <w:r w:rsidRPr="00E77497">
        <w:t>15.2.4.4</w:t>
      </w:r>
      <w:r w:rsidRPr="00E77497">
        <w:tab/>
        <w:t>Object.prototype.valueOf</w:t>
      </w:r>
      <w:bookmarkEnd w:id="12779"/>
      <w:bookmarkEnd w:id="12780"/>
      <w:r w:rsidRPr="00E77497">
        <w:t xml:space="preserve"> ( )</w:t>
      </w:r>
      <w:bookmarkEnd w:id="12782"/>
    </w:p>
    <w:p w14:paraId="1A3C793E"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12783" w:name="_Toc382291608"/>
      <w:bookmarkStart w:id="12784" w:name="_Toc385672267"/>
      <w:bookmarkStart w:id="12785" w:name="_Toc393690381"/>
    </w:p>
    <w:p w14:paraId="1D040848" w14:textId="77777777"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EBE73F2" w14:textId="77777777" w:rsidR="004C02EF" w:rsidRPr="00E77497" w:rsidRDefault="004C02EF" w:rsidP="00834A33">
      <w:pPr>
        <w:pStyle w:val="Alg4"/>
        <w:numPr>
          <w:ilvl w:val="0"/>
          <w:numId w:val="182"/>
        </w:numPr>
      </w:pPr>
      <w:r w:rsidRPr="00E77497">
        <w:t xml:space="preserve">If </w:t>
      </w:r>
      <w:r w:rsidRPr="00E77497">
        <w:rPr>
          <w:i/>
        </w:rPr>
        <w:t>O</w:t>
      </w:r>
      <w:r w:rsidRPr="00E77497">
        <w:t xml:space="preserve"> is the result of calling the Object constructor with a host object (15.2.2.1), then</w:t>
      </w:r>
    </w:p>
    <w:p w14:paraId="2B72D0D3" w14:textId="77777777" w:rsidR="004C02EF" w:rsidRPr="00E77497" w:rsidRDefault="004C02EF" w:rsidP="00834A33">
      <w:pPr>
        <w:pStyle w:val="Alg4"/>
        <w:numPr>
          <w:ilvl w:val="1"/>
          <w:numId w:val="182"/>
        </w:numPr>
      </w:pPr>
      <w:r w:rsidRPr="00E77497">
        <w:t xml:space="preserve">Return either </w:t>
      </w:r>
      <w:r w:rsidRPr="00E77497">
        <w:rPr>
          <w:i/>
        </w:rPr>
        <w:t>O</w:t>
      </w:r>
      <w:r w:rsidRPr="00E77497">
        <w:t xml:space="preserve"> or another value such as the host object originally passed to the constructor. The specific result that is returned is implementation-defined.</w:t>
      </w:r>
    </w:p>
    <w:p w14:paraId="6EC1F42F" w14:textId="77777777"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14:paraId="21C19E7F" w14:textId="77777777" w:rsidR="004C02EF" w:rsidRPr="00E77497" w:rsidRDefault="004C02EF" w:rsidP="004C02EF">
      <w:pPr>
        <w:pStyle w:val="40"/>
        <w:numPr>
          <w:ilvl w:val="0"/>
          <w:numId w:val="0"/>
        </w:numPr>
      </w:pPr>
      <w:bookmarkStart w:id="12786" w:name="_Ref440445879"/>
      <w:r w:rsidRPr="00E77497">
        <w:t>15.2.4.5</w:t>
      </w:r>
      <w:r w:rsidRPr="00E77497">
        <w:tab/>
        <w:t>Object.prototype.hasOwnProperty (V)</w:t>
      </w:r>
      <w:bookmarkEnd w:id="12786"/>
    </w:p>
    <w:p w14:paraId="1BEA2583" w14:textId="77777777"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00ADCEFC" w14:textId="77777777" w:rsidR="004C02EF" w:rsidRPr="00E77497" w:rsidRDefault="004C02EF" w:rsidP="00834A33">
      <w:pPr>
        <w:pStyle w:val="Alg4"/>
        <w:numPr>
          <w:ilvl w:val="0"/>
          <w:numId w:val="183"/>
        </w:numPr>
      </w:pPr>
      <w:r w:rsidRPr="00E77497">
        <w:t xml:space="preserve">Let </w:t>
      </w:r>
      <w:r w:rsidRPr="00E77497">
        <w:rPr>
          <w:i/>
        </w:rPr>
        <w:t>P</w:t>
      </w:r>
      <w:r w:rsidRPr="00E77497">
        <w:t xml:space="preserve"> be ToString(</w:t>
      </w:r>
      <w:r w:rsidRPr="00E77497">
        <w:rPr>
          <w:i/>
        </w:rPr>
        <w:t>V</w:t>
      </w:r>
      <w:r w:rsidRPr="00E77497">
        <w:t>).</w:t>
      </w:r>
    </w:p>
    <w:p w14:paraId="26EA5C76" w14:textId="77777777"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7E9D637" w14:textId="77777777" w:rsidR="004C02EF" w:rsidRPr="00E77497" w:rsidRDefault="004C02EF" w:rsidP="00834A33">
      <w:pPr>
        <w:pStyle w:val="Alg4"/>
        <w:numPr>
          <w:ilvl w:val="0"/>
          <w:numId w:val="18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30CBB590" w14:textId="77777777" w:rsidR="004C02EF" w:rsidRPr="00E77497" w:rsidRDefault="004C02EF" w:rsidP="00834A33">
      <w:pPr>
        <w:pStyle w:val="Alg4"/>
        <w:numPr>
          <w:ilvl w:val="0"/>
          <w:numId w:val="183"/>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120132A4" w14:textId="77777777" w:rsidR="004C02EF" w:rsidRPr="00E77497" w:rsidRDefault="004C02EF" w:rsidP="00834A33">
      <w:pPr>
        <w:pStyle w:val="Alg4"/>
        <w:numPr>
          <w:ilvl w:val="0"/>
          <w:numId w:val="183"/>
        </w:numPr>
        <w:spacing w:after="220"/>
      </w:pPr>
      <w:r w:rsidRPr="00E77497">
        <w:t xml:space="preserve">Return </w:t>
      </w:r>
      <w:r w:rsidRPr="00E77497">
        <w:rPr>
          <w:b/>
        </w:rPr>
        <w:t>true</w:t>
      </w:r>
      <w:r w:rsidRPr="00E77497">
        <w:t>.</w:t>
      </w:r>
    </w:p>
    <w:p w14:paraId="530066D3" w14:textId="77777777" w:rsidR="004C02EF" w:rsidRPr="00E77497" w:rsidRDefault="004C02EF" w:rsidP="004C02EF">
      <w:pPr>
        <w:pStyle w:val="Note"/>
      </w:pPr>
      <w:r w:rsidRPr="00E77497">
        <w:t>NOTE 1</w:t>
      </w:r>
      <w:r w:rsidRPr="00E77497">
        <w:tab/>
        <w:t>Unlike [[HasProperty]] (8.12.6), this method does not consider objects in the prototype chain.</w:t>
      </w:r>
    </w:p>
    <w:p w14:paraId="51759969"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278B30C1" w14:textId="77777777" w:rsidR="004C02EF" w:rsidRPr="00E77497" w:rsidRDefault="004C02EF" w:rsidP="004C02EF">
      <w:pPr>
        <w:pStyle w:val="40"/>
        <w:numPr>
          <w:ilvl w:val="0"/>
          <w:numId w:val="0"/>
        </w:numPr>
      </w:pPr>
      <w:bookmarkStart w:id="12787" w:name="_Ref440445932"/>
      <w:r w:rsidRPr="00E77497">
        <w:t>15.2.4.6</w:t>
      </w:r>
      <w:r w:rsidRPr="00E77497">
        <w:tab/>
        <w:t>Object.prototype.isPrototypeOf (V)</w:t>
      </w:r>
      <w:bookmarkEnd w:id="12787"/>
    </w:p>
    <w:p w14:paraId="21DA2D43" w14:textId="77777777"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4A073250" w14:textId="77777777"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14:paraId="11221223" w14:textId="77777777"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31E91D8" w14:textId="77777777" w:rsidR="004C02EF" w:rsidRPr="00E77497" w:rsidRDefault="004C02EF" w:rsidP="00834A33">
      <w:pPr>
        <w:pStyle w:val="Alg4"/>
        <w:numPr>
          <w:ilvl w:val="0"/>
          <w:numId w:val="184"/>
        </w:numPr>
      </w:pPr>
      <w:r w:rsidRPr="00E77497">
        <w:t>Repeat</w:t>
      </w:r>
    </w:p>
    <w:p w14:paraId="26CDF019" w14:textId="77777777" w:rsidR="004C02EF" w:rsidRPr="00E77497" w:rsidRDefault="004C02EF" w:rsidP="00834A33">
      <w:pPr>
        <w:pStyle w:val="Alg4"/>
        <w:numPr>
          <w:ilvl w:val="1"/>
          <w:numId w:val="18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4580C6C0" w14:textId="77777777"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78557B27" w14:textId="77777777" w:rsidR="004C02EF" w:rsidRPr="00E77497" w:rsidRDefault="004C02EF" w:rsidP="00834A33">
      <w:pPr>
        <w:pStyle w:val="Alg4"/>
        <w:numPr>
          <w:ilvl w:val="1"/>
          <w:numId w:val="18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02628B58" w14:textId="77777777" w:rsidR="004C02EF" w:rsidRPr="00E77497" w:rsidRDefault="004C02EF" w:rsidP="004C02EF">
      <w:pPr>
        <w:pStyle w:val="Note"/>
      </w:pPr>
      <w:r w:rsidRPr="00E77497">
        <w:t>NOTE</w:t>
      </w:r>
      <w:r w:rsidRPr="00E77497">
        <w:tab/>
        <w:t>The ordering of steps 1 and 2 is chosen to preserve the behaviour specified by previous editions of this specification for the case where V is not an object and the this value is undefined or null.</w:t>
      </w:r>
    </w:p>
    <w:p w14:paraId="19887255" w14:textId="77777777" w:rsidR="004C02EF" w:rsidRPr="00E77497" w:rsidRDefault="004C02EF" w:rsidP="004C02EF">
      <w:pPr>
        <w:pStyle w:val="40"/>
        <w:numPr>
          <w:ilvl w:val="0"/>
          <w:numId w:val="0"/>
        </w:numPr>
      </w:pPr>
      <w:bookmarkStart w:id="12788" w:name="_Ref440445986"/>
      <w:r w:rsidRPr="00E77497">
        <w:t>15.2.4.7</w:t>
      </w:r>
      <w:r w:rsidRPr="00E77497">
        <w:tab/>
        <w:t>Object.prototype.propertyIsEnumerable (V)</w:t>
      </w:r>
      <w:bookmarkEnd w:id="12788"/>
    </w:p>
    <w:p w14:paraId="2296E5AC" w14:textId="77777777"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11F5CA35" w14:textId="77777777"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14:paraId="1D5B1B1D" w14:textId="77777777"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B2BE26E" w14:textId="77777777"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6D9A66F5" w14:textId="77777777"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576CAC67" w14:textId="77777777"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14:paraId="7F1EDEBB" w14:textId="77777777" w:rsidR="004C02EF" w:rsidRPr="00E77497" w:rsidRDefault="004C02EF" w:rsidP="004C02EF">
      <w:pPr>
        <w:pStyle w:val="Note"/>
      </w:pPr>
      <w:r w:rsidRPr="00E77497">
        <w:t>NOTE 1</w:t>
      </w:r>
      <w:r w:rsidRPr="00E77497">
        <w:tab/>
        <w:t>This method does not consider objects in the prototype chain.</w:t>
      </w:r>
    </w:p>
    <w:p w14:paraId="5E539AAD"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4861CAAB" w14:textId="77777777" w:rsidR="004C02EF" w:rsidRPr="00E77497" w:rsidRDefault="004C02EF" w:rsidP="00B43482">
      <w:pPr>
        <w:pStyle w:val="30"/>
        <w:numPr>
          <w:ilvl w:val="0"/>
          <w:numId w:val="0"/>
        </w:numPr>
      </w:pPr>
      <w:bookmarkStart w:id="12789" w:name="_Toc472818913"/>
      <w:bookmarkStart w:id="12790" w:name="_Toc235503491"/>
      <w:bookmarkStart w:id="12791" w:name="_Toc241509266"/>
      <w:bookmarkStart w:id="12792" w:name="_Toc244416753"/>
      <w:bookmarkStart w:id="12793" w:name="_Toc276631117"/>
      <w:bookmarkStart w:id="12794" w:name="_Toc314500673"/>
      <w:r w:rsidRPr="00E77497">
        <w:t>15.2.5</w:t>
      </w:r>
      <w:r w:rsidRPr="00E77497">
        <w:tab/>
        <w:t>Properties of Object Instance</w:t>
      </w:r>
      <w:bookmarkEnd w:id="12783"/>
      <w:bookmarkEnd w:id="12784"/>
      <w:bookmarkEnd w:id="12785"/>
      <w:r w:rsidRPr="00E77497">
        <w:t>s</w:t>
      </w:r>
      <w:bookmarkStart w:id="12795" w:name="_Toc382212261"/>
      <w:bookmarkStart w:id="12796" w:name="_Toc382212824"/>
      <w:bookmarkStart w:id="12797" w:name="_Toc382291609"/>
      <w:bookmarkEnd w:id="12789"/>
      <w:bookmarkEnd w:id="12790"/>
      <w:bookmarkEnd w:id="12791"/>
      <w:bookmarkEnd w:id="12792"/>
      <w:bookmarkEnd w:id="12793"/>
      <w:bookmarkEnd w:id="12794"/>
    </w:p>
    <w:p w14:paraId="6AA8EA92" w14:textId="77777777" w:rsidR="004C02EF" w:rsidRPr="00E77497" w:rsidRDefault="004C02EF" w:rsidP="004C02EF">
      <w:r w:rsidRPr="00E77497">
        <w:t>Object instances have no special properties beyond those inherited from the Object prototype object.</w:t>
      </w:r>
      <w:bookmarkStart w:id="12798" w:name="_Toc385672268"/>
      <w:bookmarkStart w:id="12799" w:name="_Toc393690382"/>
    </w:p>
    <w:p w14:paraId="6D3BC4D1" w14:textId="77777777" w:rsidR="004C02EF" w:rsidRPr="00E77497" w:rsidRDefault="004C02EF" w:rsidP="00B43482">
      <w:pPr>
        <w:pStyle w:val="20"/>
        <w:numPr>
          <w:ilvl w:val="0"/>
          <w:numId w:val="0"/>
        </w:numPr>
      </w:pPr>
      <w:bookmarkStart w:id="12800" w:name="_Toc472818914"/>
      <w:bookmarkStart w:id="12801" w:name="_Toc235503492"/>
      <w:bookmarkStart w:id="12802" w:name="_Toc241509267"/>
      <w:bookmarkStart w:id="12803" w:name="_Toc244416754"/>
      <w:bookmarkStart w:id="12804" w:name="_Toc276631118"/>
      <w:bookmarkStart w:id="12805" w:name="_Toc314500674"/>
      <w:r w:rsidRPr="00E77497">
        <w:t>15.3</w:t>
      </w:r>
      <w:r w:rsidRPr="00E77497">
        <w:tab/>
        <w:t>Function</w:t>
      </w:r>
      <w:bookmarkEnd w:id="12795"/>
      <w:bookmarkEnd w:id="12796"/>
      <w:r w:rsidRPr="00E77497">
        <w:t xml:space="preserve"> Object</w:t>
      </w:r>
      <w:bookmarkEnd w:id="12797"/>
      <w:bookmarkEnd w:id="12798"/>
      <w:bookmarkEnd w:id="12799"/>
      <w:r w:rsidRPr="00E77497">
        <w:t>s</w:t>
      </w:r>
      <w:bookmarkStart w:id="12806" w:name="_Toc385672269"/>
      <w:bookmarkStart w:id="12807" w:name="_Ref393527385"/>
      <w:bookmarkStart w:id="12808" w:name="_Ref393527457"/>
      <w:bookmarkStart w:id="12809" w:name="_Toc393690383"/>
      <w:bookmarkStart w:id="12810" w:name="_Ref404501411"/>
      <w:bookmarkStart w:id="12811" w:name="_Toc382291610"/>
      <w:bookmarkEnd w:id="12800"/>
      <w:bookmarkEnd w:id="12801"/>
      <w:bookmarkEnd w:id="12802"/>
      <w:bookmarkEnd w:id="12803"/>
      <w:bookmarkEnd w:id="12804"/>
      <w:bookmarkEnd w:id="12805"/>
    </w:p>
    <w:p w14:paraId="28FA87B4" w14:textId="77777777" w:rsidR="004C02EF" w:rsidRPr="00E77497" w:rsidRDefault="004C02EF" w:rsidP="00B43482">
      <w:pPr>
        <w:pStyle w:val="30"/>
        <w:numPr>
          <w:ilvl w:val="0"/>
          <w:numId w:val="0"/>
        </w:numPr>
      </w:pPr>
      <w:bookmarkStart w:id="12812" w:name="_Ref424531728"/>
      <w:bookmarkStart w:id="12813" w:name="_Toc472818915"/>
      <w:bookmarkStart w:id="12814" w:name="_Toc235503493"/>
      <w:bookmarkStart w:id="12815" w:name="_Toc241509268"/>
      <w:bookmarkStart w:id="12816" w:name="_Toc244416755"/>
      <w:bookmarkStart w:id="12817" w:name="_Toc276631119"/>
      <w:bookmarkStart w:id="12818" w:name="_Toc314500675"/>
      <w:r w:rsidRPr="00E77497">
        <w:t>15.3.1</w:t>
      </w:r>
      <w:r w:rsidRPr="00E77497">
        <w:tab/>
        <w:t>The Function Constructor Called as a Functio</w:t>
      </w:r>
      <w:bookmarkEnd w:id="12806"/>
      <w:bookmarkEnd w:id="12807"/>
      <w:bookmarkEnd w:id="12808"/>
      <w:bookmarkEnd w:id="12809"/>
      <w:bookmarkEnd w:id="12810"/>
      <w:r w:rsidRPr="00E77497">
        <w:t>n</w:t>
      </w:r>
      <w:bookmarkEnd w:id="12812"/>
      <w:bookmarkEnd w:id="12813"/>
      <w:bookmarkEnd w:id="12814"/>
      <w:bookmarkEnd w:id="12815"/>
      <w:bookmarkEnd w:id="12816"/>
      <w:bookmarkEnd w:id="12817"/>
      <w:bookmarkEnd w:id="12818"/>
    </w:p>
    <w:p w14:paraId="2E34CEF2"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a function rather than as a constructor, it creates and initialises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12819" w:name="_Toc385672270"/>
      <w:bookmarkStart w:id="12820" w:name="_Toc393690384"/>
      <w:bookmarkStart w:id="12821" w:name="_Ref404501403"/>
    </w:p>
    <w:p w14:paraId="3AF3E97D" w14:textId="77777777" w:rsidR="004C02EF" w:rsidRPr="00E77497" w:rsidRDefault="004C02EF" w:rsidP="004C02EF">
      <w:pPr>
        <w:pStyle w:val="40"/>
        <w:numPr>
          <w:ilvl w:val="0"/>
          <w:numId w:val="0"/>
        </w:numPr>
      </w:pPr>
      <w:r w:rsidRPr="00E77497">
        <w:t>15.3.1.1</w:t>
      </w:r>
      <w:r w:rsidRPr="00E77497">
        <w:tab/>
        <w:t xml:space="preserve">Function (p1, p2, </w:t>
      </w:r>
      <w:r w:rsidRPr="00E77497">
        <w:rPr>
          <w:snapToGrid w:val="0"/>
        </w:rPr>
        <w:t>…</w:t>
      </w:r>
      <w:r w:rsidRPr="00E77497">
        <w:t xml:space="preserve"> , pn, body</w:t>
      </w:r>
      <w:bookmarkEnd w:id="12819"/>
      <w:bookmarkEnd w:id="12820"/>
      <w:bookmarkEnd w:id="12821"/>
      <w:r w:rsidRPr="00E77497">
        <w:t>)</w:t>
      </w:r>
    </w:p>
    <w:p w14:paraId="3A513681" w14:textId="77777777" w:rsidR="004C02EF" w:rsidRPr="00E77497" w:rsidRDefault="004C02EF" w:rsidP="004C02EF">
      <w:r w:rsidRPr="00E77497">
        <w:t xml:space="preserve">When the </w:t>
      </w:r>
      <w:r w:rsidRPr="00E77497">
        <w:rPr>
          <w:rFonts w:ascii="Courier New" w:hAnsi="Courier New"/>
          <w:b/>
        </w:rPr>
        <w:t>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58A4C163" w14:textId="77777777" w:rsidR="004C02EF" w:rsidRPr="00E77497" w:rsidRDefault="004C02EF" w:rsidP="00834A33">
      <w:pPr>
        <w:pStyle w:val="Alg4"/>
        <w:numPr>
          <w:ilvl w:val="0"/>
          <w:numId w:val="186"/>
        </w:numPr>
        <w:spacing w:after="220"/>
      </w:pPr>
      <w:r w:rsidRPr="00E77497">
        <w:t xml:space="preserve">Create and return a new Function object as if the standard built-in constructor Function was used in a </w:t>
      </w:r>
      <w:r w:rsidRPr="00E77497">
        <w:rPr>
          <w:b/>
        </w:rPr>
        <w:t xml:space="preserve">new </w:t>
      </w:r>
      <w:r w:rsidRPr="00E77497">
        <w:t>expression with the same arguments (15.3.2.1).</w:t>
      </w:r>
      <w:bookmarkStart w:id="12822" w:name="_Toc385672271"/>
      <w:bookmarkStart w:id="12823" w:name="_Ref393527461"/>
      <w:bookmarkStart w:id="12824" w:name="_Toc393690385"/>
      <w:bookmarkStart w:id="12825" w:name="_Ref404501432"/>
    </w:p>
    <w:p w14:paraId="439BDA97" w14:textId="77777777" w:rsidR="004C02EF" w:rsidRPr="00E77497" w:rsidRDefault="004C02EF" w:rsidP="00B43482">
      <w:pPr>
        <w:pStyle w:val="30"/>
        <w:numPr>
          <w:ilvl w:val="0"/>
          <w:numId w:val="0"/>
        </w:numPr>
      </w:pPr>
      <w:bookmarkStart w:id="12826" w:name="_Ref424531741"/>
      <w:bookmarkStart w:id="12827" w:name="_Toc472818916"/>
      <w:bookmarkStart w:id="12828" w:name="_Toc235503494"/>
      <w:bookmarkStart w:id="12829" w:name="_Toc241509269"/>
      <w:bookmarkStart w:id="12830" w:name="_Toc244416756"/>
      <w:bookmarkStart w:id="12831" w:name="_Toc276631120"/>
      <w:bookmarkStart w:id="12832" w:name="_Toc314500676"/>
      <w:r w:rsidRPr="00E77497">
        <w:t>15.3.2</w:t>
      </w:r>
      <w:r w:rsidRPr="00E77497">
        <w:tab/>
        <w:t>The Function Constructo</w:t>
      </w:r>
      <w:bookmarkEnd w:id="12811"/>
      <w:bookmarkEnd w:id="12822"/>
      <w:bookmarkEnd w:id="12823"/>
      <w:bookmarkEnd w:id="12824"/>
      <w:bookmarkEnd w:id="12825"/>
      <w:r w:rsidRPr="00E77497">
        <w:t>r</w:t>
      </w:r>
      <w:bookmarkStart w:id="12833" w:name="_Toc382291611"/>
      <w:bookmarkEnd w:id="12826"/>
      <w:bookmarkEnd w:id="12827"/>
      <w:bookmarkEnd w:id="12828"/>
      <w:bookmarkEnd w:id="12829"/>
      <w:bookmarkEnd w:id="12830"/>
      <w:bookmarkEnd w:id="12831"/>
      <w:bookmarkEnd w:id="12832"/>
    </w:p>
    <w:p w14:paraId="4D1DB4B6"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2834" w:name="_Toc385672272"/>
      <w:bookmarkStart w:id="12835" w:name="_Ref387139557"/>
      <w:bookmarkStart w:id="12836" w:name="_Ref387225901"/>
      <w:bookmarkStart w:id="12837" w:name="_Ref393528099"/>
      <w:bookmarkStart w:id="12838" w:name="_Toc393690386"/>
      <w:bookmarkStart w:id="12839" w:name="_Ref404501197"/>
      <w:bookmarkStart w:id="12840" w:name="_Ref404501211"/>
      <w:bookmarkStart w:id="12841" w:name="_Ref404501248"/>
      <w:bookmarkStart w:id="12842" w:name="_Ref404501266"/>
      <w:bookmarkStart w:id="12843" w:name="_Ref404501719"/>
      <w:bookmarkStart w:id="12844" w:name="_Ref404501788"/>
      <w:bookmarkStart w:id="12845" w:name="_Ref404501803"/>
    </w:p>
    <w:p w14:paraId="07AA8C80" w14:textId="77777777" w:rsidR="004C02EF" w:rsidRPr="00E77497" w:rsidRDefault="004C02EF" w:rsidP="004C02EF">
      <w:pPr>
        <w:pStyle w:val="40"/>
        <w:numPr>
          <w:ilvl w:val="0"/>
          <w:numId w:val="0"/>
        </w:numPr>
      </w:pPr>
      <w:bookmarkStart w:id="12846" w:name="_Ref424534066"/>
      <w:r w:rsidRPr="00E77497">
        <w:t>15.3.2.1</w:t>
      </w:r>
      <w:r w:rsidRPr="00E77497">
        <w:tab/>
        <w:t xml:space="preserve">new Function (p1, p2, </w:t>
      </w:r>
      <w:r w:rsidRPr="00E77497">
        <w:rPr>
          <w:snapToGrid w:val="0"/>
        </w:rPr>
        <w:t>…</w:t>
      </w:r>
      <w:r w:rsidRPr="00E77497">
        <w:t xml:space="preserve"> , pn, body</w:t>
      </w:r>
      <w:bookmarkEnd w:id="12834"/>
      <w:bookmarkEnd w:id="12835"/>
      <w:bookmarkEnd w:id="12836"/>
      <w:bookmarkEnd w:id="12837"/>
      <w:bookmarkEnd w:id="12838"/>
      <w:bookmarkEnd w:id="12839"/>
      <w:bookmarkEnd w:id="12840"/>
      <w:bookmarkEnd w:id="12841"/>
      <w:bookmarkEnd w:id="12842"/>
      <w:bookmarkEnd w:id="12843"/>
      <w:bookmarkEnd w:id="12844"/>
      <w:bookmarkEnd w:id="12845"/>
      <w:r w:rsidRPr="00E77497">
        <w:t>)</w:t>
      </w:r>
      <w:bookmarkEnd w:id="12846"/>
    </w:p>
    <w:p w14:paraId="34DCD0EF" w14:textId="77777777" w:rsidR="004C02EF" w:rsidRPr="00E77497" w:rsidRDefault="004C02EF" w:rsidP="004C02EF">
      <w:r w:rsidRPr="00E77497">
        <w:t>The last argument specifies the body (executable code) of a function; any preceding arguments specify formal parameters.</w:t>
      </w:r>
    </w:p>
    <w:p w14:paraId="164830C7" w14:textId="77777777" w:rsidR="004C02EF" w:rsidRPr="00E77497" w:rsidRDefault="004C02EF" w:rsidP="004C02EF">
      <w:r w:rsidRPr="00E77497">
        <w:t xml:space="preserve">When the </w:t>
      </w:r>
      <w:r w:rsidRPr="00E77497">
        <w:rPr>
          <w:rFonts w:ascii="Courier New" w:hAnsi="Courier New"/>
          <w:b/>
        </w:rPr>
        <w:t>Function</w:t>
      </w:r>
      <w:r w:rsidRPr="00E77497">
        <w:t xml:space="preserve"> constructor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6A83EE80" w14:textId="77777777"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14:paraId="626184C8" w14:textId="77777777"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14:paraId="522FD628" w14:textId="77777777"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ins w:id="12847" w:author="Rev 4 Allen Wirfs-Brock" w:date="2011-10-18T11:26:00Z">
        <w:r w:rsidR="00CD7F0F" w:rsidRPr="00E77497">
          <w:rPr>
            <w:i/>
          </w:rPr>
          <w:t>Text</w:t>
        </w:r>
      </w:ins>
      <w:r w:rsidRPr="00E77497">
        <w:t xml:space="preserve"> be the empty String.</w:t>
      </w:r>
    </w:p>
    <w:p w14:paraId="10378CC8" w14:textId="77777777"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ins w:id="12848" w:author="Rev 4 Allen Wirfs-Brock" w:date="2011-10-18T11:26:00Z">
        <w:r w:rsidR="00CD7F0F" w:rsidRPr="00E77497">
          <w:rPr>
            <w:i/>
          </w:rPr>
          <w:t>Text</w:t>
        </w:r>
      </w:ins>
      <w:r w:rsidRPr="00E77497">
        <w:t xml:space="preserve"> be that argument.</w:t>
      </w:r>
    </w:p>
    <w:p w14:paraId="3E209CBD" w14:textId="77777777" w:rsidR="004C02EF" w:rsidRPr="00E77497" w:rsidRDefault="004C02EF" w:rsidP="00834A33">
      <w:pPr>
        <w:pStyle w:val="Alg4"/>
        <w:numPr>
          <w:ilvl w:val="0"/>
          <w:numId w:val="187"/>
        </w:numPr>
      </w:pPr>
      <w:r w:rsidRPr="00E77497">
        <w:t xml:space="preserve">Else, </w:t>
      </w:r>
      <w:r w:rsidRPr="00E77497">
        <w:rPr>
          <w:i/>
        </w:rPr>
        <w:t>argCount</w:t>
      </w:r>
      <w:r w:rsidRPr="00E77497">
        <w:t xml:space="preserve"> &gt; 1</w:t>
      </w:r>
    </w:p>
    <w:p w14:paraId="0429CE76" w14:textId="77777777"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14:paraId="52E24980" w14:textId="77777777"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14:paraId="4E2A9C06" w14:textId="77777777"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14:paraId="53B07AEE" w14:textId="77777777"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14:paraId="3468D3C1" w14:textId="77777777"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14:paraId="34905E0B" w14:textId="77777777"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ToString(</w:t>
      </w:r>
      <w:r w:rsidRPr="00E77497">
        <w:rPr>
          <w:i/>
        </w:rPr>
        <w:t>nextArg</w:t>
      </w:r>
      <w:r w:rsidRPr="00E77497">
        <w:t>).</w:t>
      </w:r>
    </w:p>
    <w:p w14:paraId="2174980D" w14:textId="77777777"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14:paraId="10F9EC37" w14:textId="77777777"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14:paraId="5EE7A404" w14:textId="77777777" w:rsidR="004C02EF" w:rsidRPr="00E77497" w:rsidRDefault="004C02EF" w:rsidP="006361CF">
      <w:pPr>
        <w:pStyle w:val="Alg4"/>
        <w:numPr>
          <w:ilvl w:val="0"/>
          <w:numId w:val="187"/>
        </w:numPr>
        <w:pPrChange w:id="12849" w:author="Rev 4 Allen Wirfs-Brock" w:date="2011-11-07T12:16:00Z">
          <w:pPr>
            <w:pStyle w:val="Alg4"/>
            <w:numPr>
              <w:numId w:val="191"/>
            </w:numPr>
            <w:tabs>
              <w:tab w:val="num" w:pos="360"/>
            </w:tabs>
            <w:ind w:left="360" w:hanging="360"/>
          </w:pPr>
        </w:pPrChange>
      </w:pPr>
      <w:r w:rsidRPr="00E77497">
        <w:t xml:space="preserve">Let </w:t>
      </w:r>
      <w:r w:rsidRPr="00E77497">
        <w:rPr>
          <w:i/>
        </w:rPr>
        <w:t>body</w:t>
      </w:r>
      <w:ins w:id="12850" w:author="Rev 4 Allen Wirfs-Brock" w:date="2011-10-18T11:27:00Z">
        <w:r w:rsidR="00CD7F0F" w:rsidRPr="00E77497">
          <w:rPr>
            <w:i/>
          </w:rPr>
          <w:t>Text</w:t>
        </w:r>
      </w:ins>
      <w:r w:rsidRPr="00E77497">
        <w:t xml:space="preserve"> be ToString(</w:t>
      </w:r>
      <w:r w:rsidRPr="00E77497">
        <w:rPr>
          <w:i/>
        </w:rPr>
        <w:t>body</w:t>
      </w:r>
      <w:ins w:id="12851" w:author="Rev 4 Allen Wirfs-Brock" w:date="2011-10-18T11:27:00Z">
        <w:r w:rsidR="00CD7F0F" w:rsidRPr="00E77497">
          <w:rPr>
            <w:i/>
          </w:rPr>
          <w:t>Text</w:t>
        </w:r>
      </w:ins>
      <w:r w:rsidRPr="00E77497">
        <w:t>).</w:t>
      </w:r>
    </w:p>
    <w:p w14:paraId="778C0378" w14:textId="77777777" w:rsidR="004C02EF" w:rsidRPr="00E77497" w:rsidRDefault="004C02EF" w:rsidP="006361CF">
      <w:pPr>
        <w:pStyle w:val="Alg4"/>
        <w:numPr>
          <w:ilvl w:val="0"/>
          <w:numId w:val="187"/>
        </w:numPr>
        <w:pPrChange w:id="12852" w:author="Rev 4 Allen Wirfs-Brock" w:date="2011-11-07T12:16:00Z">
          <w:pPr>
            <w:pStyle w:val="Alg4"/>
            <w:numPr>
              <w:numId w:val="191"/>
            </w:numPr>
            <w:tabs>
              <w:tab w:val="num" w:pos="360"/>
            </w:tabs>
            <w:ind w:left="360" w:hanging="360"/>
          </w:pPr>
        </w:pPrChange>
      </w:pPr>
      <w:commentRangeStart w:id="12853"/>
      <w:del w:id="12854" w:author="Rev 4 Allen Wirfs-Brock" w:date="2011-10-18T11:29:00Z">
        <w:r w:rsidRPr="00E77497" w:rsidDel="004479AD">
          <w:delText xml:space="preserve">If </w:delText>
        </w:r>
      </w:del>
      <w:ins w:id="12855" w:author="Rev 4 Allen Wirfs-Brock" w:date="2011-10-18T11:29:00Z">
        <w:r w:rsidR="004479AD" w:rsidRPr="00E77497">
          <w:t xml:space="preserve">Let </w:t>
        </w:r>
        <w:r w:rsidR="004479AD" w:rsidRPr="004D1BD1">
          <w:rPr>
            <w:i/>
            <w:rPrChange w:id="12856" w:author="Rev 4 Allen Wirfs-Brock" w:date="2011-11-04T08:51:00Z">
              <w:rPr/>
            </w:rPrChange>
          </w:rPr>
          <w:t>parameters</w:t>
        </w:r>
        <w:r w:rsidR="004479AD" w:rsidRPr="004D1BD1">
          <w:t xml:space="preserve"> be the result of parsing</w:t>
        </w:r>
        <w:r w:rsidR="004479AD" w:rsidRPr="003B4312">
          <w:t xml:space="preserve"> </w:t>
        </w:r>
      </w:ins>
      <w:r w:rsidRPr="006B6D0A">
        <w:rPr>
          <w:i/>
        </w:rPr>
        <w:t>P</w:t>
      </w:r>
      <w:r w:rsidRPr="006B6D0A">
        <w:t xml:space="preserve"> </w:t>
      </w:r>
      <w:del w:id="12857" w:author="Rev 4 Allen Wirfs-Brock" w:date="2011-10-18T11:30:00Z">
        <w:r w:rsidRPr="006B6D0A" w:rsidDel="004479AD">
          <w:delText>is not parsable as a</w:delText>
        </w:r>
      </w:del>
      <w:ins w:id="12858" w:author="Rev 4 Allen Wirfs-Brock" w:date="2011-10-18T11:30:00Z">
        <w:r w:rsidR="004479AD" w:rsidRPr="00E65A34">
          <w:t>using</w:t>
        </w:r>
      </w:ins>
      <w:r w:rsidRPr="00546435">
        <w:t xml:space="preserve"> </w:t>
      </w:r>
      <w:r w:rsidRPr="00A67AF2">
        <w:rPr>
          <w:i/>
        </w:rPr>
        <w:t>FormalParameterList</w:t>
      </w:r>
      <w:del w:id="12859" w:author="Rev 4 Allen Wirfs-Brock" w:date="2011-10-18T11:24:00Z">
        <w:r w:rsidRPr="00A67AF2" w:rsidDel="00CD7F0F">
          <w:rPr>
            <w:rFonts w:ascii="Arial" w:hAnsi="Arial"/>
            <w:vertAlign w:val="subscript"/>
          </w:rPr>
          <w:delText>opt</w:delText>
        </w:r>
      </w:del>
      <w:r w:rsidRPr="00A67AF2">
        <w:t xml:space="preserve"> </w:t>
      </w:r>
      <w:ins w:id="12860" w:author="Rev 4 Allen Wirfs-Brock" w:date="2011-10-18T11:30:00Z">
        <w:r w:rsidR="004479AD" w:rsidRPr="00B820AB">
          <w:t xml:space="preserve">as the goal symbol. </w:t>
        </w:r>
      </w:ins>
      <w:del w:id="12861" w:author="Rev 4 Allen Wirfs-Brock" w:date="2011-10-18T11:30:00Z">
        <w:r w:rsidRPr="00675B74" w:rsidDel="004479AD">
          <w:delText>then t</w:delText>
        </w:r>
      </w:del>
      <w:ins w:id="12862" w:author="Rev 4 Allen Wirfs-Brock" w:date="2011-10-18T11:30:00Z">
        <w:r w:rsidR="004479AD" w:rsidRPr="00E77497">
          <w:t>T</w:t>
        </w:r>
      </w:ins>
      <w:r w:rsidRPr="00E77497">
        <w:t xml:space="preserve">hrow a </w:t>
      </w:r>
      <w:r w:rsidRPr="00E77497">
        <w:rPr>
          <w:b/>
        </w:rPr>
        <w:t>SyntaxError</w:t>
      </w:r>
      <w:r w:rsidRPr="00E77497">
        <w:t xml:space="preserve"> exception</w:t>
      </w:r>
      <w:ins w:id="12863" w:author="Rev 4 Allen Wirfs-Brock" w:date="2011-10-18T11:31:00Z">
        <w:r w:rsidR="004479AD" w:rsidRPr="00E77497">
          <w:t xml:space="preserve"> if the parse fails</w:t>
        </w:r>
      </w:ins>
      <w:r w:rsidRPr="00E77497">
        <w:t>.</w:t>
      </w:r>
    </w:p>
    <w:p w14:paraId="516E0083" w14:textId="77777777" w:rsidR="004479AD" w:rsidRPr="00E77497" w:rsidRDefault="004479AD" w:rsidP="006361CF">
      <w:pPr>
        <w:pStyle w:val="Alg4"/>
        <w:numPr>
          <w:ilvl w:val="0"/>
          <w:numId w:val="187"/>
        </w:numPr>
        <w:rPr>
          <w:ins w:id="12864" w:author="Rev 4 Allen Wirfs-Brock" w:date="2011-10-18T11:32:00Z"/>
        </w:rPr>
        <w:pPrChange w:id="12865" w:author="Rev 4 Allen Wirfs-Brock" w:date="2011-11-07T12:16:00Z">
          <w:pPr>
            <w:pStyle w:val="Alg4"/>
            <w:numPr>
              <w:numId w:val="191"/>
            </w:numPr>
            <w:tabs>
              <w:tab w:val="num" w:pos="360"/>
            </w:tabs>
            <w:ind w:left="360" w:hanging="360"/>
          </w:pPr>
        </w:pPrChange>
      </w:pPr>
      <w:ins w:id="12866" w:author="Rev 4 Allen Wirfs-Brock" w:date="2011-10-18T11:32: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12867" w:author="Rev 4 Allen Wirfs-Brock" w:date="2011-10-18T11:33:00Z">
        <w:r w:rsidRPr="00E77497">
          <w:rPr>
            <w:i/>
          </w:rPr>
          <w:t>FunctionBody</w:t>
        </w:r>
      </w:ins>
      <w:ins w:id="12868" w:author="Rev 4 Allen Wirfs-Brock" w:date="2011-10-18T11:32:00Z">
        <w:r w:rsidRPr="00E77497">
          <w:t xml:space="preserve"> as the goal symbol. Throw a </w:t>
        </w:r>
        <w:r w:rsidRPr="00E77497">
          <w:rPr>
            <w:b/>
          </w:rPr>
          <w:t>SyntaxError</w:t>
        </w:r>
        <w:r w:rsidRPr="00E77497">
          <w:t xml:space="preserve"> exception if the parse fails.</w:t>
        </w:r>
      </w:ins>
    </w:p>
    <w:commentRangeEnd w:id="12853"/>
    <w:p w14:paraId="04168D6A" w14:textId="77777777" w:rsidR="004C02EF" w:rsidRPr="00A67AF2" w:rsidDel="004479AD" w:rsidRDefault="004479AD" w:rsidP="006361CF">
      <w:pPr>
        <w:pStyle w:val="Alg4"/>
        <w:numPr>
          <w:ilvl w:val="0"/>
          <w:numId w:val="187"/>
        </w:numPr>
        <w:rPr>
          <w:del w:id="12869" w:author="Rev 4 Allen Wirfs-Brock" w:date="2011-10-18T11:33:00Z"/>
        </w:rPr>
        <w:pPrChange w:id="12870" w:author="Rev 4 Allen Wirfs-Brock" w:date="2011-11-07T12:16:00Z">
          <w:pPr>
            <w:pStyle w:val="Alg4"/>
            <w:numPr>
              <w:numId w:val="191"/>
            </w:numPr>
            <w:tabs>
              <w:tab w:val="num" w:pos="360"/>
            </w:tabs>
            <w:ind w:left="360" w:hanging="360"/>
          </w:pPr>
        </w:pPrChange>
      </w:pPr>
      <w:ins w:id="12871" w:author="Rev 4 Allen Wirfs-Brock" w:date="2011-10-18T11:34:00Z">
        <w:r w:rsidRPr="00E77497">
          <w:rPr>
            <w:rStyle w:val="af4"/>
            <w:rFonts w:ascii="Arial" w:eastAsia="MS Mincho" w:hAnsi="Arial"/>
            <w:spacing w:val="0"/>
            <w:lang w:val="en-GB" w:eastAsia="ja-JP"/>
          </w:rPr>
          <w:commentReference w:id="12853"/>
        </w:r>
      </w:ins>
      <w:del w:id="12872" w:author="Rev 4 Allen Wirfs-Brock" w:date="2011-10-18T11:33:00Z">
        <w:r w:rsidR="004C02EF" w:rsidRPr="003B4312" w:rsidDel="004479AD">
          <w:delText xml:space="preserve">If </w:delText>
        </w:r>
        <w:r w:rsidR="004C02EF" w:rsidRPr="006B6D0A" w:rsidDel="004479AD">
          <w:rPr>
            <w:i/>
          </w:rPr>
          <w:delText>body</w:delText>
        </w:r>
        <w:r w:rsidR="004C02EF" w:rsidRPr="006B6D0A" w:rsidDel="004479AD">
          <w:delText xml:space="preserve"> is not parsable as </w:delText>
        </w:r>
        <w:r w:rsidR="004C02EF" w:rsidRPr="006B6D0A" w:rsidDel="004479AD">
          <w:rPr>
            <w:i/>
          </w:rPr>
          <w:delText>FunctionBody</w:delText>
        </w:r>
        <w:r w:rsidR="004C02EF" w:rsidRPr="00E65A34" w:rsidDel="004479AD">
          <w:delText xml:space="preserve"> then thro</w:delText>
        </w:r>
        <w:r w:rsidR="004C02EF" w:rsidRPr="00546435" w:rsidDel="004479AD">
          <w:delText xml:space="preserve">w a </w:delText>
        </w:r>
        <w:r w:rsidR="004C02EF" w:rsidRPr="00A67AF2" w:rsidDel="004479AD">
          <w:rPr>
            <w:b/>
          </w:rPr>
          <w:delText>SyntaxError</w:delText>
        </w:r>
        <w:r w:rsidR="004C02EF" w:rsidRPr="00A67AF2" w:rsidDel="004479AD">
          <w:delText xml:space="preserve"> exception.</w:delText>
        </w:r>
      </w:del>
    </w:p>
    <w:p w14:paraId="703BDD98" w14:textId="77777777" w:rsidR="004C02EF" w:rsidRPr="00E77497" w:rsidRDefault="004C02EF" w:rsidP="006361CF">
      <w:pPr>
        <w:pStyle w:val="Alg4"/>
        <w:numPr>
          <w:ilvl w:val="0"/>
          <w:numId w:val="187"/>
        </w:numPr>
        <w:spacing w:after="220"/>
        <w:contextualSpacing/>
        <w:pPrChange w:id="12873" w:author="Rev 4 Allen Wirfs-Brock" w:date="2011-11-07T12:16:00Z">
          <w:pPr>
            <w:pStyle w:val="Alg4"/>
            <w:numPr>
              <w:numId w:val="191"/>
            </w:numPr>
            <w:tabs>
              <w:tab w:val="num" w:pos="360"/>
            </w:tabs>
            <w:spacing w:after="220"/>
            <w:ind w:left="360" w:hanging="360"/>
            <w:contextualSpacing/>
          </w:pPr>
        </w:pPrChange>
      </w:pPr>
      <w:r w:rsidRPr="00A67AF2">
        <w:t>If</w:t>
      </w:r>
      <w:r w:rsidRPr="00B820AB">
        <w:rPr>
          <w:i/>
        </w:rPr>
        <w:t xml:space="preserve"> body</w:t>
      </w:r>
      <w:ins w:id="12874" w:author="Rev 4 Allen Wirfs-Brock" w:date="2011-10-18T11:34:00Z">
        <w:r w:rsidR="004479AD" w:rsidRPr="00675B74">
          <w:rPr>
            <w:i/>
          </w:rPr>
          <w:t>Text</w:t>
        </w:r>
      </w:ins>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3B0F200" w14:textId="77777777" w:rsidR="004C02EF" w:rsidRPr="00E77497" w:rsidRDefault="004C02EF" w:rsidP="006361CF">
      <w:pPr>
        <w:pStyle w:val="Alg4"/>
        <w:numPr>
          <w:ilvl w:val="0"/>
          <w:numId w:val="187"/>
        </w:numPr>
        <w:spacing w:after="220"/>
        <w:contextualSpacing/>
        <w:pPrChange w:id="12875" w:author="Rev 4 Allen Wirfs-Brock" w:date="2011-11-07T12:16:00Z">
          <w:pPr>
            <w:pStyle w:val="Alg4"/>
            <w:numPr>
              <w:numId w:val="191"/>
            </w:numPr>
            <w:tabs>
              <w:tab w:val="num" w:pos="360"/>
            </w:tabs>
            <w:spacing w:after="220"/>
            <w:ind w:left="360" w:hanging="360"/>
            <w:contextualSpacing/>
          </w:pPr>
        </w:pPrChange>
      </w:pPr>
      <w:r w:rsidRPr="00E77497">
        <w:t xml:space="preserve">If </w:t>
      </w:r>
      <w:r w:rsidRPr="00E77497">
        <w:rPr>
          <w:i/>
        </w:rPr>
        <w:t>strict</w:t>
      </w:r>
      <w:r w:rsidRPr="00E77497">
        <w:t xml:space="preserve"> is </w:t>
      </w:r>
      <w:r w:rsidRPr="00E77497">
        <w:rPr>
          <w:b/>
        </w:rPr>
        <w:t>true</w:t>
      </w:r>
      <w:r w:rsidRPr="00E77497">
        <w:t xml:space="preserve">, throw any exceptions specified in 13.1 that apply. </w:t>
      </w:r>
    </w:p>
    <w:p w14:paraId="7640C57C" w14:textId="77777777" w:rsidR="004C02EF" w:rsidRPr="00E77497" w:rsidRDefault="004C02EF" w:rsidP="006361CF">
      <w:pPr>
        <w:pStyle w:val="Alg4"/>
        <w:numPr>
          <w:ilvl w:val="0"/>
          <w:numId w:val="187"/>
        </w:numPr>
        <w:spacing w:after="220"/>
        <w:pPrChange w:id="12876" w:author="Rev 4 Allen Wirfs-Brock" w:date="2011-11-07T12:16:00Z">
          <w:pPr>
            <w:pStyle w:val="Alg4"/>
            <w:numPr>
              <w:numId w:val="191"/>
            </w:numPr>
            <w:tabs>
              <w:tab w:val="num" w:pos="360"/>
            </w:tabs>
            <w:spacing w:after="220"/>
            <w:ind w:left="360" w:hanging="360"/>
          </w:pPr>
        </w:pPrChange>
      </w:pPr>
      <w:r w:rsidRPr="00E77497">
        <w:t xml:space="preserve">Return a new Function object created as specified in 13.2 passing </w:t>
      </w:r>
      <w:del w:id="12877" w:author="Rev 4 Allen Wirfs-Brock" w:date="2011-10-18T11:34:00Z">
        <w:r w:rsidRPr="00E77497" w:rsidDel="004479AD">
          <w:rPr>
            <w:i/>
          </w:rPr>
          <w:delText>P</w:delText>
        </w:r>
        <w:r w:rsidRPr="00E77497" w:rsidDel="004479AD">
          <w:delText xml:space="preserve"> </w:delText>
        </w:r>
      </w:del>
      <w:ins w:id="12878" w:author="Rev 4 Allen Wirfs-Brock" w:date="2011-10-18T11:34:00Z">
        <w:r w:rsidR="004479AD" w:rsidRPr="00E77497">
          <w:rPr>
            <w:i/>
          </w:rPr>
          <w:t>parameters</w:t>
        </w:r>
        <w:r w:rsidR="004479AD" w:rsidRPr="00E77497">
          <w:t xml:space="preserve"> </w:t>
        </w:r>
      </w:ins>
      <w:r w:rsidRPr="00E77497">
        <w:t xml:space="preserve">as the </w:t>
      </w:r>
      <w:r w:rsidRPr="00E77497">
        <w:rPr>
          <w:i/>
        </w:rPr>
        <w:t>FormalParameterList</w:t>
      </w:r>
      <w:del w:id="12879" w:author="Rev 4 Allen Wirfs-Brock" w:date="2011-10-18T11:34:00Z">
        <w:r w:rsidRPr="00E77497" w:rsidDel="004479AD">
          <w:rPr>
            <w:rFonts w:ascii="Arial" w:hAnsi="Arial" w:cs="Arial"/>
            <w:vertAlign w:val="subscript"/>
          </w:rPr>
          <w:delText>opt</w:delText>
        </w:r>
      </w:del>
      <w:r w:rsidRPr="00E77497">
        <w:t xml:space="preserve"> and </w:t>
      </w:r>
      <w:r w:rsidRPr="00E77497">
        <w:rPr>
          <w:i/>
        </w:rPr>
        <w:t>body</w:t>
      </w:r>
      <w:r w:rsidRPr="00E77497">
        <w:t xml:space="preserve"> as the </w:t>
      </w:r>
      <w:r w:rsidRPr="00E77497">
        <w:rPr>
          <w:i/>
        </w:rPr>
        <w:t>FunctionBody</w:t>
      </w:r>
      <w:r w:rsidRPr="00E77497">
        <w:t xml:space="preserve">. Pass in the Global Environment as the </w:t>
      </w:r>
      <w:r w:rsidRPr="00E77497">
        <w:rPr>
          <w:i/>
        </w:rPr>
        <w:t>Scope</w:t>
      </w:r>
      <w:r w:rsidRPr="00E77497">
        <w:t xml:space="preserve"> parameter and </w:t>
      </w:r>
      <w:r w:rsidRPr="00E77497">
        <w:rPr>
          <w:i/>
        </w:rPr>
        <w:t>strict</w:t>
      </w:r>
      <w:r w:rsidRPr="00E77497">
        <w:t xml:space="preserve"> as the </w:t>
      </w:r>
      <w:r w:rsidRPr="00E77497">
        <w:rPr>
          <w:i/>
        </w:rPr>
        <w:t>Strict</w:t>
      </w:r>
      <w:r w:rsidRPr="00E77497">
        <w:t xml:space="preserve"> flag.</w:t>
      </w:r>
    </w:p>
    <w:p w14:paraId="2DE51DEF"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 to provide for the possibility that the function will be used as a constructor.</w:t>
      </w:r>
    </w:p>
    <w:p w14:paraId="49BA2547"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0534EB44" w14:textId="77777777" w:rsidR="004C02EF" w:rsidRPr="00E77497" w:rsidRDefault="004C02EF" w:rsidP="004C02EF">
      <w:pPr>
        <w:pStyle w:val="CodeSample3"/>
        <w:ind w:left="1701"/>
        <w:rPr>
          <w:sz w:val="18"/>
        </w:rPr>
      </w:pPr>
      <w:r w:rsidRPr="00E77497">
        <w:rPr>
          <w:sz w:val="18"/>
        </w:rPr>
        <w:t>new Function("a", "b", "c", "return a+b+c")</w:t>
      </w:r>
    </w:p>
    <w:p w14:paraId="5A323457" w14:textId="77777777" w:rsidR="004C02EF" w:rsidRPr="00E77497" w:rsidRDefault="004C02EF" w:rsidP="004C02EF">
      <w:pPr>
        <w:pStyle w:val="CodeSample3"/>
        <w:ind w:left="1701"/>
        <w:rPr>
          <w:sz w:val="18"/>
        </w:rPr>
      </w:pPr>
      <w:r w:rsidRPr="00E77497">
        <w:rPr>
          <w:sz w:val="18"/>
        </w:rPr>
        <w:t>new Function("a, b, c", "return a+b+c")</w:t>
      </w:r>
    </w:p>
    <w:p w14:paraId="530EE6FD" w14:textId="77777777" w:rsidR="004C02EF" w:rsidRPr="00E77497" w:rsidRDefault="004C02EF" w:rsidP="004C02EF">
      <w:pPr>
        <w:pStyle w:val="CodeSample3"/>
        <w:ind w:left="1701"/>
        <w:rPr>
          <w:sz w:val="18"/>
        </w:rPr>
      </w:pPr>
      <w:r w:rsidRPr="00E77497">
        <w:rPr>
          <w:sz w:val="18"/>
        </w:rPr>
        <w:t>new Function("a,b", "c", "return a+b+c")</w:t>
      </w:r>
    </w:p>
    <w:p w14:paraId="7DC05BA3" w14:textId="77777777" w:rsidR="004C02EF" w:rsidRPr="00E77497" w:rsidRDefault="004C02EF" w:rsidP="00B43482">
      <w:pPr>
        <w:pStyle w:val="30"/>
        <w:numPr>
          <w:ilvl w:val="0"/>
          <w:numId w:val="0"/>
        </w:numPr>
      </w:pPr>
      <w:bookmarkStart w:id="12880" w:name="_Toc385672273"/>
      <w:bookmarkStart w:id="12881" w:name="_Toc393690387"/>
      <w:bookmarkStart w:id="12882" w:name="_Ref457709043"/>
      <w:bookmarkStart w:id="12883" w:name="_Toc472818917"/>
      <w:bookmarkStart w:id="12884" w:name="_Toc235503495"/>
      <w:bookmarkStart w:id="12885" w:name="_Toc241509270"/>
      <w:bookmarkStart w:id="12886" w:name="_Toc244416757"/>
      <w:bookmarkStart w:id="12887" w:name="_Toc276631121"/>
      <w:bookmarkStart w:id="12888" w:name="_Toc314500677"/>
      <w:r w:rsidRPr="00E77497">
        <w:t>15.3.3</w:t>
      </w:r>
      <w:r w:rsidRPr="00E77497">
        <w:tab/>
        <w:t>Properties of the Function Constructo</w:t>
      </w:r>
      <w:bookmarkEnd w:id="12833"/>
      <w:bookmarkEnd w:id="12880"/>
      <w:bookmarkEnd w:id="12881"/>
      <w:r w:rsidRPr="00E77497">
        <w:t>r</w:t>
      </w:r>
      <w:bookmarkStart w:id="12889" w:name="_Toc385672274"/>
      <w:bookmarkStart w:id="12890" w:name="_Ref393610728"/>
      <w:bookmarkStart w:id="12891" w:name="_Ref393614246"/>
      <w:bookmarkStart w:id="12892" w:name="_Toc393690388"/>
      <w:bookmarkStart w:id="12893" w:name="_Ref404501752"/>
      <w:bookmarkStart w:id="12894" w:name="_Ref404502250"/>
      <w:bookmarkStart w:id="12895" w:name="_Toc382291612"/>
      <w:bookmarkEnd w:id="12882"/>
      <w:bookmarkEnd w:id="12883"/>
      <w:bookmarkEnd w:id="12884"/>
      <w:bookmarkEnd w:id="12885"/>
      <w:bookmarkEnd w:id="12886"/>
      <w:bookmarkEnd w:id="12887"/>
      <w:bookmarkEnd w:id="12888"/>
    </w:p>
    <w:p w14:paraId="5788735A" w14:textId="77777777" w:rsidR="004C02EF" w:rsidRPr="00E77497" w:rsidRDefault="004C02EF" w:rsidP="004C02EF">
      <w:r w:rsidRPr="00E77497">
        <w:t xml:space="preserve">The Function constructor is itself a Function object and </w:t>
      </w:r>
      <w:del w:id="12896" w:author="Allen Wirfs-Brock" w:date="2011-07-02T13:51:00Z">
        <w:r w:rsidRPr="00E77497" w:rsidDel="00236470">
          <w:delText xml:space="preserve">its </w:delText>
        </w:r>
      </w:del>
      <w:ins w:id="12897" w:author="Allen Wirfs-Brock" w:date="2011-07-02T13:51:00Z">
        <w:r w:rsidR="00236470" w:rsidRPr="00E77497">
          <w:t xml:space="preserve">has a </w:t>
        </w:r>
      </w:ins>
      <w:r w:rsidRPr="00E77497">
        <w:t>[[</w:t>
      </w:r>
      <w:del w:id="12898" w:author="Allen Wirfs-Brock" w:date="2011-07-02T13:51:00Z">
        <w:r w:rsidRPr="00E77497" w:rsidDel="00236470">
          <w:delText>Class</w:delText>
        </w:r>
      </w:del>
      <w:ins w:id="12899" w:author="Allen Wirfs-Brock" w:date="2011-07-02T13:51:00Z">
        <w:del w:id="12900" w:author="Rev 3 Allen Wirfs-Brock" w:date="2011-09-07T15:30:00Z">
          <w:r w:rsidR="00236470" w:rsidRPr="00E77497" w:rsidDel="007516CC">
            <w:delText>IsFunction</w:delText>
          </w:r>
        </w:del>
      </w:ins>
      <w:ins w:id="12901" w:author="Rev 3 Allen Wirfs-Brock" w:date="2011-09-07T15:30:00Z">
        <w:r w:rsidR="007516CC" w:rsidRPr="00E77497">
          <w:t>NativeBrand</w:t>
        </w:r>
      </w:ins>
      <w:r w:rsidRPr="00E77497">
        <w:t xml:space="preserve">]] </w:t>
      </w:r>
      <w:del w:id="12902" w:author="Allen Wirfs-Brock" w:date="2011-07-02T13:51:00Z">
        <w:r w:rsidRPr="00E77497" w:rsidDel="00236470">
          <w:delText xml:space="preserve">is </w:delText>
        </w:r>
        <w:r w:rsidRPr="00E77497" w:rsidDel="00236470">
          <w:rPr>
            <w:rFonts w:ascii="Courier New" w:hAnsi="Courier New"/>
            <w:b/>
          </w:rPr>
          <w:delText>"Function"</w:delText>
        </w:r>
      </w:del>
      <w:ins w:id="12903" w:author="Allen Wirfs-Brock" w:date="2011-07-02T13:51:00Z">
        <w:r w:rsidR="00236470" w:rsidRPr="00E77497">
          <w:t>internal property</w:t>
        </w:r>
      </w:ins>
      <w:ins w:id="12904" w:author="Rev 3 Allen Wirfs-Brock" w:date="2011-09-07T15:31:00Z">
        <w:r w:rsidR="007516CC" w:rsidRPr="00E77497">
          <w:t xml:space="preserve"> whose value is NativeFunction</w:t>
        </w:r>
      </w:ins>
      <w:r w:rsidRPr="00E77497">
        <w:t>. The value of the [[Prototype]] internal property of the Function constructor is the standard built-in Function prototype object (15.3.4).</w:t>
      </w:r>
    </w:p>
    <w:p w14:paraId="28BE1658" w14:textId="77777777" w:rsidR="004C02EF" w:rsidRPr="00E77497" w:rsidRDefault="004C02EF" w:rsidP="004C02EF">
      <w:r w:rsidRPr="00E77497">
        <w:t xml:space="preserve">The value of the [[Extensible]] internal property of the Function constructor is </w:t>
      </w:r>
      <w:r w:rsidRPr="00E77497">
        <w:rPr>
          <w:b/>
        </w:rPr>
        <w:t>true</w:t>
      </w:r>
      <w:r w:rsidRPr="00E77497">
        <w:t>.</w:t>
      </w:r>
    </w:p>
    <w:p w14:paraId="1F6BEEDC" w14:textId="77777777" w:rsidR="004C02EF" w:rsidRPr="00E77497" w:rsidRDefault="004C02EF" w:rsidP="004C02EF">
      <w:r w:rsidRPr="00E77497">
        <w:t>The Function constructor has the following properties:</w:t>
      </w:r>
    </w:p>
    <w:p w14:paraId="0AB72CF1" w14:textId="77777777" w:rsidR="004C02EF" w:rsidRPr="00E77497" w:rsidRDefault="004C02EF" w:rsidP="004C02EF">
      <w:pPr>
        <w:pStyle w:val="40"/>
        <w:numPr>
          <w:ilvl w:val="0"/>
          <w:numId w:val="0"/>
        </w:numPr>
      </w:pPr>
      <w:bookmarkStart w:id="12905" w:name="_Ref424535839"/>
      <w:r w:rsidRPr="00E77497">
        <w:t>15.3.3.1</w:t>
      </w:r>
      <w:r w:rsidRPr="00E77497">
        <w:tab/>
        <w:t>Function.prototyp</w:t>
      </w:r>
      <w:bookmarkEnd w:id="12889"/>
      <w:bookmarkEnd w:id="12890"/>
      <w:bookmarkEnd w:id="12891"/>
      <w:bookmarkEnd w:id="12892"/>
      <w:bookmarkEnd w:id="12893"/>
      <w:bookmarkEnd w:id="12894"/>
      <w:r w:rsidRPr="00E77497">
        <w:t>e</w:t>
      </w:r>
      <w:bookmarkEnd w:id="12905"/>
    </w:p>
    <w:p w14:paraId="3043C3D0" w14:textId="77777777" w:rsidR="004C02EF" w:rsidRPr="00E77497" w:rsidRDefault="004C02EF" w:rsidP="004C02EF">
      <w:r w:rsidRPr="00E77497">
        <w:t xml:space="preserve">The initial value of </w:t>
      </w:r>
      <w:r w:rsidRPr="00E77497">
        <w:rPr>
          <w:rFonts w:ascii="Courier New" w:hAnsi="Courier New"/>
          <w:b/>
        </w:rPr>
        <w:t>Function.prototype</w:t>
      </w:r>
      <w:r w:rsidRPr="00E77497">
        <w:t xml:space="preserve"> is the standard built-in Function prototype object (15.3.4).</w:t>
      </w:r>
      <w:bookmarkStart w:id="12906" w:name="_Toc385672275"/>
    </w:p>
    <w:p w14:paraId="32BBC71F"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2907" w:name="_Toc393690389"/>
    </w:p>
    <w:p w14:paraId="68D2D1D1" w14:textId="77777777" w:rsidR="004C02EF" w:rsidRPr="00E77497" w:rsidRDefault="004C02EF" w:rsidP="004C02EF">
      <w:pPr>
        <w:pStyle w:val="40"/>
        <w:numPr>
          <w:ilvl w:val="0"/>
          <w:numId w:val="0"/>
        </w:numPr>
      </w:pPr>
      <w:r w:rsidRPr="00E77497">
        <w:t>15.3.3.2</w:t>
      </w:r>
      <w:r w:rsidRPr="00E77497">
        <w:tab/>
        <w:t>Function.length</w:t>
      </w:r>
    </w:p>
    <w:p w14:paraId="7AC82BCB" w14:textId="77777777" w:rsidR="004C02EF" w:rsidRPr="00E77497" w:rsidRDefault="004C02EF" w:rsidP="004C02E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C450806" w14:textId="77777777" w:rsidR="004C02EF" w:rsidRPr="00E77497" w:rsidRDefault="004C02EF" w:rsidP="00B43482">
      <w:pPr>
        <w:pStyle w:val="30"/>
        <w:numPr>
          <w:ilvl w:val="0"/>
          <w:numId w:val="0"/>
        </w:numPr>
      </w:pPr>
      <w:bookmarkStart w:id="12908" w:name="_Toc385672276"/>
      <w:bookmarkStart w:id="12909" w:name="_Ref393609190"/>
      <w:bookmarkStart w:id="12910" w:name="_Toc393690390"/>
      <w:bookmarkStart w:id="12911" w:name="_Ref404501768"/>
      <w:bookmarkStart w:id="12912" w:name="_Ref424534100"/>
      <w:bookmarkStart w:id="12913" w:name="_Toc472818918"/>
      <w:bookmarkStart w:id="12914" w:name="_Toc235503496"/>
      <w:bookmarkStart w:id="12915" w:name="_Toc241509271"/>
      <w:bookmarkStart w:id="12916" w:name="_Toc244416758"/>
      <w:bookmarkStart w:id="12917" w:name="_Toc276631122"/>
      <w:bookmarkStart w:id="12918" w:name="_Toc314500678"/>
      <w:bookmarkEnd w:id="12906"/>
      <w:bookmarkEnd w:id="12907"/>
      <w:r w:rsidRPr="00E77497">
        <w:t>15.3.4</w:t>
      </w:r>
      <w:r w:rsidRPr="00E77497">
        <w:tab/>
        <w:t>Properties of the Function Prototype Objec</w:t>
      </w:r>
      <w:bookmarkEnd w:id="12895"/>
      <w:bookmarkEnd w:id="12908"/>
      <w:bookmarkEnd w:id="12909"/>
      <w:bookmarkEnd w:id="12910"/>
      <w:bookmarkEnd w:id="12911"/>
      <w:r w:rsidRPr="00E77497">
        <w:t>t</w:t>
      </w:r>
      <w:bookmarkEnd w:id="12912"/>
      <w:bookmarkEnd w:id="12913"/>
      <w:bookmarkEnd w:id="12914"/>
      <w:bookmarkEnd w:id="12915"/>
      <w:bookmarkEnd w:id="12916"/>
      <w:bookmarkEnd w:id="12917"/>
      <w:bookmarkEnd w:id="12918"/>
    </w:p>
    <w:p w14:paraId="2F51C2FF" w14:textId="77777777" w:rsidR="004C02EF" w:rsidRPr="00E77497" w:rsidRDefault="004C02EF" w:rsidP="004C02EF">
      <w:r w:rsidRPr="00E77497">
        <w:t xml:space="preserve">The Function prototype object is itself a Function object </w:t>
      </w:r>
      <w:ins w:id="12919" w:author="Allen Wirfs-Brock" w:date="2011-07-02T13:52:00Z">
        <w:r w:rsidR="00236470" w:rsidRPr="00E77497">
          <w:t>and has a [[</w:t>
        </w:r>
        <w:del w:id="12920" w:author="Rev 3 Allen Wirfs-Brock" w:date="2011-09-07T15:32:00Z">
          <w:r w:rsidR="00236470" w:rsidRPr="00E77497" w:rsidDel="007516CC">
            <w:delText>IsFunction</w:delText>
          </w:r>
        </w:del>
      </w:ins>
      <w:ins w:id="12921" w:author="Rev 3 Allen Wirfs-Brock" w:date="2011-09-07T15:32:00Z">
        <w:r w:rsidR="007516CC" w:rsidRPr="00E77497">
          <w:t>NativeBrand</w:t>
        </w:r>
      </w:ins>
      <w:ins w:id="12922" w:author="Allen Wirfs-Brock" w:date="2011-07-02T13:52:00Z">
        <w:r w:rsidR="00236470" w:rsidRPr="00E77497">
          <w:t>]] internal property</w:t>
        </w:r>
      </w:ins>
      <w:ins w:id="12923" w:author="Rev 3 Allen Wirfs-Brock" w:date="2011-09-07T15:31:00Z">
        <w:r w:rsidR="007516CC" w:rsidRPr="00E77497">
          <w:t xml:space="preserve"> whose value is NativeFunction</w:t>
        </w:r>
        <w:r w:rsidR="007516CC" w:rsidRPr="00E77497" w:rsidDel="00236470">
          <w:t xml:space="preserve"> </w:t>
        </w:r>
      </w:ins>
      <w:del w:id="12924" w:author="Allen Wirfs-Brock" w:date="2011-07-02T13:52:00Z">
        <w:r w:rsidRPr="00E77497" w:rsidDel="00236470">
          <w:delText xml:space="preserve">(its [[Class]] is </w:delText>
        </w:r>
        <w:r w:rsidRPr="00E77497" w:rsidDel="00236470">
          <w:rPr>
            <w:rFonts w:ascii="Courier New" w:hAnsi="Courier New"/>
            <w:b/>
          </w:rPr>
          <w:delText>"Function"</w:delText>
        </w:r>
        <w:r w:rsidRPr="00E77497" w:rsidDel="00236470">
          <w:delText>) that,</w:delText>
        </w:r>
      </w:del>
      <w:ins w:id="12925" w:author="Allen Wirfs-Brock" w:date="2011-07-02T13:52:00Z">
        <w:r w:rsidR="00236470" w:rsidRPr="00E77497">
          <w:t>.</w:t>
        </w:r>
      </w:ins>
      <w:r w:rsidRPr="00E77497">
        <w:t xml:space="preserve"> </w:t>
      </w:r>
      <w:del w:id="12926" w:author="Allen Wirfs-Brock" w:date="2011-07-02T13:53:00Z">
        <w:r w:rsidRPr="00E77497" w:rsidDel="00236470">
          <w:delText xml:space="preserve">when </w:delText>
        </w:r>
      </w:del>
      <w:ins w:id="12927" w:author="Allen Wirfs-Brock" w:date="2011-07-02T13:53:00Z">
        <w:r w:rsidR="00236470" w:rsidRPr="00E77497">
          <w:t xml:space="preserve">When </w:t>
        </w:r>
      </w:ins>
      <w:r w:rsidRPr="00E77497">
        <w:t xml:space="preserve">invoked, </w:t>
      </w:r>
      <w:ins w:id="12928" w:author="Allen Wirfs-Brock" w:date="2011-07-02T13:53:00Z">
        <w:r w:rsidR="00236470" w:rsidRPr="00E77497">
          <w:t xml:space="preserve">it </w:t>
        </w:r>
      </w:ins>
      <w:r w:rsidRPr="00E77497">
        <w:t xml:space="preserve">accepts any arguments and returns </w:t>
      </w:r>
      <w:r w:rsidRPr="00E77497">
        <w:rPr>
          <w:b/>
        </w:rPr>
        <w:t>undefined</w:t>
      </w:r>
      <w:r w:rsidRPr="00E77497">
        <w:t>.</w:t>
      </w:r>
    </w:p>
    <w:p w14:paraId="6EB26B01" w14:textId="77777777" w:rsidR="004C02EF" w:rsidRPr="00E77497" w:rsidRDefault="004C02EF" w:rsidP="004C02EF">
      <w:r w:rsidRPr="00E77497">
        <w:t xml:space="preserve">The value of the [[Prototype]] internal property of the Function prototype object is the standard built-in Object prototype object (15.2.4). The initial value of the [[Extensible]] internal property of the Function prototype object is </w:t>
      </w:r>
      <w:r w:rsidRPr="00E77497">
        <w:rPr>
          <w:b/>
        </w:rPr>
        <w:t>true</w:t>
      </w:r>
      <w:r w:rsidRPr="00E77497">
        <w:t>.</w:t>
      </w:r>
    </w:p>
    <w:p w14:paraId="4DBFF24F" w14:textId="77777777" w:rsidR="004C02EF" w:rsidRPr="00E77497" w:rsidRDefault="004C02EF" w:rsidP="004C02EF">
      <w:r w:rsidRPr="00E77497">
        <w:t xml:space="preserve">The Function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bookmarkStart w:id="12929" w:name="_Toc385672277"/>
      <w:bookmarkStart w:id="12930" w:name="_Toc393690391"/>
      <w:bookmarkStart w:id="12931" w:name="_Toc382291613"/>
    </w:p>
    <w:p w14:paraId="57BF9EB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6D396A8F" w14:textId="77777777" w:rsidR="004C02EF" w:rsidRPr="00E77497" w:rsidRDefault="004C02EF" w:rsidP="004C02EF">
      <w:pPr>
        <w:pStyle w:val="40"/>
        <w:numPr>
          <w:ilvl w:val="0"/>
          <w:numId w:val="0"/>
        </w:numPr>
      </w:pPr>
      <w:r w:rsidRPr="00E77497">
        <w:t>15.3.4.1</w:t>
      </w:r>
      <w:r w:rsidRPr="00E77497">
        <w:tab/>
        <w:t>Function.prototype.constructo</w:t>
      </w:r>
      <w:bookmarkEnd w:id="12929"/>
      <w:bookmarkEnd w:id="12930"/>
      <w:r w:rsidRPr="00E77497">
        <w:t>r</w:t>
      </w:r>
    </w:p>
    <w:p w14:paraId="4EB9EF1A" w14:textId="77777777" w:rsidR="004C02EF" w:rsidRPr="00E77497" w:rsidRDefault="004C02EF" w:rsidP="004C02EF">
      <w:r w:rsidRPr="00E77497">
        <w:t xml:space="preserve">The initial value of </w:t>
      </w:r>
      <w:r w:rsidRPr="00E77497">
        <w:rPr>
          <w:rFonts w:ascii="Courier New" w:hAnsi="Courier New"/>
          <w:b/>
        </w:rPr>
        <w:t>Function.prototype.constructor</w:t>
      </w:r>
      <w:r w:rsidRPr="00E77497">
        <w:t xml:space="preserve"> is the built-in </w:t>
      </w:r>
      <w:r w:rsidRPr="00E77497">
        <w:rPr>
          <w:rFonts w:ascii="Courier New" w:hAnsi="Courier New"/>
          <w:b/>
        </w:rPr>
        <w:t>Function</w:t>
      </w:r>
      <w:r w:rsidRPr="00E77497">
        <w:t xml:space="preserve"> constructor.</w:t>
      </w:r>
      <w:bookmarkStart w:id="12932" w:name="_Toc385672278"/>
      <w:bookmarkStart w:id="12933" w:name="_Toc393690392"/>
    </w:p>
    <w:p w14:paraId="4E169BBA" w14:textId="77777777" w:rsidR="004C02EF" w:rsidRPr="00E77497" w:rsidRDefault="004C02EF" w:rsidP="004C02EF">
      <w:pPr>
        <w:pStyle w:val="40"/>
        <w:numPr>
          <w:ilvl w:val="0"/>
          <w:numId w:val="0"/>
        </w:numPr>
      </w:pPr>
      <w:bookmarkStart w:id="12934" w:name="_Ref455972201"/>
      <w:r w:rsidRPr="00E77497">
        <w:t>15.3.4.2</w:t>
      </w:r>
      <w:r w:rsidRPr="00E77497">
        <w:tab/>
        <w:t>Function.prototype.toString</w:t>
      </w:r>
      <w:bookmarkEnd w:id="12932"/>
      <w:bookmarkEnd w:id="12933"/>
      <w:r w:rsidRPr="00E77497">
        <w:t xml:space="preserve"> ( )</w:t>
      </w:r>
      <w:bookmarkEnd w:id="12934"/>
    </w:p>
    <w:p w14:paraId="5460FBE5" w14:textId="77777777" w:rsidR="004C02EF" w:rsidRPr="00E77497" w:rsidRDefault="004C02EF" w:rsidP="004C02EF">
      <w:r w:rsidRPr="00E77497">
        <w:t xml:space="preserve">An implementation-dependent representation of the function is returned. This representation has the syntax of a </w:t>
      </w:r>
      <w:r w:rsidRPr="00E77497">
        <w:rPr>
          <w:rFonts w:ascii="Times New Roman" w:hAnsi="Times New Roman"/>
          <w:i/>
        </w:rPr>
        <w:t>FunctionDeclaration</w:t>
      </w:r>
      <w:r w:rsidRPr="00E77497">
        <w:t>. Note in particular that the use and placement of white space, line terminators, and semicolons within the representation String is implementation-dependent.</w:t>
      </w:r>
      <w:bookmarkStart w:id="12935" w:name="_Toc385672279"/>
    </w:p>
    <w:p w14:paraId="27AC6B6A"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Function object. Therefore, it cannot be transferred to other kinds of objects for use as a method.</w:t>
      </w:r>
      <w:bookmarkStart w:id="12936" w:name="_Toc385672280"/>
      <w:bookmarkStart w:id="12937" w:name="_Toc393690393"/>
      <w:bookmarkEnd w:id="12935"/>
    </w:p>
    <w:p w14:paraId="1CA19894" w14:textId="77777777" w:rsidR="004C02EF" w:rsidRPr="00E77497" w:rsidRDefault="004C02EF" w:rsidP="004C02EF">
      <w:pPr>
        <w:pStyle w:val="40"/>
        <w:numPr>
          <w:ilvl w:val="0"/>
          <w:numId w:val="0"/>
        </w:numPr>
        <w:rPr>
          <w:snapToGrid w:val="0"/>
        </w:rPr>
      </w:pPr>
      <w:bookmarkStart w:id="12938" w:name="_Ref449966854"/>
      <w:r w:rsidRPr="00E77497">
        <w:rPr>
          <w:snapToGrid w:val="0"/>
        </w:rPr>
        <w:t>15.3.4.3</w:t>
      </w:r>
      <w:r w:rsidRPr="00E77497">
        <w:rPr>
          <w:snapToGrid w:val="0"/>
        </w:rPr>
        <w:tab/>
        <w:t>Function.prototype.apply (thisArg, argArray)</w:t>
      </w:r>
      <w:bookmarkEnd w:id="12938"/>
    </w:p>
    <w:p w14:paraId="7E671BC9"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54A1ECCC" w14:textId="77777777" w:rsidR="004C02EF" w:rsidRPr="00E77497" w:rsidRDefault="004C02EF" w:rsidP="00834A33">
      <w:pPr>
        <w:pStyle w:val="Alg4"/>
        <w:numPr>
          <w:ilvl w:val="0"/>
          <w:numId w:val="188"/>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630634D6" w14:textId="77777777" w:rsidR="004C02EF" w:rsidRPr="00E77497" w:rsidRDefault="004C02EF" w:rsidP="00834A33">
      <w:pPr>
        <w:pStyle w:val="Alg4"/>
        <w:numPr>
          <w:ilvl w:val="0"/>
          <w:numId w:val="188"/>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0025D0B6" w14:textId="77777777" w:rsidR="004C02EF" w:rsidRPr="00E77497" w:rsidRDefault="004C02EF" w:rsidP="00834A33">
      <w:pPr>
        <w:pStyle w:val="Alg4"/>
        <w:numPr>
          <w:ilvl w:val="1"/>
          <w:numId w:val="188"/>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an empty list of arguments.</w:t>
      </w:r>
    </w:p>
    <w:p w14:paraId="45C476DC" w14:textId="77777777" w:rsidR="004C02EF" w:rsidRPr="00E77497" w:rsidRDefault="004C02EF" w:rsidP="00834A33">
      <w:pPr>
        <w:pStyle w:val="Alg4"/>
        <w:numPr>
          <w:ilvl w:val="0"/>
          <w:numId w:val="188"/>
        </w:numPr>
      </w:pPr>
      <w:r w:rsidRPr="00E77497">
        <w:t>If Type(</w:t>
      </w:r>
      <w:r w:rsidRPr="00E77497">
        <w:rPr>
          <w:i/>
        </w:rPr>
        <w:t>argArray</w:t>
      </w:r>
      <w:r w:rsidRPr="00E77497">
        <w:t xml:space="preserve">) is not Object, then throw a </w:t>
      </w:r>
      <w:r w:rsidRPr="00E77497">
        <w:rPr>
          <w:b/>
        </w:rPr>
        <w:t>TypeError</w:t>
      </w:r>
      <w:r w:rsidRPr="00E77497">
        <w:t xml:space="preserve"> exception.</w:t>
      </w:r>
    </w:p>
    <w:p w14:paraId="1D10BE3A" w14:textId="77777777" w:rsidR="004C02EF" w:rsidRPr="00E77497" w:rsidRDefault="004C02EF" w:rsidP="00834A33">
      <w:pPr>
        <w:pStyle w:val="Alg4"/>
        <w:numPr>
          <w:ilvl w:val="0"/>
          <w:numId w:val="188"/>
        </w:numPr>
      </w:pPr>
      <w:r w:rsidRPr="00E77497">
        <w:t xml:space="preserve">Let </w:t>
      </w:r>
      <w:r w:rsidRPr="00E77497">
        <w:rPr>
          <w:i/>
        </w:rPr>
        <w:t>len</w:t>
      </w:r>
      <w:r w:rsidRPr="00E77497">
        <w:t xml:space="preserve"> be the result of calling the [[Get]] internal method of </w:t>
      </w:r>
      <w:r w:rsidRPr="00E77497">
        <w:rPr>
          <w:i/>
        </w:rPr>
        <w:t>argArray</w:t>
      </w:r>
      <w:r w:rsidRPr="00E77497">
        <w:t xml:space="preserve"> with argument </w:t>
      </w:r>
      <w:r w:rsidRPr="00E77497">
        <w:rPr>
          <w:rFonts w:ascii="Courier New" w:hAnsi="Courier New" w:cs="Courier New"/>
          <w:b/>
        </w:rPr>
        <w:t>"length"</w:t>
      </w:r>
      <w:r w:rsidRPr="00E77497">
        <w:t>.</w:t>
      </w:r>
    </w:p>
    <w:p w14:paraId="265E72F1" w14:textId="77777777" w:rsidR="004C02EF" w:rsidRPr="00E77497" w:rsidRDefault="004C02EF" w:rsidP="00834A33">
      <w:pPr>
        <w:pStyle w:val="Alg4"/>
        <w:numPr>
          <w:ilvl w:val="0"/>
          <w:numId w:val="188"/>
        </w:numPr>
      </w:pPr>
      <w:r w:rsidRPr="00E77497">
        <w:t xml:space="preserve">Let </w:t>
      </w:r>
      <w:r w:rsidRPr="00E77497">
        <w:rPr>
          <w:i/>
        </w:rPr>
        <w:t>n</w:t>
      </w:r>
      <w:r w:rsidRPr="00E77497">
        <w:t xml:space="preserve"> be ToUint32(</w:t>
      </w:r>
      <w:r w:rsidRPr="00E77497">
        <w:rPr>
          <w:i/>
        </w:rPr>
        <w:t>len</w:t>
      </w:r>
      <w:r w:rsidRPr="00E77497">
        <w:t>).</w:t>
      </w:r>
    </w:p>
    <w:p w14:paraId="106C400D" w14:textId="77777777" w:rsidR="004C02EF" w:rsidRPr="00E77497" w:rsidRDefault="004C02EF" w:rsidP="00834A33">
      <w:pPr>
        <w:pStyle w:val="Alg4"/>
        <w:numPr>
          <w:ilvl w:val="0"/>
          <w:numId w:val="188"/>
        </w:numPr>
      </w:pPr>
      <w:r w:rsidRPr="00E77497">
        <w:t xml:space="preserve">Let </w:t>
      </w:r>
      <w:r w:rsidRPr="00E77497">
        <w:rPr>
          <w:i/>
        </w:rPr>
        <w:t>argList</w:t>
      </w:r>
      <w:r w:rsidRPr="00E77497">
        <w:t xml:space="preserve">  be an empty List.</w:t>
      </w:r>
    </w:p>
    <w:p w14:paraId="23E1E48D" w14:textId="77777777" w:rsidR="004C02EF" w:rsidRPr="00E77497" w:rsidRDefault="004C02EF" w:rsidP="00834A33">
      <w:pPr>
        <w:pStyle w:val="Alg4"/>
        <w:numPr>
          <w:ilvl w:val="0"/>
          <w:numId w:val="188"/>
        </w:numPr>
      </w:pPr>
      <w:r w:rsidRPr="00E77497">
        <w:t xml:space="preserve">Let </w:t>
      </w:r>
      <w:r w:rsidRPr="00E77497">
        <w:rPr>
          <w:i/>
        </w:rPr>
        <w:t>index</w:t>
      </w:r>
      <w:r w:rsidRPr="00E77497">
        <w:t xml:space="preserve"> be 0.</w:t>
      </w:r>
    </w:p>
    <w:p w14:paraId="2C09C70C" w14:textId="77777777" w:rsidR="004C02EF" w:rsidRPr="00E77497" w:rsidRDefault="004C02EF" w:rsidP="00834A33">
      <w:pPr>
        <w:pStyle w:val="Alg4"/>
        <w:numPr>
          <w:ilvl w:val="0"/>
          <w:numId w:val="188"/>
        </w:numPr>
      </w:pPr>
      <w:r w:rsidRPr="00E77497">
        <w:t xml:space="preserve">Repeat while </w:t>
      </w:r>
      <w:r w:rsidRPr="00E77497">
        <w:rPr>
          <w:i/>
        </w:rPr>
        <w:t>index</w:t>
      </w:r>
      <w:r w:rsidRPr="00E77497">
        <w:t xml:space="preserve"> &lt; </w:t>
      </w:r>
      <w:r w:rsidRPr="00E77497">
        <w:rPr>
          <w:i/>
        </w:rPr>
        <w:t>n</w:t>
      </w:r>
    </w:p>
    <w:p w14:paraId="0E25D853" w14:textId="77777777" w:rsidR="004C02EF" w:rsidRPr="00E77497" w:rsidRDefault="004C02EF" w:rsidP="00834A33">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14:paraId="5CE8AE22" w14:textId="77777777" w:rsidR="004C02EF" w:rsidRPr="00E77497" w:rsidRDefault="004C02EF" w:rsidP="00834A33">
      <w:pPr>
        <w:pStyle w:val="Alg4"/>
        <w:numPr>
          <w:ilvl w:val="1"/>
          <w:numId w:val="188"/>
        </w:numPr>
      </w:pPr>
      <w:r w:rsidRPr="00E77497">
        <w:t xml:space="preserve">Let </w:t>
      </w:r>
      <w:r w:rsidRPr="00E77497">
        <w:rPr>
          <w:i/>
        </w:rPr>
        <w:t>nextArg</w:t>
      </w:r>
      <w:r w:rsidRPr="00E77497">
        <w:t xml:space="preserve"> be the result of calling the [[Get]] internal method of </w:t>
      </w:r>
      <w:r w:rsidRPr="00E77497">
        <w:rPr>
          <w:i/>
        </w:rPr>
        <w:t>argArray</w:t>
      </w:r>
      <w:r w:rsidRPr="00E77497">
        <w:t xml:space="preserve"> with </w:t>
      </w:r>
      <w:r w:rsidRPr="00E77497">
        <w:rPr>
          <w:i/>
        </w:rPr>
        <w:t>indexName</w:t>
      </w:r>
      <w:r w:rsidRPr="00E77497">
        <w:t xml:space="preserve"> as the argument.</w:t>
      </w:r>
    </w:p>
    <w:p w14:paraId="656D4137" w14:textId="77777777" w:rsidR="004C02EF" w:rsidRPr="00E77497" w:rsidRDefault="004C02EF" w:rsidP="00834A33">
      <w:pPr>
        <w:pStyle w:val="Alg4"/>
        <w:numPr>
          <w:ilvl w:val="1"/>
          <w:numId w:val="188"/>
        </w:numPr>
      </w:pPr>
      <w:r w:rsidRPr="00E77497">
        <w:t xml:space="preserve">Append </w:t>
      </w:r>
      <w:r w:rsidRPr="00E77497">
        <w:rPr>
          <w:i/>
        </w:rPr>
        <w:t>nextArg</w:t>
      </w:r>
      <w:r w:rsidRPr="00E77497">
        <w:t xml:space="preserve"> as the last element of </w:t>
      </w:r>
      <w:r w:rsidRPr="00E77497">
        <w:rPr>
          <w:i/>
        </w:rPr>
        <w:t>argList</w:t>
      </w:r>
      <w:r w:rsidRPr="00E77497">
        <w:t>.</w:t>
      </w:r>
    </w:p>
    <w:p w14:paraId="2B6BC648" w14:textId="77777777" w:rsidR="004C02EF" w:rsidRPr="00E77497" w:rsidRDefault="004C02EF" w:rsidP="00834A3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14:paraId="60A26FD4" w14:textId="77777777" w:rsidR="004C02EF" w:rsidRPr="00E77497" w:rsidRDefault="004C02EF" w:rsidP="00834A33">
      <w:pPr>
        <w:pStyle w:val="Alg4"/>
        <w:numPr>
          <w:ilvl w:val="0"/>
          <w:numId w:val="188"/>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52A8F048" w14:textId="77777777" w:rsidR="004C02EF" w:rsidRPr="00E77497" w:rsidRDefault="004C02EF" w:rsidP="004C02EF">
      <w:bookmarkStart w:id="12939" w:name="_Ref449966870"/>
      <w:bookmarkStart w:id="12940"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3616D2F2"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24A7711F" w14:textId="77777777" w:rsidR="004C02EF" w:rsidRPr="00E77497" w:rsidRDefault="004C02EF" w:rsidP="004C02EF">
      <w:pPr>
        <w:pStyle w:val="40"/>
        <w:numPr>
          <w:ilvl w:val="0"/>
          <w:numId w:val="0"/>
        </w:numPr>
        <w:rPr>
          <w:snapToGrid w:val="0"/>
        </w:rPr>
      </w:pPr>
      <w:bookmarkStart w:id="12941" w:name="_Ref457709044"/>
      <w:r w:rsidRPr="00E77497">
        <w:rPr>
          <w:snapToGrid w:val="0"/>
        </w:rPr>
        <w:t>15.3.4.4</w:t>
      </w:r>
      <w:r w:rsidRPr="00E77497">
        <w:rPr>
          <w:snapToGrid w:val="0"/>
        </w:rPr>
        <w:tab/>
        <w:t>Function.prototype.call (thisArg [ , arg1 [ , arg2, … ] ] )</w:t>
      </w:r>
      <w:bookmarkEnd w:id="12939"/>
      <w:bookmarkEnd w:id="12940"/>
      <w:bookmarkEnd w:id="12941"/>
    </w:p>
    <w:p w14:paraId="46AB789F"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3B3F34BE" w14:textId="77777777"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02D733B8" w14:textId="77777777"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14:paraId="14E7D364" w14:textId="77777777"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1CA569FE" w14:textId="77777777" w:rsidR="004C02EF" w:rsidRPr="00E77497" w:rsidRDefault="004C02EF" w:rsidP="00834A33">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10DFE46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784A26EB"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4FC40DF7" w14:textId="77777777" w:rsidR="004C02EF" w:rsidRPr="00E77497" w:rsidRDefault="004C02EF" w:rsidP="004C02EF">
      <w:pPr>
        <w:pStyle w:val="40"/>
        <w:numPr>
          <w:ilvl w:val="0"/>
          <w:numId w:val="0"/>
        </w:numPr>
      </w:pPr>
      <w:bookmarkStart w:id="12942" w:name="_Ref457710564"/>
      <w:bookmarkStart w:id="12943" w:name="_Toc472818919"/>
      <w:r w:rsidRPr="00E77497">
        <w:t>15.3.4.5</w:t>
      </w:r>
      <w:r w:rsidRPr="00E77497">
        <w:tab/>
        <w:t>Function.prototype.bind (thisArg [, arg1 [, arg2, …]])</w:t>
      </w:r>
    </w:p>
    <w:p w14:paraId="2F589BAA" w14:textId="77777777"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7558A7EA" w14:textId="77777777"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652EB012" w14:textId="77777777"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4B258A50" w14:textId="77777777"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7A380EDA" w14:textId="77777777" w:rsidR="004C02EF" w:rsidRPr="00E77497" w:rsidRDefault="004C02EF" w:rsidP="00834A33">
      <w:pPr>
        <w:pStyle w:val="Alg4"/>
        <w:numPr>
          <w:ilvl w:val="0"/>
          <w:numId w:val="190"/>
        </w:numPr>
      </w:pPr>
      <w:r w:rsidRPr="00E77497">
        <w:t xml:space="preserve">Let </w:t>
      </w:r>
      <w:r w:rsidRPr="00E77497">
        <w:rPr>
          <w:i/>
        </w:rPr>
        <w:t>F</w:t>
      </w:r>
      <w:r w:rsidRPr="00E77497">
        <w:t xml:space="preserve"> be a new native ECMAScript object .</w:t>
      </w:r>
    </w:p>
    <w:p w14:paraId="539EC1B2" w14:textId="77777777" w:rsidR="004C02EF" w:rsidRPr="00E77497" w:rsidRDefault="004C02EF" w:rsidP="00834A33">
      <w:pPr>
        <w:pStyle w:val="Alg4"/>
        <w:numPr>
          <w:ilvl w:val="0"/>
          <w:numId w:val="190"/>
        </w:numPr>
      </w:pPr>
      <w:r w:rsidRPr="00E77497">
        <w:t xml:space="preserve">Set all the internal methods, except for [[Get]], of </w:t>
      </w:r>
      <w:r w:rsidRPr="00E77497">
        <w:rPr>
          <w:i/>
        </w:rPr>
        <w:t>F</w:t>
      </w:r>
      <w:r w:rsidRPr="00E77497">
        <w:t xml:space="preserve"> as specified in 8.12.</w:t>
      </w:r>
    </w:p>
    <w:p w14:paraId="0C79B74A" w14:textId="77777777" w:rsidR="004C02EF" w:rsidRPr="00E77497" w:rsidRDefault="004C02EF" w:rsidP="00834A33">
      <w:pPr>
        <w:pStyle w:val="Alg4"/>
        <w:numPr>
          <w:ilvl w:val="0"/>
          <w:numId w:val="190"/>
        </w:numPr>
      </w:pPr>
      <w:r w:rsidRPr="00E77497">
        <w:t xml:space="preserve">Set the [[Get]] internal property of </w:t>
      </w:r>
      <w:r w:rsidRPr="00E77497">
        <w:rPr>
          <w:i/>
        </w:rPr>
        <w:t xml:space="preserve">F </w:t>
      </w:r>
      <w:r w:rsidRPr="00E77497">
        <w:t>as specified in 15.3.5.4.</w:t>
      </w:r>
    </w:p>
    <w:p w14:paraId="34793B65" w14:textId="77777777" w:rsidR="004C02EF" w:rsidRPr="00E77497" w:rsidRDefault="004C02EF" w:rsidP="00834A33">
      <w:pPr>
        <w:pStyle w:val="Alg4"/>
        <w:numPr>
          <w:ilvl w:val="0"/>
          <w:numId w:val="190"/>
        </w:numPr>
      </w:pPr>
      <w:r w:rsidRPr="00E77497">
        <w:t xml:space="preserve">Set the [[TargetFunction]] internal property of </w:t>
      </w:r>
      <w:r w:rsidRPr="00E77497">
        <w:rPr>
          <w:i/>
        </w:rPr>
        <w:t xml:space="preserve">F </w:t>
      </w:r>
      <w:r w:rsidRPr="00E77497">
        <w:t xml:space="preserve">to </w:t>
      </w:r>
      <w:r w:rsidRPr="00E77497">
        <w:rPr>
          <w:i/>
        </w:rPr>
        <w:t>Target</w:t>
      </w:r>
      <w:r w:rsidRPr="00E77497">
        <w:t>.</w:t>
      </w:r>
    </w:p>
    <w:p w14:paraId="29E85D4C" w14:textId="77777777" w:rsidR="004C02EF" w:rsidRPr="00E77497" w:rsidRDefault="004C02EF" w:rsidP="00834A33">
      <w:pPr>
        <w:pStyle w:val="Alg4"/>
        <w:numPr>
          <w:ilvl w:val="0"/>
          <w:numId w:val="190"/>
        </w:numPr>
      </w:pPr>
      <w:r w:rsidRPr="00E77497">
        <w:t xml:space="preserve">Set the [[BoundThis]] internal property of </w:t>
      </w:r>
      <w:r w:rsidRPr="00E77497">
        <w:rPr>
          <w:i/>
        </w:rPr>
        <w:t>F</w:t>
      </w:r>
      <w:r w:rsidRPr="00E77497">
        <w:t xml:space="preserve"> to the value of </w:t>
      </w:r>
      <w:r w:rsidRPr="00E77497">
        <w:rPr>
          <w:i/>
        </w:rPr>
        <w:t>thisArg</w:t>
      </w:r>
      <w:r w:rsidRPr="00E77497">
        <w:t>.</w:t>
      </w:r>
    </w:p>
    <w:p w14:paraId="524FEAA6" w14:textId="77777777" w:rsidR="004C02EF" w:rsidRPr="00E77497" w:rsidRDefault="004C02EF" w:rsidP="00834A33">
      <w:pPr>
        <w:pStyle w:val="Alg4"/>
        <w:numPr>
          <w:ilvl w:val="0"/>
          <w:numId w:val="190"/>
        </w:numPr>
      </w:pPr>
      <w:r w:rsidRPr="00E77497">
        <w:t xml:space="preserve">Set the [[BoundArgs]] internal property of </w:t>
      </w:r>
      <w:r w:rsidRPr="00E77497">
        <w:rPr>
          <w:i/>
        </w:rPr>
        <w:t xml:space="preserve">F </w:t>
      </w:r>
      <w:r w:rsidRPr="00E77497">
        <w:t xml:space="preserve">to </w:t>
      </w:r>
      <w:r w:rsidRPr="00E77497">
        <w:rPr>
          <w:i/>
        </w:rPr>
        <w:t>A</w:t>
      </w:r>
      <w:r w:rsidRPr="00E77497">
        <w:t>.</w:t>
      </w:r>
    </w:p>
    <w:p w14:paraId="5EE9CB6D" w14:textId="77777777" w:rsidR="004C02EF" w:rsidRPr="00E77497" w:rsidRDefault="004C02EF" w:rsidP="00834A33">
      <w:pPr>
        <w:pStyle w:val="Alg4"/>
        <w:numPr>
          <w:ilvl w:val="0"/>
          <w:numId w:val="190"/>
        </w:numPr>
      </w:pPr>
      <w:del w:id="12944" w:author="Allen Wirfs-Brock" w:date="2011-07-02T13:53:00Z">
        <w:r w:rsidRPr="00E77497" w:rsidDel="00236470">
          <w:delText xml:space="preserve">Set </w:delText>
        </w:r>
      </w:del>
      <w:ins w:id="12945" w:author="Allen Wirfs-Brock" w:date="2011-07-02T13:53:00Z">
        <w:r w:rsidR="00236470" w:rsidRPr="00E77497">
          <w:t xml:space="preserve">Add </w:t>
        </w:r>
      </w:ins>
      <w:r w:rsidRPr="00E77497">
        <w:t>the [[</w:t>
      </w:r>
      <w:del w:id="12946" w:author="Allen Wirfs-Brock" w:date="2011-07-02T13:53:00Z">
        <w:r w:rsidRPr="00E77497" w:rsidDel="00236470">
          <w:delText>Class</w:delText>
        </w:r>
      </w:del>
      <w:ins w:id="12947" w:author="Allen Wirfs-Brock" w:date="2011-07-02T13:53:00Z">
        <w:del w:id="12948" w:author="Rev 3 Allen Wirfs-Brock" w:date="2011-09-07T15:32:00Z">
          <w:r w:rsidR="00236470" w:rsidRPr="00E77497" w:rsidDel="007516CC">
            <w:delText>IsFunction</w:delText>
          </w:r>
        </w:del>
      </w:ins>
      <w:ins w:id="12949" w:author="Rev 3 Allen Wirfs-Brock" w:date="2011-09-07T15:32:00Z">
        <w:r w:rsidR="007516CC" w:rsidRPr="00E77497">
          <w:t>NativeBrand</w:t>
        </w:r>
      </w:ins>
      <w:r w:rsidRPr="00E77497">
        <w:t>]] internal property</w:t>
      </w:r>
      <w:ins w:id="12950" w:author="Rev 3 Allen Wirfs-Brock" w:date="2011-09-07T15:32:00Z">
        <w:r w:rsidR="007516CC" w:rsidRPr="00E77497">
          <w:t xml:space="preserve"> with value NativeFunction</w:t>
        </w:r>
      </w:ins>
      <w:r w:rsidRPr="00E77497">
        <w:t xml:space="preserve"> </w:t>
      </w:r>
      <w:del w:id="12951" w:author="Allen Wirfs-Brock" w:date="2011-07-02T13:54:00Z">
        <w:r w:rsidRPr="00E77497" w:rsidDel="00236470">
          <w:delText xml:space="preserve">of </w:delText>
        </w:r>
      </w:del>
      <w:ins w:id="12952" w:author="Allen Wirfs-Brock" w:date="2011-07-02T13:54:00Z">
        <w:r w:rsidR="00236470" w:rsidRPr="00E77497">
          <w:t xml:space="preserve">to </w:t>
        </w:r>
      </w:ins>
      <w:r w:rsidRPr="00E77497">
        <w:rPr>
          <w:i/>
        </w:rPr>
        <w:t>F</w:t>
      </w:r>
      <w:del w:id="12953" w:author="Allen Wirfs-Brock rev2" w:date="2011-07-20T13:52:00Z">
        <w:r w:rsidRPr="00E77497" w:rsidDel="002E2C0B">
          <w:delText xml:space="preserve"> to </w:delText>
        </w:r>
      </w:del>
      <w:del w:id="12954" w:author="Allen Wirfs-Brock" w:date="2011-07-02T13:54:00Z">
        <w:r w:rsidRPr="00E77497" w:rsidDel="00236470">
          <w:rPr>
            <w:b/>
          </w:rPr>
          <w:delText>"Function"</w:delText>
        </w:r>
      </w:del>
      <w:r w:rsidRPr="00E77497">
        <w:t>.</w:t>
      </w:r>
    </w:p>
    <w:p w14:paraId="4A2E0EBB" w14:textId="77777777" w:rsidR="004C02EF" w:rsidRPr="00E77497" w:rsidRDefault="004C02EF" w:rsidP="00834A33">
      <w:pPr>
        <w:pStyle w:val="Alg4"/>
        <w:numPr>
          <w:ilvl w:val="0"/>
          <w:numId w:val="190"/>
        </w:numPr>
      </w:pPr>
      <w:r w:rsidRPr="00E77497">
        <w:t xml:space="preserve">Set the [[Prototype]] internal property of </w:t>
      </w:r>
      <w:r w:rsidRPr="00E77497">
        <w:rPr>
          <w:i/>
        </w:rPr>
        <w:t xml:space="preserve">F </w:t>
      </w:r>
      <w:r w:rsidRPr="00E77497">
        <w:t>to the standard built-in Function prototype object as specified in 15.3.3.1.</w:t>
      </w:r>
    </w:p>
    <w:p w14:paraId="63F7F89E" w14:textId="77777777" w:rsidR="004C02EF" w:rsidRPr="00E77497" w:rsidRDefault="004C02EF" w:rsidP="00834A33">
      <w:pPr>
        <w:pStyle w:val="Alg4"/>
        <w:numPr>
          <w:ilvl w:val="0"/>
          <w:numId w:val="190"/>
        </w:numPr>
      </w:pPr>
      <w:r w:rsidRPr="00E77497">
        <w:t xml:space="preserve">Set the [[Call]] internal property of </w:t>
      </w:r>
      <w:r w:rsidRPr="00E77497">
        <w:rPr>
          <w:i/>
        </w:rPr>
        <w:t xml:space="preserve">F </w:t>
      </w:r>
      <w:r w:rsidRPr="00E77497">
        <w:t>as described in 15.3.4.5.1.</w:t>
      </w:r>
    </w:p>
    <w:p w14:paraId="3B09B9B0" w14:textId="77777777" w:rsidR="004C02EF" w:rsidRPr="00E77497" w:rsidRDefault="004C02EF" w:rsidP="00834A33">
      <w:pPr>
        <w:pStyle w:val="Alg4"/>
        <w:numPr>
          <w:ilvl w:val="0"/>
          <w:numId w:val="190"/>
        </w:numPr>
      </w:pPr>
      <w:r w:rsidRPr="00E77497">
        <w:t xml:space="preserve">Set the [[Construct]] internal property of </w:t>
      </w:r>
      <w:r w:rsidRPr="00E77497">
        <w:rPr>
          <w:i/>
        </w:rPr>
        <w:t xml:space="preserve">F </w:t>
      </w:r>
      <w:r w:rsidRPr="00E77497">
        <w:t>as described in 15.3.4.5.2.</w:t>
      </w:r>
    </w:p>
    <w:p w14:paraId="7F256B2D" w14:textId="77777777" w:rsidR="004C02EF" w:rsidRPr="00E77497" w:rsidRDefault="004C02EF" w:rsidP="00834A33">
      <w:pPr>
        <w:pStyle w:val="Alg4"/>
        <w:numPr>
          <w:ilvl w:val="0"/>
          <w:numId w:val="190"/>
        </w:numPr>
      </w:pPr>
      <w:r w:rsidRPr="00E77497">
        <w:t xml:space="preserve">Set the [[HasInstance]] internal property of </w:t>
      </w:r>
      <w:r w:rsidRPr="00E77497">
        <w:rPr>
          <w:i/>
        </w:rPr>
        <w:t xml:space="preserve">F </w:t>
      </w:r>
      <w:r w:rsidRPr="00E77497">
        <w:t>as described in 15.3.4.5.3.</w:t>
      </w:r>
    </w:p>
    <w:p w14:paraId="598DA02C" w14:textId="77777777" w:rsidR="004C02EF" w:rsidRPr="00E77497" w:rsidRDefault="004C02EF" w:rsidP="00834A33">
      <w:pPr>
        <w:pStyle w:val="Alg4"/>
        <w:numPr>
          <w:ilvl w:val="0"/>
          <w:numId w:val="190"/>
        </w:numPr>
      </w:pPr>
      <w:r w:rsidRPr="00E77497">
        <w:t xml:space="preserve">If </w:t>
      </w:r>
      <w:del w:id="12955" w:author="Allen Wirfs-Brock" w:date="2011-07-02T13:54:00Z">
        <w:r w:rsidRPr="00E77497" w:rsidDel="00236470">
          <w:delText xml:space="preserve">the [[Class]] internal property of </w:delText>
        </w:r>
      </w:del>
      <w:r w:rsidRPr="00E77497">
        <w:rPr>
          <w:i/>
        </w:rPr>
        <w:t xml:space="preserve">Target </w:t>
      </w:r>
      <w:del w:id="12956" w:author="Allen Wirfs-Brock" w:date="2011-07-02T13:54:00Z">
        <w:r w:rsidRPr="00E77497" w:rsidDel="00963019">
          <w:delText xml:space="preserve">is </w:delText>
        </w:r>
        <w:r w:rsidRPr="00E77497" w:rsidDel="00963019">
          <w:rPr>
            <w:b/>
          </w:rPr>
          <w:delText>"Function"</w:delText>
        </w:r>
      </w:del>
      <w:ins w:id="12957" w:author="Allen Wirfs-Brock" w:date="2011-07-02T13:54:00Z">
        <w:r w:rsidR="00963019" w:rsidRPr="00E77497">
          <w:t>has the [[</w:t>
        </w:r>
        <w:del w:id="12958" w:author="Rev 3 Allen Wirfs-Brock" w:date="2011-09-07T15:34:00Z">
          <w:r w:rsidR="00963019" w:rsidRPr="00E77497" w:rsidDel="007516CC">
            <w:delText>IsFunction</w:delText>
          </w:r>
        </w:del>
      </w:ins>
      <w:ins w:id="12959" w:author="Rev 3 Allen Wirfs-Brock" w:date="2011-09-07T15:34:00Z">
        <w:r w:rsidR="007516CC" w:rsidRPr="00E77497">
          <w:t>NativeBrand</w:t>
        </w:r>
      </w:ins>
      <w:ins w:id="12960" w:author="Allen Wirfs-Brock" w:date="2011-07-02T13:54:00Z">
        <w:r w:rsidR="00963019" w:rsidRPr="00E77497">
          <w:t>]] internal property</w:t>
        </w:r>
      </w:ins>
      <w:ins w:id="12961" w:author="Rev 3 Allen Wirfs-Brock" w:date="2011-09-07T15:34:00Z">
        <w:r w:rsidR="007516CC" w:rsidRPr="00E77497">
          <w:t xml:space="preserve"> with value NativeFunction</w:t>
        </w:r>
      </w:ins>
      <w:r w:rsidRPr="00E77497">
        <w:t>, then</w:t>
      </w:r>
    </w:p>
    <w:p w14:paraId="29469785" w14:textId="77777777" w:rsidR="004C02EF" w:rsidRPr="00E77497" w:rsidRDefault="004C02EF" w:rsidP="00834A33">
      <w:pPr>
        <w:pStyle w:val="Alg4"/>
        <w:numPr>
          <w:ilvl w:val="1"/>
          <w:numId w:val="190"/>
        </w:numPr>
      </w:pPr>
      <w:r w:rsidRPr="00E77497">
        <w:t xml:space="preserve">Let </w:t>
      </w:r>
      <w:r w:rsidRPr="00E77497">
        <w:rPr>
          <w:i/>
        </w:rPr>
        <w:t xml:space="preserve">L </w:t>
      </w:r>
      <w:r w:rsidRPr="00E77497">
        <w:t xml:space="preserve">be the </w:t>
      </w:r>
      <w:r w:rsidRPr="00E77497">
        <w:rPr>
          <w:b/>
        </w:rPr>
        <w:t xml:space="preserve">length </w:t>
      </w:r>
      <w:r w:rsidRPr="00E77497">
        <w:t xml:space="preserve">property of </w:t>
      </w:r>
      <w:r w:rsidRPr="00E77497">
        <w:rPr>
          <w:i/>
        </w:rPr>
        <w:t xml:space="preserve">Target </w:t>
      </w:r>
      <w:r w:rsidRPr="00E77497">
        <w:t xml:space="preserve">minus the length of </w:t>
      </w:r>
      <w:r w:rsidRPr="00E77497">
        <w:rPr>
          <w:i/>
        </w:rPr>
        <w:t>A</w:t>
      </w:r>
      <w:r w:rsidRPr="00E77497">
        <w:t>.</w:t>
      </w:r>
    </w:p>
    <w:p w14:paraId="142F9380" w14:textId="77777777" w:rsidR="004C02EF" w:rsidRPr="00E77497" w:rsidRDefault="004C02EF" w:rsidP="00834A33">
      <w:pPr>
        <w:pStyle w:val="Alg4"/>
        <w:numPr>
          <w:ilvl w:val="1"/>
          <w:numId w:val="190"/>
        </w:numPr>
      </w:pPr>
      <w:r w:rsidRPr="00E77497">
        <w:t xml:space="preserve">Set the </w:t>
      </w:r>
      <w:r w:rsidRPr="00E77497">
        <w:rPr>
          <w:b/>
        </w:rPr>
        <w:t xml:space="preserve">length </w:t>
      </w:r>
      <w:r w:rsidRPr="00E77497">
        <w:t>own</w:t>
      </w:r>
      <w:r w:rsidRPr="00E77497">
        <w:rPr>
          <w:b/>
        </w:rPr>
        <w:t xml:space="preserve"> </w:t>
      </w:r>
      <w:r w:rsidRPr="00E77497">
        <w:t xml:space="preserve">property of </w:t>
      </w:r>
      <w:r w:rsidRPr="00E77497">
        <w:rPr>
          <w:i/>
        </w:rPr>
        <w:t xml:space="preserve">F </w:t>
      </w:r>
      <w:r w:rsidRPr="00E77497">
        <w:t xml:space="preserve">to either 0 or </w:t>
      </w:r>
      <w:r w:rsidRPr="00E77497">
        <w:rPr>
          <w:i/>
        </w:rPr>
        <w:t>L</w:t>
      </w:r>
      <w:r w:rsidRPr="00E77497">
        <w:t xml:space="preserve">, whichever is larger. </w:t>
      </w:r>
    </w:p>
    <w:p w14:paraId="003A423D" w14:textId="77777777" w:rsidR="004C02EF" w:rsidRPr="00E77497" w:rsidRDefault="004C02EF" w:rsidP="00834A33">
      <w:pPr>
        <w:pStyle w:val="Alg4"/>
        <w:numPr>
          <w:ilvl w:val="0"/>
          <w:numId w:val="190"/>
        </w:numPr>
      </w:pPr>
      <w:r w:rsidRPr="00E77497">
        <w:t xml:space="preserve">Else set the </w:t>
      </w:r>
      <w:r w:rsidRPr="00E77497">
        <w:rPr>
          <w:b/>
        </w:rPr>
        <w:t xml:space="preserve">length </w:t>
      </w:r>
      <w:r w:rsidRPr="00E77497">
        <w:t xml:space="preserve">own property of </w:t>
      </w:r>
      <w:r w:rsidRPr="00E77497">
        <w:rPr>
          <w:i/>
        </w:rPr>
        <w:t xml:space="preserve">F </w:t>
      </w:r>
      <w:r w:rsidRPr="00E77497">
        <w:t>to 0.</w:t>
      </w:r>
    </w:p>
    <w:p w14:paraId="560BBC21" w14:textId="77777777" w:rsidR="004C02EF" w:rsidRPr="00E77497" w:rsidRDefault="004C02EF" w:rsidP="00834A33">
      <w:pPr>
        <w:pStyle w:val="Alg4"/>
        <w:numPr>
          <w:ilvl w:val="0"/>
          <w:numId w:val="190"/>
        </w:numPr>
      </w:pPr>
      <w:r w:rsidRPr="00E77497">
        <w:t xml:space="preserve">Set the  attributes of the </w:t>
      </w:r>
      <w:r w:rsidRPr="00E77497">
        <w:rPr>
          <w:b/>
        </w:rPr>
        <w:t>length</w:t>
      </w:r>
      <w:r w:rsidRPr="00E77497">
        <w:t xml:space="preserve"> own property of </w:t>
      </w:r>
      <w:r w:rsidRPr="00E77497">
        <w:rPr>
          <w:i/>
        </w:rPr>
        <w:t>F</w:t>
      </w:r>
      <w:r w:rsidRPr="00E77497">
        <w:t xml:space="preserve">  to the values specified in 15.3.5.1.</w:t>
      </w:r>
    </w:p>
    <w:p w14:paraId="1B3D3102" w14:textId="77777777" w:rsidR="004C02EF" w:rsidRPr="00E77497" w:rsidRDefault="004C02EF" w:rsidP="00834A33">
      <w:pPr>
        <w:pStyle w:val="Alg4"/>
        <w:numPr>
          <w:ilvl w:val="0"/>
          <w:numId w:val="190"/>
        </w:numPr>
      </w:pPr>
      <w:r w:rsidRPr="00E77497">
        <w:t xml:space="preserve">Set the [[Extensible]] internal property of </w:t>
      </w:r>
      <w:r w:rsidRPr="00E77497">
        <w:rPr>
          <w:i/>
        </w:rPr>
        <w:t>F</w:t>
      </w:r>
      <w:r w:rsidRPr="00E77497">
        <w:t xml:space="preserve"> to </w:t>
      </w:r>
      <w:r w:rsidRPr="00E77497">
        <w:rPr>
          <w:b/>
        </w:rPr>
        <w:t>true</w:t>
      </w:r>
      <w:r w:rsidRPr="00E77497">
        <w:t>.</w:t>
      </w:r>
    </w:p>
    <w:p w14:paraId="158DD4A0" w14:textId="77777777" w:rsidR="004C02EF" w:rsidRPr="00E77497" w:rsidRDefault="004C02EF" w:rsidP="00834A33">
      <w:pPr>
        <w:pStyle w:val="Alg4"/>
        <w:numPr>
          <w:ilvl w:val="0"/>
          <w:numId w:val="190"/>
        </w:numPr>
        <w:spacing w:after="120"/>
        <w:contextualSpacing/>
      </w:pPr>
      <w:r w:rsidRPr="00E77497">
        <w:t xml:space="preserve">Let </w:t>
      </w:r>
      <w:r w:rsidRPr="00E77497">
        <w:rPr>
          <w:i/>
        </w:rPr>
        <w:t>thrower</w:t>
      </w:r>
      <w:r w:rsidRPr="00E77497">
        <w:t xml:space="preserve"> be the [[ThrowTypeError]] function Object (13.2.3).</w:t>
      </w:r>
    </w:p>
    <w:p w14:paraId="7D22A8C1"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[[Configurable]]:</w:t>
      </w:r>
      <w:r w:rsidRPr="00E77497">
        <w:rPr>
          <w:b/>
        </w:rPr>
        <w:t xml:space="preserve"> false</w:t>
      </w:r>
      <w:r w:rsidRPr="00E77497">
        <w:t xml:space="preserve">}, and </w:t>
      </w:r>
      <w:r w:rsidRPr="00E77497">
        <w:rPr>
          <w:b/>
        </w:rPr>
        <w:t>false</w:t>
      </w:r>
      <w:r w:rsidRPr="00E77497">
        <w:t>.</w:t>
      </w:r>
    </w:p>
    <w:p w14:paraId="35B101E1"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"arguments"</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p>
    <w:p w14:paraId="62A1E1B0" w14:textId="77777777"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14:paraId="775C0BA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2138FDE3"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do not have a </w:t>
      </w:r>
      <w:r w:rsidRPr="00E77497">
        <w:rPr>
          <w:rFonts w:ascii="Courier New" w:hAnsi="Courier New" w:cs="Courier New"/>
          <w:b/>
        </w:rPr>
        <w:t>prototype</w:t>
      </w:r>
      <w:r w:rsidRPr="00E77497">
        <w:t xml:space="preserve"> property or the [[Code]], [[FormalParameters]], and [[Scope]] internal properties.</w:t>
      </w:r>
    </w:p>
    <w:p w14:paraId="2270A1B1" w14:textId="77777777" w:rsidR="004C02EF" w:rsidRPr="00E77497" w:rsidRDefault="004C02EF" w:rsidP="004C02EF">
      <w:pPr>
        <w:pStyle w:val="51"/>
        <w:numPr>
          <w:ilvl w:val="0"/>
          <w:numId w:val="0"/>
        </w:numPr>
      </w:pPr>
      <w:r w:rsidRPr="00E77497">
        <w:t>15.3.4.5.1</w:t>
      </w:r>
      <w:r w:rsidRPr="00E77497">
        <w:tab/>
        <w:t>[[Call]]</w:t>
      </w:r>
    </w:p>
    <w:p w14:paraId="55F7CDEE" w14:textId="77777777" w:rsidR="004C02EF" w:rsidRPr="00E77497" w:rsidRDefault="004C02EF" w:rsidP="004C02EF">
      <w:r w:rsidRPr="00E77497">
        <w:t xml:space="preserve">When the [[Call]] internal method of a function object, </w:t>
      </w:r>
      <w:r w:rsidRPr="00E77497">
        <w:rPr>
          <w:rFonts w:ascii="Times New Roman" w:hAnsi="Times New Roman"/>
          <w:i/>
        </w:rPr>
        <w:t>F</w:t>
      </w:r>
      <w:r w:rsidRPr="00E77497">
        <w:t xml:space="preserve">, which was created using the bind function is called with a </w:t>
      </w:r>
      <w:r w:rsidRPr="00E77497">
        <w:rPr>
          <w:b/>
        </w:rPr>
        <w:t>this</w:t>
      </w:r>
      <w:r w:rsidRPr="00E77497">
        <w:t xml:space="preserve"> value and a list of arguments </w:t>
      </w:r>
      <w:r w:rsidRPr="00E77497">
        <w:rPr>
          <w:rFonts w:ascii="Times New Roman" w:hAnsi="Times New Roman"/>
          <w:i/>
        </w:rPr>
        <w:t>ExtraArgs</w:t>
      </w:r>
      <w:r w:rsidRPr="00E77497">
        <w:t>, the following steps are taken:</w:t>
      </w:r>
    </w:p>
    <w:p w14:paraId="1EA3FA01" w14:textId="77777777" w:rsidR="004C02EF" w:rsidRPr="00E77497" w:rsidRDefault="004C02EF" w:rsidP="00834A33">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13BACA56" w14:textId="77777777" w:rsidR="004C02EF" w:rsidRPr="00E77497" w:rsidRDefault="004C02EF" w:rsidP="00834A33">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property.</w:t>
      </w:r>
    </w:p>
    <w:p w14:paraId="7FF11423" w14:textId="77777777" w:rsidR="004C02EF" w:rsidRPr="00E77497" w:rsidRDefault="004C02EF" w:rsidP="00834A33">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5E9E8D2E" w14:textId="77777777" w:rsidR="004C02EF" w:rsidRPr="00E77497" w:rsidRDefault="004C02EF" w:rsidP="00834A33">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039B1154" w14:textId="77777777" w:rsidR="004C02EF" w:rsidRPr="00E77497" w:rsidRDefault="004C02EF" w:rsidP="00834A33">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the </w:t>
      </w:r>
      <w:r w:rsidRPr="00E77497">
        <w:rPr>
          <w:b/>
        </w:rPr>
        <w:t xml:space="preserve">this </w:t>
      </w:r>
      <w:r w:rsidRPr="00E77497">
        <w:t xml:space="preserve">value and providing </w:t>
      </w:r>
      <w:r w:rsidRPr="00E77497">
        <w:rPr>
          <w:i/>
        </w:rPr>
        <w:t>args</w:t>
      </w:r>
      <w:r w:rsidRPr="00E77497">
        <w:t xml:space="preserve"> as the arguments.</w:t>
      </w:r>
    </w:p>
    <w:p w14:paraId="6EF48167" w14:textId="77777777" w:rsidR="004C02EF" w:rsidRPr="00E77497" w:rsidRDefault="004C02EF" w:rsidP="004C02EF">
      <w:pPr>
        <w:pStyle w:val="51"/>
        <w:numPr>
          <w:ilvl w:val="0"/>
          <w:numId w:val="0"/>
        </w:numPr>
      </w:pPr>
      <w:r w:rsidRPr="00E77497">
        <w:t>15.3.4.5.2</w:t>
      </w:r>
      <w:r w:rsidRPr="00E77497">
        <w:tab/>
        <w:t>[[Construct]]</w:t>
      </w:r>
    </w:p>
    <w:p w14:paraId="35154DF8" w14:textId="77777777" w:rsidR="004C02EF" w:rsidRPr="00E77497" w:rsidRDefault="004C02EF" w:rsidP="004C02EF">
      <w:r w:rsidRPr="00E77497">
        <w:t xml:space="preserve">When the [[Construct]] internal method of a 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0D5CFF2F" w14:textId="77777777" w:rsidR="004C02EF" w:rsidRPr="00E77497" w:rsidRDefault="004C02EF" w:rsidP="00834A33">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43B66A9E" w14:textId="77777777" w:rsidR="004C02EF" w:rsidRPr="00E77497" w:rsidRDefault="004C02EF" w:rsidP="00834A33">
      <w:pPr>
        <w:pStyle w:val="Alg4"/>
        <w:numPr>
          <w:ilvl w:val="0"/>
          <w:numId w:val="192"/>
        </w:numPr>
      </w:pPr>
      <w:r w:rsidRPr="00E77497">
        <w:t xml:space="preserve">If </w:t>
      </w:r>
      <w:r w:rsidRPr="00E77497">
        <w:rPr>
          <w:i/>
        </w:rPr>
        <w:t>target</w:t>
      </w:r>
      <w:r w:rsidRPr="00E77497">
        <w:t xml:space="preserve"> has no [[Construct]] internal method, a </w:t>
      </w:r>
      <w:r w:rsidRPr="00E77497">
        <w:rPr>
          <w:b/>
        </w:rPr>
        <w:t>TypeError</w:t>
      </w:r>
      <w:r w:rsidRPr="00E77497">
        <w:t xml:space="preserve"> exception is thrown.</w:t>
      </w:r>
    </w:p>
    <w:p w14:paraId="4825003F" w14:textId="77777777" w:rsidR="004C02EF" w:rsidRPr="00E77497" w:rsidRDefault="004C02EF" w:rsidP="00834A33">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4E874A5A" w14:textId="77777777" w:rsidR="004C02EF" w:rsidRPr="00E77497" w:rsidRDefault="004C02EF" w:rsidP="00834A33">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373C33E4" w14:textId="77777777" w:rsidR="004C02EF" w:rsidRPr="00E77497" w:rsidRDefault="004C02EF" w:rsidP="00834A33">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1B9F7976" w14:textId="77777777" w:rsidR="004C02EF" w:rsidRPr="00E77497" w:rsidRDefault="004C02EF" w:rsidP="004C02EF">
      <w:pPr>
        <w:pStyle w:val="51"/>
        <w:numPr>
          <w:ilvl w:val="0"/>
          <w:numId w:val="0"/>
        </w:numPr>
      </w:pPr>
      <w:r w:rsidRPr="00E77497">
        <w:t>15.3.4.5.3</w:t>
      </w:r>
      <w:r w:rsidRPr="00E77497">
        <w:tab/>
        <w:t>[[HasInstance]] (V)</w:t>
      </w:r>
    </w:p>
    <w:p w14:paraId="50037038" w14:textId="77777777" w:rsidR="004C02EF" w:rsidRPr="00E77497" w:rsidRDefault="004C02EF" w:rsidP="004C02EF">
      <w:r w:rsidRPr="00E77497">
        <w:t xml:space="preserve">When the [[HasInstance]] internal method of a function object </w:t>
      </w:r>
      <w:r w:rsidRPr="00E77497">
        <w:rPr>
          <w:rFonts w:ascii="Times New Roman" w:hAnsi="Times New Roman"/>
          <w:i/>
        </w:rPr>
        <w:t>F</w:t>
      </w:r>
      <w:r w:rsidRPr="00E77497">
        <w:t xml:space="preserve">, that was created using the bind function is called with argument </w:t>
      </w:r>
      <w:r w:rsidRPr="00E77497">
        <w:rPr>
          <w:rFonts w:ascii="Times New Roman" w:hAnsi="Times New Roman"/>
          <w:i/>
        </w:rPr>
        <w:t>V</w:t>
      </w:r>
      <w:r w:rsidRPr="00E77497">
        <w:t>, the following steps are taken:</w:t>
      </w:r>
    </w:p>
    <w:p w14:paraId="2EF4F1B5" w14:textId="77777777" w:rsidR="004C02EF" w:rsidRPr="00E77497" w:rsidRDefault="004C02EF" w:rsidP="00834A33">
      <w:pPr>
        <w:pStyle w:val="Alg4"/>
        <w:numPr>
          <w:ilvl w:val="0"/>
          <w:numId w:val="193"/>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05E96CAC" w14:textId="77777777" w:rsidR="004C02EF" w:rsidRPr="00E77497" w:rsidRDefault="004C02EF" w:rsidP="00834A33">
      <w:pPr>
        <w:pStyle w:val="Alg4"/>
        <w:numPr>
          <w:ilvl w:val="0"/>
          <w:numId w:val="193"/>
        </w:numPr>
      </w:pPr>
      <w:r w:rsidRPr="00E77497">
        <w:t xml:space="preserve">If </w:t>
      </w:r>
      <w:r w:rsidRPr="00E77497">
        <w:rPr>
          <w:i/>
        </w:rPr>
        <w:t>target</w:t>
      </w:r>
      <w:r w:rsidRPr="00E77497">
        <w:t xml:space="preserve"> has no [[HasInstance]] internal method, a </w:t>
      </w:r>
      <w:r w:rsidRPr="00E77497">
        <w:rPr>
          <w:b/>
        </w:rPr>
        <w:t>TypeError</w:t>
      </w:r>
      <w:r w:rsidRPr="00E77497">
        <w:t xml:space="preserve"> exception is thrown.</w:t>
      </w:r>
    </w:p>
    <w:p w14:paraId="66FAB3A3" w14:textId="77777777" w:rsidR="004C02EF" w:rsidRPr="00E77497" w:rsidRDefault="004C02EF" w:rsidP="00834A33">
      <w:pPr>
        <w:pStyle w:val="Alg4"/>
        <w:numPr>
          <w:ilvl w:val="0"/>
          <w:numId w:val="193"/>
        </w:numPr>
        <w:spacing w:after="120"/>
      </w:pPr>
      <w:r w:rsidRPr="00E77497">
        <w:t>Return the result of calling the [[HasInstance]] internal method of</w:t>
      </w:r>
      <w:r w:rsidRPr="00E77497">
        <w:rPr>
          <w:i/>
        </w:rPr>
        <w:t xml:space="preserve"> target</w:t>
      </w:r>
      <w:r w:rsidRPr="00E77497">
        <w:t xml:space="preserve"> providing </w:t>
      </w:r>
      <w:r w:rsidRPr="00E77497">
        <w:rPr>
          <w:i/>
        </w:rPr>
        <w:t>V</w:t>
      </w:r>
      <w:r w:rsidRPr="00E77497">
        <w:t xml:space="preserve"> as the argument.</w:t>
      </w:r>
    </w:p>
    <w:p w14:paraId="3ACA540C" w14:textId="77777777" w:rsidR="004C02EF" w:rsidRPr="00E77497" w:rsidRDefault="004C02EF" w:rsidP="00B43482">
      <w:pPr>
        <w:pStyle w:val="30"/>
        <w:numPr>
          <w:ilvl w:val="0"/>
          <w:numId w:val="0"/>
        </w:numPr>
      </w:pPr>
      <w:bookmarkStart w:id="12962" w:name="_Toc235503497"/>
      <w:bookmarkStart w:id="12963" w:name="_Toc241509272"/>
      <w:bookmarkStart w:id="12964" w:name="_Toc244416759"/>
      <w:bookmarkStart w:id="12965" w:name="_Toc276631123"/>
      <w:bookmarkStart w:id="12966" w:name="_Toc314500679"/>
      <w:r w:rsidRPr="00E77497">
        <w:t>15.3.5</w:t>
      </w:r>
      <w:r w:rsidRPr="00E77497">
        <w:tab/>
        <w:t>Properties of Function Instance</w:t>
      </w:r>
      <w:bookmarkEnd w:id="12931"/>
      <w:bookmarkEnd w:id="12936"/>
      <w:bookmarkEnd w:id="12937"/>
      <w:r w:rsidRPr="00E77497">
        <w:t>s</w:t>
      </w:r>
      <w:bookmarkEnd w:id="12942"/>
      <w:bookmarkEnd w:id="12943"/>
      <w:bookmarkEnd w:id="12962"/>
      <w:bookmarkEnd w:id="12963"/>
      <w:bookmarkEnd w:id="12964"/>
      <w:bookmarkEnd w:id="12965"/>
      <w:bookmarkEnd w:id="12966"/>
    </w:p>
    <w:p w14:paraId="7F073668" w14:textId="77777777" w:rsidR="004C02EF" w:rsidRPr="00E77497" w:rsidRDefault="004C02EF" w:rsidP="004C02EF">
      <w:r w:rsidRPr="00E77497">
        <w:t>In addition to the required internal properties, every function instance has a [[Call]] internal property and in most cases uses a different version of the [[Get]] internal property. Depending on how they are created (see 8.6.2, 13.2, 15, and 15.3.4.5), function instances may have a [[HasInstance]] internal property, a [[Scope]] internal property, a [[Construct]] internal property, a [[FormalParameters]] internal property, a [[Code]] internal property, a [[TargetFunction]] internal property, a [[BoundThis]] internal property, and a [[BoundArgs]] internal property</w:t>
      </w:r>
      <w:bookmarkStart w:id="12967" w:name="_Toc385672281"/>
      <w:bookmarkStart w:id="12968" w:name="_Toc393690394"/>
      <w:r w:rsidRPr="00E77497">
        <w:t>.</w:t>
      </w:r>
    </w:p>
    <w:p w14:paraId="52BF431E" w14:textId="77777777" w:rsidR="004C02EF" w:rsidRPr="00E77497" w:rsidRDefault="004C02EF" w:rsidP="004C02EF">
      <w:del w:id="12969" w:author="Allen Wirfs-Brock" w:date="2011-07-02T13:55:00Z">
        <w:r w:rsidRPr="00E77497" w:rsidDel="00963019">
          <w:delText xml:space="preserve">The value of the [[Class]] internal property is </w:delText>
        </w:r>
        <w:r w:rsidRPr="00E77497" w:rsidDel="00963019">
          <w:rPr>
            <w:b/>
          </w:rPr>
          <w:delText>"Function"</w:delText>
        </w:r>
        <w:r w:rsidRPr="00E77497" w:rsidDel="00963019">
          <w:delText>.</w:delText>
        </w:r>
      </w:del>
      <w:ins w:id="12970" w:author="Allen Wirfs-Brock" w:date="2011-07-02T13:55:00Z">
        <w:r w:rsidR="00963019" w:rsidRPr="00E77497">
          <w:t>Every function instance has a [[</w:t>
        </w:r>
        <w:del w:id="12971" w:author="Rev 3 Allen Wirfs-Brock" w:date="2011-09-07T15:34:00Z">
          <w:r w:rsidR="00963019" w:rsidRPr="00E77497" w:rsidDel="007516CC">
            <w:delText>IsFunction</w:delText>
          </w:r>
        </w:del>
      </w:ins>
      <w:ins w:id="12972" w:author="Rev 3 Allen Wirfs-Brock" w:date="2011-09-07T15:34:00Z">
        <w:r w:rsidR="007516CC" w:rsidRPr="00E77497">
          <w:t>NativeBrand</w:t>
        </w:r>
      </w:ins>
      <w:ins w:id="12973" w:author="Allen Wirfs-Brock" w:date="2011-07-02T13:55:00Z">
        <w:r w:rsidR="00963019" w:rsidRPr="00E77497">
          <w:t>]] internal property</w:t>
        </w:r>
      </w:ins>
      <w:ins w:id="12974" w:author="Rev 3 Allen Wirfs-Brock" w:date="2011-09-07T15:34:00Z">
        <w:r w:rsidR="007516CC" w:rsidRPr="00E77497">
          <w:t xml:space="preserve"> whose value is NativeFunction</w:t>
        </w:r>
      </w:ins>
      <w:ins w:id="12975" w:author="Allen Wirfs-Brock" w:date="2011-07-02T13:55:00Z">
        <w:r w:rsidR="00963019" w:rsidRPr="00E77497">
          <w:t>.</w:t>
        </w:r>
      </w:ins>
    </w:p>
    <w:p w14:paraId="0E7EC22C" w14:textId="77777777" w:rsidR="004C02EF" w:rsidRPr="00E77497" w:rsidRDefault="004C02EF" w:rsidP="004C02EF">
      <w:r w:rsidRPr="00E77497">
        <w:t xml:space="preserve">Function instances that correspond to strict mode functions (13.2) and function instances created using the </w:t>
      </w:r>
      <w:r w:rsidRPr="00E77497">
        <w:rPr>
          <w:b/>
        </w:rPr>
        <w:t>Function.prototype.bind method</w:t>
      </w:r>
      <w:r w:rsidRPr="00E77497">
        <w:t xml:space="preserve"> (15.3.4.5) have properties named “caller” and “arguments” 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2FEBD785" w14:textId="77777777" w:rsidR="004C02EF" w:rsidRPr="00E77497" w:rsidRDefault="004C02EF" w:rsidP="004C02EF">
      <w:pPr>
        <w:pStyle w:val="40"/>
        <w:numPr>
          <w:ilvl w:val="0"/>
          <w:numId w:val="0"/>
        </w:numPr>
      </w:pPr>
      <w:bookmarkStart w:id="12976" w:name="_Ref449944243"/>
      <w:r w:rsidRPr="00E77497">
        <w:t>15.3.5.1</w:t>
      </w:r>
      <w:r w:rsidRPr="00E77497">
        <w:tab/>
        <w:t>lengt</w:t>
      </w:r>
      <w:bookmarkEnd w:id="12967"/>
      <w:bookmarkEnd w:id="12968"/>
      <w:r w:rsidRPr="00E77497">
        <w:t>h</w:t>
      </w:r>
      <w:bookmarkEnd w:id="12976"/>
    </w:p>
    <w:p w14:paraId="05B7D260" w14:textId="77777777" w:rsidR="004C02EF" w:rsidRPr="004D1BD1" w:rsidRDefault="004C02EF" w:rsidP="004C02EF">
      <w:r w:rsidRPr="00E77497">
        <w:t xml:space="preserve">The value of the </w:t>
      </w:r>
      <w:r w:rsidRPr="00E77497">
        <w:rPr>
          <w:rFonts w:ascii="Courier New" w:hAnsi="Courier New"/>
          <w:b/>
        </w:rPr>
        <w:t>length</w:t>
      </w:r>
      <w:r w:rsidRPr="00E77497">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12977" w:name="_Toc385672282"/>
      <w:bookmarkStart w:id="12978"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t> }.</w:t>
      </w:r>
    </w:p>
    <w:p w14:paraId="780E642B" w14:textId="77777777" w:rsidR="004C02EF" w:rsidRPr="003B4312" w:rsidRDefault="004C02EF" w:rsidP="004C02EF">
      <w:pPr>
        <w:pStyle w:val="40"/>
        <w:numPr>
          <w:ilvl w:val="0"/>
          <w:numId w:val="0"/>
        </w:numPr>
      </w:pPr>
      <w:bookmarkStart w:id="12979" w:name="_Ref449944260"/>
      <w:r w:rsidRPr="003B4312">
        <w:t>15.3.5.2</w:t>
      </w:r>
      <w:r w:rsidRPr="003B4312">
        <w:tab/>
        <w:t>prototyp</w:t>
      </w:r>
      <w:bookmarkEnd w:id="12977"/>
      <w:bookmarkEnd w:id="12978"/>
      <w:r w:rsidRPr="003B4312">
        <w:t>e</w:t>
      </w:r>
      <w:bookmarkEnd w:id="12979"/>
    </w:p>
    <w:p w14:paraId="5B25C7C5" w14:textId="77777777" w:rsidR="004C02EF" w:rsidRPr="003B4312" w:rsidRDefault="004C02EF" w:rsidP="004C02EF">
      <w:r w:rsidRPr="006B6D0A">
        <w:t xml:space="preserve">The value of the </w:t>
      </w:r>
      <w:r w:rsidRPr="006B6D0A">
        <w:rPr>
          <w:rFonts w:ascii="Courier New" w:hAnsi="Courier New"/>
          <w:b/>
        </w:rPr>
        <w:t>prototype</w:t>
      </w:r>
      <w:r w:rsidRPr="006B6D0A">
        <w:t xml:space="preserve"> property is used to initialise the [[Prototype]] internal property of a newly created object before the Function object is invoked as a constructor for that newly created object.</w:t>
      </w:r>
      <w:bookmarkStart w:id="12980" w:name="_Toc382291614"/>
      <w:bookmarkStart w:id="12981" w:name="_Toc385672284"/>
      <w:bookmarkStart w:id="12982" w:name="_Toc393690397"/>
      <w:r w:rsidRPr="006B6D0A">
        <w:t xml:space="preserve"> This property ha</w:t>
      </w:r>
      <w:r w:rsidRPr="00E65A34">
        <w:t>s the attribute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rsidDel="00602F71">
        <w:t xml:space="preserve"> </w:t>
      </w:r>
      <w:r w:rsidRPr="003B4312">
        <w:t>}.</w:t>
      </w:r>
    </w:p>
    <w:p w14:paraId="536DBE09" w14:textId="77777777" w:rsidR="004C02EF" w:rsidRPr="00546435" w:rsidRDefault="004C02EF" w:rsidP="004C02EF">
      <w:pPr>
        <w:pStyle w:val="Note"/>
      </w:pPr>
      <w:r w:rsidRPr="006B6D0A">
        <w:t>NOTE</w:t>
      </w:r>
      <w:r w:rsidRPr="006B6D0A">
        <w:tab/>
        <w:t xml:space="preserve">Function objects created using </w:t>
      </w:r>
      <w:r w:rsidRPr="006B6D0A">
        <w:rPr>
          <w:rFonts w:ascii="Courier New" w:hAnsi="Courier New"/>
          <w:b/>
        </w:rPr>
        <w:t>Function.prototype.bind</w:t>
      </w:r>
      <w:r w:rsidRPr="006B6D0A">
        <w:t xml:space="preserve"> do not have a </w:t>
      </w:r>
      <w:r w:rsidRPr="00E65A34">
        <w:rPr>
          <w:rFonts w:ascii="Courier New" w:hAnsi="Courier New" w:cs="Courier New"/>
          <w:b/>
        </w:rPr>
        <w:t>prototype</w:t>
      </w:r>
      <w:r w:rsidRPr="00546435">
        <w:t xml:space="preserve"> property.</w:t>
      </w:r>
    </w:p>
    <w:p w14:paraId="34204792" w14:textId="77777777" w:rsidR="004C02EF" w:rsidRPr="00A67AF2" w:rsidRDefault="004C02EF" w:rsidP="004C02EF">
      <w:pPr>
        <w:pStyle w:val="40"/>
        <w:numPr>
          <w:ilvl w:val="0"/>
          <w:numId w:val="0"/>
        </w:numPr>
      </w:pPr>
      <w:bookmarkStart w:id="12983" w:name="_Ref440446281"/>
      <w:bookmarkStart w:id="12984" w:name="_Ref449966920"/>
      <w:r w:rsidRPr="00A67AF2">
        <w:t>15.3.5.3</w:t>
      </w:r>
      <w:r w:rsidRPr="00A67AF2">
        <w:tab/>
        <w:t>[[HasInstance]] (V)</w:t>
      </w:r>
      <w:bookmarkEnd w:id="12983"/>
      <w:bookmarkEnd w:id="12984"/>
    </w:p>
    <w:p w14:paraId="55667FE2" w14:textId="77777777" w:rsidR="004C02EF" w:rsidRPr="00B820AB" w:rsidRDefault="004C02EF" w:rsidP="004C02EF">
      <w:r w:rsidRPr="00A67AF2">
        <w:t xml:space="preserve">Assume </w:t>
      </w:r>
      <w:r w:rsidRPr="00A67AF2">
        <w:rPr>
          <w:rFonts w:ascii="Times New Roman" w:hAnsi="Times New Roman"/>
          <w:i/>
        </w:rPr>
        <w:t>F</w:t>
      </w:r>
      <w:r w:rsidRPr="00B820AB">
        <w:t xml:space="preserve"> is a Function object.</w:t>
      </w:r>
    </w:p>
    <w:p w14:paraId="5844E4C1" w14:textId="77777777" w:rsidR="004C02EF" w:rsidRPr="00E77497" w:rsidRDefault="004C02EF" w:rsidP="004C02EF">
      <w:r w:rsidRPr="00675B74">
        <w:t xml:space="preserve">When the [[HasInstance]] internal method of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6608B047" w14:textId="77777777" w:rsidR="004C02EF" w:rsidRPr="00E77497" w:rsidRDefault="004C02EF" w:rsidP="00834A33">
      <w:pPr>
        <w:pStyle w:val="Alg4"/>
        <w:numPr>
          <w:ilvl w:val="0"/>
          <w:numId w:val="194"/>
        </w:numPr>
      </w:pPr>
      <w:r w:rsidRPr="00E77497">
        <w:t xml:space="preserve">If </w:t>
      </w:r>
      <w:r w:rsidRPr="00E77497">
        <w:rPr>
          <w:i/>
        </w:rPr>
        <w:t>V</w:t>
      </w:r>
      <w:r w:rsidRPr="00E77497">
        <w:t xml:space="preserve"> is not an object, return </w:t>
      </w:r>
      <w:r w:rsidRPr="00E77497">
        <w:rPr>
          <w:b/>
        </w:rPr>
        <w:t>false</w:t>
      </w:r>
      <w:r w:rsidRPr="00E77497">
        <w:t>.</w:t>
      </w:r>
    </w:p>
    <w:p w14:paraId="765F90C5" w14:textId="77777777" w:rsidR="004C02EF" w:rsidRPr="00E77497" w:rsidRDefault="004C02EF" w:rsidP="00834A33">
      <w:pPr>
        <w:pStyle w:val="Alg4"/>
        <w:numPr>
          <w:ilvl w:val="0"/>
          <w:numId w:val="194"/>
        </w:numPr>
      </w:pPr>
      <w:r w:rsidRPr="00E77497">
        <w:t xml:space="preserve">Let </w:t>
      </w:r>
      <w:r w:rsidRPr="00E77497">
        <w:rPr>
          <w:i/>
        </w:rPr>
        <w:t>O</w:t>
      </w:r>
      <w:r w:rsidRPr="00E77497">
        <w:t xml:space="preserve"> be the result of calling the [[Get]] internal method of </w:t>
      </w:r>
      <w:r w:rsidRPr="00E77497">
        <w:rPr>
          <w:i/>
        </w:rPr>
        <w:t>F</w:t>
      </w:r>
      <w:r w:rsidRPr="00E77497">
        <w:t xml:space="preserve"> with property name </w:t>
      </w:r>
      <w:r w:rsidRPr="00E77497">
        <w:rPr>
          <w:rFonts w:ascii="Courier New" w:hAnsi="Courier New"/>
          <w:b/>
        </w:rPr>
        <w:t>"prototype"</w:t>
      </w:r>
      <w:r w:rsidRPr="00E77497">
        <w:t>.</w:t>
      </w:r>
    </w:p>
    <w:p w14:paraId="4B41D4DF" w14:textId="77777777" w:rsidR="004C02EF" w:rsidRPr="00E77497" w:rsidRDefault="004C02EF" w:rsidP="00834A33">
      <w:pPr>
        <w:pStyle w:val="Alg4"/>
        <w:numPr>
          <w:ilvl w:val="0"/>
          <w:numId w:val="194"/>
        </w:numPr>
      </w:pPr>
      <w:r w:rsidRPr="00E77497">
        <w:t>If Type(</w:t>
      </w:r>
      <w:r w:rsidRPr="00E77497">
        <w:rPr>
          <w:i/>
        </w:rPr>
        <w:t>O</w:t>
      </w:r>
      <w:r w:rsidRPr="00E77497">
        <w:t xml:space="preserve">) is not Object, throw a </w:t>
      </w:r>
      <w:r w:rsidRPr="00E77497">
        <w:rPr>
          <w:b/>
        </w:rPr>
        <w:t>TypeError</w:t>
      </w:r>
      <w:r w:rsidRPr="00E77497">
        <w:t xml:space="preserve"> exception.</w:t>
      </w:r>
    </w:p>
    <w:p w14:paraId="379039DE" w14:textId="77777777" w:rsidR="004C02EF" w:rsidRPr="00E77497" w:rsidRDefault="004C02EF" w:rsidP="00834A33">
      <w:pPr>
        <w:pStyle w:val="Alg4"/>
        <w:numPr>
          <w:ilvl w:val="0"/>
          <w:numId w:val="194"/>
        </w:numPr>
      </w:pPr>
      <w:r w:rsidRPr="00E77497">
        <w:t>Repeat</w:t>
      </w:r>
    </w:p>
    <w:p w14:paraId="3308BEBC" w14:textId="77777777" w:rsidR="004C02EF" w:rsidRPr="00E77497" w:rsidRDefault="004C02EF" w:rsidP="00834A33">
      <w:pPr>
        <w:pStyle w:val="Alg4"/>
        <w:numPr>
          <w:ilvl w:val="1"/>
          <w:numId w:val="19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7189F7E7" w14:textId="77777777" w:rsidR="004C02EF" w:rsidRPr="00E77497" w:rsidRDefault="004C02EF" w:rsidP="00834A33">
      <w:pPr>
        <w:pStyle w:val="Alg4"/>
        <w:numPr>
          <w:ilvl w:val="1"/>
          <w:numId w:val="194"/>
        </w:numPr>
      </w:pPr>
      <w:r w:rsidRPr="00E77497">
        <w:t xml:space="preserve">If </w:t>
      </w:r>
      <w:r w:rsidRPr="00E77497">
        <w:rPr>
          <w:i/>
        </w:rPr>
        <w:t>V</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54F84F4E" w14:textId="77777777" w:rsidR="004C02EF" w:rsidRPr="00E77497" w:rsidRDefault="004C02EF" w:rsidP="00834A33">
      <w:pPr>
        <w:pStyle w:val="Alg4"/>
        <w:numPr>
          <w:ilvl w:val="1"/>
          <w:numId w:val="19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55073CE0" w14:textId="77777777" w:rsidR="004C02EF" w:rsidRPr="00E77497" w:rsidRDefault="004C02EF" w:rsidP="004C02EF">
      <w:pPr>
        <w:pStyle w:val="Note"/>
      </w:pPr>
      <w:bookmarkStart w:id="12985" w:name="_Ref457710573"/>
      <w:bookmarkStart w:id="12986" w:name="_Toc472818920"/>
      <w:r w:rsidRPr="00E77497">
        <w:t>NOTE</w:t>
      </w:r>
      <w:r w:rsidRPr="00E77497">
        <w:tab/>
        <w:t xml:space="preserve">Function objects created using </w:t>
      </w:r>
      <w:r w:rsidRPr="00E77497">
        <w:rPr>
          <w:rFonts w:ascii="Courier New" w:hAnsi="Courier New" w:cs="Courier New"/>
          <w:b/>
        </w:rPr>
        <w:t>Function.prototype.bind</w:t>
      </w:r>
      <w:r w:rsidRPr="00E77497">
        <w:t xml:space="preserve"> have a different implementation of [[HasInstance]] defined in 15.3.4.5.3.</w:t>
      </w:r>
    </w:p>
    <w:p w14:paraId="11B7398A" w14:textId="77777777" w:rsidR="004C02EF" w:rsidRPr="00E77497" w:rsidRDefault="004C02EF" w:rsidP="004C02EF">
      <w:pPr>
        <w:pStyle w:val="40"/>
        <w:numPr>
          <w:ilvl w:val="0"/>
          <w:numId w:val="0"/>
        </w:numPr>
      </w:pPr>
      <w:r w:rsidRPr="00E77497">
        <w:t>15.3.5.4</w:t>
      </w:r>
      <w:r w:rsidRPr="00E77497">
        <w:tab/>
        <w:t>[[Get]] (P)</w:t>
      </w:r>
    </w:p>
    <w:p w14:paraId="3D2726A5" w14:textId="77777777" w:rsidR="004C02EF" w:rsidRPr="00E77497" w:rsidRDefault="004C02EF" w:rsidP="004C02EF">
      <w:r w:rsidRPr="00E77497">
        <w:t>Function objects use a variation of the [[Get]] internal method used for other native ECMAScript objects (8.12.3).</w:t>
      </w:r>
    </w:p>
    <w:p w14:paraId="220254AC" w14:textId="77777777" w:rsidR="004C02EF" w:rsidRPr="00E77497" w:rsidRDefault="004C02EF" w:rsidP="004C02EF">
      <w:r w:rsidRPr="00E77497">
        <w:t xml:space="preserve">Assume </w:t>
      </w:r>
      <w:r w:rsidRPr="00E77497">
        <w:rPr>
          <w:rFonts w:ascii="Times New Roman" w:hAnsi="Times New Roman"/>
          <w:i/>
        </w:rPr>
        <w:t>F</w:t>
      </w:r>
      <w:r w:rsidRPr="00E77497">
        <w:t xml:space="preserve"> is a Function object. When the [[Get]] internal method of </w:t>
      </w:r>
      <w:r w:rsidRPr="00E77497">
        <w:rPr>
          <w:rFonts w:ascii="Times New Roman" w:hAnsi="Times New Roman"/>
          <w:i/>
        </w:rPr>
        <w:t>F</w:t>
      </w:r>
      <w:r w:rsidRPr="00E77497">
        <w:t xml:space="preserve"> is called with property name </w:t>
      </w:r>
      <w:r w:rsidRPr="00E77497">
        <w:rPr>
          <w:rFonts w:ascii="Times New Roman" w:hAnsi="Times New Roman"/>
          <w:i/>
        </w:rPr>
        <w:t>P</w:t>
      </w:r>
      <w:r w:rsidRPr="00E77497">
        <w:t>, the following steps are taken:</w:t>
      </w:r>
    </w:p>
    <w:p w14:paraId="4E76FDF6" w14:textId="77777777" w:rsidR="004C02EF" w:rsidRPr="00E77497" w:rsidRDefault="004C02EF" w:rsidP="00834A33">
      <w:pPr>
        <w:pStyle w:val="Alg4"/>
        <w:numPr>
          <w:ilvl w:val="0"/>
          <w:numId w:val="195"/>
        </w:numPr>
      </w:pPr>
      <w:r w:rsidRPr="00E77497">
        <w:t xml:space="preserve">Let </w:t>
      </w:r>
      <w:r w:rsidRPr="00E77497">
        <w:rPr>
          <w:i/>
        </w:rPr>
        <w:t>v</w:t>
      </w:r>
      <w:r w:rsidRPr="00E77497">
        <w:t xml:space="preserve"> be the result of calling the default [[Get]] internal method (8.12.3) on </w:t>
      </w:r>
      <w:r w:rsidRPr="00E77497">
        <w:rPr>
          <w:i/>
        </w:rPr>
        <w:t>F</w:t>
      </w:r>
      <w:r w:rsidRPr="00E77497">
        <w:t xml:space="preserve"> passing </w:t>
      </w:r>
      <w:r w:rsidRPr="00E77497">
        <w:rPr>
          <w:i/>
        </w:rPr>
        <w:t>P</w:t>
      </w:r>
      <w:r w:rsidRPr="00E77497">
        <w:t xml:space="preserve"> as the property name argument.</w:t>
      </w:r>
    </w:p>
    <w:p w14:paraId="45F9980A" w14:textId="77777777" w:rsidR="004C02EF" w:rsidRPr="00E77497" w:rsidRDefault="004C02EF" w:rsidP="00834A3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 </w:t>
      </w:r>
    </w:p>
    <w:p w14:paraId="134A9106" w14:textId="77777777" w:rsidR="004C02EF" w:rsidRPr="00E77497" w:rsidRDefault="004C02EF" w:rsidP="00834A33">
      <w:pPr>
        <w:pStyle w:val="Alg4"/>
        <w:numPr>
          <w:ilvl w:val="0"/>
          <w:numId w:val="195"/>
        </w:numPr>
        <w:spacing w:after="220"/>
      </w:pPr>
      <w:r w:rsidRPr="00E77497">
        <w:t xml:space="preserve">Return </w:t>
      </w:r>
      <w:r w:rsidRPr="00E77497">
        <w:rPr>
          <w:i/>
        </w:rPr>
        <w:t>v</w:t>
      </w:r>
      <w:r w:rsidRPr="00E77497">
        <w:t>.</w:t>
      </w:r>
    </w:p>
    <w:p w14:paraId="2EAA6168"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cs="Courier New"/>
          <w:b/>
        </w:rPr>
        <w:t>Function.prototype.bind</w:t>
      </w:r>
      <w:r w:rsidRPr="00E77497">
        <w:t xml:space="preserve"> use the default [[Get]] internal method.</w:t>
      </w:r>
    </w:p>
    <w:p w14:paraId="59679E88" w14:textId="77777777" w:rsidR="004C02EF" w:rsidRPr="00E77497" w:rsidRDefault="004C02EF" w:rsidP="00B43482">
      <w:pPr>
        <w:pStyle w:val="20"/>
        <w:numPr>
          <w:ilvl w:val="0"/>
          <w:numId w:val="0"/>
        </w:numPr>
      </w:pPr>
      <w:bookmarkStart w:id="12987" w:name="_Toc235503498"/>
      <w:bookmarkStart w:id="12988" w:name="_Toc241509273"/>
      <w:bookmarkStart w:id="12989" w:name="_Toc244416760"/>
      <w:bookmarkStart w:id="12990" w:name="_Toc276631124"/>
      <w:bookmarkStart w:id="12991" w:name="_Toc314500680"/>
      <w:r w:rsidRPr="00E77497">
        <w:t>15.4</w:t>
      </w:r>
      <w:r w:rsidRPr="00E77497">
        <w:tab/>
        <w:t>Array Object</w:t>
      </w:r>
      <w:bookmarkEnd w:id="12980"/>
      <w:bookmarkEnd w:id="12981"/>
      <w:bookmarkEnd w:id="12982"/>
      <w:r w:rsidRPr="00E77497">
        <w:t>s</w:t>
      </w:r>
      <w:bookmarkEnd w:id="12985"/>
      <w:bookmarkEnd w:id="12986"/>
      <w:bookmarkEnd w:id="12987"/>
      <w:bookmarkEnd w:id="12988"/>
      <w:bookmarkEnd w:id="12989"/>
      <w:bookmarkEnd w:id="12990"/>
      <w:bookmarkEnd w:id="12991"/>
    </w:p>
    <w:p w14:paraId="7739B9BE" w14:textId="77777777" w:rsidR="004C02EF" w:rsidRPr="00E77497" w:rsidRDefault="004C02EF" w:rsidP="004C02EF">
      <w:r w:rsidRPr="00E77497">
        <w:t xml:space="preserve">Array objects give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bookmarkStart w:id="12992" w:name="_Toc393690398"/>
      <w:bookmarkStart w:id="12993" w:name="_Ref404501450"/>
    </w:p>
    <w:p w14:paraId="7C97B544" w14:textId="77777777" w:rsidR="004C02EF" w:rsidRPr="00E77497" w:rsidRDefault="004C02EF" w:rsidP="004C02EF">
      <w:r w:rsidRPr="00E77497">
        <w:t xml:space="preserve">An 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6311ECA9"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bookmarkStart w:id="12994" w:name="_Ref424531647"/>
      <w:bookmarkStart w:id="12995" w:name="_Toc472818921"/>
      <w:bookmarkStart w:id="12996"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calling the [[Get]]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w:t>
      </w:r>
      <w:r w:rsidRPr="00E77497">
        <w:rPr>
          <w:rFonts w:ascii="Times New Roman" w:eastAsia="Times New Roman" w:hAnsi="Times New Roman"/>
          <w:b/>
          <w:spacing w:val="6"/>
          <w:lang w:eastAsia="en-US"/>
        </w:rPr>
        <w:t>"length"</w:t>
      </w:r>
      <w:r w:rsidRPr="00E77497">
        <w:rPr>
          <w:rFonts w:ascii="Times New Roman" w:eastAsia="Times New Roman" w:hAnsi="Times New Roman"/>
          <w:spacing w:val="6"/>
          <w:lang w:eastAsia="en-US"/>
        </w:rPr>
        <w:t>.</w:t>
      </w:r>
    </w:p>
    <w:p w14:paraId="41B0EC15"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3B5DAF8E"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1424B0D5"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5EA0917A"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p>
    <w:p w14:paraId="50F9D4B4" w14:textId="77777777" w:rsidR="004C02EF" w:rsidRPr="00E77497" w:rsidRDefault="004C02EF" w:rsidP="00B43482">
      <w:pPr>
        <w:pStyle w:val="30"/>
        <w:numPr>
          <w:ilvl w:val="0"/>
          <w:numId w:val="0"/>
        </w:numPr>
      </w:pPr>
      <w:bookmarkStart w:id="12997" w:name="_Toc241509274"/>
      <w:bookmarkStart w:id="12998" w:name="_Toc244416761"/>
      <w:bookmarkStart w:id="12999" w:name="_Toc276631125"/>
      <w:bookmarkStart w:id="13000" w:name="_Toc314500681"/>
      <w:r w:rsidRPr="00E77497">
        <w:t>15.4.1</w:t>
      </w:r>
      <w:r w:rsidRPr="00E77497">
        <w:tab/>
        <w:t>The Array Constructor Called as a Functio</w:t>
      </w:r>
      <w:bookmarkEnd w:id="12992"/>
      <w:bookmarkEnd w:id="12993"/>
      <w:r w:rsidRPr="00E77497">
        <w:t>n</w:t>
      </w:r>
      <w:bookmarkEnd w:id="12994"/>
      <w:bookmarkEnd w:id="12995"/>
      <w:bookmarkEnd w:id="12996"/>
      <w:bookmarkEnd w:id="12997"/>
      <w:bookmarkEnd w:id="12998"/>
      <w:bookmarkEnd w:id="12999"/>
      <w:bookmarkEnd w:id="13000"/>
    </w:p>
    <w:p w14:paraId="1B61E000" w14:textId="77777777" w:rsidR="004C02EF" w:rsidRPr="00E77497" w:rsidRDefault="004C02EF" w:rsidP="004C02EF">
      <w:r w:rsidRPr="00E77497">
        <w:t xml:space="preserve">When </w:t>
      </w:r>
      <w:r w:rsidRPr="00E77497">
        <w:rPr>
          <w:rFonts w:ascii="Courier New" w:hAnsi="Courier New"/>
          <w:b/>
        </w:rPr>
        <w:t>Array</w:t>
      </w:r>
      <w:r w:rsidRPr="00E77497">
        <w:t xml:space="preserve"> is called as a function rather than as a constructor, it creates and initialises a new Array object. Thus the function call </w:t>
      </w:r>
      <w:r w:rsidRPr="00E77497">
        <w:rPr>
          <w:rFonts w:ascii="Courier New" w:hAnsi="Courier New"/>
          <w:b/>
        </w:rPr>
        <w:t>Array(</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Array(</w:t>
      </w:r>
      <w:r w:rsidRPr="00E77497">
        <w:rPr>
          <w:rFonts w:ascii="Courier New" w:hAnsi="Courier New"/>
          <w:snapToGrid w:val="0"/>
        </w:rPr>
        <w:t>…</w:t>
      </w:r>
      <w:r w:rsidRPr="00E77497">
        <w:rPr>
          <w:rFonts w:ascii="Courier New" w:hAnsi="Courier New"/>
          <w:b/>
        </w:rPr>
        <w:t>)</w:t>
      </w:r>
      <w:r w:rsidRPr="00E77497">
        <w:t xml:space="preserve"> with the same arguments.</w:t>
      </w:r>
      <w:bookmarkStart w:id="13001" w:name="_Toc393690399"/>
    </w:p>
    <w:p w14:paraId="14DB14FA" w14:textId="77777777" w:rsidR="004C02EF" w:rsidRPr="00E77497" w:rsidRDefault="004C02EF" w:rsidP="004C02EF">
      <w:pPr>
        <w:pStyle w:val="40"/>
        <w:numPr>
          <w:ilvl w:val="0"/>
          <w:numId w:val="0"/>
        </w:numPr>
      </w:pPr>
      <w:r w:rsidRPr="00E77497">
        <w:t>15.4.1.1</w:t>
      </w:r>
      <w:r w:rsidRPr="00E77497">
        <w:tab/>
        <w:t xml:space="preserve">Array ( [ item1 [ , item2 [ , </w:t>
      </w:r>
      <w:r w:rsidRPr="00E77497">
        <w:rPr>
          <w:snapToGrid w:val="0"/>
        </w:rPr>
        <w:t>…</w:t>
      </w:r>
      <w:r w:rsidRPr="00E77497">
        <w:t xml:space="preserve"> ] ] ]</w:t>
      </w:r>
      <w:bookmarkEnd w:id="13001"/>
      <w:r w:rsidRPr="00E77497">
        <w:t xml:space="preserve"> )</w:t>
      </w:r>
    </w:p>
    <w:p w14:paraId="33C07E68" w14:textId="77777777" w:rsidR="004C02EF" w:rsidRPr="00E77497" w:rsidRDefault="004C02EF" w:rsidP="004C02EF">
      <w:bookmarkStart w:id="13002" w:name="_Toc393690400"/>
      <w:r w:rsidRPr="00E77497">
        <w:t xml:space="preserve">When the </w:t>
      </w:r>
      <w:r w:rsidRPr="00E77497">
        <w:rPr>
          <w:rFonts w:ascii="Courier New" w:hAnsi="Courier New"/>
          <w:b/>
        </w:rPr>
        <w:t>Array</w:t>
      </w:r>
      <w:r w:rsidRPr="00E77497">
        <w:t xml:space="preserve"> function is called the following steps are taken:</w:t>
      </w:r>
    </w:p>
    <w:p w14:paraId="7ABE2F79" w14:textId="77777777" w:rsidR="004C02EF" w:rsidRPr="00E77497" w:rsidRDefault="004C02EF" w:rsidP="00834A33">
      <w:pPr>
        <w:pStyle w:val="Alg4"/>
        <w:numPr>
          <w:ilvl w:val="0"/>
          <w:numId w:val="197"/>
        </w:numPr>
        <w:spacing w:after="220"/>
      </w:pPr>
      <w:r w:rsidRPr="00E77497">
        <w:t xml:space="preserve">Create and return a new Array object exactly as if the standard built-in constructor </w:t>
      </w:r>
      <w:r w:rsidRPr="00E77497">
        <w:rPr>
          <w:rFonts w:ascii="Courier New" w:hAnsi="Courier New" w:cs="Courier New"/>
          <w:b/>
        </w:rPr>
        <w:t>Array</w:t>
      </w:r>
      <w:r w:rsidRPr="00E77497">
        <w:t xml:space="preserve"> was used in a </w:t>
      </w:r>
      <w:r w:rsidRPr="00E77497">
        <w:rPr>
          <w:rFonts w:ascii="Courier New" w:hAnsi="Courier New" w:cs="Courier New"/>
          <w:b/>
        </w:rPr>
        <w:t>new</w:t>
      </w:r>
      <w:r w:rsidRPr="00E77497">
        <w:t xml:space="preserve"> expression with the same arguments (15.4.2).</w:t>
      </w:r>
    </w:p>
    <w:p w14:paraId="6D303109" w14:textId="77777777" w:rsidR="004C02EF" w:rsidRPr="00E77497" w:rsidRDefault="004C02EF" w:rsidP="00B43482">
      <w:pPr>
        <w:pStyle w:val="30"/>
        <w:numPr>
          <w:ilvl w:val="0"/>
          <w:numId w:val="0"/>
        </w:numPr>
      </w:pPr>
      <w:bookmarkStart w:id="13003" w:name="_Toc393690402"/>
      <w:bookmarkStart w:id="13004" w:name="_Ref404501465"/>
      <w:bookmarkStart w:id="13005" w:name="_Ref424531663"/>
      <w:bookmarkStart w:id="13006" w:name="_Toc472818922"/>
      <w:bookmarkStart w:id="13007" w:name="_Toc235503500"/>
      <w:bookmarkStart w:id="13008" w:name="_Toc241509275"/>
      <w:bookmarkStart w:id="13009" w:name="_Toc244416762"/>
      <w:bookmarkStart w:id="13010" w:name="_Toc276631126"/>
      <w:bookmarkStart w:id="13011" w:name="_Toc314500682"/>
      <w:bookmarkEnd w:id="13002"/>
      <w:r w:rsidRPr="00E77497">
        <w:t>15.4.2</w:t>
      </w:r>
      <w:r w:rsidRPr="00E77497">
        <w:tab/>
        <w:t>The Array Constructo</w:t>
      </w:r>
      <w:bookmarkEnd w:id="13003"/>
      <w:bookmarkEnd w:id="13004"/>
      <w:r w:rsidRPr="00E77497">
        <w:t>r</w:t>
      </w:r>
      <w:bookmarkEnd w:id="13005"/>
      <w:bookmarkEnd w:id="13006"/>
      <w:bookmarkEnd w:id="13007"/>
      <w:bookmarkEnd w:id="13008"/>
      <w:bookmarkEnd w:id="13009"/>
      <w:bookmarkEnd w:id="13010"/>
      <w:bookmarkEnd w:id="13011"/>
    </w:p>
    <w:p w14:paraId="6CD61EAD" w14:textId="77777777" w:rsidR="004C02EF" w:rsidRPr="00E77497" w:rsidRDefault="004C02EF" w:rsidP="004C02EF">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6D63CF27" w14:textId="77777777" w:rsidR="004C02EF" w:rsidRPr="00E77497" w:rsidRDefault="004C02EF" w:rsidP="004C02EF">
      <w:pPr>
        <w:pStyle w:val="40"/>
        <w:numPr>
          <w:ilvl w:val="0"/>
          <w:numId w:val="0"/>
        </w:numPr>
      </w:pPr>
      <w:bookmarkStart w:id="13012" w:name="_Toc382291616"/>
      <w:bookmarkStart w:id="13013" w:name="_Toc385672286"/>
      <w:bookmarkStart w:id="13014" w:name="_Toc393690403"/>
      <w:r w:rsidRPr="00E77497">
        <w:t>15.4.2.1</w:t>
      </w:r>
      <w:r w:rsidRPr="00E77497">
        <w:tab/>
        <w:t xml:space="preserve">new Array ( [ item0 [ , item1 [ , </w:t>
      </w:r>
      <w:bookmarkEnd w:id="13012"/>
      <w:bookmarkEnd w:id="13013"/>
      <w:bookmarkEnd w:id="13014"/>
      <w:r w:rsidRPr="00E77497">
        <w:rPr>
          <w:snapToGrid w:val="0"/>
        </w:rPr>
        <w:t xml:space="preserve">… ] ] ] </w:t>
      </w:r>
      <w:r w:rsidRPr="00E77497">
        <w:t>)</w:t>
      </w:r>
    </w:p>
    <w:p w14:paraId="290EF232" w14:textId="77777777" w:rsidR="004C02EF" w:rsidRPr="00E77497" w:rsidRDefault="004C02EF" w:rsidP="004C02EF">
      <w:r w:rsidRPr="00E77497">
        <w:t>This description applies if and only if the Array constructor is given no arguments or at least two arguments.</w:t>
      </w:r>
      <w:bookmarkStart w:id="13015" w:name="_Toc382291617"/>
    </w:p>
    <w:p w14:paraId="3D6E38B6" w14:textId="77777777" w:rsidR="004C02EF" w:rsidRPr="00E77497" w:rsidRDefault="004C02EF" w:rsidP="004C02EF">
      <w:r w:rsidRPr="00E77497">
        <w:t xml:space="preserve">The [[Prototype]] internal property of the newly constructed object is set to the original Array prototype object, the one that is the initial value of </w:t>
      </w:r>
      <w:r w:rsidRPr="00E77497">
        <w:rPr>
          <w:rFonts w:ascii="Courier New" w:hAnsi="Courier New"/>
          <w:b/>
        </w:rPr>
        <w:t>Array.prototype</w:t>
      </w:r>
      <w:r w:rsidRPr="00E77497">
        <w:t xml:space="preserve"> (15.4.3.1).</w:t>
      </w:r>
    </w:p>
    <w:p w14:paraId="48828212" w14:textId="77777777" w:rsidR="004C02EF" w:rsidRPr="00E77497" w:rsidRDefault="004C02EF" w:rsidP="004C02EF">
      <w:r w:rsidRPr="00E77497">
        <w:t xml:space="preserve">The </w:t>
      </w:r>
      <w:del w:id="13016" w:author="Allen Wirfs-Brock" w:date="2011-07-02T13:56:00Z">
        <w:r w:rsidRPr="00E77497" w:rsidDel="00963019">
          <w:delText xml:space="preserve">[[Class]] internal property of the </w:delText>
        </w:r>
      </w:del>
      <w:r w:rsidRPr="00E77497">
        <w:t xml:space="preserve">newly constructed object </w:t>
      </w:r>
      <w:del w:id="13017" w:author="Allen Wirfs-Brock" w:date="2011-07-02T13:56:00Z">
        <w:r w:rsidRPr="00E77497" w:rsidDel="00963019">
          <w:delText xml:space="preserve">is set to </w:delText>
        </w:r>
        <w:r w:rsidRPr="00E77497" w:rsidDel="00963019">
          <w:rPr>
            <w:rFonts w:ascii="Courier New" w:hAnsi="Courier New"/>
            <w:b/>
          </w:rPr>
          <w:delText>"Array"</w:delText>
        </w:r>
      </w:del>
      <w:ins w:id="13018" w:author="Allen Wirfs-Brock" w:date="2011-07-02T13:56:00Z">
        <w:r w:rsidR="00963019" w:rsidRPr="00E77497">
          <w:t>has the [[</w:t>
        </w:r>
        <w:del w:id="13019" w:author="Rev 3 Allen Wirfs-Brock" w:date="2011-09-07T15:38:00Z">
          <w:r w:rsidR="00963019" w:rsidRPr="00E77497" w:rsidDel="007516CC">
            <w:delText>IsArray</w:delText>
          </w:r>
        </w:del>
      </w:ins>
      <w:ins w:id="13020" w:author="Rev 3 Allen Wirfs-Brock" w:date="2011-09-07T15:38:00Z">
        <w:r w:rsidR="007516CC" w:rsidRPr="00E77497">
          <w:t>NativeBrand</w:t>
        </w:r>
      </w:ins>
      <w:ins w:id="13021" w:author="Allen Wirfs-Brock" w:date="2011-07-02T13:56:00Z">
        <w:r w:rsidR="00963019" w:rsidRPr="00E77497">
          <w:t>]] internal property</w:t>
        </w:r>
      </w:ins>
      <w:ins w:id="13022" w:author="Rev 3 Allen Wirfs-Brock" w:date="2011-09-07T15:38:00Z">
        <w:r w:rsidR="007516CC" w:rsidRPr="00E77497">
          <w:t xml:space="preserve"> with value NativeArray</w:t>
        </w:r>
      </w:ins>
      <w:r w:rsidRPr="00E77497">
        <w:t>.</w:t>
      </w:r>
    </w:p>
    <w:p w14:paraId="51C4D237"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6C1747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newly constructed object is set to the number of arguments.</w:t>
      </w:r>
    </w:p>
    <w:p w14:paraId="469E46C2" w14:textId="77777777" w:rsidR="004C02EF" w:rsidRPr="00E77497" w:rsidRDefault="004C02EF" w:rsidP="004C02EF">
      <w:r w:rsidRPr="00E77497">
        <w:t xml:space="preserve">The </w:t>
      </w:r>
      <w:r w:rsidRPr="00E77497">
        <w:rPr>
          <w:rFonts w:ascii="Courier New" w:hAnsi="Courier New"/>
          <w:b/>
        </w:rPr>
        <w:t>0</w:t>
      </w:r>
      <w:r w:rsidRPr="00E77497">
        <w:t xml:space="preserve"> property of the newly constructed object is set to </w:t>
      </w:r>
      <w:r w:rsidRPr="00E77497">
        <w:rPr>
          <w:rFonts w:ascii="Times New Roman" w:hAnsi="Times New Roman"/>
          <w:i/>
        </w:rPr>
        <w:t>item0</w:t>
      </w:r>
      <w:r w:rsidRPr="00E77497">
        <w:t xml:space="preserve"> (if supplied); the </w:t>
      </w:r>
      <w:r w:rsidRPr="00E77497">
        <w:rPr>
          <w:rFonts w:ascii="Courier New" w:hAnsi="Courier New"/>
          <w:b/>
        </w:rPr>
        <w:t>1</w:t>
      </w:r>
      <w:r w:rsidRPr="00E77497">
        <w:t xml:space="preserve"> property of the newly constructed object is set to </w:t>
      </w:r>
      <w:r w:rsidRPr="00E77497">
        <w:rPr>
          <w:rFonts w:ascii="Times New Roman" w:hAnsi="Times New Roman"/>
          <w:i/>
        </w:rPr>
        <w:t>item1</w:t>
      </w:r>
      <w:r w:rsidRPr="00E77497">
        <w:t xml:space="preserve"> (if supplied); and, in general, for as many arguments as there are, the </w:t>
      </w:r>
      <w:r w:rsidRPr="00E77497">
        <w:rPr>
          <w:rFonts w:ascii="Times New Roman" w:hAnsi="Times New Roman"/>
          <w:i/>
        </w:rPr>
        <w:t>k</w:t>
      </w:r>
      <w:r w:rsidRPr="00E77497">
        <w:t xml:space="preserve"> property of the newly constructed object is set to argument </w:t>
      </w:r>
      <w:r w:rsidRPr="00E77497">
        <w:rPr>
          <w:rFonts w:ascii="Times New Roman" w:hAnsi="Times New Roman"/>
          <w:i/>
        </w:rPr>
        <w:t>k</w:t>
      </w:r>
      <w:r w:rsidRPr="00E77497">
        <w:t xml:space="preserve">, where the first argument is considered to be argument number </w:t>
      </w:r>
      <w:r w:rsidRPr="00E77497">
        <w:rPr>
          <w:rFonts w:ascii="Courier New" w:hAnsi="Courier New"/>
          <w:b/>
        </w:rPr>
        <w:t>0</w:t>
      </w:r>
      <w:r w:rsidRPr="00E77497">
        <w:t>.</w:t>
      </w:r>
      <w:bookmarkStart w:id="13023" w:name="_Toc385672287"/>
      <w:bookmarkStart w:id="13024" w:name="_Toc393690404"/>
      <w:r w:rsidRPr="00E77497">
        <w:t xml:space="preserve"> These properties all have the attributes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10D6388" w14:textId="77777777" w:rsidR="004C02EF" w:rsidRPr="00E77497" w:rsidRDefault="004C02EF" w:rsidP="004C02EF">
      <w:pPr>
        <w:pStyle w:val="40"/>
        <w:numPr>
          <w:ilvl w:val="0"/>
          <w:numId w:val="0"/>
        </w:numPr>
      </w:pPr>
      <w:bookmarkStart w:id="13025" w:name="_Ref455971750"/>
      <w:r w:rsidRPr="00E77497">
        <w:t>15.4.2.2</w:t>
      </w:r>
      <w:r w:rsidRPr="00E77497">
        <w:tab/>
        <w:t>new Array (len</w:t>
      </w:r>
      <w:bookmarkEnd w:id="13015"/>
      <w:bookmarkEnd w:id="13023"/>
      <w:bookmarkEnd w:id="13024"/>
      <w:r w:rsidRPr="00E77497">
        <w:t>)</w:t>
      </w:r>
      <w:bookmarkStart w:id="13026" w:name="_Toc382291618"/>
      <w:bookmarkEnd w:id="13025"/>
    </w:p>
    <w:p w14:paraId="39B03731" w14:textId="77777777" w:rsidR="004C02EF" w:rsidRPr="00E77497" w:rsidRDefault="004C02EF" w:rsidP="004C02EF">
      <w:r w:rsidRPr="00E77497">
        <w:t xml:space="preserve">The [[Prototype]] internal property of the newly constructed object is set to the original Array prototype object, the one that is the initial value of </w:t>
      </w:r>
      <w:r w:rsidRPr="00E77497">
        <w:rPr>
          <w:rFonts w:ascii="Courier New" w:hAnsi="Courier New"/>
          <w:b/>
        </w:rPr>
        <w:t>Array.prototype</w:t>
      </w:r>
      <w:r w:rsidRPr="00E77497">
        <w:t xml:space="preserve"> (15.4.3.1). </w:t>
      </w:r>
      <w:ins w:id="13027" w:author="Allen Wirfs-Brock" w:date="2011-07-02T13:57:00Z">
        <w:r w:rsidR="00963019" w:rsidRPr="00E77497">
          <w:t>The newly constructed object has the [[</w:t>
        </w:r>
        <w:del w:id="13028" w:author="Rev 3 Allen Wirfs-Brock" w:date="2011-09-07T15:39:00Z">
          <w:r w:rsidR="00963019" w:rsidRPr="00E77497" w:rsidDel="007516CC">
            <w:delText>IsArray</w:delText>
          </w:r>
        </w:del>
      </w:ins>
      <w:ins w:id="13029" w:author="Rev 3 Allen Wirfs-Brock" w:date="2011-09-07T15:39:00Z">
        <w:r w:rsidR="007516CC" w:rsidRPr="00E77497">
          <w:t>NativeBrand</w:t>
        </w:r>
      </w:ins>
      <w:ins w:id="13030" w:author="Allen Wirfs-Brock" w:date="2011-07-02T13:57:00Z">
        <w:r w:rsidR="00963019" w:rsidRPr="00E77497">
          <w:t>]] internal property</w:t>
        </w:r>
      </w:ins>
      <w:ins w:id="13031" w:author="Rev 3 Allen Wirfs-Brock" w:date="2011-09-07T15:39:00Z">
        <w:r w:rsidR="007516CC" w:rsidRPr="00E77497">
          <w:t xml:space="preserve"> with value NativeArray</w:t>
        </w:r>
      </w:ins>
      <w:ins w:id="13032" w:author="Allen Wirfs-Brock" w:date="2011-07-02T13:57:00Z">
        <w:r w:rsidR="00963019" w:rsidRPr="00E77497">
          <w:t>.</w:t>
        </w:r>
      </w:ins>
      <w:del w:id="13033" w:author="Allen Wirfs-Brock" w:date="2011-07-02T13:57:00Z">
        <w:r w:rsidRPr="00E77497" w:rsidDel="00963019">
          <w:delText xml:space="preserve">The [[Class]] internal property of the newly constructed object is set to </w:delText>
        </w:r>
        <w:r w:rsidRPr="00E77497" w:rsidDel="00963019">
          <w:rPr>
            <w:rFonts w:ascii="Courier New" w:hAnsi="Courier New"/>
            <w:b/>
          </w:rPr>
          <w:delText>"Array"</w:delText>
        </w:r>
        <w:r w:rsidRPr="00E77497" w:rsidDel="00963019">
          <w:delText>.</w:delText>
        </w:r>
      </w:del>
      <w:r w:rsidRPr="00E77497">
        <w:t xml:space="preserve"> The [[Extensible]] internal property of the newly constructed object is set to </w:t>
      </w:r>
      <w:r w:rsidRPr="00E77497">
        <w:rPr>
          <w:b/>
        </w:rPr>
        <w:t>true</w:t>
      </w:r>
      <w:r w:rsidRPr="00E77497">
        <w:t>.</w:t>
      </w:r>
    </w:p>
    <w:p w14:paraId="38422406" w14:textId="77777777" w:rsidR="004C02EF" w:rsidRPr="00E77497" w:rsidRDefault="004C02EF" w:rsidP="004C02EF">
      <w:r w:rsidRPr="00E77497">
        <w:t xml:space="preserve">If the argument </w:t>
      </w:r>
      <w:r w:rsidRPr="00E77497">
        <w:rPr>
          <w:rFonts w:ascii="Times New Roman" w:hAnsi="Times New Roman"/>
          <w:i/>
        </w:rPr>
        <w:t>len</w:t>
      </w:r>
      <w:r w:rsidRPr="00E77497">
        <w:t xml:space="preserve"> is a Number and </w:t>
      </w:r>
      <w:r w:rsidRPr="00E77497">
        <w:rPr>
          <w:rFonts w:ascii="Times New Roman" w:hAnsi="Times New Roman"/>
        </w:rPr>
        <w:t>ToUint32(</w:t>
      </w:r>
      <w:r w:rsidRPr="00E77497">
        <w:rPr>
          <w:rFonts w:ascii="Times New Roman" w:hAnsi="Times New Roman"/>
          <w:i/>
        </w:rPr>
        <w:t>len</w:t>
      </w:r>
      <w:r w:rsidRPr="00E77497">
        <w:rPr>
          <w:rFonts w:ascii="Times New Roman" w:hAnsi="Times New Roman"/>
        </w:rPr>
        <w:t>)</w:t>
      </w:r>
      <w:r w:rsidRPr="00E77497">
        <w:t xml:space="preserve"> is equal to </w:t>
      </w:r>
      <w:r w:rsidRPr="00E77497">
        <w:rPr>
          <w:rFonts w:ascii="Times New Roman" w:hAnsi="Times New Roman"/>
          <w:i/>
        </w:rPr>
        <w:t>len</w:t>
      </w:r>
      <w:r w:rsidRPr="00E77497">
        <w:t xml:space="preserve">, then the </w:t>
      </w:r>
      <w:r w:rsidRPr="00E77497">
        <w:rPr>
          <w:rFonts w:ascii="Courier New" w:hAnsi="Courier New"/>
          <w:b/>
        </w:rPr>
        <w:t>length</w:t>
      </w:r>
      <w:r w:rsidRPr="00E77497">
        <w:t xml:space="preserve"> property of the newly constructed object is set to </w:t>
      </w:r>
      <w:r w:rsidRPr="00E77497">
        <w:rPr>
          <w:rFonts w:ascii="Times New Roman" w:hAnsi="Times New Roman"/>
        </w:rPr>
        <w:t>ToUint32(</w:t>
      </w:r>
      <w:r w:rsidRPr="00E77497">
        <w:rPr>
          <w:rFonts w:ascii="Times New Roman" w:hAnsi="Times New Roman"/>
          <w:i/>
        </w:rPr>
        <w:t>len</w:t>
      </w:r>
      <w:r w:rsidRPr="00E77497">
        <w:rPr>
          <w:rFonts w:ascii="Times New Roman" w:hAnsi="Times New Roman"/>
        </w:rPr>
        <w:t>)</w:t>
      </w:r>
      <w:r w:rsidRPr="00E77497">
        <w:t xml:space="preserve">. If the argument </w:t>
      </w:r>
      <w:r w:rsidRPr="00E77497">
        <w:rPr>
          <w:rFonts w:ascii="Times New Roman" w:hAnsi="Times New Roman"/>
          <w:i/>
        </w:rPr>
        <w:t>len</w:t>
      </w:r>
      <w:r w:rsidRPr="00E77497">
        <w:t xml:space="preserve"> is a Number and </w:t>
      </w:r>
      <w:r w:rsidRPr="00E77497">
        <w:rPr>
          <w:rFonts w:ascii="Times New Roman" w:hAnsi="Times New Roman"/>
        </w:rPr>
        <w:t>ToUint32(</w:t>
      </w:r>
      <w:r w:rsidRPr="00E77497">
        <w:rPr>
          <w:rFonts w:ascii="Times New Roman" w:hAnsi="Times New Roman"/>
          <w:i/>
        </w:rPr>
        <w:t>len</w:t>
      </w:r>
      <w:r w:rsidRPr="00E77497">
        <w:rPr>
          <w:rFonts w:ascii="Times New Roman" w:hAnsi="Times New Roman"/>
        </w:rPr>
        <w:t>)</w:t>
      </w:r>
      <w:r w:rsidRPr="00E77497">
        <w:t xml:space="preserve"> is not equal to </w:t>
      </w:r>
      <w:r w:rsidRPr="00E77497">
        <w:rPr>
          <w:rFonts w:ascii="Times New Roman" w:hAnsi="Times New Roman"/>
          <w:i/>
        </w:rPr>
        <w:t>len</w:t>
      </w:r>
      <w:r w:rsidRPr="00E77497">
        <w:t xml:space="preserve">, a </w:t>
      </w:r>
      <w:r w:rsidRPr="00E77497">
        <w:rPr>
          <w:b/>
        </w:rPr>
        <w:t>RangeError</w:t>
      </w:r>
      <w:r w:rsidRPr="00E77497">
        <w:t xml:space="preserve"> exception is thrown.</w:t>
      </w:r>
    </w:p>
    <w:p w14:paraId="5C6CD01F" w14:textId="77777777" w:rsidR="004C02EF" w:rsidRPr="00E77497" w:rsidRDefault="004C02EF" w:rsidP="004C02EF">
      <w:r w:rsidRPr="00E77497">
        <w:t xml:space="preserve">If the argument </w:t>
      </w:r>
      <w:r w:rsidRPr="00E77497">
        <w:rPr>
          <w:rFonts w:ascii="Times New Roman" w:hAnsi="Times New Roman"/>
          <w:i/>
        </w:rPr>
        <w:t>len</w:t>
      </w:r>
      <w:r w:rsidRPr="00E77497">
        <w:t xml:space="preserve"> is not a Number, then the </w:t>
      </w:r>
      <w:r w:rsidRPr="00E77497">
        <w:rPr>
          <w:rFonts w:ascii="Courier New" w:hAnsi="Courier New"/>
          <w:b/>
        </w:rPr>
        <w:t>length</w:t>
      </w:r>
      <w:r w:rsidRPr="00E77497">
        <w:t xml:space="preserve"> property of the newly constructed object is set to </w:t>
      </w:r>
      <w:r w:rsidRPr="00E77497">
        <w:rPr>
          <w:rFonts w:ascii="Courier New" w:hAnsi="Courier New"/>
          <w:b/>
        </w:rPr>
        <w:t>1</w:t>
      </w:r>
      <w:r w:rsidRPr="00E77497">
        <w:t xml:space="preserve"> and the </w:t>
      </w:r>
      <w:r w:rsidRPr="00E77497">
        <w:rPr>
          <w:rFonts w:ascii="Courier New" w:hAnsi="Courier New"/>
          <w:b/>
        </w:rPr>
        <w:t>0</w:t>
      </w:r>
      <w:r w:rsidRPr="00E77497">
        <w:t xml:space="preserve"> property of the newly constructed object is set to </w:t>
      </w:r>
      <w:r w:rsidRPr="00E77497">
        <w:rPr>
          <w:rFonts w:ascii="Times New Roman" w:hAnsi="Times New Roman"/>
          <w:i/>
        </w:rPr>
        <w:t>len</w:t>
      </w:r>
      <w:r w:rsidRPr="00E77497">
        <w:t xml:space="preserve"> with attributes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bookmarkStart w:id="13034" w:name="_Toc385672288"/>
      <w:bookmarkStart w:id="13035" w:name="_Toc393690405"/>
    </w:p>
    <w:p w14:paraId="55791C36" w14:textId="77777777" w:rsidR="004C02EF" w:rsidRPr="00E77497" w:rsidRDefault="004C02EF" w:rsidP="00B43482">
      <w:pPr>
        <w:pStyle w:val="30"/>
        <w:numPr>
          <w:ilvl w:val="0"/>
          <w:numId w:val="0"/>
        </w:numPr>
      </w:pPr>
      <w:bookmarkStart w:id="13036" w:name="_Toc382291619"/>
      <w:bookmarkStart w:id="13037" w:name="_Toc385672289"/>
      <w:bookmarkStart w:id="13038" w:name="_Toc393690406"/>
      <w:bookmarkStart w:id="13039" w:name="_Ref457709045"/>
      <w:bookmarkStart w:id="13040" w:name="_Toc472818923"/>
      <w:bookmarkStart w:id="13041" w:name="_Toc235503501"/>
      <w:bookmarkStart w:id="13042" w:name="_Toc241509276"/>
      <w:bookmarkStart w:id="13043" w:name="_Toc244416763"/>
      <w:bookmarkStart w:id="13044" w:name="_Toc276631127"/>
      <w:bookmarkStart w:id="13045" w:name="_Toc314500683"/>
      <w:bookmarkEnd w:id="13026"/>
      <w:bookmarkEnd w:id="13034"/>
      <w:bookmarkEnd w:id="13035"/>
      <w:r w:rsidRPr="00E77497">
        <w:t>15.4.3</w:t>
      </w:r>
      <w:r w:rsidRPr="00E77497">
        <w:tab/>
        <w:t>Properties of the Array Constructo</w:t>
      </w:r>
      <w:bookmarkEnd w:id="13036"/>
      <w:bookmarkEnd w:id="13037"/>
      <w:bookmarkEnd w:id="13038"/>
      <w:r w:rsidRPr="00E77497">
        <w:t>r</w:t>
      </w:r>
      <w:bookmarkEnd w:id="13039"/>
      <w:bookmarkEnd w:id="13040"/>
      <w:bookmarkEnd w:id="13041"/>
      <w:bookmarkEnd w:id="13042"/>
      <w:bookmarkEnd w:id="13043"/>
      <w:bookmarkEnd w:id="13044"/>
      <w:bookmarkEnd w:id="13045"/>
    </w:p>
    <w:p w14:paraId="223C337D" w14:textId="77777777" w:rsidR="004C02EF" w:rsidRPr="00E77497" w:rsidRDefault="004C02EF" w:rsidP="004C02EF">
      <w:r w:rsidRPr="00E77497">
        <w:t>The value of the [[Prototype]] internal property of the Array constructor is the Function prototype object (15.3.4).</w:t>
      </w:r>
    </w:p>
    <w:p w14:paraId="7A8FFD27"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13046" w:name="_Hlt424534161"/>
      <w:bookmarkStart w:id="13047" w:name="_Toc382291620"/>
      <w:bookmarkStart w:id="13048" w:name="_Toc385672290"/>
      <w:bookmarkStart w:id="13049" w:name="_Ref393614155"/>
      <w:bookmarkStart w:id="13050" w:name="_Toc393690407"/>
      <w:bookmarkStart w:id="13051" w:name="_Ref404501859"/>
      <w:bookmarkStart w:id="13052" w:name="_Ref404502071"/>
      <w:bookmarkStart w:id="13053" w:name="_Ref404502112"/>
      <w:bookmarkEnd w:id="13046"/>
    </w:p>
    <w:p w14:paraId="00EFAA99" w14:textId="77777777" w:rsidR="004C02EF" w:rsidRPr="00E77497" w:rsidRDefault="004C02EF" w:rsidP="004C02EF">
      <w:pPr>
        <w:pStyle w:val="40"/>
        <w:numPr>
          <w:ilvl w:val="0"/>
          <w:numId w:val="0"/>
        </w:numPr>
      </w:pPr>
      <w:bookmarkStart w:id="13054" w:name="_Ref424534154"/>
      <w:r w:rsidRPr="00E77497">
        <w:t>15.4.3.1</w:t>
      </w:r>
      <w:r w:rsidRPr="00E77497">
        <w:tab/>
        <w:t>Array.prototyp</w:t>
      </w:r>
      <w:bookmarkEnd w:id="13047"/>
      <w:bookmarkEnd w:id="13048"/>
      <w:bookmarkEnd w:id="13049"/>
      <w:bookmarkEnd w:id="13050"/>
      <w:bookmarkEnd w:id="13051"/>
      <w:bookmarkEnd w:id="13052"/>
      <w:bookmarkEnd w:id="13053"/>
      <w:r w:rsidRPr="00E77497">
        <w:t>e</w:t>
      </w:r>
      <w:bookmarkEnd w:id="13054"/>
    </w:p>
    <w:p w14:paraId="05705294" w14:textId="77777777" w:rsidR="004C02EF" w:rsidRPr="00E77497" w:rsidRDefault="004C02EF" w:rsidP="004C02EF">
      <w:r w:rsidRPr="00E77497">
        <w:t xml:space="preserve">The initial value of </w:t>
      </w:r>
      <w:r w:rsidRPr="00E77497">
        <w:rPr>
          <w:rFonts w:ascii="Courier New" w:hAnsi="Courier New"/>
          <w:b/>
        </w:rPr>
        <w:t>Array.prototype</w:t>
      </w:r>
      <w:r w:rsidRPr="00E77497">
        <w:t xml:space="preserve"> is the Array prototype object (15.4.4).</w:t>
      </w:r>
      <w:bookmarkStart w:id="13055" w:name="_Toc385672291"/>
      <w:bookmarkStart w:id="13056" w:name="_Toc382291621"/>
    </w:p>
    <w:p w14:paraId="411CA493"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057" w:name="_Toc393690408"/>
    </w:p>
    <w:p w14:paraId="02E27235" w14:textId="77777777" w:rsidR="004C02EF" w:rsidRPr="00E77497" w:rsidRDefault="004C02EF" w:rsidP="004C02EF">
      <w:pPr>
        <w:pStyle w:val="40"/>
        <w:numPr>
          <w:ilvl w:val="0"/>
          <w:numId w:val="0"/>
        </w:numPr>
      </w:pPr>
      <w:r w:rsidRPr="00E77497">
        <w:t>15.4.3.2</w:t>
      </w:r>
      <w:r w:rsidRPr="00E77497">
        <w:tab/>
        <w:t>Array.isArray ( arg )</w:t>
      </w:r>
    </w:p>
    <w:p w14:paraId="44440477" w14:textId="77777777" w:rsidR="004C02EF" w:rsidRPr="00E77497" w:rsidRDefault="004C02EF" w:rsidP="004C02EF">
      <w:r w:rsidRPr="00E77497">
        <w:t xml:space="preserve">The isArray function takes one argument </w:t>
      </w:r>
      <w:r w:rsidRPr="00E77497">
        <w:rPr>
          <w:rFonts w:ascii="Times New Roman" w:hAnsi="Times New Roman"/>
          <w:i/>
        </w:rPr>
        <w:t>arg</w:t>
      </w:r>
      <w:r w:rsidRPr="00E77497">
        <w:t xml:space="preserve">, and returns the Boolean value </w:t>
      </w:r>
      <w:r w:rsidRPr="00E77497">
        <w:rPr>
          <w:b/>
        </w:rPr>
        <w:t xml:space="preserve">true </w:t>
      </w:r>
      <w:r w:rsidRPr="00E77497">
        <w:t xml:space="preserve">if the argument is an object whose class internal property is </w:t>
      </w:r>
      <w:r w:rsidRPr="00E77497">
        <w:rPr>
          <w:rFonts w:ascii="Courier New" w:hAnsi="Courier New" w:cs="Courier New"/>
          <w:b/>
        </w:rPr>
        <w:t>"Array"</w:t>
      </w:r>
      <w:r w:rsidRPr="00E77497">
        <w:t xml:space="preserve">; otherwise it returns </w:t>
      </w:r>
      <w:r w:rsidRPr="00E77497">
        <w:rPr>
          <w:b/>
        </w:rPr>
        <w:t>false</w:t>
      </w:r>
      <w:r w:rsidRPr="00E77497">
        <w:t>. The following steps are taken:</w:t>
      </w:r>
    </w:p>
    <w:p w14:paraId="006C1F54" w14:textId="77777777" w:rsidR="004C02EF" w:rsidRPr="00E77497" w:rsidRDefault="004C02EF" w:rsidP="00834A33">
      <w:pPr>
        <w:pStyle w:val="Alg4"/>
        <w:numPr>
          <w:ilvl w:val="0"/>
          <w:numId w:val="198"/>
        </w:numPr>
      </w:pPr>
      <w:r w:rsidRPr="00E77497">
        <w:t>If Type(</w:t>
      </w:r>
      <w:r w:rsidRPr="00E77497">
        <w:rPr>
          <w:i/>
        </w:rPr>
        <w:t>arg</w:t>
      </w:r>
      <w:r w:rsidRPr="00E77497">
        <w:t xml:space="preserve">) is not Object, return </w:t>
      </w:r>
      <w:r w:rsidRPr="00E77497">
        <w:rPr>
          <w:b/>
        </w:rPr>
        <w:t>false</w:t>
      </w:r>
      <w:r w:rsidRPr="00E77497">
        <w:t>.</w:t>
      </w:r>
    </w:p>
    <w:p w14:paraId="4EFA98AE" w14:textId="77777777" w:rsidR="004C02EF" w:rsidRPr="00E77497" w:rsidRDefault="004C02EF" w:rsidP="00834A33">
      <w:pPr>
        <w:pStyle w:val="Alg4"/>
        <w:numPr>
          <w:ilvl w:val="0"/>
          <w:numId w:val="198"/>
        </w:numPr>
      </w:pPr>
      <w:r w:rsidRPr="00E77497">
        <w:t xml:space="preserve">If </w:t>
      </w:r>
      <w:del w:id="13058" w:author="Allen Wirfs-Brock" w:date="2011-07-02T13:58:00Z">
        <w:r w:rsidRPr="00E77497" w:rsidDel="00963019">
          <w:delText xml:space="preserve">the value of the [[Class]] internal property of </w:delText>
        </w:r>
      </w:del>
      <w:r w:rsidRPr="00E77497">
        <w:rPr>
          <w:i/>
        </w:rPr>
        <w:t xml:space="preserve">arg </w:t>
      </w:r>
      <w:del w:id="13059" w:author="Allen Wirfs-Brock" w:date="2011-07-02T13:58:00Z">
        <w:r w:rsidRPr="00E77497" w:rsidDel="00963019">
          <w:delText xml:space="preserve">is </w:delText>
        </w:r>
        <w:r w:rsidRPr="00E77497" w:rsidDel="00963019">
          <w:rPr>
            <w:rFonts w:ascii="Courier New" w:hAnsi="Courier New" w:cs="Courier New"/>
            <w:b/>
          </w:rPr>
          <w:delText>"Array"</w:delText>
        </w:r>
      </w:del>
      <w:ins w:id="13060" w:author="Allen Wirfs-Brock" w:date="2011-07-02T13:58:00Z">
        <w:r w:rsidR="00963019" w:rsidRPr="00E77497">
          <w:t>has the [[</w:t>
        </w:r>
        <w:del w:id="13061" w:author="Rev 3 Allen Wirfs-Brock" w:date="2011-09-07T15:40:00Z">
          <w:r w:rsidR="00963019" w:rsidRPr="00E77497" w:rsidDel="009D141F">
            <w:delText>IsArray</w:delText>
          </w:r>
        </w:del>
      </w:ins>
      <w:ins w:id="13062" w:author="Rev 3 Allen Wirfs-Brock" w:date="2011-09-07T15:40:00Z">
        <w:r w:rsidR="009D141F" w:rsidRPr="00E77497">
          <w:t>NativeBrand</w:t>
        </w:r>
      </w:ins>
      <w:ins w:id="13063" w:author="Allen Wirfs-Brock" w:date="2011-07-02T13:58:00Z">
        <w:r w:rsidR="00963019" w:rsidRPr="00E77497">
          <w:t>]] internal property</w:t>
        </w:r>
      </w:ins>
      <w:ins w:id="13064" w:author="Rev 3 Allen Wirfs-Brock" w:date="2011-09-07T15:40:00Z">
        <w:r w:rsidR="009D141F" w:rsidRPr="00E77497">
          <w:t xml:space="preserve"> with value NativeArray</w:t>
        </w:r>
      </w:ins>
      <w:r w:rsidRPr="00E77497">
        <w:t xml:space="preserve">, then return </w:t>
      </w:r>
      <w:r w:rsidRPr="00E77497">
        <w:rPr>
          <w:b/>
        </w:rPr>
        <w:t>true</w:t>
      </w:r>
      <w:r w:rsidRPr="00E77497">
        <w:t>.</w:t>
      </w:r>
    </w:p>
    <w:p w14:paraId="7EC029C5" w14:textId="77777777" w:rsidR="004C02EF" w:rsidRPr="00E77497" w:rsidRDefault="004C02EF" w:rsidP="00834A33">
      <w:pPr>
        <w:pStyle w:val="Alg4"/>
        <w:numPr>
          <w:ilvl w:val="0"/>
          <w:numId w:val="198"/>
        </w:numPr>
        <w:spacing w:after="120"/>
      </w:pPr>
      <w:r w:rsidRPr="00E77497">
        <w:t xml:space="preserve">Return </w:t>
      </w:r>
      <w:r w:rsidRPr="00E77497">
        <w:rPr>
          <w:b/>
        </w:rPr>
        <w:t>false</w:t>
      </w:r>
      <w:r w:rsidRPr="00E77497">
        <w:t>.</w:t>
      </w:r>
    </w:p>
    <w:p w14:paraId="2D0F58B6" w14:textId="77777777" w:rsidR="004C02EF" w:rsidRPr="00E77497" w:rsidRDefault="004C02EF" w:rsidP="00B43482">
      <w:pPr>
        <w:pStyle w:val="30"/>
        <w:numPr>
          <w:ilvl w:val="0"/>
          <w:numId w:val="0"/>
        </w:numPr>
      </w:pPr>
      <w:bookmarkStart w:id="13065" w:name="_Toc385672292"/>
      <w:bookmarkStart w:id="13066" w:name="_Ref393609293"/>
      <w:bookmarkStart w:id="13067" w:name="_Toc393690409"/>
      <w:bookmarkStart w:id="13068" w:name="_Ref404502135"/>
      <w:bookmarkStart w:id="13069" w:name="_Ref424534233"/>
      <w:bookmarkStart w:id="13070" w:name="_Toc472818924"/>
      <w:bookmarkStart w:id="13071" w:name="_Toc235503502"/>
      <w:bookmarkStart w:id="13072" w:name="_Toc241509277"/>
      <w:bookmarkStart w:id="13073" w:name="_Toc244416764"/>
      <w:bookmarkStart w:id="13074" w:name="_Toc276631128"/>
      <w:bookmarkStart w:id="13075" w:name="_Toc314500684"/>
      <w:bookmarkEnd w:id="13055"/>
      <w:bookmarkEnd w:id="13057"/>
      <w:r w:rsidRPr="00E77497">
        <w:t>15.4.4</w:t>
      </w:r>
      <w:r w:rsidRPr="00E77497">
        <w:tab/>
        <w:t>Properties of the Array Prototype Objec</w:t>
      </w:r>
      <w:bookmarkEnd w:id="13056"/>
      <w:bookmarkEnd w:id="13065"/>
      <w:bookmarkEnd w:id="13066"/>
      <w:bookmarkEnd w:id="13067"/>
      <w:bookmarkEnd w:id="13068"/>
      <w:r w:rsidRPr="00E77497">
        <w:t>t</w:t>
      </w:r>
      <w:bookmarkEnd w:id="13069"/>
      <w:bookmarkEnd w:id="13070"/>
      <w:bookmarkEnd w:id="13071"/>
      <w:bookmarkEnd w:id="13072"/>
      <w:bookmarkEnd w:id="13073"/>
      <w:bookmarkEnd w:id="13074"/>
      <w:bookmarkEnd w:id="13075"/>
    </w:p>
    <w:p w14:paraId="40CB188E" w14:textId="77777777" w:rsidR="004C02EF" w:rsidRPr="00E77497" w:rsidRDefault="004C02EF" w:rsidP="004C02EF">
      <w:r w:rsidRPr="00E77497">
        <w:t>The value of the [[Prototype]] internal property of the Array prototype object is the standard built-in Object prototype object (15.2.4).</w:t>
      </w:r>
    </w:p>
    <w:p w14:paraId="4A79E2A4" w14:textId="77777777" w:rsidR="004C02EF" w:rsidRPr="00E77497" w:rsidRDefault="004C02EF" w:rsidP="004C02EF">
      <w:r w:rsidRPr="00E77497">
        <w:t xml:space="preserve">The Array prototype object is itself an array; </w:t>
      </w:r>
      <w:del w:id="13076" w:author="Allen Wirfs-Brock" w:date="2011-07-02T13:59:00Z">
        <w:r w:rsidRPr="00E77497" w:rsidDel="00963019">
          <w:delText xml:space="preserve">its [[Class]] is </w:delText>
        </w:r>
        <w:r w:rsidRPr="00E77497" w:rsidDel="00963019">
          <w:rPr>
            <w:rFonts w:ascii="Courier New" w:hAnsi="Courier New"/>
            <w:b/>
          </w:rPr>
          <w:delText>"Array"</w:delText>
        </w:r>
      </w:del>
      <w:ins w:id="13077" w:author="Allen Wirfs-Brock" w:date="2011-07-02T13:59:00Z">
        <w:r w:rsidR="00963019" w:rsidRPr="00E77497">
          <w:t>it has an [[</w:t>
        </w:r>
      </w:ins>
      <w:ins w:id="13078" w:author="Rev 3 Allen Wirfs-Brock" w:date="2011-09-07T15:40:00Z">
        <w:r w:rsidR="009D141F" w:rsidRPr="00E77497">
          <w:t>NativeBrand</w:t>
        </w:r>
      </w:ins>
      <w:ins w:id="13079" w:author="Allen Wirfs-Brock" w:date="2011-07-02T13:59:00Z">
        <w:del w:id="13080" w:author="Rev 3 Allen Wirfs-Brock" w:date="2011-09-07T15:40:00Z">
          <w:r w:rsidR="00963019" w:rsidRPr="00E77497" w:rsidDel="009D141F">
            <w:delText>IsArray</w:delText>
          </w:r>
        </w:del>
        <w:r w:rsidR="00963019" w:rsidRPr="00E77497">
          <w:t>]] internal property</w:t>
        </w:r>
      </w:ins>
      <w:ins w:id="13081" w:author="Rev 3 Allen Wirfs-Brock" w:date="2011-09-07T15:40:00Z">
        <w:r w:rsidR="009D141F" w:rsidRPr="00E77497">
          <w:t xml:space="preserve"> with value NativeArray</w:t>
        </w:r>
      </w:ins>
      <w:r w:rsidRPr="00E77497">
        <w:t xml:space="preserve">, and it has a </w:t>
      </w:r>
      <w:r w:rsidRPr="00E77497">
        <w:rPr>
          <w:rFonts w:ascii="Courier New" w:hAnsi="Courier New"/>
          <w:b/>
        </w:rPr>
        <w:t>length</w:t>
      </w:r>
      <w:r w:rsidRPr="00E77497">
        <w:t xml:space="preserve"> property (whose initial value is </w:t>
      </w:r>
      <w:r w:rsidRPr="00E77497">
        <w:rPr>
          <w:b/>
        </w:rPr>
        <w:t>+0</w:t>
      </w:r>
      <w:r w:rsidRPr="00E77497">
        <w:t>) and the special [[DefineOwnProperty]] internal method described in 15.4.5.1.</w:t>
      </w:r>
    </w:p>
    <w:p w14:paraId="40F88C5D" w14:textId="77777777" w:rsidR="004C02EF" w:rsidRPr="00E77497" w:rsidRDefault="004C02EF" w:rsidP="004C02EF">
      <w:r w:rsidRPr="00E77497">
        <w:t xml:space="preserve">In following descriptions of functions that are properties of the Array prototype object, the phrase “this object” refers to the object that is the </w:t>
      </w:r>
      <w:r w:rsidRPr="00E77497">
        <w:rPr>
          <w:b/>
        </w:rPr>
        <w:t>this</w:t>
      </w:r>
      <w:r w:rsidRPr="00E77497">
        <w:t xml:space="preserve"> value for the invocation of the function. It is permitted for the </w:t>
      </w:r>
      <w:r w:rsidRPr="00E77497">
        <w:rPr>
          <w:b/>
        </w:rPr>
        <w:t>this</w:t>
      </w:r>
      <w:r w:rsidRPr="00E77497">
        <w:t xml:space="preserve"> to be an object </w:t>
      </w:r>
      <w:del w:id="13082" w:author="Allen Wirfs-Brock" w:date="2011-07-02T13:59:00Z">
        <w:r w:rsidRPr="00E77497" w:rsidDel="00963019">
          <w:delText xml:space="preserve">for </w:delText>
        </w:r>
      </w:del>
      <w:r w:rsidRPr="00E77497">
        <w:t xml:space="preserve">which </w:t>
      </w:r>
      <w:del w:id="13083" w:author="Allen Wirfs-Brock" w:date="2011-07-02T14:00:00Z">
        <w:r w:rsidRPr="00E77497" w:rsidDel="00963019">
          <w:delText xml:space="preserve">the value of the [[Class]] internal property is not </w:delText>
        </w:r>
        <w:r w:rsidRPr="00E77497" w:rsidDel="00963019">
          <w:rPr>
            <w:rFonts w:ascii="Courier New" w:hAnsi="Courier New"/>
            <w:b/>
          </w:rPr>
          <w:delText>"Array"</w:delText>
        </w:r>
      </w:del>
      <w:ins w:id="13084" w:author="Allen Wirfs-Brock" w:date="2011-07-02T14:00:00Z">
        <w:r w:rsidR="00963019" w:rsidRPr="00E77497">
          <w:t>does not have an [[</w:t>
        </w:r>
        <w:del w:id="13085" w:author="Rev 3 Allen Wirfs-Brock" w:date="2011-09-07T15:41:00Z">
          <w:r w:rsidR="00963019" w:rsidRPr="00E77497" w:rsidDel="009D141F">
            <w:delText>IsArray</w:delText>
          </w:r>
        </w:del>
      </w:ins>
      <w:ins w:id="13086" w:author="Rev 3 Allen Wirfs-Brock" w:date="2011-09-07T15:41:00Z">
        <w:r w:rsidR="009D141F" w:rsidRPr="00E77497">
          <w:t>NativeBrand</w:t>
        </w:r>
      </w:ins>
      <w:ins w:id="13087" w:author="Allen Wirfs-Brock" w:date="2011-07-02T14:00:00Z">
        <w:r w:rsidR="00963019" w:rsidRPr="00E77497">
          <w:t>]] internal property</w:t>
        </w:r>
      </w:ins>
      <w:ins w:id="13088" w:author="Rev 3 Allen Wirfs-Brock" w:date="2011-09-07T15:41:00Z">
        <w:r w:rsidR="009D141F" w:rsidRPr="00E77497">
          <w:t xml:space="preserve"> with value NativeArray</w:t>
        </w:r>
      </w:ins>
      <w:r w:rsidRPr="00E77497">
        <w:t>.</w:t>
      </w:r>
      <w:bookmarkStart w:id="13089" w:name="_Toc385672293"/>
    </w:p>
    <w:p w14:paraId="1A2D9D03" w14:textId="77777777" w:rsidR="004C02EF" w:rsidRPr="00E77497" w:rsidRDefault="004C02EF" w:rsidP="004C02EF">
      <w:pPr>
        <w:pStyle w:val="Note"/>
      </w:pPr>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13090" w:name="_Toc393690410"/>
    </w:p>
    <w:p w14:paraId="62ED2BAB" w14:textId="77777777" w:rsidR="004C02EF" w:rsidRPr="00E77497" w:rsidRDefault="004C02EF" w:rsidP="004C02EF">
      <w:pPr>
        <w:pStyle w:val="40"/>
        <w:numPr>
          <w:ilvl w:val="0"/>
          <w:numId w:val="0"/>
        </w:numPr>
      </w:pPr>
      <w:r w:rsidRPr="00E77497">
        <w:t>15.4.4.1</w:t>
      </w:r>
      <w:r w:rsidRPr="00E77497">
        <w:tab/>
        <w:t>Array.prototype.constructo</w:t>
      </w:r>
      <w:bookmarkEnd w:id="13089"/>
      <w:bookmarkEnd w:id="13090"/>
      <w:r w:rsidRPr="00E77497">
        <w:t>r</w:t>
      </w:r>
    </w:p>
    <w:p w14:paraId="3FB12613"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13091" w:name="_Toc385672294"/>
      <w:bookmarkStart w:id="13092" w:name="_Toc393690411"/>
    </w:p>
    <w:p w14:paraId="0A0E7069" w14:textId="77777777" w:rsidR="004C02EF" w:rsidRPr="00E77497" w:rsidRDefault="004C02EF" w:rsidP="004C02EF">
      <w:pPr>
        <w:pStyle w:val="40"/>
        <w:numPr>
          <w:ilvl w:val="0"/>
          <w:numId w:val="0"/>
        </w:numPr>
      </w:pPr>
      <w:bookmarkStart w:id="13093" w:name="_Hlt451680383"/>
      <w:bookmarkStart w:id="13094" w:name="_Ref451680376"/>
      <w:bookmarkEnd w:id="13093"/>
      <w:r w:rsidRPr="00E77497">
        <w:t>15.4.4.2</w:t>
      </w:r>
      <w:r w:rsidRPr="00E77497">
        <w:tab/>
        <w:t>Array.prototype.toString</w:t>
      </w:r>
      <w:bookmarkEnd w:id="13091"/>
      <w:bookmarkEnd w:id="13092"/>
      <w:r w:rsidRPr="00E77497">
        <w:t xml:space="preserve"> ( )</w:t>
      </w:r>
      <w:bookmarkEnd w:id="13094"/>
    </w:p>
    <w:p w14:paraId="66FB26E3" w14:textId="77777777" w:rsidR="004C02EF" w:rsidRPr="00E77497" w:rsidRDefault="004C02EF" w:rsidP="004C02EF">
      <w:bookmarkStart w:id="13095" w:name="_Toc382291622"/>
      <w:bookmarkStart w:id="13096" w:name="_Toc385672296"/>
      <w:bookmarkStart w:id="13097" w:name="_Toc393690412"/>
      <w:r w:rsidRPr="00E77497">
        <w:t xml:space="preserve">When the </w:t>
      </w:r>
      <w:r w:rsidRPr="00E77497">
        <w:rPr>
          <w:rFonts w:ascii="Courier New" w:hAnsi="Courier New"/>
          <w:b/>
        </w:rPr>
        <w:t>toString</w:t>
      </w:r>
      <w:r w:rsidRPr="00E77497">
        <w:t xml:space="preserve"> method is called, the following steps are taken:</w:t>
      </w:r>
    </w:p>
    <w:p w14:paraId="4C0FBBE3" w14:textId="77777777" w:rsidR="004C02EF" w:rsidRPr="00E77497" w:rsidRDefault="004C02EF" w:rsidP="00834A33">
      <w:pPr>
        <w:pStyle w:val="Alg4"/>
        <w:numPr>
          <w:ilvl w:val="0"/>
          <w:numId w:val="199"/>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12A7E31C" w14:textId="77777777" w:rsidR="004C02EF" w:rsidRPr="00E77497" w:rsidRDefault="004C02EF" w:rsidP="00834A33">
      <w:pPr>
        <w:pStyle w:val="Alg4"/>
        <w:numPr>
          <w:ilvl w:val="0"/>
          <w:numId w:val="199"/>
        </w:numPr>
      </w:pPr>
      <w:r w:rsidRPr="00E77497">
        <w:t xml:space="preserve">Let </w:t>
      </w:r>
      <w:r w:rsidRPr="00E77497">
        <w:rPr>
          <w:i/>
        </w:rPr>
        <w:t>func</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"join"</w:t>
      </w:r>
      <w:r w:rsidRPr="00E77497">
        <w:t>.</w:t>
      </w:r>
    </w:p>
    <w:p w14:paraId="4DC07560" w14:textId="77777777" w:rsidR="004C02EF" w:rsidRPr="00E77497" w:rsidRDefault="004C02EF" w:rsidP="00834A33">
      <w:pPr>
        <w:pStyle w:val="Alg4"/>
        <w:numPr>
          <w:ilvl w:val="0"/>
          <w:numId w:val="199"/>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14:paraId="6B63B34C" w14:textId="77777777" w:rsidR="004C02EF" w:rsidRPr="00E77497" w:rsidRDefault="004C02EF" w:rsidP="00834A33">
      <w:pPr>
        <w:pStyle w:val="Alg4"/>
        <w:numPr>
          <w:ilvl w:val="0"/>
          <w:numId w:val="199"/>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the </w:t>
      </w:r>
      <w:r w:rsidRPr="00E77497">
        <w:rPr>
          <w:b/>
        </w:rPr>
        <w:t>this</w:t>
      </w:r>
      <w:r w:rsidRPr="00E77497">
        <w:t xml:space="preserve"> value and an empty arguments list.</w:t>
      </w:r>
    </w:p>
    <w:p w14:paraId="6AE25920" w14:textId="77777777" w:rsidR="004C02EF" w:rsidRPr="00E77497" w:rsidRDefault="004C02EF" w:rsidP="004C02EF">
      <w:pPr>
        <w:pStyle w:val="Note"/>
      </w:pPr>
      <w:bookmarkStart w:id="13098" w:name="_Ref451680449"/>
      <w:bookmarkStart w:id="13099" w:name="_Hlk440446340"/>
      <w:bookmarkStart w:id="13100"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 host object is implementation-dependent.</w:t>
      </w:r>
    </w:p>
    <w:p w14:paraId="08821DD5" w14:textId="77777777" w:rsidR="004C02EF" w:rsidRPr="00E77497" w:rsidRDefault="004C02EF" w:rsidP="004C02EF">
      <w:pPr>
        <w:pStyle w:val="40"/>
        <w:numPr>
          <w:ilvl w:val="0"/>
          <w:numId w:val="0"/>
        </w:numPr>
      </w:pPr>
      <w:bookmarkStart w:id="13101" w:name="_Ref456011285"/>
      <w:r w:rsidRPr="00E77497">
        <w:t>15.4.4.3</w:t>
      </w:r>
      <w:r w:rsidRPr="00E77497">
        <w:tab/>
        <w:t>Array.prototype.toLocaleString ( )</w:t>
      </w:r>
      <w:bookmarkEnd w:id="13098"/>
      <w:bookmarkEnd w:id="13101"/>
    </w:p>
    <w:p w14:paraId="02BF3BF1" w14:textId="77777777"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7D6B2B91" w14:textId="77777777" w:rsidR="004C02EF" w:rsidRPr="00E77497" w:rsidRDefault="004C02EF" w:rsidP="004C02EF">
      <w:r w:rsidRPr="00E77497">
        <w:t>The result is calculated as follows:</w:t>
      </w:r>
    </w:p>
    <w:p w14:paraId="13736187" w14:textId="77777777"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4C712839" w14:textId="77777777" w:rsidR="004C02EF" w:rsidRPr="00E77497" w:rsidRDefault="004C02EF" w:rsidP="00834A33">
      <w:pPr>
        <w:pStyle w:val="Alg4"/>
        <w:numPr>
          <w:ilvl w:val="0"/>
          <w:numId w:val="200"/>
        </w:numPr>
      </w:pPr>
      <w:r w:rsidRPr="00E77497">
        <w:t xml:space="preserve">Let </w:t>
      </w:r>
      <w:r w:rsidRPr="00E77497">
        <w:rPr>
          <w:i/>
        </w:rPr>
        <w:t>arrayLen</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"length"</w:t>
      </w:r>
      <w:r w:rsidRPr="00E77497">
        <w:t>.</w:t>
      </w:r>
    </w:p>
    <w:p w14:paraId="2C20E4AE" w14:textId="77777777" w:rsidR="004C02EF" w:rsidRPr="00E77497" w:rsidRDefault="004C02EF" w:rsidP="00834A33">
      <w:pPr>
        <w:pStyle w:val="Alg4"/>
        <w:numPr>
          <w:ilvl w:val="0"/>
          <w:numId w:val="200"/>
        </w:numPr>
      </w:pPr>
      <w:r w:rsidRPr="00E77497">
        <w:t xml:space="preserve">Let </w:t>
      </w:r>
      <w:r w:rsidRPr="00E77497">
        <w:rPr>
          <w:i/>
        </w:rPr>
        <w:t>len</w:t>
      </w:r>
      <w:r w:rsidRPr="00E77497">
        <w:t xml:space="preserve"> be ToUint32(</w:t>
      </w:r>
      <w:r w:rsidRPr="00E77497">
        <w:rPr>
          <w:i/>
        </w:rPr>
        <w:t>arrayLen</w:t>
      </w:r>
      <w:r w:rsidRPr="00E77497">
        <w:t>).</w:t>
      </w:r>
    </w:p>
    <w:p w14:paraId="04F1B61D" w14:textId="77777777"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47E43447" w14:textId="77777777"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14:paraId="18B6550C" w14:textId="77777777" w:rsidR="004C02EF" w:rsidRPr="00E77497" w:rsidRDefault="004C02EF" w:rsidP="00834A33">
      <w:pPr>
        <w:pStyle w:val="Alg4"/>
        <w:numPr>
          <w:ilvl w:val="0"/>
          <w:numId w:val="200"/>
        </w:numPr>
      </w:pPr>
      <w:r w:rsidRPr="00E77497">
        <w:t xml:space="preserve">Let </w:t>
      </w:r>
      <w:r w:rsidRPr="00E77497">
        <w:rPr>
          <w:i/>
        </w:rPr>
        <w:t>firstElement</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"0"</w:t>
      </w:r>
      <w:r w:rsidRPr="00E77497">
        <w:t>.</w:t>
      </w:r>
    </w:p>
    <w:p w14:paraId="25E96B41" w14:textId="77777777"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06C45171"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14:paraId="347511B3" w14:textId="77777777" w:rsidR="004C02EF" w:rsidRPr="00E77497" w:rsidRDefault="004C02EF" w:rsidP="00834A33">
      <w:pPr>
        <w:pStyle w:val="Alg4"/>
        <w:numPr>
          <w:ilvl w:val="0"/>
          <w:numId w:val="200"/>
        </w:numPr>
      </w:pPr>
      <w:r w:rsidRPr="00E77497">
        <w:t xml:space="preserve">Else </w:t>
      </w:r>
    </w:p>
    <w:p w14:paraId="0A34DBF8" w14:textId="77777777" w:rsidR="004C02EF" w:rsidRPr="00E77497" w:rsidRDefault="004C02EF" w:rsidP="00834A33">
      <w:pPr>
        <w:pStyle w:val="Alg4"/>
        <w:numPr>
          <w:ilvl w:val="1"/>
          <w:numId w:val="200"/>
        </w:numPr>
      </w:pPr>
      <w:r w:rsidRPr="00E77497">
        <w:t xml:space="preserve">Let </w:t>
      </w:r>
      <w:r w:rsidRPr="00E77497">
        <w:rPr>
          <w:i/>
        </w:rPr>
        <w:t>elementObj</w:t>
      </w:r>
      <w:r w:rsidRPr="00E77497">
        <w:t xml:space="preserve"> be ToObject(</w:t>
      </w:r>
      <w:r w:rsidRPr="00E77497">
        <w:rPr>
          <w:i/>
        </w:rPr>
        <w:t>firstElement</w:t>
      </w:r>
      <w:r w:rsidRPr="00E77497">
        <w:t>).</w:t>
      </w:r>
    </w:p>
    <w:p w14:paraId="28E767B3" w14:textId="77777777" w:rsidR="004C02EF" w:rsidRPr="00E77497" w:rsidRDefault="004C02EF" w:rsidP="00834A33">
      <w:pPr>
        <w:pStyle w:val="Alg4"/>
        <w:numPr>
          <w:ilvl w:val="1"/>
          <w:numId w:val="200"/>
        </w:numPr>
      </w:pPr>
      <w:r w:rsidRPr="00E77497">
        <w:t xml:space="preserve">Let </w:t>
      </w:r>
      <w:r w:rsidRPr="00E77497">
        <w:rPr>
          <w:i/>
        </w:rPr>
        <w:t>func</w:t>
      </w:r>
      <w:r w:rsidRPr="00E77497">
        <w:t xml:space="preserve"> be the result of calling the [[Get]] internal method of </w:t>
      </w:r>
      <w:r w:rsidRPr="00E77497">
        <w:rPr>
          <w:i/>
        </w:rPr>
        <w:t>elementObj</w:t>
      </w:r>
      <w:r w:rsidRPr="00E77497">
        <w:t xml:space="preserve"> with argument </w:t>
      </w:r>
      <w:r w:rsidRPr="00E77497">
        <w:rPr>
          <w:rFonts w:ascii="Courier New" w:hAnsi="Courier New"/>
          <w:b/>
        </w:rPr>
        <w:t>"toLocaleString"</w:t>
      </w:r>
      <w:r w:rsidRPr="00E77497">
        <w:t>.</w:t>
      </w:r>
    </w:p>
    <w:p w14:paraId="5082171E" w14:textId="77777777" w:rsidR="004C02EF" w:rsidRPr="00E77497" w:rsidRDefault="004C02EF" w:rsidP="00834A33">
      <w:pPr>
        <w:pStyle w:val="Alg4"/>
        <w:numPr>
          <w:ilvl w:val="1"/>
          <w:numId w:val="200"/>
        </w:numPr>
      </w:pPr>
      <w:r w:rsidRPr="00E77497">
        <w:t>If IsCallable(</w:t>
      </w:r>
      <w:r w:rsidRPr="00E77497">
        <w:rPr>
          <w:i/>
        </w:rPr>
        <w:t>func</w:t>
      </w:r>
      <w:r w:rsidRPr="00E77497">
        <w:t xml:space="preserve">) is </w:t>
      </w:r>
      <w:r w:rsidRPr="00E77497">
        <w:rPr>
          <w:b/>
        </w:rPr>
        <w:t>false</w:t>
      </w:r>
      <w:r w:rsidRPr="00E77497">
        <w:t xml:space="preserve">, throw a </w:t>
      </w:r>
      <w:r w:rsidRPr="00E77497">
        <w:rPr>
          <w:b/>
        </w:rPr>
        <w:t>TypeError</w:t>
      </w:r>
      <w:r w:rsidRPr="00E77497">
        <w:t xml:space="preserve"> exception.</w:t>
      </w:r>
    </w:p>
    <w:p w14:paraId="29BDB29D"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the result of calling the [[Call]] internal method of </w:t>
      </w:r>
      <w:r w:rsidRPr="00E77497">
        <w:rPr>
          <w:i/>
        </w:rPr>
        <w:t>func</w:t>
      </w:r>
      <w:r w:rsidRPr="00E77497">
        <w:t xml:space="preserve"> providing </w:t>
      </w:r>
      <w:r w:rsidRPr="00E77497">
        <w:rPr>
          <w:i/>
        </w:rPr>
        <w:t>elementObj</w:t>
      </w:r>
      <w:r w:rsidRPr="00E77497">
        <w:t xml:space="preserve"> as the </w:t>
      </w:r>
      <w:r w:rsidRPr="00E77497">
        <w:rPr>
          <w:b/>
        </w:rPr>
        <w:t>this</w:t>
      </w:r>
      <w:r w:rsidRPr="00E77497">
        <w:t xml:space="preserve"> value and an empty arguments list. </w:t>
      </w:r>
    </w:p>
    <w:p w14:paraId="6D7A0D45" w14:textId="77777777"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7E5C00E8" w14:textId="77777777"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14:paraId="2A9BB367" w14:textId="77777777"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323E3848" w14:textId="77777777" w:rsidR="004C02EF" w:rsidRPr="00E77497" w:rsidRDefault="004C02EF" w:rsidP="00834A33">
      <w:pPr>
        <w:pStyle w:val="Alg4"/>
        <w:numPr>
          <w:ilvl w:val="1"/>
          <w:numId w:val="200"/>
        </w:numPr>
      </w:pPr>
      <w:r w:rsidRPr="00E77497">
        <w:t xml:space="preserve">Let </w:t>
      </w:r>
      <w:r w:rsidRPr="00E77497">
        <w:rPr>
          <w:i/>
        </w:rPr>
        <w:t>nextElement</w:t>
      </w:r>
      <w:r w:rsidRPr="00E77497">
        <w:t xml:space="preserve"> be the result of calling the [[Get]] internal method of </w:t>
      </w:r>
      <w:r w:rsidRPr="00E77497">
        <w:rPr>
          <w:i/>
        </w:rPr>
        <w:t>array</w:t>
      </w:r>
      <w:r w:rsidRPr="00E77497">
        <w:t xml:space="preserve"> with argument ToString(</w:t>
      </w:r>
      <w:r w:rsidRPr="00E77497">
        <w:rPr>
          <w:i/>
        </w:rPr>
        <w:t>k</w:t>
      </w:r>
      <w:r w:rsidRPr="00E77497">
        <w:t>).</w:t>
      </w:r>
    </w:p>
    <w:p w14:paraId="1801EF09" w14:textId="77777777"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1D3BEDAF" w14:textId="77777777"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14:paraId="1F1A1C02" w14:textId="77777777" w:rsidR="004C02EF" w:rsidRPr="00E77497" w:rsidRDefault="004C02EF" w:rsidP="00834A33">
      <w:pPr>
        <w:pStyle w:val="Alg4"/>
        <w:numPr>
          <w:ilvl w:val="1"/>
          <w:numId w:val="200"/>
        </w:numPr>
      </w:pPr>
      <w:r w:rsidRPr="00E77497">
        <w:t xml:space="preserve">Else </w:t>
      </w:r>
    </w:p>
    <w:p w14:paraId="47B12C80" w14:textId="77777777" w:rsidR="004C02EF" w:rsidRPr="00E77497" w:rsidRDefault="004C02EF" w:rsidP="00834A33">
      <w:pPr>
        <w:pStyle w:val="Alg4"/>
        <w:numPr>
          <w:ilvl w:val="2"/>
          <w:numId w:val="200"/>
        </w:numPr>
      </w:pPr>
      <w:r w:rsidRPr="00E77497">
        <w:t xml:space="preserve">Let </w:t>
      </w:r>
      <w:r w:rsidRPr="00E77497">
        <w:rPr>
          <w:i/>
        </w:rPr>
        <w:t>elementObj</w:t>
      </w:r>
      <w:r w:rsidRPr="00E77497">
        <w:t xml:space="preserve"> be ToObject(</w:t>
      </w:r>
      <w:r w:rsidRPr="00E77497">
        <w:rPr>
          <w:i/>
        </w:rPr>
        <w:t>nextElement</w:t>
      </w:r>
      <w:r w:rsidRPr="00E77497">
        <w:t>).</w:t>
      </w:r>
    </w:p>
    <w:p w14:paraId="7305180B" w14:textId="77777777" w:rsidR="004C02EF" w:rsidRPr="00E77497" w:rsidRDefault="004C02EF" w:rsidP="00834A33">
      <w:pPr>
        <w:pStyle w:val="Alg4"/>
        <w:numPr>
          <w:ilvl w:val="2"/>
          <w:numId w:val="200"/>
        </w:numPr>
      </w:pPr>
      <w:r w:rsidRPr="00E77497">
        <w:t xml:space="preserve">Let </w:t>
      </w:r>
      <w:r w:rsidRPr="00E77497">
        <w:rPr>
          <w:i/>
        </w:rPr>
        <w:t>func</w:t>
      </w:r>
      <w:r w:rsidRPr="00E77497">
        <w:t xml:space="preserve"> be the result of calling the [[Get]] internal method of </w:t>
      </w:r>
      <w:r w:rsidRPr="00E77497">
        <w:rPr>
          <w:i/>
        </w:rPr>
        <w:t>elementObj</w:t>
      </w:r>
      <w:r w:rsidRPr="00E77497">
        <w:t xml:space="preserve"> with argument </w:t>
      </w:r>
      <w:r w:rsidRPr="00E77497">
        <w:rPr>
          <w:rFonts w:ascii="Courier New" w:hAnsi="Courier New"/>
          <w:b/>
        </w:rPr>
        <w:t>"toLocaleString"</w:t>
      </w:r>
      <w:r w:rsidRPr="00E77497">
        <w:t>.</w:t>
      </w:r>
    </w:p>
    <w:p w14:paraId="25784D44" w14:textId="77777777" w:rsidR="004C02EF" w:rsidRPr="00E77497" w:rsidRDefault="004C02EF" w:rsidP="00834A33">
      <w:pPr>
        <w:pStyle w:val="Alg4"/>
        <w:numPr>
          <w:ilvl w:val="2"/>
          <w:numId w:val="200"/>
        </w:numPr>
      </w:pPr>
      <w:r w:rsidRPr="00E77497">
        <w:t>If IsCallable(</w:t>
      </w:r>
      <w:r w:rsidRPr="00E77497">
        <w:rPr>
          <w:i/>
        </w:rPr>
        <w:t>func</w:t>
      </w:r>
      <w:r w:rsidRPr="00E77497">
        <w:t xml:space="preserve">) is </w:t>
      </w:r>
      <w:r w:rsidRPr="00E77497">
        <w:rPr>
          <w:b/>
        </w:rPr>
        <w:t>false</w:t>
      </w:r>
      <w:r w:rsidRPr="00E77497">
        <w:t xml:space="preserve">, throw a </w:t>
      </w:r>
      <w:r w:rsidRPr="00E77497">
        <w:rPr>
          <w:b/>
        </w:rPr>
        <w:t>TypeError</w:t>
      </w:r>
      <w:r w:rsidRPr="00E77497">
        <w:t xml:space="preserve"> exception.</w:t>
      </w:r>
    </w:p>
    <w:p w14:paraId="1338F981" w14:textId="77777777" w:rsidR="004C02EF" w:rsidRPr="00E77497" w:rsidRDefault="004C02EF" w:rsidP="00834A33">
      <w:pPr>
        <w:pStyle w:val="Alg4"/>
        <w:numPr>
          <w:ilvl w:val="2"/>
          <w:numId w:val="200"/>
        </w:numPr>
      </w:pPr>
      <w:r w:rsidRPr="00E77497">
        <w:t xml:space="preserve">Let </w:t>
      </w:r>
      <w:r w:rsidRPr="00E77497">
        <w:rPr>
          <w:i/>
        </w:rPr>
        <w:t>R</w:t>
      </w:r>
      <w:r w:rsidRPr="00E77497">
        <w:t xml:space="preserve"> be the result of calling the [[Call]] internal method of </w:t>
      </w:r>
      <w:r w:rsidRPr="00E77497">
        <w:rPr>
          <w:i/>
        </w:rPr>
        <w:t>func</w:t>
      </w:r>
      <w:r w:rsidRPr="00E77497">
        <w:t xml:space="preserve"> providing </w:t>
      </w:r>
      <w:r w:rsidRPr="00E77497">
        <w:rPr>
          <w:i/>
        </w:rPr>
        <w:t>elementObj</w:t>
      </w:r>
      <w:r w:rsidRPr="00E77497">
        <w:t xml:space="preserve"> as the </w:t>
      </w:r>
      <w:r w:rsidRPr="00E77497">
        <w:rPr>
          <w:b/>
        </w:rPr>
        <w:t>this</w:t>
      </w:r>
      <w:r w:rsidRPr="00E77497">
        <w:t xml:space="preserve"> value and an empty arguments list. </w:t>
      </w:r>
    </w:p>
    <w:p w14:paraId="0BC88E80"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280F86AA" w14:textId="77777777"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14:paraId="76ADEA24" w14:textId="77777777"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14:paraId="08FC64BD"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55B14B4D" w14:textId="77777777"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 host object is implementation-dependent.</w:t>
      </w:r>
    </w:p>
    <w:p w14:paraId="0DA29BFF" w14:textId="77777777" w:rsidR="004C02EF" w:rsidRPr="00E77497" w:rsidRDefault="004C02EF" w:rsidP="004C02EF">
      <w:pPr>
        <w:pStyle w:val="40"/>
        <w:numPr>
          <w:ilvl w:val="0"/>
          <w:numId w:val="0"/>
        </w:numPr>
      </w:pPr>
      <w:bookmarkStart w:id="13102" w:name="_Ref456028287"/>
      <w:r w:rsidRPr="00E77497">
        <w:t>15.4.4.4</w:t>
      </w:r>
      <w:r w:rsidRPr="00E77497">
        <w:tab/>
        <w:t xml:space="preserve">Array.prototype.concat </w:t>
      </w:r>
      <w:bookmarkEnd w:id="13099"/>
      <w:r w:rsidRPr="00E77497">
        <w:t>( [ item1 [ , item2 [ , … ] ] ] )</w:t>
      </w:r>
      <w:bookmarkEnd w:id="13100"/>
      <w:bookmarkEnd w:id="13102"/>
    </w:p>
    <w:p w14:paraId="32474301"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72E24E22" w14:textId="77777777" w:rsidR="004C02EF" w:rsidRPr="00E77497" w:rsidRDefault="004C02EF" w:rsidP="004C02EF">
      <w:r w:rsidRPr="00E77497">
        <w:t>The following steps are taken:</w:t>
      </w:r>
    </w:p>
    <w:p w14:paraId="6EDC6735" w14:textId="77777777"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8705C02" w14:textId="77777777" w:rsidR="004C02EF" w:rsidRPr="00E77497" w:rsidRDefault="004C02EF" w:rsidP="00834A33">
      <w:pPr>
        <w:pStyle w:val="Alg4"/>
        <w:numPr>
          <w:ilvl w:val="0"/>
          <w:numId w:val="201"/>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29868707" w14:textId="77777777" w:rsidR="004C02EF" w:rsidRPr="00E77497" w:rsidRDefault="004C02EF" w:rsidP="00834A33">
      <w:pPr>
        <w:pStyle w:val="Alg4"/>
        <w:numPr>
          <w:ilvl w:val="0"/>
          <w:numId w:val="201"/>
        </w:numPr>
      </w:pPr>
      <w:r w:rsidRPr="00E77497">
        <w:t xml:space="preserve">Let </w:t>
      </w:r>
      <w:r w:rsidRPr="00E77497">
        <w:rPr>
          <w:i/>
        </w:rPr>
        <w:t>n</w:t>
      </w:r>
      <w:r w:rsidRPr="00E77497">
        <w:t xml:space="preserve"> be 0.</w:t>
      </w:r>
    </w:p>
    <w:p w14:paraId="28F6EA44" w14:textId="77777777" w:rsidR="004C02EF" w:rsidRPr="00E77497" w:rsidRDefault="004C02EF" w:rsidP="00834A33">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2385FA90" w14:textId="77777777"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14:paraId="65EA2134" w14:textId="77777777"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6208BF40" w14:textId="77777777" w:rsidR="004C02EF" w:rsidRPr="00E77497" w:rsidRDefault="004C02EF" w:rsidP="00834A33">
      <w:pPr>
        <w:pStyle w:val="Alg4"/>
        <w:numPr>
          <w:ilvl w:val="1"/>
          <w:numId w:val="201"/>
        </w:numPr>
        <w:tabs>
          <w:tab w:val="left" w:pos="2160"/>
        </w:tabs>
      </w:pPr>
      <w:r w:rsidRPr="00E77497">
        <w:t xml:space="preserve">If </w:t>
      </w:r>
      <w:del w:id="13103" w:author="Allen Wirfs-Brock" w:date="2011-07-02T14:01:00Z">
        <w:r w:rsidRPr="00E77497" w:rsidDel="00963019">
          <w:delText xml:space="preserve">the value of the [[Class]] internal property of </w:delText>
        </w:r>
      </w:del>
      <w:r w:rsidRPr="00E77497">
        <w:rPr>
          <w:i/>
        </w:rPr>
        <w:t>E</w:t>
      </w:r>
      <w:r w:rsidRPr="00E77497">
        <w:t xml:space="preserve"> </w:t>
      </w:r>
      <w:del w:id="13104" w:author="Allen Wirfs-Brock" w:date="2011-07-02T14:01:00Z">
        <w:r w:rsidRPr="00E77497" w:rsidDel="00963019">
          <w:delText xml:space="preserve">is </w:delText>
        </w:r>
        <w:r w:rsidRPr="00E77497" w:rsidDel="00963019">
          <w:rPr>
            <w:rFonts w:ascii="Courier New" w:hAnsi="Courier New" w:cs="Courier New"/>
            <w:b/>
          </w:rPr>
          <w:delText>"Array"</w:delText>
        </w:r>
      </w:del>
      <w:ins w:id="13105" w:author="Allen Wirfs-Brock" w:date="2011-07-02T14:01:00Z">
        <w:r w:rsidR="00963019" w:rsidRPr="00E77497">
          <w:t>has the [[</w:t>
        </w:r>
        <w:del w:id="13106" w:author="Rev 3 Allen Wirfs-Brock" w:date="2011-09-07T15:42:00Z">
          <w:r w:rsidR="00963019" w:rsidRPr="00E77497" w:rsidDel="009D141F">
            <w:delText>IsArray</w:delText>
          </w:r>
        </w:del>
      </w:ins>
      <w:ins w:id="13107" w:author="Rev 3 Allen Wirfs-Brock" w:date="2011-09-07T15:42:00Z">
        <w:r w:rsidR="009D141F" w:rsidRPr="00E77497">
          <w:t>NativeBrand</w:t>
        </w:r>
      </w:ins>
      <w:ins w:id="13108" w:author="Allen Wirfs-Brock" w:date="2011-07-02T14:01:00Z">
        <w:r w:rsidR="00963019" w:rsidRPr="00E77497">
          <w:t>]] internal property</w:t>
        </w:r>
      </w:ins>
      <w:ins w:id="13109" w:author="Rev 3 Allen Wirfs-Brock" w:date="2011-09-07T15:42:00Z">
        <w:r w:rsidR="009D141F" w:rsidRPr="00E77497">
          <w:t xml:space="preserve"> with value NativeArray</w:t>
        </w:r>
      </w:ins>
      <w:r w:rsidRPr="00E77497">
        <w:t>, then</w:t>
      </w:r>
    </w:p>
    <w:p w14:paraId="049DE1A8" w14:textId="77777777"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14:paraId="37E6909F" w14:textId="77777777" w:rsidR="004C02EF" w:rsidRPr="00E77497" w:rsidRDefault="004C02EF" w:rsidP="00834A33">
      <w:pPr>
        <w:pStyle w:val="Alg4"/>
        <w:numPr>
          <w:ilvl w:val="2"/>
          <w:numId w:val="201"/>
        </w:numPr>
        <w:tabs>
          <w:tab w:val="left" w:pos="2520"/>
        </w:tabs>
      </w:pPr>
      <w:r w:rsidRPr="00E77497">
        <w:t xml:space="preserve">Let </w:t>
      </w:r>
      <w:r w:rsidRPr="00E77497">
        <w:rPr>
          <w:i/>
        </w:rPr>
        <w:t>len</w:t>
      </w:r>
      <w:r w:rsidRPr="00E77497">
        <w:t xml:space="preserve"> be the result of calling the [[Get]] internal method of </w:t>
      </w:r>
      <w:r w:rsidRPr="00E77497">
        <w:rPr>
          <w:i/>
        </w:rPr>
        <w:t>E</w:t>
      </w:r>
      <w:r w:rsidRPr="00E77497">
        <w:t xml:space="preserve"> with argument </w:t>
      </w:r>
      <w:r w:rsidRPr="00E77497">
        <w:rPr>
          <w:rFonts w:ascii="Courier New" w:hAnsi="Courier New"/>
          <w:b/>
        </w:rPr>
        <w:t>"length"</w:t>
      </w:r>
      <w:r w:rsidRPr="00E77497">
        <w:t>.</w:t>
      </w:r>
    </w:p>
    <w:p w14:paraId="2346EC25" w14:textId="77777777"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14:paraId="72DE0CBF" w14:textId="77777777"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14:paraId="4B9BFC43" w14:textId="77777777" w:rsidR="004C02EF" w:rsidRPr="00E77497" w:rsidRDefault="004C02EF" w:rsidP="00834A33">
      <w:pPr>
        <w:pStyle w:val="Alg4"/>
        <w:numPr>
          <w:ilvl w:val="3"/>
          <w:numId w:val="201"/>
        </w:numPr>
      </w:pPr>
      <w:r w:rsidRPr="00E77497">
        <w:t xml:space="preserve">Let </w:t>
      </w:r>
      <w:r w:rsidRPr="00E77497">
        <w:rPr>
          <w:i/>
        </w:rPr>
        <w:t>exists</w:t>
      </w:r>
      <w:r w:rsidRPr="00E77497">
        <w:t xml:space="preserve"> be the result of calling the [[HasProperty]] internal method of </w:t>
      </w:r>
      <w:r w:rsidRPr="00E77497">
        <w:rPr>
          <w:i/>
        </w:rPr>
        <w:t>E</w:t>
      </w:r>
      <w:r w:rsidRPr="00E77497">
        <w:t xml:space="preserve"> with </w:t>
      </w:r>
      <w:r w:rsidRPr="00E77497">
        <w:rPr>
          <w:i/>
        </w:rPr>
        <w:t>P</w:t>
      </w:r>
      <w:r w:rsidRPr="00E77497">
        <w:t>.</w:t>
      </w:r>
    </w:p>
    <w:p w14:paraId="3A29805D" w14:textId="77777777"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14:paraId="652E4A72" w14:textId="77777777" w:rsidR="004C02EF" w:rsidRPr="00E77497" w:rsidRDefault="004C02EF" w:rsidP="00834A33">
      <w:pPr>
        <w:pStyle w:val="Alg4"/>
        <w:numPr>
          <w:ilvl w:val="4"/>
          <w:numId w:val="201"/>
        </w:numPr>
      </w:pPr>
      <w:r w:rsidRPr="00E77497">
        <w:t xml:space="preserve">Let </w:t>
      </w:r>
      <w:r w:rsidRPr="00E77497">
        <w:rPr>
          <w:i/>
        </w:rPr>
        <w:t>subElement</w:t>
      </w:r>
      <w:r w:rsidRPr="00E77497">
        <w:t xml:space="preserve"> be the result of calling the [[Get]] internal method of </w:t>
      </w:r>
      <w:r w:rsidRPr="00E77497">
        <w:rPr>
          <w:i/>
        </w:rPr>
        <w:t>E</w:t>
      </w:r>
      <w:r w:rsidRPr="00E77497">
        <w:t xml:space="preserve"> with argument </w:t>
      </w:r>
      <w:r w:rsidRPr="00E77497">
        <w:rPr>
          <w:i/>
        </w:rPr>
        <w:t>P</w:t>
      </w:r>
      <w:r w:rsidRPr="00E77497">
        <w:t>.</w:t>
      </w:r>
    </w:p>
    <w:p w14:paraId="3BEAEF60" w14:textId="77777777" w:rsidR="004C02EF" w:rsidRPr="00E77497" w:rsidRDefault="004C02EF" w:rsidP="00834A33">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EEE084C" w14:textId="77777777"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14:paraId="4CC11DF5" w14:textId="77777777"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14:paraId="27A70B62" w14:textId="77777777" w:rsidR="004C02EF" w:rsidRPr="00E77497" w:rsidRDefault="004C02EF" w:rsidP="00834A33">
      <w:pPr>
        <w:pStyle w:val="Alg4"/>
        <w:numPr>
          <w:ilvl w:val="1"/>
          <w:numId w:val="201"/>
        </w:numPr>
        <w:tabs>
          <w:tab w:val="left" w:pos="2160"/>
        </w:tabs>
      </w:pPr>
      <w:r w:rsidRPr="00E77497">
        <w:t xml:space="preserve">Else, </w:t>
      </w:r>
      <w:r w:rsidRPr="00E77497">
        <w:rPr>
          <w:i/>
        </w:rPr>
        <w:t>E</w:t>
      </w:r>
      <w:r w:rsidRPr="00E77497">
        <w:t xml:space="preserve"> is not an Array</w:t>
      </w:r>
    </w:p>
    <w:p w14:paraId="4E6C7E1A" w14:textId="77777777" w:rsidR="004C02EF" w:rsidRPr="00E77497" w:rsidRDefault="004C02EF" w:rsidP="00834A33">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32E7A92" w14:textId="77777777"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14:paraId="192105B0" w14:textId="77777777" w:rsidR="008A687B" w:rsidRPr="00E77497" w:rsidRDefault="008A687B" w:rsidP="00834A33">
      <w:pPr>
        <w:pStyle w:val="Alg4"/>
        <w:numPr>
          <w:ilvl w:val="0"/>
          <w:numId w:val="201"/>
        </w:numPr>
        <w:rPr>
          <w:ins w:id="13110" w:author="Allen Wirfs-Brock rev2" w:date="2011-07-20T14:06:00Z"/>
        </w:rPr>
      </w:pPr>
      <w:ins w:id="13111" w:author="Allen Wirfs-Brock rev2" w:date="2011-07-20T14:06:00Z">
        <w:r w:rsidRPr="00E77497">
          <w:t xml:space="preserve">Call the [[Put]] internal method of </w:t>
        </w:r>
      </w:ins>
      <w:ins w:id="13112" w:author="Allen Wirfs-Brock rev2" w:date="2011-07-20T14:07:00Z">
        <w:r w:rsidRPr="00E77497">
          <w:rPr>
            <w:i/>
          </w:rPr>
          <w:t>A</w:t>
        </w:r>
      </w:ins>
      <w:ins w:id="13113" w:author="Allen Wirfs-Brock rev2" w:date="2011-07-20T14:06:00Z">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n</w:t>
        </w:r>
        <w:r w:rsidRPr="00E77497">
          <w:t xml:space="preserve">, and </w:t>
        </w:r>
        <w:r w:rsidRPr="00E77497">
          <w:rPr>
            <w:b/>
          </w:rPr>
          <w:t>true</w:t>
        </w:r>
        <w:r w:rsidRPr="00E77497">
          <w:t>.</w:t>
        </w:r>
      </w:ins>
    </w:p>
    <w:p w14:paraId="22E3F1D4" w14:textId="77777777"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14:paraId="1DC1110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12B7308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 host object is implementation-dependent.</w:t>
      </w:r>
    </w:p>
    <w:p w14:paraId="18CD95F8" w14:textId="77777777" w:rsidR="004C02EF" w:rsidRPr="00E77497" w:rsidRDefault="004C02EF" w:rsidP="004C02EF">
      <w:pPr>
        <w:pStyle w:val="40"/>
        <w:numPr>
          <w:ilvl w:val="0"/>
          <w:numId w:val="0"/>
        </w:numPr>
      </w:pPr>
      <w:bookmarkStart w:id="13114" w:name="_Ref457793676"/>
      <w:r w:rsidRPr="00E77497">
        <w:t>15.4.4.5</w:t>
      </w:r>
      <w:r w:rsidRPr="00E77497">
        <w:tab/>
        <w:t>Array.prototype.joi</w:t>
      </w:r>
      <w:bookmarkEnd w:id="13095"/>
      <w:r w:rsidRPr="00E77497">
        <w:t>n (separator</w:t>
      </w:r>
      <w:bookmarkEnd w:id="13096"/>
      <w:bookmarkEnd w:id="13097"/>
      <w:r w:rsidRPr="00E77497">
        <w:t>)</w:t>
      </w:r>
      <w:bookmarkEnd w:id="13114"/>
    </w:p>
    <w:p w14:paraId="21FF064A" w14:textId="77777777"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13115" w:name="_Toc382291623"/>
    </w:p>
    <w:p w14:paraId="4FA10B64" w14:textId="77777777"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703ED23E" w14:textId="77777777" w:rsidR="004C02EF" w:rsidRPr="00E77497" w:rsidRDefault="004C02EF" w:rsidP="00834A33">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5148956" w14:textId="77777777" w:rsidR="004C02EF" w:rsidRPr="00E77497" w:rsidRDefault="004C02EF" w:rsidP="00834A33">
      <w:pPr>
        <w:pStyle w:val="Alg4"/>
        <w:numPr>
          <w:ilvl w:val="0"/>
          <w:numId w:val="203"/>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"length"</w:t>
      </w:r>
      <w:r w:rsidRPr="00E77497">
        <w:t>.</w:t>
      </w:r>
    </w:p>
    <w:p w14:paraId="6FE588F9" w14:textId="77777777" w:rsidR="004C02EF" w:rsidRPr="00E77497" w:rsidRDefault="004C02EF" w:rsidP="00834A33">
      <w:pPr>
        <w:pStyle w:val="Alg4"/>
        <w:numPr>
          <w:ilvl w:val="0"/>
          <w:numId w:val="203"/>
        </w:numPr>
      </w:pPr>
      <w:r w:rsidRPr="00E77497">
        <w:t xml:space="preserve">Let </w:t>
      </w:r>
      <w:r w:rsidRPr="00E77497">
        <w:rPr>
          <w:i/>
        </w:rPr>
        <w:t>len</w:t>
      </w:r>
      <w:r w:rsidRPr="00E77497">
        <w:t xml:space="preserve"> be ToUint32(</w:t>
      </w:r>
      <w:r w:rsidRPr="00E77497">
        <w:rPr>
          <w:i/>
        </w:rPr>
        <w:t>lenVal</w:t>
      </w:r>
      <w:r w:rsidRPr="00E77497">
        <w:t>).</w:t>
      </w:r>
    </w:p>
    <w:p w14:paraId="53C4A567" w14:textId="77777777"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3A0A3E74" w14:textId="77777777"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14:paraId="360AC068" w14:textId="77777777"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14:paraId="55842E92" w14:textId="77777777" w:rsidR="004C02EF" w:rsidRPr="00E77497" w:rsidRDefault="004C02EF" w:rsidP="00834A33">
      <w:pPr>
        <w:pStyle w:val="Alg4"/>
        <w:numPr>
          <w:ilvl w:val="0"/>
          <w:numId w:val="203"/>
        </w:numPr>
      </w:pPr>
      <w:r w:rsidRPr="00E77497">
        <w:t xml:space="preserve">Let </w:t>
      </w:r>
      <w:r w:rsidRPr="00E77497">
        <w:rPr>
          <w:i/>
        </w:rPr>
        <w:t>element0</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"0"</w:t>
      </w:r>
      <w:r w:rsidRPr="00E77497">
        <w:t>.</w:t>
      </w:r>
    </w:p>
    <w:p w14:paraId="4AFB7A3E" w14:textId="77777777" w:rsidR="004C02EF" w:rsidRPr="00E77497" w:rsidRDefault="004C02EF" w:rsidP="00834A33">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Let </w:t>
      </w:r>
      <w:r w:rsidRPr="00E77497">
        <w:rPr>
          <w:i/>
        </w:rPr>
        <w:t>R</w:t>
      </w:r>
      <w:r w:rsidRPr="00E77497">
        <w:t xml:space="preserve"> be ToString(</w:t>
      </w:r>
      <w:r w:rsidRPr="00E77497">
        <w:rPr>
          <w:i/>
        </w:rPr>
        <w:t>element0</w:t>
      </w:r>
      <w:r w:rsidRPr="00E77497">
        <w:t>).</w:t>
      </w:r>
    </w:p>
    <w:p w14:paraId="2C8D893F" w14:textId="77777777"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4CD6FEDE" w14:textId="77777777" w:rsidR="004C02EF" w:rsidRPr="00E77497" w:rsidRDefault="004C02EF" w:rsidP="00834A33">
      <w:pPr>
        <w:pStyle w:val="Alg4"/>
        <w:numPr>
          <w:ilvl w:val="0"/>
          <w:numId w:val="203"/>
        </w:numPr>
      </w:pPr>
      <w:r w:rsidRPr="00E77497">
        <w:t xml:space="preserve">Repeat, while </w:t>
      </w:r>
      <w:r w:rsidRPr="00E77497">
        <w:rPr>
          <w:i/>
        </w:rPr>
        <w:t>k</w:t>
      </w:r>
      <w:r w:rsidRPr="00E77497">
        <w:t xml:space="preserve"> &lt; </w:t>
      </w:r>
      <w:r w:rsidRPr="00E77497">
        <w:rPr>
          <w:i/>
        </w:rPr>
        <w:t>len</w:t>
      </w:r>
    </w:p>
    <w:p w14:paraId="6EFC6157" w14:textId="77777777"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632F2683" w14:textId="77777777" w:rsidR="004C02EF" w:rsidRPr="00E77497" w:rsidRDefault="004C02EF" w:rsidP="00834A33">
      <w:pPr>
        <w:pStyle w:val="Alg4"/>
        <w:numPr>
          <w:ilvl w:val="1"/>
          <w:numId w:val="203"/>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ToString(</w:t>
      </w:r>
      <w:r w:rsidRPr="00E77497">
        <w:rPr>
          <w:i/>
        </w:rPr>
        <w:t>k</w:t>
      </w:r>
      <w:r w:rsidRPr="00E77497">
        <w:t>).</w:t>
      </w:r>
    </w:p>
    <w:p w14:paraId="22E55C9D" w14:textId="77777777"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541EB186" w14:textId="77777777"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388D4E40" w14:textId="77777777"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14:paraId="1FFFCEA9" w14:textId="77777777"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14:paraId="33A7E1F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4A949FE4"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 host object is implementation-dependent.</w:t>
      </w:r>
      <w:bookmarkStart w:id="13116" w:name="_Toc385672297"/>
      <w:bookmarkStart w:id="13117" w:name="_Toc393690413"/>
    </w:p>
    <w:p w14:paraId="42C6BB87" w14:textId="77777777" w:rsidR="004C02EF" w:rsidRPr="00E77497" w:rsidRDefault="004C02EF" w:rsidP="004C02EF">
      <w:pPr>
        <w:pStyle w:val="40"/>
        <w:numPr>
          <w:ilvl w:val="0"/>
          <w:numId w:val="0"/>
        </w:numPr>
      </w:pPr>
      <w:r w:rsidRPr="00E77497">
        <w:t>15.4.4.6</w:t>
      </w:r>
      <w:r w:rsidRPr="00E77497">
        <w:tab/>
        <w:t>Array.prototype.pop ( )</w:t>
      </w:r>
    </w:p>
    <w:p w14:paraId="5D1511BE" w14:textId="77777777" w:rsidR="004C02EF" w:rsidRPr="00E77497" w:rsidRDefault="004C02EF" w:rsidP="004C02EF">
      <w:r w:rsidRPr="00E77497">
        <w:t>The last element of the array is removed from the array and returned.</w:t>
      </w:r>
    </w:p>
    <w:p w14:paraId="0C568EDA" w14:textId="77777777"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FB2F917" w14:textId="77777777" w:rsidR="004C02EF" w:rsidRPr="00E77497" w:rsidRDefault="004C02EF" w:rsidP="00834A33">
      <w:pPr>
        <w:pStyle w:val="Alg4"/>
        <w:numPr>
          <w:ilvl w:val="0"/>
          <w:numId w:val="20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400AD487" w14:textId="77777777" w:rsidR="004C02EF" w:rsidRPr="00E77497" w:rsidRDefault="004C02EF" w:rsidP="00834A33">
      <w:pPr>
        <w:pStyle w:val="Alg4"/>
        <w:numPr>
          <w:ilvl w:val="0"/>
          <w:numId w:val="202"/>
        </w:numPr>
      </w:pPr>
      <w:r w:rsidRPr="00E77497">
        <w:t xml:space="preserve">Let </w:t>
      </w:r>
      <w:r w:rsidRPr="00E77497">
        <w:rPr>
          <w:i/>
        </w:rPr>
        <w:t>len</w:t>
      </w:r>
      <w:r w:rsidRPr="00E77497">
        <w:t xml:space="preserve"> be ToUint32(</w:t>
      </w:r>
      <w:r w:rsidRPr="00E77497">
        <w:rPr>
          <w:i/>
        </w:rPr>
        <w:t>lenVal</w:t>
      </w:r>
      <w:r w:rsidRPr="00E77497">
        <w:t>).</w:t>
      </w:r>
    </w:p>
    <w:p w14:paraId="7A880B8B" w14:textId="77777777"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14:paraId="502FBECB" w14:textId="77777777" w:rsidR="004C02EF" w:rsidRPr="00E77497" w:rsidRDefault="004C02EF" w:rsidP="00834A33">
      <w:pPr>
        <w:pStyle w:val="Alg4"/>
        <w:numPr>
          <w:ilvl w:val="1"/>
          <w:numId w:val="202"/>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52B74FC8" w14:textId="77777777" w:rsidR="004C02EF" w:rsidRPr="00E77497" w:rsidRDefault="004C02EF" w:rsidP="00834A33">
      <w:pPr>
        <w:pStyle w:val="Alg4"/>
        <w:numPr>
          <w:ilvl w:val="1"/>
          <w:numId w:val="202"/>
        </w:numPr>
      </w:pPr>
      <w:r w:rsidRPr="00E77497">
        <w:t xml:space="preserve">Return </w:t>
      </w:r>
      <w:r w:rsidRPr="00E77497">
        <w:rPr>
          <w:b/>
        </w:rPr>
        <w:t>undefined</w:t>
      </w:r>
      <w:r w:rsidRPr="00E77497">
        <w:t>.</w:t>
      </w:r>
    </w:p>
    <w:p w14:paraId="5D7C83EC" w14:textId="77777777" w:rsidR="004C02EF" w:rsidRPr="00E77497" w:rsidRDefault="004C02EF" w:rsidP="00834A33">
      <w:pPr>
        <w:pStyle w:val="Alg4"/>
        <w:numPr>
          <w:ilvl w:val="0"/>
          <w:numId w:val="202"/>
        </w:numPr>
      </w:pPr>
      <w:r w:rsidRPr="00E77497">
        <w:t xml:space="preserve">Else, </w:t>
      </w:r>
      <w:r w:rsidRPr="00E77497">
        <w:rPr>
          <w:i/>
        </w:rPr>
        <w:t>len</w:t>
      </w:r>
      <w:r w:rsidRPr="00E77497">
        <w:t xml:space="preserve"> &gt; 0</w:t>
      </w:r>
    </w:p>
    <w:p w14:paraId="0CDDCD87" w14:textId="77777777" w:rsidR="004C02EF" w:rsidRPr="00E77497" w:rsidRDefault="004C02EF" w:rsidP="00834A33">
      <w:pPr>
        <w:pStyle w:val="Alg4"/>
        <w:numPr>
          <w:ilvl w:val="1"/>
          <w:numId w:val="202"/>
        </w:numPr>
      </w:pPr>
      <w:r w:rsidRPr="00E77497">
        <w:t xml:space="preserve">Let </w:t>
      </w:r>
      <w:del w:id="13118" w:author="Allen Wirfs-Brock rev2" w:date="2011-07-21T09:47:00Z">
        <w:r w:rsidRPr="00E77497" w:rsidDel="007112EC">
          <w:rPr>
            <w:i/>
          </w:rPr>
          <w:delText>indx</w:delText>
        </w:r>
        <w:r w:rsidRPr="00E77497" w:rsidDel="007112EC">
          <w:delText xml:space="preserve"> </w:delText>
        </w:r>
      </w:del>
      <w:ins w:id="13119" w:author="Allen Wirfs-Brock rev2" w:date="2011-07-21T09:47:00Z">
        <w:r w:rsidR="007112EC" w:rsidRPr="00E77497">
          <w:rPr>
            <w:i/>
          </w:rPr>
          <w:t>newLen</w:t>
        </w:r>
        <w:r w:rsidR="007112EC" w:rsidRPr="00E77497">
          <w:t xml:space="preserve"> </w:t>
        </w:r>
      </w:ins>
      <w:r w:rsidRPr="00E77497">
        <w:t xml:space="preserve">be </w:t>
      </w:r>
      <w:del w:id="13120" w:author="Allen Wirfs-Brock rev2" w:date="2011-07-21T09:47:00Z">
        <w:r w:rsidRPr="00E77497" w:rsidDel="007112EC">
          <w:delText>ToString(</w:delText>
        </w:r>
      </w:del>
      <w:r w:rsidRPr="00E77497">
        <w:rPr>
          <w:i/>
        </w:rPr>
        <w:t>len</w:t>
      </w:r>
      <w:r w:rsidRPr="00E77497">
        <w:t>–1</w:t>
      </w:r>
      <w:del w:id="13121" w:author="Allen Wirfs-Brock rev2" w:date="2011-07-21T09:47:00Z">
        <w:r w:rsidRPr="00E77497" w:rsidDel="007112EC">
          <w:delText>)</w:delText>
        </w:r>
      </w:del>
      <w:r w:rsidRPr="00E77497">
        <w:t>.</w:t>
      </w:r>
    </w:p>
    <w:p w14:paraId="342270E3" w14:textId="77777777" w:rsidR="007112EC" w:rsidRPr="00E77497" w:rsidRDefault="007112EC" w:rsidP="00834A33">
      <w:pPr>
        <w:pStyle w:val="Alg4"/>
        <w:numPr>
          <w:ilvl w:val="1"/>
          <w:numId w:val="202"/>
        </w:numPr>
        <w:rPr>
          <w:ins w:id="13122" w:author="Allen Wirfs-Brock rev2" w:date="2011-07-21T09:46:00Z"/>
        </w:rPr>
      </w:pPr>
      <w:ins w:id="13123" w:author="Allen Wirfs-Brock rev2" w:date="2011-07-21T09:47:00Z">
        <w:r w:rsidRPr="00E77497">
          <w:t xml:space="preserve">Let </w:t>
        </w:r>
        <w:r w:rsidRPr="00E77497">
          <w:rPr>
            <w:i/>
          </w:rPr>
          <w:t>indx</w:t>
        </w:r>
        <w:r w:rsidRPr="00E77497">
          <w:t xml:space="preserve"> be ToString(</w:t>
        </w:r>
        <w:r w:rsidRPr="00E77497">
          <w:rPr>
            <w:i/>
          </w:rPr>
          <w:t>newLen</w:t>
        </w:r>
        <w:r w:rsidRPr="00E77497">
          <w:t>).</w:t>
        </w:r>
      </w:ins>
    </w:p>
    <w:p w14:paraId="28517AD3" w14:textId="77777777" w:rsidR="004C02EF" w:rsidRPr="00E77497" w:rsidRDefault="004C02EF" w:rsidP="00834A33">
      <w:pPr>
        <w:pStyle w:val="Alg4"/>
        <w:numPr>
          <w:ilvl w:val="1"/>
          <w:numId w:val="202"/>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w:t>
      </w:r>
      <w:r w:rsidRPr="00E77497">
        <w:rPr>
          <w:i/>
        </w:rPr>
        <w:t>indx</w:t>
      </w:r>
      <w:r w:rsidRPr="00E77497">
        <w:t>.</w:t>
      </w:r>
    </w:p>
    <w:p w14:paraId="58E1B9A2" w14:textId="77777777" w:rsidR="004C02EF" w:rsidRPr="00E77497" w:rsidRDefault="004C02EF" w:rsidP="00834A33">
      <w:pPr>
        <w:pStyle w:val="Alg4"/>
        <w:numPr>
          <w:ilvl w:val="1"/>
          <w:numId w:val="202"/>
        </w:numPr>
      </w:pPr>
      <w:r w:rsidRPr="00E77497">
        <w:t xml:space="preserve">Call the [[Delete]] internal method of </w:t>
      </w:r>
      <w:r w:rsidRPr="00E77497">
        <w:rPr>
          <w:i/>
        </w:rPr>
        <w:t>O</w:t>
      </w:r>
      <w:r w:rsidRPr="00E77497">
        <w:t xml:space="preserve"> with arguments </w:t>
      </w:r>
      <w:r w:rsidRPr="00E77497">
        <w:rPr>
          <w:i/>
        </w:rPr>
        <w:t>indx</w:t>
      </w:r>
      <w:r w:rsidRPr="00E77497">
        <w:t xml:space="preserve"> and </w:t>
      </w:r>
      <w:r w:rsidRPr="00E77497">
        <w:rPr>
          <w:b/>
        </w:rPr>
        <w:t>true</w:t>
      </w:r>
      <w:r w:rsidRPr="00E77497">
        <w:t>.</w:t>
      </w:r>
    </w:p>
    <w:p w14:paraId="669B528B" w14:textId="77777777" w:rsidR="004C02EF" w:rsidRPr="00E77497" w:rsidRDefault="004C02EF" w:rsidP="00834A33">
      <w:pPr>
        <w:pStyle w:val="Alg4"/>
        <w:numPr>
          <w:ilvl w:val="1"/>
          <w:numId w:val="202"/>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del w:id="13124" w:author="Allen Wirfs-Brock rev2" w:date="2011-07-21T09:48:00Z">
        <w:r w:rsidRPr="00E77497" w:rsidDel="007112EC">
          <w:rPr>
            <w:i/>
          </w:rPr>
          <w:delText>indx</w:delText>
        </w:r>
      </w:del>
      <w:ins w:id="13125" w:author="Allen Wirfs-Brock rev2" w:date="2011-07-21T09:48:00Z">
        <w:r w:rsidR="007112EC" w:rsidRPr="00E77497">
          <w:rPr>
            <w:i/>
          </w:rPr>
          <w:t>newLen</w:t>
        </w:r>
      </w:ins>
      <w:r w:rsidRPr="00E77497">
        <w:t xml:space="preserve">, and </w:t>
      </w:r>
      <w:r w:rsidRPr="00E77497">
        <w:rPr>
          <w:b/>
        </w:rPr>
        <w:t>true</w:t>
      </w:r>
      <w:r w:rsidRPr="00E77497">
        <w:t>.</w:t>
      </w:r>
    </w:p>
    <w:p w14:paraId="6FBA7E67" w14:textId="77777777"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14:paraId="6090227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 host object is implementation-dependent.</w:t>
      </w:r>
    </w:p>
    <w:p w14:paraId="1486079E" w14:textId="77777777" w:rsidR="004C02EF" w:rsidRPr="00E77497" w:rsidRDefault="004C02EF" w:rsidP="004C02EF">
      <w:pPr>
        <w:pStyle w:val="40"/>
        <w:numPr>
          <w:ilvl w:val="0"/>
          <w:numId w:val="0"/>
        </w:numPr>
      </w:pPr>
      <w:bookmarkStart w:id="13126" w:name="_Ref457709102"/>
      <w:r w:rsidRPr="00E77497">
        <w:t>15.4.4.7</w:t>
      </w:r>
      <w:r w:rsidRPr="00E77497">
        <w:tab/>
        <w:t>Array.prototype.push ( [ item1 [ , item2 [ , … ] ] ] )</w:t>
      </w:r>
      <w:bookmarkEnd w:id="13126"/>
    </w:p>
    <w:p w14:paraId="74DF0592"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2AE5B5B1"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49780052" w14:textId="77777777"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BB12C66" w14:textId="77777777" w:rsidR="004C02EF" w:rsidRPr="00E77497" w:rsidRDefault="004C02EF" w:rsidP="00834A33">
      <w:pPr>
        <w:pStyle w:val="Alg4"/>
        <w:numPr>
          <w:ilvl w:val="0"/>
          <w:numId w:val="204"/>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700FA07" w14:textId="77777777" w:rsidR="004C02EF" w:rsidRPr="00E77497" w:rsidRDefault="004C02EF" w:rsidP="00834A33">
      <w:pPr>
        <w:pStyle w:val="Alg4"/>
        <w:numPr>
          <w:ilvl w:val="0"/>
          <w:numId w:val="204"/>
        </w:numPr>
      </w:pPr>
      <w:r w:rsidRPr="00E77497">
        <w:t xml:space="preserve">Let </w:t>
      </w:r>
      <w:r w:rsidRPr="00E77497">
        <w:rPr>
          <w:i/>
        </w:rPr>
        <w:t>n</w:t>
      </w:r>
      <w:r w:rsidRPr="00E77497">
        <w:t xml:space="preserve"> be ToUint32(</w:t>
      </w:r>
      <w:r w:rsidRPr="00E77497">
        <w:rPr>
          <w:i/>
        </w:rPr>
        <w:t>lenVal</w:t>
      </w:r>
      <w:r w:rsidRPr="00E77497">
        <w:t>).</w:t>
      </w:r>
    </w:p>
    <w:p w14:paraId="7B84C87D" w14:textId="77777777"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300C5D9F" w14:textId="77777777"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14:paraId="65705A20" w14:textId="77777777"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223E74C3" w14:textId="77777777" w:rsidR="004C02EF" w:rsidRPr="00E77497" w:rsidRDefault="004C02EF" w:rsidP="00834A33">
      <w:pPr>
        <w:pStyle w:val="Alg4"/>
        <w:numPr>
          <w:ilvl w:val="1"/>
          <w:numId w:val="204"/>
        </w:numPr>
      </w:pPr>
      <w:r w:rsidRPr="00E77497">
        <w:t xml:space="preserve">Call the [[Put]] internal method of </w:t>
      </w:r>
      <w:r w:rsidRPr="00E77497">
        <w:rPr>
          <w:i/>
        </w:rPr>
        <w:t>O</w:t>
      </w:r>
      <w:r w:rsidRPr="00E77497">
        <w:t xml:space="preserve"> with arguments ToString(</w:t>
      </w:r>
      <w:r w:rsidRPr="00E77497">
        <w:rPr>
          <w:i/>
        </w:rPr>
        <w:t>n</w:t>
      </w:r>
      <w:r w:rsidRPr="00E77497">
        <w:t xml:space="preserve">), </w:t>
      </w:r>
      <w:r w:rsidRPr="00E77497">
        <w:rPr>
          <w:i/>
        </w:rPr>
        <w:t>E</w:t>
      </w:r>
      <w:r w:rsidRPr="00E77497">
        <w:t xml:space="preserve">, and </w:t>
      </w:r>
      <w:r w:rsidRPr="00E77497">
        <w:rPr>
          <w:b/>
        </w:rPr>
        <w:t>true</w:t>
      </w:r>
      <w:r w:rsidRPr="00E77497">
        <w:t>.</w:t>
      </w:r>
    </w:p>
    <w:p w14:paraId="51122F56" w14:textId="77777777"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14:paraId="41AECF8F" w14:textId="77777777" w:rsidR="004C02EF" w:rsidRPr="00E77497" w:rsidRDefault="004C02EF" w:rsidP="00834A33">
      <w:pPr>
        <w:pStyle w:val="Alg4"/>
        <w:numPr>
          <w:ilvl w:val="0"/>
          <w:numId w:val="204"/>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n</w:t>
      </w:r>
      <w:r w:rsidRPr="00E77497">
        <w:t xml:space="preserve">, and </w:t>
      </w:r>
      <w:r w:rsidRPr="00E77497">
        <w:rPr>
          <w:b/>
        </w:rPr>
        <w:t>true</w:t>
      </w:r>
      <w:r w:rsidRPr="00E77497">
        <w:t>.</w:t>
      </w:r>
    </w:p>
    <w:p w14:paraId="6A5D6834" w14:textId="77777777"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14:paraId="1C73892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1760829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 host object is implementation-dependent.</w:t>
      </w:r>
    </w:p>
    <w:p w14:paraId="6C7EBF42" w14:textId="77777777" w:rsidR="004C02EF" w:rsidRPr="00E77497" w:rsidRDefault="004C02EF" w:rsidP="004C02EF">
      <w:pPr>
        <w:pStyle w:val="40"/>
        <w:numPr>
          <w:ilvl w:val="0"/>
          <w:numId w:val="0"/>
        </w:numPr>
      </w:pPr>
      <w:bookmarkStart w:id="13127" w:name="_Ref440446490"/>
      <w:r w:rsidRPr="00E77497">
        <w:t>15.4.4.8</w:t>
      </w:r>
      <w:r w:rsidRPr="00E77497">
        <w:tab/>
        <w:t>Array.prototype.revers</w:t>
      </w:r>
      <w:bookmarkEnd w:id="13115"/>
      <w:r w:rsidRPr="00E77497">
        <w:t>e</w:t>
      </w:r>
      <w:bookmarkEnd w:id="13116"/>
      <w:bookmarkEnd w:id="13117"/>
      <w:r w:rsidRPr="00E77497">
        <w:t xml:space="preserve"> ( )</w:t>
      </w:r>
      <w:bookmarkEnd w:id="13127"/>
    </w:p>
    <w:p w14:paraId="557C301A" w14:textId="77777777" w:rsidR="004C02EF" w:rsidRPr="00E77497" w:rsidRDefault="004C02EF" w:rsidP="004C02EF">
      <w:r w:rsidRPr="00E77497">
        <w:t>The elements of the array are rearranged so as to reverse their order. The object is returned as the result of the call.</w:t>
      </w:r>
      <w:bookmarkStart w:id="13128" w:name="_Toc382291624"/>
    </w:p>
    <w:p w14:paraId="184E294B" w14:textId="77777777"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992DF8B" w14:textId="77777777" w:rsidR="004C02EF" w:rsidRPr="00E77497" w:rsidRDefault="004C02EF" w:rsidP="00834A33">
      <w:pPr>
        <w:pStyle w:val="Alg4"/>
        <w:numPr>
          <w:ilvl w:val="0"/>
          <w:numId w:val="205"/>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b/>
        </w:rPr>
        <w:t>"length"</w:t>
      </w:r>
      <w:r w:rsidRPr="00E77497">
        <w:t>.</w:t>
      </w:r>
    </w:p>
    <w:p w14:paraId="62967AEF" w14:textId="77777777" w:rsidR="004C02EF" w:rsidRPr="00E77497" w:rsidRDefault="004C02EF" w:rsidP="00834A33">
      <w:pPr>
        <w:pStyle w:val="Alg4"/>
        <w:numPr>
          <w:ilvl w:val="0"/>
          <w:numId w:val="205"/>
        </w:numPr>
      </w:pPr>
      <w:r w:rsidRPr="00E77497">
        <w:t xml:space="preserve">Let </w:t>
      </w:r>
      <w:r w:rsidRPr="00E77497">
        <w:rPr>
          <w:i/>
        </w:rPr>
        <w:t>len</w:t>
      </w:r>
      <w:r w:rsidRPr="00E77497">
        <w:t xml:space="preserve"> be ToUint32(</w:t>
      </w:r>
      <w:r w:rsidRPr="00E77497">
        <w:rPr>
          <w:i/>
        </w:rPr>
        <w:t>lenVal</w:t>
      </w:r>
      <w:r w:rsidRPr="00E77497">
        <w:t>).</w:t>
      </w:r>
    </w:p>
    <w:p w14:paraId="41F71FCE" w14:textId="77777777"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14:paraId="408BFAC7" w14:textId="77777777"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14:paraId="55206F12" w14:textId="77777777"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5851EA04" w14:textId="77777777"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598B8B8B" w14:textId="77777777"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14:paraId="59754982" w14:textId="77777777"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14:paraId="0391DD4B" w14:textId="77777777" w:rsidR="004C02EF" w:rsidRPr="00E77497" w:rsidRDefault="004C02EF" w:rsidP="00834A33">
      <w:pPr>
        <w:pStyle w:val="Alg4"/>
        <w:numPr>
          <w:ilvl w:val="1"/>
          <w:numId w:val="205"/>
        </w:numPr>
      </w:pPr>
      <w:r w:rsidRPr="00E77497">
        <w:t xml:space="preserve">Let </w:t>
      </w:r>
      <w:r w:rsidRPr="00E77497">
        <w:rPr>
          <w:i/>
        </w:rPr>
        <w:t>lowerValue</w:t>
      </w:r>
      <w:r w:rsidRPr="00E77497">
        <w:t xml:space="preserve"> be the result of calling the [[Get]] internal method of </w:t>
      </w:r>
      <w:r w:rsidRPr="00E77497">
        <w:rPr>
          <w:i/>
        </w:rPr>
        <w:t>O</w:t>
      </w:r>
      <w:r w:rsidRPr="00E77497" w:rsidDel="00246A75">
        <w:t xml:space="preserve"> </w:t>
      </w:r>
      <w:r w:rsidRPr="00E77497">
        <w:t xml:space="preserve">with argument </w:t>
      </w:r>
      <w:r w:rsidRPr="00E77497">
        <w:rPr>
          <w:i/>
        </w:rPr>
        <w:t xml:space="preserve"> lowerP</w:t>
      </w:r>
      <w:r w:rsidRPr="00E77497">
        <w:t>.</w:t>
      </w:r>
    </w:p>
    <w:p w14:paraId="0DE32A4A" w14:textId="77777777" w:rsidR="004C02EF" w:rsidRPr="00E77497" w:rsidRDefault="004C02EF" w:rsidP="00834A33">
      <w:pPr>
        <w:pStyle w:val="Alg4"/>
        <w:numPr>
          <w:ilvl w:val="1"/>
          <w:numId w:val="205"/>
        </w:numPr>
      </w:pPr>
      <w:r w:rsidRPr="00E77497">
        <w:t xml:space="preserve">Let </w:t>
      </w:r>
      <w:r w:rsidRPr="00E77497">
        <w:rPr>
          <w:i/>
        </w:rPr>
        <w:t>upperValue</w:t>
      </w:r>
      <w:r w:rsidRPr="00E77497">
        <w:t xml:space="preserve"> be the result of calling the [[Get]] internal method of </w:t>
      </w:r>
      <w:r w:rsidRPr="00E77497">
        <w:rPr>
          <w:i/>
        </w:rPr>
        <w:t>O</w:t>
      </w:r>
      <w:r w:rsidRPr="00E77497">
        <w:t xml:space="preserve"> with argument </w:t>
      </w:r>
      <w:r w:rsidRPr="00E77497">
        <w:rPr>
          <w:i/>
        </w:rPr>
        <w:t>upperP</w:t>
      </w:r>
      <w:r w:rsidRPr="00E77497">
        <w:t xml:space="preserve"> .</w:t>
      </w:r>
    </w:p>
    <w:p w14:paraId="5EDA1A85" w14:textId="77777777" w:rsidR="004C02EF" w:rsidRPr="00E77497" w:rsidRDefault="004C02EF" w:rsidP="00834A33">
      <w:pPr>
        <w:pStyle w:val="Alg4"/>
        <w:numPr>
          <w:ilvl w:val="1"/>
          <w:numId w:val="205"/>
        </w:numPr>
      </w:pPr>
      <w:r w:rsidRPr="00E77497">
        <w:t xml:space="preserve">Let </w:t>
      </w:r>
      <w:r w:rsidRPr="00E77497">
        <w:rPr>
          <w:i/>
        </w:rPr>
        <w:t>lowerExists</w:t>
      </w:r>
      <w:r w:rsidRPr="00E77497">
        <w:t xml:space="preserve"> be the result of calling the [[HasProperty]] internal method of </w:t>
      </w:r>
      <w:r w:rsidRPr="00E77497">
        <w:rPr>
          <w:i/>
        </w:rPr>
        <w:t>O</w:t>
      </w:r>
      <w:r w:rsidRPr="00E77497">
        <w:t xml:space="preserve"> with argument </w:t>
      </w:r>
      <w:r w:rsidRPr="00E77497">
        <w:rPr>
          <w:i/>
        </w:rPr>
        <w:t>lowerP</w:t>
      </w:r>
      <w:r w:rsidRPr="00E77497">
        <w:t>.</w:t>
      </w:r>
    </w:p>
    <w:p w14:paraId="70383EA6" w14:textId="77777777" w:rsidR="004C02EF" w:rsidRPr="00E77497" w:rsidRDefault="004C02EF" w:rsidP="00834A33">
      <w:pPr>
        <w:pStyle w:val="Alg4"/>
        <w:numPr>
          <w:ilvl w:val="1"/>
          <w:numId w:val="205"/>
        </w:numPr>
      </w:pPr>
      <w:r w:rsidRPr="00E77497">
        <w:t xml:space="preserve">Let </w:t>
      </w:r>
      <w:r w:rsidRPr="00E77497">
        <w:rPr>
          <w:i/>
        </w:rPr>
        <w:t>upperExists</w:t>
      </w:r>
      <w:r w:rsidRPr="00E77497">
        <w:t xml:space="preserve"> be the result of calling the [[HasProperty]] internal method of </w:t>
      </w:r>
      <w:r w:rsidRPr="00E77497">
        <w:rPr>
          <w:i/>
        </w:rPr>
        <w:t>O</w:t>
      </w:r>
      <w:r w:rsidRPr="00E77497">
        <w:t xml:space="preserve"> with argument </w:t>
      </w:r>
      <w:r w:rsidRPr="00E77497">
        <w:rPr>
          <w:i/>
        </w:rPr>
        <w:t>upperP</w:t>
      </w:r>
      <w:r w:rsidRPr="00E77497">
        <w:t>.</w:t>
      </w:r>
    </w:p>
    <w:p w14:paraId="38C85A72" w14:textId="77777777"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79428FDE" w14:textId="77777777" w:rsidR="004C02EF" w:rsidRPr="00E77497" w:rsidRDefault="004C02EF" w:rsidP="00834A33">
      <w:pPr>
        <w:pStyle w:val="Alg4"/>
        <w:numPr>
          <w:ilvl w:val="2"/>
          <w:numId w:val="205"/>
        </w:numPr>
      </w:pPr>
      <w:r w:rsidRPr="00E77497">
        <w:t xml:space="preserve">Call the [[Put]] internal method of </w:t>
      </w:r>
      <w:r w:rsidRPr="00E77497">
        <w:rPr>
          <w:i/>
        </w:rPr>
        <w:t>O</w:t>
      </w:r>
      <w:r w:rsidRPr="00E77497">
        <w:t xml:space="preserve"> with arguments </w:t>
      </w:r>
      <w:r w:rsidRPr="00E77497">
        <w:rPr>
          <w:i/>
        </w:rPr>
        <w:t>lowerP</w:t>
      </w:r>
      <w:r w:rsidRPr="00E77497">
        <w:t xml:space="preserve">, </w:t>
      </w:r>
      <w:r w:rsidRPr="00E77497">
        <w:rPr>
          <w:i/>
        </w:rPr>
        <w:t>upperValue</w:t>
      </w:r>
      <w:r w:rsidRPr="00E77497">
        <w:t xml:space="preserve">, and </w:t>
      </w:r>
      <w:r w:rsidRPr="00E77497">
        <w:rPr>
          <w:b/>
        </w:rPr>
        <w:t>true</w:t>
      </w:r>
      <w:r w:rsidRPr="00E77497" w:rsidDel="007A0A03">
        <w:t xml:space="preserve"> </w:t>
      </w:r>
      <w:r w:rsidRPr="00E77497">
        <w:t>.</w:t>
      </w:r>
    </w:p>
    <w:p w14:paraId="09962A4B" w14:textId="77777777" w:rsidR="004C02EF" w:rsidRPr="00E77497" w:rsidRDefault="004C02EF" w:rsidP="00834A33">
      <w:pPr>
        <w:pStyle w:val="Alg4"/>
        <w:numPr>
          <w:ilvl w:val="2"/>
          <w:numId w:val="205"/>
        </w:numPr>
      </w:pPr>
      <w:r w:rsidRPr="00E77497">
        <w:t xml:space="preserve">Call the [[Put]] internal method of </w:t>
      </w:r>
      <w:r w:rsidRPr="00E77497">
        <w:rPr>
          <w:i/>
        </w:rPr>
        <w:t>O</w:t>
      </w:r>
      <w:r w:rsidRPr="00E77497">
        <w:t xml:space="preserve"> with arguments </w:t>
      </w:r>
      <w:r w:rsidRPr="00E77497">
        <w:rPr>
          <w:i/>
        </w:rPr>
        <w:t>upperP</w:t>
      </w:r>
      <w:r w:rsidRPr="00E77497">
        <w:t xml:space="preserve">, </w:t>
      </w:r>
      <w:r w:rsidRPr="00E77497">
        <w:rPr>
          <w:i/>
        </w:rPr>
        <w:t>lowerValue</w:t>
      </w:r>
      <w:r w:rsidRPr="00E77497">
        <w:t xml:space="preserve">, and </w:t>
      </w:r>
      <w:r w:rsidRPr="00E77497">
        <w:rPr>
          <w:b/>
        </w:rPr>
        <w:t>true</w:t>
      </w:r>
      <w:r w:rsidRPr="00E77497" w:rsidDel="007A0A03">
        <w:t xml:space="preserve"> </w:t>
      </w:r>
      <w:r w:rsidRPr="00E77497">
        <w:t>.</w:t>
      </w:r>
    </w:p>
    <w:p w14:paraId="60E12F6C"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39E53A92" w14:textId="77777777" w:rsidR="004C02EF" w:rsidRPr="00E77497" w:rsidRDefault="004C02EF" w:rsidP="00834A33">
      <w:pPr>
        <w:pStyle w:val="Alg4"/>
        <w:numPr>
          <w:ilvl w:val="2"/>
          <w:numId w:val="205"/>
        </w:numPr>
      </w:pPr>
      <w:r w:rsidRPr="00E77497">
        <w:t xml:space="preserve">Call the [[Put]] internal method of </w:t>
      </w:r>
      <w:r w:rsidRPr="00E77497">
        <w:rPr>
          <w:i/>
        </w:rPr>
        <w:t>O</w:t>
      </w:r>
      <w:r w:rsidRPr="00E77497">
        <w:t xml:space="preserve"> with arguments </w:t>
      </w:r>
      <w:r w:rsidRPr="00E77497">
        <w:rPr>
          <w:i/>
        </w:rPr>
        <w:t>lowerP</w:t>
      </w:r>
      <w:r w:rsidRPr="00E77497">
        <w:t xml:space="preserve">, </w:t>
      </w:r>
      <w:r w:rsidRPr="00E77497">
        <w:rPr>
          <w:i/>
        </w:rPr>
        <w:t>upperValue</w:t>
      </w:r>
      <w:r w:rsidRPr="00E77497">
        <w:t xml:space="preserve">, and </w:t>
      </w:r>
      <w:r w:rsidRPr="00E77497">
        <w:rPr>
          <w:b/>
        </w:rPr>
        <w:t>true</w:t>
      </w:r>
      <w:r w:rsidRPr="00E77497" w:rsidDel="007A0A03">
        <w:t xml:space="preserve"> </w:t>
      </w:r>
      <w:r w:rsidRPr="00E77497">
        <w:t>.</w:t>
      </w:r>
    </w:p>
    <w:p w14:paraId="2A04C1F1" w14:textId="77777777" w:rsidR="004C02EF" w:rsidRPr="00E77497" w:rsidRDefault="004C02EF" w:rsidP="00834A33">
      <w:pPr>
        <w:pStyle w:val="Alg4"/>
        <w:numPr>
          <w:ilvl w:val="2"/>
          <w:numId w:val="205"/>
        </w:numPr>
      </w:pPr>
      <w:r w:rsidRPr="00E77497">
        <w:t xml:space="preserve">Call the [[Delete]] internal method of </w:t>
      </w:r>
      <w:r w:rsidRPr="00E77497">
        <w:rPr>
          <w:i/>
        </w:rPr>
        <w:t>O</w:t>
      </w:r>
      <w:r w:rsidRPr="00E77497">
        <w:t xml:space="preserve">, with arguments </w:t>
      </w:r>
      <w:r w:rsidRPr="00E77497">
        <w:rPr>
          <w:i/>
        </w:rPr>
        <w:t>upperP</w:t>
      </w:r>
      <w:r w:rsidRPr="00E77497">
        <w:t xml:space="preserve"> and </w:t>
      </w:r>
      <w:r w:rsidRPr="00E77497">
        <w:rPr>
          <w:b/>
        </w:rPr>
        <w:t>true</w:t>
      </w:r>
      <w:r w:rsidRPr="00E77497">
        <w:t>.</w:t>
      </w:r>
    </w:p>
    <w:p w14:paraId="1390F84B"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3B92227F" w14:textId="77777777" w:rsidR="004C02EF" w:rsidRPr="00E77497" w:rsidRDefault="004C02EF" w:rsidP="00834A33">
      <w:pPr>
        <w:pStyle w:val="Alg4"/>
        <w:numPr>
          <w:ilvl w:val="2"/>
          <w:numId w:val="205"/>
        </w:numPr>
      </w:pPr>
      <w:r w:rsidRPr="00E77497">
        <w:t xml:space="preserve">Call the [[Delete]] internal method of </w:t>
      </w:r>
      <w:r w:rsidRPr="00E77497">
        <w:rPr>
          <w:i/>
        </w:rPr>
        <w:t>O</w:t>
      </w:r>
      <w:r w:rsidRPr="00E77497">
        <w:t xml:space="preserve">, with arguments </w:t>
      </w:r>
      <w:r w:rsidRPr="00E77497">
        <w:rPr>
          <w:i/>
        </w:rPr>
        <w:t>lowerP</w:t>
      </w:r>
      <w:r w:rsidRPr="00E77497">
        <w:t xml:space="preserve"> and </w:t>
      </w:r>
      <w:r w:rsidRPr="00E77497">
        <w:rPr>
          <w:b/>
        </w:rPr>
        <w:t>true</w:t>
      </w:r>
      <w:r w:rsidRPr="00E77497">
        <w:t xml:space="preserve"> .</w:t>
      </w:r>
    </w:p>
    <w:p w14:paraId="70424663" w14:textId="77777777" w:rsidR="004C02EF" w:rsidRPr="00E77497" w:rsidRDefault="004C02EF" w:rsidP="00834A33">
      <w:pPr>
        <w:pStyle w:val="Alg4"/>
        <w:numPr>
          <w:ilvl w:val="2"/>
          <w:numId w:val="205"/>
        </w:numPr>
      </w:pPr>
      <w:r w:rsidRPr="00E77497">
        <w:t xml:space="preserve">Call the [[Put]] internal method of </w:t>
      </w:r>
      <w:r w:rsidRPr="00E77497">
        <w:rPr>
          <w:i/>
        </w:rPr>
        <w:t>O</w:t>
      </w:r>
      <w:r w:rsidRPr="00E77497">
        <w:t xml:space="preserve"> with arguments </w:t>
      </w:r>
      <w:r w:rsidRPr="00E77497">
        <w:rPr>
          <w:i/>
        </w:rPr>
        <w:t>upperP</w:t>
      </w:r>
      <w:r w:rsidRPr="00E77497">
        <w:t xml:space="preserve">, </w:t>
      </w:r>
      <w:r w:rsidRPr="00E77497">
        <w:rPr>
          <w:i/>
        </w:rPr>
        <w:t>lowerValue</w:t>
      </w:r>
      <w:r w:rsidRPr="00E77497">
        <w:t xml:space="preserve">, and </w:t>
      </w:r>
      <w:r w:rsidRPr="00E77497">
        <w:rPr>
          <w:b/>
        </w:rPr>
        <w:t>true</w:t>
      </w:r>
      <w:r w:rsidRPr="00E77497" w:rsidDel="00157E06">
        <w:t xml:space="preserve"> </w:t>
      </w:r>
      <w:r w:rsidRPr="00E77497">
        <w:t>.</w:t>
      </w:r>
    </w:p>
    <w:p w14:paraId="39934584" w14:textId="77777777" w:rsidR="004C02EF" w:rsidRPr="00E77497" w:rsidRDefault="004C02EF" w:rsidP="00834A33">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p>
    <w:p w14:paraId="61DEB50A" w14:textId="77777777" w:rsidR="004C02EF" w:rsidRPr="00E77497" w:rsidRDefault="004C02EF" w:rsidP="00834A33">
      <w:pPr>
        <w:pStyle w:val="Alg4"/>
        <w:numPr>
          <w:ilvl w:val="2"/>
          <w:numId w:val="205"/>
        </w:numPr>
      </w:pPr>
      <w:r w:rsidRPr="00E77497">
        <w:t>No action is required.</w:t>
      </w:r>
    </w:p>
    <w:p w14:paraId="37D4238A" w14:textId="77777777"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14:paraId="606435FB" w14:textId="77777777"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14:paraId="7F77B7A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 host object is implementation-dependent.</w:t>
      </w:r>
      <w:bookmarkStart w:id="13129" w:name="_Toc385672298"/>
      <w:bookmarkStart w:id="13130" w:name="_Toc393690414"/>
    </w:p>
    <w:p w14:paraId="2ECD3080" w14:textId="77777777" w:rsidR="004C02EF" w:rsidRPr="00E77497" w:rsidRDefault="004C02EF" w:rsidP="004C02EF">
      <w:pPr>
        <w:pStyle w:val="40"/>
        <w:numPr>
          <w:ilvl w:val="0"/>
          <w:numId w:val="0"/>
        </w:numPr>
      </w:pPr>
      <w:bookmarkStart w:id="13131" w:name="_Ref440446538"/>
      <w:r w:rsidRPr="00E77497">
        <w:t>15.4.4.9</w:t>
      </w:r>
      <w:r w:rsidRPr="00E77497">
        <w:tab/>
        <w:t>Array.prototype.shift ( )</w:t>
      </w:r>
      <w:bookmarkEnd w:id="13131"/>
    </w:p>
    <w:p w14:paraId="10CA6636" w14:textId="77777777" w:rsidR="004C02EF" w:rsidRPr="00E77497" w:rsidRDefault="004C02EF" w:rsidP="004C02EF">
      <w:r w:rsidRPr="00E77497">
        <w:t>The first element of the array is removed from the array and returned.</w:t>
      </w:r>
    </w:p>
    <w:p w14:paraId="3FBFD293" w14:textId="77777777"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CFE2AA4" w14:textId="77777777" w:rsidR="004C02EF" w:rsidRPr="00E77497" w:rsidRDefault="004C02EF" w:rsidP="00834A33">
      <w:pPr>
        <w:pStyle w:val="Alg4"/>
        <w:numPr>
          <w:ilvl w:val="0"/>
          <w:numId w:val="206"/>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DB6BC3A" w14:textId="77777777" w:rsidR="004C02EF" w:rsidRPr="00E77497" w:rsidRDefault="004C02EF" w:rsidP="00834A33">
      <w:pPr>
        <w:pStyle w:val="Alg4"/>
        <w:numPr>
          <w:ilvl w:val="0"/>
          <w:numId w:val="206"/>
        </w:numPr>
      </w:pPr>
      <w:r w:rsidRPr="00E77497">
        <w:t xml:space="preserve">Let </w:t>
      </w:r>
      <w:r w:rsidRPr="00E77497">
        <w:rPr>
          <w:i/>
        </w:rPr>
        <w:t>len</w:t>
      </w:r>
      <w:r w:rsidRPr="00E77497">
        <w:t xml:space="preserve"> be ToUint32(</w:t>
      </w:r>
      <w:r w:rsidRPr="00E77497">
        <w:rPr>
          <w:i/>
        </w:rPr>
        <w:t>lenVal</w:t>
      </w:r>
      <w:r w:rsidRPr="00E77497">
        <w:t>).</w:t>
      </w:r>
    </w:p>
    <w:p w14:paraId="665FF76D" w14:textId="77777777"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14:paraId="0AA40244" w14:textId="77777777" w:rsidR="004C02EF" w:rsidRPr="00E77497" w:rsidRDefault="004C02EF" w:rsidP="00834A33">
      <w:pPr>
        <w:pStyle w:val="Alg4"/>
        <w:numPr>
          <w:ilvl w:val="1"/>
          <w:numId w:val="206"/>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50F7B33C" w14:textId="77777777" w:rsidR="004C02EF" w:rsidRPr="00E77497" w:rsidRDefault="004C02EF" w:rsidP="00834A33">
      <w:pPr>
        <w:pStyle w:val="Alg4"/>
        <w:numPr>
          <w:ilvl w:val="1"/>
          <w:numId w:val="206"/>
        </w:numPr>
      </w:pPr>
      <w:r w:rsidRPr="00E77497">
        <w:t xml:space="preserve">Return </w:t>
      </w:r>
      <w:r w:rsidRPr="00E77497">
        <w:rPr>
          <w:b/>
        </w:rPr>
        <w:t>undefined</w:t>
      </w:r>
      <w:r w:rsidRPr="00E77497">
        <w:t>.</w:t>
      </w:r>
    </w:p>
    <w:p w14:paraId="49A3D80B" w14:textId="77777777" w:rsidR="004C02EF" w:rsidRPr="00E77497" w:rsidRDefault="004C02EF" w:rsidP="00834A33">
      <w:pPr>
        <w:pStyle w:val="Alg4"/>
        <w:numPr>
          <w:ilvl w:val="0"/>
          <w:numId w:val="206"/>
        </w:numPr>
      </w:pPr>
      <w:r w:rsidRPr="00E77497">
        <w:t xml:space="preserve">Let </w:t>
      </w:r>
      <w:r w:rsidRPr="00E77497">
        <w:rPr>
          <w:i/>
        </w:rPr>
        <w:t>first</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0</w:t>
      </w:r>
      <w:r w:rsidRPr="00E77497">
        <w:rPr>
          <w:rFonts w:ascii="Courier New" w:hAnsi="Courier New"/>
          <w:sz w:val="18"/>
        </w:rPr>
        <w:t>"</w:t>
      </w:r>
      <w:r w:rsidRPr="00E77497">
        <w:t>.</w:t>
      </w:r>
    </w:p>
    <w:p w14:paraId="2DA3F045" w14:textId="77777777"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14:paraId="05454B7B" w14:textId="77777777"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14:paraId="4E6D5AF1" w14:textId="77777777"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14:paraId="54469E4D" w14:textId="77777777"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14:paraId="3433C624" w14:textId="77777777" w:rsidR="004C02EF" w:rsidRPr="00E77497" w:rsidRDefault="004C02EF" w:rsidP="00834A33">
      <w:pPr>
        <w:pStyle w:val="Alg4"/>
        <w:numPr>
          <w:ilvl w:val="1"/>
          <w:numId w:val="206"/>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41452892" w14:textId="77777777"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14:paraId="15324C8C" w14:textId="77777777" w:rsidR="004C02EF" w:rsidRPr="00E77497" w:rsidRDefault="004C02EF" w:rsidP="00834A33">
      <w:pPr>
        <w:pStyle w:val="Alg4"/>
        <w:numPr>
          <w:ilvl w:val="2"/>
          <w:numId w:val="206"/>
        </w:numPr>
      </w:pPr>
      <w:r w:rsidRPr="00E77497">
        <w:t xml:space="preserve">Let </w:t>
      </w:r>
      <w:r w:rsidRPr="00E77497">
        <w:rPr>
          <w:i/>
        </w:rPr>
        <w:t>fromVal</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45AF52BA" w14:textId="77777777" w:rsidR="004C02EF" w:rsidRPr="00E77497" w:rsidRDefault="004C02EF" w:rsidP="00834A33">
      <w:pPr>
        <w:pStyle w:val="Alg4"/>
        <w:numPr>
          <w:ilvl w:val="2"/>
          <w:numId w:val="206"/>
        </w:numPr>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w:t>
      </w:r>
      <w:r w:rsidRPr="00E77497">
        <w:t xml:space="preserve">, and </w:t>
      </w:r>
      <w:r w:rsidRPr="00E77497">
        <w:rPr>
          <w:b/>
        </w:rPr>
        <w:t>true</w:t>
      </w:r>
      <w:r w:rsidRPr="00E77497">
        <w:t>.</w:t>
      </w:r>
    </w:p>
    <w:p w14:paraId="7205886D" w14:textId="77777777" w:rsidR="004C02EF" w:rsidRPr="00E77497" w:rsidRDefault="004C02EF" w:rsidP="00834A33">
      <w:pPr>
        <w:pStyle w:val="Alg4"/>
        <w:numPr>
          <w:ilvl w:val="1"/>
          <w:numId w:val="206"/>
        </w:numPr>
      </w:pPr>
      <w:r w:rsidRPr="00E77497">
        <w:t xml:space="preserve">Else, </w:t>
      </w:r>
      <w:r w:rsidRPr="00E77497">
        <w:rPr>
          <w:i/>
        </w:rPr>
        <w:t>fromPresent</w:t>
      </w:r>
      <w:r w:rsidRPr="00E77497">
        <w:t xml:space="preserve"> is </w:t>
      </w:r>
      <w:r w:rsidRPr="00E77497">
        <w:rPr>
          <w:b/>
        </w:rPr>
        <w:t>false</w:t>
      </w:r>
    </w:p>
    <w:p w14:paraId="594FBC26" w14:textId="77777777" w:rsidR="004C02EF" w:rsidRPr="00E77497" w:rsidRDefault="004C02EF" w:rsidP="00834A33">
      <w:pPr>
        <w:pStyle w:val="Alg4"/>
        <w:numPr>
          <w:ilvl w:val="2"/>
          <w:numId w:val="206"/>
        </w:numPr>
      </w:pPr>
      <w:r w:rsidRPr="00E77497">
        <w:t xml:space="preserve">Call the [[Delete]] internal method of </w:t>
      </w:r>
      <w:r w:rsidRPr="00E77497">
        <w:rPr>
          <w:i/>
        </w:rPr>
        <w:t>O</w:t>
      </w:r>
      <w:r w:rsidRPr="00E77497">
        <w:t xml:space="preserve"> with arguments </w:t>
      </w:r>
      <w:r w:rsidRPr="00E77497">
        <w:rPr>
          <w:i/>
        </w:rPr>
        <w:t>to</w:t>
      </w:r>
      <w:r w:rsidRPr="00E77497">
        <w:t xml:space="preserve"> and </w:t>
      </w:r>
      <w:r w:rsidRPr="00E77497">
        <w:rPr>
          <w:b/>
        </w:rPr>
        <w:t>true</w:t>
      </w:r>
      <w:r w:rsidRPr="00E77497">
        <w:t>.</w:t>
      </w:r>
    </w:p>
    <w:p w14:paraId="62F1F610" w14:textId="77777777"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14:paraId="7779B21B" w14:textId="77777777" w:rsidR="004C02EF" w:rsidRPr="00E77497" w:rsidRDefault="004C02EF" w:rsidP="00834A33">
      <w:pPr>
        <w:pStyle w:val="Alg4"/>
        <w:numPr>
          <w:ilvl w:val="0"/>
          <w:numId w:val="206"/>
        </w:numPr>
      </w:pPr>
      <w:r w:rsidRPr="00E77497">
        <w:t xml:space="preserve">Call the [[Delete]] internal method of </w:t>
      </w:r>
      <w:r w:rsidRPr="00E77497">
        <w:rPr>
          <w:i/>
        </w:rPr>
        <w:t>O</w:t>
      </w:r>
      <w:r w:rsidRPr="00E77497">
        <w:t xml:space="preserve"> with arguments ToString(</w:t>
      </w:r>
      <w:r w:rsidRPr="00E77497">
        <w:rPr>
          <w:i/>
        </w:rPr>
        <w:t>len</w:t>
      </w:r>
      <w:r w:rsidRPr="00E77497">
        <w:t xml:space="preserve">–1) and </w:t>
      </w:r>
      <w:r w:rsidRPr="00E77497">
        <w:rPr>
          <w:b/>
        </w:rPr>
        <w:t>true</w:t>
      </w:r>
      <w:r w:rsidRPr="00E77497">
        <w:t>.</w:t>
      </w:r>
    </w:p>
    <w:p w14:paraId="12B29E09" w14:textId="77777777" w:rsidR="004C02EF" w:rsidRPr="00E77497" w:rsidRDefault="004C02EF" w:rsidP="00834A33">
      <w:pPr>
        <w:pStyle w:val="Alg4"/>
        <w:numPr>
          <w:ilvl w:val="0"/>
          <w:numId w:val="206"/>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w:t>
      </w:r>
      <w:r w:rsidRPr="00E77497">
        <w:rPr>
          <w:i/>
        </w:rPr>
        <w:t>len</w:t>
      </w:r>
      <w:r w:rsidRPr="00E77497">
        <w:t xml:space="preserve">–1) , and </w:t>
      </w:r>
      <w:r w:rsidRPr="00E77497">
        <w:rPr>
          <w:b/>
        </w:rPr>
        <w:t>true</w:t>
      </w:r>
      <w:r w:rsidRPr="00E77497">
        <w:t>.</w:t>
      </w:r>
    </w:p>
    <w:p w14:paraId="69658C38" w14:textId="77777777"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14:paraId="77C12F16"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 host object is implementation-dependent.</w:t>
      </w:r>
    </w:p>
    <w:p w14:paraId="49384AAA" w14:textId="77777777" w:rsidR="004C02EF" w:rsidRPr="00E77497" w:rsidRDefault="004C02EF" w:rsidP="004C02EF">
      <w:pPr>
        <w:pStyle w:val="40"/>
        <w:numPr>
          <w:ilvl w:val="0"/>
          <w:numId w:val="0"/>
        </w:numPr>
      </w:pPr>
      <w:bookmarkStart w:id="13132" w:name="_Ref440446605"/>
      <w:r w:rsidRPr="00E77497">
        <w:t>15.4.4.10</w:t>
      </w:r>
      <w:r w:rsidRPr="00E77497">
        <w:tab/>
        <w:t>Array.prototype.slice (start, end)</w:t>
      </w:r>
      <w:bookmarkEnd w:id="13132"/>
    </w:p>
    <w:p w14:paraId="0F953659"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6A52BEF5" w14:textId="77777777"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374B9EA" w14:textId="77777777" w:rsidR="004C02EF" w:rsidRPr="00E77497" w:rsidRDefault="004C02EF" w:rsidP="00834A33">
      <w:pPr>
        <w:pStyle w:val="Alg4"/>
        <w:numPr>
          <w:ilvl w:val="0"/>
          <w:numId w:val="207"/>
        </w:numPr>
      </w:pPr>
      <w:r w:rsidRPr="00E77497">
        <w:t xml:space="preserve">Let </w:t>
      </w:r>
      <w:r w:rsidRPr="00E77497">
        <w:rPr>
          <w:i/>
        </w:rPr>
        <w:t>A</w:t>
      </w:r>
      <w:r w:rsidRPr="00E77497">
        <w:t xml:space="preserve"> be a new array created as if by the expression </w:t>
      </w:r>
      <w:r w:rsidRPr="00E77497">
        <w:rPr>
          <w:rFonts w:ascii="Courier New" w:hAnsi="Courier New"/>
          <w:b/>
        </w:rPr>
        <w:t xml:space="preserve">new Array() </w:t>
      </w:r>
      <w:r w:rsidRPr="00E77497">
        <w:t xml:space="preserve">where </w:t>
      </w:r>
      <w:r w:rsidRPr="00E77497">
        <w:rPr>
          <w:rFonts w:ascii="Courier New" w:hAnsi="Courier New" w:cs="Courier New"/>
          <w:b/>
        </w:rPr>
        <w:t>Array</w:t>
      </w:r>
      <w:r w:rsidRPr="00E77497">
        <w:t xml:space="preserve"> is the standard built-in constructor with that name.</w:t>
      </w:r>
    </w:p>
    <w:p w14:paraId="300CF19E" w14:textId="77777777" w:rsidR="004C02EF" w:rsidRPr="00E77497" w:rsidRDefault="004C02EF" w:rsidP="00834A33">
      <w:pPr>
        <w:pStyle w:val="Alg4"/>
        <w:numPr>
          <w:ilvl w:val="0"/>
          <w:numId w:val="207"/>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B9E094B" w14:textId="77777777" w:rsidR="004C02EF" w:rsidRPr="00E77497" w:rsidRDefault="004C02EF" w:rsidP="00834A33">
      <w:pPr>
        <w:pStyle w:val="Alg4"/>
        <w:numPr>
          <w:ilvl w:val="0"/>
          <w:numId w:val="207"/>
        </w:numPr>
      </w:pPr>
      <w:r w:rsidRPr="00E77497">
        <w:t xml:space="preserve">Let </w:t>
      </w:r>
      <w:r w:rsidRPr="00E77497">
        <w:rPr>
          <w:i/>
        </w:rPr>
        <w:t>len</w:t>
      </w:r>
      <w:r w:rsidRPr="00E77497">
        <w:t xml:space="preserve"> be ToUint32(</w:t>
      </w:r>
      <w:r w:rsidRPr="00E77497">
        <w:rPr>
          <w:i/>
        </w:rPr>
        <w:t>lenVal</w:t>
      </w:r>
      <w:r w:rsidRPr="00E77497">
        <w:t>).</w:t>
      </w:r>
    </w:p>
    <w:p w14:paraId="78D78CB6" w14:textId="77777777"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14:paraId="003E15BC" w14:textId="77777777"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68D48B43" w14:textId="77777777"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3CEF6B7F" w14:textId="77777777"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47FBCD6A" w14:textId="77777777"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14:paraId="22043307" w14:textId="77777777"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14:paraId="16264D04" w14:textId="77777777"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14:paraId="56655224" w14:textId="77777777" w:rsidR="004C02EF" w:rsidRPr="00E77497" w:rsidRDefault="004C02EF" w:rsidP="00834A33">
      <w:pPr>
        <w:pStyle w:val="Alg4"/>
        <w:numPr>
          <w:ilvl w:val="1"/>
          <w:numId w:val="20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80D180E" w14:textId="77777777"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14:paraId="796096EA" w14:textId="77777777" w:rsidR="004C02EF" w:rsidRPr="00E77497" w:rsidRDefault="004C02EF" w:rsidP="00834A33">
      <w:pPr>
        <w:pStyle w:val="Alg4"/>
        <w:numPr>
          <w:ilvl w:val="2"/>
          <w:numId w:val="207"/>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98A9A4E" w14:textId="77777777" w:rsidR="004C02EF" w:rsidRPr="00E77497" w:rsidRDefault="004C02EF" w:rsidP="00834A33">
      <w:pPr>
        <w:pStyle w:val="Alg4"/>
        <w:numPr>
          <w:ilvl w:val="2"/>
          <w:numId w:val="207"/>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54E493A" w14:textId="77777777"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14:paraId="475BF3F6" w14:textId="77777777"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14:paraId="2DAAFF8E" w14:textId="77777777"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14:paraId="141AC69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6241B784"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 host object is implementation-dependent.</w:t>
      </w:r>
    </w:p>
    <w:p w14:paraId="0E2A3E4A" w14:textId="77777777" w:rsidR="004C02EF" w:rsidRPr="00E77497" w:rsidRDefault="004C02EF" w:rsidP="004C02EF">
      <w:pPr>
        <w:pStyle w:val="40"/>
        <w:numPr>
          <w:ilvl w:val="0"/>
          <w:numId w:val="0"/>
        </w:numPr>
      </w:pPr>
      <w:bookmarkStart w:id="13133" w:name="_Ref440446657"/>
      <w:r w:rsidRPr="00E77497">
        <w:t>15.4.4.11</w:t>
      </w:r>
      <w:r w:rsidRPr="00E77497">
        <w:tab/>
        <w:t>Array.prototype.sor</w:t>
      </w:r>
      <w:bookmarkEnd w:id="13128"/>
      <w:r w:rsidRPr="00E77497">
        <w:t>t (comparefn</w:t>
      </w:r>
      <w:bookmarkEnd w:id="13129"/>
      <w:bookmarkEnd w:id="13130"/>
      <w:r w:rsidRPr="00E77497">
        <w:t>)</w:t>
      </w:r>
      <w:bookmarkEnd w:id="13133"/>
    </w:p>
    <w:p w14:paraId="05A44F9D"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0B8EEC64" w14:textId="77777777" w:rsidR="004C02EF" w:rsidRPr="00E77497" w:rsidRDefault="004C02EF" w:rsidP="004C02EF">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050F6E35" w14:textId="77777777" w:rsidR="004C02EF" w:rsidRPr="00E77497" w:rsidRDefault="004C02EF" w:rsidP="004C02EF">
      <w:r w:rsidRPr="00E77497">
        <w:t xml:space="preserve">Let </w:t>
      </w:r>
      <w:r w:rsidRPr="00E77497">
        <w:rPr>
          <w:rFonts w:ascii="Times New Roman" w:hAnsi="Times New Roman"/>
          <w:i/>
        </w:rPr>
        <w:t>len</w:t>
      </w:r>
      <w:r w:rsidRPr="00E77497">
        <w:t xml:space="preserve"> be the result of applying Uint32 to the result of calling the [[Get]] internal method of </w:t>
      </w:r>
      <w:r w:rsidRPr="00E77497">
        <w:rPr>
          <w:rFonts w:ascii="Times New Roman" w:hAnsi="Times New Roman"/>
          <w:i/>
        </w:rPr>
        <w:t>obj</w:t>
      </w:r>
      <w:r w:rsidRPr="00E77497">
        <w:t xml:space="preserve"> with argument "</w:t>
      </w:r>
      <w:r w:rsidRPr="00E77497">
        <w:rPr>
          <w:rFonts w:ascii="Courier New" w:hAnsi="Courier New" w:cs="Courier New"/>
          <w:b/>
        </w:rPr>
        <w:t>length</w:t>
      </w:r>
      <w:r w:rsidRPr="00E77497">
        <w:t>".</w:t>
      </w:r>
    </w:p>
    <w:p w14:paraId="3C038B5F"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6F06841D" w14:textId="77777777" w:rsidR="004C02EF" w:rsidRPr="00E77497" w:rsidRDefault="004C02EF" w:rsidP="004C02EF">
      <w:r w:rsidRPr="00E77497">
        <w:t xml:space="preserve">Let </w:t>
      </w:r>
      <w:r w:rsidRPr="00E77497">
        <w:rPr>
          <w:rFonts w:ascii="Times New Roman" w:hAnsi="Times New Roman"/>
          <w:i/>
        </w:rPr>
        <w:t>proto</w:t>
      </w:r>
      <w:r w:rsidRPr="00E77497">
        <w:t xml:space="preserve"> be the value of the [[Prototype]] internal property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68074D1C" w14:textId="77777777"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14:paraId="7B261FAF" w14:textId="77777777"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009A67BA" w14:textId="77777777" w:rsidR="004C02EF" w:rsidRPr="00E77497" w:rsidRDefault="004C02EF" w:rsidP="00834A33">
      <w:pPr>
        <w:numPr>
          <w:ilvl w:val="0"/>
          <w:numId w:val="208"/>
        </w:numPr>
      </w:pPr>
      <w:r w:rsidRPr="00E65A34">
        <w:t xml:space="preserve">The result of calling the [[HasProperty]] internal method of </w:t>
      </w:r>
      <w:r w:rsidRPr="00546435">
        <w:rPr>
          <w:rFonts w:ascii="Times New Roman" w:hAnsi="Times New Roman"/>
          <w:i/>
        </w:rPr>
        <w:t>proto</w:t>
      </w:r>
      <w:r w:rsidRPr="00A67AF2">
        <w:t xml:space="preserve"> with argument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Pr="00675B74">
        <w:t xml:space="preserve"> is </w:t>
      </w:r>
      <w:r w:rsidRPr="00E77497">
        <w:rPr>
          <w:b/>
        </w:rPr>
        <w:t>true</w:t>
      </w:r>
      <w:r w:rsidRPr="00E77497">
        <w:t>.</w:t>
      </w:r>
    </w:p>
    <w:p w14:paraId="3E89F475"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4D73F496" w14:textId="77777777" w:rsidR="004C02EF" w:rsidRPr="00E77497" w:rsidRDefault="004C02EF" w:rsidP="00834A33">
      <w:pPr>
        <w:numPr>
          <w:ilvl w:val="0"/>
          <w:numId w:val="208"/>
        </w:numPr>
        <w:contextualSpacing/>
      </w:pPr>
      <w:r w:rsidRPr="00E77497">
        <w:t xml:space="preserve">The [[Extensible]] internal property of </w:t>
      </w:r>
      <w:r w:rsidRPr="00E77497">
        <w:rPr>
          <w:rFonts w:ascii="Times New Roman" w:hAnsi="Times New Roman"/>
          <w:i/>
        </w:rPr>
        <w:t>obj</w:t>
      </w:r>
      <w:r w:rsidRPr="00E77497">
        <w:t xml:space="preserve"> is </w:t>
      </w:r>
      <w:r w:rsidRPr="00E77497">
        <w:rPr>
          <w:b/>
        </w:rPr>
        <w:t>false</w:t>
      </w:r>
      <w:r w:rsidRPr="00E77497">
        <w:t>.</w:t>
      </w:r>
    </w:p>
    <w:p w14:paraId="747AF9C1" w14:textId="77777777"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2CCC4418"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335D249C" w14:textId="77777777" w:rsidR="004C02EF" w:rsidRPr="00E77497" w:rsidRDefault="004C02EF" w:rsidP="004C02EF">
      <w:r w:rsidRPr="00E77497">
        <w:t>Otherwise, the following steps are taken</w:t>
      </w:r>
      <w:bookmarkStart w:id="13134" w:name="_Toc382291625"/>
      <w:r w:rsidRPr="00E77497">
        <w:t>.</w:t>
      </w:r>
    </w:p>
    <w:p w14:paraId="175250FD" w14:textId="77777777" w:rsidR="004C02EF" w:rsidRPr="00E77497" w:rsidRDefault="004C02EF" w:rsidP="00834A33">
      <w:pPr>
        <w:pStyle w:val="Alg4"/>
        <w:numPr>
          <w:ilvl w:val="0"/>
          <w:numId w:val="209"/>
        </w:numPr>
      </w:pPr>
      <w:r w:rsidRPr="00E77497">
        <w:t xml:space="preserve">Perform an implementation-dependent sequence of calls to the [[Get]] , [[Put]], and [[Delete]] internal methods of </w:t>
      </w:r>
      <w:r w:rsidRPr="00E77497">
        <w:rPr>
          <w:i/>
        </w:rPr>
        <w:t>obj</w:t>
      </w:r>
      <w:r w:rsidRPr="00E77497">
        <w:t xml:space="preserve"> and to SortCompare (described below), where the first argument for each call to [[Get]], [[Put]], or [[Delete]] is a nonnegative integer less than </w:t>
      </w:r>
      <w:r w:rsidRPr="00E77497">
        <w:rPr>
          <w:i/>
        </w:rPr>
        <w:t xml:space="preserve">len </w:t>
      </w:r>
      <w:r w:rsidRPr="00E77497">
        <w:t xml:space="preserve">and where the arguments for calls to SortCompare are results of previous calls to the [[Get]] internal method. The throw argument to the [[Put]] and [[Delete]] internal methods will be the value </w:t>
      </w:r>
      <w:r w:rsidRPr="00E77497">
        <w:rPr>
          <w:b/>
        </w:rPr>
        <w:t>true</w:t>
      </w:r>
      <w:r w:rsidRPr="00E77497">
        <w:t xml:space="preserve">. If </w:t>
      </w:r>
      <w:r w:rsidRPr="00E77497">
        <w:rPr>
          <w:i/>
        </w:rPr>
        <w:t>obj</w:t>
      </w:r>
      <w:r w:rsidRPr="00E77497">
        <w:t xml:space="preserve"> is not sparse then [[Delete]] must not be called.</w:t>
      </w:r>
    </w:p>
    <w:p w14:paraId="4BF9A4FE" w14:textId="77777777"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14:paraId="433B8F1F" w14:textId="77777777" w:rsidR="004C02EF" w:rsidRPr="00E77497" w:rsidRDefault="004C02EF" w:rsidP="004C02EF">
      <w:pPr>
        <w:keepNext/>
      </w:pPr>
      <w:r w:rsidRPr="00E77497">
        <w:t>The returned object must have the following two properties.</w:t>
      </w:r>
    </w:p>
    <w:p w14:paraId="5EEE72D9" w14:textId="77777777"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7CB8DFD2" w14:textId="77777777"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5B6F7831" w14:textId="77777777" w:rsidR="004C02EF" w:rsidRPr="00E77497" w:rsidRDefault="004C02EF" w:rsidP="004C02EF">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5E62E836"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1373357D"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45D7B608"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the </w:t>
      </w:r>
      <w:r w:rsidRPr="00E77497">
        <w:rPr>
          <w:rFonts w:ascii="Times New Roman" w:hAnsi="Times New Roman"/>
          <w:b/>
        </w:rPr>
        <w:t>this</w:t>
      </w:r>
      <w:r w:rsidRPr="00E77497">
        <w:rPr>
          <w:rFonts w:ascii="Times New Roman" w:hAnsi="Times New Roman"/>
        </w:rPr>
        <w:t xml:space="preserve"> object.</w:t>
      </w:r>
    </w:p>
    <w:p w14:paraId="7F6F1E87"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64F32823"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5F57B3BC"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42971827"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39865660"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71AC8247"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020EE318"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102AC898" w14:textId="77777777"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14:paraId="545E1D87" w14:textId="77777777"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14:paraId="399F9843" w14:textId="77777777" w:rsidR="004C02EF" w:rsidRPr="00E77497" w:rsidRDefault="004C02EF" w:rsidP="00834A33">
      <w:pPr>
        <w:pStyle w:val="Alg4"/>
        <w:numPr>
          <w:ilvl w:val="0"/>
          <w:numId w:val="210"/>
        </w:numPr>
      </w:pPr>
      <w:r w:rsidRPr="00E77497">
        <w:t xml:space="preserve">Let </w:t>
      </w:r>
      <w:r w:rsidRPr="00E77497">
        <w:rPr>
          <w:i/>
        </w:rPr>
        <w:t>hasj</w:t>
      </w:r>
      <w:r w:rsidRPr="00E77497">
        <w:t xml:space="preserve"> be the result of calling the [[HasProperty]] internal method of </w:t>
      </w:r>
      <w:r w:rsidRPr="00E77497">
        <w:rPr>
          <w:i/>
        </w:rPr>
        <w:t>obj</w:t>
      </w:r>
      <w:r w:rsidRPr="00E77497">
        <w:t xml:space="preserve"> with argument </w:t>
      </w:r>
      <w:r w:rsidRPr="00E77497">
        <w:rPr>
          <w:i/>
        </w:rPr>
        <w:t>jString</w:t>
      </w:r>
      <w:r w:rsidRPr="00E77497">
        <w:t>.</w:t>
      </w:r>
    </w:p>
    <w:p w14:paraId="3AA12279" w14:textId="77777777" w:rsidR="004C02EF" w:rsidRPr="00E77497" w:rsidRDefault="004C02EF" w:rsidP="00834A33">
      <w:pPr>
        <w:pStyle w:val="Alg4"/>
        <w:numPr>
          <w:ilvl w:val="0"/>
          <w:numId w:val="210"/>
        </w:numPr>
      </w:pPr>
      <w:r w:rsidRPr="00E77497">
        <w:t xml:space="preserve">Let </w:t>
      </w:r>
      <w:r w:rsidRPr="00E77497">
        <w:rPr>
          <w:i/>
        </w:rPr>
        <w:t>hask</w:t>
      </w:r>
      <w:r w:rsidRPr="00E77497">
        <w:t xml:space="preserve"> be the result of calling the [[HasProperty]] internal method of </w:t>
      </w:r>
      <w:r w:rsidRPr="00E77497">
        <w:rPr>
          <w:i/>
        </w:rPr>
        <w:t>obj</w:t>
      </w:r>
      <w:r w:rsidRPr="00E77497">
        <w:t xml:space="preserve"> with argument </w:t>
      </w:r>
      <w:r w:rsidRPr="00E77497">
        <w:rPr>
          <w:i/>
        </w:rPr>
        <w:t>kString</w:t>
      </w:r>
      <w:r w:rsidRPr="00E77497">
        <w:t>.</w:t>
      </w:r>
    </w:p>
    <w:p w14:paraId="52B45785"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6B8E61CE"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14:paraId="504B0988" w14:textId="77777777"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14:paraId="69B97D3F" w14:textId="77777777" w:rsidR="004C02EF" w:rsidRPr="00E77497" w:rsidRDefault="004C02EF" w:rsidP="00834A33">
      <w:pPr>
        <w:pStyle w:val="Alg4"/>
        <w:numPr>
          <w:ilvl w:val="0"/>
          <w:numId w:val="210"/>
        </w:numPr>
      </w:pPr>
      <w:r w:rsidRPr="00E77497">
        <w:t xml:space="preserve">Let </w:t>
      </w:r>
      <w:r w:rsidRPr="00E77497">
        <w:rPr>
          <w:i/>
        </w:rPr>
        <w:t>x</w:t>
      </w:r>
      <w:r w:rsidRPr="00E77497">
        <w:t xml:space="preserve"> be the result of calling the [[Get]] internal method of </w:t>
      </w:r>
      <w:r w:rsidRPr="00E77497">
        <w:rPr>
          <w:i/>
        </w:rPr>
        <w:t>obj</w:t>
      </w:r>
      <w:r w:rsidRPr="00E77497">
        <w:t xml:space="preserve"> with argument </w:t>
      </w:r>
      <w:r w:rsidRPr="00E77497">
        <w:rPr>
          <w:i/>
        </w:rPr>
        <w:t>jString</w:t>
      </w:r>
      <w:r w:rsidRPr="00E77497">
        <w:t>.</w:t>
      </w:r>
    </w:p>
    <w:p w14:paraId="0C06C7BC" w14:textId="77777777" w:rsidR="004C02EF" w:rsidRPr="00E77497" w:rsidRDefault="004C02EF" w:rsidP="00834A33">
      <w:pPr>
        <w:pStyle w:val="Alg4"/>
        <w:numPr>
          <w:ilvl w:val="0"/>
          <w:numId w:val="210"/>
        </w:numPr>
      </w:pPr>
      <w:r w:rsidRPr="00E77497">
        <w:t xml:space="preserve">Let </w:t>
      </w:r>
      <w:r w:rsidRPr="00E77497">
        <w:rPr>
          <w:i/>
        </w:rPr>
        <w:t>y</w:t>
      </w:r>
      <w:r w:rsidRPr="00E77497">
        <w:t xml:space="preserve"> be the result of calling the [[Get]] internal method of </w:t>
      </w:r>
      <w:r w:rsidRPr="00E77497">
        <w:rPr>
          <w:i/>
        </w:rPr>
        <w:t>obj</w:t>
      </w:r>
      <w:r w:rsidRPr="00E77497">
        <w:t xml:space="preserve"> with argument </w:t>
      </w:r>
      <w:r w:rsidRPr="00E77497">
        <w:rPr>
          <w:i/>
        </w:rPr>
        <w:t>kString</w:t>
      </w:r>
      <w:r w:rsidRPr="00E77497">
        <w:t>.</w:t>
      </w:r>
    </w:p>
    <w:p w14:paraId="7B2935B5"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76FE6CB8"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14:paraId="199DB460" w14:textId="77777777"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521D7F25" w14:textId="77777777"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14:paraId="50A39817" w14:textId="77777777"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2F0E888B" w14:textId="77777777" w:rsidR="004C02EF" w:rsidRPr="00E77497" w:rsidRDefault="004C02EF" w:rsidP="00834A33">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the </w:t>
      </w:r>
      <w:r w:rsidRPr="00E77497">
        <w:rPr>
          <w:b/>
        </w:rPr>
        <w:t>this</w:t>
      </w:r>
      <w:r w:rsidRPr="00E77497">
        <w:t xml:space="preserve"> value and with arguments </w:t>
      </w:r>
      <w:r w:rsidRPr="00E77497">
        <w:rPr>
          <w:i/>
        </w:rPr>
        <w:t>x</w:t>
      </w:r>
      <w:r w:rsidRPr="00E77497">
        <w:t xml:space="preserve"> and </w:t>
      </w:r>
      <w:r w:rsidRPr="00E77497">
        <w:rPr>
          <w:i/>
        </w:rPr>
        <w:t>y</w:t>
      </w:r>
      <w:r w:rsidRPr="00E77497">
        <w:t>.</w:t>
      </w:r>
    </w:p>
    <w:p w14:paraId="5B98FC55" w14:textId="77777777"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14:paraId="17153FCB" w14:textId="77777777"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14:paraId="253D0C57" w14:textId="77777777"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320F24EC" w14:textId="77777777"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0A0837DF" w14:textId="77777777"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14:paraId="78541A15"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undefined property values always sort to the end of the result, followed by non-existent property values.</w:t>
      </w:r>
    </w:p>
    <w:p w14:paraId="4D79A10C"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 host object is implementation-dependent.</w:t>
      </w:r>
      <w:bookmarkStart w:id="13135" w:name="_Toc385672299"/>
      <w:bookmarkStart w:id="13136" w:name="_Toc393690415"/>
      <w:bookmarkStart w:id="13137" w:name="_Ref457709104"/>
    </w:p>
    <w:p w14:paraId="4E24284B" w14:textId="77777777" w:rsidR="004C02EF" w:rsidRPr="00E77497" w:rsidRDefault="004C02EF" w:rsidP="004C02EF">
      <w:pPr>
        <w:pStyle w:val="40"/>
        <w:numPr>
          <w:ilvl w:val="0"/>
          <w:numId w:val="0"/>
        </w:numPr>
      </w:pPr>
      <w:r w:rsidRPr="00E77497">
        <w:t>15.4.4.12</w:t>
      </w:r>
      <w:r w:rsidRPr="00E77497">
        <w:tab/>
        <w:t>Array.prototype.splice (start, deleteCount [ , item1 [ , item2 [ , … ] ] ] )</w:t>
      </w:r>
      <w:bookmarkEnd w:id="13137"/>
    </w:p>
    <w:p w14:paraId="5C2AA467" w14:textId="77777777" w:rsidR="004C02EF" w:rsidRPr="00E77497" w:rsidRDefault="004C02EF" w:rsidP="004C02EF">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array 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6AF1F77B" w14:textId="77777777"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FB01162" w14:textId="77777777" w:rsidR="004C02EF" w:rsidRPr="00E77497" w:rsidRDefault="004C02EF" w:rsidP="00834A33">
      <w:pPr>
        <w:pStyle w:val="Alg4"/>
        <w:numPr>
          <w:ilvl w:val="0"/>
          <w:numId w:val="211"/>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where </w:t>
      </w:r>
      <w:r w:rsidRPr="00E77497">
        <w:rPr>
          <w:rFonts w:ascii="Courier New" w:hAnsi="Courier New" w:cs="Courier New"/>
          <w:b/>
        </w:rPr>
        <w:t>Array</w:t>
      </w:r>
      <w:r w:rsidRPr="00E77497">
        <w:t xml:space="preserve"> is the standard built-in constructor with that name.</w:t>
      </w:r>
    </w:p>
    <w:p w14:paraId="0097C56E" w14:textId="77777777" w:rsidR="004C02EF" w:rsidRPr="00E77497" w:rsidRDefault="004C02EF" w:rsidP="00834A33">
      <w:pPr>
        <w:pStyle w:val="Alg4"/>
        <w:numPr>
          <w:ilvl w:val="0"/>
          <w:numId w:val="211"/>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597DC4DB" w14:textId="77777777" w:rsidR="004C02EF" w:rsidRPr="00E77497" w:rsidRDefault="004C02EF" w:rsidP="00834A33">
      <w:pPr>
        <w:pStyle w:val="Alg4"/>
        <w:numPr>
          <w:ilvl w:val="0"/>
          <w:numId w:val="211"/>
        </w:numPr>
      </w:pPr>
      <w:r w:rsidRPr="00E77497">
        <w:t xml:space="preserve">Let </w:t>
      </w:r>
      <w:r w:rsidRPr="00E77497">
        <w:rPr>
          <w:i/>
        </w:rPr>
        <w:t>len</w:t>
      </w:r>
      <w:r w:rsidRPr="00E77497">
        <w:t xml:space="preserve"> be ToUint32(</w:t>
      </w:r>
      <w:r w:rsidRPr="00E77497">
        <w:rPr>
          <w:i/>
        </w:rPr>
        <w:t>lenVal</w:t>
      </w:r>
      <w:r w:rsidRPr="00E77497">
        <w:t>).</w:t>
      </w:r>
    </w:p>
    <w:p w14:paraId="48F5F2BB" w14:textId="77777777"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14:paraId="1E6DC7D4" w14:textId="77777777"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7497C5F6" w14:textId="77777777" w:rsidR="004C02EF" w:rsidRPr="00E77497" w:rsidRDefault="004C02EF" w:rsidP="00834A33">
      <w:pPr>
        <w:pStyle w:val="Alg4"/>
        <w:numPr>
          <w:ilvl w:val="0"/>
          <w:numId w:val="211"/>
        </w:numPr>
      </w:pPr>
      <w:r w:rsidRPr="00E77497">
        <w:t xml:space="preserve">Let </w:t>
      </w:r>
      <w:r w:rsidRPr="00E77497">
        <w:rPr>
          <w:i/>
        </w:rPr>
        <w:t>actualDeleteCount</w:t>
      </w:r>
      <w:r w:rsidRPr="00E77497">
        <w:t xml:space="preserve"> be min(max(ToInteger(</w:t>
      </w:r>
      <w:r w:rsidRPr="00E77497">
        <w:rPr>
          <w:i/>
        </w:rPr>
        <w:t>deleteCount</w:t>
      </w:r>
      <w:r w:rsidRPr="00E77497">
        <w:t>),0),</w:t>
      </w:r>
      <w:r w:rsidRPr="00E77497">
        <w:rPr>
          <w:i/>
        </w:rPr>
        <w:t xml:space="preserve"> len</w:t>
      </w:r>
      <w:r w:rsidRPr="00E77497">
        <w:t xml:space="preserve"> –</w:t>
      </w:r>
      <w:r w:rsidRPr="00E77497">
        <w:rPr>
          <w:i/>
        </w:rPr>
        <w:t xml:space="preserve"> actualStart</w:t>
      </w:r>
      <w:r w:rsidRPr="00E77497">
        <w:t>).</w:t>
      </w:r>
    </w:p>
    <w:p w14:paraId="7D92662D"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14:paraId="7466B744" w14:textId="77777777"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14:paraId="2391B3B3" w14:textId="77777777"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27A7A794" w14:textId="77777777" w:rsidR="004C02EF" w:rsidRPr="00E77497" w:rsidRDefault="004C02EF" w:rsidP="00834A33">
      <w:pPr>
        <w:pStyle w:val="Alg4"/>
        <w:numPr>
          <w:ilvl w:val="1"/>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65D4B287" w14:textId="77777777"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14:paraId="2BD1D61C" w14:textId="77777777" w:rsidR="004C02EF" w:rsidRPr="00E77497" w:rsidRDefault="004C02EF" w:rsidP="00834A33">
      <w:pPr>
        <w:pStyle w:val="Alg4"/>
        <w:numPr>
          <w:ilvl w:val="2"/>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2C0FCDAF" w14:textId="77777777" w:rsidR="004C02EF" w:rsidRPr="00E77497" w:rsidRDefault="004C02EF" w:rsidP="00834A33">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Pr="00E77497">
        <w:t xml:space="preserve">), 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552806C" w14:textId="77777777"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14:paraId="7915A4DE" w14:textId="77777777"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4E62DFBE" w14:textId="77777777"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14:paraId="422E690B" w14:textId="77777777"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14:paraId="0980AFDA"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14:paraId="28E70468"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41A0C4D3"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4FABB196"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08C8A6A8"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14AE225F"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776957D9"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1F5C08A9" w14:textId="77777777" w:rsidR="004C02EF" w:rsidRPr="00E77497" w:rsidRDefault="004C02EF" w:rsidP="00834A33">
      <w:pPr>
        <w:pStyle w:val="Alg4"/>
        <w:numPr>
          <w:ilvl w:val="3"/>
          <w:numId w:val="211"/>
        </w:numPr>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28C4F35E"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26B92AED" w14:textId="77777777" w:rsidR="004C02EF" w:rsidRPr="00E77497" w:rsidRDefault="004C02EF" w:rsidP="00834A33">
      <w:pPr>
        <w:pStyle w:val="Alg4"/>
        <w:numPr>
          <w:ilvl w:val="3"/>
          <w:numId w:val="211"/>
        </w:numPr>
        <w:tabs>
          <w:tab w:val="num" w:pos="3060"/>
        </w:tabs>
      </w:pPr>
      <w:r w:rsidRPr="00E77497">
        <w:t xml:space="preserve">Call the [[Delete]] internal method of </w:t>
      </w:r>
      <w:r w:rsidRPr="00E77497">
        <w:rPr>
          <w:i/>
        </w:rPr>
        <w:t>O</w:t>
      </w:r>
      <w:r w:rsidRPr="00E77497" w:rsidDel="00275DFF">
        <w:t xml:space="preserve"> </w:t>
      </w:r>
      <w:r w:rsidRPr="00E77497">
        <w:t xml:space="preserve">with arguments </w:t>
      </w:r>
      <w:r w:rsidRPr="00E77497">
        <w:rPr>
          <w:i/>
        </w:rPr>
        <w:t>to</w:t>
      </w:r>
      <w:r w:rsidRPr="00E77497">
        <w:t xml:space="preserve"> and </w:t>
      </w:r>
      <w:r w:rsidRPr="00E77497">
        <w:rPr>
          <w:b/>
        </w:rPr>
        <w:t>true</w:t>
      </w:r>
      <w:r w:rsidRPr="00E77497">
        <w:t>.</w:t>
      </w:r>
    </w:p>
    <w:p w14:paraId="28B08E68" w14:textId="77777777" w:rsidR="004C02EF" w:rsidRPr="00E77497" w:rsidRDefault="004C02EF" w:rsidP="00834A33">
      <w:pPr>
        <w:pStyle w:val="Alg4"/>
        <w:numPr>
          <w:ilvl w:val="2"/>
          <w:numId w:val="211"/>
        </w:numPr>
      </w:pPr>
      <w:r w:rsidRPr="00E77497">
        <w:t>Increase k by 1.</w:t>
      </w:r>
    </w:p>
    <w:p w14:paraId="1853EA20"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14:paraId="664985E5"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2DA28BD7" w14:textId="77777777" w:rsidR="004C02EF" w:rsidRPr="00E77497" w:rsidRDefault="004C02EF" w:rsidP="00834A33">
      <w:pPr>
        <w:pStyle w:val="Alg4"/>
        <w:numPr>
          <w:ilvl w:val="2"/>
          <w:numId w:val="211"/>
        </w:numPr>
        <w:tabs>
          <w:tab w:val="num" w:pos="2700"/>
        </w:tabs>
      </w:pPr>
      <w:r w:rsidRPr="00E77497">
        <w:t xml:space="preserve">Call the [[Delete]] internal method of </w:t>
      </w:r>
      <w:r w:rsidRPr="00E77497">
        <w:rPr>
          <w:i/>
        </w:rPr>
        <w:t>O</w:t>
      </w:r>
      <w:r w:rsidRPr="00E77497">
        <w:t xml:space="preserve"> with arguments ToString(</w:t>
      </w:r>
      <w:r w:rsidRPr="00E77497">
        <w:rPr>
          <w:i/>
        </w:rPr>
        <w:t>k</w:t>
      </w:r>
      <w:r w:rsidRPr="00E77497">
        <w:t xml:space="preserve">–1) and </w:t>
      </w:r>
      <w:r w:rsidRPr="00E77497">
        <w:rPr>
          <w:b/>
        </w:rPr>
        <w:t>true</w:t>
      </w:r>
      <w:r w:rsidRPr="00E77497">
        <w:t>.</w:t>
      </w:r>
    </w:p>
    <w:p w14:paraId="4FDB954A" w14:textId="77777777"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14:paraId="35FB1E16" w14:textId="77777777"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14:paraId="7DBE0289"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7D744C15"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14:paraId="7197CDD1"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67BFC56E"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43060C90"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5A1CD6F7"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1F6F95BA"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16CFCBCD" w14:textId="77777777" w:rsidR="004C02EF" w:rsidRPr="00E77497" w:rsidRDefault="004C02EF" w:rsidP="00834A33">
      <w:pPr>
        <w:pStyle w:val="Alg4"/>
        <w:numPr>
          <w:ilvl w:val="3"/>
          <w:numId w:val="211"/>
        </w:numPr>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3CCA3909"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34FAE5A3" w14:textId="77777777" w:rsidR="004C02EF" w:rsidRPr="00E77497" w:rsidRDefault="004C02EF" w:rsidP="00834A33">
      <w:pPr>
        <w:pStyle w:val="Alg4"/>
        <w:numPr>
          <w:ilvl w:val="3"/>
          <w:numId w:val="211"/>
        </w:numPr>
        <w:tabs>
          <w:tab w:val="num" w:pos="3060"/>
        </w:tabs>
      </w:pPr>
      <w:r w:rsidRPr="00E77497">
        <w:t xml:space="preserve">Call the [[Delete]] internal method of </w:t>
      </w:r>
      <w:r w:rsidRPr="00E77497">
        <w:rPr>
          <w:i/>
        </w:rPr>
        <w:t>O</w:t>
      </w:r>
      <w:r w:rsidRPr="00E77497" w:rsidDel="00582B35">
        <w:t xml:space="preserve"> </w:t>
      </w:r>
      <w:r w:rsidRPr="00E77497">
        <w:t xml:space="preserve">with argument </w:t>
      </w:r>
      <w:r w:rsidRPr="00E77497">
        <w:rPr>
          <w:i/>
        </w:rPr>
        <w:t>to</w:t>
      </w:r>
      <w:r w:rsidRPr="00E77497">
        <w:t xml:space="preserve"> and </w:t>
      </w:r>
      <w:r w:rsidRPr="00E77497">
        <w:rPr>
          <w:b/>
        </w:rPr>
        <w:t>true</w:t>
      </w:r>
      <w:r w:rsidRPr="00E77497">
        <w:t>.</w:t>
      </w:r>
    </w:p>
    <w:p w14:paraId="1848701D" w14:textId="77777777"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14:paraId="2E01D078"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14:paraId="16A74D75" w14:textId="77777777"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14:paraId="2B534E62" w14:textId="77777777"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35F2C704" w14:textId="77777777" w:rsidR="004C02EF" w:rsidRPr="00E77497" w:rsidRDefault="004C02EF" w:rsidP="00834A33">
      <w:pPr>
        <w:pStyle w:val="Alg4"/>
        <w:numPr>
          <w:ilvl w:val="1"/>
          <w:numId w:val="211"/>
        </w:numPr>
      </w:pPr>
      <w:r w:rsidRPr="00E77497">
        <w:t xml:space="preserve">Call the [[Put]] internal method of </w:t>
      </w:r>
      <w:r w:rsidRPr="00E77497">
        <w:rPr>
          <w:i/>
        </w:rPr>
        <w:t>O</w:t>
      </w:r>
      <w:r w:rsidRPr="00E77497">
        <w:t xml:space="preserve"> with arguments ToString(</w:t>
      </w:r>
      <w:r w:rsidRPr="00E77497">
        <w:rPr>
          <w:i/>
        </w:rPr>
        <w:t>k</w:t>
      </w:r>
      <w:r w:rsidRPr="00E77497">
        <w:t xml:space="preserve">), </w:t>
      </w:r>
      <w:r w:rsidRPr="00E77497">
        <w:rPr>
          <w:i/>
        </w:rPr>
        <w:t>E</w:t>
      </w:r>
      <w:r w:rsidRPr="00E77497">
        <w:t xml:space="preserve">, and </w:t>
      </w:r>
      <w:r w:rsidRPr="00E77497">
        <w:rPr>
          <w:b/>
        </w:rPr>
        <w:t>true</w:t>
      </w:r>
      <w:r w:rsidRPr="00E77497">
        <w:t>.</w:t>
      </w:r>
    </w:p>
    <w:p w14:paraId="3DC9ADE2" w14:textId="77777777"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14:paraId="7D20913D" w14:textId="77777777" w:rsidR="004C02EF" w:rsidRPr="00E77497" w:rsidRDefault="004C02EF" w:rsidP="00834A33">
      <w:pPr>
        <w:pStyle w:val="Alg4"/>
        <w:numPr>
          <w:ilvl w:val="0"/>
          <w:numId w:val="211"/>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w:t>
      </w:r>
      <w:r w:rsidRPr="00E77497">
        <w:rPr>
          <w:i/>
        </w:rPr>
        <w:t xml:space="preserve">len </w:t>
      </w:r>
      <w:r w:rsidRPr="00E77497">
        <w:t>–</w:t>
      </w:r>
      <w:r w:rsidRPr="00E77497">
        <w:rPr>
          <w:i/>
        </w:rPr>
        <w:t xml:space="preserve"> actualDeleteCount</w:t>
      </w:r>
      <w:r w:rsidRPr="00E77497">
        <w:t xml:space="preserve"> +</w:t>
      </w:r>
      <w:r w:rsidRPr="00E77497">
        <w:rPr>
          <w:i/>
        </w:rPr>
        <w:t xml:space="preserve"> itemCount</w:t>
      </w:r>
      <w:r w:rsidRPr="00E77497">
        <w:t xml:space="preserve">), and </w:t>
      </w:r>
      <w:r w:rsidRPr="00E77497">
        <w:rPr>
          <w:b/>
        </w:rPr>
        <w:t>true</w:t>
      </w:r>
      <w:r w:rsidRPr="00E77497">
        <w:t>.</w:t>
      </w:r>
    </w:p>
    <w:p w14:paraId="6570BEB4" w14:textId="77777777"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14:paraId="3150EEC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08E658DD"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 host object is implementation-dependent.</w:t>
      </w:r>
    </w:p>
    <w:p w14:paraId="07EBCBB6" w14:textId="77777777" w:rsidR="004C02EF" w:rsidRPr="00E77497" w:rsidRDefault="004C02EF" w:rsidP="004C02EF">
      <w:pPr>
        <w:pStyle w:val="40"/>
        <w:numPr>
          <w:ilvl w:val="0"/>
          <w:numId w:val="0"/>
        </w:numPr>
      </w:pPr>
      <w:bookmarkStart w:id="13138" w:name="_Ref440446838"/>
      <w:r w:rsidRPr="00E77497">
        <w:t>15.4.4.13</w:t>
      </w:r>
      <w:r w:rsidRPr="00E77497">
        <w:tab/>
        <w:t>Array.prototype.unshift ( [ item1 [ , item2 [ , … ] ] ] )</w:t>
      </w:r>
      <w:bookmarkEnd w:id="13138"/>
    </w:p>
    <w:p w14:paraId="7BF2CC25" w14:textId="77777777" w:rsidR="004C02EF" w:rsidRPr="00E77497" w:rsidRDefault="004C02EF" w:rsidP="004C02EF">
      <w:r w:rsidRPr="00E77497">
        <w:t>The arguments are prepended to the start of the array, such that their order within the array is the same as the order in which they appear in the argument list.</w:t>
      </w:r>
    </w:p>
    <w:p w14:paraId="2C8EAF23" w14:textId="77777777"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78E1A9C1" w14:textId="77777777"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43A3B5E" w14:textId="77777777" w:rsidR="004C02EF" w:rsidRPr="00E77497" w:rsidRDefault="004C02EF" w:rsidP="00834A33">
      <w:pPr>
        <w:pStyle w:val="Alg4"/>
        <w:numPr>
          <w:ilvl w:val="0"/>
          <w:numId w:val="21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49042824" w14:textId="77777777" w:rsidR="004C02EF" w:rsidRPr="00E77497" w:rsidRDefault="004C02EF" w:rsidP="00834A33">
      <w:pPr>
        <w:pStyle w:val="Alg4"/>
        <w:numPr>
          <w:ilvl w:val="0"/>
          <w:numId w:val="212"/>
        </w:numPr>
      </w:pPr>
      <w:r w:rsidRPr="00E77497">
        <w:t xml:space="preserve">Let </w:t>
      </w:r>
      <w:r w:rsidRPr="00E77497">
        <w:rPr>
          <w:i/>
        </w:rPr>
        <w:t>len</w:t>
      </w:r>
      <w:r w:rsidRPr="00E77497">
        <w:t xml:space="preserve"> be ToUint32(</w:t>
      </w:r>
      <w:r w:rsidRPr="00E77497">
        <w:rPr>
          <w:i/>
        </w:rPr>
        <w:t>lenVal</w:t>
      </w:r>
      <w:r w:rsidRPr="00E77497">
        <w:t>).</w:t>
      </w:r>
    </w:p>
    <w:p w14:paraId="3F84C040" w14:textId="77777777"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14:paraId="62D0228D" w14:textId="77777777"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14:paraId="65CA6A1D" w14:textId="77777777"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14:paraId="2155D425" w14:textId="77777777"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14:paraId="74B861B6" w14:textId="77777777"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60896DE3" w14:textId="77777777" w:rsidR="004C02EF" w:rsidRPr="00E77497" w:rsidRDefault="004C02EF" w:rsidP="00834A33">
      <w:pPr>
        <w:pStyle w:val="Alg4"/>
        <w:numPr>
          <w:ilvl w:val="1"/>
          <w:numId w:val="212"/>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13499787" w14:textId="77777777"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14:paraId="0946C567" w14:textId="77777777" w:rsidR="004C02EF" w:rsidRPr="00E77497" w:rsidRDefault="004C02EF" w:rsidP="00834A33">
      <w:pPr>
        <w:pStyle w:val="Alg4"/>
        <w:numPr>
          <w:ilvl w:val="2"/>
          <w:numId w:val="212"/>
        </w:numPr>
        <w:tabs>
          <w:tab w:val="left" w:pos="2340"/>
        </w:tabs>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7B0FAC19" w14:textId="77777777" w:rsidR="004C02EF" w:rsidRPr="00E77497" w:rsidRDefault="004C02EF" w:rsidP="00834A33">
      <w:pPr>
        <w:pStyle w:val="Alg4"/>
        <w:numPr>
          <w:ilvl w:val="2"/>
          <w:numId w:val="212"/>
        </w:numPr>
        <w:tabs>
          <w:tab w:val="left" w:pos="2340"/>
        </w:tabs>
      </w:pPr>
      <w:r w:rsidRPr="00E77497">
        <w:t xml:space="preserve">Call 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234A3751" w14:textId="77777777" w:rsidR="004C02EF" w:rsidRPr="00E77497" w:rsidRDefault="004C02EF" w:rsidP="00834A33">
      <w:pPr>
        <w:pStyle w:val="Alg4"/>
        <w:numPr>
          <w:ilvl w:val="1"/>
          <w:numId w:val="212"/>
        </w:numPr>
      </w:pPr>
      <w:r w:rsidRPr="00E77497">
        <w:t xml:space="preserve">Else, </w:t>
      </w:r>
      <w:r w:rsidRPr="00E77497">
        <w:rPr>
          <w:i/>
        </w:rPr>
        <w:t>fromPresent</w:t>
      </w:r>
      <w:r w:rsidRPr="00E77497">
        <w:t xml:space="preserve"> is </w:t>
      </w:r>
      <w:r w:rsidRPr="00E77497">
        <w:rPr>
          <w:b/>
        </w:rPr>
        <w:t>false</w:t>
      </w:r>
    </w:p>
    <w:p w14:paraId="7138D831" w14:textId="77777777" w:rsidR="004C02EF" w:rsidRPr="00E77497" w:rsidRDefault="004C02EF" w:rsidP="00834A33">
      <w:pPr>
        <w:pStyle w:val="Alg4"/>
        <w:numPr>
          <w:ilvl w:val="2"/>
          <w:numId w:val="212"/>
        </w:numPr>
        <w:tabs>
          <w:tab w:val="left" w:pos="2340"/>
        </w:tabs>
      </w:pPr>
      <w:r w:rsidRPr="00E77497">
        <w:t xml:space="preserve">Call the [[Delete]] internal method of </w:t>
      </w:r>
      <w:r w:rsidRPr="00E77497">
        <w:rPr>
          <w:i/>
        </w:rPr>
        <w:t>O</w:t>
      </w:r>
      <w:r w:rsidRPr="00E77497">
        <w:t xml:space="preserve"> with arguments </w:t>
      </w:r>
      <w:r w:rsidRPr="00E77497">
        <w:rPr>
          <w:i/>
        </w:rPr>
        <w:t>to</w:t>
      </w:r>
      <w:r w:rsidRPr="00E77497">
        <w:t xml:space="preserve">, and </w:t>
      </w:r>
      <w:r w:rsidRPr="00E77497">
        <w:rPr>
          <w:b/>
        </w:rPr>
        <w:t>true</w:t>
      </w:r>
      <w:r w:rsidRPr="00E77497">
        <w:t>.</w:t>
      </w:r>
    </w:p>
    <w:p w14:paraId="2CCAD1BA" w14:textId="77777777"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14:paraId="7BDCA535" w14:textId="77777777"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14:paraId="5ABADDE2" w14:textId="77777777"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4DDF1C37" w14:textId="77777777"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14:paraId="034A4027" w14:textId="77777777"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528BC74C" w14:textId="77777777" w:rsidR="004C02EF" w:rsidRPr="00E77497" w:rsidRDefault="004C02EF" w:rsidP="00834A33">
      <w:pPr>
        <w:pStyle w:val="Alg4"/>
        <w:numPr>
          <w:ilvl w:val="1"/>
          <w:numId w:val="212"/>
        </w:numPr>
      </w:pPr>
      <w:r w:rsidRPr="00E77497">
        <w:t xml:space="preserve">Call the [[Put]] internal method of </w:t>
      </w:r>
      <w:r w:rsidRPr="00E77497">
        <w:rPr>
          <w:i/>
        </w:rPr>
        <w:t>O</w:t>
      </w:r>
      <w:r w:rsidRPr="00E77497">
        <w:t xml:space="preserve"> with arguments ToString(</w:t>
      </w:r>
      <w:r w:rsidRPr="00E77497">
        <w:rPr>
          <w:i/>
        </w:rPr>
        <w:t>j</w:t>
      </w:r>
      <w:r w:rsidRPr="00E77497">
        <w:t xml:space="preserve">), </w:t>
      </w:r>
      <w:r w:rsidRPr="00E77497">
        <w:rPr>
          <w:i/>
        </w:rPr>
        <w:t>E</w:t>
      </w:r>
      <w:r w:rsidRPr="00E77497">
        <w:t xml:space="preserve">, and </w:t>
      </w:r>
      <w:r w:rsidRPr="00E77497">
        <w:rPr>
          <w:b/>
        </w:rPr>
        <w:t>true</w:t>
      </w:r>
      <w:r w:rsidRPr="00E77497">
        <w:t>.</w:t>
      </w:r>
    </w:p>
    <w:p w14:paraId="5769921E" w14:textId="77777777"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14:paraId="08175BC6" w14:textId="77777777" w:rsidR="004C02EF" w:rsidRPr="00E77497" w:rsidRDefault="004C02EF" w:rsidP="00834A33">
      <w:pPr>
        <w:pStyle w:val="Alg4"/>
        <w:numPr>
          <w:ilvl w:val="0"/>
          <w:numId w:val="212"/>
        </w:numPr>
      </w:pPr>
      <w:r w:rsidRPr="00E77497">
        <w:t xml:space="preserve">Call 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w:t>
      </w:r>
      <w:r w:rsidRPr="00E77497">
        <w:rPr>
          <w:i/>
        </w:rPr>
        <w:t>argCount</w:t>
      </w:r>
      <w:r w:rsidRPr="00E77497">
        <w:t xml:space="preserve">, and </w:t>
      </w:r>
      <w:r w:rsidRPr="00E77497">
        <w:rPr>
          <w:b/>
        </w:rPr>
        <w:t>true</w:t>
      </w:r>
      <w:r w:rsidRPr="00E77497">
        <w:t>.</w:t>
      </w:r>
    </w:p>
    <w:p w14:paraId="03286A5D" w14:textId="77777777"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14:paraId="4085247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4ED3AE7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 host object is implementation-dependent.</w:t>
      </w:r>
    </w:p>
    <w:p w14:paraId="29D7CFB0" w14:textId="77777777" w:rsidR="004C02EF" w:rsidRPr="00E77497" w:rsidRDefault="004C02EF" w:rsidP="004C02EF">
      <w:pPr>
        <w:pStyle w:val="40"/>
        <w:numPr>
          <w:ilvl w:val="0"/>
          <w:numId w:val="0"/>
        </w:numPr>
      </w:pPr>
      <w:r w:rsidRPr="00E77497">
        <w:t>15.4.4.14</w:t>
      </w:r>
      <w:r w:rsidRPr="00E77497">
        <w:tab/>
        <w:t>Array.prototype.indexOf ( searchElement [ , fromIndex ] )</w:t>
      </w:r>
    </w:p>
    <w:p w14:paraId="574753F9" w14:textId="77777777" w:rsidR="004C02EF" w:rsidRPr="00E77497" w:rsidRDefault="004C02EF" w:rsidP="004C02EF">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internal Strict Equality Comparison Algorithm</w:t>
      </w:r>
      <w:r w:rsidRPr="00E77497" w:rsidDel="00B35B81">
        <w:t xml:space="preserve"> </w:t>
      </w:r>
      <w:r w:rsidRPr="00E77497">
        <w:t>(11.9.</w:t>
      </w:r>
      <w:del w:id="13139" w:author="Rev 4 Allen Wirfs-Brock" w:date="2011-10-15T13:05:00Z">
        <w:r w:rsidRPr="00E77497" w:rsidDel="00E5271E">
          <w:delText>6</w:delText>
        </w:r>
      </w:del>
      <w:ins w:id="13140" w:author="Rev 4 Allen Wirfs-Brock" w:date="2011-10-15T13:05:00Z">
        <w:r w:rsidR="00E5271E" w:rsidRPr="00E77497">
          <w:t>1</w:t>
        </w:r>
      </w:ins>
      <w:r w:rsidRPr="00E77497">
        <w:t>), and if found at one or more positions, returns the index of the first such position; otherwise, -1 is returned.</w:t>
      </w:r>
    </w:p>
    <w:p w14:paraId="666D6AC5"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0EA5F650" w14:textId="77777777"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0FE72060" w14:textId="77777777"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0D1B707" w14:textId="77777777" w:rsidR="004C02EF" w:rsidRPr="00E77497" w:rsidRDefault="004C02EF" w:rsidP="00834A33">
      <w:pPr>
        <w:pStyle w:val="Alg4"/>
        <w:numPr>
          <w:ilvl w:val="0"/>
          <w:numId w:val="391"/>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78674B33" w14:textId="77777777" w:rsidR="004C02EF" w:rsidRPr="00E77497" w:rsidRDefault="004C02EF" w:rsidP="00834A33">
      <w:pPr>
        <w:pStyle w:val="Alg4"/>
        <w:numPr>
          <w:ilvl w:val="0"/>
          <w:numId w:val="391"/>
        </w:numPr>
      </w:pPr>
      <w:r w:rsidRPr="00E77497">
        <w:t xml:space="preserve">Let </w:t>
      </w:r>
      <w:r w:rsidRPr="00E77497">
        <w:rPr>
          <w:i/>
        </w:rPr>
        <w:t>len</w:t>
      </w:r>
      <w:r w:rsidRPr="00E77497">
        <w:t xml:space="preserve"> be ToUint32(</w:t>
      </w:r>
      <w:r w:rsidRPr="00E77497">
        <w:rPr>
          <w:i/>
        </w:rPr>
        <w:t>lenValue</w:t>
      </w:r>
      <w:r w:rsidRPr="00E77497">
        <w:t>).</w:t>
      </w:r>
    </w:p>
    <w:p w14:paraId="2DBCE48E" w14:textId="77777777"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14:paraId="4298ED55" w14:textId="77777777"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7FD5B63C"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14:paraId="44BD0C44"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14:paraId="238C58E8"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14:paraId="5A3B8BB4" w14:textId="77777777" w:rsidR="004C02EF" w:rsidRPr="00E77497" w:rsidRDefault="004C02EF" w:rsidP="00834A33">
      <w:pPr>
        <w:pStyle w:val="Alg4"/>
        <w:numPr>
          <w:ilvl w:val="0"/>
          <w:numId w:val="391"/>
        </w:numPr>
      </w:pPr>
      <w:r w:rsidRPr="00E77497">
        <w:t xml:space="preserve">Else, </w:t>
      </w:r>
      <w:r w:rsidRPr="00E77497">
        <w:rPr>
          <w:i/>
        </w:rPr>
        <w:t>n</w:t>
      </w:r>
      <w:r w:rsidRPr="00E77497">
        <w:t>&lt;0</w:t>
      </w:r>
    </w:p>
    <w:p w14:paraId="396B66E9"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6857CF69" w14:textId="77777777" w:rsidR="004C02EF" w:rsidRPr="00E77497" w:rsidRDefault="004C02EF" w:rsidP="00834A33">
      <w:pPr>
        <w:pStyle w:val="Alg4"/>
        <w:numPr>
          <w:ilvl w:val="1"/>
          <w:numId w:val="391"/>
        </w:numPr>
      </w:pPr>
      <w:r w:rsidRPr="00E77497">
        <w:t xml:space="preserve">If </w:t>
      </w:r>
      <w:r w:rsidRPr="00E77497">
        <w:rPr>
          <w:i/>
        </w:rPr>
        <w:t xml:space="preserve">k </w:t>
      </w:r>
      <w:r w:rsidRPr="00E77497">
        <w:t xml:space="preserve">is less than 0, then let </w:t>
      </w:r>
      <w:r w:rsidRPr="00E77497">
        <w:rPr>
          <w:i/>
        </w:rPr>
        <w:t>k</w:t>
      </w:r>
      <w:r w:rsidRPr="00E77497">
        <w:t xml:space="preserve"> be 0.</w:t>
      </w:r>
    </w:p>
    <w:p w14:paraId="0BBCD606" w14:textId="77777777"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14:paraId="666B66B7" w14:textId="77777777" w:rsidR="004C02EF" w:rsidRPr="00E77497" w:rsidRDefault="004C02EF" w:rsidP="00834A33">
      <w:pPr>
        <w:pStyle w:val="Alg4"/>
        <w:numPr>
          <w:ilvl w:val="1"/>
          <w:numId w:val="391"/>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41505FB5" w14:textId="77777777"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14:paraId="43748BCE" w14:textId="77777777" w:rsidR="004C02EF" w:rsidRPr="00E77497" w:rsidRDefault="004C02EF" w:rsidP="00834A33">
      <w:pPr>
        <w:pStyle w:val="Alg4"/>
        <w:numPr>
          <w:ilvl w:val="2"/>
          <w:numId w:val="391"/>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69242AA3" w14:textId="77777777" w:rsidR="004C02EF" w:rsidRPr="00E77497" w:rsidRDefault="004C02EF" w:rsidP="00834A33">
      <w:pPr>
        <w:pStyle w:val="Alg4"/>
        <w:numPr>
          <w:ilvl w:val="2"/>
          <w:numId w:val="391"/>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2B849006" w14:textId="77777777" w:rsidR="004C02EF" w:rsidRPr="00E77497" w:rsidRDefault="004C02EF" w:rsidP="00834A33">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179603BC" w14:textId="77777777"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14:paraId="7119F6B2" w14:textId="77777777" w:rsidR="004C02EF" w:rsidRPr="00E77497" w:rsidRDefault="004C02EF" w:rsidP="00834A33">
      <w:pPr>
        <w:pStyle w:val="Alg4"/>
        <w:numPr>
          <w:ilvl w:val="0"/>
          <w:numId w:val="391"/>
        </w:numPr>
        <w:spacing w:after="120"/>
      </w:pPr>
      <w:r w:rsidRPr="00E77497">
        <w:t>Return -1.</w:t>
      </w:r>
    </w:p>
    <w:p w14:paraId="0C19FBB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5BDB1285"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 host object is implementation-dependent.</w:t>
      </w:r>
    </w:p>
    <w:p w14:paraId="7E624D22" w14:textId="77777777" w:rsidR="004C02EF" w:rsidRPr="00E77497" w:rsidRDefault="004C02EF" w:rsidP="004C02EF">
      <w:pPr>
        <w:pStyle w:val="40"/>
        <w:numPr>
          <w:ilvl w:val="0"/>
          <w:numId w:val="0"/>
        </w:numPr>
      </w:pPr>
      <w:r w:rsidRPr="00E77497">
        <w:t>15.4.4.15</w:t>
      </w:r>
      <w:r w:rsidRPr="00E77497">
        <w:tab/>
        <w:t>Array.prototype.lastIndexOf ( searchElement [ , fromIndex ] )</w:t>
      </w:r>
    </w:p>
    <w:p w14:paraId="1C3602DF" w14:textId="77777777" w:rsidR="004C02EF" w:rsidRPr="00E77497" w:rsidRDefault="004C02EF" w:rsidP="004C02EF">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internal Strict Equality Comparison Algorithm</w:t>
      </w:r>
      <w:r w:rsidRPr="00E77497" w:rsidDel="00B35B81">
        <w:t xml:space="preserve"> </w:t>
      </w:r>
      <w:r w:rsidRPr="00E77497">
        <w:t>(11.9.</w:t>
      </w:r>
      <w:del w:id="13141" w:author="Rev 4 Allen Wirfs-Brock" w:date="2011-10-15T13:05:00Z">
        <w:r w:rsidRPr="00E77497" w:rsidDel="00E5271E">
          <w:delText>6</w:delText>
        </w:r>
      </w:del>
      <w:ins w:id="13142" w:author="Rev 4 Allen Wirfs-Brock" w:date="2011-10-15T13:05:00Z">
        <w:r w:rsidR="00E5271E" w:rsidRPr="00E77497">
          <w:t>1</w:t>
        </w:r>
      </w:ins>
      <w:r w:rsidRPr="00E77497">
        <w:t>), and if found at one or more positions, returns the index of the last such position; otherwise, -1 is returned.</w:t>
      </w:r>
    </w:p>
    <w:p w14:paraId="5F18DFAE"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5849F8AA" w14:textId="77777777"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28D58586" w14:textId="77777777"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2703182" w14:textId="77777777" w:rsidR="004C02EF" w:rsidRPr="00E77497" w:rsidRDefault="004C02EF" w:rsidP="00834A33">
      <w:pPr>
        <w:pStyle w:val="Alg4"/>
        <w:numPr>
          <w:ilvl w:val="0"/>
          <w:numId w:val="213"/>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45281B2C" w14:textId="77777777" w:rsidR="004C02EF" w:rsidRPr="00E77497" w:rsidRDefault="004C02EF" w:rsidP="00834A33">
      <w:pPr>
        <w:pStyle w:val="Alg4"/>
        <w:numPr>
          <w:ilvl w:val="0"/>
          <w:numId w:val="213"/>
        </w:numPr>
      </w:pPr>
      <w:r w:rsidRPr="00E77497">
        <w:t xml:space="preserve">Let </w:t>
      </w:r>
      <w:r w:rsidRPr="00E77497">
        <w:rPr>
          <w:i/>
        </w:rPr>
        <w:t>len</w:t>
      </w:r>
      <w:r w:rsidRPr="00E77497">
        <w:t xml:space="preserve"> be ToUint32(</w:t>
      </w:r>
      <w:r w:rsidRPr="00E77497">
        <w:rPr>
          <w:i/>
        </w:rPr>
        <w:t>lenValue</w:t>
      </w:r>
      <w:r w:rsidRPr="00E77497">
        <w:t>).</w:t>
      </w:r>
    </w:p>
    <w:p w14:paraId="2EA743BF" w14:textId="77777777"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14:paraId="61DECB47" w14:textId="77777777"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3B295B47" w14:textId="77777777"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E77497">
        <w:rPr>
          <w:i/>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3C9F8FA1" w14:textId="77777777" w:rsidR="004C02EF" w:rsidRPr="00E77497" w:rsidRDefault="004C02EF" w:rsidP="00834A33">
      <w:pPr>
        <w:pStyle w:val="Alg4"/>
        <w:numPr>
          <w:ilvl w:val="0"/>
          <w:numId w:val="213"/>
        </w:numPr>
      </w:pPr>
      <w:r w:rsidRPr="00E77497">
        <w:t xml:space="preserve">Else,  </w:t>
      </w:r>
      <w:r w:rsidRPr="00E77497">
        <w:rPr>
          <w:i/>
        </w:rPr>
        <w:t>n</w:t>
      </w:r>
      <w:r w:rsidRPr="00E77497">
        <w:t xml:space="preserve"> &lt; 0</w:t>
      </w:r>
    </w:p>
    <w:p w14:paraId="5055EF5A" w14:textId="77777777"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0BCC1DB3" w14:textId="77777777"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E77497">
        <w:rPr>
          <w:i/>
        </w:rPr>
        <w:t>0</w:t>
      </w:r>
    </w:p>
    <w:p w14:paraId="309C12E0" w14:textId="77777777" w:rsidR="004C02EF" w:rsidRPr="00E77497" w:rsidRDefault="004C02EF" w:rsidP="00834A33">
      <w:pPr>
        <w:pStyle w:val="Alg4"/>
        <w:numPr>
          <w:ilvl w:val="1"/>
          <w:numId w:val="213"/>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6E8CF3B7" w14:textId="77777777"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14:paraId="306E933D" w14:textId="77777777" w:rsidR="004C02EF" w:rsidRPr="00E77497" w:rsidRDefault="004C02EF" w:rsidP="00834A33">
      <w:pPr>
        <w:pStyle w:val="Alg4"/>
        <w:numPr>
          <w:ilvl w:val="2"/>
          <w:numId w:val="213"/>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1D136A65" w14:textId="77777777" w:rsidR="004C02EF" w:rsidRPr="00E77497" w:rsidRDefault="004C02EF" w:rsidP="00834A33">
      <w:pPr>
        <w:pStyle w:val="Alg4"/>
        <w:numPr>
          <w:ilvl w:val="2"/>
          <w:numId w:val="213"/>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0CE5795D" w14:textId="77777777"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5A6DA200" w14:textId="77777777"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14:paraId="3AECC333" w14:textId="77777777" w:rsidR="004C02EF" w:rsidRPr="00E77497" w:rsidRDefault="004C02EF" w:rsidP="00834A33">
      <w:pPr>
        <w:pStyle w:val="Alg4"/>
        <w:numPr>
          <w:ilvl w:val="0"/>
          <w:numId w:val="213"/>
        </w:numPr>
        <w:spacing w:after="120"/>
      </w:pPr>
      <w:r w:rsidRPr="00E77497">
        <w:t>Return -1.</w:t>
      </w:r>
    </w:p>
    <w:p w14:paraId="28095644"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093F4746"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 host object is implementation-dependent.</w:t>
      </w:r>
    </w:p>
    <w:p w14:paraId="5B9DF05D" w14:textId="77777777" w:rsidR="004C02EF" w:rsidRPr="00E77497" w:rsidRDefault="004C02EF" w:rsidP="004C02EF">
      <w:pPr>
        <w:pStyle w:val="40"/>
        <w:numPr>
          <w:ilvl w:val="0"/>
          <w:numId w:val="0"/>
        </w:numPr>
      </w:pPr>
      <w:r w:rsidRPr="00E77497">
        <w:t>15.4.4.16</w:t>
      </w:r>
      <w:r w:rsidRPr="00E77497">
        <w:tab/>
        <w:t>Array.prototype.every ( callbackfn [ , thisArg ] )</w:t>
      </w:r>
    </w:p>
    <w:p w14:paraId="551B18DE"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B95EADF"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116027E9"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30E7C048" w14:textId="77777777"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45C84B32" w14:textId="77777777"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2FF98A1E" w14:textId="77777777"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13346948" w14:textId="77777777" w:rsidR="004C02EF" w:rsidRPr="00E77497" w:rsidRDefault="004C02EF" w:rsidP="00834A33">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CB7B477" w14:textId="77777777" w:rsidR="004C02EF" w:rsidRPr="00E77497" w:rsidRDefault="004C02EF" w:rsidP="00834A33">
      <w:pPr>
        <w:pStyle w:val="Alg4"/>
        <w:numPr>
          <w:ilvl w:val="0"/>
          <w:numId w:val="21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E9313BF" w14:textId="77777777" w:rsidR="004C02EF" w:rsidRPr="00E77497" w:rsidRDefault="004C02EF" w:rsidP="00834A33">
      <w:pPr>
        <w:pStyle w:val="Alg4"/>
        <w:numPr>
          <w:ilvl w:val="0"/>
          <w:numId w:val="214"/>
        </w:numPr>
      </w:pPr>
      <w:r w:rsidRPr="00E77497">
        <w:t xml:space="preserve">Let </w:t>
      </w:r>
      <w:r w:rsidRPr="00E77497">
        <w:rPr>
          <w:i/>
        </w:rPr>
        <w:t>len</w:t>
      </w:r>
      <w:r w:rsidRPr="00E77497">
        <w:t xml:space="preserve"> be ToUint32(</w:t>
      </w:r>
      <w:r w:rsidRPr="00E77497">
        <w:rPr>
          <w:i/>
        </w:rPr>
        <w:t>lenValue</w:t>
      </w:r>
      <w:r w:rsidRPr="00E77497">
        <w:t>).</w:t>
      </w:r>
    </w:p>
    <w:p w14:paraId="3B694A0C" w14:textId="77777777"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14A8906" w14:textId="77777777"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3777CC7" w14:textId="77777777"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14:paraId="09FAB0B8" w14:textId="77777777"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14:paraId="715A2ED3" w14:textId="77777777"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14:paraId="2BC34665" w14:textId="77777777" w:rsidR="004C02EF" w:rsidRPr="00E77497" w:rsidRDefault="004C02EF" w:rsidP="00834A33">
      <w:pPr>
        <w:pStyle w:val="Alg4"/>
        <w:numPr>
          <w:ilvl w:val="1"/>
          <w:numId w:val="21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D706056" w14:textId="77777777"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14:paraId="5B2CC6AA" w14:textId="77777777" w:rsidR="004C02EF" w:rsidRPr="00E77497" w:rsidRDefault="004C02EF" w:rsidP="00834A33">
      <w:pPr>
        <w:pStyle w:val="Alg4"/>
        <w:numPr>
          <w:ilvl w:val="2"/>
          <w:numId w:val="214"/>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FCE58AC" w14:textId="77777777" w:rsidR="004C02EF" w:rsidRPr="00E77497" w:rsidRDefault="004C02EF" w:rsidP="00834A33">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0A2CB46D" w14:textId="77777777"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70126953" w14:textId="77777777"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14:paraId="0D5F8A0B" w14:textId="77777777"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14:paraId="253F8943"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11818AD6"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 host object is implementation-dependent.</w:t>
      </w:r>
    </w:p>
    <w:p w14:paraId="31B7EFC3" w14:textId="77777777" w:rsidR="004C02EF" w:rsidRPr="00E77497" w:rsidRDefault="004C02EF" w:rsidP="004C02EF">
      <w:pPr>
        <w:pStyle w:val="40"/>
        <w:numPr>
          <w:ilvl w:val="0"/>
          <w:numId w:val="0"/>
        </w:numPr>
      </w:pPr>
      <w:r w:rsidRPr="00E77497">
        <w:t>15.4.4.17</w:t>
      </w:r>
      <w:r w:rsidRPr="00E77497">
        <w:tab/>
        <w:t>Array.prototype.some ( callbackfn [ , thisArg ] )</w:t>
      </w:r>
    </w:p>
    <w:p w14:paraId="7875D245"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5B109760"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68C36E3"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6C22635A" w14:textId="77777777" w:rsidR="004C02EF" w:rsidRPr="00E77497" w:rsidRDefault="004C02EF" w:rsidP="004C02EF">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7E4A5912" w14:textId="77777777"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0547FE9B" w14:textId="77777777" w:rsidR="004C02EF" w:rsidRPr="00E77497" w:rsidRDefault="004C02EF" w:rsidP="004C02EF">
      <w:r w:rsidRPr="00E77497">
        <w:t xml:space="preserve">When the </w:t>
      </w:r>
      <w:r w:rsidRPr="00E77497">
        <w:rPr>
          <w:rFonts w:ascii="Courier New" w:hAnsi="Courier New" w:cs="Courier New"/>
          <w:b/>
        </w:rPr>
        <w:t>some</w:t>
      </w:r>
      <w:r w:rsidRPr="00E77497">
        <w:t xml:space="preserve"> method is called with one or two arguments, the following steps are taken:</w:t>
      </w:r>
    </w:p>
    <w:p w14:paraId="35FF258D" w14:textId="77777777" w:rsidR="004C02EF" w:rsidRPr="00E77497" w:rsidRDefault="004C02EF" w:rsidP="00834A33">
      <w:pPr>
        <w:pStyle w:val="Alg4"/>
        <w:numPr>
          <w:ilvl w:val="0"/>
          <w:numId w:val="21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8505044" w14:textId="77777777" w:rsidR="004C02EF" w:rsidRPr="00E77497" w:rsidRDefault="004C02EF" w:rsidP="00834A33">
      <w:pPr>
        <w:pStyle w:val="Alg4"/>
        <w:numPr>
          <w:ilvl w:val="0"/>
          <w:numId w:val="215"/>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5C240376" w14:textId="77777777" w:rsidR="004C02EF" w:rsidRPr="00E77497" w:rsidRDefault="004C02EF" w:rsidP="00834A33">
      <w:pPr>
        <w:pStyle w:val="Alg4"/>
        <w:numPr>
          <w:ilvl w:val="0"/>
          <w:numId w:val="215"/>
        </w:numPr>
      </w:pPr>
      <w:r w:rsidRPr="00E77497">
        <w:t xml:space="preserve">Let </w:t>
      </w:r>
      <w:r w:rsidRPr="00E77497">
        <w:rPr>
          <w:i/>
        </w:rPr>
        <w:t>len</w:t>
      </w:r>
      <w:r w:rsidRPr="00E77497">
        <w:t xml:space="preserve"> be ToUint32(</w:t>
      </w:r>
      <w:r w:rsidRPr="00E77497">
        <w:rPr>
          <w:i/>
        </w:rPr>
        <w:t>lenValue</w:t>
      </w:r>
      <w:r w:rsidRPr="00E77497">
        <w:t>).</w:t>
      </w:r>
    </w:p>
    <w:p w14:paraId="6CA5BFFF" w14:textId="77777777" w:rsidR="004C02EF" w:rsidRPr="00E77497" w:rsidRDefault="004C02EF" w:rsidP="00834A33">
      <w:pPr>
        <w:pStyle w:val="Alg4"/>
        <w:numPr>
          <w:ilvl w:val="0"/>
          <w:numId w:val="21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DC39CB0" w14:textId="77777777" w:rsidR="004C02EF" w:rsidRPr="00E77497" w:rsidRDefault="004C02EF" w:rsidP="00834A33">
      <w:pPr>
        <w:pStyle w:val="Alg4"/>
        <w:numPr>
          <w:ilvl w:val="0"/>
          <w:numId w:val="215"/>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45ED9F0" w14:textId="77777777" w:rsidR="004C02EF" w:rsidRPr="00E77497" w:rsidRDefault="004C02EF" w:rsidP="00834A33">
      <w:pPr>
        <w:pStyle w:val="Alg4"/>
        <w:numPr>
          <w:ilvl w:val="0"/>
          <w:numId w:val="215"/>
        </w:numPr>
      </w:pPr>
      <w:r w:rsidRPr="00E77497">
        <w:t xml:space="preserve">Let </w:t>
      </w:r>
      <w:r w:rsidRPr="00E77497">
        <w:rPr>
          <w:i/>
        </w:rPr>
        <w:t>k</w:t>
      </w:r>
      <w:r w:rsidRPr="00E77497">
        <w:t xml:space="preserve"> be 0.</w:t>
      </w:r>
    </w:p>
    <w:p w14:paraId="05DBA967" w14:textId="77777777" w:rsidR="004C02EF" w:rsidRPr="00E77497" w:rsidRDefault="004C02EF" w:rsidP="00834A33">
      <w:pPr>
        <w:pStyle w:val="Alg4"/>
        <w:numPr>
          <w:ilvl w:val="0"/>
          <w:numId w:val="215"/>
        </w:numPr>
      </w:pPr>
      <w:r w:rsidRPr="00E77497">
        <w:t xml:space="preserve">Repeat, while </w:t>
      </w:r>
      <w:r w:rsidRPr="00E77497">
        <w:rPr>
          <w:i/>
        </w:rPr>
        <w:t xml:space="preserve">k </w:t>
      </w:r>
      <w:r w:rsidRPr="00E77497">
        <w:t xml:space="preserve">&lt; </w:t>
      </w:r>
      <w:r w:rsidRPr="00E77497">
        <w:rPr>
          <w:i/>
        </w:rPr>
        <w:t>len</w:t>
      </w:r>
    </w:p>
    <w:p w14:paraId="56FE8665" w14:textId="77777777" w:rsidR="004C02EF" w:rsidRPr="00E77497" w:rsidRDefault="004C02EF" w:rsidP="00834A33">
      <w:pPr>
        <w:pStyle w:val="Alg4"/>
        <w:numPr>
          <w:ilvl w:val="1"/>
          <w:numId w:val="215"/>
        </w:numPr>
      </w:pPr>
      <w:r w:rsidRPr="00E77497">
        <w:t xml:space="preserve">Let </w:t>
      </w:r>
      <w:r w:rsidRPr="00E77497">
        <w:rPr>
          <w:i/>
        </w:rPr>
        <w:t>Pk</w:t>
      </w:r>
      <w:r w:rsidRPr="00E77497">
        <w:t xml:space="preserve"> be ToString(</w:t>
      </w:r>
      <w:r w:rsidRPr="00E77497">
        <w:rPr>
          <w:i/>
        </w:rPr>
        <w:t>k</w:t>
      </w:r>
      <w:r w:rsidRPr="00E77497">
        <w:t>).</w:t>
      </w:r>
    </w:p>
    <w:p w14:paraId="7D76B072" w14:textId="77777777" w:rsidR="004C02EF" w:rsidRPr="00E77497" w:rsidRDefault="004C02EF" w:rsidP="00834A33">
      <w:pPr>
        <w:pStyle w:val="Alg4"/>
        <w:numPr>
          <w:ilvl w:val="1"/>
          <w:numId w:val="215"/>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4D5C0ADC" w14:textId="77777777" w:rsidR="004C02EF" w:rsidRPr="00E77497" w:rsidRDefault="004C02EF" w:rsidP="00834A33">
      <w:pPr>
        <w:pStyle w:val="Alg4"/>
        <w:numPr>
          <w:ilvl w:val="1"/>
          <w:numId w:val="215"/>
        </w:numPr>
      </w:pPr>
      <w:r w:rsidRPr="00E77497">
        <w:t xml:space="preserve">If </w:t>
      </w:r>
      <w:r w:rsidRPr="00E77497">
        <w:rPr>
          <w:i/>
        </w:rPr>
        <w:t>kPresent</w:t>
      </w:r>
      <w:r w:rsidRPr="00E77497">
        <w:t xml:space="preserve"> is </w:t>
      </w:r>
      <w:r w:rsidRPr="00E77497">
        <w:rPr>
          <w:b/>
        </w:rPr>
        <w:t>true</w:t>
      </w:r>
      <w:r w:rsidRPr="00E77497">
        <w:t>, then</w:t>
      </w:r>
    </w:p>
    <w:p w14:paraId="5F198717" w14:textId="77777777" w:rsidR="004C02EF" w:rsidRPr="00E77497" w:rsidRDefault="004C02EF" w:rsidP="00834A33">
      <w:pPr>
        <w:pStyle w:val="Alg4"/>
        <w:numPr>
          <w:ilvl w:val="2"/>
          <w:numId w:val="215"/>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71607025" w14:textId="77777777" w:rsidR="004C02EF" w:rsidRPr="00E77497" w:rsidRDefault="004C02EF" w:rsidP="00834A33">
      <w:pPr>
        <w:pStyle w:val="Alg4"/>
        <w:numPr>
          <w:ilvl w:val="2"/>
          <w:numId w:val="215"/>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1BBB1FC6" w14:textId="77777777" w:rsidR="004C02EF" w:rsidRPr="00E77497" w:rsidRDefault="004C02EF" w:rsidP="00834A33">
      <w:pPr>
        <w:pStyle w:val="Alg4"/>
        <w:numPr>
          <w:ilvl w:val="2"/>
          <w:numId w:val="215"/>
        </w:numPr>
      </w:pPr>
      <w:r w:rsidRPr="00E77497">
        <w:t>If ToBoolean(</w:t>
      </w:r>
      <w:r w:rsidRPr="00E77497">
        <w:rPr>
          <w:i/>
        </w:rPr>
        <w:t>testResult)</w:t>
      </w:r>
      <w:r w:rsidRPr="00E77497">
        <w:t xml:space="preserve"> is </w:t>
      </w:r>
      <w:r w:rsidRPr="00E77497">
        <w:rPr>
          <w:b/>
        </w:rPr>
        <w:t>true</w:t>
      </w:r>
      <w:r w:rsidRPr="00E77497">
        <w:t xml:space="preserve">, return </w:t>
      </w:r>
      <w:r w:rsidRPr="00E77497">
        <w:rPr>
          <w:b/>
        </w:rPr>
        <w:t>true</w:t>
      </w:r>
      <w:r w:rsidRPr="00E77497">
        <w:t>.</w:t>
      </w:r>
    </w:p>
    <w:p w14:paraId="74BEAACB" w14:textId="77777777" w:rsidR="004C02EF" w:rsidRPr="00E77497" w:rsidRDefault="004C02EF" w:rsidP="00834A33">
      <w:pPr>
        <w:pStyle w:val="Alg4"/>
        <w:numPr>
          <w:ilvl w:val="1"/>
          <w:numId w:val="215"/>
        </w:numPr>
      </w:pPr>
      <w:r w:rsidRPr="00E77497">
        <w:t xml:space="preserve">Increase </w:t>
      </w:r>
      <w:r w:rsidRPr="00E77497">
        <w:rPr>
          <w:i/>
        </w:rPr>
        <w:t>k</w:t>
      </w:r>
      <w:r w:rsidRPr="00E77497">
        <w:t xml:space="preserve"> by 1.</w:t>
      </w:r>
    </w:p>
    <w:p w14:paraId="51AB32F8" w14:textId="77777777" w:rsidR="004C02EF" w:rsidRPr="00E77497" w:rsidRDefault="004C02EF" w:rsidP="00834A33">
      <w:pPr>
        <w:pStyle w:val="Alg4"/>
        <w:numPr>
          <w:ilvl w:val="0"/>
          <w:numId w:val="215"/>
        </w:numPr>
        <w:spacing w:after="120"/>
      </w:pPr>
      <w:r w:rsidRPr="00E77497">
        <w:t xml:space="preserve">Return </w:t>
      </w:r>
      <w:r w:rsidRPr="00E77497">
        <w:rPr>
          <w:b/>
        </w:rPr>
        <w:t>false</w:t>
      </w:r>
      <w:r w:rsidRPr="00E77497">
        <w:t>.</w:t>
      </w:r>
    </w:p>
    <w:p w14:paraId="2FCF2C6F"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p>
    <w:p w14:paraId="39E87E15"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 host object is implementation-dependent.</w:t>
      </w:r>
    </w:p>
    <w:p w14:paraId="2739CAB7" w14:textId="77777777" w:rsidR="004C02EF" w:rsidRPr="00E77497" w:rsidRDefault="004C02EF" w:rsidP="004C02EF">
      <w:pPr>
        <w:pStyle w:val="40"/>
        <w:numPr>
          <w:ilvl w:val="0"/>
          <w:numId w:val="0"/>
        </w:numPr>
      </w:pPr>
      <w:r w:rsidRPr="00E77497">
        <w:t>15.4.4.18</w:t>
      </w:r>
      <w:r w:rsidRPr="00E77497">
        <w:tab/>
        <w:t>Array.prototype.forEach ( callbackfn [ , thisArg ] )</w:t>
      </w:r>
    </w:p>
    <w:p w14:paraId="6F229536"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1CC32471"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0559C537"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14:paraId="5FEF915E" w14:textId="77777777"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04A89A72" w14:textId="77777777"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5339ABFA" w14:textId="77777777" w:rsidR="004C02EF" w:rsidRPr="00E77497" w:rsidRDefault="004C02EF" w:rsidP="004C02EF">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6687883C" w14:textId="77777777" w:rsidR="004C02EF" w:rsidRPr="00E77497" w:rsidRDefault="004C02EF" w:rsidP="00834A33">
      <w:pPr>
        <w:pStyle w:val="Alg4"/>
        <w:numPr>
          <w:ilvl w:val="0"/>
          <w:numId w:val="216"/>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8824DA5" w14:textId="77777777" w:rsidR="004C02EF" w:rsidRPr="00E77497" w:rsidRDefault="004C02EF" w:rsidP="00834A33">
      <w:pPr>
        <w:pStyle w:val="Alg4"/>
        <w:numPr>
          <w:ilvl w:val="0"/>
          <w:numId w:val="216"/>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39E9A9B4" w14:textId="77777777" w:rsidR="004C02EF" w:rsidRPr="00E77497" w:rsidRDefault="004C02EF" w:rsidP="00834A33">
      <w:pPr>
        <w:pStyle w:val="Alg4"/>
        <w:numPr>
          <w:ilvl w:val="0"/>
          <w:numId w:val="216"/>
        </w:numPr>
      </w:pPr>
      <w:r w:rsidRPr="00E77497">
        <w:t xml:space="preserve">Let </w:t>
      </w:r>
      <w:r w:rsidRPr="00E77497">
        <w:rPr>
          <w:i/>
        </w:rPr>
        <w:t>len</w:t>
      </w:r>
      <w:r w:rsidRPr="00E77497">
        <w:t xml:space="preserve"> be ToUint32(</w:t>
      </w:r>
      <w:r w:rsidRPr="00E77497">
        <w:rPr>
          <w:i/>
        </w:rPr>
        <w:t>lenValue</w:t>
      </w:r>
      <w:r w:rsidRPr="00E77497">
        <w:t>).</w:t>
      </w:r>
    </w:p>
    <w:p w14:paraId="5420347B" w14:textId="77777777" w:rsidR="004C02EF" w:rsidRPr="00E77497" w:rsidRDefault="004C02EF" w:rsidP="00834A33">
      <w:pPr>
        <w:pStyle w:val="Alg4"/>
        <w:numPr>
          <w:ilvl w:val="0"/>
          <w:numId w:val="21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28A4792" w14:textId="77777777" w:rsidR="004C02EF" w:rsidRPr="00E77497" w:rsidRDefault="004C02EF" w:rsidP="00834A33">
      <w:pPr>
        <w:pStyle w:val="Alg4"/>
        <w:numPr>
          <w:ilvl w:val="0"/>
          <w:numId w:val="21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DE893AA" w14:textId="77777777" w:rsidR="004C02EF" w:rsidRPr="00E77497" w:rsidRDefault="004C02EF" w:rsidP="00834A33">
      <w:pPr>
        <w:pStyle w:val="Alg4"/>
        <w:numPr>
          <w:ilvl w:val="0"/>
          <w:numId w:val="216"/>
        </w:numPr>
      </w:pPr>
      <w:r w:rsidRPr="00E77497">
        <w:t xml:space="preserve">Let </w:t>
      </w:r>
      <w:r w:rsidRPr="00E77497">
        <w:rPr>
          <w:i/>
        </w:rPr>
        <w:t>k</w:t>
      </w:r>
      <w:r w:rsidRPr="00E77497">
        <w:t xml:space="preserve"> be 0.</w:t>
      </w:r>
    </w:p>
    <w:p w14:paraId="1E75C2B1" w14:textId="77777777" w:rsidR="004C02EF" w:rsidRPr="00E77497" w:rsidRDefault="004C02EF" w:rsidP="00834A33">
      <w:pPr>
        <w:pStyle w:val="Alg4"/>
        <w:numPr>
          <w:ilvl w:val="0"/>
          <w:numId w:val="216"/>
        </w:numPr>
      </w:pPr>
      <w:r w:rsidRPr="00E77497">
        <w:t xml:space="preserve">Repeat, while </w:t>
      </w:r>
      <w:r w:rsidRPr="00E77497">
        <w:rPr>
          <w:i/>
        </w:rPr>
        <w:t xml:space="preserve">k </w:t>
      </w:r>
      <w:r w:rsidRPr="00E77497">
        <w:t xml:space="preserve">&lt; </w:t>
      </w:r>
      <w:r w:rsidRPr="00E77497">
        <w:rPr>
          <w:i/>
        </w:rPr>
        <w:t>len</w:t>
      </w:r>
    </w:p>
    <w:p w14:paraId="26BAC34A" w14:textId="77777777" w:rsidR="004C02EF" w:rsidRPr="00E77497" w:rsidRDefault="004C02EF" w:rsidP="00834A33">
      <w:pPr>
        <w:pStyle w:val="Alg4"/>
        <w:numPr>
          <w:ilvl w:val="1"/>
          <w:numId w:val="216"/>
        </w:numPr>
      </w:pPr>
      <w:r w:rsidRPr="00E77497">
        <w:t xml:space="preserve">Let </w:t>
      </w:r>
      <w:r w:rsidRPr="00E77497">
        <w:rPr>
          <w:i/>
        </w:rPr>
        <w:t>Pk</w:t>
      </w:r>
      <w:r w:rsidRPr="00E77497">
        <w:t xml:space="preserve"> be ToString(</w:t>
      </w:r>
      <w:r w:rsidRPr="00E77497">
        <w:rPr>
          <w:i/>
        </w:rPr>
        <w:t>k</w:t>
      </w:r>
      <w:r w:rsidRPr="00E77497">
        <w:t>).</w:t>
      </w:r>
    </w:p>
    <w:p w14:paraId="65E2B031" w14:textId="77777777" w:rsidR="004C02EF" w:rsidRPr="00E77497" w:rsidRDefault="004C02EF" w:rsidP="00834A33">
      <w:pPr>
        <w:pStyle w:val="Alg4"/>
        <w:numPr>
          <w:ilvl w:val="1"/>
          <w:numId w:val="216"/>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448E3E7D" w14:textId="77777777" w:rsidR="004C02EF" w:rsidRPr="00E77497" w:rsidRDefault="004C02EF" w:rsidP="00834A33">
      <w:pPr>
        <w:pStyle w:val="Alg4"/>
        <w:numPr>
          <w:ilvl w:val="1"/>
          <w:numId w:val="216"/>
        </w:numPr>
      </w:pPr>
      <w:r w:rsidRPr="00E77497">
        <w:t xml:space="preserve">If </w:t>
      </w:r>
      <w:r w:rsidRPr="00E77497">
        <w:rPr>
          <w:i/>
        </w:rPr>
        <w:t>kPresent</w:t>
      </w:r>
      <w:r w:rsidRPr="00E77497">
        <w:t xml:space="preserve"> is </w:t>
      </w:r>
      <w:r w:rsidRPr="00E77497">
        <w:rPr>
          <w:b/>
        </w:rPr>
        <w:t>true</w:t>
      </w:r>
      <w:r w:rsidRPr="00E77497">
        <w:t>, then</w:t>
      </w:r>
    </w:p>
    <w:p w14:paraId="20001076" w14:textId="77777777" w:rsidR="004C02EF" w:rsidRPr="00E77497" w:rsidRDefault="004C02EF" w:rsidP="00834A33">
      <w:pPr>
        <w:pStyle w:val="Alg4"/>
        <w:numPr>
          <w:ilvl w:val="2"/>
          <w:numId w:val="216"/>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D844A8C" w14:textId="77777777" w:rsidR="004C02EF" w:rsidRPr="00E77497" w:rsidRDefault="004C02EF" w:rsidP="00834A33">
      <w:pPr>
        <w:pStyle w:val="Alg4"/>
        <w:numPr>
          <w:ilvl w:val="2"/>
          <w:numId w:val="216"/>
        </w:numPr>
        <w:tabs>
          <w:tab w:val="left" w:pos="2520"/>
        </w:tabs>
      </w:pPr>
      <w:r w:rsidRPr="00E77497">
        <w:t xml:space="preserve">Call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172CA1DF" w14:textId="77777777" w:rsidR="004C02EF" w:rsidRPr="00E77497" w:rsidRDefault="004C02EF" w:rsidP="00834A33">
      <w:pPr>
        <w:pStyle w:val="Alg4"/>
        <w:numPr>
          <w:ilvl w:val="1"/>
          <w:numId w:val="216"/>
        </w:numPr>
      </w:pPr>
      <w:r w:rsidRPr="00E77497">
        <w:t xml:space="preserve">Increase </w:t>
      </w:r>
      <w:r w:rsidRPr="00E77497">
        <w:rPr>
          <w:i/>
        </w:rPr>
        <w:t>k</w:t>
      </w:r>
      <w:r w:rsidRPr="00E77497">
        <w:t xml:space="preserve"> by 1.</w:t>
      </w:r>
    </w:p>
    <w:p w14:paraId="264AA6A7" w14:textId="77777777" w:rsidR="004C02EF" w:rsidRPr="00E77497" w:rsidRDefault="004C02EF" w:rsidP="00834A33">
      <w:pPr>
        <w:pStyle w:val="Alg4"/>
        <w:numPr>
          <w:ilvl w:val="0"/>
          <w:numId w:val="216"/>
        </w:numPr>
        <w:spacing w:after="120"/>
      </w:pPr>
      <w:r w:rsidRPr="00E77497">
        <w:t xml:space="preserve">Return </w:t>
      </w:r>
      <w:r w:rsidRPr="00E77497">
        <w:rPr>
          <w:b/>
        </w:rPr>
        <w:t>undefined</w:t>
      </w:r>
      <w:r w:rsidRPr="00E77497">
        <w:t>.</w:t>
      </w:r>
    </w:p>
    <w:p w14:paraId="18E828D1"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p>
    <w:p w14:paraId="1D728CBB"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 host object is implementation-dependent.</w:t>
      </w:r>
    </w:p>
    <w:p w14:paraId="4E8D9B41" w14:textId="77777777" w:rsidR="004C02EF" w:rsidRPr="00E77497" w:rsidRDefault="004C02EF" w:rsidP="004C02EF">
      <w:pPr>
        <w:pStyle w:val="40"/>
        <w:numPr>
          <w:ilvl w:val="0"/>
          <w:numId w:val="0"/>
        </w:numPr>
      </w:pPr>
      <w:r w:rsidRPr="00E77497">
        <w:t>15.4.4.19</w:t>
      </w:r>
      <w:r w:rsidRPr="00E77497">
        <w:tab/>
        <w:t>Array.prototype.map ( callbackfn [ , thisArg ] )</w:t>
      </w:r>
    </w:p>
    <w:p w14:paraId="2989E4BB"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2A18A4CA"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0E769E78"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77AA2733" w14:textId="77777777"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55AEC5EA" w14:textId="77777777"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2CEB7B8C" w14:textId="77777777"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60EF8605" w14:textId="77777777"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FF557B0" w14:textId="77777777" w:rsidR="004C02EF" w:rsidRPr="00E77497" w:rsidRDefault="004C02EF" w:rsidP="00834A33">
      <w:pPr>
        <w:pStyle w:val="Alg4"/>
        <w:numPr>
          <w:ilvl w:val="0"/>
          <w:numId w:val="217"/>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6231EE07" w14:textId="77777777" w:rsidR="004C02EF" w:rsidRPr="00E77497" w:rsidRDefault="004C02EF" w:rsidP="00834A33">
      <w:pPr>
        <w:pStyle w:val="Alg4"/>
        <w:numPr>
          <w:ilvl w:val="0"/>
          <w:numId w:val="217"/>
        </w:numPr>
      </w:pPr>
      <w:r w:rsidRPr="00E77497">
        <w:t xml:space="preserve">Let </w:t>
      </w:r>
      <w:r w:rsidRPr="00E77497">
        <w:rPr>
          <w:i/>
        </w:rPr>
        <w:t>len</w:t>
      </w:r>
      <w:r w:rsidRPr="00E77497">
        <w:t xml:space="preserve"> be ToUint32(</w:t>
      </w:r>
      <w:r w:rsidRPr="00E77497">
        <w:rPr>
          <w:i/>
        </w:rPr>
        <w:t>lenValue</w:t>
      </w:r>
      <w:r w:rsidRPr="00E77497">
        <w:t>).</w:t>
      </w:r>
    </w:p>
    <w:p w14:paraId="30855C62" w14:textId="77777777"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735ED47" w14:textId="77777777"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ADC6FD2" w14:textId="77777777" w:rsidR="004C02EF" w:rsidRPr="00E77497" w:rsidRDefault="004C02EF" w:rsidP="00834A33">
      <w:pPr>
        <w:pStyle w:val="Alg4"/>
        <w:numPr>
          <w:ilvl w:val="0"/>
          <w:numId w:val="217"/>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rPr>
          <w:i/>
        </w:rPr>
        <w:t>len</w:t>
      </w:r>
      <w:r w:rsidRPr="00E77497">
        <w:rPr>
          <w:rFonts w:ascii="Courier New" w:hAnsi="Courier New"/>
          <w:b/>
        </w:rPr>
        <w:t>)</w:t>
      </w:r>
      <w:r w:rsidRPr="00E77497">
        <w:t xml:space="preserve"> where </w:t>
      </w:r>
      <w:r w:rsidRPr="00E77497">
        <w:rPr>
          <w:rFonts w:ascii="Courier New" w:hAnsi="Courier New" w:cs="Courier New"/>
          <w:b/>
        </w:rPr>
        <w:t>Array</w:t>
      </w:r>
      <w:r w:rsidRPr="00E77497">
        <w:t xml:space="preserve"> is the standard built-in constructor with that name and </w:t>
      </w:r>
      <w:r w:rsidRPr="00E77497">
        <w:rPr>
          <w:i/>
        </w:rPr>
        <w:t>len</w:t>
      </w:r>
      <w:r w:rsidRPr="00E77497">
        <w:t xml:space="preserve"> is the value of </w:t>
      </w:r>
      <w:r w:rsidRPr="00E77497">
        <w:rPr>
          <w:i/>
        </w:rPr>
        <w:t>len</w:t>
      </w:r>
      <w:r w:rsidRPr="00E77497">
        <w:t>.</w:t>
      </w:r>
    </w:p>
    <w:p w14:paraId="35BA9984" w14:textId="77777777"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14:paraId="52A028B4" w14:textId="77777777"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14:paraId="654673BB" w14:textId="77777777"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14:paraId="5AD2ADD1" w14:textId="77777777" w:rsidR="004C02EF" w:rsidRPr="00E77497" w:rsidRDefault="004C02EF" w:rsidP="00834A33">
      <w:pPr>
        <w:pStyle w:val="Alg4"/>
        <w:numPr>
          <w:ilvl w:val="1"/>
          <w:numId w:val="21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F62FF71" w14:textId="77777777"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14:paraId="73EE8E0E" w14:textId="77777777" w:rsidR="004C02EF" w:rsidRPr="00E77497" w:rsidRDefault="004C02EF" w:rsidP="00834A33">
      <w:pPr>
        <w:pStyle w:val="Alg4"/>
        <w:numPr>
          <w:ilvl w:val="2"/>
          <w:numId w:val="217"/>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21CCA088" w14:textId="77777777" w:rsidR="004C02EF" w:rsidRPr="00E77497" w:rsidRDefault="004C02EF" w:rsidP="00834A33">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4237352F" w14:textId="77777777" w:rsidR="004C02EF" w:rsidRPr="00E77497" w:rsidRDefault="004C02EF" w:rsidP="00834A33">
      <w:pPr>
        <w:pStyle w:val="Alg4"/>
        <w:numPr>
          <w:ilvl w:val="2"/>
          <w:numId w:val="217"/>
        </w:numPr>
      </w:pPr>
      <w:r w:rsidRPr="00E77497">
        <w:t xml:space="preserve">Call the [[DefineOwnProperty]] internal method of </w:t>
      </w:r>
      <w:r w:rsidRPr="00E77497">
        <w:rPr>
          <w:i/>
        </w:rPr>
        <w:t>A</w:t>
      </w:r>
      <w:r w:rsidRPr="00E77497">
        <w:t xml:space="preserve"> with arguments </w:t>
      </w:r>
      <w:r w:rsidRPr="00E77497">
        <w:rPr>
          <w:i/>
        </w:rPr>
        <w:t>Pk</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B001341" w14:textId="77777777"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14:paraId="2CEF93E2" w14:textId="77777777"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14:paraId="7E0914D2"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3D70C6AF"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 host object is implementation-dependent.</w:t>
      </w:r>
    </w:p>
    <w:p w14:paraId="2A82EDEF" w14:textId="77777777" w:rsidR="004C02EF" w:rsidRPr="00E77497" w:rsidRDefault="004C02EF" w:rsidP="004C02EF">
      <w:pPr>
        <w:pStyle w:val="40"/>
        <w:numPr>
          <w:ilvl w:val="0"/>
          <w:numId w:val="0"/>
        </w:numPr>
      </w:pPr>
      <w:r w:rsidRPr="00E77497">
        <w:t>15.4.4.20</w:t>
      </w:r>
      <w:r w:rsidRPr="00E77497">
        <w:tab/>
        <w:t>Array.prototype.filter ( callbackfn [ , thisArg ] )</w:t>
      </w:r>
    </w:p>
    <w:p w14:paraId="7BEEB2CD"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F4E5F88"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4CB39E07"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21C2402C" w14:textId="77777777"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3424925B" w14:textId="77777777"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7A0F73A3" w14:textId="77777777"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3DD43877" w14:textId="77777777"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186F7A3" w14:textId="77777777" w:rsidR="004C02EF" w:rsidRPr="00E77497" w:rsidRDefault="004C02EF" w:rsidP="00834A33">
      <w:pPr>
        <w:pStyle w:val="Alg4"/>
        <w:numPr>
          <w:ilvl w:val="0"/>
          <w:numId w:val="218"/>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1D6E9DB" w14:textId="77777777" w:rsidR="004C02EF" w:rsidRPr="00E77497" w:rsidRDefault="004C02EF" w:rsidP="00834A33">
      <w:pPr>
        <w:pStyle w:val="Alg4"/>
        <w:numPr>
          <w:ilvl w:val="0"/>
          <w:numId w:val="218"/>
        </w:numPr>
      </w:pPr>
      <w:r w:rsidRPr="00E77497">
        <w:t xml:space="preserve">Let </w:t>
      </w:r>
      <w:r w:rsidRPr="00E77497">
        <w:rPr>
          <w:i/>
        </w:rPr>
        <w:t>len</w:t>
      </w:r>
      <w:r w:rsidRPr="00E77497">
        <w:t xml:space="preserve"> be ToUint32(</w:t>
      </w:r>
      <w:r w:rsidRPr="00E77497">
        <w:rPr>
          <w:i/>
        </w:rPr>
        <w:t>lenValue</w:t>
      </w:r>
      <w:r w:rsidRPr="00E77497">
        <w:t>).</w:t>
      </w:r>
    </w:p>
    <w:p w14:paraId="2CD62E88" w14:textId="77777777"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FC3E52F" w14:textId="77777777" w:rsidR="004C02EF" w:rsidRPr="00E77497" w:rsidRDefault="004C02EF" w:rsidP="00834A33">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093C1B63" w14:textId="77777777" w:rsidR="004C02EF" w:rsidRPr="00E77497" w:rsidRDefault="004C02EF" w:rsidP="00834A33">
      <w:pPr>
        <w:pStyle w:val="Alg4"/>
        <w:numPr>
          <w:ilvl w:val="0"/>
          <w:numId w:val="218"/>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61F35A3D" w14:textId="77777777"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14:paraId="4FD9B59E" w14:textId="77777777"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14:paraId="6E1957F8" w14:textId="77777777"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14:paraId="5D50C2AC" w14:textId="77777777"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14:paraId="7E492ACE" w14:textId="77777777" w:rsidR="004C02EF" w:rsidRPr="00E77497" w:rsidRDefault="004C02EF" w:rsidP="00834A33">
      <w:pPr>
        <w:pStyle w:val="Alg4"/>
        <w:numPr>
          <w:ilvl w:val="1"/>
          <w:numId w:val="218"/>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7FC175F" w14:textId="77777777"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14:paraId="7D197F22" w14:textId="77777777" w:rsidR="004C02EF" w:rsidRPr="00E77497" w:rsidRDefault="004C02EF" w:rsidP="00834A33">
      <w:pPr>
        <w:pStyle w:val="Alg4"/>
        <w:numPr>
          <w:ilvl w:val="2"/>
          <w:numId w:val="218"/>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62F4392" w14:textId="77777777" w:rsidR="004C02EF" w:rsidRPr="00E77497" w:rsidRDefault="004C02EF" w:rsidP="00834A33">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6E401A91" w14:textId="77777777"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14:paraId="2C482769" w14:textId="77777777" w:rsidR="004C02EF" w:rsidRPr="00E77497" w:rsidRDefault="004C02EF" w:rsidP="00834A33">
      <w:pPr>
        <w:pStyle w:val="Alg4"/>
        <w:numPr>
          <w:ilvl w:val="3"/>
          <w:numId w:val="218"/>
        </w:numPr>
      </w:pPr>
      <w:r w:rsidRPr="00E77497">
        <w:t xml:space="preserve">Call the [[DefineOwnProperty]] internal method of </w:t>
      </w:r>
      <w:r w:rsidRPr="00E77497">
        <w:rPr>
          <w:i/>
        </w:rPr>
        <w:t>A</w:t>
      </w:r>
      <w:r w:rsidRPr="00E77497">
        <w:t xml:space="preserve"> with arguments ToString(</w:t>
      </w:r>
      <w:r w:rsidRPr="00E77497">
        <w:rPr>
          <w:i/>
        </w:rPr>
        <w:t>to</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671CAF00" w14:textId="77777777"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14:paraId="52727442" w14:textId="77777777"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14:paraId="0BE2D8FA" w14:textId="77777777"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14:paraId="18AAAFDC"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672957DF"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 host object is implementation-dependent.</w:t>
      </w:r>
    </w:p>
    <w:p w14:paraId="381CF4C2" w14:textId="77777777" w:rsidR="004C02EF" w:rsidRPr="00E77497" w:rsidRDefault="004C02EF" w:rsidP="004C02EF">
      <w:pPr>
        <w:pStyle w:val="40"/>
        <w:numPr>
          <w:ilvl w:val="0"/>
          <w:numId w:val="0"/>
        </w:numPr>
      </w:pPr>
      <w:r w:rsidRPr="00E77497">
        <w:t>15.4.4.21</w:t>
      </w:r>
      <w:r w:rsidRPr="00E77497">
        <w:tab/>
        <w:t>Array.prototype.reduce ( callbackfn [ , initialValue ] )</w:t>
      </w:r>
    </w:p>
    <w:p w14:paraId="49E67BC9"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2A27A889"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4E79536E" w14:textId="77777777"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1F827DA0" w14:textId="77777777"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6C1A34B8" w14:textId="77777777"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44656FA1" w14:textId="77777777" w:rsidR="004C02EF" w:rsidRPr="00E77497" w:rsidRDefault="004C02EF" w:rsidP="00834A33">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27845D7" w14:textId="77777777" w:rsidR="004C02EF" w:rsidRPr="00E77497" w:rsidRDefault="004C02EF" w:rsidP="00834A33">
      <w:pPr>
        <w:pStyle w:val="Alg4"/>
        <w:numPr>
          <w:ilvl w:val="0"/>
          <w:numId w:val="219"/>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5B1BEE1E" w14:textId="77777777" w:rsidR="004C02EF" w:rsidRPr="00E77497" w:rsidRDefault="004C02EF" w:rsidP="00834A33">
      <w:pPr>
        <w:pStyle w:val="Alg4"/>
        <w:numPr>
          <w:ilvl w:val="0"/>
          <w:numId w:val="219"/>
        </w:numPr>
      </w:pPr>
      <w:r w:rsidRPr="00E77497">
        <w:t xml:space="preserve">Let </w:t>
      </w:r>
      <w:r w:rsidRPr="00E77497">
        <w:rPr>
          <w:i/>
        </w:rPr>
        <w:t>len</w:t>
      </w:r>
      <w:r w:rsidRPr="00E77497">
        <w:t xml:space="preserve"> be ToUint32(</w:t>
      </w:r>
      <w:r w:rsidRPr="00E77497">
        <w:rPr>
          <w:i/>
        </w:rPr>
        <w:t>lenValue</w:t>
      </w:r>
      <w:r w:rsidRPr="00E77497">
        <w:t>).</w:t>
      </w:r>
    </w:p>
    <w:p w14:paraId="598AEAC3" w14:textId="77777777"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415D20F8" w14:textId="77777777" w:rsidR="004C02EF" w:rsidRPr="00E77497" w:rsidRDefault="004C02EF" w:rsidP="00834A33">
      <w:pPr>
        <w:pStyle w:val="Alg4"/>
        <w:numPr>
          <w:ilvl w:val="0"/>
          <w:numId w:val="219"/>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2CC693AD" w14:textId="77777777"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14:paraId="591C158F" w14:textId="77777777"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14:paraId="2573F441" w14:textId="77777777"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14:paraId="6C6E2B44" w14:textId="77777777" w:rsidR="004C02EF" w:rsidRPr="00E77497" w:rsidRDefault="004C02EF" w:rsidP="00834A33">
      <w:pPr>
        <w:pStyle w:val="Alg4"/>
        <w:numPr>
          <w:ilvl w:val="0"/>
          <w:numId w:val="219"/>
        </w:numPr>
      </w:pPr>
      <w:r w:rsidRPr="00E77497">
        <w:t xml:space="preserve">Else, </w:t>
      </w:r>
      <w:r w:rsidRPr="00E77497">
        <w:rPr>
          <w:i/>
        </w:rPr>
        <w:t>initialValue</w:t>
      </w:r>
      <w:r w:rsidRPr="00E77497">
        <w:t xml:space="preserve"> is not present</w:t>
      </w:r>
    </w:p>
    <w:p w14:paraId="597EBEBF"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14:paraId="6E6886B7" w14:textId="77777777"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3B0518CF" w14:textId="77777777"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14:paraId="4D95A0A1" w14:textId="77777777" w:rsidR="004C02EF" w:rsidRPr="00E77497" w:rsidRDefault="004C02EF" w:rsidP="00834A33">
      <w:pPr>
        <w:pStyle w:val="Alg4"/>
        <w:numPr>
          <w:ilvl w:val="2"/>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0401BC1" w14:textId="77777777"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14:paraId="367577BB" w14:textId="77777777" w:rsidR="004C02EF" w:rsidRPr="00E77497" w:rsidRDefault="004C02EF" w:rsidP="00834A33">
      <w:pPr>
        <w:pStyle w:val="Alg4"/>
        <w:numPr>
          <w:ilvl w:val="3"/>
          <w:numId w:val="219"/>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37F18C0" w14:textId="77777777"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14:paraId="4DE5617B"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73D97C74" w14:textId="77777777"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14:paraId="798866FF" w14:textId="77777777"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14:paraId="00E44465"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0207EA1"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14:paraId="09A6B937" w14:textId="77777777" w:rsidR="004C02EF" w:rsidRPr="00E77497" w:rsidRDefault="004C02EF" w:rsidP="00834A33">
      <w:pPr>
        <w:pStyle w:val="Alg4"/>
        <w:numPr>
          <w:ilvl w:val="2"/>
          <w:numId w:val="219"/>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C1C1FF0" w14:textId="77777777" w:rsidR="004C02EF" w:rsidRPr="00E77497" w:rsidRDefault="004C02EF" w:rsidP="00834A33">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3E02136D" w14:textId="77777777"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14:paraId="70B0233F" w14:textId="77777777"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14:paraId="3045223F"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673F9630"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 host object is implementation-dependent.</w:t>
      </w:r>
    </w:p>
    <w:p w14:paraId="0D719E56" w14:textId="77777777" w:rsidR="004C02EF" w:rsidRPr="00E77497" w:rsidRDefault="004C02EF" w:rsidP="004C02EF">
      <w:pPr>
        <w:pStyle w:val="40"/>
        <w:numPr>
          <w:ilvl w:val="0"/>
          <w:numId w:val="0"/>
        </w:numPr>
      </w:pPr>
      <w:r w:rsidRPr="00E77497">
        <w:t>15.4.4.22</w:t>
      </w:r>
      <w:r w:rsidRPr="00E77497">
        <w:tab/>
        <w:t>Array.prototype.reduceRight ( callbackfn [ , initialValue ] )</w:t>
      </w:r>
    </w:p>
    <w:p w14:paraId="5AD3F61F"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1095FBE6"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64ED6AF6" w14:textId="77777777"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032D595B" w14:textId="77777777"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7DC9A071" w14:textId="77777777"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3B1D0B96" w14:textId="77777777"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4523FB3" w14:textId="77777777" w:rsidR="004C02EF" w:rsidRPr="00E77497" w:rsidRDefault="004C02EF" w:rsidP="00834A33">
      <w:pPr>
        <w:pStyle w:val="Alg4"/>
        <w:numPr>
          <w:ilvl w:val="0"/>
          <w:numId w:val="220"/>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4262976F" w14:textId="77777777" w:rsidR="004C02EF" w:rsidRPr="00E77497" w:rsidRDefault="004C02EF" w:rsidP="00834A33">
      <w:pPr>
        <w:pStyle w:val="Alg4"/>
        <w:numPr>
          <w:ilvl w:val="0"/>
          <w:numId w:val="220"/>
        </w:numPr>
      </w:pPr>
      <w:r w:rsidRPr="00E77497">
        <w:t xml:space="preserve">Let </w:t>
      </w:r>
      <w:r w:rsidRPr="00E77497">
        <w:rPr>
          <w:i/>
        </w:rPr>
        <w:t>len</w:t>
      </w:r>
      <w:r w:rsidRPr="00E77497">
        <w:t xml:space="preserve"> be ToUint32(</w:t>
      </w:r>
      <w:r w:rsidRPr="00E77497">
        <w:rPr>
          <w:i/>
        </w:rPr>
        <w:t>lenValue</w:t>
      </w:r>
      <w:r w:rsidRPr="00E77497">
        <w:t>).</w:t>
      </w:r>
    </w:p>
    <w:p w14:paraId="5B585C42" w14:textId="77777777"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67D82F22" w14:textId="77777777" w:rsidR="004C02EF" w:rsidRPr="00E77497" w:rsidRDefault="004C02EF" w:rsidP="00834A33">
      <w:pPr>
        <w:pStyle w:val="Alg4"/>
        <w:numPr>
          <w:ilvl w:val="0"/>
          <w:numId w:val="220"/>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6B951F6A" w14:textId="77777777"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14:paraId="52E30D35" w14:textId="77777777"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14:paraId="6B7E9314" w14:textId="77777777"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14:paraId="71DD4486" w14:textId="77777777" w:rsidR="004C02EF" w:rsidRPr="00E77497" w:rsidRDefault="004C02EF" w:rsidP="00834A33">
      <w:pPr>
        <w:pStyle w:val="Alg4"/>
        <w:numPr>
          <w:ilvl w:val="0"/>
          <w:numId w:val="220"/>
        </w:numPr>
      </w:pPr>
      <w:r w:rsidRPr="00E77497">
        <w:t xml:space="preserve">Else, </w:t>
      </w:r>
      <w:r w:rsidRPr="00E77497">
        <w:rPr>
          <w:i/>
        </w:rPr>
        <w:t>initialValue</w:t>
      </w:r>
      <w:r w:rsidRPr="00E77497">
        <w:t xml:space="preserve"> is not present</w:t>
      </w:r>
    </w:p>
    <w:p w14:paraId="509AB600"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14:paraId="5A44F870" w14:textId="77777777"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22FBC3BF" w14:textId="77777777"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14:paraId="2F912ECF" w14:textId="77777777" w:rsidR="004C02EF" w:rsidRPr="00E77497" w:rsidRDefault="004C02EF" w:rsidP="00834A33">
      <w:pPr>
        <w:pStyle w:val="Alg4"/>
        <w:numPr>
          <w:ilvl w:val="2"/>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6FBD8C6B" w14:textId="77777777"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14:paraId="55C0E12D" w14:textId="77777777" w:rsidR="004C02EF" w:rsidRPr="00E77497" w:rsidRDefault="004C02EF" w:rsidP="00834A33">
      <w:pPr>
        <w:pStyle w:val="Alg4"/>
        <w:numPr>
          <w:ilvl w:val="3"/>
          <w:numId w:val="220"/>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38B625F" w14:textId="77777777"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14:paraId="7549CD58"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2B57AC52" w14:textId="77777777"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14:paraId="5D7A894C" w14:textId="77777777"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14:paraId="40F21BB3"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231D7BDE"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14:paraId="3D25C552" w14:textId="77777777" w:rsidR="004C02EF" w:rsidRPr="00E77497" w:rsidRDefault="004C02EF" w:rsidP="00834A33">
      <w:pPr>
        <w:pStyle w:val="Alg4"/>
        <w:numPr>
          <w:ilvl w:val="2"/>
          <w:numId w:val="220"/>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D0FB42D" w14:textId="77777777" w:rsidR="004C02EF" w:rsidRPr="00E77497" w:rsidRDefault="004C02EF" w:rsidP="00834A33">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0E8016F0" w14:textId="77777777"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14:paraId="62FCC0F0" w14:textId="77777777"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14:paraId="1582A988"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50AE80E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 host object is implementation-dependent.</w:t>
      </w:r>
    </w:p>
    <w:p w14:paraId="5194D89E" w14:textId="77777777" w:rsidR="004C02EF" w:rsidRPr="00E77497" w:rsidRDefault="004C02EF" w:rsidP="00B43482">
      <w:pPr>
        <w:pStyle w:val="30"/>
        <w:numPr>
          <w:ilvl w:val="0"/>
          <w:numId w:val="0"/>
        </w:numPr>
      </w:pPr>
      <w:bookmarkStart w:id="13143" w:name="_Toc472818925"/>
      <w:bookmarkStart w:id="13144" w:name="_Toc235503503"/>
      <w:bookmarkStart w:id="13145" w:name="_Toc241509278"/>
      <w:bookmarkStart w:id="13146" w:name="_Toc244416765"/>
      <w:bookmarkStart w:id="13147" w:name="_Toc276631129"/>
      <w:bookmarkStart w:id="13148" w:name="_Toc314500685"/>
      <w:r w:rsidRPr="00E77497">
        <w:t>15.4.5</w:t>
      </w:r>
      <w:r w:rsidRPr="00E77497">
        <w:tab/>
        <w:t>Properties of Array Instance</w:t>
      </w:r>
      <w:bookmarkEnd w:id="13134"/>
      <w:bookmarkEnd w:id="13135"/>
      <w:bookmarkEnd w:id="13136"/>
      <w:r w:rsidRPr="00E77497">
        <w:t>s</w:t>
      </w:r>
      <w:bookmarkEnd w:id="13143"/>
      <w:bookmarkEnd w:id="13144"/>
      <w:bookmarkEnd w:id="13145"/>
      <w:bookmarkEnd w:id="13146"/>
      <w:bookmarkEnd w:id="13147"/>
      <w:bookmarkEnd w:id="13148"/>
    </w:p>
    <w:p w14:paraId="5646FB0A" w14:textId="77777777" w:rsidR="004C02EF" w:rsidRPr="00E77497" w:rsidRDefault="004C02EF" w:rsidP="004C02EF">
      <w:r w:rsidRPr="00E77497">
        <w:t xml:space="preserve">Array instances inherit properties from the Array prototype object and </w:t>
      </w:r>
      <w:del w:id="13149" w:author="Allen Wirfs-Brock" w:date="2011-07-02T14:01:00Z">
        <w:r w:rsidRPr="00E77497" w:rsidDel="00963019">
          <w:delText xml:space="preserve">their [[Class]] </w:delText>
        </w:r>
      </w:del>
      <w:ins w:id="13150" w:author="Allen Wirfs-Brock" w:date="2011-07-02T14:01:00Z">
        <w:r w:rsidR="00963019" w:rsidRPr="00E77497">
          <w:t>have the [[</w:t>
        </w:r>
        <w:del w:id="13151" w:author="Rev 3 Allen Wirfs-Brock" w:date="2011-09-07T15:42:00Z">
          <w:r w:rsidR="00963019" w:rsidRPr="00E77497" w:rsidDel="009D141F">
            <w:delText>IsArray</w:delText>
          </w:r>
        </w:del>
      </w:ins>
      <w:ins w:id="13152" w:author="Rev 3 Allen Wirfs-Brock" w:date="2011-09-07T15:42:00Z">
        <w:r w:rsidR="009D141F" w:rsidRPr="00E77497">
          <w:t>NativeBrand</w:t>
        </w:r>
      </w:ins>
      <w:ins w:id="13153" w:author="Allen Wirfs-Brock" w:date="2011-07-02T14:01:00Z">
        <w:r w:rsidR="00963019" w:rsidRPr="00E77497">
          <w:t xml:space="preserve">]] </w:t>
        </w:r>
      </w:ins>
      <w:r w:rsidRPr="00E77497">
        <w:t>internal property</w:t>
      </w:r>
      <w:ins w:id="13154" w:author="Rev 3 Allen Wirfs-Brock" w:date="2011-09-07T15:42:00Z">
        <w:r w:rsidR="009D141F" w:rsidRPr="00E77497">
          <w:t xml:space="preserve"> with value NativeArray</w:t>
        </w:r>
      </w:ins>
      <w:del w:id="13155" w:author="Allen Wirfs-Brock" w:date="2011-07-02T14:02:00Z">
        <w:r w:rsidRPr="00E77497" w:rsidDel="00963019">
          <w:delText xml:space="preserve"> value is </w:delText>
        </w:r>
        <w:r w:rsidRPr="00E77497" w:rsidDel="00963019">
          <w:rPr>
            <w:rFonts w:ascii="Courier New" w:hAnsi="Courier New" w:cs="Courier New"/>
            <w:b/>
          </w:rPr>
          <w:delText>"Array"</w:delText>
        </w:r>
      </w:del>
      <w:r w:rsidRPr="00E77497">
        <w:t>. Array instances also have the following properties.</w:t>
      </w:r>
      <w:bookmarkStart w:id="13156" w:name="_Hlt424531027"/>
      <w:bookmarkStart w:id="13157" w:name="_Ref384024926"/>
      <w:bookmarkStart w:id="13158" w:name="_Ref385487297"/>
      <w:bookmarkStart w:id="13159" w:name="_Toc385672300"/>
      <w:bookmarkStart w:id="13160" w:name="_Toc393690416"/>
      <w:bookmarkEnd w:id="13156"/>
    </w:p>
    <w:p w14:paraId="7C19A012" w14:textId="77777777" w:rsidR="004C02EF" w:rsidRPr="00E77497" w:rsidRDefault="004C02EF" w:rsidP="004C02EF">
      <w:pPr>
        <w:pStyle w:val="40"/>
        <w:numPr>
          <w:ilvl w:val="0"/>
          <w:numId w:val="0"/>
        </w:numPr>
      </w:pPr>
      <w:bookmarkStart w:id="13161" w:name="_Ref424531062"/>
      <w:r w:rsidRPr="00E77497">
        <w:t>15.4.5.1</w:t>
      </w:r>
      <w:r w:rsidRPr="00E77497">
        <w:tab/>
        <w:t>[[DefineOwnProperty]</w:t>
      </w:r>
      <w:bookmarkEnd w:id="13157"/>
      <w:r w:rsidRPr="00E77497">
        <w:t xml:space="preserve">] ( P, </w:t>
      </w:r>
      <w:bookmarkEnd w:id="13158"/>
      <w:bookmarkEnd w:id="13159"/>
      <w:bookmarkEnd w:id="13160"/>
      <w:r w:rsidRPr="00E77497">
        <w:t>Desc, Throw )</w:t>
      </w:r>
      <w:bookmarkEnd w:id="13161"/>
    </w:p>
    <w:p w14:paraId="7E1ED2E3" w14:textId="77777777" w:rsidR="004C02EF" w:rsidRPr="00E77497" w:rsidRDefault="004C02EF" w:rsidP="004C02EF">
      <w:r w:rsidRPr="00E77497">
        <w:t>Array objects use a variation of the [[DefineOwnProperty]] internal method used for other native ECMAScript objects (8.12.9).</w:t>
      </w:r>
      <w:bookmarkStart w:id="13162" w:name="_Toc382291626"/>
    </w:p>
    <w:p w14:paraId="7F8D5482" w14:textId="77777777" w:rsidR="004C02EF" w:rsidRPr="00E77497" w:rsidRDefault="004C02EF" w:rsidP="004C02EF">
      <w:r w:rsidRPr="00E77497">
        <w:t xml:space="preserve">Assume </w:t>
      </w:r>
      <w:r w:rsidRPr="00E77497">
        <w:rPr>
          <w:rFonts w:ascii="Times New Roman" w:hAnsi="Times New Roman"/>
          <w:i/>
        </w:rPr>
        <w:t xml:space="preserve">A </w:t>
      </w:r>
      <w:r w:rsidRPr="00E77497">
        <w:t xml:space="preserve">is an Array object, </w:t>
      </w:r>
      <w:r w:rsidRPr="00E77497">
        <w:rPr>
          <w:rFonts w:ascii="Times New Roman" w:hAnsi="Times New Roman"/>
          <w:i/>
        </w:rPr>
        <w:t>Desc</w:t>
      </w:r>
      <w:r w:rsidRPr="00E77497">
        <w:t xml:space="preserve"> is a Property Descriptor, and </w:t>
      </w:r>
      <w:r w:rsidRPr="00E77497">
        <w:rPr>
          <w:rFonts w:ascii="Times New Roman" w:hAnsi="Times New Roman"/>
          <w:i/>
        </w:rPr>
        <w:t xml:space="preserve">Throw </w:t>
      </w:r>
      <w:r w:rsidRPr="00E77497">
        <w:t>is a Boolean flag.</w:t>
      </w:r>
    </w:p>
    <w:p w14:paraId="6BEFFDC7" w14:textId="77777777" w:rsidR="004C02EF" w:rsidRPr="00E77497" w:rsidRDefault="004C02EF" w:rsidP="004C02EF">
      <w:r w:rsidRPr="00E77497">
        <w:t>In the following algorithm, the term “</w:t>
      </w:r>
      <w:r w:rsidRPr="00E77497">
        <w:rPr>
          <w:rFonts w:ascii="Times New Roman" w:hAnsi="Times New Roman"/>
        </w:rPr>
        <w:t>Reject</w:t>
      </w:r>
      <w:r w:rsidRPr="00E77497">
        <w:t>” means “</w:t>
      </w:r>
      <w:r w:rsidRPr="00E77497">
        <w:rPr>
          <w:rFonts w:ascii="Times New Roman" w:hAnsi="Times New Roman"/>
        </w:rPr>
        <w:t xml:space="preserve">If </w:t>
      </w:r>
      <w:r w:rsidRPr="00E77497">
        <w:rPr>
          <w:rFonts w:ascii="Times New Roman" w:hAnsi="Times New Roman"/>
          <w:i/>
        </w:rPr>
        <w:t xml:space="preserve">Throw </w:t>
      </w:r>
      <w:r w:rsidRPr="00E77497">
        <w:rPr>
          <w:rFonts w:ascii="Times New Roman" w:hAnsi="Times New Roman"/>
        </w:rPr>
        <w:t xml:space="preserve">is </w:t>
      </w:r>
      <w:r w:rsidRPr="00E77497">
        <w:rPr>
          <w:rFonts w:ascii="Times New Roman" w:hAnsi="Times New Roman"/>
          <w:b/>
        </w:rPr>
        <w:t>true</w:t>
      </w:r>
      <w:r w:rsidRPr="00E77497">
        <w:rPr>
          <w:rFonts w:ascii="Times New Roman" w:hAnsi="Times New Roman"/>
        </w:rPr>
        <w:t xml:space="preserve">, then throw a </w:t>
      </w:r>
      <w:r w:rsidRPr="00E77497">
        <w:rPr>
          <w:rFonts w:ascii="Times New Roman" w:hAnsi="Times New Roman"/>
          <w:b/>
        </w:rPr>
        <w:t>TypeError</w:t>
      </w:r>
      <w:r w:rsidRPr="00E77497">
        <w:rPr>
          <w:rFonts w:ascii="Times New Roman" w:hAnsi="Times New Roman"/>
        </w:rPr>
        <w:t xml:space="preserve"> exception, otherwise return </w:t>
      </w:r>
      <w:r w:rsidRPr="00E77497">
        <w:rPr>
          <w:rFonts w:ascii="Times New Roman" w:hAnsi="Times New Roman"/>
          <w:b/>
        </w:rPr>
        <w:t>false</w:t>
      </w:r>
      <w:r w:rsidRPr="00E77497">
        <w:rPr>
          <w:rFonts w:ascii="Times New Roman" w:hAnsi="Times New Roman"/>
        </w:rPr>
        <w:t>.</w:t>
      </w:r>
      <w:r w:rsidRPr="00E77497">
        <w:t>”</w:t>
      </w:r>
    </w:p>
    <w:p w14:paraId="70E7B38D" w14:textId="77777777" w:rsidR="004C02EF" w:rsidRPr="00E77497" w:rsidRDefault="004C02EF" w:rsidP="004C02EF">
      <w:r w:rsidRPr="00E77497">
        <w:t xml:space="preserve">When the [[DefineOwnProperty]] internal method of </w:t>
      </w:r>
      <w:r w:rsidRPr="00E77497">
        <w:rPr>
          <w:rFonts w:ascii="Times New Roman" w:hAnsi="Times New Roman"/>
          <w:i/>
        </w:rPr>
        <w:t>A</w:t>
      </w:r>
      <w:r w:rsidRPr="00E77497">
        <w:t xml:space="preserve"> is called with property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03E01699" w14:textId="77777777" w:rsidR="004C02EF" w:rsidRPr="00E77497" w:rsidRDefault="004C02EF" w:rsidP="00834A33">
      <w:pPr>
        <w:pStyle w:val="Alg4"/>
        <w:numPr>
          <w:ilvl w:val="0"/>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46CF8E20" w14:textId="77777777" w:rsidR="004C02EF" w:rsidRPr="00E77497" w:rsidRDefault="004C02EF" w:rsidP="00834A33">
      <w:pPr>
        <w:pStyle w:val="Alg4"/>
        <w:numPr>
          <w:ilvl w:val="0"/>
          <w:numId w:val="221"/>
        </w:numPr>
      </w:pPr>
      <w:r w:rsidRPr="00E77497">
        <w:t xml:space="preserve">Let </w:t>
      </w:r>
      <w:r w:rsidRPr="00E77497">
        <w:rPr>
          <w:i/>
        </w:rPr>
        <w:t>oldLen</w:t>
      </w:r>
      <w:r w:rsidRPr="00E77497">
        <w:t xml:space="preserve"> be </w:t>
      </w:r>
      <w:r w:rsidRPr="00E77497">
        <w:rPr>
          <w:i/>
        </w:rPr>
        <w:t>oldLenDesc</w:t>
      </w:r>
      <w:r w:rsidRPr="00E77497">
        <w:t>.[[Value]].</w:t>
      </w:r>
    </w:p>
    <w:p w14:paraId="238C315A" w14:textId="77777777" w:rsidR="004C02EF" w:rsidRPr="00E77497" w:rsidRDefault="004C02EF" w:rsidP="00834A33">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544E075C" w14:textId="77777777" w:rsidR="004C02EF" w:rsidRPr="00E77497" w:rsidRDefault="004C02EF" w:rsidP="00834A33">
      <w:pPr>
        <w:pStyle w:val="Alg4"/>
        <w:numPr>
          <w:ilvl w:val="1"/>
          <w:numId w:val="221"/>
        </w:numPr>
      </w:pPr>
      <w:r w:rsidRPr="00E77497">
        <w:t xml:space="preserve">If the [[Value]] field of </w:t>
      </w:r>
      <w:r w:rsidRPr="00E77497">
        <w:rPr>
          <w:i/>
        </w:rPr>
        <w:t>Desc</w:t>
      </w:r>
      <w:r w:rsidRPr="00E77497">
        <w:t xml:space="preserve"> is absent, then</w:t>
      </w:r>
    </w:p>
    <w:p w14:paraId="507D4111"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Desc</w:t>
      </w:r>
      <w:r w:rsidRPr="00E77497">
        <w:t xml:space="preserve">, and </w:t>
      </w:r>
      <w:r w:rsidRPr="00E77497">
        <w:rPr>
          <w:i/>
        </w:rPr>
        <w:t>Throw</w:t>
      </w:r>
      <w:r w:rsidRPr="00E77497">
        <w:t xml:space="preserve"> as arguments.</w:t>
      </w:r>
    </w:p>
    <w:p w14:paraId="7036118C" w14:textId="77777777" w:rsidR="004C02EF" w:rsidRPr="00E77497" w:rsidRDefault="004C02EF" w:rsidP="00834A33">
      <w:pPr>
        <w:pStyle w:val="Alg4"/>
        <w:numPr>
          <w:ilvl w:val="1"/>
          <w:numId w:val="221"/>
        </w:numPr>
      </w:pPr>
      <w:r w:rsidRPr="00E77497">
        <w:t xml:space="preserve">Let </w:t>
      </w:r>
      <w:r w:rsidRPr="00E77497">
        <w:rPr>
          <w:i/>
        </w:rPr>
        <w:t>newLenDesc</w:t>
      </w:r>
      <w:r w:rsidRPr="00E77497">
        <w:t xml:space="preserve"> be a copy of </w:t>
      </w:r>
      <w:r w:rsidRPr="00E77497">
        <w:rPr>
          <w:i/>
        </w:rPr>
        <w:t>Desc</w:t>
      </w:r>
      <w:r w:rsidRPr="00E77497">
        <w:t>.</w:t>
      </w:r>
    </w:p>
    <w:p w14:paraId="654C2909" w14:textId="77777777" w:rsidR="004C02EF" w:rsidRPr="00E77497" w:rsidRDefault="004C02EF" w:rsidP="00834A33">
      <w:pPr>
        <w:pStyle w:val="Alg4"/>
        <w:numPr>
          <w:ilvl w:val="1"/>
          <w:numId w:val="221"/>
        </w:numPr>
      </w:pPr>
      <w:r w:rsidRPr="00E77497">
        <w:t xml:space="preserve">Let </w:t>
      </w:r>
      <w:r w:rsidRPr="00E77497">
        <w:rPr>
          <w:i/>
        </w:rPr>
        <w:t>newLen</w:t>
      </w:r>
      <w:r w:rsidRPr="00E77497">
        <w:t xml:space="preserve"> be ToUint32(</w:t>
      </w:r>
      <w:r w:rsidRPr="00E77497">
        <w:rPr>
          <w:i/>
        </w:rPr>
        <w:t>Desc</w:t>
      </w:r>
      <w:r w:rsidRPr="00E77497">
        <w:t>.[[Value]]).</w:t>
      </w:r>
    </w:p>
    <w:p w14:paraId="35CF1DCE"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65B73203" w14:textId="77777777" w:rsidR="004C02EF" w:rsidRPr="00E77497" w:rsidRDefault="004C02EF" w:rsidP="00834A33">
      <w:pPr>
        <w:pStyle w:val="Alg4"/>
        <w:numPr>
          <w:ilvl w:val="1"/>
          <w:numId w:val="221"/>
        </w:numPr>
      </w:pPr>
      <w:r w:rsidRPr="00E77497">
        <w:t xml:space="preserve">Set </w:t>
      </w:r>
      <w:r w:rsidRPr="00E77497">
        <w:rPr>
          <w:i/>
        </w:rPr>
        <w:t>newLenDesc</w:t>
      </w:r>
      <w:r w:rsidRPr="00E77497">
        <w:t>.[[Value]</w:t>
      </w:r>
      <w:r w:rsidR="00245531" w:rsidRPr="00E77497">
        <w:t>]</w:t>
      </w:r>
      <w:r w:rsidRPr="00E77497">
        <w:t xml:space="preserve"> to </w:t>
      </w:r>
      <w:r w:rsidRPr="00E77497">
        <w:rPr>
          <w:i/>
        </w:rPr>
        <w:t>newLen</w:t>
      </w:r>
      <w:r w:rsidRPr="00E77497">
        <w:t>.</w:t>
      </w:r>
    </w:p>
    <w:p w14:paraId="4006968D"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w:t>
      </w:r>
      <w:r w:rsidRPr="00E77497">
        <w:rPr>
          <w:i/>
        </w:rPr>
        <w:t>oldLen</w:t>
      </w:r>
      <w:r w:rsidRPr="00E77497">
        <w:t>, then</w:t>
      </w:r>
    </w:p>
    <w:p w14:paraId="57CA638E"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0A5A319B" w14:textId="77777777" w:rsidR="004C02EF" w:rsidRPr="00E77497" w:rsidRDefault="004C02EF" w:rsidP="00834A33">
      <w:pPr>
        <w:pStyle w:val="Alg4"/>
        <w:numPr>
          <w:ilvl w:val="1"/>
          <w:numId w:val="221"/>
        </w:numPr>
      </w:pPr>
      <w:r w:rsidRPr="00E77497">
        <w:t xml:space="preserve">Reject if </w:t>
      </w:r>
      <w:r w:rsidRPr="00E77497">
        <w:rPr>
          <w:i/>
        </w:rPr>
        <w:t>oldLenDesc</w:t>
      </w:r>
      <w:r w:rsidRPr="00E77497">
        <w:t xml:space="preserve">.[[Writable]] is </w:t>
      </w:r>
      <w:r w:rsidRPr="00E77497">
        <w:rPr>
          <w:b/>
        </w:rPr>
        <w:t>false</w:t>
      </w:r>
      <w:r w:rsidRPr="00E77497">
        <w:t>.</w:t>
      </w:r>
    </w:p>
    <w:p w14:paraId="412DB3D1" w14:textId="77777777" w:rsidR="004C02EF" w:rsidRPr="00E77497" w:rsidRDefault="004C02EF" w:rsidP="00834A33">
      <w:pPr>
        <w:pStyle w:val="Alg4"/>
        <w:numPr>
          <w:ilvl w:val="1"/>
          <w:numId w:val="22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11582EB9" w14:textId="77777777" w:rsidR="004C02EF" w:rsidRPr="00E77497" w:rsidRDefault="004C02EF" w:rsidP="00834A33">
      <w:pPr>
        <w:pStyle w:val="Alg4"/>
        <w:numPr>
          <w:ilvl w:val="1"/>
          <w:numId w:val="221"/>
        </w:numPr>
      </w:pPr>
      <w:r w:rsidRPr="00E77497">
        <w:t>Else,</w:t>
      </w:r>
    </w:p>
    <w:p w14:paraId="7F0521DB" w14:textId="77777777" w:rsidR="004C02EF" w:rsidRPr="00E77497" w:rsidRDefault="004C02EF" w:rsidP="00834A33">
      <w:pPr>
        <w:pStyle w:val="Alg4"/>
        <w:numPr>
          <w:ilvl w:val="2"/>
          <w:numId w:val="221"/>
        </w:numPr>
      </w:pPr>
      <w:r w:rsidRPr="00E77497">
        <w:t xml:space="preserve">Need to defer setting the [[Writable]] attribute to </w:t>
      </w:r>
      <w:r w:rsidRPr="00E77497">
        <w:rPr>
          <w:b/>
        </w:rPr>
        <w:t>false</w:t>
      </w:r>
      <w:r w:rsidRPr="00E77497">
        <w:t xml:space="preserve"> in case any elements cannot be deleted.</w:t>
      </w:r>
    </w:p>
    <w:p w14:paraId="02F0C6AC" w14:textId="77777777" w:rsidR="004C02EF" w:rsidRPr="00E77497" w:rsidRDefault="004C02EF" w:rsidP="00834A33">
      <w:pPr>
        <w:pStyle w:val="Alg4"/>
        <w:numPr>
          <w:ilvl w:val="2"/>
          <w:numId w:val="221"/>
        </w:numPr>
      </w:pPr>
      <w:r w:rsidRPr="00E77497">
        <w:t xml:space="preserve">Let </w:t>
      </w:r>
      <w:r w:rsidRPr="00E77497">
        <w:rPr>
          <w:i/>
        </w:rPr>
        <w:t>newWritable</w:t>
      </w:r>
      <w:r w:rsidRPr="00E77497">
        <w:t xml:space="preserve"> be </w:t>
      </w:r>
      <w:r w:rsidRPr="00E77497">
        <w:rPr>
          <w:b/>
        </w:rPr>
        <w:t>false</w:t>
      </w:r>
      <w:r w:rsidRPr="00E77497">
        <w:t>.</w:t>
      </w:r>
    </w:p>
    <w:p w14:paraId="6A026E8D" w14:textId="77777777" w:rsidR="004C02EF" w:rsidRPr="00E77497" w:rsidRDefault="004C02EF" w:rsidP="00834A33">
      <w:pPr>
        <w:pStyle w:val="Alg4"/>
        <w:numPr>
          <w:ilvl w:val="2"/>
          <w:numId w:val="221"/>
        </w:numPr>
      </w:pPr>
      <w:r w:rsidRPr="00E77497">
        <w:t xml:space="preserve">Set </w:t>
      </w:r>
      <w:r w:rsidRPr="00E77497">
        <w:rPr>
          <w:i/>
        </w:rPr>
        <w:t>newLenDesc</w:t>
      </w:r>
      <w:r w:rsidRPr="00E77497">
        <w:t>.[[Writable]</w:t>
      </w:r>
      <w:r w:rsidR="00245531" w:rsidRPr="00E77497">
        <w:t>]</w:t>
      </w:r>
      <w:r w:rsidRPr="00E77497">
        <w:t xml:space="preserve"> to </w:t>
      </w:r>
      <w:r w:rsidRPr="00E77497">
        <w:rPr>
          <w:b/>
        </w:rPr>
        <w:t>true</w:t>
      </w:r>
      <w:r w:rsidRPr="00E77497">
        <w:t>.</w:t>
      </w:r>
    </w:p>
    <w:p w14:paraId="7A580EA8"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1F374868" w14:textId="77777777" w:rsidR="004C02EF" w:rsidRPr="00E77497" w:rsidRDefault="004C02EF" w:rsidP="00834A33">
      <w:pPr>
        <w:pStyle w:val="Alg4"/>
        <w:numPr>
          <w:ilvl w:val="1"/>
          <w:numId w:val="22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26E17D8C" w14:textId="77777777" w:rsidR="004C02EF" w:rsidRPr="00E77497" w:rsidRDefault="004C02EF" w:rsidP="00834A33">
      <w:pPr>
        <w:pStyle w:val="Alg4"/>
        <w:numPr>
          <w:ilvl w:val="1"/>
          <w:numId w:val="221"/>
        </w:numPr>
      </w:pPr>
      <w:r w:rsidRPr="00E77497">
        <w:t xml:space="preserve">While </w:t>
      </w:r>
      <w:r w:rsidRPr="00E77497">
        <w:rPr>
          <w:i/>
        </w:rPr>
        <w:t>newLen</w:t>
      </w:r>
      <w:r w:rsidRPr="00E77497">
        <w:t xml:space="preserve"> &lt; </w:t>
      </w:r>
      <w:r w:rsidRPr="00E77497">
        <w:rPr>
          <w:i/>
        </w:rPr>
        <w:t>oldLen</w:t>
      </w:r>
      <w:r w:rsidRPr="00E77497">
        <w:t xml:space="preserve"> repeat,</w:t>
      </w:r>
    </w:p>
    <w:p w14:paraId="339A2D71" w14:textId="77777777" w:rsidR="004C02EF" w:rsidRPr="00E77497" w:rsidRDefault="004C02EF" w:rsidP="00834A33">
      <w:pPr>
        <w:pStyle w:val="Alg4"/>
        <w:numPr>
          <w:ilvl w:val="2"/>
          <w:numId w:val="221"/>
        </w:numPr>
      </w:pPr>
      <w:r w:rsidRPr="00E77497">
        <w:t xml:space="preserve">Set </w:t>
      </w:r>
      <w:r w:rsidRPr="00E77497">
        <w:rPr>
          <w:i/>
        </w:rPr>
        <w:t>oldLen</w:t>
      </w:r>
      <w:r w:rsidRPr="00E77497">
        <w:t xml:space="preserve"> to </w:t>
      </w:r>
      <w:r w:rsidRPr="00E77497">
        <w:rPr>
          <w:i/>
        </w:rPr>
        <w:t>oldLen</w:t>
      </w:r>
      <w:r w:rsidRPr="00E77497">
        <w:t xml:space="preserve"> – 1.</w:t>
      </w:r>
    </w:p>
    <w:p w14:paraId="3CCE09C3" w14:textId="77777777" w:rsidR="004C02EF" w:rsidRPr="00E77497" w:rsidRDefault="004C02EF" w:rsidP="00834A33">
      <w:pPr>
        <w:pStyle w:val="Alg4"/>
        <w:numPr>
          <w:ilvl w:val="2"/>
          <w:numId w:val="22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 xml:space="preserve">) and </w:t>
      </w:r>
      <w:r w:rsidRPr="00E77497">
        <w:rPr>
          <w:b/>
        </w:rPr>
        <w:t>false</w:t>
      </w:r>
      <w:r w:rsidRPr="00E77497">
        <w:t xml:space="preserve"> as arguments.</w:t>
      </w:r>
    </w:p>
    <w:p w14:paraId="47596325" w14:textId="77777777" w:rsidR="004C02EF" w:rsidRPr="00E77497" w:rsidRDefault="004C02EF" w:rsidP="00834A33">
      <w:pPr>
        <w:pStyle w:val="Alg4"/>
        <w:numPr>
          <w:ilvl w:val="2"/>
          <w:numId w:val="221"/>
        </w:numPr>
      </w:pPr>
      <w:r w:rsidRPr="00E77497">
        <w:t xml:space="preserve">If </w:t>
      </w:r>
      <w:r w:rsidRPr="00E77497">
        <w:rPr>
          <w:i/>
        </w:rPr>
        <w:t>deleteSucceeded</w:t>
      </w:r>
      <w:r w:rsidRPr="00E77497">
        <w:t xml:space="preserve"> is </w:t>
      </w:r>
      <w:r w:rsidRPr="00E77497">
        <w:rPr>
          <w:b/>
        </w:rPr>
        <w:t>false</w:t>
      </w:r>
      <w:r w:rsidRPr="00E77497">
        <w:t>, then</w:t>
      </w:r>
    </w:p>
    <w:p w14:paraId="4B3D4C18" w14:textId="77777777" w:rsidR="004C02EF" w:rsidRPr="00E77497" w:rsidRDefault="004C02EF" w:rsidP="00834A33">
      <w:pPr>
        <w:pStyle w:val="Alg4"/>
        <w:numPr>
          <w:ilvl w:val="3"/>
          <w:numId w:val="221"/>
        </w:numPr>
      </w:pPr>
      <w:r w:rsidRPr="00E77497">
        <w:t xml:space="preserve">Set </w:t>
      </w:r>
      <w:r w:rsidRPr="00E77497">
        <w:rPr>
          <w:i/>
        </w:rPr>
        <w:t>newLenDesc</w:t>
      </w:r>
      <w:r w:rsidRPr="00E77497">
        <w:t>.[[Value]</w:t>
      </w:r>
      <w:ins w:id="13163" w:author="Allen Wirfs-Brock rev2" w:date="2011-07-25T17:11:00Z">
        <w:r w:rsidR="00245531" w:rsidRPr="00E77497">
          <w:t>]</w:t>
        </w:r>
      </w:ins>
      <w:r w:rsidRPr="00E77497">
        <w:t xml:space="preserve"> to </w:t>
      </w:r>
      <w:r w:rsidRPr="00E77497">
        <w:rPr>
          <w:i/>
        </w:rPr>
        <w:t>oldLen+1</w:t>
      </w:r>
      <w:r w:rsidRPr="00E77497">
        <w:t>.</w:t>
      </w:r>
    </w:p>
    <w:p w14:paraId="099D23C4" w14:textId="77777777" w:rsidR="004C02EF" w:rsidRPr="00E77497" w:rsidRDefault="004C02EF" w:rsidP="00834A33">
      <w:pPr>
        <w:pStyle w:val="Alg4"/>
        <w:numPr>
          <w:ilvl w:val="3"/>
          <w:numId w:val="22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.[[Writable]</w:t>
      </w:r>
      <w:ins w:id="13164" w:author="Allen Wirfs-Brock rev2" w:date="2011-07-25T17:11:00Z">
        <w:r w:rsidR="00245531" w:rsidRPr="00E77497">
          <w:t>]</w:t>
        </w:r>
      </w:ins>
      <w:r w:rsidRPr="00E77497">
        <w:t xml:space="preserve"> to </w:t>
      </w:r>
      <w:r w:rsidRPr="00E77497">
        <w:rPr>
          <w:b/>
        </w:rPr>
        <w:t>false</w:t>
      </w:r>
      <w:r w:rsidRPr="00E77497">
        <w:t>.</w:t>
      </w:r>
    </w:p>
    <w:p w14:paraId="6C71D105" w14:textId="77777777" w:rsidR="004C02EF" w:rsidRPr="00E77497" w:rsidRDefault="004C02EF" w:rsidP="00834A33">
      <w:pPr>
        <w:pStyle w:val="Alg4"/>
        <w:numPr>
          <w:ilvl w:val="3"/>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b/>
        </w:rPr>
        <w:t>false</w:t>
      </w:r>
      <w:r w:rsidRPr="00E77497">
        <w:t xml:space="preserve"> as arguments. </w:t>
      </w:r>
    </w:p>
    <w:p w14:paraId="656C9D35" w14:textId="77777777" w:rsidR="004C02EF" w:rsidRPr="00E77497" w:rsidRDefault="004C02EF" w:rsidP="00834A33">
      <w:pPr>
        <w:pStyle w:val="Alg4"/>
        <w:numPr>
          <w:ilvl w:val="3"/>
          <w:numId w:val="221"/>
        </w:numPr>
      </w:pPr>
      <w:r w:rsidRPr="00E77497">
        <w:t>Reject.</w:t>
      </w:r>
    </w:p>
    <w:p w14:paraId="12D7E5C7" w14:textId="77777777" w:rsidR="004C02EF" w:rsidRPr="00E77497" w:rsidRDefault="004C02EF" w:rsidP="00834A33">
      <w:pPr>
        <w:pStyle w:val="Alg4"/>
        <w:numPr>
          <w:ilvl w:val="1"/>
          <w:numId w:val="221"/>
        </w:numPr>
      </w:pPr>
      <w:r w:rsidRPr="00E77497">
        <w:t xml:space="preserve">If </w:t>
      </w:r>
      <w:r w:rsidRPr="00E77497">
        <w:rPr>
          <w:i/>
        </w:rPr>
        <w:t>newWritable</w:t>
      </w:r>
      <w:r w:rsidRPr="00E77497">
        <w:t xml:space="preserve"> is </w:t>
      </w:r>
      <w:r w:rsidRPr="00E77497">
        <w:rPr>
          <w:b/>
        </w:rPr>
        <w:t>false</w:t>
      </w:r>
      <w:r w:rsidRPr="00E77497">
        <w:t>, then</w:t>
      </w:r>
    </w:p>
    <w:p w14:paraId="7F96CFDE"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Property Descriptor{[[Writable]]: </w:t>
      </w:r>
      <w:r w:rsidRPr="00E77497">
        <w:rPr>
          <w:b/>
        </w:rPr>
        <w:t>false</w:t>
      </w:r>
      <w:r w:rsidRPr="00E77497">
        <w:t xml:space="preserve">}, and </w:t>
      </w:r>
      <w:r w:rsidRPr="00E77497">
        <w:rPr>
          <w:b/>
        </w:rPr>
        <w:t>false</w:t>
      </w:r>
      <w:r w:rsidRPr="00E77497">
        <w:t xml:space="preserve"> as arguments. This call will always return </w:t>
      </w:r>
      <w:r w:rsidRPr="00E77497">
        <w:rPr>
          <w:b/>
        </w:rPr>
        <w:t>true</w:t>
      </w:r>
      <w:r w:rsidRPr="00E77497">
        <w:t>.</w:t>
      </w:r>
    </w:p>
    <w:p w14:paraId="57B169EA"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4C390FFF" w14:textId="77777777" w:rsidR="004C02EF" w:rsidRPr="00E77497" w:rsidRDefault="004C02EF" w:rsidP="00834A33">
      <w:pPr>
        <w:pStyle w:val="Alg4"/>
        <w:numPr>
          <w:ilvl w:val="0"/>
          <w:numId w:val="221"/>
        </w:numPr>
      </w:pPr>
      <w:r w:rsidRPr="00E77497">
        <w:t xml:space="preserve">Else if </w:t>
      </w:r>
      <w:r w:rsidRPr="00E77497">
        <w:rPr>
          <w:i/>
        </w:rPr>
        <w:t>P</w:t>
      </w:r>
      <w:r w:rsidRPr="00E77497">
        <w:t xml:space="preserve"> is an array index (15.4), then</w:t>
      </w:r>
    </w:p>
    <w:p w14:paraId="4427893F" w14:textId="77777777" w:rsidR="004C02EF" w:rsidRPr="00E77497" w:rsidRDefault="004C02EF" w:rsidP="00834A33">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14:paraId="3BC90709" w14:textId="77777777" w:rsidR="004C02EF" w:rsidRPr="00E77497" w:rsidRDefault="004C02EF" w:rsidP="00834A33">
      <w:pPr>
        <w:pStyle w:val="Alg4"/>
        <w:numPr>
          <w:ilvl w:val="1"/>
          <w:numId w:val="221"/>
        </w:numPr>
      </w:pPr>
      <w:r w:rsidRPr="00E77497">
        <w:t xml:space="preserve">Reject if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sidRPr="00E77497">
        <w:t>.</w:t>
      </w:r>
    </w:p>
    <w:p w14:paraId="2A1FB33F"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b/>
        </w:rPr>
        <w:t>false</w:t>
      </w:r>
      <w:r w:rsidRPr="00E77497">
        <w:t xml:space="preserve"> as arguments.</w:t>
      </w:r>
    </w:p>
    <w:p w14:paraId="1D2C3C99" w14:textId="77777777" w:rsidR="004C02EF" w:rsidRPr="00E77497" w:rsidRDefault="004C02EF" w:rsidP="00834A33">
      <w:pPr>
        <w:pStyle w:val="Alg4"/>
        <w:numPr>
          <w:ilvl w:val="1"/>
          <w:numId w:val="221"/>
        </w:numPr>
      </w:pPr>
      <w:r w:rsidRPr="00E77497">
        <w:t xml:space="preserve">Reject if </w:t>
      </w:r>
      <w:r w:rsidRPr="00E77497">
        <w:rPr>
          <w:i/>
        </w:rPr>
        <w:t>succeeded</w:t>
      </w:r>
      <w:r w:rsidRPr="00E77497">
        <w:t xml:space="preserve"> is </w:t>
      </w:r>
      <w:r w:rsidRPr="00E77497">
        <w:rPr>
          <w:b/>
        </w:rPr>
        <w:t>false</w:t>
      </w:r>
      <w:r w:rsidRPr="00E77497">
        <w:t>.</w:t>
      </w:r>
    </w:p>
    <w:p w14:paraId="451D82B6" w14:textId="77777777" w:rsidR="004C02EF" w:rsidRPr="00E77497" w:rsidRDefault="004C02EF" w:rsidP="00834A33">
      <w:pPr>
        <w:pStyle w:val="Alg4"/>
        <w:numPr>
          <w:ilvl w:val="1"/>
          <w:numId w:val="221"/>
        </w:numPr>
      </w:pPr>
      <w:r w:rsidRPr="00E77497">
        <w:t xml:space="preserve">If  </w:t>
      </w:r>
      <w:r w:rsidRPr="00E77497">
        <w:rPr>
          <w:i/>
        </w:rPr>
        <w:t>index</w:t>
      </w:r>
      <w:r w:rsidRPr="00E77497">
        <w:t xml:space="preserve"> ≥ </w:t>
      </w:r>
      <w:r w:rsidRPr="00E77497">
        <w:rPr>
          <w:i/>
        </w:rPr>
        <w:t>oldLen</w:t>
      </w:r>
    </w:p>
    <w:p w14:paraId="182C64C0" w14:textId="77777777" w:rsidR="004C02EF" w:rsidRPr="00E77497" w:rsidRDefault="004C02EF" w:rsidP="00834A33">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14:paraId="7A21CB0D"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oldLenDesc</w:t>
      </w:r>
      <w:r w:rsidRPr="00E77497">
        <w:t xml:space="preserve">, and </w:t>
      </w:r>
      <w:r w:rsidRPr="00E77497">
        <w:rPr>
          <w:b/>
        </w:rPr>
        <w:t>false</w:t>
      </w:r>
      <w:r w:rsidRPr="00E77497">
        <w:t xml:space="preserve"> as arguments. This call will always return </w:t>
      </w:r>
      <w:r w:rsidRPr="00E77497">
        <w:rPr>
          <w:b/>
        </w:rPr>
        <w:t>true</w:t>
      </w:r>
      <w:r w:rsidRPr="00E77497">
        <w:t>.</w:t>
      </w:r>
    </w:p>
    <w:p w14:paraId="7D779F7D"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712E82A8" w14:textId="77777777" w:rsidR="004C02EF" w:rsidRPr="00E77497" w:rsidRDefault="004C02EF" w:rsidP="00834A33">
      <w:pPr>
        <w:pStyle w:val="Alg4"/>
        <w:numPr>
          <w:ilvl w:val="0"/>
          <w:numId w:val="221"/>
        </w:numPr>
        <w:spacing w:after="120"/>
      </w:pPr>
      <w:r w:rsidRPr="00E77497">
        <w:t xml:space="preserve">Return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i/>
        </w:rPr>
        <w:t>Throw</w:t>
      </w:r>
      <w:r w:rsidRPr="00E77497">
        <w:t xml:space="preserve"> as arguments.</w:t>
      </w:r>
    </w:p>
    <w:p w14:paraId="205757CD" w14:textId="77777777" w:rsidR="004C02EF" w:rsidRPr="00E77497" w:rsidRDefault="004C02EF" w:rsidP="004C02EF">
      <w:pPr>
        <w:pStyle w:val="40"/>
        <w:numPr>
          <w:ilvl w:val="0"/>
          <w:numId w:val="0"/>
        </w:numPr>
      </w:pPr>
      <w:bookmarkStart w:id="13165" w:name="_Toc385672301"/>
      <w:bookmarkStart w:id="13166" w:name="_Toc393690417"/>
      <w:r w:rsidRPr="00E77497">
        <w:t>15.4.5.2</w:t>
      </w:r>
      <w:r w:rsidRPr="00E77497">
        <w:tab/>
        <w:t>lengt</w:t>
      </w:r>
      <w:bookmarkEnd w:id="13162"/>
      <w:bookmarkEnd w:id="13165"/>
      <w:bookmarkEnd w:id="13166"/>
      <w:r w:rsidRPr="00E77497">
        <w:t>h</w:t>
      </w:r>
    </w:p>
    <w:p w14:paraId="51D0152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36C99161"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13167" w:name="_Toc382291627"/>
      <w:bookmarkStart w:id="13168" w:name="_Ref383601992"/>
      <w:bookmarkStart w:id="13169" w:name="_Toc385672302"/>
      <w:bookmarkStart w:id="13170" w:name="_Toc393690418"/>
      <w:bookmarkStart w:id="13171" w:name="_Ref404493357"/>
    </w:p>
    <w:p w14:paraId="6DDAFFE4" w14:textId="77777777" w:rsidR="004C02EF" w:rsidRPr="00E77497" w:rsidRDefault="004C02EF" w:rsidP="004C02EF">
      <w:pPr>
        <w:pStyle w:val="Note"/>
      </w:pPr>
      <w:r w:rsidRPr="00E77497">
        <w:t>NOTE</w:t>
      </w:r>
      <w:r w:rsidRPr="00E77497">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0597BCE0" w14:textId="77777777" w:rsidR="004C02EF" w:rsidRPr="00E77497" w:rsidRDefault="004C02EF" w:rsidP="00B43482">
      <w:pPr>
        <w:pStyle w:val="20"/>
        <w:numPr>
          <w:ilvl w:val="0"/>
          <w:numId w:val="0"/>
        </w:numPr>
      </w:pPr>
      <w:bookmarkStart w:id="13172" w:name="_Ref424531349"/>
      <w:bookmarkStart w:id="13173" w:name="_Toc472818926"/>
      <w:bookmarkStart w:id="13174" w:name="_Toc235503504"/>
      <w:bookmarkStart w:id="13175" w:name="_Toc241509279"/>
      <w:bookmarkStart w:id="13176" w:name="_Toc244416766"/>
      <w:bookmarkStart w:id="13177" w:name="_Toc276631130"/>
      <w:bookmarkStart w:id="13178" w:name="_Toc314500686"/>
      <w:r w:rsidRPr="00E77497">
        <w:t>15.5</w:t>
      </w:r>
      <w:r w:rsidRPr="00E77497">
        <w:tab/>
        <w:t>String Object</w:t>
      </w:r>
      <w:bookmarkEnd w:id="13167"/>
      <w:bookmarkEnd w:id="13168"/>
      <w:bookmarkEnd w:id="13169"/>
      <w:bookmarkEnd w:id="13170"/>
      <w:bookmarkEnd w:id="13171"/>
      <w:r w:rsidRPr="00E77497">
        <w:t>s</w:t>
      </w:r>
      <w:bookmarkStart w:id="13179" w:name="_Toc385672303"/>
      <w:bookmarkStart w:id="13180" w:name="_Ref393527560"/>
      <w:bookmarkStart w:id="13181" w:name="_Toc393690419"/>
      <w:bookmarkStart w:id="13182" w:name="_Ref404501479"/>
      <w:bookmarkStart w:id="13183" w:name="_Toc382212251"/>
      <w:bookmarkStart w:id="13184" w:name="_Toc382212814"/>
      <w:bookmarkStart w:id="13185" w:name="_Toc382291628"/>
      <w:bookmarkEnd w:id="13172"/>
      <w:bookmarkEnd w:id="13173"/>
      <w:bookmarkEnd w:id="13174"/>
      <w:bookmarkEnd w:id="13175"/>
      <w:bookmarkEnd w:id="13176"/>
      <w:bookmarkEnd w:id="13177"/>
      <w:bookmarkEnd w:id="13178"/>
    </w:p>
    <w:p w14:paraId="29359858" w14:textId="77777777" w:rsidR="004C02EF" w:rsidRPr="00E77497" w:rsidRDefault="004C02EF" w:rsidP="00B43482">
      <w:pPr>
        <w:pStyle w:val="30"/>
        <w:numPr>
          <w:ilvl w:val="0"/>
          <w:numId w:val="0"/>
        </w:numPr>
      </w:pPr>
      <w:bookmarkStart w:id="13186" w:name="_Ref424531760"/>
      <w:bookmarkStart w:id="13187" w:name="_Toc472818927"/>
      <w:bookmarkStart w:id="13188" w:name="_Toc235503505"/>
      <w:bookmarkStart w:id="13189" w:name="_Toc241509280"/>
      <w:bookmarkStart w:id="13190" w:name="_Toc244416767"/>
      <w:bookmarkStart w:id="13191" w:name="_Toc276631131"/>
      <w:bookmarkStart w:id="13192" w:name="_Toc314500687"/>
      <w:r w:rsidRPr="00E77497">
        <w:t>15.5.1</w:t>
      </w:r>
      <w:r w:rsidRPr="00E77497">
        <w:tab/>
        <w:t>The String Constructor Called as a Functio</w:t>
      </w:r>
      <w:bookmarkEnd w:id="13179"/>
      <w:bookmarkEnd w:id="13180"/>
      <w:bookmarkEnd w:id="13181"/>
      <w:bookmarkEnd w:id="13182"/>
      <w:r w:rsidRPr="00E77497">
        <w:t>n</w:t>
      </w:r>
      <w:bookmarkEnd w:id="13186"/>
      <w:bookmarkEnd w:id="13187"/>
      <w:bookmarkEnd w:id="13188"/>
      <w:bookmarkEnd w:id="13189"/>
      <w:bookmarkEnd w:id="13190"/>
      <w:bookmarkEnd w:id="13191"/>
      <w:bookmarkEnd w:id="13192"/>
    </w:p>
    <w:p w14:paraId="08223FF0"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a function rather than as a constructor, it performs a type conversion.</w:t>
      </w:r>
      <w:bookmarkStart w:id="13193" w:name="_Toc385672304"/>
      <w:bookmarkStart w:id="13194" w:name="_Toc393690420"/>
    </w:p>
    <w:p w14:paraId="24FB971B" w14:textId="77777777" w:rsidR="004C02EF" w:rsidRPr="00E77497" w:rsidRDefault="004C02EF" w:rsidP="004C02EF">
      <w:pPr>
        <w:pStyle w:val="40"/>
        <w:numPr>
          <w:ilvl w:val="0"/>
          <w:numId w:val="0"/>
        </w:numPr>
      </w:pPr>
      <w:bookmarkStart w:id="13195" w:name="_Ref457704072"/>
      <w:r w:rsidRPr="00E77497">
        <w:t>15.5.1.1</w:t>
      </w:r>
      <w:r w:rsidRPr="00E77497">
        <w:tab/>
        <w:t>String ( [ value</w:t>
      </w:r>
      <w:bookmarkEnd w:id="13193"/>
      <w:bookmarkEnd w:id="13194"/>
      <w:r w:rsidRPr="00E77497">
        <w:t xml:space="preserve"> ] )</w:t>
      </w:r>
      <w:bookmarkEnd w:id="13195"/>
    </w:p>
    <w:p w14:paraId="62E0B422" w14:textId="77777777"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13196" w:name="_Toc385672305"/>
      <w:bookmarkStart w:id="13197"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14:paraId="616B6792" w14:textId="77777777" w:rsidR="004C02EF" w:rsidRPr="00E77497" w:rsidRDefault="004C02EF" w:rsidP="00B43482">
      <w:pPr>
        <w:pStyle w:val="30"/>
        <w:numPr>
          <w:ilvl w:val="0"/>
          <w:numId w:val="0"/>
        </w:numPr>
      </w:pPr>
      <w:bookmarkStart w:id="13198" w:name="_Toc385672306"/>
      <w:bookmarkStart w:id="13199" w:name="_Ref393527562"/>
      <w:bookmarkStart w:id="13200" w:name="_Toc393690422"/>
      <w:bookmarkStart w:id="13201" w:name="_Ref404501493"/>
      <w:bookmarkStart w:id="13202" w:name="_Ref424531774"/>
      <w:bookmarkStart w:id="13203" w:name="_Toc472818928"/>
      <w:bookmarkStart w:id="13204" w:name="_Toc235503506"/>
      <w:bookmarkStart w:id="13205" w:name="_Toc241509281"/>
      <w:bookmarkStart w:id="13206" w:name="_Toc244416768"/>
      <w:bookmarkStart w:id="13207" w:name="_Toc276631132"/>
      <w:bookmarkStart w:id="13208" w:name="_Toc314500688"/>
      <w:bookmarkEnd w:id="13196"/>
      <w:bookmarkEnd w:id="13197"/>
      <w:r w:rsidRPr="00E77497">
        <w:t>15.5.2</w:t>
      </w:r>
      <w:r w:rsidRPr="00E77497">
        <w:tab/>
        <w:t>The String Constructo</w:t>
      </w:r>
      <w:bookmarkEnd w:id="13183"/>
      <w:bookmarkEnd w:id="13184"/>
      <w:bookmarkEnd w:id="13185"/>
      <w:bookmarkEnd w:id="13198"/>
      <w:bookmarkEnd w:id="13199"/>
      <w:bookmarkEnd w:id="13200"/>
      <w:bookmarkEnd w:id="13201"/>
      <w:r w:rsidRPr="00E77497">
        <w:t>r</w:t>
      </w:r>
      <w:bookmarkEnd w:id="13202"/>
      <w:bookmarkEnd w:id="13203"/>
      <w:bookmarkEnd w:id="13204"/>
      <w:bookmarkEnd w:id="13205"/>
      <w:bookmarkEnd w:id="13206"/>
      <w:bookmarkEnd w:id="13207"/>
      <w:bookmarkEnd w:id="13208"/>
    </w:p>
    <w:p w14:paraId="70714977"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3209" w:name="_Toc385672307"/>
      <w:bookmarkStart w:id="13210" w:name="_Toc393690423"/>
    </w:p>
    <w:p w14:paraId="451C5CFB" w14:textId="77777777" w:rsidR="004C02EF" w:rsidRPr="00E77497" w:rsidRDefault="004C02EF" w:rsidP="004C02EF">
      <w:pPr>
        <w:pStyle w:val="40"/>
        <w:numPr>
          <w:ilvl w:val="0"/>
          <w:numId w:val="0"/>
        </w:numPr>
      </w:pPr>
      <w:r w:rsidRPr="00E77497">
        <w:t>15.5.2.1</w:t>
      </w:r>
      <w:r w:rsidRPr="00E77497">
        <w:tab/>
        <w:t>new String ( [ value</w:t>
      </w:r>
      <w:bookmarkEnd w:id="13209"/>
      <w:bookmarkEnd w:id="13210"/>
      <w:r w:rsidRPr="00E77497">
        <w:t xml:space="preserve"> ] )</w:t>
      </w:r>
    </w:p>
    <w:p w14:paraId="6C27E1AC" w14:textId="77777777" w:rsidR="004C02EF" w:rsidRPr="00E77497" w:rsidRDefault="004C02EF" w:rsidP="004C02EF">
      <w:r w:rsidRPr="00E77497">
        <w:t xml:space="preserve">The </w:t>
      </w:r>
      <w:r w:rsidRPr="00E77497">
        <w:rPr>
          <w:rFonts w:ascii="Times New Roman" w:hAnsi="Times New Roman"/>
        </w:rPr>
        <w:t>[[Prototype]]</w:t>
      </w:r>
      <w:r w:rsidRPr="00E77497">
        <w:t xml:space="preserve"> internal property of the newly constructed object is set to the standard built-in String prototype object that is the initial value of </w:t>
      </w:r>
      <w:r w:rsidRPr="00E77497">
        <w:rPr>
          <w:rFonts w:ascii="Courier New" w:hAnsi="Courier New"/>
          <w:b/>
        </w:rPr>
        <w:t>String.prototype</w:t>
      </w:r>
      <w:r w:rsidRPr="00E77497">
        <w:t xml:space="preserve"> (15.5.3.1).</w:t>
      </w:r>
    </w:p>
    <w:p w14:paraId="5109712E" w14:textId="77777777" w:rsidR="004C02EF" w:rsidRPr="00E77497" w:rsidRDefault="004C02EF" w:rsidP="004C02EF">
      <w:r w:rsidRPr="00E77497">
        <w:t xml:space="preserve">The </w:t>
      </w:r>
      <w:del w:id="13211" w:author="Allen Wirfs-Brock" w:date="2011-07-02T14:02:00Z">
        <w:r w:rsidRPr="00E77497" w:rsidDel="00963019">
          <w:rPr>
            <w:rFonts w:ascii="Times New Roman" w:hAnsi="Times New Roman"/>
          </w:rPr>
          <w:delText>[[Class]]</w:delText>
        </w:r>
        <w:r w:rsidRPr="00E77497" w:rsidDel="00963019">
          <w:delText xml:space="preserve"> internal property of the </w:delText>
        </w:r>
      </w:del>
      <w:r w:rsidRPr="00E77497">
        <w:t xml:space="preserve">newly constructed object </w:t>
      </w:r>
      <w:del w:id="13212" w:author="Allen Wirfs-Brock" w:date="2011-07-02T14:02:00Z">
        <w:r w:rsidRPr="00E77497" w:rsidDel="00963019">
          <w:delText xml:space="preserve">is set to </w:delText>
        </w:r>
        <w:r w:rsidRPr="00E77497" w:rsidDel="00963019">
          <w:rPr>
            <w:rFonts w:ascii="Courier New" w:hAnsi="Courier New"/>
            <w:b/>
          </w:rPr>
          <w:delText>"String"</w:delText>
        </w:r>
      </w:del>
      <w:ins w:id="13213" w:author="Allen Wirfs-Brock" w:date="2011-07-02T14:02:00Z">
        <w:r w:rsidR="00963019" w:rsidRPr="00E77497">
          <w:t>has the [[</w:t>
        </w:r>
        <w:del w:id="13214" w:author="Rev 3 Allen Wirfs-Brock" w:date="2011-09-07T17:54:00Z">
          <w:r w:rsidR="00963019" w:rsidRPr="00E77497" w:rsidDel="00065D08">
            <w:delText>IsString</w:delText>
          </w:r>
        </w:del>
      </w:ins>
      <w:ins w:id="13215" w:author="Rev 3 Allen Wirfs-Brock" w:date="2011-09-07T17:54:00Z">
        <w:r w:rsidR="00065D08" w:rsidRPr="00E77497">
          <w:t>NativeBrand</w:t>
        </w:r>
      </w:ins>
      <w:ins w:id="13216" w:author="Allen Wirfs-Brock" w:date="2011-07-02T14:02:00Z">
        <w:r w:rsidR="00963019" w:rsidRPr="00E77497">
          <w:t>]]</w:t>
        </w:r>
      </w:ins>
      <w:ins w:id="13217" w:author="Allen Wirfs-Brock" w:date="2011-07-02T14:03:00Z">
        <w:r w:rsidR="00963019" w:rsidRPr="00E77497">
          <w:t xml:space="preserve"> internal property</w:t>
        </w:r>
      </w:ins>
      <w:ins w:id="13218" w:author="Rev 3 Allen Wirfs-Brock" w:date="2011-09-07T17:54:00Z">
        <w:r w:rsidR="00065D08" w:rsidRPr="00E77497">
          <w:t xml:space="preserve"> with value StringWrapper</w:t>
        </w:r>
      </w:ins>
      <w:r w:rsidRPr="00E77497">
        <w:t>.</w:t>
      </w:r>
    </w:p>
    <w:p w14:paraId="7247C88D" w14:textId="77777777" w:rsidR="004C02EF" w:rsidRPr="00E77497" w:rsidRDefault="004C02EF" w:rsidP="004C02EF">
      <w:r w:rsidRPr="00E77497">
        <w:t xml:space="preserve">The </w:t>
      </w:r>
      <w:r w:rsidRPr="00E77497">
        <w:rPr>
          <w:rFonts w:ascii="Times New Roman" w:hAnsi="Times New Roman"/>
        </w:rPr>
        <w:t>[[Extensible]]</w:t>
      </w:r>
      <w:r w:rsidRPr="00E77497">
        <w:t xml:space="preserve"> internal property of the newly constructed object is set to </w:t>
      </w:r>
      <w:r w:rsidRPr="00E77497">
        <w:rPr>
          <w:rFonts w:ascii="Times New Roman" w:hAnsi="Times New Roman"/>
          <w:b/>
        </w:rPr>
        <w:t>true</w:t>
      </w:r>
      <w:r w:rsidRPr="00E77497">
        <w:t>.</w:t>
      </w:r>
    </w:p>
    <w:p w14:paraId="46E5B711" w14:textId="77777777" w:rsidR="004C02EF" w:rsidRPr="00E77497" w:rsidRDefault="004C02EF" w:rsidP="004C02EF">
      <w:r w:rsidRPr="00E77497">
        <w:t xml:space="preserve">The </w:t>
      </w:r>
      <w:r w:rsidRPr="00E77497">
        <w:rPr>
          <w:rFonts w:ascii="Times New Roman" w:hAnsi="Times New Roman"/>
        </w:rPr>
        <w:t xml:space="preserve">[[PrimitiveValue]] </w:t>
      </w:r>
      <w:r w:rsidRPr="00E77497">
        <w:t xml:space="preserve">internal property of the newly constructed object is set to </w:t>
      </w:r>
      <w:r w:rsidRPr="00E77497">
        <w:rPr>
          <w:rFonts w:ascii="Times New Roman" w:hAnsi="Times New Roman"/>
        </w:rPr>
        <w:t>ToString(</w:t>
      </w:r>
      <w:r w:rsidRPr="00E77497">
        <w:rPr>
          <w:rFonts w:ascii="Times New Roman" w:hAnsi="Times New Roman"/>
          <w:i/>
        </w:rPr>
        <w:t>value</w:t>
      </w:r>
      <w:bookmarkStart w:id="13219" w:name="_Toc385672308"/>
      <w:bookmarkStart w:id="13220" w:name="_Toc393690424"/>
      <w:r w:rsidRPr="00E77497">
        <w:rPr>
          <w:rFonts w:ascii="Times New Roman" w:hAnsi="Times New Roman"/>
        </w:rPr>
        <w:t>)</w:t>
      </w:r>
      <w:r w:rsidRPr="00E77497">
        <w:t xml:space="preserve">, or to the empty String if </w:t>
      </w:r>
      <w:r w:rsidRPr="00E77497">
        <w:rPr>
          <w:rFonts w:ascii="Times New Roman" w:hAnsi="Times New Roman"/>
          <w:i/>
        </w:rPr>
        <w:t>value</w:t>
      </w:r>
      <w:r w:rsidRPr="00E77497">
        <w:t xml:space="preserve"> is not supplied.</w:t>
      </w:r>
    </w:p>
    <w:p w14:paraId="75ACEC1A" w14:textId="77777777" w:rsidR="004C02EF" w:rsidRPr="00E77497" w:rsidRDefault="004C02EF" w:rsidP="00B43482">
      <w:pPr>
        <w:pStyle w:val="30"/>
        <w:numPr>
          <w:ilvl w:val="0"/>
          <w:numId w:val="0"/>
        </w:numPr>
      </w:pPr>
      <w:bookmarkStart w:id="13221" w:name="_Toc382212252"/>
      <w:bookmarkStart w:id="13222" w:name="_Toc382212815"/>
      <w:bookmarkStart w:id="13223" w:name="_Toc382291629"/>
      <w:bookmarkStart w:id="13224" w:name="_Toc385672309"/>
      <w:bookmarkStart w:id="13225" w:name="_Ref393609337"/>
      <w:bookmarkStart w:id="13226" w:name="_Toc393690425"/>
      <w:bookmarkStart w:id="13227" w:name="_Ref457709106"/>
      <w:bookmarkStart w:id="13228" w:name="_Toc472818929"/>
      <w:bookmarkStart w:id="13229" w:name="_Toc235503507"/>
      <w:bookmarkStart w:id="13230" w:name="_Toc241509282"/>
      <w:bookmarkStart w:id="13231" w:name="_Toc244416769"/>
      <w:bookmarkStart w:id="13232" w:name="_Toc276631133"/>
      <w:bookmarkStart w:id="13233" w:name="_Toc314500689"/>
      <w:bookmarkEnd w:id="13219"/>
      <w:bookmarkEnd w:id="13220"/>
      <w:r w:rsidRPr="00E77497">
        <w:t>15.5.3</w:t>
      </w:r>
      <w:r w:rsidRPr="00E77497">
        <w:tab/>
        <w:t>Properties of the String</w:t>
      </w:r>
      <w:bookmarkEnd w:id="13221"/>
      <w:bookmarkEnd w:id="13222"/>
      <w:r w:rsidRPr="00E77497">
        <w:t xml:space="preserve"> Constructo</w:t>
      </w:r>
      <w:bookmarkEnd w:id="13223"/>
      <w:bookmarkEnd w:id="13224"/>
      <w:bookmarkEnd w:id="13225"/>
      <w:bookmarkEnd w:id="13226"/>
      <w:r w:rsidRPr="00E77497">
        <w:t>r</w:t>
      </w:r>
      <w:bookmarkEnd w:id="13227"/>
      <w:bookmarkEnd w:id="13228"/>
      <w:bookmarkEnd w:id="13229"/>
      <w:bookmarkEnd w:id="13230"/>
      <w:bookmarkEnd w:id="13231"/>
      <w:bookmarkEnd w:id="13232"/>
      <w:bookmarkEnd w:id="13233"/>
    </w:p>
    <w:p w14:paraId="05EA94FD" w14:textId="77777777" w:rsidR="004C02EF" w:rsidRPr="00E77497" w:rsidRDefault="004C02EF" w:rsidP="004C02EF">
      <w:r w:rsidRPr="00E77497">
        <w:t>The value of the [[Prototype]] internal property of the String constructor is the standard built-in Function prototype object (15.3.4).</w:t>
      </w:r>
    </w:p>
    <w:p w14:paraId="136264FC"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13234" w:name="_Hlt424534372"/>
      <w:bookmarkStart w:id="13235" w:name="_Toc382291630"/>
      <w:bookmarkStart w:id="13236" w:name="_Toc385672310"/>
      <w:bookmarkStart w:id="13237" w:name="_Ref393613870"/>
      <w:bookmarkStart w:id="13238" w:name="_Toc393690426"/>
      <w:bookmarkStart w:id="13239" w:name="_Ref404502444"/>
      <w:bookmarkStart w:id="13240" w:name="_Ref404502469"/>
      <w:bookmarkEnd w:id="13234"/>
    </w:p>
    <w:p w14:paraId="40C8DE6E" w14:textId="77777777" w:rsidR="004C02EF" w:rsidRPr="00E77497" w:rsidRDefault="004C02EF" w:rsidP="004C02EF">
      <w:pPr>
        <w:pStyle w:val="40"/>
        <w:numPr>
          <w:ilvl w:val="0"/>
          <w:numId w:val="0"/>
        </w:numPr>
      </w:pPr>
      <w:bookmarkStart w:id="13241" w:name="_Hlt424535880"/>
      <w:bookmarkStart w:id="13242" w:name="_Ref424534397"/>
      <w:bookmarkEnd w:id="13241"/>
      <w:r w:rsidRPr="00E77497">
        <w:t>15.5.3.1</w:t>
      </w:r>
      <w:r w:rsidRPr="00E77497">
        <w:tab/>
        <w:t>String.prototyp</w:t>
      </w:r>
      <w:bookmarkEnd w:id="13235"/>
      <w:bookmarkEnd w:id="13236"/>
      <w:bookmarkEnd w:id="13237"/>
      <w:bookmarkEnd w:id="13238"/>
      <w:bookmarkEnd w:id="13239"/>
      <w:bookmarkEnd w:id="13240"/>
      <w:r w:rsidRPr="00E77497">
        <w:t>e</w:t>
      </w:r>
      <w:bookmarkEnd w:id="13242"/>
    </w:p>
    <w:p w14:paraId="7509F55A" w14:textId="77777777"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14:paraId="1A168445"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243" w:name="_Toc393690427"/>
    </w:p>
    <w:p w14:paraId="6CDD073B" w14:textId="77777777" w:rsidR="004C02EF" w:rsidRPr="00E77497" w:rsidRDefault="004C02EF" w:rsidP="004C02EF">
      <w:pPr>
        <w:pStyle w:val="40"/>
        <w:numPr>
          <w:ilvl w:val="0"/>
          <w:numId w:val="0"/>
        </w:numPr>
      </w:pPr>
      <w:bookmarkStart w:id="13244" w:name="_Ref457705192"/>
      <w:r w:rsidRPr="00E77497">
        <w:t>15.5.3.2</w:t>
      </w:r>
      <w:r w:rsidRPr="00E77497">
        <w:tab/>
        <w:t xml:space="preserve">String.fromCharCode ( [ char0 [ , char1 [ , </w:t>
      </w:r>
      <w:bookmarkEnd w:id="13243"/>
      <w:r w:rsidRPr="00E77497">
        <w:rPr>
          <w:snapToGrid w:val="0"/>
        </w:rPr>
        <w:t xml:space="preserve">… ] ] ] </w:t>
      </w:r>
      <w:r w:rsidRPr="00E77497">
        <w:t>)</w:t>
      </w:r>
      <w:bookmarkEnd w:id="13244"/>
    </w:p>
    <w:p w14:paraId="766B5D2A" w14:textId="77777777" w:rsidR="004C02EF" w:rsidRPr="00E77497" w:rsidRDefault="004C02EF" w:rsidP="004C02EF">
      <w:r w:rsidRPr="00E77497">
        <w:t>Returns a String value containing as many characters 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t>
      </w:r>
      <w:bookmarkStart w:id="13245" w:name="_Toc385672312"/>
      <w:bookmarkStart w:id="13246" w:name="_Ref393609348"/>
      <w:bookmarkStart w:id="13247" w:name="_Toc393690428"/>
      <w:bookmarkStart w:id="13248" w:name="_Ref404502484"/>
    </w:p>
    <w:p w14:paraId="0FE2027B" w14:textId="77777777" w:rsidR="004C02EF" w:rsidRPr="00E77497" w:rsidRDefault="004C02EF" w:rsidP="004C02EF">
      <w:bookmarkStart w:id="13249" w:name="_Ref424535900"/>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6C85E3A6" w14:textId="77777777" w:rsidR="004C02EF" w:rsidRPr="00E77497" w:rsidRDefault="004C02EF" w:rsidP="00B43482">
      <w:pPr>
        <w:pStyle w:val="30"/>
        <w:numPr>
          <w:ilvl w:val="0"/>
          <w:numId w:val="0"/>
        </w:numPr>
      </w:pPr>
      <w:bookmarkStart w:id="13250" w:name="_Ref457704247"/>
      <w:bookmarkStart w:id="13251" w:name="_Toc472818930"/>
      <w:bookmarkStart w:id="13252" w:name="_Toc235503508"/>
      <w:bookmarkStart w:id="13253" w:name="_Toc241509283"/>
      <w:bookmarkStart w:id="13254" w:name="_Toc244416770"/>
      <w:bookmarkStart w:id="13255" w:name="_Toc276631134"/>
      <w:bookmarkStart w:id="13256" w:name="_Toc314500690"/>
      <w:r w:rsidRPr="00E77497">
        <w:t>15.5.4</w:t>
      </w:r>
      <w:r w:rsidRPr="00E77497">
        <w:tab/>
        <w:t>Properties of the String Prototype Objec</w:t>
      </w:r>
      <w:bookmarkEnd w:id="13245"/>
      <w:bookmarkEnd w:id="13246"/>
      <w:bookmarkEnd w:id="13247"/>
      <w:bookmarkEnd w:id="13248"/>
      <w:r w:rsidRPr="00E77497">
        <w:t>t</w:t>
      </w:r>
      <w:bookmarkEnd w:id="13249"/>
      <w:bookmarkEnd w:id="13250"/>
      <w:bookmarkEnd w:id="13251"/>
      <w:bookmarkEnd w:id="13252"/>
      <w:bookmarkEnd w:id="13253"/>
      <w:bookmarkEnd w:id="13254"/>
      <w:bookmarkEnd w:id="13255"/>
      <w:bookmarkEnd w:id="13256"/>
    </w:p>
    <w:p w14:paraId="677B55A2" w14:textId="77777777" w:rsidR="004C02EF" w:rsidRPr="00E77497" w:rsidRDefault="004C02EF" w:rsidP="004C02EF">
      <w:r w:rsidRPr="00E77497">
        <w:t>The String prototype object is itself a String object</w:t>
      </w:r>
      <w:del w:id="13257" w:author="Allen Wirfs-Brock" w:date="2011-07-02T14:04:00Z">
        <w:r w:rsidRPr="00E77497" w:rsidDel="00963019">
          <w:delText xml:space="preserve"> (its [[Class]] is </w:delText>
        </w:r>
        <w:r w:rsidRPr="00E77497" w:rsidDel="00963019">
          <w:rPr>
            <w:rFonts w:ascii="Courier New" w:hAnsi="Courier New"/>
            <w:b/>
          </w:rPr>
          <w:delText>"String"</w:delText>
        </w:r>
        <w:r w:rsidRPr="00E77497" w:rsidDel="00963019">
          <w:delText>)</w:delText>
        </w:r>
      </w:del>
      <w:r w:rsidRPr="00E77497">
        <w:t xml:space="preserve"> whose value is an empty String.</w:t>
      </w:r>
      <w:ins w:id="13258" w:author="Allen Wirfs-Brock" w:date="2011-07-02T14:04:00Z">
        <w:r w:rsidR="00963019" w:rsidRPr="00E77497">
          <w:t xml:space="preserve"> The </w:t>
        </w:r>
        <w:r w:rsidR="00141138" w:rsidRPr="00E77497">
          <w:t xml:space="preserve">String prototype object </w:t>
        </w:r>
        <w:r w:rsidR="00963019" w:rsidRPr="00E77497">
          <w:t>has the [[</w:t>
        </w:r>
        <w:del w:id="13259" w:author="Rev 3 Allen Wirfs-Brock" w:date="2011-09-07T17:55:00Z">
          <w:r w:rsidR="00963019" w:rsidRPr="00E77497" w:rsidDel="00065D08">
            <w:delText>IsString</w:delText>
          </w:r>
        </w:del>
      </w:ins>
      <w:ins w:id="13260" w:author="Rev 3 Allen Wirfs-Brock" w:date="2011-09-07T17:55:00Z">
        <w:r w:rsidR="00065D08" w:rsidRPr="00E77497">
          <w:t>NativeBrand</w:t>
        </w:r>
      </w:ins>
      <w:ins w:id="13261" w:author="Allen Wirfs-Brock" w:date="2011-07-02T14:04:00Z">
        <w:r w:rsidR="00963019" w:rsidRPr="00E77497">
          <w:t>]] internal property</w:t>
        </w:r>
      </w:ins>
      <w:ins w:id="13262" w:author="Rev 3 Allen Wirfs-Brock" w:date="2011-09-07T17:55:00Z">
        <w:r w:rsidR="00065D08" w:rsidRPr="00E77497">
          <w:t xml:space="preserve"> with value StringWrapper</w:t>
        </w:r>
      </w:ins>
      <w:ins w:id="13263" w:author="Allen Wirfs-Brock" w:date="2011-07-02T14:04:00Z">
        <w:r w:rsidR="00963019" w:rsidRPr="00E77497">
          <w:t>.</w:t>
        </w:r>
      </w:ins>
    </w:p>
    <w:p w14:paraId="01910B49" w14:textId="77777777" w:rsidR="004C02EF" w:rsidRPr="00E77497" w:rsidRDefault="004C02EF" w:rsidP="004C02EF">
      <w:r w:rsidRPr="00E77497">
        <w:t>The value of the [[Prototype]] internal property of the String prototype object is the standard built-in Object prototype object (15.2.4).</w:t>
      </w:r>
      <w:bookmarkStart w:id="13264" w:name="_Toc385672313"/>
      <w:bookmarkStart w:id="13265" w:name="_Toc393690429"/>
      <w:bookmarkStart w:id="13266" w:name="_Toc382291632"/>
      <w:bookmarkStart w:id="13267" w:name="_Toc382212254"/>
      <w:bookmarkStart w:id="13268" w:name="_Toc382212817"/>
    </w:p>
    <w:p w14:paraId="346AA46C" w14:textId="77777777" w:rsidR="004C02EF" w:rsidRPr="00E77497" w:rsidRDefault="004C02EF" w:rsidP="004C02EF">
      <w:pPr>
        <w:pStyle w:val="40"/>
        <w:numPr>
          <w:ilvl w:val="0"/>
          <w:numId w:val="0"/>
        </w:numPr>
      </w:pPr>
      <w:r w:rsidRPr="00E77497">
        <w:t>15.5.4.1</w:t>
      </w:r>
      <w:r w:rsidRPr="00E77497">
        <w:tab/>
        <w:t>String.prototype.constructo</w:t>
      </w:r>
      <w:bookmarkEnd w:id="13264"/>
      <w:bookmarkEnd w:id="13265"/>
      <w:r w:rsidRPr="00E77497">
        <w:t>r</w:t>
      </w:r>
    </w:p>
    <w:p w14:paraId="7A327FD9" w14:textId="77777777"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13269" w:name="_Toc385672314"/>
      <w:bookmarkStart w:id="13270" w:name="_Toc393690430"/>
    </w:p>
    <w:p w14:paraId="7E5FB182" w14:textId="77777777" w:rsidR="004C02EF" w:rsidRPr="00E77497" w:rsidRDefault="004C02EF" w:rsidP="004C02EF">
      <w:pPr>
        <w:pStyle w:val="40"/>
        <w:numPr>
          <w:ilvl w:val="0"/>
          <w:numId w:val="0"/>
        </w:numPr>
      </w:pPr>
      <w:bookmarkStart w:id="13271" w:name="_Ref455972324"/>
      <w:r w:rsidRPr="00E77497">
        <w:t>15.5.4.2</w:t>
      </w:r>
      <w:r w:rsidRPr="00E77497">
        <w:tab/>
        <w:t>String.prototype.toString</w:t>
      </w:r>
      <w:bookmarkEnd w:id="13266"/>
      <w:bookmarkEnd w:id="13269"/>
      <w:bookmarkEnd w:id="13270"/>
      <w:r w:rsidRPr="00E77497">
        <w:t xml:space="preserve"> ( )</w:t>
      </w:r>
      <w:bookmarkEnd w:id="13271"/>
    </w:p>
    <w:p w14:paraId="3829D29F" w14:textId="77777777" w:rsidR="004C02EF" w:rsidRPr="00E77497" w:rsidRDefault="004C02EF" w:rsidP="004C02EF">
      <w:r w:rsidRPr="00E77497">
        <w:t xml:space="preserve">Returns this String value. (Note that, for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13272" w:name="_Toc382291633"/>
      <w:bookmarkStart w:id="13273" w:name="_Toc385672315"/>
    </w:p>
    <w:p w14:paraId="3781E41F"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a String object. Therefore, it cannot be transferred to other kinds of objects for use as a method.</w:t>
      </w:r>
      <w:bookmarkStart w:id="13274" w:name="_Toc393690431"/>
    </w:p>
    <w:p w14:paraId="0D19423F" w14:textId="77777777" w:rsidR="004C02EF" w:rsidRPr="00E77497" w:rsidRDefault="004C02EF" w:rsidP="004C02EF">
      <w:pPr>
        <w:pStyle w:val="40"/>
        <w:numPr>
          <w:ilvl w:val="0"/>
          <w:numId w:val="0"/>
        </w:numPr>
      </w:pPr>
      <w:bookmarkStart w:id="13275" w:name="_Ref455972327"/>
      <w:r w:rsidRPr="00E77497">
        <w:t>15.5.4.3</w:t>
      </w:r>
      <w:r w:rsidRPr="00E77497">
        <w:tab/>
        <w:t>String.prototype.valueOf</w:t>
      </w:r>
      <w:bookmarkEnd w:id="13272"/>
      <w:bookmarkEnd w:id="13273"/>
      <w:bookmarkEnd w:id="13274"/>
      <w:r w:rsidRPr="00E77497">
        <w:t xml:space="preserve"> ( )</w:t>
      </w:r>
      <w:bookmarkStart w:id="13276" w:name="_Toc382291634"/>
      <w:bookmarkEnd w:id="13275"/>
    </w:p>
    <w:p w14:paraId="1D0F1B38" w14:textId="77777777" w:rsidR="004C02EF" w:rsidRPr="00E77497" w:rsidRDefault="004C02EF" w:rsidP="004C02EF">
      <w:r w:rsidRPr="00E77497">
        <w:t>Returns this String value.</w:t>
      </w:r>
      <w:bookmarkStart w:id="13277" w:name="_Toc385672316"/>
    </w:p>
    <w:p w14:paraId="6793ECE3"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String object. Therefore, it cannot be transferred to other kinds of objects for use as a method.</w:t>
      </w:r>
      <w:bookmarkStart w:id="13278" w:name="_Toc393690432"/>
    </w:p>
    <w:p w14:paraId="30F3AD7D" w14:textId="77777777" w:rsidR="004C02EF" w:rsidRPr="00E77497" w:rsidRDefault="004C02EF" w:rsidP="004C02EF">
      <w:pPr>
        <w:pStyle w:val="40"/>
        <w:numPr>
          <w:ilvl w:val="0"/>
          <w:numId w:val="0"/>
        </w:numPr>
      </w:pPr>
      <w:bookmarkStart w:id="13279" w:name="_Ref457704263"/>
      <w:r w:rsidRPr="00E77497">
        <w:t>15.5.4.4</w:t>
      </w:r>
      <w:r w:rsidRPr="00E77497">
        <w:tab/>
        <w:t>String.prototype.charA</w:t>
      </w:r>
      <w:bookmarkEnd w:id="13276"/>
      <w:r w:rsidRPr="00E77497">
        <w:t>t (pos</w:t>
      </w:r>
      <w:bookmarkEnd w:id="13277"/>
      <w:bookmarkEnd w:id="13278"/>
      <w:r w:rsidRPr="00E77497">
        <w:t>)</w:t>
      </w:r>
      <w:bookmarkStart w:id="13280" w:name="_Toc382291635"/>
      <w:bookmarkEnd w:id="13279"/>
    </w:p>
    <w:p w14:paraId="0F5352E7" w14:textId="77777777" w:rsidR="004C02EF" w:rsidRPr="00E77497" w:rsidRDefault="004C02EF" w:rsidP="004C02EF">
      <w:r w:rsidRPr="00E77497">
        <w:t xml:space="preserve">Returns a String containing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the empty String. The result is a String value, not a String object.</w:t>
      </w:r>
    </w:p>
    <w:p w14:paraId="0AA02E21" w14:textId="77777777" w:rsidR="004C02EF" w:rsidRPr="00E77497" w:rsidRDefault="004C02EF" w:rsidP="004C02EF">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3E166308" w14:textId="77777777"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7BE208D6" w14:textId="77777777" w:rsidR="004C02EF" w:rsidRPr="00E77497" w:rsidRDefault="004C02EF" w:rsidP="00834A33">
      <w:pPr>
        <w:pStyle w:val="Alg4"/>
        <w:numPr>
          <w:ilvl w:val="0"/>
          <w:numId w:val="222"/>
        </w:numPr>
      </w:pPr>
      <w:r w:rsidRPr="00E77497">
        <w:t xml:space="preserve">Call CheckObjectCoercible passing the </w:t>
      </w:r>
      <w:r w:rsidRPr="00E77497">
        <w:rPr>
          <w:b/>
        </w:rPr>
        <w:t>this</w:t>
      </w:r>
      <w:r w:rsidRPr="00E77497">
        <w:t xml:space="preserve"> value as its argument.</w:t>
      </w:r>
    </w:p>
    <w:p w14:paraId="2979FF44" w14:textId="77777777" w:rsidR="004C02EF" w:rsidRPr="00E77497" w:rsidRDefault="004C02EF" w:rsidP="00834A33">
      <w:pPr>
        <w:pStyle w:val="Alg4"/>
        <w:numPr>
          <w:ilvl w:val="0"/>
          <w:numId w:val="222"/>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842A18E" w14:textId="77777777" w:rsidR="004C02EF" w:rsidRPr="00E77497" w:rsidRDefault="004C02EF" w:rsidP="00834A33">
      <w:pPr>
        <w:pStyle w:val="Alg4"/>
        <w:numPr>
          <w:ilvl w:val="0"/>
          <w:numId w:val="222"/>
        </w:numPr>
      </w:pPr>
      <w:r w:rsidRPr="00E77497">
        <w:t xml:space="preserve">Let </w:t>
      </w:r>
      <w:r w:rsidRPr="00E77497">
        <w:rPr>
          <w:i/>
        </w:rPr>
        <w:t>position</w:t>
      </w:r>
      <w:r w:rsidRPr="00E77497">
        <w:t xml:space="preserve"> be ToInteger(</w:t>
      </w:r>
      <w:r w:rsidRPr="00E77497">
        <w:rPr>
          <w:i/>
        </w:rPr>
        <w:t>pos</w:t>
      </w:r>
      <w:r w:rsidRPr="00E77497">
        <w:t>).</w:t>
      </w:r>
    </w:p>
    <w:p w14:paraId="3F3C93DC" w14:textId="77777777" w:rsidR="004C02EF" w:rsidRPr="00E77497" w:rsidRDefault="004C02EF" w:rsidP="00834A33">
      <w:pPr>
        <w:pStyle w:val="Alg4"/>
        <w:numPr>
          <w:ilvl w:val="0"/>
          <w:numId w:val="222"/>
        </w:numPr>
      </w:pPr>
      <w:r w:rsidRPr="00E77497">
        <w:t xml:space="preserve">Let </w:t>
      </w:r>
      <w:r w:rsidRPr="00E77497">
        <w:rPr>
          <w:i/>
        </w:rPr>
        <w:t>size</w:t>
      </w:r>
      <w:r w:rsidRPr="00E77497">
        <w:t xml:space="preserve"> be the number of characters in </w:t>
      </w:r>
      <w:r w:rsidRPr="00E77497">
        <w:rPr>
          <w:i/>
        </w:rPr>
        <w:t>S</w:t>
      </w:r>
      <w:r w:rsidRPr="00E77497">
        <w:t>.</w:t>
      </w:r>
    </w:p>
    <w:p w14:paraId="12013F82" w14:textId="77777777" w:rsidR="004C02EF" w:rsidRPr="00E77497" w:rsidRDefault="004C02EF" w:rsidP="00834A33">
      <w:pPr>
        <w:pStyle w:val="Alg4"/>
        <w:numPr>
          <w:ilvl w:val="0"/>
          <w:numId w:val="222"/>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54EE16DF" w14:textId="77777777" w:rsidR="004C02EF" w:rsidRPr="00E77497" w:rsidRDefault="004C02EF" w:rsidP="00834A33">
      <w:pPr>
        <w:pStyle w:val="Alg4"/>
        <w:numPr>
          <w:ilvl w:val="0"/>
          <w:numId w:val="222"/>
        </w:numPr>
        <w:spacing w:after="220"/>
      </w:pPr>
      <w:r w:rsidRPr="00E77497">
        <w:t xml:space="preserve">Return a String of length 1, containing one character from </w:t>
      </w:r>
      <w:r w:rsidRPr="00E77497">
        <w:rPr>
          <w:i/>
        </w:rPr>
        <w:t>S</w:t>
      </w:r>
      <w:r w:rsidRPr="00E77497">
        <w:t xml:space="preserve">, namely the character at position </w:t>
      </w:r>
      <w:r w:rsidRPr="00E77497">
        <w:rPr>
          <w:i/>
        </w:rPr>
        <w:t>position</w:t>
      </w:r>
      <w:r w:rsidRPr="00E77497">
        <w:t xml:space="preserve">, where the first (leftmost) character in </w:t>
      </w:r>
      <w:r w:rsidRPr="00E77497">
        <w:rPr>
          <w:i/>
        </w:rPr>
        <w:t>S</w:t>
      </w:r>
      <w:r w:rsidRPr="00E77497">
        <w:t xml:space="preserve"> is considered to be at position 0, the next one at position 1, and so on.</w:t>
      </w:r>
    </w:p>
    <w:p w14:paraId="4CF04F2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3281" w:name="_Toc385672317"/>
      <w:bookmarkStart w:id="13282" w:name="_Toc393690433"/>
    </w:p>
    <w:p w14:paraId="3A18E1A9" w14:textId="77777777" w:rsidR="004C02EF" w:rsidRPr="00E77497" w:rsidRDefault="004C02EF" w:rsidP="004C02EF">
      <w:pPr>
        <w:pStyle w:val="40"/>
        <w:numPr>
          <w:ilvl w:val="0"/>
          <w:numId w:val="0"/>
        </w:numPr>
      </w:pPr>
      <w:bookmarkStart w:id="13283" w:name="_Ref451681117"/>
      <w:r w:rsidRPr="00E77497">
        <w:t>15.5.4.5</w:t>
      </w:r>
      <w:r w:rsidRPr="00E77497">
        <w:tab/>
        <w:t>String.prototype.charCodeAt (pos</w:t>
      </w:r>
      <w:bookmarkEnd w:id="13281"/>
      <w:bookmarkEnd w:id="13282"/>
      <w:r w:rsidRPr="00E77497">
        <w:t>)</w:t>
      </w:r>
      <w:bookmarkEnd w:id="13283"/>
    </w:p>
    <w:p w14:paraId="6795D21B" w14:textId="77777777" w:rsidR="004C02EF" w:rsidRPr="00E77497" w:rsidRDefault="004C02EF" w:rsidP="004C02EF">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representing the code unit value of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w:t>
      </w:r>
      <w:r w:rsidRPr="00E77497">
        <w:rPr>
          <w:b/>
        </w:rPr>
        <w:t>NaN</w:t>
      </w:r>
      <w:r w:rsidRPr="00E77497">
        <w:t>.</w:t>
      </w:r>
    </w:p>
    <w:p w14:paraId="79AA3B1C" w14:textId="77777777"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12AA9131" w14:textId="77777777" w:rsidR="004C02EF" w:rsidRPr="00E77497" w:rsidRDefault="004C02EF" w:rsidP="00834A33">
      <w:pPr>
        <w:pStyle w:val="Alg4"/>
        <w:numPr>
          <w:ilvl w:val="0"/>
          <w:numId w:val="223"/>
        </w:numPr>
      </w:pPr>
      <w:r w:rsidRPr="00E77497">
        <w:t xml:space="preserve">Call CheckObjectCoercible passing the </w:t>
      </w:r>
      <w:r w:rsidRPr="00E77497">
        <w:rPr>
          <w:b/>
        </w:rPr>
        <w:t>this</w:t>
      </w:r>
      <w:r w:rsidRPr="00E77497">
        <w:t xml:space="preserve"> value as its argument.</w:t>
      </w:r>
    </w:p>
    <w:p w14:paraId="3490CD8F" w14:textId="77777777" w:rsidR="004C02EF" w:rsidRPr="00E77497" w:rsidRDefault="004C02EF" w:rsidP="00834A33">
      <w:pPr>
        <w:pStyle w:val="Alg4"/>
        <w:numPr>
          <w:ilvl w:val="0"/>
          <w:numId w:val="22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22AA8BD" w14:textId="77777777"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14:paraId="29982092" w14:textId="77777777"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characters in </w:t>
      </w:r>
      <w:r w:rsidRPr="00E77497">
        <w:rPr>
          <w:i/>
        </w:rPr>
        <w:t>S</w:t>
      </w:r>
      <w:r w:rsidRPr="00E77497">
        <w:t>.</w:t>
      </w:r>
    </w:p>
    <w:p w14:paraId="4C264692" w14:textId="77777777"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736E3E74" w14:textId="77777777" w:rsidR="004C02EF" w:rsidRPr="00E77497" w:rsidRDefault="004C02EF" w:rsidP="00834A33">
      <w:pPr>
        <w:pStyle w:val="Alg4"/>
        <w:numPr>
          <w:ilvl w:val="0"/>
          <w:numId w:val="223"/>
        </w:numPr>
        <w:spacing w:after="220"/>
      </w:pPr>
      <w:r w:rsidRPr="00E77497">
        <w:t xml:space="preserve">Return a value of Number type, whose value is the code unit value of the character at position </w:t>
      </w:r>
      <w:r w:rsidRPr="00E77497">
        <w:rPr>
          <w:i/>
        </w:rPr>
        <w:t>position</w:t>
      </w:r>
      <w:r w:rsidRPr="00E77497">
        <w:t xml:space="preserve"> in the String </w:t>
      </w:r>
      <w:r w:rsidRPr="00E77497">
        <w:rPr>
          <w:i/>
        </w:rPr>
        <w:t>S</w:t>
      </w:r>
      <w:r w:rsidRPr="00E77497">
        <w:t xml:space="preserve">, where the first (leftmost) character in </w:t>
      </w:r>
      <w:r w:rsidRPr="00E77497">
        <w:rPr>
          <w:i/>
        </w:rPr>
        <w:t>S</w:t>
      </w:r>
      <w:r w:rsidRPr="00E77497">
        <w:t xml:space="preserve"> is considered to be at position 0, the next one at position 1, and so on.</w:t>
      </w:r>
      <w:bookmarkStart w:id="13284" w:name="_Ref385475601"/>
    </w:p>
    <w:p w14:paraId="675EEC2A"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F96E332" w14:textId="77777777" w:rsidR="004C02EF" w:rsidRPr="00E77497" w:rsidRDefault="004C02EF" w:rsidP="004C02EF">
      <w:pPr>
        <w:pStyle w:val="40"/>
        <w:numPr>
          <w:ilvl w:val="0"/>
          <w:numId w:val="0"/>
        </w:numPr>
      </w:pPr>
      <w:bookmarkStart w:id="13285" w:name="_Ref457709108"/>
      <w:r w:rsidRPr="00E77497">
        <w:t>15.5.4.6</w:t>
      </w:r>
      <w:r w:rsidRPr="00E77497">
        <w:tab/>
        <w:t>String.prototype.concat ( [ string1 [ , string2 [ , … ] ] ] )</w:t>
      </w:r>
      <w:bookmarkEnd w:id="13285"/>
    </w:p>
    <w:p w14:paraId="1A96CA23"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string1</w:t>
      </w:r>
      <w:r w:rsidRPr="00E77497">
        <w:t xml:space="preserve">, </w:t>
      </w:r>
      <w:r w:rsidRPr="00E77497">
        <w:rPr>
          <w:rFonts w:ascii="Times New Roman" w:hAnsi="Times New Roman"/>
          <w:i/>
        </w:rPr>
        <w:t>string2</w:t>
      </w:r>
      <w:r w:rsidRPr="00E77497">
        <w:t xml:space="preserve">, etc., it returns a String consisting of the characters of this object (converted to a String) followed by the characters of each of </w:t>
      </w:r>
      <w:r w:rsidRPr="00E77497">
        <w:rPr>
          <w:rFonts w:ascii="Times New Roman" w:hAnsi="Times New Roman"/>
          <w:i/>
        </w:rPr>
        <w:t>string1</w:t>
      </w:r>
      <w:r w:rsidRPr="00E77497">
        <w:t xml:space="preserve">, </w:t>
      </w:r>
      <w:r w:rsidRPr="00E77497">
        <w:rPr>
          <w:rFonts w:ascii="Times New Roman" w:hAnsi="Times New Roman"/>
          <w:i/>
        </w:rPr>
        <w:t>string2</w:t>
      </w:r>
      <w:r w:rsidRPr="00E77497">
        <w:t>, etc. (where each argument is converted to a String). The result is a String value, not a String object. The following steps are taken:</w:t>
      </w:r>
    </w:p>
    <w:p w14:paraId="25D55371" w14:textId="77777777" w:rsidR="004C02EF" w:rsidRPr="00E77497" w:rsidRDefault="004C02EF" w:rsidP="00834A33">
      <w:pPr>
        <w:pStyle w:val="Alg4"/>
        <w:numPr>
          <w:ilvl w:val="0"/>
          <w:numId w:val="224"/>
        </w:numPr>
      </w:pPr>
      <w:r w:rsidRPr="00E77497">
        <w:t xml:space="preserve">Call CheckObjectCoercible passing the </w:t>
      </w:r>
      <w:r w:rsidRPr="00E77497">
        <w:rPr>
          <w:b/>
        </w:rPr>
        <w:t>this</w:t>
      </w:r>
      <w:r w:rsidRPr="00E77497">
        <w:t xml:space="preserve"> value as its argument.</w:t>
      </w:r>
    </w:p>
    <w:p w14:paraId="03EEEEC5" w14:textId="77777777" w:rsidR="004C02EF" w:rsidRPr="00E77497" w:rsidRDefault="004C02EF" w:rsidP="00834A33">
      <w:pPr>
        <w:pStyle w:val="Alg4"/>
        <w:numPr>
          <w:ilvl w:val="0"/>
          <w:numId w:val="22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04AB172" w14:textId="77777777"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14:paraId="4C860687" w14:textId="77777777"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14:paraId="4CB55803" w14:textId="77777777"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14:paraId="63FE53B0" w14:textId="77777777"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2EDD76A8" w14:textId="77777777"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characters in the previous value of </w:t>
      </w:r>
      <w:r w:rsidRPr="00E77497">
        <w:rPr>
          <w:i/>
        </w:rPr>
        <w:t>R</w:t>
      </w:r>
      <w:r w:rsidRPr="00E77497">
        <w:t xml:space="preserve"> followed by the characters of ToString(</w:t>
      </w:r>
      <w:r w:rsidRPr="00E77497">
        <w:rPr>
          <w:i/>
        </w:rPr>
        <w:t>next</w:t>
      </w:r>
      <w:r w:rsidRPr="00E77497">
        <w:t>).</w:t>
      </w:r>
    </w:p>
    <w:p w14:paraId="011DDE35" w14:textId="77777777"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14:paraId="71E23C3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0F2C12B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3286" w:name="_Toc385672318"/>
      <w:bookmarkStart w:id="13287" w:name="_Toc393690434"/>
    </w:p>
    <w:p w14:paraId="28D61573" w14:textId="77777777" w:rsidR="004C02EF" w:rsidRPr="00E77497" w:rsidRDefault="004C02EF" w:rsidP="004C02EF">
      <w:pPr>
        <w:pStyle w:val="40"/>
        <w:numPr>
          <w:ilvl w:val="0"/>
          <w:numId w:val="0"/>
        </w:numPr>
      </w:pPr>
      <w:bookmarkStart w:id="13288" w:name="_Ref457704269"/>
      <w:r w:rsidRPr="00E77497">
        <w:t>15.5.4.7</w:t>
      </w:r>
      <w:r w:rsidRPr="00E77497">
        <w:tab/>
        <w:t>String.prototype.indexO</w:t>
      </w:r>
      <w:bookmarkEnd w:id="13280"/>
      <w:r w:rsidRPr="00E77497">
        <w:t>f (searchString, position</w:t>
      </w:r>
      <w:bookmarkEnd w:id="13284"/>
      <w:bookmarkEnd w:id="13286"/>
      <w:bookmarkEnd w:id="13287"/>
      <w:r w:rsidRPr="00E77497">
        <w:t>)</w:t>
      </w:r>
      <w:bookmarkEnd w:id="13288"/>
    </w:p>
    <w:p w14:paraId="3801AE00"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13289" w:name="_Toc382291636"/>
    </w:p>
    <w:p w14:paraId="337D0BF2" w14:textId="77777777"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5F400380" w14:textId="77777777" w:rsidR="004C02EF" w:rsidRPr="00E77497" w:rsidRDefault="004C02EF" w:rsidP="00834A33">
      <w:pPr>
        <w:pStyle w:val="Alg4"/>
        <w:numPr>
          <w:ilvl w:val="0"/>
          <w:numId w:val="400"/>
        </w:numPr>
      </w:pPr>
      <w:r w:rsidRPr="00E77497">
        <w:t xml:space="preserve">Call CheckObjectCoercible passing the </w:t>
      </w:r>
      <w:r w:rsidRPr="00E77497">
        <w:rPr>
          <w:b/>
        </w:rPr>
        <w:t>this</w:t>
      </w:r>
      <w:r w:rsidRPr="00E77497">
        <w:t xml:space="preserve"> value as its argument.</w:t>
      </w:r>
    </w:p>
    <w:p w14:paraId="35D3355E" w14:textId="77777777" w:rsidR="004C02EF" w:rsidRPr="00E77497" w:rsidRDefault="004C02EF" w:rsidP="00834A33">
      <w:pPr>
        <w:pStyle w:val="Alg4"/>
        <w:numPr>
          <w:ilvl w:val="0"/>
          <w:numId w:val="40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2B33842" w14:textId="77777777"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14:paraId="3081FF0A" w14:textId="77777777"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0621EBEB" w14:textId="77777777"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characters in </w:t>
      </w:r>
      <w:r w:rsidRPr="00E77497">
        <w:rPr>
          <w:i/>
        </w:rPr>
        <w:t>S</w:t>
      </w:r>
      <w:r w:rsidRPr="00E77497">
        <w:t>.</w:t>
      </w:r>
    </w:p>
    <w:p w14:paraId="5E645336" w14:textId="77777777"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49D92B56" w14:textId="77777777"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characters in </w:t>
      </w:r>
      <w:r w:rsidRPr="00E77497">
        <w:rPr>
          <w:i/>
        </w:rPr>
        <w:t>searchStr</w:t>
      </w:r>
      <w:r w:rsidRPr="00E77497">
        <w:t>.</w:t>
      </w:r>
    </w:p>
    <w:p w14:paraId="2B607196" w14:textId="77777777"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2DF25E3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461410F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3290" w:name="_Toc385672319"/>
      <w:bookmarkStart w:id="13291" w:name="_Toc393690435"/>
    </w:p>
    <w:p w14:paraId="0ADC5A35" w14:textId="77777777" w:rsidR="004C02EF" w:rsidRPr="00E77497" w:rsidRDefault="004C02EF" w:rsidP="004C02EF">
      <w:pPr>
        <w:pStyle w:val="40"/>
        <w:numPr>
          <w:ilvl w:val="0"/>
          <w:numId w:val="0"/>
        </w:numPr>
      </w:pPr>
      <w:bookmarkStart w:id="13292" w:name="_Ref457704276"/>
      <w:r w:rsidRPr="00E77497">
        <w:t>15.5.4.8</w:t>
      </w:r>
      <w:r w:rsidRPr="00E77497">
        <w:tab/>
        <w:t>String.prototype.lastIndexO</w:t>
      </w:r>
      <w:bookmarkEnd w:id="13289"/>
      <w:r w:rsidRPr="00E77497">
        <w:t>f (searchString, position</w:t>
      </w:r>
      <w:bookmarkEnd w:id="13290"/>
      <w:bookmarkEnd w:id="13291"/>
      <w:r w:rsidRPr="00E77497">
        <w:t>)</w:t>
      </w:r>
      <w:bookmarkStart w:id="13293" w:name="_Toc382291637"/>
      <w:bookmarkEnd w:id="13292"/>
    </w:p>
    <w:p w14:paraId="427D61BF"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5F1BA298" w14:textId="77777777"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423982A0" w14:textId="77777777" w:rsidR="004C02EF" w:rsidRPr="00E77497" w:rsidRDefault="004C02EF" w:rsidP="00834A33">
      <w:pPr>
        <w:pStyle w:val="Alg4"/>
        <w:numPr>
          <w:ilvl w:val="0"/>
          <w:numId w:val="225"/>
        </w:numPr>
      </w:pPr>
      <w:r w:rsidRPr="00E77497">
        <w:t xml:space="preserve">Call CheckObjectCoercible passing the </w:t>
      </w:r>
      <w:r w:rsidRPr="00E77497">
        <w:rPr>
          <w:b/>
        </w:rPr>
        <w:t>this</w:t>
      </w:r>
      <w:r w:rsidRPr="00E77497">
        <w:t xml:space="preserve"> value as its argument.</w:t>
      </w:r>
    </w:p>
    <w:p w14:paraId="3355130F" w14:textId="77777777" w:rsidR="004C02EF" w:rsidRPr="00E77497" w:rsidRDefault="004C02EF" w:rsidP="00834A33">
      <w:pPr>
        <w:pStyle w:val="Alg4"/>
        <w:numPr>
          <w:ilvl w:val="0"/>
          <w:numId w:val="22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1C9059B" w14:textId="77777777"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14:paraId="77E8FF5F" w14:textId="77777777"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4099C736" w14:textId="77777777"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667C4B71" w14:textId="77777777"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characters in </w:t>
      </w:r>
      <w:r w:rsidRPr="00B820AB">
        <w:rPr>
          <w:i/>
        </w:rPr>
        <w:t>S</w:t>
      </w:r>
      <w:r w:rsidRPr="00675B74">
        <w:t>.</w:t>
      </w:r>
    </w:p>
    <w:p w14:paraId="49670C4F" w14:textId="77777777" w:rsidR="004C02EF" w:rsidRPr="00E77497" w:rsidRDefault="004C02EF" w:rsidP="00834A33">
      <w:pPr>
        <w:pStyle w:val="Alg4"/>
        <w:numPr>
          <w:ilvl w:val="0"/>
          <w:numId w:val="225"/>
        </w:numPr>
      </w:pPr>
      <w:r w:rsidRPr="00E77497">
        <w:t xml:space="preserve">Let </w:t>
      </w:r>
      <w:r w:rsidRPr="00E77497">
        <w:rPr>
          <w:i/>
        </w:rPr>
        <w:t>start</w:t>
      </w:r>
      <w:r w:rsidRPr="00E77497">
        <w:t xml:space="preserve"> min(max(</w:t>
      </w:r>
      <w:r w:rsidRPr="00E77497">
        <w:rPr>
          <w:i/>
        </w:rPr>
        <w:t>pos</w:t>
      </w:r>
      <w:r w:rsidRPr="00E77497">
        <w:t xml:space="preserve">, 0), </w:t>
      </w:r>
      <w:r w:rsidRPr="00E77497">
        <w:rPr>
          <w:i/>
        </w:rPr>
        <w:t>len</w:t>
      </w:r>
      <w:r w:rsidRPr="00E77497">
        <w:t>).</w:t>
      </w:r>
    </w:p>
    <w:p w14:paraId="11501FDF" w14:textId="77777777"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characters in </w:t>
      </w:r>
      <w:r w:rsidRPr="00E77497">
        <w:rPr>
          <w:i/>
        </w:rPr>
        <w:t>searchStr</w:t>
      </w:r>
      <w:r w:rsidRPr="00E77497">
        <w:t>.</w:t>
      </w:r>
    </w:p>
    <w:p w14:paraId="49E37A70" w14:textId="77777777"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36DCFF0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57301E9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3294" w:name="_Toc385672320"/>
      <w:bookmarkStart w:id="13295" w:name="_Toc393690436"/>
    </w:p>
    <w:p w14:paraId="6C131E8F" w14:textId="77777777" w:rsidR="004C02EF" w:rsidRPr="00E77497" w:rsidRDefault="004C02EF" w:rsidP="004C02EF">
      <w:pPr>
        <w:pStyle w:val="40"/>
        <w:numPr>
          <w:ilvl w:val="0"/>
          <w:numId w:val="0"/>
        </w:numPr>
      </w:pPr>
      <w:bookmarkStart w:id="13296" w:name="_Ref456012385"/>
      <w:r w:rsidRPr="00E77497">
        <w:t>15.5.4.9</w:t>
      </w:r>
      <w:r w:rsidRPr="00E77497">
        <w:tab/>
        <w:t>String.prototype.localeCompare (that)</w:t>
      </w:r>
      <w:bookmarkEnd w:id="13296"/>
    </w:p>
    <w:p w14:paraId="348856A0" w14:textId="77777777"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this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6D700992" w14:textId="77777777" w:rsidR="004C02EF" w:rsidRPr="00E77497" w:rsidRDefault="004C02EF" w:rsidP="004C02EF">
      <w:r w:rsidRPr="00E77497">
        <w:t>Before perform the comparisons the following steps are performed to prepare the Strings:</w:t>
      </w:r>
    </w:p>
    <w:p w14:paraId="7E2C10E2" w14:textId="77777777" w:rsidR="004C02EF" w:rsidRPr="00E77497" w:rsidRDefault="004C02EF" w:rsidP="00834A33">
      <w:pPr>
        <w:pStyle w:val="Alg4"/>
        <w:numPr>
          <w:ilvl w:val="0"/>
          <w:numId w:val="226"/>
        </w:numPr>
      </w:pPr>
      <w:r w:rsidRPr="00E77497">
        <w:t xml:space="preserve">Call CheckObjectCoercible passing the </w:t>
      </w:r>
      <w:r w:rsidRPr="00E77497">
        <w:rPr>
          <w:b/>
        </w:rPr>
        <w:t>this</w:t>
      </w:r>
      <w:r w:rsidRPr="00E77497">
        <w:t xml:space="preserve"> value as its argument.</w:t>
      </w:r>
    </w:p>
    <w:p w14:paraId="7B90AF33" w14:textId="77777777" w:rsidR="004C02EF" w:rsidRPr="00E77497" w:rsidRDefault="004C02EF" w:rsidP="00834A33">
      <w:pPr>
        <w:pStyle w:val="Alg4"/>
        <w:numPr>
          <w:ilvl w:val="0"/>
          <w:numId w:val="226"/>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89E3687" w14:textId="77777777" w:rsidR="004C02EF" w:rsidRPr="00E77497" w:rsidRDefault="004C02EF" w:rsidP="00834A33">
      <w:pPr>
        <w:pStyle w:val="Alg4"/>
        <w:numPr>
          <w:ilvl w:val="0"/>
          <w:numId w:val="226"/>
        </w:numPr>
        <w:spacing w:after="120"/>
      </w:pPr>
      <w:r w:rsidRPr="00E77497">
        <w:t xml:space="preserve">Let </w:t>
      </w:r>
      <w:r w:rsidRPr="00E77497">
        <w:rPr>
          <w:i/>
        </w:rPr>
        <w:t>That</w:t>
      </w:r>
      <w:r w:rsidRPr="00E77497">
        <w:t xml:space="preserve"> be ToString(</w:t>
      </w:r>
      <w:r w:rsidRPr="00E77497">
        <w:rPr>
          <w:i/>
        </w:rPr>
        <w:t>that</w:t>
      </w:r>
      <w:r w:rsidRPr="00E77497">
        <w:t>).</w:t>
      </w:r>
    </w:p>
    <w:p w14:paraId="689ED4BF" w14:textId="77777777"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15.4.4.11) on the set of all Strings. </w:t>
      </w:r>
    </w:p>
    <w:p w14:paraId="30549F65" w14:textId="77777777"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3973B0C5" w14:textId="77777777" w:rsidR="004C02EF" w:rsidRPr="00E77497" w:rsidRDefault="004C02EF" w:rsidP="004C02EF">
      <w:r w:rsidRPr="00E77497">
        <w:t>If no language-sensitive comparison at all is available from the host environment, this function may perform a bitwise comparison.</w:t>
      </w:r>
    </w:p>
    <w:p w14:paraId="26514F8F"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1865DA32" w14:textId="77777777" w:rsidR="004C02EF" w:rsidRPr="00E77497" w:rsidRDefault="004C02EF" w:rsidP="004C02EF">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16708150" w14:textId="77777777"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751DA909" w14:textId="77777777"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DEAA958" w14:textId="77777777" w:rsidR="004C02EF" w:rsidRPr="00E77497" w:rsidRDefault="004C02EF" w:rsidP="004C02EF">
      <w:pPr>
        <w:pStyle w:val="40"/>
        <w:numPr>
          <w:ilvl w:val="0"/>
          <w:numId w:val="0"/>
        </w:numPr>
      </w:pPr>
      <w:bookmarkStart w:id="13297" w:name="_Ref456010579"/>
      <w:r w:rsidRPr="00E77497">
        <w:t>15.5.4.10</w:t>
      </w:r>
      <w:r w:rsidRPr="00E77497">
        <w:tab/>
        <w:t>String.prototype.match (regexp)</w:t>
      </w:r>
      <w:bookmarkEnd w:id="13297"/>
    </w:p>
    <w:p w14:paraId="7E6F5E2C" w14:textId="77777777"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117CA996" w14:textId="77777777" w:rsidR="004C02EF" w:rsidRPr="00E77497" w:rsidRDefault="004C02EF" w:rsidP="00834A33">
      <w:pPr>
        <w:pStyle w:val="Alg4"/>
        <w:numPr>
          <w:ilvl w:val="0"/>
          <w:numId w:val="227"/>
        </w:numPr>
      </w:pPr>
      <w:r w:rsidRPr="00E77497">
        <w:t xml:space="preserve">Call CheckObjectCoercible passing the </w:t>
      </w:r>
      <w:r w:rsidRPr="00E77497">
        <w:rPr>
          <w:b/>
        </w:rPr>
        <w:t>this</w:t>
      </w:r>
      <w:r w:rsidRPr="00E77497">
        <w:t xml:space="preserve"> value as its argument.</w:t>
      </w:r>
    </w:p>
    <w:p w14:paraId="76828CAC" w14:textId="77777777" w:rsidR="004C02EF" w:rsidRPr="00E77497" w:rsidRDefault="004C02EF" w:rsidP="00834A33">
      <w:pPr>
        <w:pStyle w:val="Alg4"/>
        <w:numPr>
          <w:ilvl w:val="0"/>
          <w:numId w:val="227"/>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95B90A2" w14:textId="77777777" w:rsidR="004C02EF" w:rsidRPr="00E77497" w:rsidRDefault="004C02EF" w:rsidP="00834A33">
      <w:pPr>
        <w:pStyle w:val="Alg4"/>
        <w:numPr>
          <w:ilvl w:val="0"/>
          <w:numId w:val="227"/>
        </w:numPr>
      </w:pPr>
      <w:r w:rsidRPr="00E77497">
        <w:t>If Type(</w:t>
      </w:r>
      <w:r w:rsidRPr="00E77497">
        <w:rPr>
          <w:i/>
        </w:rPr>
        <w:t>regexp</w:t>
      </w:r>
      <w:r w:rsidRPr="00E77497">
        <w:t xml:space="preserve">) is Object and </w:t>
      </w:r>
      <w:del w:id="13298" w:author="Allen Wirfs-Brock" w:date="2011-07-02T14:05:00Z">
        <w:r w:rsidRPr="00E77497" w:rsidDel="00141138">
          <w:delText xml:space="preserve">the value of the [[Class]] internal property of </w:delText>
        </w:r>
      </w:del>
      <w:r w:rsidRPr="00E77497">
        <w:rPr>
          <w:i/>
        </w:rPr>
        <w:t>regexp</w:t>
      </w:r>
      <w:r w:rsidRPr="00E77497">
        <w:t xml:space="preserve"> </w:t>
      </w:r>
      <w:del w:id="13299" w:author="Allen Wirfs-Brock" w:date="2011-07-02T14:06:00Z">
        <w:r w:rsidRPr="00E77497" w:rsidDel="00141138">
          <w:delText xml:space="preserve">is </w:delText>
        </w:r>
        <w:r w:rsidRPr="00E77497" w:rsidDel="00141138">
          <w:rPr>
            <w:rFonts w:ascii="Courier New" w:hAnsi="Courier New"/>
            <w:b/>
          </w:rPr>
          <w:delText>"RegExp"</w:delText>
        </w:r>
      </w:del>
      <w:ins w:id="13300" w:author="Allen Wirfs-Brock" w:date="2011-07-02T14:06:00Z">
        <w:r w:rsidR="00141138" w:rsidRPr="00E77497">
          <w:t xml:space="preserve">has </w:t>
        </w:r>
        <w:del w:id="13301" w:author="Rev 3 Allen Wirfs-Brock" w:date="2011-09-08T14:49:00Z">
          <w:r w:rsidR="00141138" w:rsidRPr="00E77497" w:rsidDel="00FA2A04">
            <w:delText>the</w:delText>
          </w:r>
        </w:del>
      </w:ins>
      <w:ins w:id="13302" w:author="Rev 3 Allen Wirfs-Brock" w:date="2011-09-08T14:49:00Z">
        <w:r w:rsidR="00FA2A04" w:rsidRPr="00E77497">
          <w:t>a</w:t>
        </w:r>
      </w:ins>
      <w:ins w:id="13303" w:author="Allen Wirfs-Brock" w:date="2011-07-02T14:06:00Z">
        <w:r w:rsidR="00141138" w:rsidRPr="00E77497">
          <w:t xml:space="preserve"> [[</w:t>
        </w:r>
        <w:del w:id="13304" w:author="Rev 3 Allen Wirfs-Brock" w:date="2011-09-08T14:49:00Z">
          <w:r w:rsidR="00141138" w:rsidRPr="00E77497" w:rsidDel="00FA2A04">
            <w:delText>IsRegExp</w:delText>
          </w:r>
        </w:del>
      </w:ins>
      <w:ins w:id="13305" w:author="Rev 3 Allen Wirfs-Brock" w:date="2011-09-08T14:49:00Z">
        <w:r w:rsidR="00FA2A04" w:rsidRPr="00E77497">
          <w:t>NativeBrand</w:t>
        </w:r>
      </w:ins>
      <w:ins w:id="13306" w:author="Allen Wirfs-Brock" w:date="2011-07-02T14:06:00Z">
        <w:r w:rsidR="00141138" w:rsidRPr="00E77497">
          <w:t>]] internal property</w:t>
        </w:r>
      </w:ins>
      <w:ins w:id="13307" w:author="Rev 3 Allen Wirfs-Brock" w:date="2011-09-08T14:49:00Z">
        <w:r w:rsidR="00FA2A04" w:rsidRPr="00E77497">
          <w:t xml:space="preserve"> whose value is NativeRegExp</w:t>
        </w:r>
      </w:ins>
      <w:r w:rsidRPr="00E77497">
        <w:t xml:space="preserve">, then let </w:t>
      </w:r>
      <w:r w:rsidRPr="00E77497">
        <w:rPr>
          <w:i/>
        </w:rPr>
        <w:t>rx</w:t>
      </w:r>
      <w:r w:rsidRPr="00E77497">
        <w:t xml:space="preserve"> be </w:t>
      </w:r>
      <w:r w:rsidRPr="00E77497">
        <w:rPr>
          <w:i/>
        </w:rPr>
        <w:t>regexp</w:t>
      </w:r>
      <w:r w:rsidRPr="00E77497">
        <w:t>;</w:t>
      </w:r>
    </w:p>
    <w:p w14:paraId="18C84AEE" w14:textId="77777777" w:rsidR="004C02EF" w:rsidRPr="00E77497" w:rsidRDefault="004C02EF" w:rsidP="00834A33">
      <w:pPr>
        <w:pStyle w:val="Alg4"/>
        <w:numPr>
          <w:ilvl w:val="0"/>
          <w:numId w:val="227"/>
        </w:numPr>
      </w:pPr>
      <w:r w:rsidRPr="00E77497">
        <w:t xml:space="preserve">Else, let </w:t>
      </w:r>
      <w:r w:rsidRPr="00E77497">
        <w:rPr>
          <w:i/>
        </w:rPr>
        <w:t>rx</w:t>
      </w:r>
      <w:r w:rsidRPr="00E77497">
        <w:t xml:space="preserve"> be a new RegExp object created as if by the expression </w:t>
      </w:r>
      <w:r w:rsidRPr="00E77497">
        <w:rPr>
          <w:rFonts w:ascii="Courier New" w:hAnsi="Courier New"/>
          <w:b/>
        </w:rPr>
        <w:t>new RegExp(</w:t>
      </w:r>
      <w:r w:rsidRPr="00E77497">
        <w:rPr>
          <w:i/>
        </w:rPr>
        <w:t>regexp</w:t>
      </w:r>
      <w:r w:rsidRPr="00E77497">
        <w:rPr>
          <w:rFonts w:ascii="Courier New" w:hAnsi="Courier New"/>
          <w:b/>
        </w:rPr>
        <w:t>)</w:t>
      </w:r>
      <w:r w:rsidRPr="00E77497">
        <w:t xml:space="preserve"> where </w:t>
      </w:r>
      <w:r w:rsidRPr="00E77497">
        <w:rPr>
          <w:rFonts w:ascii="Courier New" w:hAnsi="Courier New"/>
          <w:b/>
        </w:rPr>
        <w:t>RegExp</w:t>
      </w:r>
      <w:r w:rsidRPr="00E77497">
        <w:t xml:space="preserve"> is the standard built-in constructor with that name.</w:t>
      </w:r>
    </w:p>
    <w:p w14:paraId="56EF4927" w14:textId="77777777" w:rsidR="004C02EF" w:rsidRPr="00E77497" w:rsidRDefault="004C02EF" w:rsidP="00834A33">
      <w:pPr>
        <w:pStyle w:val="Alg4"/>
        <w:numPr>
          <w:ilvl w:val="0"/>
          <w:numId w:val="227"/>
        </w:numPr>
      </w:pPr>
      <w:r w:rsidRPr="00E77497">
        <w:t xml:space="preserve">Let </w:t>
      </w:r>
      <w:r w:rsidRPr="00E77497">
        <w:rPr>
          <w:i/>
        </w:rPr>
        <w:t>global</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"global"</w:t>
      </w:r>
      <w:r w:rsidRPr="00E77497">
        <w:t>.</w:t>
      </w:r>
    </w:p>
    <w:p w14:paraId="34D63BF4" w14:textId="77777777" w:rsidR="004C02EF" w:rsidRPr="00E77497" w:rsidRDefault="004C02EF" w:rsidP="00834A33">
      <w:pPr>
        <w:pStyle w:val="Alg4"/>
        <w:numPr>
          <w:ilvl w:val="0"/>
          <w:numId w:val="227"/>
        </w:numPr>
      </w:pPr>
      <w:r w:rsidRPr="00E77497">
        <w:t xml:space="preserve">Let </w:t>
      </w:r>
      <w:r w:rsidRPr="00E77497">
        <w:rPr>
          <w:i/>
        </w:rPr>
        <w:t>exec</w:t>
      </w:r>
      <w:r w:rsidRPr="00E77497">
        <w:t xml:space="preserve"> be the standard built-in function </w:t>
      </w:r>
      <w:r w:rsidRPr="00E77497">
        <w:rPr>
          <w:rFonts w:ascii="Courier New" w:hAnsi="Courier New"/>
          <w:b/>
        </w:rPr>
        <w:t>RegExp.prototype.exec</w:t>
      </w:r>
      <w:r w:rsidRPr="00E77497">
        <w:t xml:space="preserve"> (see 15.10.6.2)</w:t>
      </w:r>
    </w:p>
    <w:p w14:paraId="19C6D0DE" w14:textId="77777777" w:rsidR="004C02EF" w:rsidRPr="00E77497" w:rsidRDefault="004C02EF" w:rsidP="00834A33">
      <w:pPr>
        <w:pStyle w:val="Alg4"/>
        <w:numPr>
          <w:ilvl w:val="0"/>
          <w:numId w:val="227"/>
        </w:numPr>
      </w:pPr>
      <w:r w:rsidRPr="00E77497">
        <w:t xml:space="preserve">If </w:t>
      </w:r>
      <w:r w:rsidRPr="00E77497">
        <w:rPr>
          <w:i/>
        </w:rPr>
        <w:t>global</w:t>
      </w:r>
      <w:r w:rsidRPr="00E77497">
        <w:t xml:space="preserve"> is not </w:t>
      </w:r>
      <w:r w:rsidRPr="00E77497">
        <w:rPr>
          <w:b/>
        </w:rPr>
        <w:t>true</w:t>
      </w:r>
      <w:r w:rsidRPr="00E77497">
        <w:t>, then</w:t>
      </w:r>
    </w:p>
    <w:p w14:paraId="7B47843A" w14:textId="77777777" w:rsidR="004C02EF" w:rsidRPr="00E77497" w:rsidRDefault="004C02EF" w:rsidP="00834A33">
      <w:pPr>
        <w:pStyle w:val="Alg4"/>
        <w:numPr>
          <w:ilvl w:val="1"/>
          <w:numId w:val="227"/>
        </w:numPr>
      </w:pPr>
      <w:r w:rsidRPr="00E77497">
        <w:t xml:space="preserve">Return the result of calling the [[Call]] internal method of </w:t>
      </w:r>
      <w:r w:rsidRPr="00E77497">
        <w:rPr>
          <w:i/>
        </w:rPr>
        <w:t>exec</w:t>
      </w:r>
      <w:r w:rsidRPr="00E77497">
        <w:t xml:space="preserve"> with </w:t>
      </w:r>
      <w:r w:rsidRPr="00E77497">
        <w:rPr>
          <w:i/>
        </w:rPr>
        <w:t>rx</w:t>
      </w:r>
      <w:r w:rsidRPr="00E77497">
        <w:t xml:space="preserve"> as the </w:t>
      </w:r>
      <w:r w:rsidRPr="00E77497">
        <w:rPr>
          <w:b/>
        </w:rPr>
        <w:t>this</w:t>
      </w:r>
      <w:r w:rsidRPr="00E77497">
        <w:t xml:space="preserve"> value and argument list containing </w:t>
      </w:r>
      <w:r w:rsidRPr="00E77497">
        <w:rPr>
          <w:i/>
        </w:rPr>
        <w:t>S</w:t>
      </w:r>
      <w:r w:rsidRPr="00E77497">
        <w:t>.</w:t>
      </w:r>
    </w:p>
    <w:p w14:paraId="01A88C07" w14:textId="77777777" w:rsidR="004C02EF" w:rsidRPr="00E77497" w:rsidRDefault="004C02EF" w:rsidP="00834A33">
      <w:pPr>
        <w:pStyle w:val="Alg4"/>
        <w:numPr>
          <w:ilvl w:val="0"/>
          <w:numId w:val="227"/>
        </w:numPr>
      </w:pPr>
      <w:r w:rsidRPr="00E77497">
        <w:t xml:space="preserve">Else, </w:t>
      </w:r>
      <w:r w:rsidRPr="00E77497">
        <w:rPr>
          <w:i/>
        </w:rPr>
        <w:t>global</w:t>
      </w:r>
      <w:r w:rsidRPr="00E77497">
        <w:t xml:space="preserve"> is </w:t>
      </w:r>
      <w:r w:rsidRPr="00E77497">
        <w:rPr>
          <w:b/>
        </w:rPr>
        <w:t>true</w:t>
      </w:r>
    </w:p>
    <w:p w14:paraId="3A108BD6" w14:textId="77777777" w:rsidR="004C02EF" w:rsidRPr="00E77497" w:rsidRDefault="004C02EF" w:rsidP="00834A33">
      <w:pPr>
        <w:pStyle w:val="Alg4"/>
        <w:numPr>
          <w:ilvl w:val="1"/>
          <w:numId w:val="227"/>
        </w:numPr>
      </w:pPr>
      <w:r w:rsidRPr="00E77497">
        <w:t xml:space="preserve">Call the [[Put]] internal method of </w:t>
      </w:r>
      <w:r w:rsidRPr="00E77497">
        <w:rPr>
          <w:i/>
        </w:rPr>
        <w:t>rx</w:t>
      </w:r>
      <w:r w:rsidRPr="00E77497">
        <w:t xml:space="preserve"> with arguments </w:t>
      </w:r>
      <w:r w:rsidRPr="00E77497">
        <w:rPr>
          <w:rFonts w:ascii="Courier New" w:hAnsi="Courier New"/>
          <w:b/>
        </w:rPr>
        <w:t>"lastIndex"</w:t>
      </w:r>
      <w:r w:rsidRPr="00E77497">
        <w:t xml:space="preserve"> and 0.</w:t>
      </w:r>
    </w:p>
    <w:p w14:paraId="27D1596D" w14:textId="77777777" w:rsidR="004C02EF" w:rsidRPr="00E77497" w:rsidRDefault="004C02EF" w:rsidP="00834A33">
      <w:pPr>
        <w:pStyle w:val="Alg4"/>
        <w:numPr>
          <w:ilvl w:val="1"/>
          <w:numId w:val="227"/>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256070E2" w14:textId="77777777" w:rsidR="004C02EF" w:rsidRPr="00E77497" w:rsidRDefault="004C02EF" w:rsidP="00834A33">
      <w:pPr>
        <w:pStyle w:val="Alg4"/>
        <w:numPr>
          <w:ilvl w:val="1"/>
          <w:numId w:val="227"/>
        </w:numPr>
      </w:pPr>
      <w:r w:rsidRPr="00E77497">
        <w:t xml:space="preserve">Let </w:t>
      </w:r>
      <w:r w:rsidRPr="00E77497">
        <w:rPr>
          <w:i/>
        </w:rPr>
        <w:t>previousLastIndex</w:t>
      </w:r>
      <w:r w:rsidRPr="00E77497">
        <w:t xml:space="preserve"> be 0.</w:t>
      </w:r>
    </w:p>
    <w:p w14:paraId="7FD7501C" w14:textId="77777777" w:rsidR="004C02EF" w:rsidRPr="00E77497" w:rsidRDefault="004C02EF" w:rsidP="00834A33">
      <w:pPr>
        <w:pStyle w:val="Alg4"/>
        <w:numPr>
          <w:ilvl w:val="1"/>
          <w:numId w:val="227"/>
        </w:numPr>
      </w:pPr>
      <w:r w:rsidRPr="00E77497">
        <w:t xml:space="preserve">Let </w:t>
      </w:r>
      <w:r w:rsidRPr="00E77497">
        <w:rPr>
          <w:i/>
        </w:rPr>
        <w:t>n</w:t>
      </w:r>
      <w:r w:rsidRPr="00E77497">
        <w:t xml:space="preserve"> be 0.</w:t>
      </w:r>
    </w:p>
    <w:p w14:paraId="0229435A" w14:textId="77777777" w:rsidR="004C02EF" w:rsidRPr="00E77497" w:rsidRDefault="004C02EF" w:rsidP="00834A33">
      <w:pPr>
        <w:pStyle w:val="Alg4"/>
        <w:numPr>
          <w:ilvl w:val="1"/>
          <w:numId w:val="227"/>
        </w:numPr>
      </w:pPr>
      <w:r w:rsidRPr="00E77497">
        <w:t xml:space="preserve">Let </w:t>
      </w:r>
      <w:r w:rsidRPr="00E77497">
        <w:rPr>
          <w:i/>
        </w:rPr>
        <w:t>lastMatch</w:t>
      </w:r>
      <w:r w:rsidRPr="00E77497">
        <w:t xml:space="preserve"> be </w:t>
      </w:r>
      <w:r w:rsidRPr="00E77497">
        <w:rPr>
          <w:b/>
        </w:rPr>
        <w:t>true</w:t>
      </w:r>
      <w:r w:rsidRPr="00E77497">
        <w:t>.</w:t>
      </w:r>
    </w:p>
    <w:p w14:paraId="04098CDF" w14:textId="77777777" w:rsidR="004C02EF" w:rsidRPr="00E77497" w:rsidRDefault="004C02EF" w:rsidP="00834A33">
      <w:pPr>
        <w:pStyle w:val="Alg4"/>
        <w:numPr>
          <w:ilvl w:val="1"/>
          <w:numId w:val="227"/>
        </w:numPr>
      </w:pPr>
      <w:r w:rsidRPr="00E77497">
        <w:t xml:space="preserve">Repeat, while </w:t>
      </w:r>
      <w:r w:rsidRPr="00E77497">
        <w:rPr>
          <w:i/>
        </w:rPr>
        <w:t>lastMatch</w:t>
      </w:r>
      <w:r w:rsidRPr="00E77497">
        <w:t xml:space="preserve"> is </w:t>
      </w:r>
      <w:r w:rsidRPr="00E77497">
        <w:rPr>
          <w:b/>
        </w:rPr>
        <w:t>true</w:t>
      </w:r>
    </w:p>
    <w:p w14:paraId="7D6DEAD4" w14:textId="77777777" w:rsidR="004C02EF" w:rsidRPr="00E77497" w:rsidRDefault="004C02EF" w:rsidP="00834A33">
      <w:pPr>
        <w:pStyle w:val="Alg4"/>
        <w:numPr>
          <w:ilvl w:val="2"/>
          <w:numId w:val="227"/>
        </w:numPr>
      </w:pPr>
      <w:r w:rsidRPr="00E77497">
        <w:t xml:space="preserve">Let </w:t>
      </w:r>
      <w:r w:rsidRPr="00E77497">
        <w:rPr>
          <w:i/>
        </w:rPr>
        <w:t>result</w:t>
      </w:r>
      <w:r w:rsidRPr="00E77497">
        <w:t xml:space="preserve"> be the result of calling the [[Call]] internal method of </w:t>
      </w:r>
      <w:r w:rsidRPr="00E77497">
        <w:rPr>
          <w:i/>
        </w:rPr>
        <w:t>exec</w:t>
      </w:r>
      <w:r w:rsidRPr="00E77497">
        <w:t xml:space="preserve"> with </w:t>
      </w:r>
      <w:r w:rsidRPr="00E77497">
        <w:rPr>
          <w:i/>
        </w:rPr>
        <w:t>rx</w:t>
      </w:r>
      <w:r w:rsidRPr="00E77497">
        <w:t xml:space="preserve"> as the </w:t>
      </w:r>
      <w:r w:rsidRPr="00E77497">
        <w:rPr>
          <w:b/>
        </w:rPr>
        <w:t>this</w:t>
      </w:r>
      <w:r w:rsidRPr="00E77497">
        <w:t xml:space="preserve"> value and argument list containing </w:t>
      </w:r>
      <w:r w:rsidRPr="00E77497">
        <w:rPr>
          <w:i/>
        </w:rPr>
        <w:t>S</w:t>
      </w:r>
      <w:r w:rsidRPr="00E77497">
        <w:t>.</w:t>
      </w:r>
    </w:p>
    <w:p w14:paraId="7CD6B11A" w14:textId="77777777" w:rsidR="004C02EF" w:rsidRPr="00E77497" w:rsidRDefault="004C02EF" w:rsidP="00834A33">
      <w:pPr>
        <w:pStyle w:val="Alg4"/>
        <w:numPr>
          <w:ilvl w:val="2"/>
          <w:numId w:val="227"/>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53552B4E" w14:textId="77777777" w:rsidR="004C02EF" w:rsidRPr="00E77497" w:rsidRDefault="004C02EF" w:rsidP="00834A33">
      <w:pPr>
        <w:pStyle w:val="Alg4"/>
        <w:numPr>
          <w:ilvl w:val="2"/>
          <w:numId w:val="227"/>
        </w:numPr>
        <w:rPr>
          <w:b/>
        </w:rPr>
      </w:pPr>
      <w:r w:rsidRPr="00E77497">
        <w:t xml:space="preserve">Else, </w:t>
      </w:r>
      <w:r w:rsidRPr="00E77497">
        <w:rPr>
          <w:i/>
        </w:rPr>
        <w:t>result</w:t>
      </w:r>
      <w:r w:rsidRPr="00E77497">
        <w:t xml:space="preserve"> is not </w:t>
      </w:r>
      <w:r w:rsidRPr="00E77497">
        <w:rPr>
          <w:b/>
        </w:rPr>
        <w:t>null</w:t>
      </w:r>
    </w:p>
    <w:p w14:paraId="056B28BB" w14:textId="77777777" w:rsidR="004C02EF" w:rsidRPr="00E77497" w:rsidRDefault="004C02EF" w:rsidP="00834A33">
      <w:pPr>
        <w:pStyle w:val="Alg4"/>
        <w:numPr>
          <w:ilvl w:val="3"/>
          <w:numId w:val="227"/>
        </w:numPr>
      </w:pPr>
      <w:r w:rsidRPr="00E77497">
        <w:t xml:space="preserve">Let </w:t>
      </w:r>
      <w:r w:rsidRPr="00E77497">
        <w:rPr>
          <w:i/>
        </w:rPr>
        <w:t>thisIndex</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"lastIndex"</w:t>
      </w:r>
      <w:r w:rsidRPr="00E77497">
        <w:t>.</w:t>
      </w:r>
    </w:p>
    <w:p w14:paraId="7B0635CB" w14:textId="77777777" w:rsidR="004C02EF" w:rsidRPr="00E77497" w:rsidRDefault="004C02EF" w:rsidP="00834A33">
      <w:pPr>
        <w:pStyle w:val="Alg4"/>
        <w:numPr>
          <w:ilvl w:val="3"/>
          <w:numId w:val="227"/>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384A9EDD" w14:textId="77777777" w:rsidR="004C02EF" w:rsidRPr="00E77497" w:rsidRDefault="004C02EF" w:rsidP="00834A33">
      <w:pPr>
        <w:pStyle w:val="Alg4"/>
        <w:numPr>
          <w:ilvl w:val="4"/>
          <w:numId w:val="227"/>
        </w:numPr>
      </w:pPr>
      <w:r w:rsidRPr="00E77497">
        <w:t xml:space="preserve">Call the [[Put]] internal method of </w:t>
      </w:r>
      <w:r w:rsidRPr="00E77497">
        <w:rPr>
          <w:i/>
        </w:rPr>
        <w:t>rx</w:t>
      </w:r>
      <w:r w:rsidRPr="00E77497">
        <w:t xml:space="preserve"> with arguments </w:t>
      </w:r>
      <w:r w:rsidRPr="00E77497">
        <w:rPr>
          <w:rFonts w:ascii="Courier New" w:hAnsi="Courier New"/>
          <w:b/>
        </w:rPr>
        <w:t>"lastIndex"</w:t>
      </w:r>
      <w:r w:rsidRPr="00E77497">
        <w:t xml:space="preserve"> and </w:t>
      </w:r>
      <w:r w:rsidRPr="00E77497">
        <w:rPr>
          <w:i/>
        </w:rPr>
        <w:t>thisIndex</w:t>
      </w:r>
      <w:r w:rsidRPr="00E77497">
        <w:t>+1.</w:t>
      </w:r>
    </w:p>
    <w:p w14:paraId="21BD5057" w14:textId="77777777" w:rsidR="004C02EF" w:rsidRPr="00E77497" w:rsidRDefault="004C02EF" w:rsidP="00834A33">
      <w:pPr>
        <w:pStyle w:val="Alg4"/>
        <w:numPr>
          <w:ilvl w:val="4"/>
          <w:numId w:val="227"/>
        </w:numPr>
      </w:pPr>
      <w:r w:rsidRPr="00E77497">
        <w:t xml:space="preserve">Set </w:t>
      </w:r>
      <w:r w:rsidRPr="00E77497">
        <w:rPr>
          <w:i/>
        </w:rPr>
        <w:t>previousLastIndex</w:t>
      </w:r>
      <w:r w:rsidRPr="00E77497">
        <w:t xml:space="preserve"> to </w:t>
      </w:r>
      <w:r w:rsidRPr="00E77497">
        <w:rPr>
          <w:i/>
        </w:rPr>
        <w:t>thisIndex</w:t>
      </w:r>
      <w:r w:rsidRPr="00E77497">
        <w:t>+1.</w:t>
      </w:r>
    </w:p>
    <w:p w14:paraId="76BFDB17" w14:textId="77777777" w:rsidR="004C02EF" w:rsidRPr="00E77497" w:rsidRDefault="004C02EF" w:rsidP="00834A33">
      <w:pPr>
        <w:pStyle w:val="Alg4"/>
        <w:numPr>
          <w:ilvl w:val="3"/>
          <w:numId w:val="227"/>
        </w:numPr>
      </w:pPr>
      <w:r w:rsidRPr="00E77497">
        <w:t xml:space="preserve">Else, set </w:t>
      </w:r>
      <w:r w:rsidRPr="00E77497">
        <w:rPr>
          <w:i/>
        </w:rPr>
        <w:t>previousLastIndex</w:t>
      </w:r>
      <w:r w:rsidRPr="00E77497">
        <w:t xml:space="preserve"> to </w:t>
      </w:r>
      <w:r w:rsidRPr="00E77497">
        <w:rPr>
          <w:i/>
        </w:rPr>
        <w:t>thisIndex</w:t>
      </w:r>
      <w:r w:rsidRPr="00E77497">
        <w:t>.</w:t>
      </w:r>
    </w:p>
    <w:p w14:paraId="3944F81E" w14:textId="77777777" w:rsidR="004C02EF" w:rsidRPr="00E77497" w:rsidRDefault="004C02EF" w:rsidP="00834A33">
      <w:pPr>
        <w:pStyle w:val="Alg4"/>
        <w:numPr>
          <w:ilvl w:val="3"/>
          <w:numId w:val="227"/>
        </w:numPr>
      </w:pPr>
      <w:r w:rsidRPr="00E77497">
        <w:t xml:space="preserve">Let </w:t>
      </w:r>
      <w:r w:rsidRPr="00E77497">
        <w:rPr>
          <w:i/>
        </w:rPr>
        <w:t>matchStr</w:t>
      </w:r>
      <w:r w:rsidRPr="00E77497">
        <w:t xml:space="preserve"> be the result of calling the [[Get]] internal method of </w:t>
      </w:r>
      <w:r w:rsidRPr="00E77497">
        <w:rPr>
          <w:i/>
        </w:rPr>
        <w:t>result</w:t>
      </w:r>
      <w:r w:rsidRPr="00E77497">
        <w:t xml:space="preserve"> with argument </w:t>
      </w:r>
      <w:r w:rsidRPr="00E77497">
        <w:rPr>
          <w:rFonts w:ascii="Courier New" w:hAnsi="Courier New"/>
          <w:b/>
        </w:rPr>
        <w:t>"0"</w:t>
      </w:r>
      <w:r w:rsidRPr="00E77497">
        <w:t>.</w:t>
      </w:r>
    </w:p>
    <w:p w14:paraId="25EF6CFE" w14:textId="77777777" w:rsidR="004C02EF" w:rsidRPr="00E77497" w:rsidRDefault="004C02EF" w:rsidP="00834A33">
      <w:pPr>
        <w:pStyle w:val="Alg4"/>
        <w:numPr>
          <w:ilvl w:val="3"/>
          <w:numId w:val="227"/>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the 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6D351ACC" w14:textId="77777777" w:rsidR="004C02EF" w:rsidRPr="00E77497" w:rsidRDefault="004C02EF" w:rsidP="00834A33">
      <w:pPr>
        <w:pStyle w:val="Alg4"/>
        <w:numPr>
          <w:ilvl w:val="3"/>
          <w:numId w:val="227"/>
        </w:numPr>
      </w:pPr>
      <w:r w:rsidRPr="00E77497">
        <w:t xml:space="preserve">Increment </w:t>
      </w:r>
      <w:r w:rsidRPr="00E77497">
        <w:rPr>
          <w:i/>
        </w:rPr>
        <w:t>n</w:t>
      </w:r>
      <w:r w:rsidRPr="00E77497">
        <w:t>.</w:t>
      </w:r>
    </w:p>
    <w:p w14:paraId="2951EBBD" w14:textId="77777777" w:rsidR="004C02EF" w:rsidRPr="00E77497" w:rsidRDefault="004C02EF" w:rsidP="00834A33">
      <w:pPr>
        <w:pStyle w:val="Alg4"/>
        <w:numPr>
          <w:ilvl w:val="1"/>
          <w:numId w:val="227"/>
        </w:numPr>
      </w:pPr>
      <w:r w:rsidRPr="00E77497">
        <w:t xml:space="preserve">If </w:t>
      </w:r>
      <w:r w:rsidRPr="00E77497">
        <w:rPr>
          <w:i/>
        </w:rPr>
        <w:t>n</w:t>
      </w:r>
      <w:r w:rsidRPr="00E77497">
        <w:t xml:space="preserve"> = 0, then return </w:t>
      </w:r>
      <w:r w:rsidRPr="00E77497">
        <w:rPr>
          <w:b/>
        </w:rPr>
        <w:t>null</w:t>
      </w:r>
      <w:r w:rsidRPr="00E77497">
        <w:t>.</w:t>
      </w:r>
    </w:p>
    <w:p w14:paraId="46CD6D3A" w14:textId="77777777" w:rsidR="004C02EF" w:rsidRPr="00E77497" w:rsidRDefault="004C02EF" w:rsidP="00834A33">
      <w:pPr>
        <w:pStyle w:val="Alg4"/>
        <w:numPr>
          <w:ilvl w:val="1"/>
          <w:numId w:val="227"/>
        </w:numPr>
        <w:spacing w:after="220"/>
      </w:pPr>
      <w:r w:rsidRPr="00E77497">
        <w:t xml:space="preserve">Return </w:t>
      </w:r>
      <w:r w:rsidRPr="00E77497">
        <w:rPr>
          <w:i/>
        </w:rPr>
        <w:t>A</w:t>
      </w:r>
      <w:r w:rsidRPr="00E77497">
        <w:t>.</w:t>
      </w:r>
    </w:p>
    <w:p w14:paraId="51E4336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A95788C" w14:textId="77777777" w:rsidR="004C02EF" w:rsidRPr="00E77497" w:rsidRDefault="004C02EF" w:rsidP="004C02EF">
      <w:pPr>
        <w:pStyle w:val="40"/>
        <w:numPr>
          <w:ilvl w:val="0"/>
          <w:numId w:val="0"/>
        </w:numPr>
      </w:pPr>
      <w:bookmarkStart w:id="13308" w:name="_Ref456010585"/>
      <w:r w:rsidRPr="00E77497">
        <w:t>15.5.4.11</w:t>
      </w:r>
      <w:r w:rsidRPr="00E77497">
        <w:tab/>
        <w:t>String.prototype.replace (searchValue, replaceValue)</w:t>
      </w:r>
      <w:bookmarkEnd w:id="13308"/>
    </w:p>
    <w:p w14:paraId="133E6330" w14:textId="77777777" w:rsidR="004C02EF" w:rsidRPr="00E77497" w:rsidRDefault="004C02EF" w:rsidP="004C02EF">
      <w:r w:rsidRPr="00E77497">
        <w:t xml:space="preserve">First set </w:t>
      </w:r>
      <w:r w:rsidRPr="00E77497">
        <w:rPr>
          <w:i/>
        </w:rPr>
        <w:t>string</w:t>
      </w:r>
      <w:r w:rsidRPr="00E77497">
        <w:t xml:space="preserve"> according to the following steps:</w:t>
      </w:r>
    </w:p>
    <w:p w14:paraId="5B6FD11F" w14:textId="77777777" w:rsidR="004C02EF" w:rsidRPr="00E77497" w:rsidRDefault="004C02EF" w:rsidP="00834A33">
      <w:pPr>
        <w:pStyle w:val="Alg4"/>
        <w:numPr>
          <w:ilvl w:val="0"/>
          <w:numId w:val="228"/>
        </w:numPr>
      </w:pPr>
      <w:r w:rsidRPr="00E77497">
        <w:t xml:space="preserve">Call CheckObjectCoercible passing the </w:t>
      </w:r>
      <w:r w:rsidRPr="00E77497">
        <w:rPr>
          <w:b/>
        </w:rPr>
        <w:t>this</w:t>
      </w:r>
      <w:r w:rsidRPr="00E77497">
        <w:t xml:space="preserve"> value as its argument.</w:t>
      </w:r>
    </w:p>
    <w:p w14:paraId="6BB6844D" w14:textId="77777777" w:rsidR="004C02EF" w:rsidRPr="00E77497" w:rsidRDefault="004C02EF" w:rsidP="00834A33">
      <w:pPr>
        <w:pStyle w:val="Alg4"/>
        <w:numPr>
          <w:ilvl w:val="0"/>
          <w:numId w:val="228"/>
        </w:numPr>
        <w:spacing w:after="120"/>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53FE6958"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a regular expression (an object </w:t>
      </w:r>
      <w:del w:id="13309" w:author="Allen Wirfs-Brock" w:date="2011-07-02T14:06:00Z">
        <w:r w:rsidRPr="00E77497" w:rsidDel="00141138">
          <w:delText>whose [[Class]]</w:delText>
        </w:r>
      </w:del>
      <w:ins w:id="13310" w:author="Allen Wirfs-Brock" w:date="2011-07-02T14:06:00Z">
        <w:r w:rsidR="00141138" w:rsidRPr="00E77497">
          <w:t xml:space="preserve">that has </w:t>
        </w:r>
        <w:del w:id="13311" w:author="Rev 3 Allen Wirfs-Brock" w:date="2011-09-08T14:50:00Z">
          <w:r w:rsidR="00141138" w:rsidRPr="00E77497" w:rsidDel="00FA2A04">
            <w:delText>the</w:delText>
          </w:r>
        </w:del>
      </w:ins>
      <w:ins w:id="13312" w:author="Rev 3 Allen Wirfs-Brock" w:date="2011-09-08T14:50:00Z">
        <w:r w:rsidR="00FA2A04" w:rsidRPr="00E77497">
          <w:t>a</w:t>
        </w:r>
      </w:ins>
      <w:ins w:id="13313" w:author="Allen Wirfs-Brock" w:date="2011-07-02T14:06:00Z">
        <w:r w:rsidR="00141138" w:rsidRPr="00E77497">
          <w:t xml:space="preserve"> [[</w:t>
        </w:r>
        <w:del w:id="13314" w:author="Rev 3 Allen Wirfs-Brock" w:date="2011-09-08T14:50:00Z">
          <w:r w:rsidR="00141138" w:rsidRPr="00E77497" w:rsidDel="00FA2A04">
            <w:delText>IsRegExp</w:delText>
          </w:r>
        </w:del>
      </w:ins>
      <w:ins w:id="13315" w:author="Rev 3 Allen Wirfs-Brock" w:date="2011-09-08T14:50:00Z">
        <w:r w:rsidR="00FA2A04" w:rsidRPr="00E77497">
          <w:t>NativeBrand</w:t>
        </w:r>
      </w:ins>
      <w:ins w:id="13316" w:author="Allen Wirfs-Brock" w:date="2011-07-02T14:06:00Z">
        <w:r w:rsidR="00141138" w:rsidRPr="00E77497">
          <w:t>]]</w:t>
        </w:r>
      </w:ins>
      <w:r w:rsidRPr="00E77497">
        <w:t xml:space="preserve"> internal property</w:t>
      </w:r>
      <w:ins w:id="13317" w:author="Rev 3 Allen Wirfs-Brock" w:date="2011-09-08T14:49:00Z">
        <w:r w:rsidR="00FA2A04" w:rsidRPr="00E77497">
          <w:t xml:space="preserve"> whose value is NativeRegExp</w:t>
        </w:r>
      </w:ins>
      <w:del w:id="13318" w:author="Allen Wirfs-Brock" w:date="2011-07-02T14:07:00Z">
        <w:r w:rsidRPr="00E77497" w:rsidDel="00141138">
          <w:delText xml:space="preserve"> is </w:delText>
        </w:r>
        <w:r w:rsidRPr="00E77497" w:rsidDel="00141138">
          <w:rPr>
            <w:rFonts w:ascii="Courier New" w:hAnsi="Courier New"/>
            <w:b/>
          </w:rPr>
          <w:delText>"RegExp"</w:delText>
        </w:r>
      </w:del>
      <w:r w:rsidRPr="00E77497">
        <w:t xml:space="preserve">), do the following: If </w:t>
      </w:r>
      <w:r w:rsidRPr="00E77497">
        <w:rPr>
          <w:rFonts w:ascii="Times New Roman" w:hAnsi="Times New Roman"/>
          <w:i/>
        </w:rPr>
        <w:t>searchValue</w:t>
      </w:r>
      <w:r w:rsidRPr="00E77497">
        <w:t xml:space="preserve">.global is </w:t>
      </w:r>
      <w:r w:rsidRPr="00E77497">
        <w:rPr>
          <w:b/>
        </w:rPr>
        <w:t>false</w:t>
      </w:r>
      <w:r w:rsidRPr="00E77497">
        <w:t xml:space="preserve">, then search </w:t>
      </w:r>
      <w:r w:rsidRPr="00E77497">
        <w:rPr>
          <w:rFonts w:ascii="Times New Roman" w:hAnsi="Times New Roman"/>
          <w:i/>
        </w:rPr>
        <w:t>string</w:t>
      </w:r>
      <w:r w:rsidRPr="00E77497">
        <w:t xml:space="preserve"> for the first match of the regular expression </w:t>
      </w:r>
      <w:r w:rsidRPr="00E77497">
        <w:rPr>
          <w:rFonts w:ascii="Times New Roman" w:hAnsi="Times New Roman"/>
          <w:i/>
        </w:rPr>
        <w:t>searchValue</w:t>
      </w:r>
      <w:r w:rsidRPr="00E77497">
        <w:t xml:space="preserve">. If </w:t>
      </w:r>
      <w:r w:rsidRPr="00E77497">
        <w:rPr>
          <w:rFonts w:ascii="Times New Roman" w:hAnsi="Times New Roman"/>
          <w:i/>
        </w:rPr>
        <w:t>searchValue</w:t>
      </w:r>
      <w:r w:rsidRPr="00E77497">
        <w:t xml:space="preserve">.global is </w:t>
      </w:r>
      <w:r w:rsidRPr="00E77497">
        <w:rPr>
          <w:b/>
        </w:rPr>
        <w:t>true</w:t>
      </w:r>
      <w:r w:rsidRPr="00E77497">
        <w:t xml:space="preserve">, then search </w:t>
      </w:r>
      <w:r w:rsidRPr="00E77497">
        <w:rPr>
          <w:rFonts w:ascii="Times New Roman" w:hAnsi="Times New Roman"/>
          <w:i/>
        </w:rPr>
        <w:t>string</w:t>
      </w:r>
      <w:r w:rsidRPr="00E77497">
        <w:t xml:space="preserve"> for all matches of the regular expression </w:t>
      </w:r>
      <w:r w:rsidRPr="00E77497">
        <w:rPr>
          <w:rFonts w:ascii="Times New Roman" w:hAnsi="Times New Roman"/>
          <w:i/>
        </w:rPr>
        <w:t>searchValue</w:t>
      </w:r>
      <w:r w:rsidRPr="00E77497">
        <w:t xml:space="preserve">. Do the search in the same manner as in </w:t>
      </w:r>
      <w:r w:rsidRPr="00E77497">
        <w:rPr>
          <w:rFonts w:ascii="Courier New" w:hAnsi="Courier New"/>
          <w:b/>
        </w:rPr>
        <w:t>String.prototype.match</w:t>
      </w:r>
      <w:r w:rsidRPr="00E77497">
        <w:t xml:space="preserve">, including the update of </w:t>
      </w:r>
      <w:r w:rsidRPr="00E77497">
        <w:rPr>
          <w:rFonts w:ascii="Times New Roman" w:hAnsi="Times New Roman"/>
          <w:i/>
        </w:rPr>
        <w:t>searchValue</w:t>
      </w:r>
      <w:r w:rsidRPr="00E77497">
        <w:t>.</w:t>
      </w:r>
      <w:r w:rsidRPr="00E77497">
        <w:rPr>
          <w:rFonts w:ascii="Courier New" w:hAnsi="Courier New"/>
          <w:b/>
        </w:rPr>
        <w:t>lastIndex</w:t>
      </w:r>
      <w:r w:rsidRPr="00E77497">
        <w:t xml:space="preserve">. Let </w:t>
      </w:r>
      <w:r w:rsidRPr="00E77497">
        <w:rPr>
          <w:rFonts w:ascii="Times New Roman" w:hAnsi="Times New Roman"/>
          <w:i/>
        </w:rPr>
        <w:t>m</w:t>
      </w:r>
      <w:r w:rsidRPr="00E77497">
        <w:t xml:space="preserve"> be the number of left capturing parentheses in </w:t>
      </w:r>
      <w:r w:rsidRPr="00E77497">
        <w:rPr>
          <w:rFonts w:ascii="Times New Roman" w:hAnsi="Times New Roman"/>
          <w:i/>
        </w:rPr>
        <w:t>searchValue</w:t>
      </w:r>
      <w:r w:rsidRPr="00E77497">
        <w:t xml:space="preserve"> (using </w:t>
      </w:r>
      <w:r w:rsidRPr="00E77497">
        <w:rPr>
          <w:rFonts w:ascii="Times New Roman" w:hAnsi="Times New Roman"/>
          <w:i/>
        </w:rPr>
        <w:t>NcapturingParens</w:t>
      </w:r>
      <w:r w:rsidRPr="00E77497">
        <w:t xml:space="preserve"> as specified in 15.10.2.1).</w:t>
      </w:r>
    </w:p>
    <w:p w14:paraId="621C3A0C"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not a regular expression, let </w:t>
      </w:r>
      <w:r w:rsidRPr="00E77497">
        <w:rPr>
          <w:rFonts w:ascii="Times New Roman" w:hAnsi="Times New Roman"/>
          <w:i/>
        </w:rPr>
        <w:t>searchString</w:t>
      </w:r>
      <w:r w:rsidRPr="00E77497">
        <w:t xml:space="preserve"> be </w:t>
      </w:r>
      <w:r w:rsidRPr="00E77497">
        <w:rPr>
          <w:rFonts w:ascii="Times New Roman" w:hAnsi="Times New Roman"/>
        </w:rPr>
        <w:t>ToString(</w:t>
      </w:r>
      <w:r w:rsidRPr="00E77497">
        <w:rPr>
          <w:rFonts w:ascii="Times New Roman" w:hAnsi="Times New Roman"/>
          <w:i/>
        </w:rPr>
        <w:t>searchValue</w:t>
      </w:r>
      <w:r w:rsidRPr="00E77497">
        <w:rPr>
          <w:rFonts w:ascii="Times New Roman" w:hAnsi="Times New Roman"/>
        </w:rPr>
        <w:t>)</w:t>
      </w:r>
      <w:r w:rsidRPr="00E77497">
        <w:t xml:space="preserve"> and search </w:t>
      </w:r>
      <w:r w:rsidRPr="00E77497">
        <w:rPr>
          <w:rFonts w:ascii="Times New Roman" w:hAnsi="Times New Roman"/>
          <w:i/>
        </w:rPr>
        <w:t>string</w:t>
      </w:r>
      <w:r w:rsidRPr="00E77497">
        <w:t xml:space="preserve"> for the first occurrence of </w:t>
      </w:r>
      <w:r w:rsidRPr="00E77497">
        <w:rPr>
          <w:rFonts w:ascii="Times New Roman" w:hAnsi="Times New Roman"/>
          <w:i/>
        </w:rPr>
        <w:t>searchString</w:t>
      </w:r>
      <w:r w:rsidRPr="00E77497">
        <w:t xml:space="preserve">. Let </w:t>
      </w:r>
      <w:r w:rsidRPr="00E77497">
        <w:rPr>
          <w:rFonts w:ascii="Times New Roman" w:hAnsi="Times New Roman"/>
          <w:i/>
        </w:rPr>
        <w:t>m</w:t>
      </w:r>
      <w:r w:rsidRPr="00E77497">
        <w:t xml:space="preserve"> be 0.</w:t>
      </w:r>
    </w:p>
    <w:p w14:paraId="6FEBB978" w14:textId="77777777" w:rsidR="004C02EF" w:rsidRPr="00E77497" w:rsidRDefault="004C02EF" w:rsidP="004C02EF">
      <w:r w:rsidRPr="00E77497">
        <w:t xml:space="preserve">If </w:t>
      </w:r>
      <w:r w:rsidRPr="00E77497">
        <w:rPr>
          <w:rFonts w:ascii="Times New Roman" w:hAnsi="Times New Roman"/>
          <w:i/>
        </w:rPr>
        <w:t>replaceValue</w:t>
      </w:r>
      <w:r w:rsidRPr="00E77497">
        <w:t xml:space="preserve"> is a function, then for each matched substring, call the function with the following </w:t>
      </w:r>
      <w:r w:rsidRPr="00E77497">
        <w:rPr>
          <w:rFonts w:ascii="Times New Roman" w:hAnsi="Times New Roman"/>
          <w:i/>
        </w:rPr>
        <w:t>m</w:t>
      </w:r>
      <w:r w:rsidRPr="00E77497">
        <w:t xml:space="preserve"> + 3 arguments. Argument 1 is the substring that matched. If </w:t>
      </w:r>
      <w:r w:rsidRPr="00E77497">
        <w:rPr>
          <w:rFonts w:ascii="Times New Roman" w:hAnsi="Times New Roman"/>
          <w:i/>
        </w:rPr>
        <w:t>searchValue</w:t>
      </w:r>
      <w:r w:rsidRPr="00E77497">
        <w:t xml:space="preserve"> is a regular expression, the next </w:t>
      </w:r>
      <w:r w:rsidRPr="00E77497">
        <w:rPr>
          <w:rFonts w:ascii="Times New Roman" w:hAnsi="Times New Roman"/>
          <w:i/>
        </w:rPr>
        <w:t>m</w:t>
      </w:r>
      <w:r w:rsidRPr="00E77497">
        <w:t xml:space="preserve"> arguments are all of the captures in the MatchResult (see 15.10.2.1). Argument </w:t>
      </w:r>
      <w:r w:rsidRPr="00E77497">
        <w:rPr>
          <w:rFonts w:ascii="Times New Roman" w:hAnsi="Times New Roman"/>
          <w:i/>
        </w:rPr>
        <w:t>m</w:t>
      </w:r>
      <w:r w:rsidRPr="00E77497">
        <w:t xml:space="preserve"> + 2 is the offset within </w:t>
      </w:r>
      <w:r w:rsidRPr="00E77497">
        <w:rPr>
          <w:rFonts w:ascii="Times New Roman" w:hAnsi="Times New Roman"/>
          <w:i/>
        </w:rPr>
        <w:t>string</w:t>
      </w:r>
      <w:r w:rsidRPr="00E77497">
        <w:t xml:space="preserve"> where the match occurred, and argument </w:t>
      </w:r>
      <w:r w:rsidRPr="00E77497">
        <w:rPr>
          <w:rFonts w:ascii="Times New Roman" w:hAnsi="Times New Roman"/>
          <w:i/>
        </w:rPr>
        <w:t>m</w:t>
      </w:r>
      <w:r w:rsidRPr="00E77497">
        <w:t xml:space="preserve"> + 3 is </w:t>
      </w:r>
      <w:r w:rsidRPr="00E77497">
        <w:rPr>
          <w:rFonts w:ascii="Times New Roman" w:hAnsi="Times New Roman"/>
          <w:i/>
        </w:rPr>
        <w:t>string</w:t>
      </w:r>
      <w:r w:rsidRPr="00E77497">
        <w:t>. The result is a String value derived from the original input by replacing each matched substring with the corresponding return value of the function call, converted to a String if need be.</w:t>
      </w:r>
    </w:p>
    <w:p w14:paraId="41372C00" w14:textId="77777777" w:rsidR="004C02EF" w:rsidRPr="00E77497" w:rsidRDefault="004C02EF" w:rsidP="004C02EF">
      <w:r w:rsidRPr="00E77497">
        <w:t xml:space="preserve">Otherwise, let </w:t>
      </w:r>
      <w:r w:rsidRPr="00E77497">
        <w:rPr>
          <w:rFonts w:ascii="Times New Roman" w:hAnsi="Times New Roman"/>
          <w:i/>
        </w:rPr>
        <w:t>newstring</w:t>
      </w:r>
      <w:r w:rsidRPr="00E77497">
        <w:t xml:space="preserve"> denote the result of converting </w:t>
      </w:r>
      <w:r w:rsidRPr="00E77497">
        <w:rPr>
          <w:rFonts w:ascii="Times New Roman" w:hAnsi="Times New Roman"/>
          <w:i/>
        </w:rPr>
        <w:t>replaceValue</w:t>
      </w:r>
      <w:r w:rsidRPr="00E77497">
        <w:t xml:space="preserve"> to a String. The result is a String value derived from the original input String by replacing each matched substring with a String derived from </w:t>
      </w:r>
      <w:r w:rsidRPr="00E77497">
        <w:rPr>
          <w:rFonts w:ascii="Times New Roman" w:hAnsi="Times New Roman"/>
          <w:i/>
        </w:rPr>
        <w:t>newstring</w:t>
      </w:r>
      <w:r w:rsidRPr="00E77497">
        <w:t xml:space="preserve"> by replacing characters in </w:t>
      </w:r>
      <w:r w:rsidRPr="00E77497">
        <w:rPr>
          <w:rFonts w:ascii="Times New Roman" w:hAnsi="Times New Roman"/>
          <w:i/>
        </w:rPr>
        <w:t>newstring</w:t>
      </w:r>
      <w:r w:rsidRPr="00E77497">
        <w:t xml:space="preserve"> by replacement text as specified in Table </w:t>
      </w:r>
      <w:del w:id="13319" w:author="Allen Wirfs-Brock" w:date="2011-07-02T13:32:00Z">
        <w:r w:rsidRPr="00E77497" w:rsidDel="008962D8">
          <w:delText>22</w:delText>
        </w:r>
      </w:del>
      <w:ins w:id="13320" w:author="Allen Wirfs-Brock" w:date="2011-07-02T13:43:00Z">
        <w:r w:rsidR="005761C4" w:rsidRPr="00E77497">
          <w:t>24</w:t>
        </w:r>
      </w:ins>
      <w:r w:rsidRPr="00E77497">
        <w:t xml:space="preserve">. These </w:t>
      </w:r>
      <w:r w:rsidRPr="00E77497">
        <w:rPr>
          <w:rFonts w:ascii="Courier New" w:hAnsi="Courier New"/>
          <w:b/>
        </w:rPr>
        <w:t>$</w:t>
      </w:r>
      <w:r w:rsidRPr="00E77497">
        <w:t xml:space="preserve"> replacements are done left-to-right, and, once such a replacement is performed, the new replacement text is not subject to further replacements. For example, </w:t>
      </w:r>
      <w:r w:rsidRPr="00E77497">
        <w:rPr>
          <w:rFonts w:ascii="Courier New" w:hAnsi="Courier New"/>
          <w:b/>
        </w:rPr>
        <w:t>"$1,$2".replace(/(\$(\d))/g, "$$1-$1$2")</w:t>
      </w:r>
      <w:r w:rsidRPr="00E77497">
        <w:t xml:space="preserve"> returns </w:t>
      </w:r>
      <w:r w:rsidRPr="00E77497">
        <w:rPr>
          <w:rFonts w:ascii="Courier New" w:hAnsi="Courier New"/>
          <w:b/>
        </w:rPr>
        <w:t>"$1-$11,$1-$22"</w:t>
      </w:r>
      <w:r w:rsidRPr="00E77497">
        <w:t xml:space="preserve">. A </w:t>
      </w:r>
      <w:r w:rsidRPr="00E77497">
        <w:rPr>
          <w:rFonts w:ascii="Courier New" w:hAnsi="Courier New"/>
          <w:b/>
        </w:rPr>
        <w:t>$</w:t>
      </w:r>
      <w:r w:rsidRPr="00E77497">
        <w:t xml:space="preserve"> in </w:t>
      </w:r>
      <w:r w:rsidRPr="00E77497">
        <w:rPr>
          <w:rFonts w:ascii="Times New Roman" w:hAnsi="Times New Roman"/>
          <w:i/>
        </w:rPr>
        <w:t>newstring</w:t>
      </w:r>
      <w:r w:rsidRPr="00E77497">
        <w:t xml:space="preserve"> that does not match any of the forms below is left as is.</w:t>
      </w:r>
    </w:p>
    <w:p w14:paraId="7C9FDC21" w14:textId="77777777" w:rsidR="004C02EF" w:rsidRPr="00E77497" w:rsidRDefault="004C02EF" w:rsidP="004C02EF">
      <w:pPr>
        <w:pStyle w:val="Tabletitle"/>
        <w:keepNext w:val="0"/>
        <w:widowControl w:val="0"/>
      </w:pPr>
      <w:r w:rsidRPr="00E77497">
        <w:rPr>
          <w:rFonts w:eastAsia="Arial Unicode MS"/>
        </w:rPr>
        <w:t>Table </w:t>
      </w:r>
      <w:del w:id="13321" w:author="Allen Wirfs-Brock" w:date="2011-07-02T13:32:00Z">
        <w:r w:rsidRPr="00E77497" w:rsidDel="008962D8">
          <w:rPr>
            <w:rFonts w:eastAsia="Arial Unicode MS"/>
          </w:rPr>
          <w:delText xml:space="preserve">22 </w:delText>
        </w:r>
      </w:del>
      <w:ins w:id="13322" w:author="Allen Wirfs-Brock" w:date="2011-07-02T13:43:00Z">
        <w:r w:rsidR="005761C4" w:rsidRPr="00E77497">
          <w:rPr>
            <w:rFonts w:eastAsia="Arial Unicode MS"/>
          </w:rPr>
          <w:t>24</w:t>
        </w:r>
      </w:ins>
      <w:ins w:id="13323" w:author="Allen Wirfs-Brock" w:date="2011-07-02T13:32:00Z">
        <w:r w:rsidR="008962D8" w:rsidRPr="00E77497">
          <w:rPr>
            <w:rFonts w:eastAsia="Arial Unicode MS"/>
          </w:rPr>
          <w:t xml:space="preserve"> </w:t>
        </w:r>
      </w:ins>
      <w:r w:rsidRPr="00E77497">
        <w:rPr>
          <w:rFonts w:eastAsia="Arial Unicode MS"/>
        </w:rPr>
        <w:t>— Replacement Text Symbol Substitutions</w:t>
      </w:r>
    </w:p>
    <w:tbl>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10"/>
        <w:gridCol w:w="7380"/>
      </w:tblGrid>
      <w:tr w:rsidR="004C02EF" w:rsidRPr="00E77497" w14:paraId="0DA17194" w14:textId="77777777" w:rsidTr="003A4B22">
        <w:tc>
          <w:tcPr>
            <w:tcW w:w="1710" w:type="dxa"/>
            <w:tcBorders>
              <w:top w:val="single" w:sz="12" w:space="0" w:color="000000"/>
              <w:left w:val="single" w:sz="6" w:space="0" w:color="000000"/>
              <w:bottom w:val="single" w:sz="6" w:space="0" w:color="000000"/>
              <w:right w:val="nil"/>
            </w:tcBorders>
            <w:shd w:val="solid" w:color="C0C0C0" w:fill="FFFFFF"/>
          </w:tcPr>
          <w:p w14:paraId="1BCCDFEB" w14:textId="77777777" w:rsidR="004C02EF" w:rsidRPr="00E77497" w:rsidRDefault="004C02EF" w:rsidP="003A4B22">
            <w:pPr>
              <w:spacing w:after="120"/>
              <w:rPr>
                <w:shd w:val="solid" w:color="C0C0C0" w:fill="FFFFFF"/>
              </w:rPr>
            </w:pPr>
            <w:r w:rsidRPr="00E77497">
              <w:rPr>
                <w:shd w:val="solid" w:color="C0C0C0" w:fill="FFFFFF"/>
              </w:rPr>
              <w:t>Characters</w:t>
            </w:r>
          </w:p>
        </w:tc>
        <w:tc>
          <w:tcPr>
            <w:tcW w:w="7380" w:type="dxa"/>
            <w:tcBorders>
              <w:top w:val="single" w:sz="12" w:space="0" w:color="000000"/>
              <w:left w:val="nil"/>
              <w:bottom w:val="single" w:sz="6" w:space="0" w:color="000000"/>
              <w:right w:val="single" w:sz="6" w:space="0" w:color="000000"/>
            </w:tcBorders>
            <w:shd w:val="solid" w:color="C0C0C0" w:fill="FFFFFF"/>
          </w:tcPr>
          <w:p w14:paraId="1DB6ECA7" w14:textId="77777777" w:rsidR="004C02EF" w:rsidRPr="00E77497" w:rsidRDefault="004C02EF" w:rsidP="003A4B22">
            <w:pPr>
              <w:spacing w:after="120"/>
              <w:rPr>
                <w:shd w:val="solid" w:color="C0C0C0" w:fill="FFFFFF"/>
              </w:rPr>
            </w:pPr>
            <w:r w:rsidRPr="00E77497">
              <w:rPr>
                <w:shd w:val="solid" w:color="C0C0C0" w:fill="FFFFFF"/>
              </w:rPr>
              <w:t>Replacement text</w:t>
            </w:r>
          </w:p>
        </w:tc>
      </w:tr>
      <w:tr w:rsidR="004C02EF" w:rsidRPr="00E77497" w14:paraId="11F155F5" w14:textId="77777777" w:rsidTr="003A4B22">
        <w:tc>
          <w:tcPr>
            <w:tcW w:w="1710" w:type="dxa"/>
            <w:tcBorders>
              <w:top w:val="nil"/>
            </w:tcBorders>
          </w:tcPr>
          <w:p w14:paraId="058EE302"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Borders>
              <w:top w:val="nil"/>
            </w:tcBorders>
          </w:tcPr>
          <w:p w14:paraId="55A76598"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r>
      <w:tr w:rsidR="004C02EF" w:rsidRPr="00E77497" w14:paraId="39DCD883" w14:textId="77777777" w:rsidTr="003A4B22">
        <w:tc>
          <w:tcPr>
            <w:tcW w:w="1710" w:type="dxa"/>
            <w:tcBorders>
              <w:top w:val="nil"/>
            </w:tcBorders>
          </w:tcPr>
          <w:p w14:paraId="727B5465" w14:textId="77777777" w:rsidR="004C02EF" w:rsidRPr="00E77497" w:rsidRDefault="004C02EF" w:rsidP="003A4B22">
            <w:pPr>
              <w:spacing w:after="0"/>
              <w:contextualSpacing/>
              <w:rPr>
                <w:rFonts w:ascii="Courier New" w:hAnsi="Courier New" w:cs="Courier New"/>
                <w:b/>
                <w:i/>
              </w:rPr>
            </w:pPr>
            <w:r w:rsidRPr="00E77497">
              <w:rPr>
                <w:rFonts w:ascii="Courier New" w:hAnsi="Courier New" w:cs="Courier New"/>
                <w:b/>
              </w:rPr>
              <w:t>$&amp;</w:t>
            </w:r>
          </w:p>
        </w:tc>
        <w:tc>
          <w:tcPr>
            <w:tcW w:w="7380" w:type="dxa"/>
            <w:tcBorders>
              <w:top w:val="nil"/>
            </w:tcBorders>
          </w:tcPr>
          <w:p w14:paraId="00618FF8" w14:textId="77777777" w:rsidR="004C02EF" w:rsidRPr="00E77497" w:rsidRDefault="004C02EF" w:rsidP="003A4B22">
            <w:pPr>
              <w:spacing w:after="0"/>
              <w:contextualSpacing/>
            </w:pPr>
            <w:r w:rsidRPr="00E77497">
              <w:t>The matched substring.</w:t>
            </w:r>
          </w:p>
        </w:tc>
      </w:tr>
      <w:tr w:rsidR="004C02EF" w:rsidRPr="00E77497" w14:paraId="1A867B1E" w14:textId="77777777" w:rsidTr="003A4B22">
        <w:tc>
          <w:tcPr>
            <w:tcW w:w="1710" w:type="dxa"/>
          </w:tcPr>
          <w:p w14:paraId="686AF500"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
          <w:p w14:paraId="6A46004D"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precedes the matched substring.</w:t>
            </w:r>
          </w:p>
        </w:tc>
      </w:tr>
      <w:tr w:rsidR="004C02EF" w:rsidRPr="00E77497" w14:paraId="5EED1DB9" w14:textId="77777777" w:rsidTr="003A4B22">
        <w:tc>
          <w:tcPr>
            <w:tcW w:w="1710" w:type="dxa"/>
          </w:tcPr>
          <w:p w14:paraId="342DEC04"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
          <w:p w14:paraId="60C41F2E"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follows the matched substring.</w:t>
            </w:r>
          </w:p>
        </w:tc>
      </w:tr>
      <w:tr w:rsidR="004C02EF" w:rsidRPr="00E77497" w14:paraId="15513799" w14:textId="77777777" w:rsidTr="003A4B22">
        <w:tc>
          <w:tcPr>
            <w:tcW w:w="1710" w:type="dxa"/>
          </w:tcPr>
          <w:p w14:paraId="499A1F45"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w:t>
            </w:r>
          </w:p>
        </w:tc>
        <w:tc>
          <w:tcPr>
            <w:tcW w:w="7380" w:type="dxa"/>
          </w:tcPr>
          <w:p w14:paraId="38AE6479" w14:textId="77777777" w:rsidR="004C02EF" w:rsidRPr="00B820AB" w:rsidRDefault="004C02EF" w:rsidP="003A4B22">
            <w:pPr>
              <w:spacing w:after="0"/>
              <w:contextualSpacing/>
            </w:pPr>
            <w:r w:rsidRPr="00E77497">
              <w:t xml:space="preserve">The </w:t>
            </w:r>
            <w:r w:rsidRPr="00E77497">
              <w:rPr>
                <w:rFonts w:ascii="Times New Roman" w:hAnsi="Times New Roman"/>
                <w:i/>
              </w:rPr>
              <w:t>n</w:t>
            </w:r>
            <w:r w:rsidRPr="00E77497">
              <w:rPr>
                <w:rFonts w:ascii="Times New Roman" w:hAnsi="Times New Roman"/>
                <w:vertAlign w:val="superscript"/>
              </w:rPr>
              <w:t>th</w:t>
            </w:r>
            <w:r w:rsidRPr="00E77497">
              <w:t xml:space="preserve"> capture, where </w:t>
            </w:r>
            <w:r w:rsidRPr="00E77497">
              <w:rPr>
                <w:rFonts w:ascii="Times New Roman" w:hAnsi="Times New Roman"/>
                <w:i/>
              </w:rPr>
              <w:t>n</w:t>
            </w:r>
            <w:r w:rsidRPr="00E77497">
              <w:t xml:space="preserve"> is a single digit in the range </w:t>
            </w:r>
            <w:r w:rsidRPr="00E77497">
              <w:rPr>
                <w:rFonts w:ascii="Times New Roman" w:hAnsi="Times New Roman"/>
              </w:rPr>
              <w:t>1</w:t>
            </w:r>
            <w:r w:rsidRPr="00E77497">
              <w:t xml:space="preserve"> to </w:t>
            </w:r>
            <w:r w:rsidRPr="00E77497">
              <w:rPr>
                <w:rFonts w:ascii="Times New Roman" w:hAnsi="Times New Roman"/>
              </w:rPr>
              <w:t>9</w:t>
            </w:r>
            <w:r w:rsidRPr="00E77497">
              <w:t xml:space="preserve"> and </w:t>
            </w:r>
            <w:r w:rsidRPr="00E77497">
              <w:rPr>
                <w:rFonts w:ascii="Courier New" w:hAnsi="Courier New"/>
                <w:b/>
              </w:rPr>
              <w:t>$</w:t>
            </w:r>
            <w:r w:rsidRPr="00E77497">
              <w:rPr>
                <w:rFonts w:ascii="Times New Roman" w:hAnsi="Times New Roman"/>
                <w:i/>
              </w:rPr>
              <w:t>n</w:t>
            </w:r>
            <w:r w:rsidRPr="00E77497">
              <w:t xml:space="preserve"> is not followed by a decimal digit. If </w:t>
            </w:r>
            <w:r w:rsidRPr="00E77497">
              <w:rPr>
                <w:rFonts w:ascii="Times New Roman" w:hAnsi="Times New Roman"/>
                <w:i/>
              </w:rPr>
              <w:t>n</w:t>
            </w:r>
            <w:r w:rsidRPr="004D1BD1">
              <w:rPr>
                <w:rFonts w:ascii="Times New Roman" w:hAnsi="Times New Roman"/>
              </w:rPr>
              <w:sym w:font="Symbol" w:char="F0A3"/>
            </w:r>
            <w:r w:rsidRPr="004D1BD1">
              <w:rPr>
                <w:rFonts w:ascii="Times New Roman" w:hAnsi="Times New Roman"/>
                <w:i/>
              </w:rPr>
              <w:t>m</w:t>
            </w:r>
            <w:r w:rsidRPr="008B7F6F">
              <w:t xml:space="preserve"> and the </w:t>
            </w:r>
            <w:r w:rsidRPr="006B6D0A">
              <w:rPr>
                <w:rFonts w:ascii="Times New Roman" w:hAnsi="Times New Roman"/>
                <w:i/>
              </w:rPr>
              <w:t>n</w:t>
            </w:r>
            <w:r w:rsidRPr="006B6D0A">
              <w:t xml:space="preserve">th capture is </w:t>
            </w:r>
            <w:r w:rsidRPr="00E65A34">
              <w:rPr>
                <w:b/>
              </w:rPr>
              <w:t>undefined</w:t>
            </w:r>
            <w:r w:rsidRPr="00546435">
              <w:t xml:space="preserve">, use the empty String instead. If </w:t>
            </w:r>
            <w:r w:rsidRPr="00A67AF2">
              <w:rPr>
                <w:rFonts w:ascii="Times New Roman" w:hAnsi="Times New Roman"/>
                <w:i/>
              </w:rPr>
              <w:t>n</w:t>
            </w:r>
            <w:r w:rsidRPr="00A67AF2">
              <w:rPr>
                <w:rFonts w:ascii="Times New Roman" w:hAnsi="Times New Roman"/>
              </w:rPr>
              <w:t>&gt;</w:t>
            </w:r>
            <w:r w:rsidRPr="00A67AF2">
              <w:rPr>
                <w:rFonts w:ascii="Times New Roman" w:hAnsi="Times New Roman"/>
                <w:i/>
              </w:rPr>
              <w:t>m</w:t>
            </w:r>
            <w:r w:rsidRPr="00B820AB">
              <w:t>, the result is implementation-defined.</w:t>
            </w:r>
          </w:p>
        </w:tc>
      </w:tr>
      <w:tr w:rsidR="004C02EF" w:rsidRPr="00E77497" w14:paraId="72F5F917" w14:textId="77777777" w:rsidTr="003A4B22">
        <w:tc>
          <w:tcPr>
            <w:tcW w:w="1710" w:type="dxa"/>
          </w:tcPr>
          <w:p w14:paraId="67CEA08D"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$nn</w:t>
            </w:r>
          </w:p>
        </w:tc>
        <w:tc>
          <w:tcPr>
            <w:tcW w:w="7380" w:type="dxa"/>
          </w:tcPr>
          <w:p w14:paraId="7CF2355C" w14:textId="77777777" w:rsidR="004C02EF" w:rsidRPr="00B820AB" w:rsidRDefault="004C02EF" w:rsidP="003A4B22">
            <w:pPr>
              <w:spacing w:after="0"/>
              <w:contextualSpacing/>
            </w:pPr>
            <w:r w:rsidRPr="00E77497">
              <w:t xml:space="preserve">The </w:t>
            </w:r>
            <w:r w:rsidRPr="00E77497">
              <w:rPr>
                <w:rFonts w:ascii="Times New Roman" w:hAnsi="Times New Roman"/>
                <w:i/>
              </w:rPr>
              <w:t>nn</w:t>
            </w:r>
            <w:r w:rsidRPr="00E77497">
              <w:rPr>
                <w:rFonts w:ascii="Times New Roman" w:hAnsi="Times New Roman"/>
                <w:vertAlign w:val="superscript"/>
              </w:rPr>
              <w:t>th</w:t>
            </w:r>
            <w:r w:rsidRPr="00E77497">
              <w:t xml:space="preserve"> capture, where </w:t>
            </w:r>
            <w:r w:rsidRPr="00E77497">
              <w:rPr>
                <w:rFonts w:ascii="Times New Roman" w:hAnsi="Times New Roman"/>
                <w:i/>
              </w:rPr>
              <w:t>nn</w:t>
            </w:r>
            <w:r w:rsidRPr="00E77497">
              <w:t xml:space="preserve"> is a two-digit decimal number in the range </w:t>
            </w:r>
            <w:r w:rsidRPr="00E77497">
              <w:rPr>
                <w:rFonts w:ascii="Times New Roman" w:hAnsi="Times New Roman"/>
              </w:rPr>
              <w:t>01</w:t>
            </w:r>
            <w:r w:rsidRPr="00E77497">
              <w:t xml:space="preserve"> to </w:t>
            </w:r>
            <w:r w:rsidRPr="00E77497">
              <w:rPr>
                <w:rFonts w:ascii="Times New Roman" w:hAnsi="Times New Roman"/>
              </w:rPr>
              <w:t>99</w:t>
            </w:r>
            <w:r w:rsidRPr="00E77497">
              <w:t xml:space="preserve">. If </w:t>
            </w:r>
            <w:r w:rsidRPr="00E77497">
              <w:rPr>
                <w:rFonts w:ascii="Times New Roman" w:hAnsi="Times New Roman"/>
                <w:i/>
              </w:rPr>
              <w:t>nn</w:t>
            </w:r>
            <w:r w:rsidRPr="004D1BD1">
              <w:sym w:font="Symbol" w:char="F0A3"/>
            </w:r>
            <w:r w:rsidRPr="004D1BD1">
              <w:rPr>
                <w:rFonts w:ascii="Times New Roman" w:hAnsi="Times New Roman"/>
                <w:i/>
              </w:rPr>
              <w:t>m</w:t>
            </w:r>
            <w:r w:rsidRPr="008B7F6F">
              <w:t xml:space="preserve"> and the </w:t>
            </w:r>
            <w:r w:rsidRPr="006B6D0A">
              <w:rPr>
                <w:rFonts w:ascii="Times New Roman" w:hAnsi="Times New Roman"/>
                <w:i/>
              </w:rPr>
              <w:t>nn</w:t>
            </w:r>
            <w:r w:rsidRPr="006B6D0A">
              <w:rPr>
                <w:rFonts w:ascii="Times New Roman" w:hAnsi="Times New Roman"/>
                <w:vertAlign w:val="superscript"/>
              </w:rPr>
              <w:t>th</w:t>
            </w:r>
            <w:r w:rsidRPr="006B6D0A">
              <w:t xml:space="preserve"> capture is </w:t>
            </w:r>
            <w:r w:rsidRPr="00E65A34">
              <w:rPr>
                <w:b/>
              </w:rPr>
              <w:t>undefined</w:t>
            </w:r>
            <w:r w:rsidRPr="00546435">
              <w:t xml:space="preserve">, use the empty String instead. If </w:t>
            </w:r>
            <w:r w:rsidRPr="00A67AF2">
              <w:rPr>
                <w:rFonts w:ascii="Times New Roman" w:hAnsi="Times New Roman"/>
                <w:i/>
              </w:rPr>
              <w:t>nn</w:t>
            </w:r>
            <w:r w:rsidRPr="00A67AF2">
              <w:rPr>
                <w:rFonts w:ascii="Times New Roman" w:hAnsi="Times New Roman"/>
              </w:rPr>
              <w:t>&gt;</w:t>
            </w:r>
            <w:r w:rsidRPr="00A67AF2">
              <w:rPr>
                <w:rFonts w:ascii="Times New Roman" w:hAnsi="Times New Roman"/>
                <w:i/>
              </w:rPr>
              <w:t>m</w:t>
            </w:r>
            <w:r w:rsidRPr="00B820AB">
              <w:t>, the result is implementation-defined.</w:t>
            </w:r>
          </w:p>
        </w:tc>
      </w:tr>
    </w:tbl>
    <w:p w14:paraId="6161CC22" w14:textId="77777777" w:rsidR="004C02EF" w:rsidRPr="00E77497" w:rsidRDefault="004C02EF" w:rsidP="004C02EF">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FE11A07" w14:textId="77777777" w:rsidR="004C02EF" w:rsidRPr="00E77497" w:rsidRDefault="004C02EF" w:rsidP="004C02EF">
      <w:pPr>
        <w:pStyle w:val="40"/>
        <w:numPr>
          <w:ilvl w:val="0"/>
          <w:numId w:val="0"/>
        </w:numPr>
      </w:pPr>
      <w:bookmarkStart w:id="13324" w:name="_Ref456010590"/>
      <w:r w:rsidRPr="00E77497">
        <w:t>15.5.4.12</w:t>
      </w:r>
      <w:r w:rsidRPr="00E77497">
        <w:tab/>
        <w:t>String.prototype.search (regexp)</w:t>
      </w:r>
      <w:bookmarkEnd w:id="13324"/>
    </w:p>
    <w:p w14:paraId="79B06B09" w14:textId="77777777"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14:paraId="00073913" w14:textId="77777777" w:rsidR="004C02EF" w:rsidRPr="00E77497" w:rsidRDefault="004C02EF" w:rsidP="00834A33">
      <w:pPr>
        <w:pStyle w:val="Alg4"/>
        <w:numPr>
          <w:ilvl w:val="0"/>
          <w:numId w:val="229"/>
        </w:numPr>
      </w:pPr>
      <w:r w:rsidRPr="00E77497">
        <w:t xml:space="preserve">Call CheckObjectCoercible passing the </w:t>
      </w:r>
      <w:r w:rsidRPr="00E77497">
        <w:rPr>
          <w:b/>
        </w:rPr>
        <w:t>this</w:t>
      </w:r>
      <w:r w:rsidRPr="00E77497">
        <w:t xml:space="preserve"> value as its argument.</w:t>
      </w:r>
    </w:p>
    <w:p w14:paraId="30254AAC" w14:textId="77777777" w:rsidR="004C02EF" w:rsidRPr="00E77497" w:rsidRDefault="004C02EF" w:rsidP="00834A33">
      <w:pPr>
        <w:pStyle w:val="Alg4"/>
        <w:numPr>
          <w:ilvl w:val="0"/>
          <w:numId w:val="229"/>
        </w:num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21AE67E1" w14:textId="77777777" w:rsidR="004C02EF" w:rsidRPr="00E77497" w:rsidRDefault="004C02EF" w:rsidP="00834A33">
      <w:pPr>
        <w:pStyle w:val="Alg4"/>
        <w:numPr>
          <w:ilvl w:val="0"/>
          <w:numId w:val="229"/>
        </w:numPr>
      </w:pPr>
      <w:r w:rsidRPr="00E77497">
        <w:t>If Type(</w:t>
      </w:r>
      <w:r w:rsidRPr="00E77497">
        <w:rPr>
          <w:i/>
        </w:rPr>
        <w:t>regexp</w:t>
      </w:r>
      <w:r w:rsidRPr="00E77497">
        <w:t xml:space="preserve">) is Object and </w:t>
      </w:r>
      <w:del w:id="13325" w:author="Allen Wirfs-Brock" w:date="2011-07-02T14:08:00Z">
        <w:r w:rsidRPr="00E77497" w:rsidDel="00141138">
          <w:delText xml:space="preserve">the value of the [[Class]] internal property of </w:delText>
        </w:r>
      </w:del>
      <w:r w:rsidRPr="00E77497">
        <w:rPr>
          <w:i/>
        </w:rPr>
        <w:t>regexp</w:t>
      </w:r>
      <w:r w:rsidRPr="00E77497">
        <w:t xml:space="preserve"> </w:t>
      </w:r>
      <w:ins w:id="13326" w:author="Allen Wirfs-Brock" w:date="2011-07-02T14:08:00Z">
        <w:r w:rsidR="00141138" w:rsidRPr="00E77497">
          <w:t xml:space="preserve">has </w:t>
        </w:r>
        <w:del w:id="13327" w:author="Rev 3 Allen Wirfs-Brock" w:date="2011-09-08T14:51:00Z">
          <w:r w:rsidR="00141138" w:rsidRPr="00E77497" w:rsidDel="00BA3B3B">
            <w:delText>the</w:delText>
          </w:r>
        </w:del>
      </w:ins>
      <w:ins w:id="13328" w:author="Rev 3 Allen Wirfs-Brock" w:date="2011-09-08T14:51:00Z">
        <w:r w:rsidR="00BA3B3B" w:rsidRPr="00E77497">
          <w:t>a</w:t>
        </w:r>
      </w:ins>
      <w:ins w:id="13329" w:author="Allen Wirfs-Brock" w:date="2011-07-02T14:08:00Z">
        <w:r w:rsidR="00141138" w:rsidRPr="00E77497">
          <w:t xml:space="preserve"> [[</w:t>
        </w:r>
        <w:del w:id="13330" w:author="Rev 3 Allen Wirfs-Brock" w:date="2011-09-08T14:51:00Z">
          <w:r w:rsidR="00141138" w:rsidRPr="00E77497" w:rsidDel="00BA3B3B">
            <w:delText>IsRegExp</w:delText>
          </w:r>
        </w:del>
      </w:ins>
      <w:ins w:id="13331" w:author="Rev 3 Allen Wirfs-Brock" w:date="2011-09-08T14:51:00Z">
        <w:r w:rsidR="00BA3B3B" w:rsidRPr="00E77497">
          <w:t>NativeBrand</w:t>
        </w:r>
      </w:ins>
      <w:ins w:id="13332" w:author="Allen Wirfs-Brock" w:date="2011-07-02T14:08:00Z">
        <w:r w:rsidR="00141138" w:rsidRPr="00E77497">
          <w:t>]] internal property</w:t>
        </w:r>
      </w:ins>
      <w:ins w:id="13333" w:author="Rev 3 Allen Wirfs-Brock" w:date="2011-09-08T14:51:00Z">
        <w:r w:rsidR="00BA3B3B" w:rsidRPr="00E77497">
          <w:t xml:space="preserve"> whose value is NativeRegExp</w:t>
        </w:r>
        <w:r w:rsidR="00BA3B3B" w:rsidRPr="00E77497" w:rsidDel="00141138">
          <w:t xml:space="preserve"> </w:t>
        </w:r>
      </w:ins>
      <w:del w:id="13334" w:author="Allen Wirfs-Brock" w:date="2011-07-02T14:08:00Z">
        <w:r w:rsidRPr="00E77497" w:rsidDel="00141138">
          <w:delText xml:space="preserve">is </w:delText>
        </w:r>
        <w:r w:rsidRPr="00E77497" w:rsidDel="00141138">
          <w:rPr>
            <w:rFonts w:ascii="Courier New" w:hAnsi="Courier New"/>
            <w:b/>
          </w:rPr>
          <w:delText>"RegExp"</w:delText>
        </w:r>
      </w:del>
      <w:r w:rsidRPr="00E77497">
        <w:t xml:space="preserve">, then let </w:t>
      </w:r>
      <w:r w:rsidRPr="00E77497">
        <w:rPr>
          <w:i/>
        </w:rPr>
        <w:t>rx</w:t>
      </w:r>
      <w:r w:rsidRPr="00E77497">
        <w:t xml:space="preserve"> be </w:t>
      </w:r>
      <w:r w:rsidRPr="00E77497">
        <w:rPr>
          <w:i/>
        </w:rPr>
        <w:t>regexp</w:t>
      </w:r>
      <w:r w:rsidRPr="00E77497">
        <w:t>;</w:t>
      </w:r>
    </w:p>
    <w:p w14:paraId="3AD3D71D" w14:textId="77777777" w:rsidR="004C02EF" w:rsidRPr="00E77497" w:rsidRDefault="004C02EF" w:rsidP="00834A33">
      <w:pPr>
        <w:pStyle w:val="Alg4"/>
        <w:numPr>
          <w:ilvl w:val="0"/>
          <w:numId w:val="229"/>
        </w:numPr>
      </w:pPr>
      <w:r w:rsidRPr="00E77497">
        <w:t xml:space="preserve">Else, let </w:t>
      </w:r>
      <w:r w:rsidRPr="00E77497">
        <w:rPr>
          <w:i/>
        </w:rPr>
        <w:t>rx</w:t>
      </w:r>
      <w:r w:rsidRPr="00E77497">
        <w:t xml:space="preserve"> be a new RegExp object created as if by the expression </w:t>
      </w:r>
      <w:r w:rsidRPr="00E77497">
        <w:rPr>
          <w:rFonts w:ascii="Courier New" w:hAnsi="Courier New"/>
          <w:b/>
        </w:rPr>
        <w:t>new RegExp(</w:t>
      </w:r>
      <w:r w:rsidRPr="00E77497">
        <w:rPr>
          <w:i/>
        </w:rPr>
        <w:t>regexp</w:t>
      </w:r>
      <w:r w:rsidRPr="00E77497">
        <w:rPr>
          <w:rFonts w:ascii="Courier New" w:hAnsi="Courier New"/>
          <w:b/>
        </w:rPr>
        <w:t>)</w:t>
      </w:r>
      <w:r w:rsidRPr="00E77497">
        <w:t xml:space="preserve"> where </w:t>
      </w:r>
      <w:r w:rsidRPr="00E77497">
        <w:rPr>
          <w:rFonts w:ascii="Courier New" w:hAnsi="Courier New"/>
          <w:b/>
        </w:rPr>
        <w:t>RegExp</w:t>
      </w:r>
      <w:r w:rsidRPr="00E77497">
        <w:t xml:space="preserve"> is the standard built-in constructor with that name.</w:t>
      </w:r>
    </w:p>
    <w:p w14:paraId="6BF04C19" w14:textId="77777777" w:rsidR="004C02EF" w:rsidRPr="00E77497" w:rsidRDefault="004C02EF" w:rsidP="00834A33">
      <w:pPr>
        <w:pStyle w:val="Alg4"/>
        <w:numPr>
          <w:ilvl w:val="0"/>
          <w:numId w:val="229"/>
        </w:numPr>
      </w:pPr>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p>
    <w:p w14:paraId="7CA44FBE" w14:textId="77777777" w:rsidR="004C02EF" w:rsidRPr="00E77497" w:rsidRDefault="004C02EF" w:rsidP="00834A33">
      <w:pPr>
        <w:pStyle w:val="Alg4"/>
        <w:numPr>
          <w:ilvl w:val="0"/>
          <w:numId w:val="229"/>
        </w:numPr>
        <w:spacing w:after="120"/>
      </w:pPr>
      <w:r w:rsidRPr="00E77497">
        <w:t xml:space="preserve">Return </w:t>
      </w:r>
      <w:r w:rsidRPr="00E77497">
        <w:rPr>
          <w:i/>
        </w:rPr>
        <w:t>result</w:t>
      </w:r>
      <w:r w:rsidRPr="00E77497">
        <w:t>.</w:t>
      </w:r>
    </w:p>
    <w:p w14:paraId="4694252F"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C634AF9" w14:textId="77777777" w:rsidR="004C02EF" w:rsidRPr="00E77497" w:rsidRDefault="004C02EF" w:rsidP="004C02EF">
      <w:pPr>
        <w:pStyle w:val="40"/>
        <w:numPr>
          <w:ilvl w:val="0"/>
          <w:numId w:val="0"/>
        </w:numPr>
      </w:pPr>
      <w:bookmarkStart w:id="13335" w:name="_Ref457709109"/>
      <w:r w:rsidRPr="00E77497">
        <w:t>15.5.4.13</w:t>
      </w:r>
      <w:r w:rsidRPr="00E77497">
        <w:tab/>
        <w:t>String.prototype.slice (start, end)</w:t>
      </w:r>
      <w:bookmarkEnd w:id="13335"/>
    </w:p>
    <w:p w14:paraId="48401690"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5DAE5F90" w14:textId="77777777" w:rsidR="004C02EF" w:rsidRPr="00E77497" w:rsidRDefault="004C02EF" w:rsidP="00834A33">
      <w:pPr>
        <w:pStyle w:val="Alg4"/>
        <w:numPr>
          <w:ilvl w:val="0"/>
          <w:numId w:val="230"/>
        </w:numPr>
      </w:pPr>
      <w:r w:rsidRPr="00E77497">
        <w:t xml:space="preserve">Call CheckObjectCoercible passing the </w:t>
      </w:r>
      <w:r w:rsidRPr="00E77497">
        <w:rPr>
          <w:b/>
        </w:rPr>
        <w:t>this</w:t>
      </w:r>
      <w:r w:rsidRPr="00E77497">
        <w:t xml:space="preserve"> value as its argument.</w:t>
      </w:r>
    </w:p>
    <w:p w14:paraId="0594FB92" w14:textId="77777777" w:rsidR="004C02EF" w:rsidRPr="00E77497" w:rsidRDefault="004C02EF" w:rsidP="00834A33">
      <w:pPr>
        <w:pStyle w:val="Alg4"/>
        <w:numPr>
          <w:ilvl w:val="0"/>
          <w:numId w:val="23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F83C4DD" w14:textId="77777777"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characters in </w:t>
      </w:r>
      <w:r w:rsidRPr="00E77497">
        <w:rPr>
          <w:i/>
        </w:rPr>
        <w:t>S</w:t>
      </w:r>
      <w:r w:rsidRPr="00E77497">
        <w:t>.</w:t>
      </w:r>
    </w:p>
    <w:p w14:paraId="3D242E4C" w14:textId="77777777"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14:paraId="3010F58C" w14:textId="77777777"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15A8D0D5" w14:textId="77777777"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08602E1C" w14:textId="77777777"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6CD59A85" w14:textId="77777777"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5995E2EA" w14:textId="77777777" w:rsidR="004C02EF" w:rsidRPr="00E77497" w:rsidRDefault="004C02EF" w:rsidP="00834A33">
      <w:pPr>
        <w:pStyle w:val="Alg4"/>
        <w:numPr>
          <w:ilvl w:val="0"/>
          <w:numId w:val="230"/>
        </w:numPr>
        <w:spacing w:after="220"/>
      </w:pPr>
      <w:r w:rsidRPr="00E77497">
        <w:t xml:space="preserve">Return a String containing </w:t>
      </w:r>
      <w:r w:rsidRPr="00E77497">
        <w:rPr>
          <w:i/>
        </w:rPr>
        <w:t>span</w:t>
      </w:r>
      <w:r w:rsidRPr="00E77497">
        <w:t xml:space="preserve"> consecutive characters from </w:t>
      </w:r>
      <w:r w:rsidRPr="00E77497">
        <w:rPr>
          <w:i/>
        </w:rPr>
        <w:t>S</w:t>
      </w:r>
      <w:r w:rsidRPr="00E77497">
        <w:t xml:space="preserve"> beginning with the character at position </w:t>
      </w:r>
      <w:r w:rsidRPr="00E77497">
        <w:rPr>
          <w:i/>
        </w:rPr>
        <w:t>from</w:t>
      </w:r>
      <w:r w:rsidRPr="00E77497">
        <w:t>.</w:t>
      </w:r>
    </w:p>
    <w:p w14:paraId="662F1BE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384F22A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EF1F694" w14:textId="77777777" w:rsidR="004C02EF" w:rsidRPr="00E77497" w:rsidRDefault="004C02EF" w:rsidP="004C02EF">
      <w:pPr>
        <w:pStyle w:val="40"/>
        <w:numPr>
          <w:ilvl w:val="0"/>
          <w:numId w:val="0"/>
        </w:numPr>
      </w:pPr>
      <w:bookmarkStart w:id="13336" w:name="_Ref456010446"/>
      <w:r w:rsidRPr="00E77497">
        <w:t>15.5.4.14</w:t>
      </w:r>
      <w:r w:rsidRPr="00E77497">
        <w:tab/>
        <w:t>String.prototype.spli</w:t>
      </w:r>
      <w:bookmarkEnd w:id="13293"/>
      <w:r w:rsidRPr="00E77497">
        <w:t>t (separator</w:t>
      </w:r>
      <w:bookmarkEnd w:id="13294"/>
      <w:bookmarkEnd w:id="13295"/>
      <w:r w:rsidRPr="00E77497">
        <w:t>, limit)</w:t>
      </w:r>
      <w:bookmarkEnd w:id="13336"/>
    </w:p>
    <w:p w14:paraId="338D5A4B" w14:textId="77777777" w:rsidR="004C02EF" w:rsidRPr="00E77497" w:rsidRDefault="004C02EF" w:rsidP="004C02EF">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13337" w:name="_Toc385672321"/>
      <w:bookmarkStart w:id="13338" w:name="_Toc393690437"/>
      <w:bookmarkStart w:id="13339" w:name="_Toc382291638"/>
      <w:r w:rsidRPr="00E77497">
        <w:t xml:space="preserve"> or it may be a RegExp object (i.e., an object </w:t>
      </w:r>
      <w:ins w:id="13340" w:author="Allen Wirfs-Brock" w:date="2011-07-02T14:09:00Z">
        <w:r w:rsidR="00141138" w:rsidRPr="00E77497">
          <w:t xml:space="preserve">with </w:t>
        </w:r>
        <w:del w:id="13341" w:author="Rev 3 Allen Wirfs-Brock" w:date="2011-09-08T14:51:00Z">
          <w:r w:rsidR="00141138" w:rsidRPr="00E77497" w:rsidDel="00BA3B3B">
            <w:delText>the</w:delText>
          </w:r>
        </w:del>
      </w:ins>
      <w:ins w:id="13342" w:author="Rev 3 Allen Wirfs-Brock" w:date="2011-09-08T14:51:00Z">
        <w:r w:rsidR="00BA3B3B" w:rsidRPr="00E77497">
          <w:t>a</w:t>
        </w:r>
      </w:ins>
      <w:ins w:id="13343" w:author="Allen Wirfs-Brock" w:date="2011-07-02T14:09:00Z">
        <w:r w:rsidR="00141138" w:rsidRPr="00E77497">
          <w:t xml:space="preserve"> [[</w:t>
        </w:r>
        <w:del w:id="13344" w:author="Rev 3 Allen Wirfs-Brock" w:date="2011-09-08T14:51:00Z">
          <w:r w:rsidR="00141138" w:rsidRPr="00E77497" w:rsidDel="00BA3B3B">
            <w:delText>IsRegExp</w:delText>
          </w:r>
        </w:del>
      </w:ins>
      <w:ins w:id="13345" w:author="Rev 3 Allen Wirfs-Brock" w:date="2011-09-08T14:51:00Z">
        <w:r w:rsidR="00BA3B3B" w:rsidRPr="00E77497">
          <w:t>NativeBrand</w:t>
        </w:r>
      </w:ins>
      <w:ins w:id="13346" w:author="Allen Wirfs-Brock" w:date="2011-07-02T14:09:00Z">
        <w:r w:rsidR="00141138" w:rsidRPr="00E77497">
          <w:t>]] internal property</w:t>
        </w:r>
      </w:ins>
      <w:ins w:id="13347" w:author="Rev 3 Allen Wirfs-Brock" w:date="2011-09-08T14:51:00Z">
        <w:r w:rsidR="00BA3B3B" w:rsidRPr="00E77497">
          <w:t xml:space="preserve"> whose value is NativeRegExp</w:t>
        </w:r>
        <w:r w:rsidR="00BA3B3B" w:rsidRPr="00E77497" w:rsidDel="00141138">
          <w:t xml:space="preserve"> </w:t>
        </w:r>
      </w:ins>
      <w:del w:id="13348" w:author="Allen Wirfs-Brock" w:date="2011-07-02T14:09:00Z">
        <w:r w:rsidRPr="00E77497" w:rsidDel="00141138">
          <w:delText xml:space="preserve">whose [[Class]] internal property is </w:delText>
        </w:r>
        <w:r w:rsidRPr="00E77497" w:rsidDel="00141138">
          <w:rPr>
            <w:rFonts w:ascii="Courier New" w:hAnsi="Courier New"/>
            <w:b/>
          </w:rPr>
          <w:delText>"RegExp"</w:delText>
        </w:r>
      </w:del>
      <w:r w:rsidRPr="00E77497">
        <w:t>; see 15.10).</w:t>
      </w:r>
    </w:p>
    <w:p w14:paraId="50CDB082" w14:textId="77777777"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characters; the length of the result array equals the length of the String, and each substring contains one character.)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7DF94D14" w14:textId="77777777"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600F0102" w14:textId="77777777"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3AA69699" w14:textId="77777777"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23EC4280" w14:textId="77777777" w:rsidR="004C02EF" w:rsidRPr="00E77497" w:rsidRDefault="004C02EF" w:rsidP="004C02EF">
      <w:pPr>
        <w:spacing w:after="60"/>
      </w:pPr>
      <w:r w:rsidRPr="00E77497">
        <w:t>evaluates to the array</w:t>
      </w:r>
    </w:p>
    <w:p w14:paraId="39BFF6F3" w14:textId="77777777"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1471A8F0" w14:textId="77777777"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676ABECD" w14:textId="77777777" w:rsidR="004C02EF" w:rsidRPr="00E77497" w:rsidRDefault="004C02EF" w:rsidP="004C02EF">
      <w:r w:rsidRPr="00E77497">
        <w:t xml:space="preserve">When the </w:t>
      </w:r>
      <w:r w:rsidRPr="00E77497">
        <w:rPr>
          <w:rFonts w:ascii="Courier New" w:hAnsi="Courier New"/>
          <w:b/>
        </w:rPr>
        <w:t>split</w:t>
      </w:r>
      <w:r w:rsidRPr="00E77497">
        <w:t xml:space="preserve"> method is called, the following steps are taken:</w:t>
      </w:r>
    </w:p>
    <w:p w14:paraId="0526A07C" w14:textId="77777777" w:rsidR="004C02EF" w:rsidRPr="00E77497" w:rsidRDefault="004C02EF" w:rsidP="00834A33">
      <w:pPr>
        <w:pStyle w:val="Alg4"/>
        <w:numPr>
          <w:ilvl w:val="0"/>
          <w:numId w:val="231"/>
        </w:numPr>
        <w:tabs>
          <w:tab w:val="left" w:pos="1710"/>
        </w:tabs>
      </w:pPr>
      <w:r w:rsidRPr="00E77497">
        <w:t xml:space="preserve">Call CheckObjectCoercible passing the </w:t>
      </w:r>
      <w:r w:rsidRPr="00E77497">
        <w:rPr>
          <w:b/>
        </w:rPr>
        <w:t>this</w:t>
      </w:r>
      <w:r w:rsidRPr="00E77497">
        <w:t xml:space="preserve"> value as its argument.</w:t>
      </w:r>
    </w:p>
    <w:p w14:paraId="35E758A4" w14:textId="77777777" w:rsidR="004C02EF" w:rsidRPr="00E77497" w:rsidRDefault="004C02EF" w:rsidP="00834A33">
      <w:pPr>
        <w:pStyle w:val="Alg4"/>
        <w:numPr>
          <w:ilvl w:val="0"/>
          <w:numId w:val="231"/>
        </w:numPr>
        <w:tabs>
          <w:tab w:val="left" w:pos="1710"/>
        </w:tabs>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74049C6" w14:textId="77777777" w:rsidR="004C02EF" w:rsidRPr="00E77497" w:rsidRDefault="004C02EF" w:rsidP="00834A33">
      <w:pPr>
        <w:pStyle w:val="Alg4"/>
        <w:numPr>
          <w:ilvl w:val="0"/>
          <w:numId w:val="231"/>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where </w:t>
      </w:r>
      <w:r w:rsidRPr="00E77497">
        <w:rPr>
          <w:rFonts w:ascii="Courier New" w:hAnsi="Courier New" w:cs="Courier New"/>
          <w:b/>
        </w:rPr>
        <w:t>Array</w:t>
      </w:r>
      <w:r w:rsidRPr="00E77497">
        <w:t xml:space="preserve"> is the standard built-in constructor with that name.</w:t>
      </w:r>
    </w:p>
    <w:p w14:paraId="485ADB44" w14:textId="77777777"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14:paraId="609A8B3B" w14:textId="77777777"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23DC33DF" w14:textId="77777777"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characters in </w:t>
      </w:r>
      <w:r w:rsidRPr="00E77497">
        <w:rPr>
          <w:i/>
        </w:rPr>
        <w:t>S</w:t>
      </w:r>
      <w:r w:rsidRPr="00E77497">
        <w:t>.</w:t>
      </w:r>
    </w:p>
    <w:p w14:paraId="51BEB8E5" w14:textId="77777777"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14:paraId="1CC7FC97"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w:t>
      </w:r>
      <w:ins w:id="13349" w:author="Allen Wirfs-Brock" w:date="2011-07-02T14:10:00Z">
        <w:r w:rsidR="00141138" w:rsidRPr="00E77497">
          <w:t xml:space="preserve">has </w:t>
        </w:r>
        <w:del w:id="13350" w:author="Rev 3 Allen Wirfs-Brock" w:date="2011-09-08T14:52:00Z">
          <w:r w:rsidR="00141138" w:rsidRPr="00E77497" w:rsidDel="00BA3B3B">
            <w:delText>the</w:delText>
          </w:r>
        </w:del>
      </w:ins>
      <w:ins w:id="13351" w:author="Rev 3 Allen Wirfs-Brock" w:date="2011-09-08T14:52:00Z">
        <w:r w:rsidR="00BA3B3B" w:rsidRPr="00E77497">
          <w:t>a</w:t>
        </w:r>
      </w:ins>
      <w:ins w:id="13352" w:author="Allen Wirfs-Brock" w:date="2011-07-02T14:10:00Z">
        <w:r w:rsidR="00141138" w:rsidRPr="00E77497">
          <w:t xml:space="preserve"> [[</w:t>
        </w:r>
        <w:del w:id="13353" w:author="Rev 3 Allen Wirfs-Brock" w:date="2011-09-08T14:52:00Z">
          <w:r w:rsidR="00141138" w:rsidRPr="00E77497" w:rsidDel="00BA3B3B">
            <w:delText>IsRegExp</w:delText>
          </w:r>
        </w:del>
      </w:ins>
      <w:ins w:id="13354" w:author="Rev 3 Allen Wirfs-Brock" w:date="2011-09-08T14:52:00Z">
        <w:r w:rsidR="00BA3B3B" w:rsidRPr="00E77497">
          <w:t>NativeBrand</w:t>
        </w:r>
      </w:ins>
      <w:ins w:id="13355" w:author="Allen Wirfs-Brock" w:date="2011-07-02T14:10:00Z">
        <w:r w:rsidR="00141138" w:rsidRPr="00E77497">
          <w:t>]] internal property</w:t>
        </w:r>
      </w:ins>
      <w:ins w:id="13356" w:author="Rev 3 Allen Wirfs-Brock" w:date="2011-09-08T14:52:00Z">
        <w:r w:rsidR="00BA3B3B" w:rsidRPr="00E77497">
          <w:t xml:space="preserve"> whose value is NativeRegExp</w:t>
        </w:r>
        <w:r w:rsidR="00BA3B3B" w:rsidRPr="00E77497" w:rsidDel="00141138">
          <w:t xml:space="preserve"> </w:t>
        </w:r>
      </w:ins>
      <w:del w:id="13357"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xml:space="preserve">, let </w:t>
      </w:r>
      <w:r w:rsidRPr="00E77497">
        <w:rPr>
          <w:i/>
        </w:rPr>
        <w:t>R</w:t>
      </w:r>
      <w:r w:rsidRPr="00E77497">
        <w:t xml:space="preserve"> = </w:t>
      </w:r>
      <w:r w:rsidRPr="00E77497">
        <w:rPr>
          <w:i/>
        </w:rPr>
        <w:t>separator</w:t>
      </w:r>
      <w:r w:rsidRPr="00E77497">
        <w:t xml:space="preserve">; otherwise let </w:t>
      </w:r>
      <w:r w:rsidRPr="00E77497">
        <w:rPr>
          <w:i/>
        </w:rPr>
        <w:t>R</w:t>
      </w:r>
      <w:r w:rsidRPr="00E77497">
        <w:t xml:space="preserve"> = ToString(</w:t>
      </w:r>
      <w:r w:rsidRPr="00E77497">
        <w:rPr>
          <w:i/>
        </w:rPr>
        <w:t>separator</w:t>
      </w:r>
      <w:r w:rsidRPr="00E77497">
        <w:t>).</w:t>
      </w:r>
    </w:p>
    <w:p w14:paraId="3F31E6B3" w14:textId="77777777"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14:paraId="786C438E"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14:paraId="6C689951"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3CEA6A6"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29DBE946" w14:textId="77777777"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14:paraId="7490FA65" w14:textId="77777777" w:rsidR="004C02EF" w:rsidRPr="00E77497" w:rsidRDefault="004C02EF" w:rsidP="00834A33">
      <w:pPr>
        <w:pStyle w:val="Alg4"/>
        <w:numPr>
          <w:ilvl w:val="1"/>
          <w:numId w:val="231"/>
        </w:numPr>
      </w:pPr>
      <w:r w:rsidRPr="00E77497">
        <w:t xml:space="preserve">Call </w:t>
      </w:r>
      <w:r w:rsidRPr="00E77497">
        <w:rPr>
          <w:i/>
        </w:rPr>
        <w:t>SplitMatch</w:t>
      </w:r>
      <w:r w:rsidRPr="00E77497">
        <w:t>(</w:t>
      </w:r>
      <w:r w:rsidRPr="00E77497">
        <w:rPr>
          <w:i/>
        </w:rPr>
        <w:t>S</w:t>
      </w:r>
      <w:r w:rsidRPr="00E77497">
        <w:t xml:space="preserve">, 0, </w:t>
      </w:r>
      <w:r w:rsidRPr="00E77497">
        <w:rPr>
          <w:i/>
        </w:rPr>
        <w:t>R</w:t>
      </w:r>
      <w:r w:rsidRPr="00E77497">
        <w:t xml:space="preserve">) and let </w:t>
      </w:r>
      <w:r w:rsidRPr="00E77497">
        <w:rPr>
          <w:i/>
        </w:rPr>
        <w:t>z</w:t>
      </w:r>
      <w:r w:rsidRPr="00E77497">
        <w:t xml:space="preserve"> be its MatchResult result.</w:t>
      </w:r>
    </w:p>
    <w:p w14:paraId="78E2D7F8"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318438DC"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8861BD3"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0BE64792" w14:textId="77777777"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14:paraId="1C545E52" w14:textId="77777777"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6BB31EB1" w14:textId="77777777" w:rsidR="004C02EF" w:rsidRPr="00E77497" w:rsidRDefault="004C02EF" w:rsidP="00834A33">
      <w:pPr>
        <w:pStyle w:val="Alg4"/>
        <w:numPr>
          <w:ilvl w:val="1"/>
          <w:numId w:val="231"/>
        </w:numPr>
      </w:pPr>
      <w:r w:rsidRPr="00546435">
        <w:t xml:space="preserve">Call </w:t>
      </w:r>
      <w:r w:rsidRPr="00A67AF2">
        <w:rPr>
          <w:i/>
        </w:rPr>
        <w:t>SplitMatch</w:t>
      </w:r>
      <w:r w:rsidRPr="00A67AF2">
        <w:t>(</w:t>
      </w:r>
      <w:r w:rsidRPr="00A67AF2">
        <w:rPr>
          <w:i/>
        </w:rPr>
        <w:t>S, q, R</w:t>
      </w:r>
      <w:r w:rsidRPr="00B820AB">
        <w:t xml:space="preserve">) and let </w:t>
      </w:r>
      <w:r w:rsidRPr="00675B74">
        <w:rPr>
          <w:i/>
        </w:rPr>
        <w:t>z</w:t>
      </w:r>
      <w:r w:rsidRPr="00E77497">
        <w:t xml:space="preserve"> be its MatchResult result.</w:t>
      </w:r>
    </w:p>
    <w:p w14:paraId="51AD6143"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03793603" w14:textId="77777777" w:rsidR="004C02EF" w:rsidRPr="00E77497" w:rsidRDefault="004C02EF" w:rsidP="00834A33">
      <w:pPr>
        <w:pStyle w:val="Alg4"/>
        <w:numPr>
          <w:ilvl w:val="1"/>
          <w:numId w:val="231"/>
        </w:numPr>
      </w:pPr>
      <w:r w:rsidRPr="00E77497">
        <w:t xml:space="preserve">Else,  </w:t>
      </w:r>
      <w:r w:rsidRPr="00E77497">
        <w:rPr>
          <w:i/>
        </w:rPr>
        <w:t>z</w:t>
      </w:r>
      <w:r w:rsidRPr="00E77497">
        <w:t xml:space="preserve"> is not </w:t>
      </w:r>
      <w:r w:rsidRPr="00E77497">
        <w:rPr>
          <w:b/>
        </w:rPr>
        <w:t>failure</w:t>
      </w:r>
    </w:p>
    <w:p w14:paraId="5C19CF6E" w14:textId="77777777" w:rsidR="004C02EF" w:rsidRPr="00E77497" w:rsidRDefault="004C02EF" w:rsidP="00834A33">
      <w:pPr>
        <w:pStyle w:val="Alg4"/>
        <w:numPr>
          <w:ilvl w:val="2"/>
          <w:numId w:val="231"/>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array.</w:t>
      </w:r>
    </w:p>
    <w:p w14:paraId="65378D98" w14:textId="77777777"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1F3FE9DF" w14:textId="77777777" w:rsidR="004C02EF" w:rsidRPr="00E65A34" w:rsidRDefault="004C02EF" w:rsidP="00834A33">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p>
    <w:p w14:paraId="71FBC7D5" w14:textId="77777777" w:rsidR="004C02EF" w:rsidRPr="00E77497" w:rsidRDefault="004C02EF" w:rsidP="00834A33">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characters at positions </w:t>
      </w:r>
      <w:r w:rsidRPr="00675B74">
        <w:rPr>
          <w:i/>
        </w:rPr>
        <w:t>p</w:t>
      </w:r>
      <w:r w:rsidRPr="00E77497">
        <w:t xml:space="preserve"> (inclusive) through </w:t>
      </w:r>
      <w:r w:rsidRPr="00E77497">
        <w:rPr>
          <w:i/>
        </w:rPr>
        <w:t>q</w:t>
      </w:r>
      <w:r w:rsidRPr="00E77497">
        <w:t xml:space="preserve"> (exclusive).</w:t>
      </w:r>
    </w:p>
    <w:p w14:paraId="632E1C94" w14:textId="77777777" w:rsidR="004C02EF" w:rsidRPr="00E77497" w:rsidRDefault="004C02EF" w:rsidP="00834A33">
      <w:pPr>
        <w:pStyle w:val="Alg4"/>
        <w:numPr>
          <w:ilvl w:val="3"/>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B0B50AC" w14:textId="77777777"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14:paraId="7C22E0CC" w14:textId="77777777"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6116FE4C" w14:textId="77777777" w:rsidR="004C02EF" w:rsidRPr="00E77497" w:rsidRDefault="004C02EF" w:rsidP="00834A33">
      <w:pPr>
        <w:pStyle w:val="Alg4"/>
        <w:numPr>
          <w:ilvl w:val="3"/>
          <w:numId w:val="231"/>
        </w:numPr>
      </w:pPr>
      <w:r w:rsidRPr="00E77497">
        <w:t>Let p = e.</w:t>
      </w:r>
    </w:p>
    <w:p w14:paraId="4A26A41E" w14:textId="77777777" w:rsidR="004C02EF" w:rsidRPr="00E77497" w:rsidRDefault="004C02EF" w:rsidP="00834A33">
      <w:pPr>
        <w:pStyle w:val="Alg4"/>
        <w:numPr>
          <w:ilvl w:val="3"/>
          <w:numId w:val="231"/>
        </w:numPr>
      </w:pPr>
      <w:r w:rsidRPr="00E77497">
        <w:t xml:space="preserve">Let </w:t>
      </w:r>
      <w:r w:rsidRPr="00E77497">
        <w:rPr>
          <w:i/>
        </w:rPr>
        <w:t>i</w:t>
      </w:r>
      <w:r w:rsidRPr="00E77497">
        <w:t xml:space="preserve"> = 0.</w:t>
      </w:r>
    </w:p>
    <w:p w14:paraId="4772EC10" w14:textId="77777777" w:rsidR="004C02EF" w:rsidRPr="00E77497" w:rsidRDefault="004C02EF" w:rsidP="00834A33">
      <w:pPr>
        <w:pStyle w:val="Alg4"/>
        <w:numPr>
          <w:ilvl w:val="3"/>
          <w:numId w:val="231"/>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1ED70180" w14:textId="77777777" w:rsidR="004C02EF" w:rsidRPr="00E77497" w:rsidRDefault="004C02EF" w:rsidP="00834A33">
      <w:pPr>
        <w:pStyle w:val="Alg4"/>
        <w:numPr>
          <w:ilvl w:val="4"/>
          <w:numId w:val="231"/>
        </w:numPr>
      </w:pPr>
      <w:r w:rsidRPr="00E77497">
        <w:t xml:space="preserve">Let </w:t>
      </w:r>
      <w:r w:rsidRPr="00E77497">
        <w:rPr>
          <w:i/>
        </w:rPr>
        <w:t>i</w:t>
      </w:r>
      <w:r w:rsidRPr="00E77497">
        <w:t xml:space="preserve"> = </w:t>
      </w:r>
      <w:r w:rsidRPr="00E77497">
        <w:rPr>
          <w:i/>
        </w:rPr>
        <w:t>i</w:t>
      </w:r>
      <w:r w:rsidRPr="00E77497">
        <w:t>+1.</w:t>
      </w:r>
    </w:p>
    <w:p w14:paraId="39613D41" w14:textId="77777777" w:rsidR="004C02EF" w:rsidRPr="00E77497" w:rsidRDefault="004C02EF" w:rsidP="00834A33">
      <w:pPr>
        <w:pStyle w:val="Alg4"/>
        <w:numPr>
          <w:ilvl w:val="4"/>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6277B177" w14:textId="77777777" w:rsidR="004C02EF" w:rsidRPr="00E77497" w:rsidRDefault="004C02EF" w:rsidP="00834A33">
      <w:pPr>
        <w:pStyle w:val="Alg4"/>
        <w:numPr>
          <w:ilvl w:val="4"/>
          <w:numId w:val="231"/>
        </w:numPr>
      </w:pPr>
      <w:r w:rsidRPr="00E77497">
        <w:t xml:space="preserve">Increment </w:t>
      </w:r>
      <w:r w:rsidRPr="00E77497">
        <w:rPr>
          <w:i/>
        </w:rPr>
        <w:t>lengthA</w:t>
      </w:r>
      <w:r w:rsidRPr="00E77497">
        <w:t xml:space="preserve"> by 1.</w:t>
      </w:r>
    </w:p>
    <w:p w14:paraId="24E00DAE" w14:textId="77777777" w:rsidR="004C02EF" w:rsidRPr="00E77497" w:rsidRDefault="004C02EF" w:rsidP="00834A33">
      <w:pPr>
        <w:pStyle w:val="Alg4"/>
        <w:numPr>
          <w:ilvl w:val="4"/>
          <w:numId w:val="231"/>
        </w:numPr>
      </w:pPr>
      <w:r w:rsidRPr="00E77497">
        <w:t xml:space="preserve">If </w:t>
      </w:r>
      <w:r w:rsidRPr="00E77497">
        <w:rPr>
          <w:i/>
        </w:rPr>
        <w:t>lengthA</w:t>
      </w:r>
      <w:r w:rsidR="00330F2A" w:rsidRPr="00E77497">
        <w:rPr>
          <w:i/>
        </w:rPr>
        <w:t xml:space="preserve"> </w:t>
      </w:r>
      <w:r w:rsidRPr="00E77497">
        <w:t xml:space="preserve">= </w:t>
      </w:r>
      <w:r w:rsidRPr="00E77497">
        <w:rPr>
          <w:i/>
        </w:rPr>
        <w:t>lim</w:t>
      </w:r>
      <w:r w:rsidRPr="00E77497">
        <w:t xml:space="preserve">, return </w:t>
      </w:r>
      <w:r w:rsidRPr="00E77497">
        <w:rPr>
          <w:i/>
        </w:rPr>
        <w:t>A</w:t>
      </w:r>
      <w:r w:rsidRPr="00E77497">
        <w:t>.</w:t>
      </w:r>
    </w:p>
    <w:p w14:paraId="427991D2" w14:textId="77777777"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14:paraId="4CDBF550" w14:textId="77777777" w:rsidR="004C02EF" w:rsidRPr="00E77497" w:rsidRDefault="004C02EF" w:rsidP="00834A33">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characters at positions </w:t>
      </w:r>
      <w:r w:rsidRPr="00E77497">
        <w:rPr>
          <w:i/>
        </w:rPr>
        <w:t>p</w:t>
      </w:r>
      <w:r w:rsidRPr="00E77497">
        <w:t xml:space="preserve"> (inclusive) through </w:t>
      </w:r>
      <w:r w:rsidRPr="00E77497">
        <w:rPr>
          <w:i/>
        </w:rPr>
        <w:t>s</w:t>
      </w:r>
      <w:r w:rsidRPr="00E77497">
        <w:t xml:space="preserve"> (exclusive).</w:t>
      </w:r>
    </w:p>
    <w:p w14:paraId="2D5ED79A" w14:textId="77777777" w:rsidR="004C02EF" w:rsidRPr="00E77497" w:rsidRDefault="004C02EF" w:rsidP="00834A33">
      <w:pPr>
        <w:pStyle w:val="Alg4"/>
        <w:numPr>
          <w:ilvl w:val="0"/>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A820B1C" w14:textId="77777777"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14:paraId="59F0F4AE" w14:textId="77777777" w:rsidR="004C02EF" w:rsidRPr="00E77497" w:rsidRDefault="004C02EF" w:rsidP="004C02EF">
      <w:r w:rsidRPr="00E77497">
        <w:t xml:space="preserve">The abstract operation </w:t>
      </w:r>
      <w:r w:rsidRPr="00E77497">
        <w:rPr>
          <w:rFonts w:ascii="Times New Roman" w:hAnsi="Times New Roman"/>
          <w:i/>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or RegExp </w:t>
      </w:r>
      <w:r w:rsidRPr="00E77497">
        <w:rPr>
          <w:rFonts w:ascii="Times New Roman" w:hAnsi="Times New Roman"/>
          <w:i/>
        </w:rPr>
        <w:t>R</w:t>
      </w:r>
      <w:r w:rsidRPr="00E77497">
        <w:t>, and performs the following in order to return a MatchResult (see 15.10.2.1):</w:t>
      </w:r>
    </w:p>
    <w:p w14:paraId="0BE7AA4E" w14:textId="77777777" w:rsidR="004C02EF" w:rsidRPr="00E77497" w:rsidRDefault="004C02EF" w:rsidP="00834A33">
      <w:pPr>
        <w:pStyle w:val="Alg4"/>
        <w:numPr>
          <w:ilvl w:val="0"/>
          <w:numId w:val="232"/>
        </w:numPr>
      </w:pPr>
      <w:r w:rsidRPr="00E77497">
        <w:t xml:space="preserve">If </w:t>
      </w:r>
      <w:r w:rsidRPr="00E77497">
        <w:rPr>
          <w:i/>
        </w:rPr>
        <w:t>R</w:t>
      </w:r>
      <w:r w:rsidRPr="00E77497">
        <w:t xml:space="preserve"> </w:t>
      </w:r>
      <w:ins w:id="13358" w:author="Allen Wirfs-Brock" w:date="2011-07-02T14:10:00Z">
        <w:r w:rsidR="00141138" w:rsidRPr="00E77497">
          <w:t xml:space="preserve">has </w:t>
        </w:r>
        <w:del w:id="13359" w:author="Rev 3 Allen Wirfs-Brock" w:date="2011-09-08T14:52:00Z">
          <w:r w:rsidR="00141138" w:rsidRPr="00E77497" w:rsidDel="00BA3B3B">
            <w:delText>the</w:delText>
          </w:r>
        </w:del>
      </w:ins>
      <w:ins w:id="13360" w:author="Rev 3 Allen Wirfs-Brock" w:date="2011-09-08T14:52:00Z">
        <w:r w:rsidR="00BA3B3B" w:rsidRPr="00E77497">
          <w:t>a</w:t>
        </w:r>
      </w:ins>
      <w:ins w:id="13361" w:author="Allen Wirfs-Brock" w:date="2011-07-02T14:10:00Z">
        <w:r w:rsidR="00141138" w:rsidRPr="00E77497">
          <w:t xml:space="preserve"> [[</w:t>
        </w:r>
        <w:del w:id="13362" w:author="Rev 3 Allen Wirfs-Brock" w:date="2011-09-08T14:53:00Z">
          <w:r w:rsidR="00141138" w:rsidRPr="00E77497" w:rsidDel="00BA3B3B">
            <w:delText>IsRegExp</w:delText>
          </w:r>
        </w:del>
      </w:ins>
      <w:ins w:id="13363" w:author="Rev 3 Allen Wirfs-Brock" w:date="2011-09-08T14:53:00Z">
        <w:r w:rsidR="00BA3B3B" w:rsidRPr="00E77497">
          <w:t>NativeBrand</w:t>
        </w:r>
      </w:ins>
      <w:ins w:id="13364" w:author="Allen Wirfs-Brock" w:date="2011-07-02T14:10:00Z">
        <w:r w:rsidR="00141138" w:rsidRPr="00E77497">
          <w:t>]] internal property</w:t>
        </w:r>
      </w:ins>
      <w:ins w:id="13365" w:author="Rev 3 Allen Wirfs-Brock" w:date="2011-09-08T14:52:00Z">
        <w:r w:rsidR="00BA3B3B" w:rsidRPr="00E77497">
          <w:t xml:space="preserve"> whose value is NativeRegExp</w:t>
        </w:r>
        <w:r w:rsidR="00BA3B3B" w:rsidRPr="00E77497" w:rsidDel="00141138">
          <w:t xml:space="preserve"> </w:t>
        </w:r>
      </w:ins>
      <w:del w:id="13366"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then</w:t>
      </w:r>
    </w:p>
    <w:p w14:paraId="517D25D0" w14:textId="77777777" w:rsidR="004C02EF" w:rsidRPr="00E77497" w:rsidRDefault="004C02EF" w:rsidP="00834A33">
      <w:pPr>
        <w:pStyle w:val="Alg4"/>
        <w:numPr>
          <w:ilvl w:val="1"/>
          <w:numId w:val="232"/>
        </w:numPr>
      </w:pPr>
      <w:r w:rsidRPr="00E77497">
        <w:t xml:space="preserve">Call the [[Match]] internal method of </w:t>
      </w:r>
      <w:r w:rsidRPr="00E77497">
        <w:rPr>
          <w:i/>
        </w:rPr>
        <w:t>R</w:t>
      </w:r>
      <w:r w:rsidRPr="00E77497">
        <w:t xml:space="preserve"> giving it the arguments </w:t>
      </w:r>
      <w:r w:rsidRPr="00E77497">
        <w:rPr>
          <w:i/>
        </w:rPr>
        <w:t>S</w:t>
      </w:r>
      <w:r w:rsidRPr="00E77497">
        <w:t xml:space="preserve"> and </w:t>
      </w:r>
      <w:r w:rsidRPr="00E77497">
        <w:rPr>
          <w:i/>
        </w:rPr>
        <w:t>q</w:t>
      </w:r>
      <w:r w:rsidRPr="00E77497">
        <w:t>, and return the MatchResult result.</w:t>
      </w:r>
    </w:p>
    <w:p w14:paraId="49206E3C" w14:textId="77777777" w:rsidR="004C02EF" w:rsidRPr="00E77497" w:rsidRDefault="004C02EF" w:rsidP="00834A33">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characters in </w:t>
      </w:r>
      <w:r w:rsidRPr="00E77497">
        <w:rPr>
          <w:i/>
        </w:rPr>
        <w:t>R</w:t>
      </w:r>
      <w:r w:rsidRPr="00E77497">
        <w:t>.</w:t>
      </w:r>
    </w:p>
    <w:p w14:paraId="7C31CD2F" w14:textId="77777777" w:rsidR="004C02EF" w:rsidRPr="00E77497" w:rsidRDefault="004C02EF" w:rsidP="00834A33">
      <w:pPr>
        <w:pStyle w:val="Alg4"/>
        <w:numPr>
          <w:ilvl w:val="0"/>
          <w:numId w:val="232"/>
        </w:numPr>
      </w:pPr>
      <w:r w:rsidRPr="00E77497">
        <w:t xml:space="preserve">Let </w:t>
      </w:r>
      <w:r w:rsidRPr="00E77497">
        <w:rPr>
          <w:i/>
        </w:rPr>
        <w:t>s</w:t>
      </w:r>
      <w:r w:rsidRPr="00E77497">
        <w:t xml:space="preserve"> be the number of characters in </w:t>
      </w:r>
      <w:r w:rsidRPr="00E77497">
        <w:rPr>
          <w:i/>
        </w:rPr>
        <w:t>S</w:t>
      </w:r>
      <w:r w:rsidRPr="00E77497">
        <w:t>.</w:t>
      </w:r>
    </w:p>
    <w:p w14:paraId="1D9978AA" w14:textId="77777777" w:rsidR="004C02EF" w:rsidRPr="00E77497" w:rsidRDefault="004C02EF" w:rsidP="00834A33">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the MatchResult </w:t>
      </w:r>
      <w:r w:rsidRPr="00E77497">
        <w:rPr>
          <w:b/>
        </w:rPr>
        <w:t>failure</w:t>
      </w:r>
      <w:r w:rsidRPr="00E77497">
        <w:t>.</w:t>
      </w:r>
    </w:p>
    <w:p w14:paraId="23B6DD83" w14:textId="77777777" w:rsidR="004C02EF" w:rsidRPr="00E77497" w:rsidRDefault="004C02EF" w:rsidP="00834A33">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character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character at position </w:t>
      </w:r>
      <w:r w:rsidRPr="00E77497">
        <w:rPr>
          <w:i/>
        </w:rPr>
        <w:t>i</w:t>
      </w:r>
      <w:r w:rsidRPr="00E77497">
        <w:t xml:space="preserve"> of </w:t>
      </w:r>
      <w:r w:rsidRPr="00E77497">
        <w:rPr>
          <w:i/>
        </w:rPr>
        <w:t>R</w:t>
      </w:r>
      <w:r w:rsidRPr="00E77497">
        <w:t xml:space="preserve">, then return </w:t>
      </w:r>
      <w:r w:rsidRPr="00E77497">
        <w:rPr>
          <w:b/>
        </w:rPr>
        <w:t>failure</w:t>
      </w:r>
      <w:r w:rsidRPr="00E77497">
        <w:t>.</w:t>
      </w:r>
    </w:p>
    <w:p w14:paraId="395CB691" w14:textId="77777777" w:rsidR="004C02EF" w:rsidRPr="00E77497" w:rsidRDefault="004C02EF" w:rsidP="00834A33">
      <w:pPr>
        <w:pStyle w:val="Alg4"/>
        <w:numPr>
          <w:ilvl w:val="0"/>
          <w:numId w:val="232"/>
        </w:numPr>
      </w:pPr>
      <w:r w:rsidRPr="00E77497">
        <w:t xml:space="preserve">Let </w:t>
      </w:r>
      <w:r w:rsidRPr="00E77497">
        <w:rPr>
          <w:i/>
        </w:rPr>
        <w:t>cap</w:t>
      </w:r>
      <w:r w:rsidRPr="00E77497">
        <w:t xml:space="preserve"> be an empty array of captures (see 15.10.2.1).</w:t>
      </w:r>
    </w:p>
    <w:p w14:paraId="34D4B98F" w14:textId="77777777" w:rsidR="004C02EF" w:rsidRPr="00E77497" w:rsidRDefault="004C02EF" w:rsidP="00834A33">
      <w:pPr>
        <w:pStyle w:val="Alg4"/>
        <w:numPr>
          <w:ilvl w:val="0"/>
          <w:numId w:val="232"/>
        </w:numPr>
        <w:spacing w:after="220"/>
      </w:pPr>
      <w:r w:rsidRPr="00E77497">
        <w:t>Return the State (</w:t>
      </w:r>
      <w:r w:rsidRPr="00E77497">
        <w:rPr>
          <w:i/>
        </w:rPr>
        <w:t>q</w:t>
      </w:r>
      <w:r w:rsidRPr="00E77497">
        <w:t>+</w:t>
      </w:r>
      <w:r w:rsidRPr="00E77497">
        <w:rPr>
          <w:i/>
        </w:rPr>
        <w:t>r</w:t>
      </w:r>
      <w:r w:rsidRPr="00E77497">
        <w:t xml:space="preserve">, </w:t>
      </w:r>
      <w:r w:rsidRPr="00E77497">
        <w:rPr>
          <w:i/>
        </w:rPr>
        <w:t>cap</w:t>
      </w:r>
      <w:r w:rsidRPr="00E77497">
        <w:t>). (see 15.10.2.1)</w:t>
      </w:r>
    </w:p>
    <w:p w14:paraId="5FDF777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1AF70C3D"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split</w:t>
      </w:r>
      <w:r w:rsidRPr="00E77497">
        <w:t xml:space="preserve"> method ignores the value of separator</w:t>
      </w:r>
      <w:r w:rsidRPr="00E77497">
        <w:rPr>
          <w:rFonts w:ascii="Courier New" w:hAnsi="Courier New"/>
          <w:b/>
        </w:rPr>
        <w:t>.global</w:t>
      </w:r>
      <w:r w:rsidRPr="00E77497">
        <w:t xml:space="preserve"> for separators that are RegExp objects.</w:t>
      </w:r>
    </w:p>
    <w:p w14:paraId="129D4B3E"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75C3D26" w14:textId="77777777" w:rsidR="004C02EF" w:rsidRPr="00E77497" w:rsidRDefault="004C02EF" w:rsidP="004C02EF">
      <w:pPr>
        <w:pStyle w:val="40"/>
        <w:numPr>
          <w:ilvl w:val="0"/>
          <w:numId w:val="0"/>
        </w:numPr>
      </w:pPr>
      <w:bookmarkStart w:id="13367" w:name="_Toc385672322"/>
      <w:bookmarkStart w:id="13368" w:name="_Toc393690438"/>
      <w:bookmarkStart w:id="13369" w:name="_Ref457704308"/>
      <w:bookmarkEnd w:id="13337"/>
      <w:bookmarkEnd w:id="13338"/>
      <w:r w:rsidRPr="00E77497">
        <w:t>15.5.4.15</w:t>
      </w:r>
      <w:r w:rsidRPr="00E77497">
        <w:tab/>
        <w:t>String.prototype.substrin</w:t>
      </w:r>
      <w:bookmarkEnd w:id="13339"/>
      <w:r w:rsidRPr="00E77497">
        <w:t>g (start, end</w:t>
      </w:r>
      <w:bookmarkEnd w:id="13367"/>
      <w:bookmarkEnd w:id="13368"/>
      <w:r w:rsidRPr="00E77497">
        <w:t>)</w:t>
      </w:r>
      <w:bookmarkStart w:id="13370" w:name="_Toc382291639"/>
      <w:bookmarkEnd w:id="13369"/>
    </w:p>
    <w:p w14:paraId="68A2BA69" w14:textId="77777777"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45D645A8" w14:textId="77777777"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483B0D01" w14:textId="77777777"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1C6ECA70" w14:textId="77777777" w:rsidR="004C02EF" w:rsidRPr="00E77497" w:rsidRDefault="004C02EF" w:rsidP="004C02EF">
      <w:r w:rsidRPr="00E77497">
        <w:t>The following steps are taken:</w:t>
      </w:r>
    </w:p>
    <w:p w14:paraId="6158F3D1" w14:textId="77777777" w:rsidR="004C02EF" w:rsidRPr="00E77497" w:rsidRDefault="004C02EF" w:rsidP="00834A33">
      <w:pPr>
        <w:pStyle w:val="Alg4"/>
        <w:numPr>
          <w:ilvl w:val="0"/>
          <w:numId w:val="233"/>
        </w:numPr>
      </w:pPr>
      <w:r w:rsidRPr="00E77497">
        <w:t xml:space="preserve">Call CheckObjectCoercible passing the </w:t>
      </w:r>
      <w:r w:rsidRPr="00E77497">
        <w:rPr>
          <w:b/>
        </w:rPr>
        <w:t>this</w:t>
      </w:r>
      <w:r w:rsidRPr="00E77497">
        <w:t xml:space="preserve"> value as its argument.</w:t>
      </w:r>
    </w:p>
    <w:p w14:paraId="2C8E7D8E" w14:textId="77777777" w:rsidR="004C02EF" w:rsidRPr="00E77497" w:rsidRDefault="004C02EF" w:rsidP="00834A33">
      <w:pPr>
        <w:pStyle w:val="Alg4"/>
        <w:numPr>
          <w:ilvl w:val="0"/>
          <w:numId w:val="23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1738840" w14:textId="77777777"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characters in </w:t>
      </w:r>
      <w:r w:rsidRPr="00E77497">
        <w:rPr>
          <w:i/>
        </w:rPr>
        <w:t>S</w:t>
      </w:r>
      <w:r w:rsidRPr="00E77497">
        <w:t>.</w:t>
      </w:r>
    </w:p>
    <w:p w14:paraId="783EED04" w14:textId="77777777"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14:paraId="2117B6B4" w14:textId="77777777"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25C8E1CC" w14:textId="77777777"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268B10C0" w14:textId="77777777"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400E4DB9" w14:textId="77777777"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7FC87FFB" w14:textId="77777777"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49E2AEDA" w14:textId="77777777"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characters from </w:t>
      </w:r>
      <w:r w:rsidRPr="00E77497">
        <w:rPr>
          <w:i/>
        </w:rPr>
        <w:t>S</w:t>
      </w:r>
      <w:r w:rsidRPr="00E77497">
        <w:t xml:space="preserve">, namely the characters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185AC5FA" w14:textId="77777777"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6D69C70F" w14:textId="77777777"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13371" w:name="_Toc385672323"/>
      <w:bookmarkStart w:id="13372" w:name="_Toc393690439"/>
    </w:p>
    <w:p w14:paraId="0E066FFB" w14:textId="77777777" w:rsidR="004C02EF" w:rsidRPr="00E77497" w:rsidRDefault="004C02EF" w:rsidP="004C02EF">
      <w:pPr>
        <w:pStyle w:val="40"/>
        <w:numPr>
          <w:ilvl w:val="0"/>
          <w:numId w:val="0"/>
        </w:numPr>
      </w:pPr>
      <w:bookmarkStart w:id="13373" w:name="_Ref451681173"/>
      <w:bookmarkStart w:id="13374" w:name="_Toc382291640"/>
      <w:bookmarkStart w:id="13375" w:name="_Ref451681222"/>
      <w:bookmarkEnd w:id="13370"/>
      <w:bookmarkEnd w:id="13371"/>
      <w:bookmarkEnd w:id="13372"/>
      <w:r w:rsidRPr="00E77497">
        <w:t>15.5.4.16</w:t>
      </w:r>
      <w:r w:rsidRPr="00E77497">
        <w:tab/>
        <w:t>String.prototype.toLowerCase ( )</w:t>
      </w:r>
    </w:p>
    <w:p w14:paraId="2802A875" w14:textId="77777777" w:rsidR="004C02EF" w:rsidRPr="00E77497" w:rsidRDefault="004C02EF" w:rsidP="004C02EF">
      <w:r w:rsidRPr="00E77497">
        <w:t>The following steps are taken:</w:t>
      </w:r>
    </w:p>
    <w:p w14:paraId="090553CB" w14:textId="77777777" w:rsidR="004C02EF" w:rsidRPr="00E77497" w:rsidRDefault="004C02EF" w:rsidP="00834A33">
      <w:pPr>
        <w:pStyle w:val="Alg4"/>
        <w:numPr>
          <w:ilvl w:val="0"/>
          <w:numId w:val="234"/>
        </w:numPr>
      </w:pPr>
      <w:r w:rsidRPr="00E77497">
        <w:t xml:space="preserve">Call CheckObjectCoercible passing the </w:t>
      </w:r>
      <w:r w:rsidRPr="00E77497">
        <w:rPr>
          <w:b/>
        </w:rPr>
        <w:t>this</w:t>
      </w:r>
      <w:r w:rsidRPr="00E77497">
        <w:t xml:space="preserve"> value as its argument.</w:t>
      </w:r>
    </w:p>
    <w:p w14:paraId="2C6C4A92" w14:textId="77777777" w:rsidR="004C02EF" w:rsidRPr="00E77497" w:rsidRDefault="004C02EF" w:rsidP="00834A33">
      <w:pPr>
        <w:pStyle w:val="Alg4"/>
        <w:numPr>
          <w:ilvl w:val="0"/>
          <w:numId w:val="23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17582E1" w14:textId="77777777" w:rsidR="004C02EF" w:rsidRPr="00E77497" w:rsidRDefault="004C02EF" w:rsidP="00834A33">
      <w:pPr>
        <w:pStyle w:val="Alg4"/>
        <w:numPr>
          <w:ilvl w:val="0"/>
          <w:numId w:val="234"/>
        </w:numPr>
      </w:pPr>
      <w:r w:rsidRPr="00E77497">
        <w:t xml:space="preserve">Let </w:t>
      </w:r>
      <w:r w:rsidRPr="00E77497">
        <w:rPr>
          <w:i/>
        </w:rPr>
        <w:t>L</w:t>
      </w:r>
      <w:r w:rsidRPr="00E77497">
        <w:t xml:space="preserve"> be a String where each character of </w:t>
      </w:r>
      <w:r w:rsidRPr="00E77497">
        <w:rPr>
          <w:i/>
        </w:rPr>
        <w:t>L</w:t>
      </w:r>
      <w:r w:rsidRPr="00E77497">
        <w:t xml:space="preserve"> is either the Unicode lowercase equivalent of the corresponding character of </w:t>
      </w:r>
      <w:r w:rsidRPr="00E77497">
        <w:rPr>
          <w:i/>
        </w:rPr>
        <w:t>S</w:t>
      </w:r>
      <w:r w:rsidRPr="00E77497">
        <w:t xml:space="preserve"> or the actual corresponding character of </w:t>
      </w:r>
      <w:r w:rsidRPr="00E77497">
        <w:rPr>
          <w:i/>
        </w:rPr>
        <w:t>S</w:t>
      </w:r>
      <w:r w:rsidRPr="00E77497">
        <w:t xml:space="preserve"> if no Unicode lowercase equivalent exists.</w:t>
      </w:r>
    </w:p>
    <w:p w14:paraId="242AC24A" w14:textId="77777777"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14:paraId="176C4E7A" w14:textId="77777777" w:rsidR="004C02EF" w:rsidRPr="00E77497" w:rsidRDefault="004C02EF" w:rsidP="004C02EF">
      <w:r w:rsidRPr="00E77497">
        <w:t xml:space="preserve">For the purposes of this operation, the 16-bit code units of the Strings are treated as code points in the Unicode Basic Multilingual Plane. Surrogate code points are directly transferred from </w:t>
      </w:r>
      <w:r w:rsidRPr="00E77497">
        <w:rPr>
          <w:rFonts w:ascii="Times New Roman" w:hAnsi="Times New Roman"/>
          <w:i/>
        </w:rPr>
        <w:t>S</w:t>
      </w:r>
      <w:r w:rsidRPr="00E77497">
        <w:t xml:space="preserve"> to </w:t>
      </w:r>
      <w:r w:rsidRPr="00E77497">
        <w:rPr>
          <w:rFonts w:ascii="Times New Roman" w:hAnsi="Times New Roman"/>
          <w:i/>
        </w:rPr>
        <w:t>L</w:t>
      </w:r>
      <w:r w:rsidRPr="00E77497">
        <w:t xml:space="preserve"> without any mapping.</w:t>
      </w:r>
    </w:p>
    <w:p w14:paraId="310B5DA3" w14:textId="77777777"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 in Unicode 2.1.8 and later).</w:t>
      </w:r>
    </w:p>
    <w:p w14:paraId="1C13FC5A" w14:textId="77777777" w:rsidR="004C02EF" w:rsidRPr="00E77497" w:rsidRDefault="004C02EF" w:rsidP="004C02EF">
      <w:pPr>
        <w:pStyle w:val="Note"/>
      </w:pPr>
      <w:r w:rsidRPr="00E77497">
        <w:t>NOTE 1</w:t>
      </w:r>
      <w:r w:rsidRPr="00E77497">
        <w:tab/>
        <w:t xml:space="preserve">The case mapping of some characters may produce multiple characters.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45C4BCC5"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78AB4A0" w14:textId="77777777" w:rsidR="004C02EF" w:rsidRPr="00E77497" w:rsidRDefault="004C02EF" w:rsidP="004C02EF">
      <w:pPr>
        <w:pStyle w:val="40"/>
        <w:numPr>
          <w:ilvl w:val="0"/>
          <w:numId w:val="0"/>
        </w:numPr>
      </w:pPr>
      <w:bookmarkStart w:id="13376" w:name="_Ref457710640"/>
      <w:r w:rsidRPr="00E77497">
        <w:t>15.5.4.17</w:t>
      </w:r>
      <w:r w:rsidRPr="00E77497">
        <w:tab/>
        <w:t>String.prototype.toLocaleLowerCase ( )</w:t>
      </w:r>
      <w:bookmarkEnd w:id="13373"/>
      <w:bookmarkEnd w:id="13376"/>
    </w:p>
    <w:p w14:paraId="0F40168D" w14:textId="77777777"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28ADCA15"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2E2E5D93"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3C890FE" w14:textId="77777777" w:rsidR="004C02EF" w:rsidRPr="00E77497" w:rsidRDefault="004C02EF" w:rsidP="004C02EF">
      <w:pPr>
        <w:pStyle w:val="40"/>
        <w:numPr>
          <w:ilvl w:val="0"/>
          <w:numId w:val="0"/>
        </w:numPr>
      </w:pPr>
      <w:bookmarkStart w:id="13377" w:name="_Toc385672324"/>
      <w:bookmarkStart w:id="13378" w:name="_Toc393690440"/>
      <w:bookmarkStart w:id="13379" w:name="_Ref449966490"/>
      <w:bookmarkStart w:id="13380" w:name="_Ref451681188"/>
      <w:r w:rsidRPr="00E77497">
        <w:t>15.5.4.18</w:t>
      </w:r>
      <w:r w:rsidRPr="00E77497">
        <w:tab/>
        <w:t>String.prototype.toUpperCas</w:t>
      </w:r>
      <w:bookmarkEnd w:id="13377"/>
      <w:bookmarkEnd w:id="13378"/>
      <w:r w:rsidRPr="00E77497">
        <w:t>e ( )</w:t>
      </w:r>
      <w:bookmarkEnd w:id="13379"/>
    </w:p>
    <w:p w14:paraId="006F29C8" w14:textId="77777777"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characters are mapped to their </w:t>
      </w:r>
      <w:r w:rsidRPr="00E77497">
        <w:rPr>
          <w:rFonts w:ascii="Times New Roman" w:hAnsi="Times New Roman"/>
          <w:i/>
        </w:rPr>
        <w:t>uppercase</w:t>
      </w:r>
      <w:r w:rsidRPr="00E77497">
        <w:t xml:space="preserve"> equivalents as specified in the Unicode Character Database.</w:t>
      </w:r>
    </w:p>
    <w:p w14:paraId="43A29866"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FBD6A7B" w14:textId="77777777" w:rsidR="004C02EF" w:rsidRPr="00E77497" w:rsidRDefault="004C02EF" w:rsidP="004C02EF">
      <w:pPr>
        <w:pStyle w:val="40"/>
        <w:numPr>
          <w:ilvl w:val="0"/>
          <w:numId w:val="0"/>
        </w:numPr>
      </w:pPr>
      <w:bookmarkStart w:id="13381" w:name="_Ref457710642"/>
      <w:r w:rsidRPr="00E77497">
        <w:t>15.5.4.19</w:t>
      </w:r>
      <w:r w:rsidRPr="00E77497">
        <w:tab/>
        <w:t>String.prototype.toLocaleUpperCase ( )</w:t>
      </w:r>
      <w:bookmarkEnd w:id="13380"/>
      <w:bookmarkEnd w:id="13381"/>
    </w:p>
    <w:p w14:paraId="30AAC56E" w14:textId="77777777"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2264D126"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10B85D86"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BE8926F" w14:textId="77777777" w:rsidR="004C02EF" w:rsidRPr="00E77497" w:rsidRDefault="004C02EF" w:rsidP="004C02EF">
      <w:pPr>
        <w:pStyle w:val="40"/>
        <w:numPr>
          <w:ilvl w:val="0"/>
          <w:numId w:val="0"/>
        </w:numPr>
      </w:pPr>
      <w:r w:rsidRPr="00E77497">
        <w:t>15.5.4.20</w:t>
      </w:r>
      <w:r w:rsidRPr="00E77497">
        <w:tab/>
        <w:t>String.prototype.trim ( )</w:t>
      </w:r>
    </w:p>
    <w:p w14:paraId="74465B00" w14:textId="77777777" w:rsidR="004C02EF" w:rsidRPr="00E77497" w:rsidRDefault="004C02EF" w:rsidP="004C02EF">
      <w:r w:rsidRPr="00E77497">
        <w:t>The following steps are taken:</w:t>
      </w:r>
    </w:p>
    <w:p w14:paraId="4A1E156C" w14:textId="77777777" w:rsidR="004C02EF" w:rsidRPr="00E77497" w:rsidRDefault="004C02EF" w:rsidP="00834A33">
      <w:pPr>
        <w:pStyle w:val="Alg4"/>
        <w:numPr>
          <w:ilvl w:val="0"/>
          <w:numId w:val="235"/>
        </w:numPr>
      </w:pPr>
      <w:r w:rsidRPr="00E77497">
        <w:t xml:space="preserve">Call CheckObjectCoercible passing the </w:t>
      </w:r>
      <w:r w:rsidRPr="00E77497">
        <w:rPr>
          <w:b/>
        </w:rPr>
        <w:t>this</w:t>
      </w:r>
      <w:r w:rsidRPr="00E77497">
        <w:t xml:space="preserve"> value as its argument.</w:t>
      </w:r>
    </w:p>
    <w:p w14:paraId="7F28A4FA" w14:textId="77777777" w:rsidR="004C02EF" w:rsidRPr="00E77497" w:rsidRDefault="004C02EF" w:rsidP="00834A33">
      <w:pPr>
        <w:pStyle w:val="Alg4"/>
        <w:numPr>
          <w:ilvl w:val="0"/>
          <w:numId w:val="23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54DF55E" w14:textId="77777777" w:rsidR="004C02EF" w:rsidRPr="00E77497" w:rsidRDefault="004C02EF" w:rsidP="00834A33">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p>
    <w:p w14:paraId="2ACAFC61" w14:textId="77777777"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14:paraId="4840D7ED"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AA86BE5" w14:textId="77777777" w:rsidR="004C02EF" w:rsidRPr="00E77497" w:rsidRDefault="004C02EF" w:rsidP="00B43482">
      <w:pPr>
        <w:pStyle w:val="30"/>
        <w:numPr>
          <w:ilvl w:val="0"/>
          <w:numId w:val="0"/>
        </w:numPr>
      </w:pPr>
      <w:bookmarkStart w:id="13382" w:name="_Toc382291641"/>
      <w:bookmarkStart w:id="13383" w:name="_Toc385672325"/>
      <w:bookmarkStart w:id="13384" w:name="_Toc393690441"/>
      <w:bookmarkStart w:id="13385" w:name="_Ref457704412"/>
      <w:bookmarkStart w:id="13386" w:name="_Toc472818931"/>
      <w:bookmarkStart w:id="13387" w:name="_Toc235503509"/>
      <w:bookmarkStart w:id="13388" w:name="_Toc241509284"/>
      <w:bookmarkStart w:id="13389" w:name="_Toc244416771"/>
      <w:bookmarkStart w:id="13390" w:name="_Toc276631135"/>
      <w:bookmarkStart w:id="13391" w:name="_Toc314500691"/>
      <w:bookmarkEnd w:id="13374"/>
      <w:bookmarkEnd w:id="13375"/>
      <w:r w:rsidRPr="00E77497">
        <w:t>15.5.5</w:t>
      </w:r>
      <w:r w:rsidRPr="00E77497">
        <w:tab/>
        <w:t>Properties of String Instance</w:t>
      </w:r>
      <w:bookmarkEnd w:id="13267"/>
      <w:bookmarkEnd w:id="13268"/>
      <w:bookmarkEnd w:id="13382"/>
      <w:bookmarkEnd w:id="13383"/>
      <w:bookmarkEnd w:id="13384"/>
      <w:r w:rsidRPr="00E77497">
        <w:t>s</w:t>
      </w:r>
      <w:bookmarkEnd w:id="13385"/>
      <w:bookmarkEnd w:id="13386"/>
      <w:bookmarkEnd w:id="13387"/>
      <w:bookmarkEnd w:id="13388"/>
      <w:bookmarkEnd w:id="13389"/>
      <w:bookmarkEnd w:id="13390"/>
      <w:bookmarkEnd w:id="13391"/>
    </w:p>
    <w:p w14:paraId="2A40375D" w14:textId="77777777" w:rsidR="004C02EF" w:rsidRPr="00E77497" w:rsidRDefault="004C02EF" w:rsidP="004C02EF">
      <w:r w:rsidRPr="00E77497">
        <w:t xml:space="preserve">String instances inherit properties from the String prototype object and </w:t>
      </w:r>
      <w:del w:id="13392" w:author="Allen Wirfs-Brock" w:date="2011-07-02T14:11:00Z">
        <w:r w:rsidRPr="00E77497" w:rsidDel="00141138">
          <w:delText>their [[Class]]</w:delText>
        </w:r>
      </w:del>
      <w:ins w:id="13393" w:author="Allen Wirfs-Brock" w:date="2011-07-02T14:11:00Z">
        <w:r w:rsidR="00141138" w:rsidRPr="00E77497">
          <w:t>have a [[</w:t>
        </w:r>
        <w:del w:id="13394" w:author="Rev 3 Allen Wirfs-Brock" w:date="2011-09-07T17:55:00Z">
          <w:r w:rsidR="00141138" w:rsidRPr="00E77497" w:rsidDel="00065D08">
            <w:delText>IsString</w:delText>
          </w:r>
        </w:del>
      </w:ins>
      <w:ins w:id="13395" w:author="Rev 3 Allen Wirfs-Brock" w:date="2011-09-07T17:55:00Z">
        <w:r w:rsidR="00065D08" w:rsidRPr="00E77497">
          <w:t>NativeBrand</w:t>
        </w:r>
      </w:ins>
      <w:ins w:id="13396" w:author="Allen Wirfs-Brock" w:date="2011-07-02T14:11:00Z">
        <w:r w:rsidR="00141138" w:rsidRPr="00E77497">
          <w:t>]]</w:t>
        </w:r>
      </w:ins>
      <w:r w:rsidRPr="00E77497">
        <w:t xml:space="preserve"> internal property</w:t>
      </w:r>
      <w:ins w:id="13397" w:author="Rev 3 Allen Wirfs-Brock" w:date="2011-09-07T17:55:00Z">
        <w:r w:rsidR="00065D08" w:rsidRPr="00E77497">
          <w:t xml:space="preserve"> with value StringWrapper</w:t>
        </w:r>
      </w:ins>
      <w:del w:id="13398" w:author="Allen Wirfs-Brock" w:date="2011-07-02T14:12:00Z">
        <w:r w:rsidRPr="00E77497" w:rsidDel="00141138">
          <w:delText xml:space="preserve"> value is </w:delText>
        </w:r>
        <w:r w:rsidRPr="00E77497" w:rsidDel="00141138">
          <w:rPr>
            <w:rFonts w:ascii="Courier New" w:hAnsi="Courier New" w:cs="Courier New"/>
            <w:b/>
          </w:rPr>
          <w:delText>"String"</w:delText>
        </w:r>
      </w:del>
      <w:r w:rsidRPr="00E77497">
        <w:t xml:space="preserve">. String instances also have a [[PrimitiveValue]] internal property, a </w:t>
      </w:r>
      <w:r w:rsidRPr="00E77497">
        <w:rPr>
          <w:rFonts w:ascii="Courier New" w:hAnsi="Courier New"/>
          <w:b/>
        </w:rPr>
        <w:t>length</w:t>
      </w:r>
      <w:r w:rsidRPr="00E77497">
        <w:t xml:space="preserve"> property, and a set of enumerable properties with array index names.</w:t>
      </w:r>
    </w:p>
    <w:p w14:paraId="7C98B855" w14:textId="77777777" w:rsidR="004C02EF" w:rsidRPr="00E77497" w:rsidRDefault="004C02EF" w:rsidP="004C02EF">
      <w:r w:rsidRPr="00E77497">
        <w:t>The [[PrimitiveValue]] internal property is the String value represented by this String object.</w:t>
      </w:r>
      <w:bookmarkStart w:id="13399" w:name="_Toc382291642"/>
      <w:bookmarkStart w:id="13400" w:name="_Toc385672326"/>
      <w:bookmarkStart w:id="13401" w:name="_Toc393690442"/>
      <w:r w:rsidRPr="00E77497">
        <w:t xml:space="preserve"> The array index named properties correspond to the individual characters of the String value. A special [[GetOwnProperty]] internal method is used to specify the number, values, and attributes of the array index named properties. </w:t>
      </w:r>
    </w:p>
    <w:p w14:paraId="09E49503" w14:textId="77777777" w:rsidR="004C02EF" w:rsidRPr="00E77497" w:rsidRDefault="004C02EF" w:rsidP="004C02EF">
      <w:pPr>
        <w:pStyle w:val="40"/>
        <w:numPr>
          <w:ilvl w:val="0"/>
          <w:numId w:val="0"/>
        </w:numPr>
      </w:pPr>
      <w:bookmarkStart w:id="13402" w:name="_Ref457704420"/>
      <w:r w:rsidRPr="00E77497">
        <w:t>15.5.5.1</w:t>
      </w:r>
      <w:r w:rsidRPr="00E77497">
        <w:tab/>
        <w:t>lengt</w:t>
      </w:r>
      <w:bookmarkEnd w:id="13399"/>
      <w:bookmarkEnd w:id="13400"/>
      <w:bookmarkEnd w:id="13401"/>
      <w:r w:rsidRPr="00E77497">
        <w:t>h</w:t>
      </w:r>
      <w:bookmarkEnd w:id="13402"/>
    </w:p>
    <w:p w14:paraId="21353895" w14:textId="77777777" w:rsidR="004C02EF" w:rsidRPr="00E77497" w:rsidRDefault="004C02EF" w:rsidP="004C02EF">
      <w:r w:rsidRPr="00E77497">
        <w:t>The number of characters in the String value represented by this String object.</w:t>
      </w:r>
    </w:p>
    <w:p w14:paraId="11C87137" w14:textId="77777777" w:rsidR="004C02EF" w:rsidRPr="00E77497" w:rsidRDefault="004C02EF" w:rsidP="004C02EF">
      <w:r w:rsidRPr="00E77497">
        <w:t xml:space="preserve">Once a String object is created,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403" w:name="_Toc382212260"/>
      <w:bookmarkStart w:id="13404" w:name="_Toc382212823"/>
      <w:bookmarkStart w:id="13405" w:name="_Toc382291643"/>
      <w:bookmarkStart w:id="13406" w:name="_Ref383601928"/>
      <w:bookmarkStart w:id="13407" w:name="_Toc385672327"/>
      <w:bookmarkStart w:id="13408" w:name="_Toc393690443"/>
      <w:bookmarkStart w:id="13409" w:name="_Ref404493316"/>
    </w:p>
    <w:p w14:paraId="51AC1097" w14:textId="77777777" w:rsidR="004C02EF" w:rsidRPr="00E77497" w:rsidRDefault="004C02EF" w:rsidP="004C02EF">
      <w:pPr>
        <w:pStyle w:val="40"/>
        <w:numPr>
          <w:ilvl w:val="0"/>
          <w:numId w:val="0"/>
        </w:numPr>
      </w:pPr>
      <w:r w:rsidRPr="00E77497">
        <w:t>15.5.5.2</w:t>
      </w:r>
      <w:r w:rsidRPr="00E77497">
        <w:tab/>
        <w:t>[[GetOwnProperty]] ( P )</w:t>
      </w:r>
    </w:p>
    <w:p w14:paraId="510540E1" w14:textId="77777777" w:rsidR="004C02EF" w:rsidRPr="00E77497" w:rsidRDefault="004C02EF" w:rsidP="004C02EF">
      <w:r w:rsidRPr="00E77497">
        <w:t>String objects use a variation of the [[GetOwnProperty]] internal method used for other native ECMAScript objects (8.12.1). This special internal method provides access to named properties corresponding to the individual characters of String objects.</w:t>
      </w:r>
    </w:p>
    <w:p w14:paraId="5196D147" w14:textId="77777777" w:rsidR="004C02EF" w:rsidRPr="00E77497" w:rsidRDefault="004C02EF" w:rsidP="004C02EF">
      <w:r w:rsidRPr="00E77497">
        <w:t xml:space="preserve">Assume </w:t>
      </w:r>
      <w:r w:rsidRPr="00E77497">
        <w:rPr>
          <w:rFonts w:ascii="Times New Roman" w:hAnsi="Times New Roman"/>
          <w:i/>
        </w:rPr>
        <w:t xml:space="preserve">S </w:t>
      </w:r>
      <w:r w:rsidRPr="00E77497">
        <w:t xml:space="preserve">is a String object and </w:t>
      </w:r>
      <w:r w:rsidRPr="00E77497">
        <w:rPr>
          <w:rFonts w:ascii="Times New Roman" w:hAnsi="Times New Roman"/>
          <w:i/>
        </w:rPr>
        <w:t xml:space="preserve">P </w:t>
      </w:r>
      <w:r w:rsidRPr="00E77497">
        <w:t>is a String.</w:t>
      </w:r>
    </w:p>
    <w:p w14:paraId="21E76CF5" w14:textId="77777777" w:rsidR="004C02EF" w:rsidRPr="00E77497" w:rsidRDefault="004C02EF" w:rsidP="004C02EF">
      <w:r w:rsidRPr="00E77497">
        <w:t xml:space="preserve">When the [[GetOwnProperty]] internal method of </w:t>
      </w:r>
      <w:r w:rsidRPr="00E77497">
        <w:rPr>
          <w:rFonts w:ascii="Times New Roman" w:hAnsi="Times New Roman"/>
          <w:i/>
        </w:rPr>
        <w:t xml:space="preserve">S </w:t>
      </w:r>
      <w:r w:rsidRPr="00E77497">
        <w:t xml:space="preserve">is called with property name </w:t>
      </w:r>
      <w:r w:rsidRPr="00E77497">
        <w:rPr>
          <w:rFonts w:ascii="Times New Roman" w:hAnsi="Times New Roman"/>
          <w:i/>
        </w:rPr>
        <w:t>P</w:t>
      </w:r>
      <w:r w:rsidRPr="00E77497">
        <w:t>, the following steps are taken:</w:t>
      </w:r>
    </w:p>
    <w:p w14:paraId="464BB684" w14:textId="77777777" w:rsidR="004C02EF" w:rsidRPr="00E77497" w:rsidRDefault="004C02EF" w:rsidP="00834A33">
      <w:pPr>
        <w:pStyle w:val="Alg4"/>
        <w:numPr>
          <w:ilvl w:val="0"/>
          <w:numId w:val="236"/>
        </w:numPr>
      </w:pPr>
      <w:r w:rsidRPr="00E77497">
        <w:t xml:space="preserve">Let </w:t>
      </w:r>
      <w:r w:rsidRPr="00E77497">
        <w:rPr>
          <w:i/>
        </w:rPr>
        <w:t>desc</w:t>
      </w:r>
      <w:r w:rsidRPr="00E77497">
        <w:t xml:space="preserve"> be the result of calling the default [[GetOwnProperty]] internal method (8.12.1) on </w:t>
      </w:r>
      <w:r w:rsidRPr="00E77497">
        <w:rPr>
          <w:i/>
        </w:rPr>
        <w:t xml:space="preserve">S </w:t>
      </w:r>
      <w:r w:rsidRPr="00E77497">
        <w:t xml:space="preserve">with argument </w:t>
      </w:r>
      <w:r w:rsidRPr="00E77497">
        <w:rPr>
          <w:i/>
        </w:rPr>
        <w:t>P</w:t>
      </w:r>
      <w:r w:rsidRPr="00E77497">
        <w:t>.</w:t>
      </w:r>
    </w:p>
    <w:p w14:paraId="61A5B2AE" w14:textId="77777777" w:rsidR="004C02EF" w:rsidRPr="00E77497" w:rsidRDefault="004C02EF" w:rsidP="00834A33">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2CC4970D" w14:textId="77777777" w:rsidR="004C02EF" w:rsidRPr="00E77497" w:rsidRDefault="004C02EF" w:rsidP="00834A33">
      <w:pPr>
        <w:pStyle w:val="Alg4"/>
        <w:numPr>
          <w:ilvl w:val="0"/>
          <w:numId w:val="236"/>
        </w:numPr>
      </w:pPr>
      <w:r w:rsidRPr="00E77497">
        <w:t>If ToString(abs(ToInteger(</w:t>
      </w:r>
      <w:r w:rsidRPr="00E77497">
        <w:rPr>
          <w:i/>
        </w:rPr>
        <w:t>P</w:t>
      </w:r>
      <w:r w:rsidRPr="00E77497">
        <w:t xml:space="preserve">))) is not the same value as </w:t>
      </w:r>
      <w:r w:rsidRPr="00E77497">
        <w:rPr>
          <w:i/>
        </w:rPr>
        <w:t>P</w:t>
      </w:r>
      <w:r w:rsidRPr="00E77497">
        <w:t xml:space="preserve">, return </w:t>
      </w:r>
      <w:r w:rsidRPr="00E77497">
        <w:rPr>
          <w:b/>
        </w:rPr>
        <w:t>undefined</w:t>
      </w:r>
      <w:r w:rsidRPr="00E77497">
        <w:t>.</w:t>
      </w:r>
    </w:p>
    <w:p w14:paraId="0CE39F66" w14:textId="77777777" w:rsidR="004C02EF" w:rsidRPr="00E77497" w:rsidRDefault="004C02EF" w:rsidP="00834A33">
      <w:pPr>
        <w:pStyle w:val="Alg4"/>
        <w:numPr>
          <w:ilvl w:val="0"/>
          <w:numId w:val="236"/>
        </w:numPr>
      </w:pPr>
      <w:r w:rsidRPr="00E77497">
        <w:t xml:space="preserve">Let </w:t>
      </w:r>
      <w:r w:rsidRPr="00E77497">
        <w:rPr>
          <w:i/>
        </w:rPr>
        <w:t>str</w:t>
      </w:r>
      <w:r w:rsidRPr="00E77497">
        <w:t xml:space="preserve"> be the String value of the [[PrimitiveValue]] internal property of </w:t>
      </w:r>
      <w:r w:rsidRPr="00E77497">
        <w:rPr>
          <w:i/>
        </w:rPr>
        <w:t>S</w:t>
      </w:r>
      <w:r w:rsidRPr="00E77497">
        <w:t>.</w:t>
      </w:r>
    </w:p>
    <w:p w14:paraId="1366BF15" w14:textId="77777777" w:rsidR="004C02EF" w:rsidRPr="00E77497" w:rsidRDefault="004C02EF" w:rsidP="00834A33">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14:paraId="67BD56DA" w14:textId="77777777" w:rsidR="004C02EF" w:rsidRPr="00E77497" w:rsidRDefault="004C02EF" w:rsidP="00834A33">
      <w:pPr>
        <w:pStyle w:val="Alg4"/>
        <w:numPr>
          <w:ilvl w:val="0"/>
          <w:numId w:val="236"/>
        </w:numPr>
      </w:pPr>
      <w:r w:rsidRPr="00E77497">
        <w:t xml:space="preserve">Let </w:t>
      </w:r>
      <w:r w:rsidRPr="00E77497">
        <w:rPr>
          <w:i/>
        </w:rPr>
        <w:t>len</w:t>
      </w:r>
      <w:r w:rsidRPr="00E77497">
        <w:t xml:space="preserve"> be the number of characters in </w:t>
      </w:r>
      <w:r w:rsidRPr="00E77497">
        <w:rPr>
          <w:i/>
        </w:rPr>
        <w:t>str</w:t>
      </w:r>
      <w:r w:rsidRPr="00E77497">
        <w:t>.</w:t>
      </w:r>
    </w:p>
    <w:p w14:paraId="65B9DB4F" w14:textId="77777777" w:rsidR="004C02EF" w:rsidRPr="00E77497" w:rsidRDefault="004C02EF" w:rsidP="00834A33">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261F580B" w14:textId="77777777" w:rsidR="004C02EF" w:rsidRPr="00E77497" w:rsidRDefault="004C02EF" w:rsidP="00834A33">
      <w:pPr>
        <w:pStyle w:val="Alg4"/>
        <w:numPr>
          <w:ilvl w:val="0"/>
          <w:numId w:val="236"/>
        </w:numPr>
      </w:pPr>
      <w:r w:rsidRPr="00E77497">
        <w:t xml:space="preserve">Let </w:t>
      </w:r>
      <w:r w:rsidRPr="00E77497">
        <w:rPr>
          <w:i/>
        </w:rPr>
        <w:t>resultStr</w:t>
      </w:r>
      <w:r w:rsidRPr="00E77497">
        <w:t xml:space="preserve"> be a String of length 1, containing one character from </w:t>
      </w:r>
      <w:r w:rsidRPr="00E77497">
        <w:rPr>
          <w:i/>
        </w:rPr>
        <w:t>str</w:t>
      </w:r>
      <w:r w:rsidRPr="00E77497">
        <w:t xml:space="preserve">, specifically the character at position </w:t>
      </w:r>
      <w:r w:rsidRPr="00E77497">
        <w:rPr>
          <w:i/>
        </w:rPr>
        <w:t>index</w:t>
      </w:r>
      <w:r w:rsidRPr="00E77497">
        <w:t xml:space="preserve">, where the first (leftmost) character in </w:t>
      </w:r>
      <w:r w:rsidRPr="00E77497">
        <w:rPr>
          <w:i/>
        </w:rPr>
        <w:t>str</w:t>
      </w:r>
      <w:r w:rsidRPr="00E77497">
        <w:t xml:space="preserve"> is considered to be at position 0, the next one at position 1, and so on.</w:t>
      </w:r>
    </w:p>
    <w:p w14:paraId="1B815885" w14:textId="77777777" w:rsidR="004C02EF" w:rsidRPr="00E77497" w:rsidRDefault="004C02EF" w:rsidP="00834A33">
      <w:pPr>
        <w:pStyle w:val="Alg4"/>
        <w:numPr>
          <w:ilvl w:val="0"/>
          <w:numId w:val="236"/>
        </w:numPr>
        <w:spacing w:after="12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p>
    <w:p w14:paraId="4C2D9479" w14:textId="77777777" w:rsidR="004C02EF" w:rsidRPr="00E77497" w:rsidRDefault="004C02EF" w:rsidP="00B43482">
      <w:pPr>
        <w:pStyle w:val="20"/>
        <w:numPr>
          <w:ilvl w:val="0"/>
          <w:numId w:val="0"/>
        </w:numPr>
      </w:pPr>
      <w:bookmarkStart w:id="13410" w:name="_Ref424531301"/>
      <w:bookmarkStart w:id="13411" w:name="_Toc472818932"/>
      <w:bookmarkStart w:id="13412" w:name="_Toc235503510"/>
      <w:bookmarkStart w:id="13413" w:name="_Toc241509285"/>
      <w:bookmarkStart w:id="13414" w:name="_Toc244416772"/>
      <w:bookmarkStart w:id="13415" w:name="_Toc276631136"/>
      <w:bookmarkStart w:id="13416" w:name="_Toc314500692"/>
      <w:r w:rsidRPr="00E77497">
        <w:t>15.6</w:t>
      </w:r>
      <w:r w:rsidRPr="00E77497">
        <w:tab/>
        <w:t>Boolean</w:t>
      </w:r>
      <w:bookmarkEnd w:id="13403"/>
      <w:bookmarkEnd w:id="13404"/>
      <w:r w:rsidRPr="00E77497">
        <w:t xml:space="preserve"> Object</w:t>
      </w:r>
      <w:bookmarkEnd w:id="13405"/>
      <w:bookmarkEnd w:id="13406"/>
      <w:bookmarkEnd w:id="13407"/>
      <w:bookmarkEnd w:id="13408"/>
      <w:bookmarkEnd w:id="13409"/>
      <w:r w:rsidRPr="00E77497">
        <w:t>s</w:t>
      </w:r>
      <w:bookmarkStart w:id="13417" w:name="_Toc385672328"/>
      <w:bookmarkStart w:id="13418" w:name="_Ref393527597"/>
      <w:bookmarkStart w:id="13419" w:name="_Toc393690444"/>
      <w:bookmarkStart w:id="13420" w:name="_Ref404501506"/>
      <w:bookmarkStart w:id="13421" w:name="_Toc382291644"/>
      <w:bookmarkEnd w:id="13410"/>
      <w:bookmarkEnd w:id="13411"/>
      <w:bookmarkEnd w:id="13412"/>
      <w:bookmarkEnd w:id="13413"/>
      <w:bookmarkEnd w:id="13414"/>
      <w:bookmarkEnd w:id="13415"/>
      <w:bookmarkEnd w:id="13416"/>
    </w:p>
    <w:p w14:paraId="0BA5BB9B" w14:textId="77777777" w:rsidR="004C02EF" w:rsidRPr="00E77497" w:rsidRDefault="004C02EF" w:rsidP="00B43482">
      <w:pPr>
        <w:pStyle w:val="30"/>
        <w:numPr>
          <w:ilvl w:val="0"/>
          <w:numId w:val="0"/>
        </w:numPr>
      </w:pPr>
      <w:bookmarkStart w:id="13422" w:name="_Ref424531794"/>
      <w:bookmarkStart w:id="13423" w:name="_Toc472818933"/>
      <w:bookmarkStart w:id="13424" w:name="_Toc235503511"/>
      <w:bookmarkStart w:id="13425" w:name="_Toc241509286"/>
      <w:bookmarkStart w:id="13426" w:name="_Toc244416773"/>
      <w:bookmarkStart w:id="13427" w:name="_Toc276631137"/>
      <w:bookmarkStart w:id="13428" w:name="_Toc314500693"/>
      <w:r w:rsidRPr="00E77497">
        <w:t>15.6.1</w:t>
      </w:r>
      <w:r w:rsidRPr="00E77497">
        <w:tab/>
        <w:t>The Boolean Constructor Called as a Functio</w:t>
      </w:r>
      <w:bookmarkEnd w:id="13417"/>
      <w:bookmarkEnd w:id="13418"/>
      <w:bookmarkEnd w:id="13419"/>
      <w:bookmarkEnd w:id="13420"/>
      <w:r w:rsidRPr="00E77497">
        <w:t>n</w:t>
      </w:r>
      <w:bookmarkEnd w:id="13422"/>
      <w:bookmarkEnd w:id="13423"/>
      <w:bookmarkEnd w:id="13424"/>
      <w:bookmarkEnd w:id="13425"/>
      <w:bookmarkEnd w:id="13426"/>
      <w:bookmarkEnd w:id="13427"/>
      <w:bookmarkEnd w:id="13428"/>
    </w:p>
    <w:p w14:paraId="701ACE05"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a function rather than as a constructor, it performs a type conversion.</w:t>
      </w:r>
      <w:bookmarkStart w:id="13429" w:name="_Toc385672329"/>
      <w:bookmarkStart w:id="13430" w:name="_Toc393690445"/>
    </w:p>
    <w:p w14:paraId="4F5E962B" w14:textId="77777777" w:rsidR="004C02EF" w:rsidRPr="00E77497" w:rsidRDefault="004C02EF" w:rsidP="004C02EF">
      <w:pPr>
        <w:pStyle w:val="40"/>
        <w:numPr>
          <w:ilvl w:val="0"/>
          <w:numId w:val="0"/>
        </w:numPr>
      </w:pPr>
      <w:bookmarkStart w:id="13431" w:name="_Ref457704428"/>
      <w:r w:rsidRPr="00E77497">
        <w:t>15.6.1.1</w:t>
      </w:r>
      <w:r w:rsidRPr="00E77497">
        <w:tab/>
        <w:t>Boolean (value</w:t>
      </w:r>
      <w:bookmarkEnd w:id="13429"/>
      <w:bookmarkEnd w:id="13430"/>
      <w:r w:rsidRPr="00E77497">
        <w:t>)</w:t>
      </w:r>
      <w:bookmarkEnd w:id="13431"/>
    </w:p>
    <w:p w14:paraId="7AB3CF4D" w14:textId="77777777" w:rsidR="004C02EF" w:rsidRPr="00E77497" w:rsidRDefault="004C02EF" w:rsidP="004C02EF">
      <w:r w:rsidRPr="00E77497">
        <w:t xml:space="preserve">Returns a Boolean value (not a Boolean object) computed by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rPr>
          <w:rFonts w:cs="Arial"/>
        </w:rPr>
        <w:t>.</w:t>
      </w:r>
      <w:bookmarkStart w:id="13432" w:name="_Toc385672330"/>
      <w:bookmarkStart w:id="13433" w:name="_Toc393690446"/>
    </w:p>
    <w:p w14:paraId="5F24BB73" w14:textId="77777777" w:rsidR="004C02EF" w:rsidRPr="00E77497" w:rsidRDefault="004C02EF" w:rsidP="00B43482">
      <w:pPr>
        <w:pStyle w:val="30"/>
        <w:numPr>
          <w:ilvl w:val="0"/>
          <w:numId w:val="0"/>
        </w:numPr>
      </w:pPr>
      <w:bookmarkStart w:id="13434" w:name="_Toc385672331"/>
      <w:bookmarkStart w:id="13435" w:name="_Ref393527599"/>
      <w:bookmarkStart w:id="13436" w:name="_Toc393690447"/>
      <w:bookmarkStart w:id="13437" w:name="_Ref404501520"/>
      <w:bookmarkStart w:id="13438" w:name="_Ref424531804"/>
      <w:bookmarkStart w:id="13439" w:name="_Toc472818934"/>
      <w:bookmarkStart w:id="13440" w:name="_Toc235503512"/>
      <w:bookmarkStart w:id="13441" w:name="_Toc241509287"/>
      <w:bookmarkStart w:id="13442" w:name="_Toc244416774"/>
      <w:bookmarkStart w:id="13443" w:name="_Toc276631138"/>
      <w:bookmarkStart w:id="13444" w:name="_Toc314500694"/>
      <w:bookmarkEnd w:id="13432"/>
      <w:bookmarkEnd w:id="13433"/>
      <w:r w:rsidRPr="00E77497">
        <w:t>15.6.2</w:t>
      </w:r>
      <w:r w:rsidRPr="00E77497">
        <w:tab/>
        <w:t>The Boolean Constructo</w:t>
      </w:r>
      <w:bookmarkEnd w:id="13421"/>
      <w:bookmarkEnd w:id="13434"/>
      <w:bookmarkEnd w:id="13435"/>
      <w:bookmarkEnd w:id="13436"/>
      <w:bookmarkEnd w:id="13437"/>
      <w:r w:rsidRPr="00E77497">
        <w:t>r</w:t>
      </w:r>
      <w:bookmarkStart w:id="13445" w:name="_Toc382291645"/>
      <w:bookmarkEnd w:id="13438"/>
      <w:bookmarkEnd w:id="13439"/>
      <w:bookmarkEnd w:id="13440"/>
      <w:bookmarkEnd w:id="13441"/>
      <w:bookmarkEnd w:id="13442"/>
      <w:bookmarkEnd w:id="13443"/>
      <w:bookmarkEnd w:id="13444"/>
    </w:p>
    <w:p w14:paraId="1F381BFF"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3446" w:name="_Toc385672332"/>
      <w:bookmarkStart w:id="13447" w:name="_Toc393690448"/>
    </w:p>
    <w:p w14:paraId="4696CAB8" w14:textId="77777777" w:rsidR="004C02EF" w:rsidRPr="00E77497" w:rsidRDefault="004C02EF" w:rsidP="004C02EF">
      <w:pPr>
        <w:pStyle w:val="40"/>
        <w:numPr>
          <w:ilvl w:val="0"/>
          <w:numId w:val="0"/>
        </w:numPr>
      </w:pPr>
      <w:bookmarkStart w:id="13448" w:name="_Ref457704435"/>
      <w:r w:rsidRPr="00E77497">
        <w:t>15.6.2.1</w:t>
      </w:r>
      <w:r w:rsidRPr="00E77497">
        <w:tab/>
        <w:t>new Boolean (value</w:t>
      </w:r>
      <w:bookmarkEnd w:id="13445"/>
      <w:bookmarkEnd w:id="13446"/>
      <w:bookmarkEnd w:id="13447"/>
      <w:r w:rsidRPr="00E77497">
        <w:t>)</w:t>
      </w:r>
      <w:bookmarkEnd w:id="13448"/>
    </w:p>
    <w:p w14:paraId="21EBE0D1" w14:textId="77777777" w:rsidR="004C02EF" w:rsidRPr="00E77497" w:rsidRDefault="004C02EF" w:rsidP="004C02EF">
      <w:r w:rsidRPr="00E77497">
        <w:t xml:space="preserve">The [[Prototype]] internal property of the newly constructed object is set to the original Boolean prototype object, the one that is the initial value of </w:t>
      </w:r>
      <w:r w:rsidRPr="00E77497">
        <w:rPr>
          <w:rFonts w:ascii="Courier New" w:hAnsi="Courier New"/>
          <w:b/>
        </w:rPr>
        <w:t>Boolean.prototype</w:t>
      </w:r>
      <w:r w:rsidRPr="00E77497">
        <w:t xml:space="preserve"> (15.6.3.1).</w:t>
      </w:r>
    </w:p>
    <w:p w14:paraId="711C81F2" w14:textId="77777777" w:rsidR="004C02EF" w:rsidRPr="00E77497" w:rsidRDefault="004C02EF" w:rsidP="004C02EF">
      <w:r w:rsidRPr="00E77497">
        <w:t xml:space="preserve">The </w:t>
      </w:r>
      <w:del w:id="13449" w:author="Allen Wirfs-Brock" w:date="2011-07-02T14:12:00Z">
        <w:r w:rsidRPr="00E77497" w:rsidDel="00141138">
          <w:delText xml:space="preserve">[[Class]] internal property of the </w:delText>
        </w:r>
      </w:del>
      <w:r w:rsidRPr="00E77497">
        <w:t xml:space="preserve">newly constructed Boolean object </w:t>
      </w:r>
      <w:del w:id="13450" w:author="Allen Wirfs-Brock" w:date="2011-07-02T14:12:00Z">
        <w:r w:rsidRPr="00E77497" w:rsidDel="00141138">
          <w:delText xml:space="preserve">is set to </w:delText>
        </w:r>
        <w:r w:rsidRPr="00E77497" w:rsidDel="00141138">
          <w:rPr>
            <w:rFonts w:ascii="Courier New" w:hAnsi="Courier New"/>
            <w:b/>
          </w:rPr>
          <w:delText>"Boolean"</w:delText>
        </w:r>
      </w:del>
      <w:ins w:id="13451" w:author="Allen Wirfs-Brock" w:date="2011-07-02T14:12:00Z">
        <w:r w:rsidR="00141138" w:rsidRPr="00E77497">
          <w:t>has a [[</w:t>
        </w:r>
        <w:del w:id="13452" w:author="Rev 3 Allen Wirfs-Brock" w:date="2011-09-07T17:59:00Z">
          <w:r w:rsidR="00141138" w:rsidRPr="00E77497" w:rsidDel="00065D08">
            <w:delText>IsBoolean</w:delText>
          </w:r>
        </w:del>
      </w:ins>
      <w:ins w:id="13453" w:author="Rev 3 Allen Wirfs-Brock" w:date="2011-09-07T17:59:00Z">
        <w:r w:rsidR="00065D08" w:rsidRPr="00E77497">
          <w:t>NativeBrand</w:t>
        </w:r>
      </w:ins>
      <w:ins w:id="13454" w:author="Allen Wirfs-Brock" w:date="2011-07-02T14:12:00Z">
        <w:r w:rsidR="00141138" w:rsidRPr="00E77497">
          <w:t>]] internal property</w:t>
        </w:r>
      </w:ins>
      <w:ins w:id="13455" w:author="Rev 3 Allen Wirfs-Brock" w:date="2011-09-07T17:59:00Z">
        <w:r w:rsidR="00065D08" w:rsidRPr="00E77497">
          <w:t xml:space="preserve"> with value BooleanWrapper</w:t>
        </w:r>
      </w:ins>
      <w:r w:rsidRPr="00E77497">
        <w:t>.</w:t>
      </w:r>
    </w:p>
    <w:p w14:paraId="6DB220D0" w14:textId="77777777" w:rsidR="004C02EF" w:rsidRPr="00E77497" w:rsidRDefault="004C02EF" w:rsidP="004C02EF">
      <w:r w:rsidRPr="00E77497">
        <w:t xml:space="preserve">The [[PrimitiveValue]] internal property of the newly constructed Boolean object is set to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t>.</w:t>
      </w:r>
      <w:bookmarkStart w:id="13456" w:name="_Toc382291646"/>
      <w:bookmarkStart w:id="13457" w:name="_Toc385672333"/>
      <w:bookmarkStart w:id="13458" w:name="_Toc393690449"/>
    </w:p>
    <w:p w14:paraId="65A1CE29"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B6EEBD1" w14:textId="77777777" w:rsidR="004C02EF" w:rsidRPr="00E77497" w:rsidRDefault="004C02EF" w:rsidP="00B43482">
      <w:pPr>
        <w:pStyle w:val="30"/>
        <w:numPr>
          <w:ilvl w:val="0"/>
          <w:numId w:val="0"/>
        </w:numPr>
      </w:pPr>
      <w:bookmarkStart w:id="13459" w:name="_Toc382291647"/>
      <w:bookmarkStart w:id="13460" w:name="_Toc385672334"/>
      <w:bookmarkStart w:id="13461" w:name="_Toc393690450"/>
      <w:bookmarkStart w:id="13462" w:name="_Ref457709202"/>
      <w:bookmarkStart w:id="13463" w:name="_Toc472818935"/>
      <w:bookmarkStart w:id="13464" w:name="_Toc235503513"/>
      <w:bookmarkStart w:id="13465" w:name="_Toc241509288"/>
      <w:bookmarkStart w:id="13466" w:name="_Toc244416775"/>
      <w:bookmarkStart w:id="13467" w:name="_Toc276631139"/>
      <w:bookmarkStart w:id="13468" w:name="_Toc314500695"/>
      <w:bookmarkEnd w:id="13456"/>
      <w:bookmarkEnd w:id="13457"/>
      <w:bookmarkEnd w:id="13458"/>
      <w:r w:rsidRPr="00E77497">
        <w:t>15.6.3</w:t>
      </w:r>
      <w:r w:rsidRPr="00E77497">
        <w:tab/>
        <w:t>Properties of the Boolean Constructo</w:t>
      </w:r>
      <w:bookmarkEnd w:id="13459"/>
      <w:bookmarkEnd w:id="13460"/>
      <w:bookmarkEnd w:id="13461"/>
      <w:r w:rsidRPr="00E77497">
        <w:t>r</w:t>
      </w:r>
      <w:bookmarkEnd w:id="13462"/>
      <w:bookmarkEnd w:id="13463"/>
      <w:bookmarkEnd w:id="13464"/>
      <w:bookmarkEnd w:id="13465"/>
      <w:bookmarkEnd w:id="13466"/>
      <w:bookmarkEnd w:id="13467"/>
      <w:bookmarkEnd w:id="13468"/>
    </w:p>
    <w:p w14:paraId="39595A23" w14:textId="77777777" w:rsidR="004C02EF" w:rsidRPr="00E77497" w:rsidRDefault="004C02EF" w:rsidP="004C02EF">
      <w:r w:rsidRPr="00E77497">
        <w:t>The value of the [[Prototype]] internal property of the Boolean constructor is the Function prototype object (15.3.4).</w:t>
      </w:r>
    </w:p>
    <w:p w14:paraId="33E3C6CF"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13469" w:name="_Toc382291648"/>
      <w:bookmarkStart w:id="13470" w:name="_Toc385672335"/>
      <w:bookmarkStart w:id="13471" w:name="_Ref393613897"/>
      <w:bookmarkStart w:id="13472" w:name="_Toc393690451"/>
      <w:bookmarkStart w:id="13473" w:name="_Ref404502544"/>
    </w:p>
    <w:p w14:paraId="444EC1B9" w14:textId="77777777" w:rsidR="004C02EF" w:rsidRPr="00E77497" w:rsidRDefault="004C02EF" w:rsidP="004C02EF">
      <w:pPr>
        <w:pStyle w:val="40"/>
        <w:numPr>
          <w:ilvl w:val="0"/>
          <w:numId w:val="0"/>
        </w:numPr>
      </w:pPr>
      <w:bookmarkStart w:id="13474" w:name="_Ref424534464"/>
      <w:r w:rsidRPr="00E77497">
        <w:t>15.6.3.1</w:t>
      </w:r>
      <w:r w:rsidRPr="00E77497">
        <w:tab/>
        <w:t>Boolean.prototyp</w:t>
      </w:r>
      <w:bookmarkEnd w:id="13469"/>
      <w:bookmarkEnd w:id="13470"/>
      <w:bookmarkEnd w:id="13471"/>
      <w:bookmarkEnd w:id="13472"/>
      <w:bookmarkEnd w:id="13473"/>
      <w:r w:rsidRPr="00E77497">
        <w:t>e</w:t>
      </w:r>
      <w:bookmarkEnd w:id="13474"/>
    </w:p>
    <w:p w14:paraId="1C6ABDD6" w14:textId="77777777"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13475" w:name="_Toc382291649"/>
      <w:bookmarkStart w:id="13476" w:name="_Toc385672336"/>
    </w:p>
    <w:p w14:paraId="4601763C"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477" w:name="_Ref393609398"/>
      <w:bookmarkStart w:id="13478" w:name="_Toc393690452"/>
    </w:p>
    <w:p w14:paraId="4121BE2E" w14:textId="77777777" w:rsidR="004C02EF" w:rsidRPr="00E77497" w:rsidRDefault="004C02EF" w:rsidP="00B43482">
      <w:pPr>
        <w:pStyle w:val="30"/>
        <w:numPr>
          <w:ilvl w:val="0"/>
          <w:numId w:val="0"/>
        </w:numPr>
      </w:pPr>
      <w:bookmarkStart w:id="13479" w:name="_Ref424535986"/>
      <w:bookmarkStart w:id="13480" w:name="_Toc472818936"/>
      <w:bookmarkStart w:id="13481" w:name="_Toc235503514"/>
      <w:bookmarkStart w:id="13482" w:name="_Toc241509289"/>
      <w:bookmarkStart w:id="13483" w:name="_Toc244416776"/>
      <w:bookmarkStart w:id="13484" w:name="_Toc276631140"/>
      <w:bookmarkStart w:id="13485" w:name="_Toc314500696"/>
      <w:r w:rsidRPr="00E77497">
        <w:t>15.6.4</w:t>
      </w:r>
      <w:r w:rsidRPr="00E77497">
        <w:tab/>
        <w:t>Properties of the Boolean Prototype Objec</w:t>
      </w:r>
      <w:bookmarkEnd w:id="13475"/>
      <w:bookmarkEnd w:id="13476"/>
      <w:bookmarkEnd w:id="13477"/>
      <w:bookmarkEnd w:id="13478"/>
      <w:r w:rsidRPr="00E77497">
        <w:t>t</w:t>
      </w:r>
      <w:bookmarkEnd w:id="13479"/>
      <w:bookmarkEnd w:id="13480"/>
      <w:bookmarkEnd w:id="13481"/>
      <w:bookmarkEnd w:id="13482"/>
      <w:bookmarkEnd w:id="13483"/>
      <w:bookmarkEnd w:id="13484"/>
      <w:bookmarkEnd w:id="13485"/>
    </w:p>
    <w:p w14:paraId="4689B125" w14:textId="77777777" w:rsidR="004C02EF" w:rsidRPr="00E77497" w:rsidRDefault="004C02EF" w:rsidP="004C02EF">
      <w:r w:rsidRPr="00E77497">
        <w:t xml:space="preserve">The Boolean prototype object is itself a Boolean object </w:t>
      </w:r>
      <w:del w:id="13486" w:author="Allen Wirfs-Brock" w:date="2011-07-02T14:13:00Z">
        <w:r w:rsidRPr="00E77497" w:rsidDel="00141138">
          <w:delText xml:space="preserve">(its [[Class]] is </w:delText>
        </w:r>
        <w:r w:rsidRPr="00E77497" w:rsidDel="00141138">
          <w:rPr>
            <w:rFonts w:ascii="Courier New" w:hAnsi="Courier New"/>
            <w:b/>
          </w:rPr>
          <w:delText>"Boolean"</w:delText>
        </w:r>
        <w:r w:rsidRPr="00E77497" w:rsidDel="00141138">
          <w:delText>)</w:delText>
        </w:r>
      </w:del>
      <w:r w:rsidRPr="00E77497">
        <w:t xml:space="preserve"> whose value is </w:t>
      </w:r>
      <w:r w:rsidRPr="00E77497">
        <w:rPr>
          <w:b/>
        </w:rPr>
        <w:t>false</w:t>
      </w:r>
      <w:r w:rsidRPr="00E77497">
        <w:t>.</w:t>
      </w:r>
      <w:ins w:id="13487" w:author="Allen Wirfs-Brock" w:date="2011-07-02T14:13:00Z">
        <w:r w:rsidR="00141138" w:rsidRPr="00E77497">
          <w:t xml:space="preserve"> The Boolean prototype object has a [[</w:t>
        </w:r>
        <w:del w:id="13488" w:author="Rev 3 Allen Wirfs-Brock" w:date="2011-09-07T18:00:00Z">
          <w:r w:rsidR="00141138" w:rsidRPr="00E77497" w:rsidDel="00187187">
            <w:delText>IsBoolean</w:delText>
          </w:r>
        </w:del>
      </w:ins>
      <w:ins w:id="13489" w:author="Rev 3 Allen Wirfs-Brock" w:date="2011-09-07T18:00:00Z">
        <w:r w:rsidR="00187187" w:rsidRPr="00E77497">
          <w:t>NativeBrand</w:t>
        </w:r>
      </w:ins>
      <w:ins w:id="13490" w:author="Allen Wirfs-Brock" w:date="2011-07-02T14:13:00Z">
        <w:r w:rsidR="00141138" w:rsidRPr="00E77497">
          <w:t>]] internal property</w:t>
        </w:r>
      </w:ins>
      <w:ins w:id="13491" w:author="Rev 3 Allen Wirfs-Brock" w:date="2011-09-07T18:00:00Z">
        <w:r w:rsidR="00187187" w:rsidRPr="00E77497">
          <w:t xml:space="preserve"> whose value is BooleanWrapper</w:t>
        </w:r>
      </w:ins>
      <w:ins w:id="13492" w:author="Allen Wirfs-Brock" w:date="2011-07-02T14:13:00Z">
        <w:r w:rsidR="00141138" w:rsidRPr="00E77497">
          <w:t>.</w:t>
        </w:r>
      </w:ins>
    </w:p>
    <w:p w14:paraId="2B5DA864" w14:textId="77777777" w:rsidR="004C02EF" w:rsidRPr="00E77497" w:rsidRDefault="004C02EF" w:rsidP="004C02EF">
      <w:r w:rsidRPr="00E77497">
        <w:t>The value of the [[Prototype]] internal property of the Boolean prototype object is the standard built-in Object prototype object (15.2.4).</w:t>
      </w:r>
    </w:p>
    <w:p w14:paraId="4311D6E6" w14:textId="77777777" w:rsidR="004C02EF" w:rsidRPr="00E77497" w:rsidRDefault="004C02EF" w:rsidP="004C02EF">
      <w:pPr>
        <w:pStyle w:val="40"/>
        <w:numPr>
          <w:ilvl w:val="0"/>
          <w:numId w:val="0"/>
        </w:numPr>
      </w:pPr>
      <w:bookmarkStart w:id="13493" w:name="_Toc385672337"/>
      <w:bookmarkStart w:id="13494" w:name="_Toc393690453"/>
      <w:bookmarkStart w:id="13495" w:name="_Toc382291650"/>
      <w:r w:rsidRPr="00E77497">
        <w:t>15.6.4.1</w:t>
      </w:r>
      <w:r w:rsidRPr="00E77497">
        <w:tab/>
        <w:t>Boolean.prototype.constructo</w:t>
      </w:r>
      <w:bookmarkEnd w:id="13493"/>
      <w:bookmarkEnd w:id="13494"/>
      <w:r w:rsidRPr="00E77497">
        <w:t>r</w:t>
      </w:r>
    </w:p>
    <w:p w14:paraId="1E6E15D7" w14:textId="77777777"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13496" w:name="_Toc385672338"/>
      <w:bookmarkStart w:id="13497" w:name="_Toc393690454"/>
    </w:p>
    <w:p w14:paraId="00489C3F" w14:textId="77777777" w:rsidR="004C02EF" w:rsidRPr="00E77497" w:rsidRDefault="004C02EF" w:rsidP="004C02EF">
      <w:pPr>
        <w:pStyle w:val="40"/>
        <w:numPr>
          <w:ilvl w:val="0"/>
          <w:numId w:val="0"/>
        </w:numPr>
      </w:pPr>
      <w:bookmarkStart w:id="13498" w:name="_Ref455972335"/>
      <w:r w:rsidRPr="00E77497">
        <w:t>15.6.4.2</w:t>
      </w:r>
      <w:r w:rsidRPr="00E77497">
        <w:tab/>
        <w:t>Boolean.prototype.toString</w:t>
      </w:r>
      <w:bookmarkEnd w:id="13495"/>
      <w:bookmarkEnd w:id="13496"/>
      <w:bookmarkEnd w:id="13497"/>
      <w:r w:rsidRPr="00E77497">
        <w:t xml:space="preserve"> ( )</w:t>
      </w:r>
      <w:bookmarkEnd w:id="13498"/>
    </w:p>
    <w:p w14:paraId="7C9EC6C5" w14:textId="77777777" w:rsidR="004C02EF" w:rsidRPr="00E77497" w:rsidRDefault="004C02EF" w:rsidP="004C02EF">
      <w:bookmarkStart w:id="13499" w:name="_Toc382291651"/>
      <w:bookmarkStart w:id="13500" w:name="_Toc385672339"/>
      <w:r w:rsidRPr="00E77497">
        <w:t>The following steps are taken:</w:t>
      </w:r>
    </w:p>
    <w:p w14:paraId="723C6202" w14:textId="77777777" w:rsidR="004C02EF" w:rsidRPr="00E77497" w:rsidRDefault="004C02EF" w:rsidP="00834A33">
      <w:pPr>
        <w:pStyle w:val="Alg4"/>
        <w:numPr>
          <w:ilvl w:val="0"/>
          <w:numId w:val="237"/>
        </w:numPr>
      </w:pPr>
      <w:r w:rsidRPr="00E77497">
        <w:t xml:space="preserve">Let </w:t>
      </w:r>
      <w:r w:rsidRPr="00E77497">
        <w:rPr>
          <w:i/>
        </w:rPr>
        <w:t>B</w:t>
      </w:r>
      <w:r w:rsidRPr="00E77497">
        <w:t xml:space="preserve"> be the </w:t>
      </w:r>
      <w:r w:rsidRPr="00E77497">
        <w:rPr>
          <w:b/>
        </w:rPr>
        <w:t>this</w:t>
      </w:r>
      <w:r w:rsidRPr="00E77497">
        <w:t xml:space="preserve"> value.</w:t>
      </w:r>
    </w:p>
    <w:p w14:paraId="1188EB47" w14:textId="77777777" w:rsidR="004C02EF" w:rsidRPr="00E77497" w:rsidRDefault="004C02EF" w:rsidP="00834A33">
      <w:pPr>
        <w:pStyle w:val="Alg4"/>
        <w:numPr>
          <w:ilvl w:val="0"/>
          <w:numId w:val="237"/>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4CB6C2B5" w14:textId="77777777" w:rsidR="004C02EF" w:rsidRPr="00E77497" w:rsidRDefault="004C02EF" w:rsidP="00834A33">
      <w:pPr>
        <w:pStyle w:val="Alg4"/>
        <w:numPr>
          <w:ilvl w:val="0"/>
          <w:numId w:val="237"/>
        </w:numPr>
      </w:pPr>
      <w:r w:rsidRPr="00E77497">
        <w:t>Else if Type(</w:t>
      </w:r>
      <w:r w:rsidRPr="00E77497">
        <w:rPr>
          <w:i/>
        </w:rPr>
        <w:t>B</w:t>
      </w:r>
      <w:r w:rsidRPr="00E77497">
        <w:t xml:space="preserve">) is Object and </w:t>
      </w:r>
      <w:del w:id="13501" w:author="Allen Wirfs-Brock" w:date="2011-07-02T14:14:00Z">
        <w:r w:rsidRPr="00E77497" w:rsidDel="000625EF">
          <w:delText xml:space="preserve">the value of the [[Class]] internal property of </w:delText>
        </w:r>
      </w:del>
      <w:r w:rsidRPr="00E77497">
        <w:rPr>
          <w:i/>
        </w:rPr>
        <w:t>B</w:t>
      </w:r>
      <w:r w:rsidRPr="00E77497">
        <w:t xml:space="preserve"> </w:t>
      </w:r>
      <w:ins w:id="13502" w:author="Allen Wirfs-Brock rev2" w:date="2011-07-20T13:54:00Z">
        <w:r w:rsidR="002E2C0B" w:rsidRPr="00E77497">
          <w:t>h</w:t>
        </w:r>
      </w:ins>
      <w:del w:id="13503" w:author="Allen Wirfs-Brock" w:date="2011-07-02T14:15:00Z">
        <w:r w:rsidRPr="00E77497" w:rsidDel="000625EF">
          <w:delText xml:space="preserve">is </w:delText>
        </w:r>
        <w:r w:rsidRPr="00E77497" w:rsidDel="000625EF">
          <w:rPr>
            <w:rFonts w:ascii="Courier New" w:hAnsi="Courier New"/>
            <w:b/>
          </w:rPr>
          <w:delText>"Boolean"</w:delText>
        </w:r>
      </w:del>
      <w:ins w:id="13504" w:author="Allen Wirfs-Brock" w:date="2011-07-02T14:15:00Z">
        <w:r w:rsidR="000625EF" w:rsidRPr="00E77497">
          <w:t>as a [[</w:t>
        </w:r>
        <w:del w:id="13505" w:author="Rev 3 Allen Wirfs-Brock" w:date="2011-09-07T18:01:00Z">
          <w:r w:rsidR="000625EF" w:rsidRPr="00E77497" w:rsidDel="00187187">
            <w:delText>IsBoolean</w:delText>
          </w:r>
        </w:del>
      </w:ins>
      <w:ins w:id="13506" w:author="Rev 3 Allen Wirfs-Brock" w:date="2011-09-07T18:01:00Z">
        <w:r w:rsidR="00187187" w:rsidRPr="00E77497">
          <w:t>NativeWrapper</w:t>
        </w:r>
      </w:ins>
      <w:ins w:id="13507" w:author="Allen Wirfs-Brock" w:date="2011-07-02T14:15:00Z">
        <w:r w:rsidR="000625EF" w:rsidRPr="00E77497">
          <w:t>]] internal property</w:t>
        </w:r>
      </w:ins>
      <w:ins w:id="13508"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1A587146" w14:textId="77777777" w:rsidR="004C02EF" w:rsidRPr="00E77497" w:rsidRDefault="004C02EF" w:rsidP="00834A33">
      <w:pPr>
        <w:pStyle w:val="Alg4"/>
        <w:numPr>
          <w:ilvl w:val="0"/>
          <w:numId w:val="237"/>
        </w:numPr>
      </w:pPr>
      <w:r w:rsidRPr="00E77497">
        <w:t xml:space="preserve">Else throw a </w:t>
      </w:r>
      <w:r w:rsidRPr="00E77497">
        <w:rPr>
          <w:b/>
        </w:rPr>
        <w:t>TypeError</w:t>
      </w:r>
      <w:r w:rsidRPr="00E77497">
        <w:t xml:space="preserve"> exception.</w:t>
      </w:r>
    </w:p>
    <w:p w14:paraId="4DFE43E6" w14:textId="77777777"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2E7FB49C" w14:textId="77777777" w:rsidR="004C02EF" w:rsidRPr="00E77497" w:rsidRDefault="004C02EF" w:rsidP="004C02EF">
      <w:pPr>
        <w:pStyle w:val="40"/>
        <w:numPr>
          <w:ilvl w:val="0"/>
          <w:numId w:val="0"/>
        </w:numPr>
      </w:pPr>
      <w:bookmarkStart w:id="13509" w:name="_Toc393690455"/>
      <w:bookmarkStart w:id="13510" w:name="_Ref455972337"/>
      <w:r w:rsidRPr="00E77497">
        <w:t>15.6.4.3</w:t>
      </w:r>
      <w:r w:rsidRPr="00E77497">
        <w:tab/>
        <w:t>Boolean.prototype.valueOf</w:t>
      </w:r>
      <w:bookmarkEnd w:id="13499"/>
      <w:bookmarkEnd w:id="13500"/>
      <w:bookmarkEnd w:id="13509"/>
      <w:r w:rsidRPr="00E77497">
        <w:t xml:space="preserve"> ( )</w:t>
      </w:r>
      <w:bookmarkEnd w:id="13510"/>
    </w:p>
    <w:p w14:paraId="74408748" w14:textId="77777777" w:rsidR="004C02EF" w:rsidRPr="00E77497" w:rsidRDefault="004C02EF" w:rsidP="004C02EF">
      <w:r w:rsidRPr="00E77497">
        <w:t>The following steps are taken:</w:t>
      </w:r>
    </w:p>
    <w:p w14:paraId="6A92C15A" w14:textId="77777777" w:rsidR="004C02EF" w:rsidRPr="00E77497" w:rsidRDefault="004C02EF" w:rsidP="00834A33">
      <w:pPr>
        <w:pStyle w:val="Alg4"/>
        <w:numPr>
          <w:ilvl w:val="0"/>
          <w:numId w:val="238"/>
        </w:numPr>
      </w:pPr>
      <w:r w:rsidRPr="00E77497">
        <w:t xml:space="preserve">Let </w:t>
      </w:r>
      <w:r w:rsidRPr="00E77497">
        <w:rPr>
          <w:i/>
        </w:rPr>
        <w:t>B</w:t>
      </w:r>
      <w:r w:rsidRPr="00E77497">
        <w:t xml:space="preserve"> be the </w:t>
      </w:r>
      <w:r w:rsidRPr="00E77497">
        <w:rPr>
          <w:b/>
        </w:rPr>
        <w:t>this</w:t>
      </w:r>
      <w:r w:rsidRPr="00E77497">
        <w:t xml:space="preserve"> value.</w:t>
      </w:r>
    </w:p>
    <w:p w14:paraId="1B107EA0" w14:textId="77777777" w:rsidR="004C02EF" w:rsidRPr="00E77497" w:rsidRDefault="004C02EF" w:rsidP="00834A33">
      <w:pPr>
        <w:pStyle w:val="Alg4"/>
        <w:numPr>
          <w:ilvl w:val="0"/>
          <w:numId w:val="238"/>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62D68D4D" w14:textId="77777777" w:rsidR="004C02EF" w:rsidRPr="00E77497" w:rsidRDefault="004C02EF" w:rsidP="00834A33">
      <w:pPr>
        <w:pStyle w:val="Alg4"/>
        <w:numPr>
          <w:ilvl w:val="0"/>
          <w:numId w:val="238"/>
        </w:numPr>
      </w:pPr>
      <w:r w:rsidRPr="00E77497">
        <w:t>Else if Type(</w:t>
      </w:r>
      <w:r w:rsidRPr="00E77497">
        <w:rPr>
          <w:i/>
        </w:rPr>
        <w:t>B</w:t>
      </w:r>
      <w:r w:rsidRPr="00E77497">
        <w:t xml:space="preserve">) is Object and </w:t>
      </w:r>
      <w:del w:id="13511" w:author="Allen Wirfs-Brock" w:date="2011-07-02T14:15:00Z">
        <w:r w:rsidRPr="00E77497" w:rsidDel="000625EF">
          <w:delText xml:space="preserve">the value of the [[Class]] internal property of </w:delText>
        </w:r>
      </w:del>
      <w:r w:rsidRPr="00E77497">
        <w:rPr>
          <w:i/>
        </w:rPr>
        <w:t>B</w:t>
      </w:r>
      <w:r w:rsidRPr="00E77497">
        <w:t xml:space="preserve"> </w:t>
      </w:r>
      <w:del w:id="13512" w:author="Allen Wirfs-Brock" w:date="2011-07-02T14:16:00Z">
        <w:r w:rsidRPr="00E77497" w:rsidDel="000625EF">
          <w:delText xml:space="preserve">is </w:delText>
        </w:r>
        <w:r w:rsidRPr="00E77497" w:rsidDel="000625EF">
          <w:rPr>
            <w:rFonts w:ascii="Courier New" w:hAnsi="Courier New"/>
            <w:b/>
          </w:rPr>
          <w:delText>"Boolean"</w:delText>
        </w:r>
      </w:del>
      <w:ins w:id="13513" w:author="Allen Wirfs-Brock" w:date="2011-07-02T14:16:00Z">
        <w:r w:rsidR="000625EF" w:rsidRPr="00E77497">
          <w:t>has a [[</w:t>
        </w:r>
        <w:del w:id="13514" w:author="Rev 3 Allen Wirfs-Brock" w:date="2011-09-07T18:01:00Z">
          <w:r w:rsidR="000625EF" w:rsidRPr="00E77497" w:rsidDel="00187187">
            <w:delText>IsBoolean</w:delText>
          </w:r>
        </w:del>
      </w:ins>
      <w:ins w:id="13515" w:author="Rev 3 Allen Wirfs-Brock" w:date="2011-09-07T18:01:00Z">
        <w:r w:rsidR="00187187" w:rsidRPr="00E77497">
          <w:t>NativeWrapper</w:t>
        </w:r>
      </w:ins>
      <w:ins w:id="13516" w:author="Allen Wirfs-Brock" w:date="2011-07-02T14:16:00Z">
        <w:r w:rsidR="000625EF" w:rsidRPr="00E77497">
          <w:t>]] internal property</w:t>
        </w:r>
      </w:ins>
      <w:ins w:id="13517"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5BF7A042" w14:textId="77777777" w:rsidR="004C02EF" w:rsidRPr="00E77497" w:rsidRDefault="004C02EF" w:rsidP="00834A33">
      <w:pPr>
        <w:pStyle w:val="Alg4"/>
        <w:numPr>
          <w:ilvl w:val="0"/>
          <w:numId w:val="238"/>
        </w:numPr>
      </w:pPr>
      <w:r w:rsidRPr="00E77497">
        <w:t xml:space="preserve">Else throw a </w:t>
      </w:r>
      <w:r w:rsidRPr="00E77497">
        <w:rPr>
          <w:b/>
        </w:rPr>
        <w:t>TypeError</w:t>
      </w:r>
      <w:r w:rsidRPr="00E77497">
        <w:t xml:space="preserve"> exception.</w:t>
      </w:r>
    </w:p>
    <w:p w14:paraId="45CBE349" w14:textId="77777777" w:rsidR="004C02EF" w:rsidRPr="00E77497" w:rsidRDefault="004C02EF" w:rsidP="00834A33">
      <w:pPr>
        <w:pStyle w:val="Alg4"/>
        <w:numPr>
          <w:ilvl w:val="0"/>
          <w:numId w:val="238"/>
        </w:numPr>
        <w:spacing w:after="220"/>
      </w:pPr>
      <w:r w:rsidRPr="00E77497">
        <w:t xml:space="preserve">Return </w:t>
      </w:r>
      <w:r w:rsidRPr="00E77497">
        <w:rPr>
          <w:i/>
        </w:rPr>
        <w:t>b</w:t>
      </w:r>
      <w:r w:rsidRPr="00E77497">
        <w:t>.</w:t>
      </w:r>
      <w:bookmarkStart w:id="13518" w:name="_Toc382291652"/>
      <w:bookmarkStart w:id="13519" w:name="_Toc385672340"/>
    </w:p>
    <w:p w14:paraId="39DB4328" w14:textId="77777777" w:rsidR="004C02EF" w:rsidRPr="00E77497" w:rsidRDefault="004C02EF" w:rsidP="00B43482">
      <w:pPr>
        <w:pStyle w:val="30"/>
        <w:numPr>
          <w:ilvl w:val="0"/>
          <w:numId w:val="0"/>
        </w:numPr>
      </w:pPr>
      <w:bookmarkStart w:id="13520" w:name="_Toc393690456"/>
      <w:bookmarkStart w:id="13521" w:name="_Toc472818937"/>
      <w:bookmarkStart w:id="13522" w:name="_Toc235503515"/>
      <w:bookmarkStart w:id="13523" w:name="_Toc241509290"/>
      <w:bookmarkStart w:id="13524" w:name="_Toc244416777"/>
      <w:bookmarkStart w:id="13525" w:name="_Toc276631141"/>
      <w:bookmarkStart w:id="13526" w:name="_Toc314500697"/>
      <w:r w:rsidRPr="00E77497">
        <w:t>15.6.5</w:t>
      </w:r>
      <w:r w:rsidRPr="00E77497">
        <w:tab/>
        <w:t>Properties of Boolean Instance</w:t>
      </w:r>
      <w:bookmarkEnd w:id="13518"/>
      <w:bookmarkEnd w:id="13519"/>
      <w:bookmarkEnd w:id="13520"/>
      <w:r w:rsidRPr="00E77497">
        <w:t>s</w:t>
      </w:r>
      <w:bookmarkEnd w:id="13521"/>
      <w:bookmarkEnd w:id="13522"/>
      <w:bookmarkEnd w:id="13523"/>
      <w:bookmarkEnd w:id="13524"/>
      <w:bookmarkEnd w:id="13525"/>
      <w:bookmarkEnd w:id="13526"/>
    </w:p>
    <w:p w14:paraId="2BAC34FE" w14:textId="77777777" w:rsidR="004C02EF" w:rsidRPr="00E77497" w:rsidRDefault="004C02EF" w:rsidP="004C02EF">
      <w:r w:rsidRPr="00E77497">
        <w:t xml:space="preserve">Boolean instances inherit properties from the Boolean prototype object and </w:t>
      </w:r>
      <w:del w:id="13527" w:author="Allen Wirfs-Brock" w:date="2011-07-02T14:16:00Z">
        <w:r w:rsidRPr="00E77497" w:rsidDel="000625EF">
          <w:delText xml:space="preserve">their </w:delText>
        </w:r>
      </w:del>
      <w:ins w:id="13528" w:author="Allen Wirfs-Brock" w:date="2011-07-02T14:16:00Z">
        <w:r w:rsidR="000625EF" w:rsidRPr="00E77497">
          <w:t xml:space="preserve">have a </w:t>
        </w:r>
      </w:ins>
      <w:r w:rsidRPr="00E77497">
        <w:t>[[</w:t>
      </w:r>
      <w:del w:id="13529" w:author="Allen Wirfs-Brock" w:date="2011-07-02T14:16:00Z">
        <w:r w:rsidRPr="00E77497" w:rsidDel="000625EF">
          <w:delText>Class</w:delText>
        </w:r>
      </w:del>
      <w:ins w:id="13530" w:author="Allen Wirfs-Brock" w:date="2011-07-02T14:16:00Z">
        <w:del w:id="13531" w:author="Rev 3 Allen Wirfs-Brock" w:date="2011-09-07T18:02:00Z">
          <w:r w:rsidR="000625EF" w:rsidRPr="00E77497" w:rsidDel="00187187">
            <w:delText>IsBoolean</w:delText>
          </w:r>
        </w:del>
      </w:ins>
      <w:ins w:id="13532" w:author="Rev 3 Allen Wirfs-Brock" w:date="2011-09-07T18:02:00Z">
        <w:r w:rsidR="00187187" w:rsidRPr="00E77497">
          <w:t>NativeBrand</w:t>
        </w:r>
      </w:ins>
      <w:r w:rsidRPr="00E77497">
        <w:t>]] internal property</w:t>
      </w:r>
      <w:ins w:id="13533" w:author="Rev 3 Allen Wirfs-Brock" w:date="2011-09-07T18:02:00Z">
        <w:r w:rsidR="00187187" w:rsidRPr="00E77497">
          <w:t xml:space="preserve"> whose value is BooleanWrapper</w:t>
        </w:r>
      </w:ins>
      <w:del w:id="13534" w:author="Allen Wirfs-Brock" w:date="2011-07-02T14:16:00Z">
        <w:r w:rsidRPr="00E77497" w:rsidDel="000625EF">
          <w:delText xml:space="preserve"> value is </w:delText>
        </w:r>
        <w:r w:rsidRPr="00E77497" w:rsidDel="000625EF">
          <w:rPr>
            <w:rFonts w:ascii="Courier New" w:hAnsi="Courier New" w:cs="Courier New"/>
            <w:b/>
          </w:rPr>
          <w:delText>"Boolean"</w:delText>
        </w:r>
      </w:del>
      <w:r w:rsidRPr="00E77497">
        <w:t>. Boolean instances also have a [[PrimitiveValue]] internal property.</w:t>
      </w:r>
      <w:bookmarkStart w:id="13535" w:name="_Toc382212255"/>
      <w:bookmarkStart w:id="13536" w:name="_Toc382212818"/>
      <w:bookmarkStart w:id="13537" w:name="_Toc382291653"/>
      <w:bookmarkStart w:id="13538" w:name="_Ref383601961"/>
      <w:bookmarkStart w:id="13539" w:name="_Toc385672341"/>
      <w:bookmarkStart w:id="13540" w:name="_Toc393690457"/>
      <w:bookmarkStart w:id="13541" w:name="_Ref404493337"/>
      <w:bookmarkStart w:id="13542" w:name="_Toc382212263"/>
      <w:bookmarkStart w:id="13543" w:name="_Toc382212826"/>
    </w:p>
    <w:p w14:paraId="0879B77D" w14:textId="77777777" w:rsidR="004C02EF" w:rsidRPr="00E77497" w:rsidRDefault="004C02EF" w:rsidP="004C02EF">
      <w:r w:rsidRPr="00E77497">
        <w:t>The [[PrimitiveValue]] internal property is the Boolean value represented by this Boolean object.</w:t>
      </w:r>
    </w:p>
    <w:p w14:paraId="4080E744" w14:textId="77777777" w:rsidR="004C02EF" w:rsidRPr="00E77497" w:rsidRDefault="004C02EF" w:rsidP="00B43482">
      <w:pPr>
        <w:pStyle w:val="20"/>
        <w:numPr>
          <w:ilvl w:val="0"/>
          <w:numId w:val="0"/>
        </w:numPr>
      </w:pPr>
      <w:bookmarkStart w:id="13544" w:name="_Ref424531326"/>
      <w:bookmarkStart w:id="13545" w:name="_Toc472818938"/>
      <w:bookmarkStart w:id="13546" w:name="_Toc235503516"/>
      <w:bookmarkStart w:id="13547" w:name="_Toc241509291"/>
      <w:bookmarkStart w:id="13548" w:name="_Toc244416778"/>
      <w:bookmarkStart w:id="13549" w:name="_Toc276631142"/>
      <w:bookmarkStart w:id="13550" w:name="_Toc314500698"/>
      <w:r w:rsidRPr="00E77497">
        <w:t>15.7</w:t>
      </w:r>
      <w:r w:rsidRPr="00E77497">
        <w:tab/>
        <w:t>Number</w:t>
      </w:r>
      <w:bookmarkEnd w:id="13535"/>
      <w:bookmarkEnd w:id="13536"/>
      <w:r w:rsidRPr="00E77497">
        <w:t xml:space="preserve"> Object</w:t>
      </w:r>
      <w:bookmarkEnd w:id="13537"/>
      <w:bookmarkEnd w:id="13538"/>
      <w:bookmarkEnd w:id="13539"/>
      <w:bookmarkEnd w:id="13540"/>
      <w:bookmarkEnd w:id="13541"/>
      <w:r w:rsidRPr="00E77497">
        <w:t>s</w:t>
      </w:r>
      <w:bookmarkStart w:id="13551" w:name="_Toc385672342"/>
      <w:bookmarkStart w:id="13552" w:name="_Ref393527624"/>
      <w:bookmarkStart w:id="13553" w:name="_Toc393690458"/>
      <w:bookmarkStart w:id="13554" w:name="_Ref404501532"/>
      <w:bookmarkStart w:id="13555" w:name="_Toc382212256"/>
      <w:bookmarkStart w:id="13556" w:name="_Toc382212819"/>
      <w:bookmarkStart w:id="13557" w:name="_Toc382291654"/>
      <w:bookmarkEnd w:id="13544"/>
      <w:bookmarkEnd w:id="13545"/>
      <w:bookmarkEnd w:id="13546"/>
      <w:bookmarkEnd w:id="13547"/>
      <w:bookmarkEnd w:id="13548"/>
      <w:bookmarkEnd w:id="13549"/>
      <w:bookmarkEnd w:id="13550"/>
    </w:p>
    <w:p w14:paraId="2C34DFAA" w14:textId="77777777" w:rsidR="004C02EF" w:rsidRPr="00E77497" w:rsidRDefault="004C02EF" w:rsidP="00B43482">
      <w:pPr>
        <w:pStyle w:val="30"/>
        <w:numPr>
          <w:ilvl w:val="0"/>
          <w:numId w:val="0"/>
        </w:numPr>
      </w:pPr>
      <w:bookmarkStart w:id="13558" w:name="_Ref424531823"/>
      <w:bookmarkStart w:id="13559" w:name="_Toc472818939"/>
      <w:bookmarkStart w:id="13560" w:name="_Toc235503517"/>
      <w:bookmarkStart w:id="13561" w:name="_Toc241509292"/>
      <w:bookmarkStart w:id="13562" w:name="_Toc244416779"/>
      <w:bookmarkStart w:id="13563" w:name="_Toc276631143"/>
      <w:bookmarkStart w:id="13564" w:name="_Toc314500699"/>
      <w:r w:rsidRPr="00E77497">
        <w:t>15.7.1</w:t>
      </w:r>
      <w:r w:rsidRPr="00E77497">
        <w:tab/>
        <w:t>The Number Constructor Called as a Functio</w:t>
      </w:r>
      <w:bookmarkEnd w:id="13551"/>
      <w:bookmarkEnd w:id="13552"/>
      <w:bookmarkEnd w:id="13553"/>
      <w:bookmarkEnd w:id="13554"/>
      <w:r w:rsidRPr="00E77497">
        <w:t>n</w:t>
      </w:r>
      <w:bookmarkEnd w:id="13558"/>
      <w:bookmarkEnd w:id="13559"/>
      <w:bookmarkEnd w:id="13560"/>
      <w:bookmarkEnd w:id="13561"/>
      <w:bookmarkEnd w:id="13562"/>
      <w:bookmarkEnd w:id="13563"/>
      <w:bookmarkEnd w:id="13564"/>
    </w:p>
    <w:p w14:paraId="03754CEF"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a function rather than as a constructor, it performs a type conversion.</w:t>
      </w:r>
      <w:bookmarkStart w:id="13565" w:name="_Toc385672343"/>
      <w:bookmarkStart w:id="13566" w:name="_Toc393690459"/>
    </w:p>
    <w:p w14:paraId="46152DF0" w14:textId="77777777" w:rsidR="004C02EF" w:rsidRPr="00E77497" w:rsidRDefault="004C02EF" w:rsidP="004C02EF">
      <w:pPr>
        <w:pStyle w:val="40"/>
        <w:numPr>
          <w:ilvl w:val="0"/>
          <w:numId w:val="0"/>
        </w:numPr>
      </w:pPr>
      <w:bookmarkStart w:id="13567" w:name="_Ref457704661"/>
      <w:r w:rsidRPr="00E77497">
        <w:t>15.7.1.1</w:t>
      </w:r>
      <w:r w:rsidRPr="00E77497">
        <w:tab/>
        <w:t>Number ( [ value</w:t>
      </w:r>
      <w:bookmarkEnd w:id="13565"/>
      <w:bookmarkEnd w:id="13566"/>
      <w:r w:rsidRPr="00E77497">
        <w:t xml:space="preserve"> ] )</w:t>
      </w:r>
      <w:bookmarkEnd w:id="13567"/>
    </w:p>
    <w:p w14:paraId="3590241C" w14:textId="77777777" w:rsidR="004C02EF" w:rsidRPr="00E77497" w:rsidRDefault="004C02EF" w:rsidP="004C02EF">
      <w:r w:rsidRPr="00E77497">
        <w:t xml:space="preserve">Returns a Number value (not a </w:t>
      </w:r>
      <w:bookmarkStart w:id="13568" w:name="_Toc385672344"/>
      <w:bookmarkStart w:id="13569" w:name="_Toc393690460"/>
      <w:r w:rsidRPr="00E77497">
        <w:t xml:space="preserve">Number object) computed by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returns </w:t>
      </w:r>
      <w:r w:rsidRPr="00E77497">
        <w:rPr>
          <w:b/>
        </w:rPr>
        <w:t>+0</w:t>
      </w:r>
      <w:r w:rsidRPr="00E77497">
        <w:t>.</w:t>
      </w:r>
    </w:p>
    <w:p w14:paraId="75C60A6E" w14:textId="77777777" w:rsidR="004C02EF" w:rsidRPr="00E77497" w:rsidRDefault="004C02EF" w:rsidP="00B43482">
      <w:pPr>
        <w:pStyle w:val="30"/>
        <w:numPr>
          <w:ilvl w:val="0"/>
          <w:numId w:val="0"/>
        </w:numPr>
      </w:pPr>
      <w:bookmarkStart w:id="13570" w:name="_Toc385672345"/>
      <w:bookmarkStart w:id="13571" w:name="_Ref393527628"/>
      <w:bookmarkStart w:id="13572" w:name="_Toc393690461"/>
      <w:bookmarkStart w:id="13573" w:name="_Ref404501547"/>
      <w:bookmarkStart w:id="13574" w:name="_Ref424531834"/>
      <w:bookmarkStart w:id="13575" w:name="_Toc472818940"/>
      <w:bookmarkStart w:id="13576" w:name="_Toc235503518"/>
      <w:bookmarkStart w:id="13577" w:name="_Toc241509293"/>
      <w:bookmarkStart w:id="13578" w:name="_Toc244416780"/>
      <w:bookmarkStart w:id="13579" w:name="_Toc276631144"/>
      <w:bookmarkStart w:id="13580" w:name="_Toc314500700"/>
      <w:bookmarkEnd w:id="13568"/>
      <w:bookmarkEnd w:id="13569"/>
      <w:r w:rsidRPr="00E77497">
        <w:t>15.7.2</w:t>
      </w:r>
      <w:r w:rsidRPr="00E77497">
        <w:tab/>
        <w:t>The Number Constructo</w:t>
      </w:r>
      <w:bookmarkEnd w:id="13555"/>
      <w:bookmarkEnd w:id="13556"/>
      <w:bookmarkEnd w:id="13557"/>
      <w:bookmarkEnd w:id="13570"/>
      <w:bookmarkEnd w:id="13571"/>
      <w:bookmarkEnd w:id="13572"/>
      <w:bookmarkEnd w:id="13573"/>
      <w:r w:rsidRPr="00E77497">
        <w:t>r</w:t>
      </w:r>
      <w:bookmarkStart w:id="13581" w:name="_Toc382291655"/>
      <w:bookmarkEnd w:id="13574"/>
      <w:bookmarkEnd w:id="13575"/>
      <w:bookmarkEnd w:id="13576"/>
      <w:bookmarkEnd w:id="13577"/>
      <w:bookmarkEnd w:id="13578"/>
      <w:bookmarkEnd w:id="13579"/>
      <w:bookmarkEnd w:id="13580"/>
    </w:p>
    <w:p w14:paraId="498B0A02"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3582" w:name="_Toc385672346"/>
      <w:bookmarkStart w:id="13583" w:name="_Toc393690462"/>
    </w:p>
    <w:p w14:paraId="760BC5DD" w14:textId="77777777" w:rsidR="004C02EF" w:rsidRPr="00E77497" w:rsidRDefault="004C02EF" w:rsidP="004C02EF">
      <w:pPr>
        <w:pStyle w:val="40"/>
        <w:numPr>
          <w:ilvl w:val="0"/>
          <w:numId w:val="0"/>
        </w:numPr>
      </w:pPr>
      <w:r w:rsidRPr="00E77497">
        <w:t>15.7.2.1</w:t>
      </w:r>
      <w:r w:rsidRPr="00E77497">
        <w:tab/>
        <w:t>new Number ( [ value</w:t>
      </w:r>
      <w:bookmarkEnd w:id="13581"/>
      <w:bookmarkEnd w:id="13582"/>
      <w:bookmarkEnd w:id="13583"/>
      <w:r w:rsidRPr="00E77497">
        <w:t xml:space="preserve"> ] )</w:t>
      </w:r>
      <w:bookmarkStart w:id="13584" w:name="_Toc382291656"/>
    </w:p>
    <w:p w14:paraId="3CB2B901" w14:textId="77777777" w:rsidR="004C02EF" w:rsidRPr="00E77497" w:rsidRDefault="004C02EF" w:rsidP="004C02EF">
      <w:r w:rsidRPr="00E77497">
        <w:t xml:space="preserve">The [[Prototype]] internal property of the newly constructed object is set to the original Number prototype object, the one that is the initial value of </w:t>
      </w:r>
      <w:r w:rsidRPr="00E77497">
        <w:rPr>
          <w:rFonts w:ascii="Courier New" w:hAnsi="Courier New"/>
          <w:b/>
        </w:rPr>
        <w:t>Number.prototype</w:t>
      </w:r>
      <w:r w:rsidRPr="00E77497">
        <w:t xml:space="preserve"> (15.7.3.1).</w:t>
      </w:r>
    </w:p>
    <w:p w14:paraId="2F702FCF" w14:textId="77777777" w:rsidR="004C02EF" w:rsidRPr="00E77497" w:rsidRDefault="004C02EF" w:rsidP="004C02EF">
      <w:r w:rsidRPr="00E77497">
        <w:t xml:space="preserve">The </w:t>
      </w:r>
      <w:del w:id="13585" w:author="Allen Wirfs-Brock" w:date="2011-07-02T14:17:00Z">
        <w:r w:rsidRPr="00E77497" w:rsidDel="000625EF">
          <w:delText xml:space="preserve">[[Class]] internal property of the </w:delText>
        </w:r>
      </w:del>
      <w:r w:rsidRPr="00E77497">
        <w:t xml:space="preserve">newly constructed object is </w:t>
      </w:r>
      <w:del w:id="13586" w:author="Allen Wirfs-Brock" w:date="2011-07-02T14:17:00Z">
        <w:r w:rsidRPr="00E77497" w:rsidDel="000625EF">
          <w:delText xml:space="preserve">set to </w:delText>
        </w:r>
        <w:r w:rsidRPr="00E77497" w:rsidDel="000625EF">
          <w:rPr>
            <w:rFonts w:ascii="Courier New" w:hAnsi="Courier New"/>
            <w:b/>
          </w:rPr>
          <w:delText>"Number"</w:delText>
        </w:r>
      </w:del>
      <w:ins w:id="13587" w:author="Allen Wirfs-Brock" w:date="2011-07-02T14:17:00Z">
        <w:r w:rsidR="000625EF" w:rsidRPr="00E77497">
          <w:t>has a [[</w:t>
        </w:r>
        <w:del w:id="13588" w:author="Rev 3 Allen Wirfs-Brock" w:date="2011-09-07T18:03:00Z">
          <w:r w:rsidR="000625EF" w:rsidRPr="00E77497" w:rsidDel="00187187">
            <w:delText>IsNumber</w:delText>
          </w:r>
        </w:del>
      </w:ins>
      <w:ins w:id="13589" w:author="Rev 3 Allen Wirfs-Brock" w:date="2011-09-07T18:03:00Z">
        <w:r w:rsidR="00187187" w:rsidRPr="00E77497">
          <w:t>NativeBrand</w:t>
        </w:r>
      </w:ins>
      <w:ins w:id="13590" w:author="Allen Wirfs-Brock" w:date="2011-07-02T14:17:00Z">
        <w:r w:rsidR="000625EF" w:rsidRPr="00E77497">
          <w:t>]] internal property</w:t>
        </w:r>
      </w:ins>
      <w:ins w:id="13591" w:author="Rev 3 Allen Wirfs-Brock" w:date="2011-09-07T18:03:00Z">
        <w:r w:rsidR="00187187" w:rsidRPr="00E77497">
          <w:t xml:space="preserve"> whose value is NumberWrapper</w:t>
        </w:r>
      </w:ins>
      <w:r w:rsidRPr="00E77497">
        <w:t>.</w:t>
      </w:r>
    </w:p>
    <w:p w14:paraId="7DE6E6DF" w14:textId="77777777" w:rsidR="004C02EF" w:rsidRPr="00E77497" w:rsidRDefault="004C02EF" w:rsidP="004C02EF">
      <w:r w:rsidRPr="00E77497">
        <w:t xml:space="preserve">The [[PrimitiveValue]] internal property of the newly constructed object is set to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to +0.</w:t>
      </w:r>
      <w:bookmarkStart w:id="13592" w:name="_Toc385672347"/>
      <w:bookmarkStart w:id="13593" w:name="_Toc393690463"/>
    </w:p>
    <w:p w14:paraId="1E33EE94"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49545717" w14:textId="77777777" w:rsidR="004C02EF" w:rsidRPr="00E77497" w:rsidRDefault="004C02EF" w:rsidP="00B43482">
      <w:pPr>
        <w:pStyle w:val="30"/>
        <w:numPr>
          <w:ilvl w:val="0"/>
          <w:numId w:val="0"/>
        </w:numPr>
      </w:pPr>
      <w:bookmarkStart w:id="13594" w:name="_Toc382212257"/>
      <w:bookmarkStart w:id="13595" w:name="_Toc382212820"/>
      <w:bookmarkStart w:id="13596" w:name="_Toc382291657"/>
      <w:bookmarkStart w:id="13597" w:name="_Toc385672348"/>
      <w:bookmarkStart w:id="13598" w:name="_Toc393690464"/>
      <w:bookmarkStart w:id="13599" w:name="_Ref457704674"/>
      <w:bookmarkStart w:id="13600" w:name="_Ref457709286"/>
      <w:bookmarkStart w:id="13601" w:name="_Toc472818941"/>
      <w:bookmarkStart w:id="13602" w:name="_Toc235503519"/>
      <w:bookmarkStart w:id="13603" w:name="_Toc241509294"/>
      <w:bookmarkStart w:id="13604" w:name="_Toc244416781"/>
      <w:bookmarkStart w:id="13605" w:name="_Toc276631145"/>
      <w:bookmarkStart w:id="13606" w:name="_Toc314500701"/>
      <w:bookmarkEnd w:id="13584"/>
      <w:bookmarkEnd w:id="13592"/>
      <w:bookmarkEnd w:id="13593"/>
      <w:r w:rsidRPr="00E77497">
        <w:t>15.7.3</w:t>
      </w:r>
      <w:r w:rsidRPr="00E77497">
        <w:tab/>
        <w:t>Properties of the Number</w:t>
      </w:r>
      <w:bookmarkEnd w:id="13594"/>
      <w:bookmarkEnd w:id="13595"/>
      <w:r w:rsidRPr="00E77497">
        <w:t xml:space="preserve"> Constructo</w:t>
      </w:r>
      <w:bookmarkEnd w:id="13596"/>
      <w:bookmarkEnd w:id="13597"/>
      <w:bookmarkEnd w:id="13598"/>
      <w:r w:rsidRPr="00E77497">
        <w:t>r</w:t>
      </w:r>
      <w:bookmarkEnd w:id="13599"/>
      <w:bookmarkEnd w:id="13600"/>
      <w:bookmarkEnd w:id="13601"/>
      <w:bookmarkEnd w:id="13602"/>
      <w:bookmarkEnd w:id="13603"/>
      <w:bookmarkEnd w:id="13604"/>
      <w:bookmarkEnd w:id="13605"/>
      <w:bookmarkEnd w:id="13606"/>
    </w:p>
    <w:p w14:paraId="439DF774" w14:textId="77777777" w:rsidR="004C02EF" w:rsidRPr="00E77497" w:rsidRDefault="004C02EF" w:rsidP="004C02EF">
      <w:r w:rsidRPr="00E77497">
        <w:t>The value of the [[Prototype]] internal property of the Number constructor is the Function prototype object (15.3.4).</w:t>
      </w:r>
    </w:p>
    <w:p w14:paraId="1E2AFEC6"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13607" w:name="_Toc382291658"/>
      <w:bookmarkStart w:id="13608" w:name="_Toc385672349"/>
      <w:bookmarkStart w:id="13609" w:name="_Ref393613924"/>
      <w:bookmarkStart w:id="13610" w:name="_Toc393690465"/>
      <w:bookmarkStart w:id="13611" w:name="_Ref404502635"/>
      <w:bookmarkStart w:id="13612" w:name="_Toc382212258"/>
      <w:bookmarkStart w:id="13613" w:name="_Toc382212821"/>
    </w:p>
    <w:p w14:paraId="727CBF67" w14:textId="77777777" w:rsidR="004C02EF" w:rsidRPr="00E77497" w:rsidRDefault="004C02EF" w:rsidP="004C02EF">
      <w:pPr>
        <w:pStyle w:val="40"/>
        <w:numPr>
          <w:ilvl w:val="0"/>
          <w:numId w:val="0"/>
        </w:numPr>
      </w:pPr>
      <w:bookmarkStart w:id="13614" w:name="_Ref424534510"/>
      <w:r w:rsidRPr="00E77497">
        <w:t>15.7.3.1</w:t>
      </w:r>
      <w:r w:rsidRPr="00E77497">
        <w:tab/>
        <w:t>Number.prototyp</w:t>
      </w:r>
      <w:bookmarkEnd w:id="13607"/>
      <w:bookmarkEnd w:id="13608"/>
      <w:bookmarkEnd w:id="13609"/>
      <w:bookmarkEnd w:id="13610"/>
      <w:bookmarkEnd w:id="13611"/>
      <w:r w:rsidRPr="00E77497">
        <w:t>e</w:t>
      </w:r>
      <w:bookmarkEnd w:id="13614"/>
    </w:p>
    <w:p w14:paraId="36C7CB94" w14:textId="77777777" w:rsidR="004C02EF" w:rsidRPr="00E77497" w:rsidRDefault="004C02EF" w:rsidP="004C02EF">
      <w:r w:rsidRPr="00E77497">
        <w:t xml:space="preserve">The initial value of </w:t>
      </w:r>
      <w:r w:rsidRPr="00E77497">
        <w:rPr>
          <w:rFonts w:ascii="Courier New" w:hAnsi="Courier New"/>
          <w:b/>
        </w:rPr>
        <w:t>Number.prototype</w:t>
      </w:r>
      <w:r w:rsidRPr="00E77497">
        <w:t xml:space="preserve"> is the Number prototype object (15.7.4).</w:t>
      </w:r>
      <w:bookmarkStart w:id="13615" w:name="_Toc385672350"/>
      <w:bookmarkStart w:id="13616" w:name="_Toc382291659"/>
    </w:p>
    <w:p w14:paraId="29D9BBA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617" w:name="_Toc393690466"/>
    </w:p>
    <w:p w14:paraId="21014CDD" w14:textId="77777777" w:rsidR="004C02EF" w:rsidRPr="00E77497" w:rsidRDefault="004C02EF" w:rsidP="004C02EF">
      <w:pPr>
        <w:pStyle w:val="40"/>
        <w:numPr>
          <w:ilvl w:val="0"/>
          <w:numId w:val="0"/>
        </w:numPr>
      </w:pPr>
      <w:bookmarkStart w:id="13618" w:name="_Ref457704688"/>
      <w:r w:rsidRPr="00E77497">
        <w:t>15.7.3.2</w:t>
      </w:r>
      <w:r w:rsidRPr="00E77497">
        <w:tab/>
        <w:t>Number.MAX_VALU</w:t>
      </w:r>
      <w:bookmarkEnd w:id="13615"/>
      <w:bookmarkEnd w:id="13617"/>
      <w:r w:rsidRPr="00E77497">
        <w:t>E</w:t>
      </w:r>
      <w:bookmarkEnd w:id="13618"/>
    </w:p>
    <w:p w14:paraId="49EE8789" w14:textId="77777777"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5ED27706"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13619" w:name="_Toc385672351"/>
      <w:bookmarkStart w:id="13620" w:name="_Toc393690467"/>
    </w:p>
    <w:p w14:paraId="4B2CFC5E" w14:textId="77777777" w:rsidR="004C02EF" w:rsidRPr="00B820AB" w:rsidRDefault="004C02EF" w:rsidP="004C02EF">
      <w:pPr>
        <w:pStyle w:val="40"/>
        <w:numPr>
          <w:ilvl w:val="0"/>
          <w:numId w:val="0"/>
        </w:numPr>
      </w:pPr>
      <w:r w:rsidRPr="00B820AB">
        <w:t>15.7.3.3</w:t>
      </w:r>
      <w:r w:rsidRPr="00B820AB">
        <w:tab/>
        <w:t>Number.MIN_VALU</w:t>
      </w:r>
      <w:bookmarkEnd w:id="13619"/>
      <w:bookmarkEnd w:id="13620"/>
      <w:r w:rsidRPr="00B820AB">
        <w:t>E</w:t>
      </w:r>
    </w:p>
    <w:p w14:paraId="17DA7E2A" w14:textId="77777777"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13621" w:name="_Toc385672352"/>
    </w:p>
    <w:p w14:paraId="3426C6D5"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13622" w:name="_Toc393690468"/>
    </w:p>
    <w:p w14:paraId="4EA6AE59" w14:textId="77777777" w:rsidR="004C02EF" w:rsidRPr="00B820AB" w:rsidRDefault="004C02EF" w:rsidP="004C02EF">
      <w:pPr>
        <w:pStyle w:val="40"/>
        <w:numPr>
          <w:ilvl w:val="0"/>
          <w:numId w:val="0"/>
        </w:numPr>
      </w:pPr>
      <w:bookmarkStart w:id="13623" w:name="_Ref457704701"/>
      <w:r w:rsidRPr="00B820AB">
        <w:t>15.7.3.4</w:t>
      </w:r>
      <w:r w:rsidRPr="00B820AB">
        <w:tab/>
        <w:t>Number.Na</w:t>
      </w:r>
      <w:bookmarkEnd w:id="13616"/>
      <w:bookmarkEnd w:id="13621"/>
      <w:bookmarkEnd w:id="13622"/>
      <w:r w:rsidRPr="00B820AB">
        <w:t>N</w:t>
      </w:r>
      <w:bookmarkEnd w:id="13623"/>
    </w:p>
    <w:p w14:paraId="6B7B656B" w14:textId="77777777"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13624" w:name="_Toc385672353"/>
      <w:bookmarkStart w:id="13625" w:name="_Toc382291660"/>
    </w:p>
    <w:p w14:paraId="77EEB8F2"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626" w:name="_Toc393690469"/>
    </w:p>
    <w:p w14:paraId="1C3A1E84" w14:textId="77777777" w:rsidR="004C02EF" w:rsidRPr="00E77497" w:rsidRDefault="004C02EF" w:rsidP="004C02EF">
      <w:pPr>
        <w:pStyle w:val="40"/>
        <w:numPr>
          <w:ilvl w:val="0"/>
          <w:numId w:val="0"/>
        </w:numPr>
      </w:pPr>
      <w:r w:rsidRPr="00E77497">
        <w:t>15.7.3.5</w:t>
      </w:r>
      <w:r w:rsidRPr="00E77497">
        <w:tab/>
        <w:t>Number.NEGATIVE_INFINIT</w:t>
      </w:r>
      <w:bookmarkEnd w:id="13624"/>
      <w:bookmarkEnd w:id="13626"/>
      <w:r w:rsidRPr="00E77497">
        <w:t>Y</w:t>
      </w:r>
    </w:p>
    <w:p w14:paraId="7CB17881" w14:textId="77777777"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13627" w:name="_Toc385672354"/>
    </w:p>
    <w:p w14:paraId="3F68E2CD"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13628" w:name="_Toc393690470"/>
    </w:p>
    <w:p w14:paraId="35D1A8B7" w14:textId="77777777" w:rsidR="004C02EF" w:rsidRPr="00A67AF2" w:rsidRDefault="004C02EF" w:rsidP="004C02EF">
      <w:pPr>
        <w:pStyle w:val="40"/>
        <w:numPr>
          <w:ilvl w:val="0"/>
          <w:numId w:val="0"/>
        </w:numPr>
      </w:pPr>
      <w:r w:rsidRPr="00A67AF2">
        <w:t>15.7.3.6</w:t>
      </w:r>
      <w:r w:rsidRPr="00A67AF2">
        <w:tab/>
        <w:t>Number.POSITIVE_INFINIT</w:t>
      </w:r>
      <w:bookmarkEnd w:id="13627"/>
      <w:bookmarkEnd w:id="13628"/>
      <w:r w:rsidRPr="00A67AF2">
        <w:t>Y</w:t>
      </w:r>
    </w:p>
    <w:p w14:paraId="474250F1" w14:textId="77777777" w:rsidR="004C02EF" w:rsidRPr="004D1BD1" w:rsidRDefault="004C02EF" w:rsidP="004C02EF">
      <w:r w:rsidRPr="00B820AB">
        <w:t>The value of Number.POSITIVE_INFINITY is +</w:t>
      </w:r>
      <w:r w:rsidRPr="004D1BD1">
        <w:sym w:font="Symbol" w:char="F0A5"/>
      </w:r>
      <w:r w:rsidRPr="004D1BD1">
        <w:t>.</w:t>
      </w:r>
      <w:bookmarkStart w:id="13629" w:name="_Toc385672355"/>
    </w:p>
    <w:p w14:paraId="56280CEF"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13630" w:name="_Ref393609442"/>
      <w:bookmarkStart w:id="13631" w:name="_Toc393690471"/>
    </w:p>
    <w:p w14:paraId="59850F6E" w14:textId="77777777" w:rsidR="004C02EF" w:rsidRPr="00A67AF2" w:rsidRDefault="004C02EF" w:rsidP="00B43482">
      <w:pPr>
        <w:pStyle w:val="30"/>
        <w:numPr>
          <w:ilvl w:val="0"/>
          <w:numId w:val="0"/>
        </w:numPr>
      </w:pPr>
      <w:bookmarkStart w:id="13632" w:name="_Ref424536060"/>
      <w:bookmarkStart w:id="13633" w:name="_Toc472818942"/>
      <w:bookmarkStart w:id="13634" w:name="_Toc235503520"/>
      <w:bookmarkStart w:id="13635" w:name="_Toc241509295"/>
      <w:bookmarkStart w:id="13636" w:name="_Toc244416782"/>
      <w:bookmarkStart w:id="13637" w:name="_Toc276631146"/>
      <w:bookmarkStart w:id="13638" w:name="_Toc314500702"/>
      <w:r w:rsidRPr="00A67AF2">
        <w:t>15.7.4</w:t>
      </w:r>
      <w:r w:rsidRPr="00A67AF2">
        <w:tab/>
        <w:t>Properties of the Number Prototype Objec</w:t>
      </w:r>
      <w:bookmarkEnd w:id="13612"/>
      <w:bookmarkEnd w:id="13613"/>
      <w:bookmarkEnd w:id="13625"/>
      <w:bookmarkEnd w:id="13629"/>
      <w:bookmarkEnd w:id="13630"/>
      <w:bookmarkEnd w:id="13631"/>
      <w:r w:rsidRPr="00A67AF2">
        <w:t>t</w:t>
      </w:r>
      <w:bookmarkStart w:id="13639" w:name="_Toc382212259"/>
      <w:bookmarkStart w:id="13640" w:name="_Toc382212822"/>
      <w:bookmarkEnd w:id="13632"/>
      <w:bookmarkEnd w:id="13633"/>
      <w:bookmarkEnd w:id="13634"/>
      <w:bookmarkEnd w:id="13635"/>
      <w:bookmarkEnd w:id="13636"/>
      <w:bookmarkEnd w:id="13637"/>
      <w:bookmarkEnd w:id="13638"/>
    </w:p>
    <w:p w14:paraId="60ADCA4C" w14:textId="77777777" w:rsidR="004C02EF" w:rsidRPr="00E77497" w:rsidRDefault="004C02EF" w:rsidP="004C02EF">
      <w:r w:rsidRPr="00A67AF2">
        <w:t xml:space="preserve">The Number prototype object is itself a Number object </w:t>
      </w:r>
      <w:del w:id="13641" w:author="Allen Wirfs-Brock" w:date="2011-07-02T14:18:00Z">
        <w:r w:rsidRPr="00B820AB" w:rsidDel="000625EF">
          <w:delText xml:space="preserve">(its [[Class]] is </w:delText>
        </w:r>
        <w:r w:rsidRPr="00675B74" w:rsidDel="000625EF">
          <w:rPr>
            <w:rFonts w:ascii="Courier New" w:hAnsi="Courier New"/>
            <w:b/>
          </w:rPr>
          <w:delText>"Number"</w:delText>
        </w:r>
        <w:r w:rsidRPr="00E77497" w:rsidDel="000625EF">
          <w:delText>)</w:delText>
        </w:r>
      </w:del>
      <w:ins w:id="13642" w:author="Allen Wirfs-Brock" w:date="2011-07-02T14:18:00Z">
        <w:r w:rsidR="000625EF" w:rsidRPr="00E77497">
          <w:t>with a [[</w:t>
        </w:r>
        <w:del w:id="13643" w:author="Rev 3 Allen Wirfs-Brock" w:date="2011-09-07T18:03:00Z">
          <w:r w:rsidR="000625EF" w:rsidRPr="00E77497" w:rsidDel="00187187">
            <w:delText>IsNumber</w:delText>
          </w:r>
        </w:del>
      </w:ins>
      <w:ins w:id="13644" w:author="Rev 3 Allen Wirfs-Brock" w:date="2011-09-07T18:03:00Z">
        <w:r w:rsidR="00187187" w:rsidRPr="00E77497">
          <w:t>NativeBrand</w:t>
        </w:r>
      </w:ins>
      <w:ins w:id="13645" w:author="Allen Wirfs-Brock" w:date="2011-07-02T14:18:00Z">
        <w:r w:rsidR="000625EF" w:rsidRPr="00E77497">
          <w:t>]] internal property</w:t>
        </w:r>
      </w:ins>
      <w:ins w:id="13646" w:author="Rev 3 Allen Wirfs-Brock" w:date="2011-09-07T18:03:00Z">
        <w:r w:rsidR="00187187" w:rsidRPr="00E77497">
          <w:t xml:space="preserve"> whose value is NumberWrapper</w:t>
        </w:r>
      </w:ins>
      <w:ins w:id="13647" w:author="Allen Wirfs-Brock" w:date="2011-07-02T14:18:00Z">
        <w:r w:rsidR="000625EF" w:rsidRPr="00E77497">
          <w:t>.</w:t>
        </w:r>
      </w:ins>
      <w:r w:rsidRPr="00E77497">
        <w:t xml:space="preserve"> </w:t>
      </w:r>
      <w:del w:id="13648" w:author="Allen Wirfs-Brock" w:date="2011-07-02T14:18:00Z">
        <w:r w:rsidRPr="00E77497" w:rsidDel="000625EF">
          <w:delText xml:space="preserve">whose </w:delText>
        </w:r>
      </w:del>
      <w:ins w:id="13649" w:author="Allen Wirfs-Brock" w:date="2011-07-02T14:18:00Z">
        <w:r w:rsidR="000625EF" w:rsidRPr="00E77497">
          <w:t xml:space="preserve">Its </w:t>
        </w:r>
      </w:ins>
      <w:r w:rsidRPr="00E77497">
        <w:t>value is +0.</w:t>
      </w:r>
    </w:p>
    <w:p w14:paraId="0636AF90" w14:textId="77777777" w:rsidR="004C02EF" w:rsidRPr="00E77497" w:rsidRDefault="004C02EF" w:rsidP="004C02EF">
      <w:r w:rsidRPr="00E77497">
        <w:t>The value of the [[Prototype]] internal property of the Number prototype object is the standard built-in Object prototype object (15.2.4).</w:t>
      </w:r>
    </w:p>
    <w:p w14:paraId="7AF9D4A4" w14:textId="77777777" w:rsidR="004C02EF" w:rsidRPr="00E77497" w:rsidRDefault="004C02EF" w:rsidP="004C02EF">
      <w:r w:rsidRPr="00E77497">
        <w:t xml:space="preserve">Unless explicitly stated otherwise, the methods of the Number prototype object defined below are not generic and the this value passed to them must be either a Number value or an </w:t>
      </w:r>
      <w:del w:id="13650" w:author="Allen Wirfs-Brock" w:date="2011-07-02T14:20:00Z">
        <w:r w:rsidRPr="00E77497" w:rsidDel="000625EF">
          <w:delText xml:space="preserve">Object </w:delText>
        </w:r>
      </w:del>
      <w:ins w:id="13651" w:author="Allen Wirfs-Brock" w:date="2011-07-02T14:20:00Z">
        <w:r w:rsidR="000625EF" w:rsidRPr="00E77497">
          <w:t xml:space="preserve">object </w:t>
        </w:r>
      </w:ins>
      <w:del w:id="13652" w:author="Allen Wirfs-Brock" w:date="2011-07-02T14:19:00Z">
        <w:r w:rsidRPr="00E77497" w:rsidDel="000625EF">
          <w:delText>for which the value of</w:delText>
        </w:r>
      </w:del>
      <w:ins w:id="13653" w:author="Allen Wirfs-Brock" w:date="2011-07-02T14:19:00Z">
        <w:r w:rsidR="000625EF" w:rsidRPr="00E77497">
          <w:t>that has</w:t>
        </w:r>
      </w:ins>
      <w:r w:rsidRPr="00E77497">
        <w:t xml:space="preserve"> </w:t>
      </w:r>
      <w:del w:id="13654" w:author="Rev 3 Allen Wirfs-Brock" w:date="2011-09-07T18:06:00Z">
        <w:r w:rsidRPr="00E77497" w:rsidDel="00187187">
          <w:delText xml:space="preserve">the </w:delText>
        </w:r>
      </w:del>
      <w:ins w:id="13655" w:author="Rev 3 Allen Wirfs-Brock" w:date="2011-09-07T18:06:00Z">
        <w:r w:rsidR="00187187" w:rsidRPr="00E77497">
          <w:t xml:space="preserve">a </w:t>
        </w:r>
      </w:ins>
      <w:r w:rsidRPr="00E77497">
        <w:t>[[</w:t>
      </w:r>
      <w:del w:id="13656" w:author="Allen Wirfs-Brock" w:date="2011-07-02T14:19:00Z">
        <w:r w:rsidRPr="00E77497" w:rsidDel="000625EF">
          <w:delText>Class</w:delText>
        </w:r>
      </w:del>
      <w:ins w:id="13657" w:author="Allen Wirfs-Brock" w:date="2011-07-02T14:19:00Z">
        <w:del w:id="13658" w:author="Rev 3 Allen Wirfs-Brock" w:date="2011-09-07T18:05:00Z">
          <w:r w:rsidR="000625EF" w:rsidRPr="00E77497" w:rsidDel="00187187">
            <w:delText>IsNumber</w:delText>
          </w:r>
        </w:del>
      </w:ins>
      <w:ins w:id="13659" w:author="Rev 3 Allen Wirfs-Brock" w:date="2011-09-07T18:05:00Z">
        <w:r w:rsidR="00187187" w:rsidRPr="00E77497">
          <w:t>NativeBrand</w:t>
        </w:r>
      </w:ins>
      <w:r w:rsidRPr="00E77497">
        <w:t>]] internal property</w:t>
      </w:r>
      <w:ins w:id="13660" w:author="Rev 3 Allen Wirfs-Brock" w:date="2011-09-07T18:05:00Z">
        <w:r w:rsidR="00187187" w:rsidRPr="00E77497">
          <w:t xml:space="preserve"> whose value is NumberWrapper</w:t>
        </w:r>
      </w:ins>
      <w:del w:id="13661" w:author="Allen Wirfs-Brock" w:date="2011-07-02T14:19:00Z">
        <w:r w:rsidRPr="00E77497" w:rsidDel="000625EF">
          <w:delText xml:space="preserve"> is </w:delText>
        </w:r>
        <w:r w:rsidRPr="00E77497" w:rsidDel="000625EF">
          <w:rPr>
            <w:rFonts w:ascii="Courier New" w:hAnsi="Courier New"/>
            <w:b/>
          </w:rPr>
          <w:delText>"Number"</w:delText>
        </w:r>
      </w:del>
      <w:r w:rsidRPr="00E77497">
        <w:t>.</w:t>
      </w:r>
    </w:p>
    <w:p w14:paraId="5D5F93A8" w14:textId="77777777" w:rsidR="004C02EF" w:rsidRPr="00E77497" w:rsidRDefault="004C02EF" w:rsidP="004C02EF">
      <w:r w:rsidRPr="00E77497">
        <w:t xml:space="preserve">In the following descriptions of functions that are properties of the Number prototype object, the phrase “this Number object” refers to either the object that is the </w:t>
      </w:r>
      <w:r w:rsidRPr="00E77497">
        <w:rPr>
          <w:b/>
        </w:rPr>
        <w:t>this</w:t>
      </w:r>
      <w:r w:rsidRPr="00E77497">
        <w:t xml:space="preserve"> value for the invocation of the function or, if Type(</w:t>
      </w:r>
      <w:r w:rsidRPr="00E77497">
        <w:rPr>
          <w:b/>
        </w:rPr>
        <w:t>this</w:t>
      </w:r>
      <w:r w:rsidRPr="00E77497">
        <w:t xml:space="preserve"> value) is Number,  an object that is created as if by the expression </w:t>
      </w:r>
      <w:r w:rsidRPr="00E77497">
        <w:rPr>
          <w:rFonts w:ascii="Courier New" w:hAnsi="Courier New" w:cs="Courier New"/>
          <w:b/>
        </w:rPr>
        <w:t>new Number(</w:t>
      </w:r>
      <w:r w:rsidRPr="00E77497">
        <w:rPr>
          <w:b/>
        </w:rPr>
        <w:t>this</w:t>
      </w:r>
      <w:r w:rsidRPr="00E77497">
        <w:t xml:space="preserve"> value</w:t>
      </w:r>
      <w:r w:rsidRPr="00E77497">
        <w:rPr>
          <w:rFonts w:ascii="Courier New" w:hAnsi="Courier New" w:cs="Courier New"/>
          <w:b/>
        </w:rPr>
        <w:t>)</w:t>
      </w:r>
      <w:r w:rsidRPr="00E77497">
        <w:t xml:space="preserve"> where </w:t>
      </w:r>
      <w:r w:rsidRPr="00E77497">
        <w:rPr>
          <w:rFonts w:ascii="Courier New" w:hAnsi="Courier New" w:cs="Courier New"/>
          <w:b/>
        </w:rPr>
        <w:t>Number</w:t>
      </w:r>
      <w:r w:rsidRPr="00E77497">
        <w:t xml:space="preserve"> is the standard built-in constructor with that name.  Also, the phrase “this Number value” refers to either the Number value represented by this Number object, that is, the value of the [[PrimitiveValue]] internal property of this Number object</w:t>
      </w:r>
      <w:bookmarkStart w:id="13662" w:name="_Toc385672356"/>
      <w:bookmarkStart w:id="13663" w:name="_Toc393690472"/>
      <w:bookmarkStart w:id="13664" w:name="_Toc382291661"/>
      <w:r w:rsidRPr="00E77497">
        <w:t xml:space="preserve"> or the </w:t>
      </w:r>
      <w:r w:rsidRPr="00E77497">
        <w:rPr>
          <w:b/>
        </w:rPr>
        <w:t>this</w:t>
      </w:r>
      <w:r w:rsidRPr="00E77497">
        <w:t xml:space="preserve"> value if its type is Number.  A </w:t>
      </w:r>
      <w:r w:rsidRPr="00E77497">
        <w:rPr>
          <w:b/>
        </w:rPr>
        <w:t>TypeError</w:t>
      </w:r>
      <w:r w:rsidRPr="00E77497">
        <w:t xml:space="preserve"> exception is thrown if the </w:t>
      </w:r>
      <w:r w:rsidRPr="00E77497">
        <w:rPr>
          <w:b/>
        </w:rPr>
        <w:t>this</w:t>
      </w:r>
      <w:r w:rsidRPr="00E77497">
        <w:t xml:space="preserve"> value is neither an object </w:t>
      </w:r>
      <w:del w:id="13665" w:author="Allen Wirfs-Brock" w:date="2011-07-02T14:20:00Z">
        <w:r w:rsidRPr="00E77497" w:rsidDel="000625EF">
          <w:delText>for which the value of the</w:delText>
        </w:r>
      </w:del>
      <w:ins w:id="13666" w:author="Allen Wirfs-Brock" w:date="2011-07-02T14:20:00Z">
        <w:r w:rsidR="000625EF" w:rsidRPr="00E77497">
          <w:t>that has a</w:t>
        </w:r>
      </w:ins>
      <w:ins w:id="13667" w:author="Allen Wirfs-Brock" w:date="2011-07-02T14:21:00Z">
        <w:del w:id="13668" w:author="Rev 3 Allen Wirfs-Brock" w:date="2011-09-07T18:05:00Z">
          <w:r w:rsidR="000625EF" w:rsidRPr="00E77497" w:rsidDel="00187187">
            <w:delText>n</w:delText>
          </w:r>
        </w:del>
      </w:ins>
      <w:r w:rsidRPr="00E77497">
        <w:t xml:space="preserve"> [[</w:t>
      </w:r>
      <w:del w:id="13669" w:author="Allen Wirfs-Brock" w:date="2011-07-02T14:20:00Z">
        <w:r w:rsidRPr="00E77497" w:rsidDel="000625EF">
          <w:delText>Class</w:delText>
        </w:r>
      </w:del>
      <w:ins w:id="13670" w:author="Allen Wirfs-Brock" w:date="2011-07-02T14:20:00Z">
        <w:del w:id="13671" w:author="Rev 3 Allen Wirfs-Brock" w:date="2011-09-07T18:04:00Z">
          <w:r w:rsidR="000625EF" w:rsidRPr="00E77497" w:rsidDel="00187187">
            <w:delText>IsNumber</w:delText>
          </w:r>
        </w:del>
      </w:ins>
      <w:ins w:id="13672" w:author="Rev 3 Allen Wirfs-Brock" w:date="2011-09-07T18:04:00Z">
        <w:r w:rsidR="00187187" w:rsidRPr="00E77497">
          <w:t>NativeBrand</w:t>
        </w:r>
      </w:ins>
      <w:r w:rsidRPr="00E77497">
        <w:t>]] internal property</w:t>
      </w:r>
      <w:ins w:id="13673" w:author="Rev 3 Allen Wirfs-Brock" w:date="2011-09-07T18:04:00Z">
        <w:r w:rsidR="00187187" w:rsidRPr="00E77497">
          <w:t xml:space="preserve"> whose value is NumberWrapper</w:t>
        </w:r>
      </w:ins>
      <w:r w:rsidRPr="00E77497">
        <w:t xml:space="preserve"> </w:t>
      </w:r>
      <w:del w:id="13674" w:author="Allen Wirfs-Brock" w:date="2011-07-02T14:21:00Z">
        <w:r w:rsidRPr="00E77497" w:rsidDel="000625EF">
          <w:delText xml:space="preserve">is </w:delText>
        </w:r>
        <w:r w:rsidRPr="00E77497" w:rsidDel="000625EF">
          <w:rPr>
            <w:rFonts w:ascii="Courier New" w:hAnsi="Courier New"/>
            <w:b/>
          </w:rPr>
          <w:delText>"Number"</w:delText>
        </w:r>
        <w:r w:rsidRPr="00E77497" w:rsidDel="000625EF">
          <w:delText xml:space="preserve"> </w:delText>
        </w:r>
      </w:del>
      <w:r w:rsidRPr="00E77497">
        <w:t>or a value whose type is Number.</w:t>
      </w:r>
    </w:p>
    <w:p w14:paraId="36B08C71" w14:textId="77777777" w:rsidR="004C02EF" w:rsidRPr="00E77497" w:rsidRDefault="004C02EF" w:rsidP="004C02EF">
      <w:pPr>
        <w:pStyle w:val="40"/>
        <w:numPr>
          <w:ilvl w:val="0"/>
          <w:numId w:val="0"/>
        </w:numPr>
      </w:pPr>
      <w:r w:rsidRPr="00E77497">
        <w:t>15.7.4.1</w:t>
      </w:r>
      <w:r w:rsidRPr="00E77497">
        <w:tab/>
        <w:t>Number.prototype.constructo</w:t>
      </w:r>
      <w:bookmarkEnd w:id="13662"/>
      <w:bookmarkEnd w:id="13663"/>
      <w:r w:rsidRPr="00E77497">
        <w:t>r</w:t>
      </w:r>
    </w:p>
    <w:p w14:paraId="2E08A0EC" w14:textId="77777777"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13675" w:name="_Toc385672357"/>
      <w:bookmarkStart w:id="13676" w:name="_Toc393690473"/>
    </w:p>
    <w:p w14:paraId="1C12375B" w14:textId="77777777" w:rsidR="004C02EF" w:rsidRPr="00E77497" w:rsidRDefault="004C02EF" w:rsidP="004C02EF">
      <w:pPr>
        <w:pStyle w:val="40"/>
        <w:numPr>
          <w:ilvl w:val="0"/>
          <w:numId w:val="0"/>
        </w:numPr>
      </w:pPr>
      <w:bookmarkStart w:id="13677" w:name="_Ref455972347"/>
      <w:r w:rsidRPr="00E77497">
        <w:t>15.7.4.2</w:t>
      </w:r>
      <w:r w:rsidRPr="00E77497">
        <w:tab/>
        <w:t>Number.prototype.toString ( [ radix</w:t>
      </w:r>
      <w:bookmarkEnd w:id="13664"/>
      <w:bookmarkEnd w:id="13675"/>
      <w:bookmarkEnd w:id="13676"/>
      <w:r w:rsidRPr="00E77497">
        <w:t xml:space="preserve"> ] )</w:t>
      </w:r>
      <w:bookmarkEnd w:id="13677"/>
    </w:p>
    <w:p w14:paraId="01E26BB0" w14:textId="77777777"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6649F94E" w14:textId="77777777"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9.8.1.</w:t>
      </w:r>
      <w:bookmarkStart w:id="13678" w:name="_Toc382291662"/>
      <w:bookmarkStart w:id="13679" w:name="_Toc385672358"/>
    </w:p>
    <w:p w14:paraId="3EEE1249"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13680" w:name="_Toc393690474"/>
    </w:p>
    <w:p w14:paraId="4E40490B" w14:textId="77777777" w:rsidR="004C02EF" w:rsidRPr="00E77497" w:rsidRDefault="004C02EF" w:rsidP="004C02EF">
      <w:pPr>
        <w:pStyle w:val="40"/>
        <w:numPr>
          <w:ilvl w:val="0"/>
          <w:numId w:val="0"/>
        </w:numPr>
      </w:pPr>
      <w:bookmarkStart w:id="13681" w:name="_Ref451681287"/>
      <w:r w:rsidRPr="00E77497">
        <w:t>15.7.4.3</w:t>
      </w:r>
      <w:r w:rsidRPr="00E77497">
        <w:tab/>
        <w:t>Number.prototype.toLocaleString()</w:t>
      </w:r>
      <w:bookmarkEnd w:id="13681"/>
    </w:p>
    <w:p w14:paraId="133F12A0" w14:textId="77777777"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75BA3F9D"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052772C9" w14:textId="77777777" w:rsidR="004C02EF" w:rsidRPr="00E77497" w:rsidRDefault="004C02EF" w:rsidP="004C02EF">
      <w:pPr>
        <w:pStyle w:val="40"/>
        <w:numPr>
          <w:ilvl w:val="0"/>
          <w:numId w:val="0"/>
        </w:numPr>
      </w:pPr>
      <w:bookmarkStart w:id="13682" w:name="_Ref455972349"/>
      <w:r w:rsidRPr="00E77497">
        <w:t>15.7.4.4</w:t>
      </w:r>
      <w:r w:rsidRPr="00E77497">
        <w:tab/>
        <w:t>Number.prototype.valueOf</w:t>
      </w:r>
      <w:bookmarkEnd w:id="13678"/>
      <w:bookmarkEnd w:id="13679"/>
      <w:bookmarkEnd w:id="13680"/>
      <w:r w:rsidRPr="00E77497">
        <w:t xml:space="preserve"> ( )</w:t>
      </w:r>
      <w:bookmarkStart w:id="13683" w:name="_Toc382291663"/>
      <w:bookmarkEnd w:id="13682"/>
    </w:p>
    <w:p w14:paraId="556B292A" w14:textId="77777777" w:rsidR="004C02EF" w:rsidRPr="00E77497" w:rsidRDefault="004C02EF" w:rsidP="004C02EF">
      <w:r w:rsidRPr="00E77497">
        <w:t>Returns this Number value.</w:t>
      </w:r>
      <w:bookmarkStart w:id="13684" w:name="_Toc385672359"/>
    </w:p>
    <w:p w14:paraId="0B17072E"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13685" w:name="_Toc393690475"/>
    </w:p>
    <w:p w14:paraId="0D7B17CD" w14:textId="77777777" w:rsidR="004C02EF" w:rsidRPr="00E77497" w:rsidRDefault="004C02EF" w:rsidP="004C02EF">
      <w:pPr>
        <w:pStyle w:val="40"/>
        <w:numPr>
          <w:ilvl w:val="0"/>
          <w:numId w:val="0"/>
        </w:numPr>
      </w:pPr>
      <w:bookmarkStart w:id="13686" w:name="_Ref457790851"/>
      <w:r w:rsidRPr="00E77497">
        <w:t>15.7.4.5</w:t>
      </w:r>
      <w:r w:rsidRPr="00E77497">
        <w:tab/>
        <w:t>Number.prototype.toFixed (fractionDigits)</w:t>
      </w:r>
      <w:bookmarkEnd w:id="13686"/>
    </w:p>
    <w:p w14:paraId="464CCDC4" w14:textId="77777777" w:rsidR="004C02EF" w:rsidRPr="00E77497" w:rsidRDefault="004C02EF" w:rsidP="004C02EF">
      <w:r w:rsidRPr="00E77497">
        <w:t xml:space="preserve">Return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 Specifically, perform the following steps:</w:t>
      </w:r>
    </w:p>
    <w:p w14:paraId="0B7EBE2F" w14:textId="77777777" w:rsidR="004C02EF" w:rsidRPr="00E77497" w:rsidRDefault="004C02EF" w:rsidP="00834A33">
      <w:pPr>
        <w:pStyle w:val="Alg4"/>
        <w:numPr>
          <w:ilvl w:val="0"/>
          <w:numId w:val="239"/>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1852CCB8" w14:textId="77777777" w:rsidR="004C02EF" w:rsidRPr="00E77497" w:rsidRDefault="004C02EF" w:rsidP="00834A33">
      <w:pPr>
        <w:pStyle w:val="Alg4"/>
        <w:numPr>
          <w:ilvl w:val="0"/>
          <w:numId w:val="239"/>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3B8478CC" w14:textId="77777777" w:rsidR="004C02EF" w:rsidRPr="00E77497" w:rsidRDefault="004C02EF" w:rsidP="00834A33">
      <w:pPr>
        <w:pStyle w:val="Alg4"/>
        <w:numPr>
          <w:ilvl w:val="0"/>
          <w:numId w:val="239"/>
        </w:numPr>
      </w:pPr>
      <w:r w:rsidRPr="00E77497">
        <w:t xml:space="preserve">Let </w:t>
      </w:r>
      <w:r w:rsidRPr="00E77497">
        <w:rPr>
          <w:i/>
        </w:rPr>
        <w:t>x</w:t>
      </w:r>
      <w:r w:rsidRPr="00E77497">
        <w:t xml:space="preserve"> be this Number value.</w:t>
      </w:r>
    </w:p>
    <w:p w14:paraId="641B0EA9"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7D0E6074" w14:textId="77777777" w:rsidR="004C02EF" w:rsidRPr="00E77497" w:rsidRDefault="004C02EF" w:rsidP="00834A33">
      <w:pPr>
        <w:pStyle w:val="Alg4"/>
        <w:numPr>
          <w:ilvl w:val="0"/>
          <w:numId w:val="239"/>
        </w:numPr>
      </w:pPr>
      <w:r w:rsidRPr="00E77497">
        <w:t xml:space="preserve">Let </w:t>
      </w:r>
      <w:r w:rsidRPr="00E77497">
        <w:rPr>
          <w:i/>
        </w:rPr>
        <w:t>s</w:t>
      </w:r>
      <w:r w:rsidRPr="00E77497">
        <w:t xml:space="preserve"> be the empty String.</w:t>
      </w:r>
    </w:p>
    <w:p w14:paraId="2B973408"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&lt; 0, then</w:t>
      </w:r>
    </w:p>
    <w:p w14:paraId="62B3F457" w14:textId="77777777" w:rsidR="004C02EF" w:rsidRPr="00E77497" w:rsidRDefault="004C02EF" w:rsidP="00834A33">
      <w:pPr>
        <w:pStyle w:val="Alg4"/>
        <w:numPr>
          <w:ilvl w:val="1"/>
          <w:numId w:val="239"/>
        </w:numPr>
      </w:pPr>
      <w:r w:rsidRPr="00E77497">
        <w:t>Let s be "</w:t>
      </w:r>
      <w:r w:rsidRPr="00E77497">
        <w:rPr>
          <w:rFonts w:ascii="Courier New" w:hAnsi="Courier New" w:cs="Courier New"/>
          <w:b/>
        </w:rPr>
        <w:t>-</w:t>
      </w:r>
      <w:r w:rsidRPr="00E77497">
        <w:t>".</w:t>
      </w:r>
    </w:p>
    <w:p w14:paraId="2CB19ADA" w14:textId="77777777" w:rsidR="004C02EF" w:rsidRPr="00E77497" w:rsidRDefault="004C02EF" w:rsidP="00834A33">
      <w:pPr>
        <w:pStyle w:val="Alg4"/>
        <w:numPr>
          <w:ilvl w:val="1"/>
          <w:numId w:val="239"/>
        </w:numPr>
      </w:pPr>
      <w:r w:rsidRPr="00E77497">
        <w:t>Let x = –x.</w:t>
      </w:r>
    </w:p>
    <w:p w14:paraId="348E7097" w14:textId="77777777" w:rsidR="004C02EF" w:rsidRPr="00E65A34" w:rsidRDefault="004C02EF" w:rsidP="00834A33">
      <w:pPr>
        <w:pStyle w:val="Alg4"/>
        <w:numPr>
          <w:ilvl w:val="0"/>
          <w:numId w:val="239"/>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57823110" w14:textId="77777777" w:rsidR="004C02EF" w:rsidRPr="00B820AB" w:rsidRDefault="004C02EF" w:rsidP="00834A33">
      <w:pPr>
        <w:pStyle w:val="Alg4"/>
        <w:numPr>
          <w:ilvl w:val="1"/>
          <w:numId w:val="239"/>
        </w:numPr>
      </w:pPr>
      <w:r w:rsidRPr="00546435">
        <w:t xml:space="preserve">Let </w:t>
      </w:r>
      <w:r w:rsidRPr="00A67AF2">
        <w:rPr>
          <w:i/>
        </w:rPr>
        <w:t>m</w:t>
      </w:r>
      <w:r w:rsidRPr="00A67AF2">
        <w:t xml:space="preserve"> = ToString(</w:t>
      </w:r>
      <w:r w:rsidRPr="00A67AF2">
        <w:rPr>
          <w:i/>
        </w:rPr>
        <w:t>x</w:t>
      </w:r>
      <w:r w:rsidRPr="00B820AB">
        <w:t>).</w:t>
      </w:r>
    </w:p>
    <w:p w14:paraId="38A11558" w14:textId="77777777" w:rsidR="004C02EF" w:rsidRPr="00E77497" w:rsidRDefault="004C02EF" w:rsidP="00834A33">
      <w:pPr>
        <w:pStyle w:val="Alg4"/>
        <w:numPr>
          <w:ilvl w:val="0"/>
          <w:numId w:val="239"/>
        </w:numPr>
        <w:spacing w:after="220"/>
        <w:contextualSpacing/>
      </w:pPr>
      <w:r w:rsidRPr="00675B74">
        <w:t xml:space="preserve">Else, </w:t>
      </w:r>
      <w:r w:rsidRPr="00E77497">
        <w:rPr>
          <w:i/>
        </w:rPr>
        <w:t>x</w:t>
      </w:r>
      <w:r w:rsidRPr="00E77497">
        <w:t xml:space="preserve"> &lt; 10</w:t>
      </w:r>
      <w:r w:rsidRPr="00E77497">
        <w:rPr>
          <w:vertAlign w:val="superscript"/>
        </w:rPr>
        <w:t>21</w:t>
      </w:r>
    </w:p>
    <w:p w14:paraId="16BCA557" w14:textId="77777777" w:rsidR="004C02EF" w:rsidRPr="00E77497" w:rsidRDefault="004C02EF" w:rsidP="00834A33">
      <w:pPr>
        <w:pStyle w:val="Alg4"/>
        <w:numPr>
          <w:ilvl w:val="1"/>
          <w:numId w:val="239"/>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5E1FC24F" w14:textId="77777777" w:rsidR="004C02EF" w:rsidRPr="00E77497" w:rsidRDefault="004C02EF" w:rsidP="00834A33">
      <w:pPr>
        <w:pStyle w:val="Alg4"/>
        <w:numPr>
          <w:ilvl w:val="1"/>
          <w:numId w:val="239"/>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036E4A63" w14:textId="77777777" w:rsidR="004C02EF" w:rsidRPr="006B6D0A" w:rsidRDefault="004C02EF" w:rsidP="00834A33">
      <w:pPr>
        <w:pStyle w:val="Alg4"/>
        <w:numPr>
          <w:ilvl w:val="1"/>
          <w:numId w:val="239"/>
        </w:numPr>
      </w:pPr>
      <w:r w:rsidRPr="00E77497">
        <w:t xml:space="preserve">If </w:t>
      </w:r>
      <w:r w:rsidRPr="00E77497">
        <w:rPr>
          <w:i/>
        </w:rPr>
        <w:t>f</w:t>
      </w:r>
      <w:r w:rsidRPr="00E77497">
        <w:t xml:space="preserve"> </w:t>
      </w:r>
      <w:r w:rsidRPr="006B6D0A">
        <w:sym w:font="Symbol" w:char="F0B9"/>
      </w:r>
      <w:r w:rsidRPr="006B6D0A">
        <w:t xml:space="preserve"> 0, then</w:t>
      </w:r>
    </w:p>
    <w:p w14:paraId="39286AD8" w14:textId="77777777" w:rsidR="004C02EF" w:rsidRPr="00A67AF2" w:rsidRDefault="004C02EF" w:rsidP="00834A33">
      <w:pPr>
        <w:pStyle w:val="Alg4"/>
        <w:numPr>
          <w:ilvl w:val="2"/>
          <w:numId w:val="239"/>
        </w:numPr>
      </w:pPr>
      <w:r w:rsidRPr="006B6D0A">
        <w:t xml:space="preserve">Let </w:t>
      </w:r>
      <w:r w:rsidRPr="00E65A34">
        <w:rPr>
          <w:i/>
        </w:rPr>
        <w:t>k</w:t>
      </w:r>
      <w:r w:rsidRPr="00546435">
        <w:t xml:space="preserve"> </w:t>
      </w:r>
      <w:r w:rsidRPr="00A67AF2">
        <w:t xml:space="preserve">be the number of characters in </w:t>
      </w:r>
      <w:r w:rsidRPr="00A67AF2">
        <w:rPr>
          <w:i/>
        </w:rPr>
        <w:t>m</w:t>
      </w:r>
      <w:r w:rsidRPr="00A67AF2">
        <w:t>.</w:t>
      </w:r>
    </w:p>
    <w:p w14:paraId="5E97A0C1" w14:textId="77777777" w:rsidR="004C02EF" w:rsidRPr="00E77497" w:rsidRDefault="004C02EF" w:rsidP="00834A33">
      <w:pPr>
        <w:pStyle w:val="Alg4"/>
        <w:numPr>
          <w:ilvl w:val="2"/>
          <w:numId w:val="239"/>
        </w:numPr>
      </w:pPr>
      <w:r w:rsidRPr="00B820AB">
        <w:t xml:space="preserve">If </w:t>
      </w:r>
      <w:r w:rsidRPr="00675B74">
        <w:rPr>
          <w:i/>
        </w:rPr>
        <w:t>k</w:t>
      </w:r>
      <w:r w:rsidRPr="00E77497">
        <w:t xml:space="preserve"> ≤ </w:t>
      </w:r>
      <w:r w:rsidRPr="00E77497">
        <w:rPr>
          <w:i/>
        </w:rPr>
        <w:t>f</w:t>
      </w:r>
      <w:r w:rsidRPr="00E77497">
        <w:t>, then</w:t>
      </w:r>
    </w:p>
    <w:p w14:paraId="79FF0678" w14:textId="77777777" w:rsidR="004C02EF" w:rsidRPr="00E77497" w:rsidRDefault="004C02EF" w:rsidP="00834A33">
      <w:pPr>
        <w:pStyle w:val="Alg4"/>
        <w:numPr>
          <w:ilvl w:val="3"/>
          <w:numId w:val="239"/>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character ‘</w:t>
      </w:r>
      <w:r w:rsidRPr="00E77497">
        <w:rPr>
          <w:rFonts w:ascii="Courier New" w:hAnsi="Courier New"/>
        </w:rPr>
        <w:t>0</w:t>
      </w:r>
      <w:r w:rsidRPr="00E77497">
        <w:t>’.</w:t>
      </w:r>
    </w:p>
    <w:p w14:paraId="47A81B2F" w14:textId="77777777" w:rsidR="004C02EF" w:rsidRPr="00E77497" w:rsidRDefault="004C02EF" w:rsidP="00834A33">
      <w:pPr>
        <w:pStyle w:val="Alg4"/>
        <w:numPr>
          <w:ilvl w:val="3"/>
          <w:numId w:val="239"/>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1727C201" w14:textId="77777777" w:rsidR="004C02EF" w:rsidRPr="00E77497" w:rsidRDefault="004C02EF" w:rsidP="00834A33">
      <w:pPr>
        <w:pStyle w:val="Alg4"/>
        <w:numPr>
          <w:ilvl w:val="3"/>
          <w:numId w:val="239"/>
        </w:numPr>
      </w:pPr>
      <w:r w:rsidRPr="00E77497">
        <w:t xml:space="preserve">Let </w:t>
      </w:r>
      <w:r w:rsidRPr="00E77497">
        <w:rPr>
          <w:i/>
        </w:rPr>
        <w:t>k</w:t>
      </w:r>
      <w:r w:rsidRPr="00E77497">
        <w:t xml:space="preserve"> = </w:t>
      </w:r>
      <w:r w:rsidRPr="00E77497">
        <w:rPr>
          <w:i/>
        </w:rPr>
        <w:t xml:space="preserve">f </w:t>
      </w:r>
      <w:r w:rsidRPr="00E77497">
        <w:t>+ 1.</w:t>
      </w:r>
    </w:p>
    <w:p w14:paraId="6B4A515D" w14:textId="77777777" w:rsidR="004C02EF" w:rsidRPr="00E77497" w:rsidRDefault="004C02EF" w:rsidP="00834A33">
      <w:pPr>
        <w:pStyle w:val="Alg4"/>
        <w:numPr>
          <w:ilvl w:val="2"/>
          <w:numId w:val="239"/>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characters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characters of </w:t>
      </w:r>
      <w:r w:rsidRPr="00E77497">
        <w:rPr>
          <w:i/>
        </w:rPr>
        <w:t>m</w:t>
      </w:r>
      <w:r w:rsidRPr="00E77497">
        <w:t>.</w:t>
      </w:r>
    </w:p>
    <w:p w14:paraId="1D20550C" w14:textId="77777777" w:rsidR="004C02EF" w:rsidRPr="00E77497" w:rsidRDefault="004C02EF" w:rsidP="00834A33">
      <w:pPr>
        <w:pStyle w:val="Alg4"/>
        <w:numPr>
          <w:ilvl w:val="2"/>
          <w:numId w:val="239"/>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7C6B755D" w14:textId="77777777" w:rsidR="004C02EF" w:rsidRPr="00E77497" w:rsidRDefault="004C02EF" w:rsidP="00834A33">
      <w:pPr>
        <w:pStyle w:val="Alg4"/>
        <w:numPr>
          <w:ilvl w:val="0"/>
          <w:numId w:val="239"/>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41825FF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41A8E8F0" w14:textId="77777777"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14:paraId="07FD2757" w14:textId="77777777"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15DAFA84" w14:textId="77777777"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0CC95F7D" w14:textId="77777777"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24610778" w14:textId="77777777" w:rsidR="004C02EF" w:rsidRPr="00E77497" w:rsidRDefault="004C02EF" w:rsidP="004C02EF">
      <w:pPr>
        <w:pStyle w:val="40"/>
        <w:numPr>
          <w:ilvl w:val="0"/>
          <w:numId w:val="0"/>
        </w:numPr>
      </w:pPr>
      <w:bookmarkStart w:id="13687" w:name="_Ref457790854"/>
      <w:r w:rsidRPr="00E77497">
        <w:t>15.7.4.6</w:t>
      </w:r>
      <w:r w:rsidRPr="00E77497">
        <w:tab/>
        <w:t>Number.prototype.toExponential (fractionDigits)</w:t>
      </w:r>
      <w:bookmarkEnd w:id="13687"/>
    </w:p>
    <w:p w14:paraId="39683DE4" w14:textId="77777777"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6F1B2F9D" w14:textId="77777777" w:rsidR="004C02EF" w:rsidRPr="00E77497" w:rsidRDefault="004C02EF" w:rsidP="00834A33">
      <w:pPr>
        <w:pStyle w:val="Alg4"/>
        <w:numPr>
          <w:ilvl w:val="0"/>
          <w:numId w:val="240"/>
        </w:numPr>
      </w:pPr>
      <w:r w:rsidRPr="00E77497">
        <w:t xml:space="preserve">Let </w:t>
      </w:r>
      <w:r w:rsidRPr="00E77497">
        <w:rPr>
          <w:i/>
        </w:rPr>
        <w:t>x</w:t>
      </w:r>
      <w:r w:rsidRPr="00E77497">
        <w:t xml:space="preserve"> be this Number value.</w:t>
      </w:r>
    </w:p>
    <w:p w14:paraId="00FE876F" w14:textId="77777777"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14:paraId="3F9E684B"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3B13DD37" w14:textId="77777777"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14:paraId="041A4F5D"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14:paraId="00636819" w14:textId="77777777"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009D3B3C" w14:textId="77777777"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14:paraId="2AF63076" w14:textId="77777777"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14:paraId="41ADE18A" w14:textId="77777777"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46B252E9" w14:textId="77777777" w:rsidR="004C02EF" w:rsidRPr="00E77497" w:rsidRDefault="004C02EF" w:rsidP="00834A33">
      <w:pPr>
        <w:pStyle w:val="Alg4"/>
        <w:numPr>
          <w:ilvl w:val="0"/>
          <w:numId w:val="240"/>
        </w:numPr>
      </w:pPr>
      <w:r w:rsidRPr="00B820AB">
        <w:t xml:space="preserve">If </w:t>
      </w:r>
      <w:r w:rsidRPr="00675B74">
        <w:rPr>
          <w:i/>
        </w:rPr>
        <w:t>fractionDigits</w:t>
      </w:r>
      <w:r w:rsidRPr="00E77497">
        <w:t xml:space="preserve"> is not </w:t>
      </w:r>
      <w:r w:rsidRPr="00E77497">
        <w:rPr>
          <w:b/>
        </w:rPr>
        <w:t>undefined</w:t>
      </w:r>
      <w:r w:rsidRPr="00E77497">
        <w:t xml:space="preserve"> and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42237E13"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14:paraId="66A8790A" w14:textId="77777777" w:rsidR="004C02EF" w:rsidRPr="00E77497" w:rsidRDefault="004C02EF" w:rsidP="00834A33">
      <w:pPr>
        <w:pStyle w:val="Alg4"/>
        <w:numPr>
          <w:ilvl w:val="1"/>
          <w:numId w:val="240"/>
        </w:numPr>
      </w:pPr>
      <w:r w:rsidRPr="00E77497">
        <w:t xml:space="preserve">Let </w:t>
      </w:r>
      <w:r w:rsidRPr="00E77497">
        <w:rPr>
          <w:i/>
        </w:rPr>
        <w:t>f</w:t>
      </w:r>
      <w:r w:rsidRPr="00E77497">
        <w:t xml:space="preserve"> = 0.</w:t>
      </w:r>
    </w:p>
    <w:p w14:paraId="6838622D"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+1 occurrences of the character ‘</w:t>
      </w:r>
      <w:r w:rsidRPr="00E77497">
        <w:rPr>
          <w:rFonts w:ascii="Courier New" w:hAnsi="Courier New"/>
        </w:rPr>
        <w:t>0</w:t>
      </w:r>
      <w:r w:rsidRPr="00E77497">
        <w:t>’.</w:t>
      </w:r>
    </w:p>
    <w:p w14:paraId="561B479D" w14:textId="77777777"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14:paraId="6F97481F" w14:textId="77777777" w:rsidR="004C02EF" w:rsidRPr="006B6D0A" w:rsidRDefault="004C02EF" w:rsidP="00834A33">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p>
    <w:p w14:paraId="19B6B14B" w14:textId="77777777" w:rsidR="004C02EF" w:rsidRPr="00A67AF2" w:rsidRDefault="004C02EF" w:rsidP="00834A33">
      <w:pPr>
        <w:pStyle w:val="Alg4"/>
        <w:numPr>
          <w:ilvl w:val="1"/>
          <w:numId w:val="240"/>
        </w:numPr>
      </w:pPr>
      <w:r w:rsidRPr="006B6D0A">
        <w:t xml:space="preserve">If fractionDigits is not </w:t>
      </w:r>
      <w:r w:rsidRPr="00E65A34">
        <w:rPr>
          <w:b/>
        </w:rPr>
        <w:t>undef</w:t>
      </w:r>
      <w:r w:rsidRPr="00546435">
        <w:rPr>
          <w:b/>
        </w:rPr>
        <w:t>ined</w:t>
      </w:r>
      <w:r w:rsidRPr="00A67AF2">
        <w:t>, then</w:t>
      </w:r>
    </w:p>
    <w:p w14:paraId="10BC509B" w14:textId="77777777"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236D134A" w14:textId="77777777" w:rsidR="004C02EF" w:rsidRPr="00E77497" w:rsidRDefault="004C02EF" w:rsidP="00834A33">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E77497" w:rsidDel="00FB0E25">
        <w:t xml:space="preserve"> </w:t>
      </w:r>
    </w:p>
    <w:p w14:paraId="2A89D494"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04ACEB51"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78CC22B7" w14:textId="77777777"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14:paraId="4A5CD1B2" w14:textId="77777777"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character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characters of </w:t>
      </w:r>
      <w:r w:rsidRPr="00E77497">
        <w:rPr>
          <w:i/>
        </w:rPr>
        <w:t>m</w:t>
      </w:r>
      <w:r w:rsidRPr="00E77497">
        <w:t>.</w:t>
      </w:r>
    </w:p>
    <w:p w14:paraId="65E58662"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31614CF2" w14:textId="77777777"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14:paraId="7CD1B69A" w14:textId="77777777"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14:paraId="14573838"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14:paraId="71148300" w14:textId="77777777" w:rsidR="004C02EF" w:rsidRPr="00E77497" w:rsidRDefault="004C02EF" w:rsidP="00834A33">
      <w:pPr>
        <w:pStyle w:val="Alg4"/>
        <w:numPr>
          <w:ilvl w:val="0"/>
          <w:numId w:val="240"/>
        </w:numPr>
      </w:pPr>
      <w:r w:rsidRPr="00E77497">
        <w:t>Else</w:t>
      </w:r>
    </w:p>
    <w:p w14:paraId="3AF27BDB" w14:textId="77777777"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038646EC" w14:textId="77777777" w:rsidR="004C02EF" w:rsidRPr="00E77497" w:rsidRDefault="004C02EF" w:rsidP="00834A33">
      <w:pPr>
        <w:pStyle w:val="Alg4"/>
        <w:numPr>
          <w:ilvl w:val="1"/>
          <w:numId w:val="240"/>
        </w:numPr>
      </w:pPr>
      <w:r w:rsidRPr="00E77497">
        <w:t xml:space="preserve">Else, </w:t>
      </w:r>
      <w:r w:rsidRPr="00E77497">
        <w:rPr>
          <w:i/>
        </w:rPr>
        <w:t>e</w:t>
      </w:r>
      <w:r w:rsidRPr="00E77497">
        <w:t xml:space="preserve"> ≤ 0</w:t>
      </w:r>
    </w:p>
    <w:p w14:paraId="515B6E5A" w14:textId="77777777"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3BA54963"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14:paraId="4EFD3ADF"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63C86A08" w14:textId="77777777"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1A9899C3" w14:textId="77777777"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6B4F940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66EF71C4" w14:textId="77777777"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14:paraId="0AEC4B24" w14:textId="77777777"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260B5CE0" w14:textId="77777777"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14:paraId="1CF6CB14" w14:textId="77777777"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42D97F9A" w14:textId="77777777" w:rsidR="004C02EF" w:rsidRPr="00B820AB" w:rsidRDefault="004C02EF" w:rsidP="004C02EF">
      <w:pPr>
        <w:pStyle w:val="40"/>
        <w:numPr>
          <w:ilvl w:val="0"/>
          <w:numId w:val="0"/>
        </w:numPr>
      </w:pPr>
      <w:bookmarkStart w:id="13688" w:name="_Hlt458401033"/>
      <w:bookmarkStart w:id="13689" w:name="_Ref457790874"/>
      <w:bookmarkEnd w:id="13688"/>
      <w:r w:rsidRPr="00B820AB">
        <w:t>15.7.4.7</w:t>
      </w:r>
      <w:r w:rsidRPr="00B820AB">
        <w:tab/>
        <w:t>Number.prototype.toPrecision (precision)</w:t>
      </w:r>
      <w:bookmarkEnd w:id="13689"/>
    </w:p>
    <w:p w14:paraId="2D011FC5" w14:textId="77777777"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14:paraId="1F2CA6D4" w14:textId="77777777" w:rsidR="004C02EF" w:rsidRPr="00E77497" w:rsidRDefault="004C02EF" w:rsidP="00834A33">
      <w:pPr>
        <w:pStyle w:val="Alg4"/>
        <w:numPr>
          <w:ilvl w:val="0"/>
          <w:numId w:val="242"/>
        </w:numPr>
      </w:pPr>
      <w:r w:rsidRPr="00E77497">
        <w:t xml:space="preserve">Let </w:t>
      </w:r>
      <w:r w:rsidRPr="00E77497">
        <w:rPr>
          <w:i/>
        </w:rPr>
        <w:t>x</w:t>
      </w:r>
      <w:r w:rsidRPr="00E77497">
        <w:t xml:space="preserve"> be this Number value.</w:t>
      </w:r>
    </w:p>
    <w:p w14:paraId="0F08D9D4" w14:textId="77777777"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61994014" w14:textId="77777777"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14:paraId="4F3C2398"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512E6060" w14:textId="77777777"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14:paraId="7B341AC3"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14:paraId="18F3AD84" w14:textId="77777777"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57547266" w14:textId="77777777"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14:paraId="5DB59DE7" w14:textId="77777777"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14:paraId="1B778182" w14:textId="77777777"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52B022DB" w14:textId="77777777"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4A36021A" w14:textId="77777777" w:rsidR="004C02EF" w:rsidRPr="00E77497" w:rsidRDefault="004C02EF" w:rsidP="00834A33">
      <w:pPr>
        <w:pStyle w:val="Alg4"/>
        <w:numPr>
          <w:ilvl w:val="0"/>
          <w:numId w:val="242"/>
        </w:numPr>
      </w:pPr>
      <w:bookmarkStart w:id="13690" w:name="_Hlt458401028"/>
      <w:r w:rsidRPr="00E77497">
        <w:t xml:space="preserve">If </w:t>
      </w:r>
      <w:r w:rsidRPr="00E77497">
        <w:rPr>
          <w:i/>
        </w:rPr>
        <w:t>x</w:t>
      </w:r>
      <w:r w:rsidRPr="00E77497">
        <w:t xml:space="preserve"> = 0, then</w:t>
      </w:r>
    </w:p>
    <w:bookmarkEnd w:id="13690"/>
    <w:p w14:paraId="14FB716B" w14:textId="77777777"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character ‘</w:t>
      </w:r>
      <w:r w:rsidRPr="00E77497">
        <w:rPr>
          <w:rFonts w:ascii="Courier New" w:hAnsi="Courier New"/>
        </w:rPr>
        <w:t>0</w:t>
      </w:r>
      <w:r w:rsidRPr="00E77497">
        <w:t>’.</w:t>
      </w:r>
    </w:p>
    <w:p w14:paraId="0D3AE4C6" w14:textId="77777777"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14:paraId="27673DAC" w14:textId="77777777"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14:paraId="3EB5BCBC" w14:textId="77777777"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5D165C8D" w14:textId="77777777"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3DE96869" w14:textId="77777777" w:rsidR="004C02EF" w:rsidRPr="00E65A34" w:rsidRDefault="004C02EF" w:rsidP="00834A33">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3E576028" w14:textId="77777777"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character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characters of </w:t>
      </w:r>
      <w:r w:rsidRPr="00E77497">
        <w:rPr>
          <w:i/>
        </w:rPr>
        <w:t>m</w:t>
      </w:r>
      <w:r w:rsidRPr="00E77497">
        <w:t>.</w:t>
      </w:r>
    </w:p>
    <w:p w14:paraId="3910BA78"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51CE6290" w14:textId="77777777"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14:paraId="75A80766" w14:textId="77777777"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4A30D322" w14:textId="77777777"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14:paraId="4E209B96" w14:textId="77777777"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14:paraId="53FDBA55" w14:textId="77777777"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47E23DD9" w14:textId="77777777"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14:paraId="4D6B880C" w14:textId="77777777" w:rsidR="004C02EF" w:rsidRPr="00E77497" w:rsidRDefault="004C02EF" w:rsidP="001F48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314F0283" w14:textId="77777777"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14:paraId="3F202060" w14:textId="77777777"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4E86D2F9"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25587AF7" w14:textId="77777777"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4E722DC5" w14:textId="77777777"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14:paraId="0D52C8D1" w14:textId="77777777"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characters of </w:t>
      </w:r>
      <w:r w:rsidRPr="00A67AF2">
        <w:rPr>
          <w:i/>
        </w:rPr>
        <w:t>m</w:t>
      </w:r>
      <w:r w:rsidRPr="00B820AB">
        <w:t>, the character ‘</w:t>
      </w:r>
      <w:r w:rsidRPr="00675B74">
        <w:rPr>
          <w:rFonts w:ascii="Courier New" w:hAnsi="Courier New"/>
        </w:rPr>
        <w:t>.</w:t>
      </w:r>
      <w:r w:rsidRPr="00E77497">
        <w:t xml:space="preserve">’, and the remaining </w:t>
      </w:r>
      <w:r w:rsidRPr="00E77497">
        <w:rPr>
          <w:i/>
        </w:rPr>
        <w:t>p</w:t>
      </w:r>
      <w:r w:rsidRPr="00E77497">
        <w:t>– (</w:t>
      </w:r>
      <w:r w:rsidRPr="00E77497">
        <w:rPr>
          <w:i/>
        </w:rPr>
        <w:t>e</w:t>
      </w:r>
      <w:r w:rsidRPr="00E77497">
        <w:t xml:space="preserve">+1) characters of </w:t>
      </w:r>
      <w:r w:rsidRPr="00E77497">
        <w:rPr>
          <w:i/>
        </w:rPr>
        <w:t>m</w:t>
      </w:r>
      <w:r w:rsidRPr="00E77497">
        <w:t>.</w:t>
      </w:r>
    </w:p>
    <w:p w14:paraId="3BEEC322" w14:textId="77777777"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14:paraId="51C0B496" w14:textId="77777777"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+1) occurrences of the character ‘</w:t>
      </w:r>
      <w:r w:rsidRPr="00E77497">
        <w:rPr>
          <w:rFonts w:ascii="Courier New" w:hAnsi="Courier New"/>
          <w:b/>
        </w:rPr>
        <w:t>0</w:t>
      </w:r>
      <w:r w:rsidRPr="00E77497">
        <w:t xml:space="preserve">’, and the String </w:t>
      </w:r>
      <w:r w:rsidRPr="00E77497">
        <w:rPr>
          <w:i/>
        </w:rPr>
        <w:t>m</w:t>
      </w:r>
      <w:r w:rsidRPr="00E77497">
        <w:t>.</w:t>
      </w:r>
    </w:p>
    <w:p w14:paraId="68DCB209" w14:textId="77777777"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75A6F16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208849CC" w14:textId="77777777"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2783EC4E" w14:textId="77777777"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0B0D33F9" w14:textId="77777777" w:rsidR="004C02EF" w:rsidRPr="00E77497" w:rsidRDefault="004C02EF" w:rsidP="00B43482">
      <w:pPr>
        <w:pStyle w:val="30"/>
        <w:numPr>
          <w:ilvl w:val="0"/>
          <w:numId w:val="0"/>
        </w:numPr>
      </w:pPr>
      <w:bookmarkStart w:id="13691" w:name="_Ref457704457"/>
      <w:bookmarkStart w:id="13692" w:name="_Toc472818943"/>
      <w:bookmarkStart w:id="13693" w:name="_Toc235503521"/>
      <w:bookmarkStart w:id="13694" w:name="_Toc241509296"/>
      <w:bookmarkStart w:id="13695" w:name="_Toc244416783"/>
      <w:bookmarkStart w:id="13696" w:name="_Toc276631147"/>
      <w:bookmarkStart w:id="13697" w:name="_Toc314500703"/>
      <w:r w:rsidRPr="00E77497">
        <w:t>15.7.5</w:t>
      </w:r>
      <w:r w:rsidRPr="00E77497">
        <w:tab/>
        <w:t>Properties of Number Instance</w:t>
      </w:r>
      <w:bookmarkEnd w:id="13639"/>
      <w:bookmarkEnd w:id="13640"/>
      <w:bookmarkEnd w:id="13683"/>
      <w:bookmarkEnd w:id="13684"/>
      <w:bookmarkEnd w:id="13685"/>
      <w:r w:rsidRPr="00E77497">
        <w:t>s</w:t>
      </w:r>
      <w:bookmarkEnd w:id="13691"/>
      <w:bookmarkEnd w:id="13692"/>
      <w:bookmarkEnd w:id="13693"/>
      <w:bookmarkEnd w:id="13694"/>
      <w:bookmarkEnd w:id="13695"/>
      <w:bookmarkEnd w:id="13696"/>
      <w:bookmarkEnd w:id="13697"/>
    </w:p>
    <w:p w14:paraId="148F7D73" w14:textId="77777777" w:rsidR="004C02EF" w:rsidRPr="00E77497" w:rsidRDefault="004C02EF" w:rsidP="004C02EF">
      <w:r w:rsidRPr="00E77497">
        <w:t xml:space="preserve">Number instances inherit properties from the Number prototype object and </w:t>
      </w:r>
      <w:del w:id="13698" w:author="Allen Wirfs-Brock" w:date="2011-07-02T14:21:00Z">
        <w:r w:rsidRPr="00E77497" w:rsidDel="000625EF">
          <w:delText xml:space="preserve">their </w:delText>
        </w:r>
      </w:del>
      <w:ins w:id="13699" w:author="Allen Wirfs-Brock" w:date="2011-07-02T14:21:00Z">
        <w:r w:rsidR="000625EF" w:rsidRPr="00E77497">
          <w:t>have a</w:t>
        </w:r>
        <w:del w:id="13700" w:author="Rev 3 Allen Wirfs-Brock" w:date="2011-09-07T18:05:00Z">
          <w:r w:rsidR="000625EF" w:rsidRPr="00E77497" w:rsidDel="00187187">
            <w:delText>n</w:delText>
          </w:r>
        </w:del>
        <w:r w:rsidR="000625EF" w:rsidRPr="00E77497">
          <w:t xml:space="preserve"> </w:t>
        </w:r>
      </w:ins>
      <w:r w:rsidRPr="00E77497">
        <w:t>[[</w:t>
      </w:r>
      <w:del w:id="13701" w:author="Allen Wirfs-Brock" w:date="2011-07-02T14:21:00Z">
        <w:r w:rsidRPr="00E77497" w:rsidDel="000625EF">
          <w:delText>Class</w:delText>
        </w:r>
      </w:del>
      <w:ins w:id="13702" w:author="Allen Wirfs-Brock" w:date="2011-07-02T14:21:00Z">
        <w:del w:id="13703" w:author="Rev 3 Allen Wirfs-Brock" w:date="2011-09-07T18:05:00Z">
          <w:r w:rsidR="000625EF" w:rsidRPr="00E77497" w:rsidDel="00187187">
            <w:delText>IsNumber</w:delText>
          </w:r>
        </w:del>
      </w:ins>
      <w:ins w:id="13704" w:author="Rev 3 Allen Wirfs-Brock" w:date="2011-09-07T18:05:00Z">
        <w:r w:rsidR="00187187" w:rsidRPr="00E77497">
          <w:t>NativeBrand</w:t>
        </w:r>
      </w:ins>
      <w:r w:rsidRPr="00E77497">
        <w:t>]] internal property</w:t>
      </w:r>
      <w:ins w:id="13705" w:author="Rev 3 Allen Wirfs-Brock" w:date="2011-09-07T18:05:00Z">
        <w:r w:rsidR="00187187" w:rsidRPr="00E77497">
          <w:t xml:space="preserve"> whose value is NumberWrapper</w:t>
        </w:r>
      </w:ins>
      <w:del w:id="13706" w:author="Allen Wirfs-Brock" w:date="2011-07-02T14:21:00Z">
        <w:r w:rsidRPr="00E77497" w:rsidDel="000625EF">
          <w:delText xml:space="preserve"> value is </w:delText>
        </w:r>
        <w:r w:rsidRPr="00E77497" w:rsidDel="000625EF">
          <w:rPr>
            <w:rFonts w:ascii="Courier New" w:hAnsi="Courier New" w:cs="Courier New"/>
            <w:b/>
          </w:rPr>
          <w:delText>"Number"</w:delText>
        </w:r>
      </w:del>
      <w:r w:rsidRPr="00E77497">
        <w:t>. Number instances also have a [[PrimitiveValue]] internal property.</w:t>
      </w:r>
    </w:p>
    <w:p w14:paraId="5FCC5BC6" w14:textId="77777777" w:rsidR="004C02EF" w:rsidRPr="00E77497" w:rsidRDefault="004C02EF" w:rsidP="004C02EF">
      <w:r w:rsidRPr="00E77497">
        <w:t>The [[PrimitiveValue]] internal property is the Number value represented by this Number object.</w:t>
      </w:r>
      <w:bookmarkStart w:id="13707" w:name="_Toc382291664"/>
      <w:bookmarkStart w:id="13708" w:name="_Toc385672360"/>
      <w:bookmarkStart w:id="13709" w:name="_Ref393527153"/>
      <w:bookmarkStart w:id="13710" w:name="_Toc393690476"/>
      <w:bookmarkStart w:id="13711" w:name="_Ref404504722"/>
    </w:p>
    <w:p w14:paraId="3DE9A135" w14:textId="77777777" w:rsidR="004C02EF" w:rsidRPr="00E77497" w:rsidRDefault="004C02EF" w:rsidP="00B43482">
      <w:pPr>
        <w:pStyle w:val="20"/>
        <w:numPr>
          <w:ilvl w:val="0"/>
          <w:numId w:val="0"/>
        </w:numPr>
      </w:pPr>
      <w:bookmarkStart w:id="13712" w:name="_Ref424531937"/>
      <w:bookmarkStart w:id="13713" w:name="_Toc472818944"/>
      <w:bookmarkStart w:id="13714" w:name="_Toc235503522"/>
      <w:bookmarkStart w:id="13715" w:name="_Toc241509297"/>
      <w:bookmarkStart w:id="13716" w:name="_Toc244416784"/>
      <w:bookmarkStart w:id="13717" w:name="_Toc276631148"/>
      <w:bookmarkStart w:id="13718" w:name="_Toc314500704"/>
      <w:r w:rsidRPr="00E77497">
        <w:t>15.8</w:t>
      </w:r>
      <w:r w:rsidRPr="00E77497">
        <w:tab/>
        <w:t>The Math Objec</w:t>
      </w:r>
      <w:bookmarkEnd w:id="13542"/>
      <w:bookmarkEnd w:id="13543"/>
      <w:bookmarkEnd w:id="13707"/>
      <w:bookmarkEnd w:id="13708"/>
      <w:bookmarkEnd w:id="13709"/>
      <w:bookmarkEnd w:id="13710"/>
      <w:bookmarkEnd w:id="13711"/>
      <w:r w:rsidRPr="00E77497">
        <w:t>t</w:t>
      </w:r>
      <w:bookmarkEnd w:id="13712"/>
      <w:bookmarkEnd w:id="13713"/>
      <w:bookmarkEnd w:id="13714"/>
      <w:bookmarkEnd w:id="13715"/>
      <w:bookmarkEnd w:id="13716"/>
      <w:bookmarkEnd w:id="13717"/>
      <w:bookmarkEnd w:id="13718"/>
    </w:p>
    <w:p w14:paraId="46DA45C5" w14:textId="77777777" w:rsidR="004C02EF" w:rsidRPr="00E77497" w:rsidRDefault="004C02EF" w:rsidP="004C02EF">
      <w:r w:rsidRPr="00E77497">
        <w:t>The Math object is a single object that has some named properties, some of which are functions.</w:t>
      </w:r>
    </w:p>
    <w:p w14:paraId="3EB37666" w14:textId="77777777" w:rsidR="004C02EF" w:rsidRPr="00E77497" w:rsidRDefault="004C02EF" w:rsidP="004C02EF">
      <w:r w:rsidRPr="00E77497">
        <w:t xml:space="preserve">The value of the [[Prototype]] internal property of the Math object is the standard built-in Object prototype object (15.2.4). The </w:t>
      </w:r>
      <w:del w:id="13719" w:author="Allen Wirfs-Brock" w:date="2011-07-02T14:24:00Z">
        <w:r w:rsidRPr="00E77497" w:rsidDel="006C3FCC">
          <w:delText xml:space="preserve">value of the [[Class]] internal property of the </w:delText>
        </w:r>
      </w:del>
      <w:r w:rsidRPr="00E77497">
        <w:t xml:space="preserve">Math object </w:t>
      </w:r>
      <w:del w:id="13720" w:author="Allen Wirfs-Brock" w:date="2011-07-02T14:24:00Z">
        <w:r w:rsidRPr="00E77497" w:rsidDel="006C3FCC">
          <w:delText xml:space="preserve">is </w:delText>
        </w:r>
        <w:r w:rsidRPr="00E77497" w:rsidDel="006C3FCC">
          <w:rPr>
            <w:rFonts w:ascii="Courier New" w:hAnsi="Courier New"/>
            <w:b/>
          </w:rPr>
          <w:delText>"Math"</w:delText>
        </w:r>
      </w:del>
      <w:ins w:id="13721" w:author="Allen Wirfs-Brock" w:date="2011-07-02T14:24:00Z">
        <w:r w:rsidR="006C3FCC" w:rsidRPr="00E77497">
          <w:t xml:space="preserve">has </w:t>
        </w:r>
        <w:del w:id="13722" w:author="Rev 3 Allen Wirfs-Brock" w:date="2011-09-07T18:07:00Z">
          <w:r w:rsidR="006C3FCC" w:rsidRPr="00E77497" w:rsidDel="00187187">
            <w:delText>the</w:delText>
          </w:r>
        </w:del>
      </w:ins>
      <w:ins w:id="13723" w:author="Rev 3 Allen Wirfs-Brock" w:date="2011-09-07T18:07:00Z">
        <w:r w:rsidR="00187187" w:rsidRPr="00E77497">
          <w:t>a</w:t>
        </w:r>
      </w:ins>
      <w:ins w:id="13724" w:author="Allen Wirfs-Brock" w:date="2011-07-02T14:24:00Z">
        <w:r w:rsidR="006C3FCC" w:rsidRPr="00E77497">
          <w:t xml:space="preserve"> [[</w:t>
        </w:r>
        <w:del w:id="13725" w:author="Rev 3 Allen Wirfs-Brock" w:date="2011-09-07T18:07:00Z">
          <w:r w:rsidR="006C3FCC" w:rsidRPr="00E77497" w:rsidDel="00187187">
            <w:delText>IsMath</w:delText>
          </w:r>
        </w:del>
      </w:ins>
      <w:ins w:id="13726" w:author="Rev 3 Allen Wirfs-Brock" w:date="2011-09-07T18:07:00Z">
        <w:r w:rsidR="00187187" w:rsidRPr="00E77497">
          <w:t>NativeBrand</w:t>
        </w:r>
      </w:ins>
      <w:ins w:id="13727" w:author="Allen Wirfs-Brock" w:date="2011-07-02T14:24:00Z">
        <w:r w:rsidR="006C3FCC" w:rsidRPr="00E77497">
          <w:t>]] internal property</w:t>
        </w:r>
      </w:ins>
      <w:ins w:id="13728" w:author="Rev 3 Allen Wirfs-Brock" w:date="2011-09-07T18:07:00Z">
        <w:r w:rsidR="00187187" w:rsidRPr="00E77497">
          <w:t xml:space="preserve"> whose value is NativeMath</w:t>
        </w:r>
      </w:ins>
      <w:r w:rsidRPr="00E77497">
        <w:t>.</w:t>
      </w:r>
    </w:p>
    <w:p w14:paraId="05D20D1C" w14:textId="77777777" w:rsidR="004C02EF" w:rsidRPr="00E77497" w:rsidRDefault="004C02EF" w:rsidP="004C02EF">
      <w:r w:rsidRPr="00E77497">
        <w:t xml:space="preserve">The Math object does not have a [[Construct]] internal property; it is not possible to use the Math object as a constructor with the </w:t>
      </w:r>
      <w:r w:rsidRPr="00E77497">
        <w:rPr>
          <w:rFonts w:ascii="Courier New" w:hAnsi="Courier New"/>
          <w:b/>
        </w:rPr>
        <w:t>new</w:t>
      </w:r>
      <w:r w:rsidRPr="00E77497">
        <w:t xml:space="preserve"> operator.</w:t>
      </w:r>
    </w:p>
    <w:p w14:paraId="664DADC8" w14:textId="77777777" w:rsidR="004C02EF" w:rsidRPr="00E77497" w:rsidRDefault="004C02EF" w:rsidP="004C02EF">
      <w:r w:rsidRPr="00E77497">
        <w:t>The Math object does not have a [[Call]] internal property; it is not possible to invoke the Math object as a function.</w:t>
      </w:r>
    </w:p>
    <w:p w14:paraId="4D10BDDA" w14:textId="77777777" w:rsidR="004C02EF" w:rsidRPr="00E77497" w:rsidRDefault="004C02EF" w:rsidP="004C02EF">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13729" w:name="_Toc382212264"/>
      <w:bookmarkStart w:id="13730" w:name="_Toc382212827"/>
      <w:bookmarkStart w:id="13731" w:name="_Toc382291665"/>
      <w:bookmarkStart w:id="13732" w:name="_Toc385672361"/>
      <w:bookmarkStart w:id="13733" w:name="_Toc393690477"/>
      <w:r w:rsidRPr="00E77497">
        <w:t>8.5.</w:t>
      </w:r>
    </w:p>
    <w:p w14:paraId="16503920" w14:textId="77777777" w:rsidR="004C02EF" w:rsidRPr="00E77497" w:rsidRDefault="004C02EF" w:rsidP="00B43482">
      <w:pPr>
        <w:pStyle w:val="30"/>
        <w:numPr>
          <w:ilvl w:val="0"/>
          <w:numId w:val="0"/>
        </w:numPr>
      </w:pPr>
      <w:bookmarkStart w:id="13734" w:name="_Toc472818945"/>
      <w:bookmarkStart w:id="13735" w:name="_Toc235503523"/>
      <w:bookmarkStart w:id="13736" w:name="_Toc241509298"/>
      <w:bookmarkStart w:id="13737" w:name="_Toc244416785"/>
      <w:bookmarkStart w:id="13738" w:name="_Toc276631149"/>
      <w:bookmarkStart w:id="13739" w:name="_Toc314500705"/>
      <w:r w:rsidRPr="00E77497">
        <w:t>15.8.1</w:t>
      </w:r>
      <w:r w:rsidRPr="00E77497">
        <w:tab/>
        <w:t>Value Properties of the Math Objec</w:t>
      </w:r>
      <w:bookmarkEnd w:id="13729"/>
      <w:bookmarkEnd w:id="13730"/>
      <w:bookmarkEnd w:id="13731"/>
      <w:bookmarkEnd w:id="13732"/>
      <w:bookmarkEnd w:id="13733"/>
      <w:r w:rsidRPr="00E77497">
        <w:t>t</w:t>
      </w:r>
      <w:bookmarkStart w:id="13740" w:name="_Toc382291666"/>
      <w:bookmarkStart w:id="13741" w:name="_Toc385672362"/>
      <w:bookmarkStart w:id="13742" w:name="_Toc393690478"/>
      <w:bookmarkEnd w:id="13734"/>
      <w:bookmarkEnd w:id="13735"/>
      <w:bookmarkEnd w:id="13736"/>
      <w:bookmarkEnd w:id="13737"/>
      <w:bookmarkEnd w:id="13738"/>
      <w:bookmarkEnd w:id="13739"/>
    </w:p>
    <w:bookmarkEnd w:id="13740"/>
    <w:bookmarkEnd w:id="13741"/>
    <w:bookmarkEnd w:id="13742"/>
    <w:p w14:paraId="1EAC4DCE" w14:textId="77777777" w:rsidR="004C02EF" w:rsidRPr="00E77497" w:rsidRDefault="004C02EF" w:rsidP="004C02EF">
      <w:pPr>
        <w:pStyle w:val="40"/>
        <w:numPr>
          <w:ilvl w:val="0"/>
          <w:numId w:val="0"/>
        </w:numPr>
      </w:pPr>
      <w:r w:rsidRPr="00E77497">
        <w:t>15.8.1.1</w:t>
      </w:r>
      <w:r w:rsidRPr="00E77497">
        <w:tab/>
        <w:t>E</w:t>
      </w:r>
    </w:p>
    <w:p w14:paraId="53318EC2" w14:textId="77777777"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13743" w:name="_Toc382291667"/>
      <w:bookmarkStart w:id="13744" w:name="_Toc385672363"/>
    </w:p>
    <w:p w14:paraId="2F3E87C9"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745" w:name="_Toc393690479"/>
    </w:p>
    <w:p w14:paraId="0CEC05A9" w14:textId="77777777" w:rsidR="004C02EF" w:rsidRPr="00E77497" w:rsidRDefault="004C02EF" w:rsidP="004C02EF">
      <w:pPr>
        <w:pStyle w:val="40"/>
        <w:numPr>
          <w:ilvl w:val="0"/>
          <w:numId w:val="0"/>
        </w:numPr>
      </w:pPr>
      <w:r w:rsidRPr="00E77497">
        <w:t>15.8.1.2</w:t>
      </w:r>
      <w:r w:rsidRPr="00E77497">
        <w:tab/>
        <w:t>LN1</w:t>
      </w:r>
      <w:bookmarkEnd w:id="13743"/>
      <w:bookmarkEnd w:id="13744"/>
      <w:bookmarkEnd w:id="13745"/>
      <w:r w:rsidRPr="00E77497">
        <w:t>0</w:t>
      </w:r>
    </w:p>
    <w:p w14:paraId="55A1DD7D" w14:textId="77777777" w:rsidR="004C02EF" w:rsidRPr="00E77497" w:rsidRDefault="004C02EF" w:rsidP="004C02EF">
      <w:r w:rsidRPr="00E77497">
        <w:t>The Number value for the natural logarithm of 10, which is approximately 2.302585092994046.</w:t>
      </w:r>
      <w:bookmarkStart w:id="13746" w:name="_Toc382291668"/>
      <w:bookmarkStart w:id="13747" w:name="_Toc385672364"/>
    </w:p>
    <w:p w14:paraId="3DBAEDFC"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748" w:name="_Toc393690480"/>
    </w:p>
    <w:p w14:paraId="4748B3C3" w14:textId="77777777" w:rsidR="004C02EF" w:rsidRPr="00E77497" w:rsidRDefault="004C02EF" w:rsidP="004C02EF">
      <w:pPr>
        <w:pStyle w:val="40"/>
        <w:numPr>
          <w:ilvl w:val="0"/>
          <w:numId w:val="0"/>
        </w:numPr>
      </w:pPr>
      <w:r w:rsidRPr="00E77497">
        <w:t>15.8.1.3</w:t>
      </w:r>
      <w:r w:rsidRPr="00E77497">
        <w:tab/>
        <w:t>LN</w:t>
      </w:r>
      <w:bookmarkEnd w:id="13746"/>
      <w:bookmarkEnd w:id="13747"/>
      <w:bookmarkEnd w:id="13748"/>
      <w:r w:rsidRPr="00E77497">
        <w:t>2</w:t>
      </w:r>
    </w:p>
    <w:p w14:paraId="4B252A2A" w14:textId="77777777" w:rsidR="004C02EF" w:rsidRPr="00E77497" w:rsidRDefault="004C02EF" w:rsidP="004C02EF">
      <w:r w:rsidRPr="00E77497">
        <w:t>The Number value for the natural logarithm of 2, which is approximately 0.6931471805599453.</w:t>
      </w:r>
      <w:bookmarkStart w:id="13749" w:name="_Toc382291669"/>
      <w:bookmarkStart w:id="13750" w:name="_Toc385672365"/>
    </w:p>
    <w:p w14:paraId="6BCF5D6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751" w:name="_Toc393690481"/>
    </w:p>
    <w:p w14:paraId="0D402C71" w14:textId="77777777" w:rsidR="004C02EF" w:rsidRPr="00E77497" w:rsidRDefault="004C02EF" w:rsidP="004C02EF">
      <w:pPr>
        <w:pStyle w:val="40"/>
        <w:numPr>
          <w:ilvl w:val="0"/>
          <w:numId w:val="0"/>
        </w:numPr>
      </w:pPr>
      <w:r w:rsidRPr="00E77497">
        <w:t>15.8.1.4</w:t>
      </w:r>
      <w:r w:rsidRPr="00E77497">
        <w:tab/>
        <w:t>LOG2</w:t>
      </w:r>
      <w:bookmarkEnd w:id="13749"/>
      <w:bookmarkEnd w:id="13750"/>
      <w:bookmarkEnd w:id="13751"/>
      <w:r w:rsidRPr="00E77497">
        <w:t>E</w:t>
      </w:r>
    </w:p>
    <w:p w14:paraId="71F598AE" w14:textId="77777777"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13752" w:name="_Toc382291670"/>
      <w:bookmarkStart w:id="13753" w:name="_Toc385672366"/>
    </w:p>
    <w:p w14:paraId="75EF3CC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754" w:name="_Toc393690482"/>
    </w:p>
    <w:p w14:paraId="75FC6C65"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6FD75C7E" w14:textId="77777777" w:rsidR="004C02EF" w:rsidRPr="00E77497" w:rsidRDefault="004C02EF" w:rsidP="004C02EF">
      <w:pPr>
        <w:pStyle w:val="40"/>
        <w:numPr>
          <w:ilvl w:val="0"/>
          <w:numId w:val="0"/>
        </w:numPr>
      </w:pPr>
      <w:r w:rsidRPr="00E77497">
        <w:t>15.8.1.5</w:t>
      </w:r>
      <w:r w:rsidRPr="00E77497">
        <w:tab/>
        <w:t>LOG10</w:t>
      </w:r>
      <w:bookmarkEnd w:id="13752"/>
      <w:bookmarkEnd w:id="13753"/>
      <w:bookmarkEnd w:id="13754"/>
      <w:r w:rsidRPr="00E77497">
        <w:t>E</w:t>
      </w:r>
    </w:p>
    <w:p w14:paraId="34044D14" w14:textId="77777777"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13755" w:name="_Toc382291671"/>
      <w:bookmarkStart w:id="13756" w:name="_Toc385672367"/>
    </w:p>
    <w:p w14:paraId="240DC31F"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757" w:name="_Toc393690483"/>
    </w:p>
    <w:p w14:paraId="3F034159"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7AEEB8F0" w14:textId="77777777" w:rsidR="004C02EF" w:rsidRPr="00E77497" w:rsidRDefault="004C02EF" w:rsidP="004C02EF">
      <w:pPr>
        <w:pStyle w:val="40"/>
        <w:numPr>
          <w:ilvl w:val="0"/>
          <w:numId w:val="0"/>
        </w:numPr>
      </w:pPr>
      <w:r w:rsidRPr="00E77497">
        <w:t>15.8.1.6</w:t>
      </w:r>
      <w:r w:rsidRPr="00E77497">
        <w:tab/>
        <w:t>P</w:t>
      </w:r>
      <w:bookmarkEnd w:id="13755"/>
      <w:bookmarkEnd w:id="13756"/>
      <w:bookmarkEnd w:id="13757"/>
      <w:r w:rsidRPr="00E77497">
        <w:t>I</w:t>
      </w:r>
    </w:p>
    <w:p w14:paraId="3339C593" w14:textId="77777777"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13758" w:name="_Toc382291672"/>
      <w:bookmarkStart w:id="13759" w:name="_Toc385672368"/>
    </w:p>
    <w:p w14:paraId="4A5D71F1" w14:textId="77777777"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13760" w:name="_Toc393690484"/>
    </w:p>
    <w:p w14:paraId="7DE906B6" w14:textId="77777777" w:rsidR="004C02EF" w:rsidRPr="00675B74" w:rsidRDefault="004C02EF" w:rsidP="004C02EF">
      <w:pPr>
        <w:pStyle w:val="40"/>
        <w:numPr>
          <w:ilvl w:val="0"/>
          <w:numId w:val="0"/>
        </w:numPr>
      </w:pPr>
      <w:r w:rsidRPr="00675B74">
        <w:t>15.8.1.7</w:t>
      </w:r>
      <w:r w:rsidRPr="00675B74">
        <w:tab/>
        <w:t>SQRT1_</w:t>
      </w:r>
      <w:bookmarkEnd w:id="13758"/>
      <w:bookmarkEnd w:id="13759"/>
      <w:bookmarkEnd w:id="13760"/>
      <w:r w:rsidRPr="00675B74">
        <w:t>2</w:t>
      </w:r>
    </w:p>
    <w:p w14:paraId="6FB35DFD" w14:textId="77777777"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13761" w:name="_Toc382291673"/>
      <w:bookmarkStart w:id="13762" w:name="_Toc385672369"/>
    </w:p>
    <w:p w14:paraId="4F29A613"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763" w:name="_Toc393690485"/>
    </w:p>
    <w:p w14:paraId="0BD507CA"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06987E8B" w14:textId="77777777" w:rsidR="004C02EF" w:rsidRPr="00E77497" w:rsidRDefault="004C02EF" w:rsidP="004C02EF">
      <w:pPr>
        <w:pStyle w:val="40"/>
        <w:numPr>
          <w:ilvl w:val="0"/>
          <w:numId w:val="0"/>
        </w:numPr>
      </w:pPr>
      <w:r w:rsidRPr="00E77497">
        <w:t>15.8.1.8</w:t>
      </w:r>
      <w:r w:rsidRPr="00E77497">
        <w:tab/>
        <w:t>SQRT</w:t>
      </w:r>
      <w:bookmarkEnd w:id="13761"/>
      <w:bookmarkEnd w:id="13762"/>
      <w:bookmarkEnd w:id="13763"/>
      <w:r w:rsidRPr="00E77497">
        <w:t>2</w:t>
      </w:r>
      <w:bookmarkStart w:id="13764" w:name="_Toc382212265"/>
      <w:bookmarkStart w:id="13765" w:name="_Toc382212828"/>
    </w:p>
    <w:p w14:paraId="233B49C7" w14:textId="77777777"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13766" w:name="_Toc382291674"/>
      <w:bookmarkStart w:id="13767" w:name="_Toc385672370"/>
    </w:p>
    <w:p w14:paraId="348A225F"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768" w:name="_Toc393690486"/>
    </w:p>
    <w:p w14:paraId="32557080" w14:textId="77777777" w:rsidR="004C02EF" w:rsidRPr="00E77497" w:rsidRDefault="004C02EF" w:rsidP="00B43482">
      <w:pPr>
        <w:pStyle w:val="30"/>
        <w:numPr>
          <w:ilvl w:val="0"/>
          <w:numId w:val="0"/>
        </w:numPr>
      </w:pPr>
      <w:bookmarkStart w:id="13769" w:name="_Ref457710673"/>
      <w:bookmarkStart w:id="13770" w:name="_Toc472818946"/>
      <w:bookmarkStart w:id="13771" w:name="_Toc235503524"/>
      <w:bookmarkStart w:id="13772" w:name="_Toc241509299"/>
      <w:bookmarkStart w:id="13773" w:name="_Toc244416786"/>
      <w:bookmarkStart w:id="13774" w:name="_Toc276631150"/>
      <w:bookmarkStart w:id="13775" w:name="_Toc314500706"/>
      <w:r w:rsidRPr="00E77497">
        <w:t>15.8.2</w:t>
      </w:r>
      <w:r w:rsidRPr="00E77497">
        <w:tab/>
        <w:t>Function Properties of the Math Objec</w:t>
      </w:r>
      <w:bookmarkEnd w:id="13764"/>
      <w:bookmarkEnd w:id="13765"/>
      <w:bookmarkEnd w:id="13766"/>
      <w:bookmarkEnd w:id="13767"/>
      <w:bookmarkEnd w:id="13768"/>
      <w:r w:rsidRPr="00E77497">
        <w:t>t</w:t>
      </w:r>
      <w:bookmarkEnd w:id="13769"/>
      <w:bookmarkEnd w:id="13770"/>
      <w:bookmarkEnd w:id="13771"/>
      <w:bookmarkEnd w:id="13772"/>
      <w:bookmarkEnd w:id="13773"/>
      <w:bookmarkEnd w:id="13774"/>
      <w:bookmarkEnd w:id="13775"/>
    </w:p>
    <w:p w14:paraId="12C9BE1D" w14:textId="77777777" w:rsidR="004C02EF" w:rsidRPr="00E77497" w:rsidRDefault="004C02EF" w:rsidP="004C02EF">
      <w:r w:rsidRPr="00E77497">
        <w:t xml:space="preserve">Each of the following </w:t>
      </w:r>
      <w:r w:rsidRPr="00E77497">
        <w:rPr>
          <w:rFonts w:ascii="Courier New" w:hAnsi="Courier New" w:cs="Courier New"/>
          <w:b/>
        </w:rPr>
        <w:t>Math</w:t>
      </w:r>
      <w:r w:rsidRPr="00E77497">
        <w:t xml:space="preserve"> object functions applies the ToNumber abstract operator to each of its arguments (in left-to-right order if there is more than one) and then performs a computation on the resulting Number value(s).</w:t>
      </w:r>
    </w:p>
    <w:p w14:paraId="608F0951" w14:textId="77777777"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14:paraId="6A655DC3" w14:textId="77777777" w:rsidR="004C02EF" w:rsidRPr="00E77497" w:rsidRDefault="004C02EF" w:rsidP="004C02E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E65A34">
        <w:rPr>
          <w:rFonts w:ascii="Courier New" w:hAnsi="Courier New"/>
          <w:b/>
        </w:rPr>
        <w:t>asin</w:t>
      </w:r>
      <w:r w:rsidRPr="00546435">
        <w:t xml:space="preserve">, </w:t>
      </w:r>
      <w:r w:rsidRPr="00A67AF2">
        <w:rPr>
          <w:rFonts w:ascii="Courier New" w:hAnsi="Courier New"/>
          <w:b/>
        </w:rPr>
        <w:t>atan</w:t>
      </w:r>
      <w:r w:rsidRPr="00A67AF2">
        <w:t xml:space="preserve">, </w:t>
      </w:r>
      <w:r w:rsidRPr="00A67AF2">
        <w:rPr>
          <w:rFonts w:ascii="Courier New" w:hAnsi="Courier New"/>
          <w:b/>
        </w:rPr>
        <w:t>atan2</w:t>
      </w:r>
      <w:r w:rsidRPr="00B820AB">
        <w:t xml:space="preserve">, </w:t>
      </w:r>
      <w:r w:rsidRPr="00675B74">
        <w:rPr>
          <w:rFonts w:ascii="Courier New" w:hAnsi="Courier New"/>
          <w:b/>
        </w:rPr>
        <w:t>cos</w:t>
      </w:r>
      <w:r w:rsidRPr="00E77497">
        <w:t xml:space="preserve">, </w:t>
      </w:r>
      <w:r w:rsidRPr="00E77497">
        <w:rPr>
          <w:rFonts w:ascii="Courier New" w:hAnsi="Courier New"/>
          <w:b/>
        </w:rPr>
        <w:t>exp</w:t>
      </w:r>
      <w:r w:rsidRPr="00E77497">
        <w:t xml:space="preserve">, </w:t>
      </w:r>
      <w:r w:rsidRPr="00E77497">
        <w:rPr>
          <w:rFonts w:ascii="Courier New" w:hAnsi="Courier New"/>
          <w:b/>
        </w:rPr>
        <w:t>log</w:t>
      </w:r>
      <w:r w:rsidRPr="00E77497">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sqrt</w:t>
      </w:r>
      <w:r w:rsidRPr="00E77497">
        <w:t xml:space="preserve">, and </w:t>
      </w:r>
      <w:r w:rsidRPr="00E77497">
        <w:rPr>
          <w:rFonts w:ascii="Courier New" w:hAnsi="Courier New"/>
          <w:b/>
        </w:rPr>
        <w:t>tan</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4DCAECE9" w14:textId="77777777"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13776" w:name="_Toc382291675"/>
      <w:bookmarkStart w:id="13777" w:name="_Toc385672371"/>
      <w:bookmarkStart w:id="13778" w:name="_Toc393690487"/>
      <w:r w:rsidRPr="00E77497">
        <w:rPr>
          <w:sz w:val="18"/>
        </w:rPr>
        <w:t xml:space="preserve"> </w:t>
      </w:r>
    </w:p>
    <w:p w14:paraId="7CEF9622" w14:textId="77777777" w:rsidR="004C02EF" w:rsidRPr="00E77497" w:rsidRDefault="004C02EF" w:rsidP="004C02EF">
      <w:pPr>
        <w:pStyle w:val="40"/>
        <w:numPr>
          <w:ilvl w:val="0"/>
          <w:numId w:val="0"/>
        </w:numPr>
      </w:pPr>
      <w:r w:rsidRPr="00E77497">
        <w:t>15.8.2.1</w:t>
      </w:r>
      <w:r w:rsidRPr="00E77497">
        <w:tab/>
        <w:t>abs (x</w:t>
      </w:r>
      <w:bookmarkEnd w:id="13776"/>
      <w:bookmarkEnd w:id="13777"/>
      <w:bookmarkEnd w:id="13778"/>
      <w:r w:rsidRPr="00E77497">
        <w:t>)</w:t>
      </w:r>
    </w:p>
    <w:p w14:paraId="0E5FA159" w14:textId="77777777"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05BD84B7"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299087E"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53E7A376"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13779" w:name="_Toc382291676"/>
      <w:bookmarkStart w:id="13780" w:name="_Toc385672372"/>
      <w:bookmarkStart w:id="13781" w:name="_Toc393690488"/>
    </w:p>
    <w:p w14:paraId="7876CFF6" w14:textId="77777777" w:rsidR="004C02EF" w:rsidRPr="008B7F6F" w:rsidRDefault="004C02EF" w:rsidP="004C02EF">
      <w:pPr>
        <w:pStyle w:val="40"/>
        <w:numPr>
          <w:ilvl w:val="0"/>
          <w:numId w:val="0"/>
        </w:numPr>
      </w:pPr>
      <w:r w:rsidRPr="008B7F6F">
        <w:t>15.8.2.2</w:t>
      </w:r>
      <w:r w:rsidRPr="008B7F6F">
        <w:tab/>
        <w:t>acos (x</w:t>
      </w:r>
      <w:bookmarkEnd w:id="13779"/>
      <w:bookmarkEnd w:id="13780"/>
      <w:bookmarkEnd w:id="13781"/>
      <w:r w:rsidRPr="008B7F6F">
        <w:t>)</w:t>
      </w:r>
    </w:p>
    <w:p w14:paraId="0115185E" w14:textId="77777777"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21547557"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40263E02" w14:textId="77777777"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1625A8EF"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3DCE9EA8" w14:textId="77777777"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13782" w:name="_Toc382291677"/>
      <w:bookmarkStart w:id="13783" w:name="_Toc385672373"/>
      <w:bookmarkStart w:id="13784" w:name="_Toc393690489"/>
    </w:p>
    <w:p w14:paraId="3AA977F6" w14:textId="77777777" w:rsidR="004C02EF" w:rsidRPr="006B6D0A" w:rsidRDefault="004C02EF" w:rsidP="004C02EF">
      <w:pPr>
        <w:pStyle w:val="40"/>
        <w:numPr>
          <w:ilvl w:val="0"/>
          <w:numId w:val="0"/>
        </w:numPr>
      </w:pPr>
      <w:r w:rsidRPr="006B6D0A">
        <w:t>15.8.2.3</w:t>
      </w:r>
      <w:r w:rsidRPr="006B6D0A">
        <w:tab/>
        <w:t>asin (x</w:t>
      </w:r>
      <w:bookmarkEnd w:id="13782"/>
      <w:bookmarkEnd w:id="13783"/>
      <w:bookmarkEnd w:id="13784"/>
      <w:r w:rsidRPr="006B6D0A">
        <w:t>)</w:t>
      </w:r>
    </w:p>
    <w:p w14:paraId="126BE58C" w14:textId="77777777"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5051E2C8" w14:textId="77777777"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7075F1F6"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77D06C5D"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11DA31AF"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AB0D0D3"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13785" w:name="_Toc382291678"/>
      <w:bookmarkStart w:id="13786" w:name="_Toc385672374"/>
      <w:bookmarkStart w:id="13787" w:name="_Toc393690490"/>
    </w:p>
    <w:p w14:paraId="6C482F14" w14:textId="77777777" w:rsidR="004C02EF" w:rsidRPr="008B7F6F" w:rsidRDefault="004C02EF" w:rsidP="004C02EF">
      <w:pPr>
        <w:pStyle w:val="40"/>
        <w:numPr>
          <w:ilvl w:val="0"/>
          <w:numId w:val="0"/>
        </w:numPr>
      </w:pPr>
      <w:r w:rsidRPr="008B7F6F">
        <w:t>15.8.2.4</w:t>
      </w:r>
      <w:r w:rsidRPr="008B7F6F">
        <w:tab/>
        <w:t>atan (x</w:t>
      </w:r>
      <w:bookmarkEnd w:id="13785"/>
      <w:bookmarkEnd w:id="13786"/>
      <w:bookmarkEnd w:id="13787"/>
      <w:r w:rsidRPr="008B7F6F">
        <w:t>)</w:t>
      </w:r>
    </w:p>
    <w:p w14:paraId="2842F8FE" w14:textId="77777777"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2C570350" w14:textId="77777777"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2126E224" w14:textId="77777777"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6BBE3CE4"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C32F16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4964294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13788" w:name="_Toc382291679"/>
      <w:bookmarkStart w:id="13789" w:name="_Toc385672375"/>
      <w:bookmarkStart w:id="13790" w:name="_Toc393690491"/>
    </w:p>
    <w:p w14:paraId="2290646F" w14:textId="77777777" w:rsidR="004C02EF" w:rsidRPr="008B7F6F" w:rsidRDefault="004C02EF" w:rsidP="004C02EF">
      <w:pPr>
        <w:pStyle w:val="40"/>
        <w:numPr>
          <w:ilvl w:val="0"/>
          <w:numId w:val="0"/>
        </w:numPr>
      </w:pPr>
      <w:r w:rsidRPr="008B7F6F">
        <w:t>15.8.2.5</w:t>
      </w:r>
      <w:r w:rsidRPr="008B7F6F">
        <w:tab/>
        <w:t>atan2 (y, x</w:t>
      </w:r>
      <w:bookmarkEnd w:id="13788"/>
      <w:bookmarkEnd w:id="13789"/>
      <w:bookmarkEnd w:id="13790"/>
      <w:r w:rsidRPr="008B7F6F">
        <w:t>)</w:t>
      </w:r>
    </w:p>
    <w:p w14:paraId="1869AF6C" w14:textId="77777777"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297B8572"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02BB3DA2"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643833C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5B2882BD"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3C2C64C7" w14:textId="77777777"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0E22F126" w14:textId="77777777"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6D8A03E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62C4076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155E23C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578FB68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3F5A311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0219DCE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353B6CF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43CF452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019CAD5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72B33AC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60E2990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70161B9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1B2CDBC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22F8210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2419060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6F09229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4C81ECB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13791" w:name="_Toc382291680"/>
      <w:bookmarkStart w:id="13792" w:name="_Toc385672376"/>
      <w:bookmarkStart w:id="13793" w:name="_Toc393690492"/>
    </w:p>
    <w:p w14:paraId="2F627F0C" w14:textId="77777777" w:rsidR="004C02EF" w:rsidRPr="004D1BD1" w:rsidRDefault="004C02EF" w:rsidP="004C02EF">
      <w:pPr>
        <w:pStyle w:val="40"/>
        <w:numPr>
          <w:ilvl w:val="0"/>
          <w:numId w:val="0"/>
        </w:numPr>
      </w:pPr>
      <w:r w:rsidRPr="004D1BD1">
        <w:t>15.8.2.6</w:t>
      </w:r>
      <w:r w:rsidRPr="004D1BD1">
        <w:tab/>
        <w:t>ceil (x</w:t>
      </w:r>
      <w:bookmarkEnd w:id="13791"/>
      <w:bookmarkEnd w:id="13792"/>
      <w:bookmarkEnd w:id="13793"/>
      <w:r w:rsidRPr="004D1BD1">
        <w:t>)</w:t>
      </w:r>
    </w:p>
    <w:p w14:paraId="70B0B80A" w14:textId="77777777"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469138D1" w14:textId="77777777"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4C3D7408" w14:textId="77777777"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6C992308"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9E1D8B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84423E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6922F218"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7CAE6924" w14:textId="77777777"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13794" w:name="_Toc382291681"/>
      <w:bookmarkStart w:id="13795" w:name="_Toc385672377"/>
      <w:bookmarkStart w:id="13796" w:name="_Toc393690493"/>
    </w:p>
    <w:p w14:paraId="4A0495E5" w14:textId="77777777" w:rsidR="004C02EF" w:rsidRPr="00546435" w:rsidRDefault="004C02EF" w:rsidP="004C02EF">
      <w:pPr>
        <w:pStyle w:val="40"/>
        <w:numPr>
          <w:ilvl w:val="0"/>
          <w:numId w:val="0"/>
        </w:numPr>
      </w:pPr>
      <w:r w:rsidRPr="00546435">
        <w:t>15.8.2.7</w:t>
      </w:r>
      <w:r w:rsidRPr="00546435">
        <w:tab/>
        <w:t>cos (x</w:t>
      </w:r>
      <w:bookmarkEnd w:id="13794"/>
      <w:bookmarkEnd w:id="13795"/>
      <w:bookmarkEnd w:id="13796"/>
      <w:r w:rsidRPr="00546435">
        <w:t>)</w:t>
      </w:r>
    </w:p>
    <w:p w14:paraId="2CF749EF" w14:textId="77777777"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25DC2433"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09659238"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18A73215"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61390AE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6463E70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13797" w:name="_Toc382291682"/>
      <w:bookmarkStart w:id="13798" w:name="_Toc385672378"/>
      <w:bookmarkStart w:id="13799" w:name="_Toc393690494"/>
    </w:p>
    <w:p w14:paraId="67A2F0B3" w14:textId="77777777" w:rsidR="004C02EF" w:rsidRPr="006B6D0A" w:rsidRDefault="004C02EF" w:rsidP="004C02EF">
      <w:pPr>
        <w:pStyle w:val="40"/>
        <w:numPr>
          <w:ilvl w:val="0"/>
          <w:numId w:val="0"/>
        </w:numPr>
      </w:pPr>
      <w:r w:rsidRPr="008B7F6F">
        <w:t>15.</w:t>
      </w:r>
      <w:r w:rsidRPr="006B6D0A">
        <w:t>8.2.8</w:t>
      </w:r>
      <w:r w:rsidRPr="006B6D0A">
        <w:tab/>
        <w:t>exp (x</w:t>
      </w:r>
      <w:bookmarkEnd w:id="13797"/>
      <w:bookmarkEnd w:id="13798"/>
      <w:bookmarkEnd w:id="13799"/>
      <w:r w:rsidRPr="006B6D0A">
        <w:t>)</w:t>
      </w:r>
    </w:p>
    <w:p w14:paraId="70F8F836" w14:textId="77777777"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1A57331E"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1E50D759"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1E6235D2" w14:textId="77777777"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38B76D84"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FF12B9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13800" w:name="_Toc382291683"/>
      <w:bookmarkStart w:id="13801" w:name="_Toc385672379"/>
      <w:bookmarkStart w:id="13802" w:name="_Toc393690495"/>
    </w:p>
    <w:p w14:paraId="1221C9AD" w14:textId="77777777" w:rsidR="004C02EF" w:rsidRPr="008B7F6F" w:rsidRDefault="004C02EF" w:rsidP="004C02EF">
      <w:pPr>
        <w:pStyle w:val="40"/>
        <w:numPr>
          <w:ilvl w:val="0"/>
          <w:numId w:val="0"/>
        </w:numPr>
      </w:pPr>
      <w:r w:rsidRPr="008B7F6F">
        <w:t>15.8.2.9</w:t>
      </w:r>
      <w:r w:rsidRPr="008B7F6F">
        <w:tab/>
        <w:t>floor (x</w:t>
      </w:r>
      <w:bookmarkEnd w:id="13800"/>
      <w:bookmarkEnd w:id="13801"/>
      <w:bookmarkEnd w:id="13802"/>
      <w:r w:rsidRPr="008B7F6F">
        <w:t>)</w:t>
      </w:r>
    </w:p>
    <w:p w14:paraId="35429D88" w14:textId="77777777"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57A24046"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06889D6B"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20BB922"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6CA2E1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556C89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D598D4A"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13803" w:name="_Toc382291684"/>
    </w:p>
    <w:p w14:paraId="3F8E1A36" w14:textId="77777777"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13804" w:name="_Toc385672380"/>
      <w:bookmarkStart w:id="13805" w:name="_Toc393690496"/>
    </w:p>
    <w:p w14:paraId="49906AA6" w14:textId="77777777" w:rsidR="004C02EF" w:rsidRPr="00B820AB" w:rsidRDefault="004C02EF" w:rsidP="004C02EF">
      <w:pPr>
        <w:pStyle w:val="40"/>
        <w:numPr>
          <w:ilvl w:val="0"/>
          <w:numId w:val="0"/>
        </w:numPr>
      </w:pPr>
      <w:r w:rsidRPr="00B820AB">
        <w:t>15.8.2.10</w:t>
      </w:r>
      <w:r w:rsidRPr="00B820AB">
        <w:tab/>
        <w:t>log (x</w:t>
      </w:r>
      <w:bookmarkEnd w:id="13803"/>
      <w:bookmarkEnd w:id="13804"/>
      <w:bookmarkEnd w:id="13805"/>
      <w:r w:rsidRPr="00B820AB">
        <w:t>)</w:t>
      </w:r>
    </w:p>
    <w:p w14:paraId="445844C3"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14:paraId="0952BA3F"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45BFA85A"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64AA57A4"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5F10B56"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3B4CDD80"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13806" w:name="_Toc382291685"/>
      <w:bookmarkStart w:id="13807" w:name="_Toc385672381"/>
      <w:bookmarkStart w:id="13808" w:name="_Toc393690497"/>
    </w:p>
    <w:p w14:paraId="0EDA49B3" w14:textId="77777777" w:rsidR="004C02EF" w:rsidRPr="008B7F6F" w:rsidRDefault="004C02EF" w:rsidP="004C02EF">
      <w:pPr>
        <w:pStyle w:val="40"/>
        <w:numPr>
          <w:ilvl w:val="0"/>
          <w:numId w:val="0"/>
        </w:numPr>
      </w:pPr>
      <w:bookmarkStart w:id="13809" w:name="_Ref440446996"/>
      <w:r w:rsidRPr="008B7F6F">
        <w:t>15.8.2.11</w:t>
      </w:r>
      <w:r w:rsidRPr="008B7F6F">
        <w:tab/>
        <w:t>max (</w:t>
      </w:r>
      <w:bookmarkEnd w:id="13806"/>
      <w:bookmarkEnd w:id="13807"/>
      <w:bookmarkEnd w:id="13808"/>
      <w:r w:rsidRPr="008B7F6F">
        <w:t xml:space="preserve"> [ value1 [ , value2 [ , … ] ] ] )</w:t>
      </w:r>
      <w:bookmarkEnd w:id="13809"/>
    </w:p>
    <w:p w14:paraId="674A1577" w14:textId="77777777" w:rsidR="004C02EF" w:rsidRPr="006B6D0A" w:rsidRDefault="004C02EF" w:rsidP="004C02EF">
      <w:bookmarkStart w:id="13810" w:name="_Toc382291686"/>
      <w:bookmarkStart w:id="13811" w:name="_Toc385672382"/>
      <w:bookmarkStart w:id="13812" w:name="_Toc393690498"/>
      <w:r w:rsidRPr="006B6D0A">
        <w:t>Given zero or more arguments, calls ToNumber on each of the arguments and returns the largest of the resulting values.</w:t>
      </w:r>
    </w:p>
    <w:p w14:paraId="20267456"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E49D59D"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7194E816"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ins w:id="13813" w:author="Rev 4 Allen Wirfs-Brock" w:date="2011-10-15T12:30:00Z">
        <w:r w:rsidR="00AA0621" w:rsidRPr="006B6D0A">
          <w:rPr>
            <w:rFonts w:ascii="Times New Roman" w:hAnsi="Times New Roman"/>
          </w:rPr>
          <w:t>using the Abstract Rela</w:t>
        </w:r>
      </w:ins>
      <w:ins w:id="13814" w:author="Rev 4 Allen Wirfs-Brock" w:date="2011-10-15T12:32:00Z">
        <w:r w:rsidR="007813BC" w:rsidRPr="00E65A34">
          <w:rPr>
            <w:rFonts w:ascii="Times New Roman" w:hAnsi="Times New Roman"/>
          </w:rPr>
          <w:t>t</w:t>
        </w:r>
      </w:ins>
      <w:ins w:id="13815" w:author="Rev 4 Allen Wirfs-Brock" w:date="2011-10-15T12:30:00Z">
        <w:r w:rsidR="00AA0621" w:rsidRPr="00546435">
          <w:rPr>
            <w:rFonts w:ascii="Times New Roman" w:hAnsi="Times New Roman"/>
          </w:rPr>
          <w:t>ion</w:t>
        </w:r>
      </w:ins>
      <w:ins w:id="13816" w:author="Rev 4 Allen Wirfs-Brock" w:date="2011-10-15T12:32:00Z">
        <w:r w:rsidR="007813BC" w:rsidRPr="00A67AF2">
          <w:rPr>
            <w:rFonts w:ascii="Times New Roman" w:hAnsi="Times New Roman"/>
          </w:rPr>
          <w:t>al</w:t>
        </w:r>
      </w:ins>
      <w:ins w:id="13817" w:author="Rev 4 Allen Wirfs-Brock" w:date="2011-10-15T12:30:00Z">
        <w:r w:rsidR="00AA0621" w:rsidRPr="00A67AF2">
          <w:rPr>
            <w:rFonts w:ascii="Times New Roman" w:hAnsi="Times New Roman"/>
          </w:rPr>
          <w:t xml:space="preserve"> Comparision Alogrithm </w:t>
        </w:r>
      </w:ins>
      <w:del w:id="13818" w:author="Rev 4 Allen Wirfs-Brock" w:date="2011-10-15T12:31:00Z">
        <w:r w:rsidRPr="00A67AF2" w:rsidDel="00AA0621">
          <w:rPr>
            <w:rFonts w:ascii="Times New Roman" w:hAnsi="Times New Roman"/>
          </w:rPr>
          <w:delText>as in</w:delText>
        </w:r>
      </w:del>
      <w:ins w:id="13819" w:author="Rev 4 Allen Wirfs-Brock" w:date="2011-10-15T12:31:00Z">
        <w:r w:rsidR="00AA0621" w:rsidRPr="00B820AB">
          <w:rPr>
            <w:rFonts w:ascii="Times New Roman" w:hAnsi="Times New Roman"/>
          </w:rPr>
          <w:t>(</w:t>
        </w:r>
      </w:ins>
      <w:r w:rsidRPr="00675B74">
        <w:rPr>
          <w:rFonts w:ascii="Times New Roman" w:hAnsi="Times New Roman"/>
        </w:rPr>
        <w:t xml:space="preserve"> 11.8.</w:t>
      </w:r>
      <w:del w:id="13820" w:author="Rev 4 Allen Wirfs-Brock" w:date="2011-10-15T12:31:00Z">
        <w:r w:rsidRPr="00E77497" w:rsidDel="00AA0621">
          <w:rPr>
            <w:rFonts w:ascii="Times New Roman" w:hAnsi="Times New Roman"/>
          </w:rPr>
          <w:delText xml:space="preserve">5 </w:delText>
        </w:r>
      </w:del>
      <w:ins w:id="13821" w:author="Rev 4 Allen Wirfs-Brock" w:date="2011-10-15T12:31:00Z">
        <w:r w:rsidR="00AA0621" w:rsidRPr="00E77497">
          <w:rPr>
            <w:rFonts w:ascii="Times New Roman" w:hAnsi="Times New Roman"/>
          </w:rPr>
          <w:t xml:space="preserve">1) </w:t>
        </w:r>
      </w:ins>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78987E2A" w14:textId="77777777" w:rsidR="004C02EF" w:rsidRPr="00A67AF2" w:rsidRDefault="004C02EF" w:rsidP="004C02EF">
      <w:bookmarkStart w:id="13822"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0D2CF9F0" w14:textId="77777777" w:rsidR="004C02EF" w:rsidRPr="00A67AF2" w:rsidRDefault="004C02EF" w:rsidP="004C02EF">
      <w:pPr>
        <w:pStyle w:val="40"/>
        <w:numPr>
          <w:ilvl w:val="0"/>
          <w:numId w:val="0"/>
        </w:numPr>
      </w:pPr>
      <w:r w:rsidRPr="00A67AF2">
        <w:t>15.8.2.12</w:t>
      </w:r>
      <w:r w:rsidRPr="00A67AF2">
        <w:tab/>
        <w:t>min (</w:t>
      </w:r>
      <w:bookmarkEnd w:id="13810"/>
      <w:bookmarkEnd w:id="13811"/>
      <w:bookmarkEnd w:id="13812"/>
      <w:r w:rsidRPr="00A67AF2">
        <w:t xml:space="preserve"> [ value1 [ , value2 [ , … ] ] ] )</w:t>
      </w:r>
      <w:bookmarkEnd w:id="13822"/>
    </w:p>
    <w:p w14:paraId="117D163A" w14:textId="77777777" w:rsidR="004C02EF" w:rsidRPr="00A67AF2" w:rsidRDefault="004C02EF" w:rsidP="004C02EF">
      <w:bookmarkStart w:id="13823" w:name="_Toc382291687"/>
      <w:bookmarkStart w:id="13824" w:name="_Toc385672383"/>
      <w:bookmarkStart w:id="13825" w:name="_Toc393690499"/>
      <w:r w:rsidRPr="00A67AF2">
        <w:t>Given zero or more arguments, calls ToNumber on each of the arguments and returns the smallest of the resulting values.</w:t>
      </w:r>
    </w:p>
    <w:p w14:paraId="06CA5EBB"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1CA0CD21"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5FEA305F"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w:t>
      </w:r>
      <w:ins w:id="13826" w:author="Rev 4 Allen Wirfs-Brock" w:date="2011-10-15T12:32:00Z">
        <w:r w:rsidR="007813BC" w:rsidRPr="006B6D0A">
          <w:rPr>
            <w:rFonts w:ascii="Times New Roman" w:hAnsi="Times New Roman"/>
          </w:rPr>
          <w:t xml:space="preserve">using the Abstract Relational Comparision Alogrithm </w:t>
        </w:r>
      </w:ins>
      <w:del w:id="13827" w:author="Rev 4 Allen Wirfs-Brock" w:date="2011-10-15T12:32:00Z">
        <w:r w:rsidRPr="00E65A34" w:rsidDel="007813BC">
          <w:rPr>
            <w:rFonts w:ascii="Times New Roman" w:hAnsi="Times New Roman"/>
          </w:rPr>
          <w:delText>as in</w:delText>
        </w:r>
      </w:del>
      <w:ins w:id="13828" w:author="Rev 4 Allen Wirfs-Brock" w:date="2011-10-15T12:32:00Z">
        <w:r w:rsidR="007813BC" w:rsidRPr="00546435">
          <w:rPr>
            <w:rFonts w:ascii="Times New Roman" w:hAnsi="Times New Roman"/>
          </w:rPr>
          <w:t>(</w:t>
        </w:r>
      </w:ins>
      <w:r w:rsidRPr="00A67AF2">
        <w:rPr>
          <w:rFonts w:ascii="Times New Roman" w:hAnsi="Times New Roman"/>
        </w:rPr>
        <w:t>11.8.</w:t>
      </w:r>
      <w:del w:id="13829" w:author="Rev 4 Allen Wirfs-Brock" w:date="2011-10-15T12:33:00Z">
        <w:r w:rsidRPr="00A67AF2" w:rsidDel="007813BC">
          <w:rPr>
            <w:rFonts w:ascii="Times New Roman" w:hAnsi="Times New Roman"/>
          </w:rPr>
          <w:delText xml:space="preserve">5 </w:delText>
        </w:r>
      </w:del>
      <w:ins w:id="13830" w:author="Rev 4 Allen Wirfs-Brock" w:date="2011-10-15T12:33:00Z">
        <w:r w:rsidR="007813BC" w:rsidRPr="00A67AF2">
          <w:rPr>
            <w:rFonts w:ascii="Times New Roman" w:hAnsi="Times New Roman"/>
          </w:rPr>
          <w:t xml:space="preserve">1) </w:t>
        </w:r>
      </w:ins>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364E8DFF" w14:textId="77777777"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7EAA2F2C" w14:textId="77777777" w:rsidR="004C02EF" w:rsidRPr="00A67AF2" w:rsidRDefault="004C02EF" w:rsidP="004C02EF">
      <w:pPr>
        <w:pStyle w:val="40"/>
        <w:numPr>
          <w:ilvl w:val="0"/>
          <w:numId w:val="0"/>
        </w:numPr>
      </w:pPr>
      <w:r w:rsidRPr="00A67AF2">
        <w:t>15.8.2.13</w:t>
      </w:r>
      <w:r w:rsidRPr="00A67AF2">
        <w:tab/>
        <w:t>pow (x, y</w:t>
      </w:r>
      <w:bookmarkEnd w:id="13823"/>
      <w:bookmarkEnd w:id="13824"/>
      <w:bookmarkEnd w:id="13825"/>
      <w:r w:rsidRPr="00A67AF2">
        <w:t>)</w:t>
      </w:r>
    </w:p>
    <w:p w14:paraId="61E0AC62" w14:textId="77777777"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0342201E"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1AD6E3AF"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40E980AD" w14:textId="77777777"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58FA3DFE" w14:textId="77777777"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13292E9D"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DEE01B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1EC5C58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24373D9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764254C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69BBDD8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672DEED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6830786F"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26891B5C"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4EB548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0316195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01D783F7"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43EE4E49"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283E0FCC"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6FF0C9A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037586AF"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4EBC87DE"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31B5348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0FABFF13" w14:textId="77777777"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13831" w:name="_Toc382291688"/>
      <w:bookmarkStart w:id="13832" w:name="_Toc385672384"/>
      <w:bookmarkStart w:id="13833" w:name="_Toc393690500"/>
    </w:p>
    <w:p w14:paraId="546536F2" w14:textId="77777777" w:rsidR="004C02EF" w:rsidRPr="00B820AB" w:rsidRDefault="004C02EF" w:rsidP="004C02EF">
      <w:pPr>
        <w:pStyle w:val="40"/>
        <w:numPr>
          <w:ilvl w:val="0"/>
          <w:numId w:val="0"/>
        </w:numPr>
      </w:pPr>
      <w:r w:rsidRPr="00A67AF2">
        <w:t>15.8.2.1</w:t>
      </w:r>
      <w:r w:rsidRPr="00B820AB">
        <w:t>4</w:t>
      </w:r>
      <w:r w:rsidRPr="00B820AB">
        <w:tab/>
        <w:t>random</w:t>
      </w:r>
      <w:bookmarkEnd w:id="13831"/>
      <w:bookmarkEnd w:id="13832"/>
      <w:bookmarkEnd w:id="13833"/>
      <w:r w:rsidRPr="00B820AB">
        <w:t xml:space="preserve"> ( )</w:t>
      </w:r>
    </w:p>
    <w:p w14:paraId="49F9C0D9" w14:textId="77777777"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13834" w:name="_Toc382291689"/>
      <w:bookmarkStart w:id="13835" w:name="_Toc385672385"/>
      <w:bookmarkStart w:id="13836" w:name="_Toc393690501"/>
    </w:p>
    <w:p w14:paraId="0D6823FF" w14:textId="77777777" w:rsidR="004C02EF" w:rsidRPr="00E77497" w:rsidRDefault="004C02EF" w:rsidP="004C02EF">
      <w:pPr>
        <w:pStyle w:val="40"/>
        <w:numPr>
          <w:ilvl w:val="0"/>
          <w:numId w:val="0"/>
        </w:numPr>
      </w:pPr>
      <w:r w:rsidRPr="00E77497">
        <w:t>15.8.2.15</w:t>
      </w:r>
      <w:r w:rsidRPr="00E77497">
        <w:tab/>
        <w:t>round (x</w:t>
      </w:r>
      <w:bookmarkEnd w:id="13834"/>
      <w:bookmarkEnd w:id="13835"/>
      <w:bookmarkEnd w:id="13836"/>
      <w:r w:rsidRPr="00E77497">
        <w:t>)</w:t>
      </w:r>
    </w:p>
    <w:p w14:paraId="6F3994F9" w14:textId="77777777"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0F14FC29" w14:textId="77777777"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331A735B"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18C84852"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68B389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3607120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84ABB0E"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75F6EA3D"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1C85246B" w14:textId="77777777"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3AD2D2E5" w14:textId="77777777" w:rsidR="004C02EF" w:rsidRPr="00E77497" w:rsidRDefault="004C02EF" w:rsidP="004C02EF">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13837" w:name="_Toc382291690"/>
      <w:bookmarkStart w:id="13838" w:name="_Toc385672386"/>
      <w:bookmarkStart w:id="13839" w:name="_Toc393690502"/>
    </w:p>
    <w:p w14:paraId="44F1739B" w14:textId="77777777" w:rsidR="004C02EF" w:rsidRPr="00E77497" w:rsidRDefault="004C02EF" w:rsidP="004C02EF">
      <w:pPr>
        <w:pStyle w:val="40"/>
        <w:numPr>
          <w:ilvl w:val="0"/>
          <w:numId w:val="0"/>
        </w:numPr>
      </w:pPr>
      <w:r w:rsidRPr="00E77497">
        <w:t>15.8.2.16</w:t>
      </w:r>
      <w:r w:rsidRPr="00E77497">
        <w:tab/>
        <w:t>sin (x</w:t>
      </w:r>
      <w:bookmarkEnd w:id="13837"/>
      <w:bookmarkEnd w:id="13838"/>
      <w:bookmarkEnd w:id="13839"/>
      <w:r w:rsidRPr="00E77497">
        <w:t>)</w:t>
      </w:r>
    </w:p>
    <w:p w14:paraId="7DECE808" w14:textId="77777777"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048E7C3D"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6940D10D"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6A0D5F5"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133D09F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13840" w:name="_Toc382291691"/>
      <w:bookmarkStart w:id="13841" w:name="_Toc385672387"/>
      <w:bookmarkStart w:id="13842" w:name="_Toc393690503"/>
    </w:p>
    <w:p w14:paraId="27B45393" w14:textId="77777777" w:rsidR="004C02EF" w:rsidRPr="008B7F6F" w:rsidRDefault="004C02EF" w:rsidP="004C02EF">
      <w:pPr>
        <w:pStyle w:val="40"/>
        <w:numPr>
          <w:ilvl w:val="0"/>
          <w:numId w:val="0"/>
        </w:numPr>
      </w:pPr>
      <w:r w:rsidRPr="008B7F6F">
        <w:t>15.8.2.17</w:t>
      </w:r>
      <w:r w:rsidRPr="008B7F6F">
        <w:tab/>
        <w:t>sqrt (x</w:t>
      </w:r>
      <w:bookmarkEnd w:id="13840"/>
      <w:bookmarkEnd w:id="13841"/>
      <w:bookmarkEnd w:id="13842"/>
      <w:r w:rsidRPr="008B7F6F">
        <w:t>)</w:t>
      </w:r>
    </w:p>
    <w:p w14:paraId="4BF6F822" w14:textId="77777777"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14:paraId="5C9A0000"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1AFEDD10"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3E737937"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6EFE1AFA"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255DED8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13843" w:name="_Toc382291692"/>
      <w:bookmarkStart w:id="13844" w:name="_Toc385672388"/>
      <w:bookmarkStart w:id="13845" w:name="_Toc393690504"/>
    </w:p>
    <w:p w14:paraId="1F6DD52B" w14:textId="77777777" w:rsidR="004C02EF" w:rsidRPr="008B7F6F" w:rsidRDefault="004C02EF" w:rsidP="004C02EF">
      <w:pPr>
        <w:pStyle w:val="40"/>
        <w:numPr>
          <w:ilvl w:val="0"/>
          <w:numId w:val="0"/>
        </w:numPr>
      </w:pPr>
      <w:r w:rsidRPr="008B7F6F">
        <w:t>15.8.2.18</w:t>
      </w:r>
      <w:r w:rsidRPr="008B7F6F">
        <w:tab/>
        <w:t>tan (x</w:t>
      </w:r>
      <w:bookmarkEnd w:id="13843"/>
      <w:bookmarkEnd w:id="13844"/>
      <w:bookmarkEnd w:id="13845"/>
      <w:r w:rsidRPr="008B7F6F">
        <w:t>)</w:t>
      </w:r>
    </w:p>
    <w:p w14:paraId="5397A1E5" w14:textId="77777777"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7B2AAEC5"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2F7FC0F1"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53199D50"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18B4F60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13846" w:name="_Ref385215411"/>
      <w:bookmarkStart w:id="13847" w:name="_Toc385672389"/>
      <w:bookmarkStart w:id="13848" w:name="_Toc393690505"/>
    </w:p>
    <w:p w14:paraId="714E6C70" w14:textId="77777777" w:rsidR="004C02EF" w:rsidRPr="004D1BD1" w:rsidRDefault="004C02EF" w:rsidP="00B43482">
      <w:pPr>
        <w:pStyle w:val="20"/>
        <w:numPr>
          <w:ilvl w:val="0"/>
          <w:numId w:val="0"/>
        </w:numPr>
      </w:pPr>
      <w:bookmarkStart w:id="13849" w:name="_Ref424532846"/>
      <w:bookmarkStart w:id="13850" w:name="_Toc472818947"/>
      <w:bookmarkStart w:id="13851" w:name="_Toc235503525"/>
      <w:bookmarkStart w:id="13852" w:name="_Toc241509300"/>
      <w:bookmarkStart w:id="13853" w:name="_Toc244416787"/>
      <w:bookmarkStart w:id="13854" w:name="_Toc276631151"/>
      <w:bookmarkStart w:id="13855" w:name="_Toc314500707"/>
      <w:r w:rsidRPr="004D1BD1">
        <w:t>15.9</w:t>
      </w:r>
      <w:r w:rsidRPr="004D1BD1">
        <w:tab/>
        <w:t>Date Object</w:t>
      </w:r>
      <w:bookmarkEnd w:id="13846"/>
      <w:bookmarkEnd w:id="13847"/>
      <w:bookmarkEnd w:id="13848"/>
      <w:r w:rsidRPr="004D1BD1">
        <w:t>s</w:t>
      </w:r>
      <w:bookmarkStart w:id="13856" w:name="_Toc385672390"/>
      <w:bookmarkStart w:id="13857" w:name="_Toc393690506"/>
      <w:bookmarkEnd w:id="13849"/>
      <w:bookmarkEnd w:id="13850"/>
      <w:bookmarkEnd w:id="13851"/>
      <w:bookmarkEnd w:id="13852"/>
      <w:bookmarkEnd w:id="13853"/>
      <w:bookmarkEnd w:id="13854"/>
      <w:bookmarkEnd w:id="13855"/>
    </w:p>
    <w:p w14:paraId="68A2E9FD" w14:textId="77777777" w:rsidR="004C02EF" w:rsidRPr="008B7F6F" w:rsidRDefault="004C02EF" w:rsidP="00B43482">
      <w:pPr>
        <w:pStyle w:val="30"/>
        <w:numPr>
          <w:ilvl w:val="0"/>
          <w:numId w:val="0"/>
        </w:numPr>
      </w:pPr>
      <w:bookmarkStart w:id="13858" w:name="_Toc472818948"/>
      <w:bookmarkStart w:id="13859" w:name="_Toc235503526"/>
      <w:bookmarkStart w:id="13860" w:name="_Toc241509301"/>
      <w:bookmarkStart w:id="13861" w:name="_Toc244416788"/>
      <w:bookmarkStart w:id="13862" w:name="_Toc276631152"/>
      <w:bookmarkStart w:id="13863" w:name="_Toc314500708"/>
      <w:r w:rsidRPr="008B7F6F">
        <w:t>15.9.1</w:t>
      </w:r>
      <w:r w:rsidRPr="008B7F6F">
        <w:tab/>
        <w:t>Overview of Date Object</w:t>
      </w:r>
      <w:bookmarkEnd w:id="13856"/>
      <w:r w:rsidRPr="008B7F6F">
        <w:t>s and Definitions of Abstract Operator</w:t>
      </w:r>
      <w:bookmarkEnd w:id="13857"/>
      <w:r w:rsidRPr="008B7F6F">
        <w:t>s</w:t>
      </w:r>
      <w:bookmarkEnd w:id="13858"/>
      <w:bookmarkEnd w:id="13859"/>
      <w:bookmarkEnd w:id="13860"/>
      <w:bookmarkEnd w:id="13861"/>
      <w:bookmarkEnd w:id="13862"/>
      <w:bookmarkEnd w:id="13863"/>
    </w:p>
    <w:p w14:paraId="4CF77EED" w14:textId="77777777"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13864" w:name="_Toc385672391"/>
      <w:bookmarkStart w:id="13865" w:name="_Toc393690507"/>
    </w:p>
    <w:p w14:paraId="4DCD3924" w14:textId="77777777" w:rsidR="004C02EF" w:rsidRPr="00A67AF2" w:rsidRDefault="004C02EF" w:rsidP="004C02EF">
      <w:pPr>
        <w:pStyle w:val="40"/>
        <w:numPr>
          <w:ilvl w:val="0"/>
          <w:numId w:val="0"/>
        </w:numPr>
      </w:pPr>
      <w:r w:rsidRPr="00A67AF2">
        <w:t>15.9.1.1</w:t>
      </w:r>
      <w:r w:rsidRPr="00A67AF2">
        <w:tab/>
        <w:t>Time Values and Time Rang</w:t>
      </w:r>
      <w:bookmarkEnd w:id="13864"/>
      <w:bookmarkEnd w:id="13865"/>
      <w:r w:rsidRPr="00A67AF2">
        <w:t>e</w:t>
      </w:r>
    </w:p>
    <w:p w14:paraId="5515FB42" w14:textId="77777777"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4755035E" w14:textId="77777777" w:rsidR="004C02EF" w:rsidRPr="00E77497" w:rsidRDefault="004C02EF" w:rsidP="004C02E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13866" w:name="_Toc385672392"/>
    </w:p>
    <w:p w14:paraId="236F18AC" w14:textId="77777777"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78124B0F" w14:textId="77777777"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13867" w:name="_Toc393690508"/>
    </w:p>
    <w:p w14:paraId="70D670B6" w14:textId="77777777" w:rsidR="004C02EF" w:rsidRPr="00E77497" w:rsidRDefault="004C02EF" w:rsidP="004C02EF">
      <w:pPr>
        <w:pStyle w:val="40"/>
        <w:numPr>
          <w:ilvl w:val="0"/>
          <w:numId w:val="0"/>
        </w:numPr>
      </w:pPr>
      <w:r w:rsidRPr="00E77497">
        <w:t>15.9.1.2</w:t>
      </w:r>
      <w:r w:rsidRPr="00E77497">
        <w:tab/>
        <w:t>Day Number and Time within Da</w:t>
      </w:r>
      <w:bookmarkEnd w:id="13866"/>
      <w:bookmarkEnd w:id="13867"/>
      <w:r w:rsidRPr="00E77497">
        <w:t>y</w:t>
      </w:r>
    </w:p>
    <w:p w14:paraId="6DAEF678" w14:textId="77777777" w:rsidR="004C02EF" w:rsidRPr="00E77497" w:rsidRDefault="004C02EF" w:rsidP="004C02EF">
      <w:pPr>
        <w:spacing w:after="120"/>
      </w:pPr>
      <w:r w:rsidRPr="00E77497">
        <w:t xml:space="preserve">A given time value </w:t>
      </w:r>
      <w:r w:rsidRPr="00E77497">
        <w:rPr>
          <w:i/>
        </w:rPr>
        <w:t>t</w:t>
      </w:r>
      <w:r w:rsidRPr="00E77497">
        <w:t xml:space="preserve"> belongs to day number</w:t>
      </w:r>
    </w:p>
    <w:p w14:paraId="6C32394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5DCC30FB" w14:textId="77777777" w:rsidR="004C02EF" w:rsidRPr="00E77497" w:rsidRDefault="004C02EF" w:rsidP="004C02EF">
      <w:pPr>
        <w:spacing w:after="120"/>
      </w:pPr>
      <w:r w:rsidRPr="00E77497">
        <w:t>where the number of milliseconds per day is</w:t>
      </w:r>
    </w:p>
    <w:p w14:paraId="7D80057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335DAE59" w14:textId="77777777" w:rsidR="004C02EF" w:rsidRPr="00E77497" w:rsidRDefault="004C02EF" w:rsidP="004C02EF">
      <w:pPr>
        <w:spacing w:after="120"/>
      </w:pPr>
      <w:r w:rsidRPr="00E77497">
        <w:t>The remainder is called the time within the day:</w:t>
      </w:r>
    </w:p>
    <w:p w14:paraId="2BF64E3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2322A10B" w14:textId="77777777" w:rsidR="004C02EF" w:rsidRPr="00E77497" w:rsidRDefault="004C02EF" w:rsidP="004C02EF">
      <w:pPr>
        <w:pStyle w:val="40"/>
        <w:numPr>
          <w:ilvl w:val="0"/>
          <w:numId w:val="0"/>
        </w:numPr>
      </w:pPr>
      <w:bookmarkStart w:id="13868" w:name="_Toc385672393"/>
      <w:bookmarkStart w:id="13869" w:name="_Toc393690509"/>
      <w:r w:rsidRPr="00E77497">
        <w:t>15.9.1.3</w:t>
      </w:r>
      <w:r w:rsidRPr="00E77497">
        <w:tab/>
        <w:t>Year Numbe</w:t>
      </w:r>
      <w:bookmarkEnd w:id="13868"/>
      <w:bookmarkEnd w:id="13869"/>
      <w:r w:rsidRPr="00E77497">
        <w:t>r</w:t>
      </w:r>
    </w:p>
    <w:p w14:paraId="0288E46A" w14:textId="77777777"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58AF5993" w14:textId="77777777"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(y modulo 100) </w:t>
      </w:r>
      <w:r w:rsidRPr="00E77497">
        <w:sym w:font="Symbol" w:char="F0B9"/>
      </w:r>
      <w:r w:rsidRPr="00E77497">
        <w:t xml:space="preserve"> 0</w:t>
      </w:r>
      <w:r w:rsidRPr="00E77497">
        <w:br/>
        <w:t>= 365  if (</w:t>
      </w:r>
      <w:r w:rsidRPr="00E77497">
        <w:rPr>
          <w:i/>
        </w:rPr>
        <w:t>y</w:t>
      </w:r>
      <w:r w:rsidRPr="00E77497">
        <w:t xml:space="preserve"> modulo 100) = 0 and (y modulo 400) </w:t>
      </w:r>
      <w:r w:rsidRPr="00E77497">
        <w:sym w:font="Symbol" w:char="F0B9"/>
      </w:r>
      <w:r w:rsidRPr="00E77497">
        <w:t xml:space="preserve"> 0</w:t>
      </w:r>
      <w:r w:rsidRPr="00E77497">
        <w:br/>
        <w:t>= 366  if (</w:t>
      </w:r>
      <w:r w:rsidRPr="00E77497">
        <w:rPr>
          <w:i/>
        </w:rPr>
        <w:t>y</w:t>
      </w:r>
      <w:r w:rsidRPr="00E77497">
        <w:t xml:space="preserve"> modulo 400) = 0</w:t>
      </w:r>
    </w:p>
    <w:p w14:paraId="5A0C368B" w14:textId="77777777"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219550A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78450969" w14:textId="77777777" w:rsidR="004C02EF" w:rsidRPr="00E77497" w:rsidRDefault="004C02EF" w:rsidP="004C02EF">
      <w:pPr>
        <w:spacing w:after="120"/>
      </w:pPr>
      <w:r w:rsidRPr="00E77497">
        <w:t>The time value of the start of a year is:</w:t>
      </w:r>
    </w:p>
    <w:p w14:paraId="0B86F80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53E7151D" w14:textId="77777777" w:rsidR="004C02EF" w:rsidRPr="00E77497" w:rsidRDefault="004C02EF" w:rsidP="004C02EF">
      <w:pPr>
        <w:spacing w:after="120"/>
      </w:pPr>
      <w:r w:rsidRPr="00E77497">
        <w:t>A time value determines a year by:</w:t>
      </w:r>
    </w:p>
    <w:p w14:paraId="6321E62E"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26885B17" w14:textId="77777777" w:rsidR="004C02EF" w:rsidRPr="00E77497" w:rsidRDefault="004C02EF" w:rsidP="004C02EF">
      <w:pPr>
        <w:spacing w:after="120"/>
      </w:pPr>
      <w:r w:rsidRPr="00E77497">
        <w:t>The leap-year function is 1 for a time within a leap year and otherwise is zero:</w:t>
      </w:r>
    </w:p>
    <w:p w14:paraId="581B35CE" w14:textId="77777777"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26EBFF5F" w14:textId="77777777" w:rsidR="004C02EF" w:rsidRPr="00E77497" w:rsidRDefault="004C02EF" w:rsidP="004C02EF">
      <w:pPr>
        <w:pStyle w:val="40"/>
        <w:numPr>
          <w:ilvl w:val="0"/>
          <w:numId w:val="0"/>
        </w:numPr>
      </w:pPr>
      <w:bookmarkStart w:id="13870" w:name="_Toc385672394"/>
      <w:bookmarkStart w:id="13871" w:name="_Toc393690510"/>
      <w:r w:rsidRPr="00E77497">
        <w:t>15.9.1.4</w:t>
      </w:r>
      <w:r w:rsidRPr="00E77497">
        <w:tab/>
        <w:t>Month Numbe</w:t>
      </w:r>
      <w:bookmarkEnd w:id="13870"/>
      <w:bookmarkEnd w:id="13871"/>
      <w:r w:rsidRPr="00E77497">
        <w:t>r</w:t>
      </w:r>
    </w:p>
    <w:p w14:paraId="46B0A9B1" w14:textId="77777777"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026ABE66" w14:textId="77777777"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54171363" w14:textId="77777777" w:rsidR="004C02EF" w:rsidRPr="00E77497" w:rsidRDefault="004C02EF" w:rsidP="004C02EF">
      <w:pPr>
        <w:spacing w:after="60"/>
      </w:pPr>
      <w:r w:rsidRPr="00E77497">
        <w:t>where</w:t>
      </w:r>
    </w:p>
    <w:p w14:paraId="144FAFF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501F1A0E" w14:textId="77777777" w:rsidR="004C02EF" w:rsidRPr="00E77497" w:rsidRDefault="004C02EF" w:rsidP="004C02EF">
      <w:bookmarkStart w:id="13872"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54377E2D" w14:textId="77777777" w:rsidR="004C02EF" w:rsidRPr="00E77497" w:rsidRDefault="004C02EF" w:rsidP="004C02EF">
      <w:pPr>
        <w:pStyle w:val="40"/>
        <w:numPr>
          <w:ilvl w:val="0"/>
          <w:numId w:val="0"/>
        </w:numPr>
      </w:pPr>
      <w:bookmarkStart w:id="13873" w:name="_Toc393690511"/>
      <w:r w:rsidRPr="00E77497">
        <w:t>15.9.1.5</w:t>
      </w:r>
      <w:r w:rsidRPr="00E77497">
        <w:tab/>
        <w:t>Date Numbe</w:t>
      </w:r>
      <w:bookmarkEnd w:id="13872"/>
      <w:bookmarkEnd w:id="13873"/>
      <w:r w:rsidRPr="00E77497">
        <w:t>r</w:t>
      </w:r>
    </w:p>
    <w:p w14:paraId="6FF05E2F" w14:textId="77777777"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735A291B" w14:textId="77777777"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64E7F0B6" w14:textId="77777777" w:rsidR="004C02EF" w:rsidRPr="00E77497" w:rsidRDefault="004C02EF" w:rsidP="004C02EF">
      <w:pPr>
        <w:pStyle w:val="40"/>
        <w:numPr>
          <w:ilvl w:val="0"/>
          <w:numId w:val="0"/>
        </w:numPr>
      </w:pPr>
      <w:bookmarkStart w:id="13874" w:name="_Toc385672396"/>
      <w:bookmarkStart w:id="13875" w:name="_Toc393690512"/>
      <w:r w:rsidRPr="00E77497">
        <w:t>15.9.1.6</w:t>
      </w:r>
      <w:r w:rsidRPr="00E77497">
        <w:tab/>
        <w:t>Week Da</w:t>
      </w:r>
      <w:bookmarkEnd w:id="13874"/>
      <w:bookmarkEnd w:id="13875"/>
      <w:r w:rsidRPr="00E77497">
        <w:t>y</w:t>
      </w:r>
    </w:p>
    <w:p w14:paraId="310A525B" w14:textId="77777777"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74063789"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2D8D71BD" w14:textId="77777777"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13876" w:name="_Toc385672397"/>
      <w:bookmarkStart w:id="13877" w:name="_Toc393690513"/>
    </w:p>
    <w:p w14:paraId="265139F3" w14:textId="77777777" w:rsidR="004C02EF" w:rsidRPr="00E77497" w:rsidRDefault="004C02EF" w:rsidP="004C02EF">
      <w:pPr>
        <w:pStyle w:val="40"/>
        <w:numPr>
          <w:ilvl w:val="0"/>
          <w:numId w:val="0"/>
        </w:numPr>
      </w:pPr>
      <w:r w:rsidRPr="00E77497">
        <w:t>15.9.1.7</w:t>
      </w:r>
      <w:r w:rsidRPr="00E77497">
        <w:tab/>
        <w:t>Local Time Zone Adjustmen</w:t>
      </w:r>
      <w:bookmarkEnd w:id="13876"/>
      <w:bookmarkEnd w:id="13877"/>
      <w:r w:rsidRPr="00E77497">
        <w:t>t</w:t>
      </w:r>
    </w:p>
    <w:p w14:paraId="1528F466" w14:textId="77777777"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The value LocalTZA does not vary with time but depends only on the geographic location.</w:t>
      </w:r>
      <w:bookmarkStart w:id="13878" w:name="_Toc385672398"/>
      <w:bookmarkStart w:id="13879" w:name="_Toc393690514"/>
    </w:p>
    <w:p w14:paraId="5F34ADB7" w14:textId="77777777" w:rsidR="004C02EF" w:rsidRPr="00E77497" w:rsidRDefault="004C02EF" w:rsidP="004C02EF">
      <w:pPr>
        <w:pStyle w:val="40"/>
        <w:numPr>
          <w:ilvl w:val="0"/>
          <w:numId w:val="0"/>
        </w:numPr>
      </w:pPr>
      <w:r w:rsidRPr="00E77497">
        <w:t>15.9.1.8</w:t>
      </w:r>
      <w:r w:rsidRPr="00E77497">
        <w:tab/>
        <w:t>Daylight Saving Time Adjustmen</w:t>
      </w:r>
      <w:bookmarkEnd w:id="13878"/>
      <w:bookmarkEnd w:id="13879"/>
      <w:r w:rsidRPr="00E77497">
        <w:t>t</w:t>
      </w:r>
    </w:p>
    <w:p w14:paraId="02F93C52" w14:textId="77777777" w:rsidR="004C02EF" w:rsidRPr="00E77497" w:rsidRDefault="004C02EF" w:rsidP="004C02EF">
      <w:r w:rsidRPr="00E77497">
        <w:t>An implementation of ECMAScript is expected to determine the daylight saving time algorithm. The algorithm to determine the daylight saving time adjustment DaylightSavingTA(</w:t>
      </w:r>
      <w:r w:rsidRPr="00E77497">
        <w:rPr>
          <w:i/>
        </w:rPr>
        <w:t>t</w:t>
      </w:r>
      <w:r w:rsidRPr="00E77497">
        <w:t>), measured in milliseconds, must depend only on four things:</w:t>
      </w:r>
    </w:p>
    <w:p w14:paraId="2E8BCC6A" w14:textId="77777777" w:rsidR="004C02EF" w:rsidRPr="00E77497" w:rsidRDefault="004C02EF" w:rsidP="004C02EF">
      <w:pPr>
        <w:spacing w:after="120"/>
      </w:pPr>
      <w:r w:rsidRPr="00E77497">
        <w:t>(1) the time since the beginning of the year</w:t>
      </w:r>
    </w:p>
    <w:p w14:paraId="442DC1F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rPr>
          <w:i/>
        </w:rPr>
        <w:t>t</w:t>
      </w:r>
      <w:r w:rsidRPr="00E77497">
        <w:t xml:space="preserve"> – TimeFromYear(YearFromTime(</w:t>
      </w:r>
      <w:r w:rsidRPr="00E77497">
        <w:rPr>
          <w:i/>
        </w:rPr>
        <w:t>t</w:t>
      </w:r>
      <w:r w:rsidRPr="00E77497">
        <w:t>))</w:t>
      </w:r>
    </w:p>
    <w:p w14:paraId="2A763DAD" w14:textId="77777777" w:rsidR="004C02EF" w:rsidRPr="00E77497" w:rsidRDefault="004C02EF" w:rsidP="004C02EF">
      <w:pPr>
        <w:spacing w:after="120"/>
      </w:pPr>
      <w:r w:rsidRPr="00E77497">
        <w:t xml:space="preserve">(2) whether </w:t>
      </w:r>
      <w:r w:rsidRPr="00E77497">
        <w:rPr>
          <w:rFonts w:ascii="Times New Roman" w:hAnsi="Times New Roman"/>
          <w:i/>
        </w:rPr>
        <w:t>t</w:t>
      </w:r>
      <w:r w:rsidRPr="00E77497">
        <w:t xml:space="preserve"> is in a leap year</w:t>
      </w:r>
    </w:p>
    <w:p w14:paraId="1528EAB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rPr>
          <w:rFonts w:ascii="Arial" w:hAnsi="Arial"/>
        </w:rPr>
      </w:pPr>
      <w:r w:rsidRPr="00E77497">
        <w:t>InLeapYear</w:t>
      </w:r>
      <w:r w:rsidRPr="00E77497">
        <w:rPr>
          <w:rFonts w:ascii="Arial" w:hAnsi="Arial"/>
        </w:rPr>
        <w:t>(</w:t>
      </w:r>
      <w:r w:rsidRPr="00E77497">
        <w:rPr>
          <w:rFonts w:ascii="Arial" w:hAnsi="Arial"/>
          <w:i/>
        </w:rPr>
        <w:t>t</w:t>
      </w:r>
      <w:r w:rsidRPr="00E77497">
        <w:rPr>
          <w:rFonts w:ascii="Arial" w:hAnsi="Arial"/>
        </w:rPr>
        <w:t>)</w:t>
      </w:r>
    </w:p>
    <w:p w14:paraId="5DC24D25" w14:textId="77777777" w:rsidR="004C02EF" w:rsidRPr="00E77497" w:rsidRDefault="004C02EF" w:rsidP="004C02EF">
      <w:pPr>
        <w:spacing w:after="120"/>
      </w:pPr>
      <w:r w:rsidRPr="00E77497">
        <w:t>(3) the week day of the beginning of the year</w:t>
      </w:r>
    </w:p>
    <w:p w14:paraId="02166148"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WeekDay(TimeFromYear(YearFromTime(</w:t>
      </w:r>
      <w:r w:rsidRPr="00E77497">
        <w:rPr>
          <w:i/>
        </w:rPr>
        <w:t>t</w:t>
      </w:r>
      <w:r w:rsidRPr="00E77497">
        <w:t>)))</w:t>
      </w:r>
    </w:p>
    <w:p w14:paraId="2F9EBCA8" w14:textId="77777777" w:rsidR="004C02EF" w:rsidRPr="00E77497" w:rsidRDefault="004C02EF" w:rsidP="004C02EF">
      <w:r w:rsidRPr="00E77497">
        <w:t>and (4) the geographic location.</w:t>
      </w:r>
    </w:p>
    <w:p w14:paraId="77B84708" w14:textId="77777777" w:rsidR="004C02EF" w:rsidRPr="00E77497" w:rsidRDefault="004C02EF" w:rsidP="004C02EF">
      <w:r w:rsidRPr="00E77497">
        <w: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t>
      </w:r>
    </w:p>
    <w:p w14:paraId="7389F21E" w14:textId="77777777" w:rsidR="004C02EF" w:rsidRPr="00E77497" w:rsidRDefault="004C02EF" w:rsidP="004C02EF">
      <w:r w:rsidRPr="00E77497">
        <w: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t>
      </w:r>
      <w:bookmarkStart w:id="13880" w:name="_Toc385672399"/>
      <w:bookmarkStart w:id="13881" w:name="_Toc393690515"/>
    </w:p>
    <w:p w14:paraId="0E1A5E9D" w14:textId="77777777" w:rsidR="004C02EF" w:rsidRPr="00E77497" w:rsidRDefault="004C02EF" w:rsidP="004C02EF">
      <w:pPr>
        <w:pStyle w:val="40"/>
        <w:numPr>
          <w:ilvl w:val="0"/>
          <w:numId w:val="0"/>
        </w:numPr>
      </w:pPr>
      <w:r w:rsidRPr="00E77497">
        <w:t>15.9.1.9</w:t>
      </w:r>
      <w:r w:rsidRPr="00E77497">
        <w:tab/>
        <w:t>Local Tim</w:t>
      </w:r>
      <w:bookmarkEnd w:id="13880"/>
      <w:bookmarkEnd w:id="13881"/>
      <w:r w:rsidRPr="00E77497">
        <w:t>e</w:t>
      </w:r>
    </w:p>
    <w:p w14:paraId="24AC6E4D" w14:textId="77777777" w:rsidR="004C02EF" w:rsidRPr="00E77497" w:rsidRDefault="004C02EF" w:rsidP="004C02EF">
      <w:pPr>
        <w:spacing w:after="120"/>
      </w:pPr>
      <w:r w:rsidRPr="00E77497">
        <w:t>Conversion from UTC to local time is defined by</w:t>
      </w:r>
    </w:p>
    <w:p w14:paraId="06103B78"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37C6269D" w14:textId="77777777" w:rsidR="004C02EF" w:rsidRPr="00E77497" w:rsidRDefault="004C02EF" w:rsidP="004C02EF">
      <w:pPr>
        <w:spacing w:after="120"/>
      </w:pPr>
      <w:r w:rsidRPr="00E77497">
        <w:t>Conversion from local time to UTC is defined by</w:t>
      </w:r>
    </w:p>
    <w:p w14:paraId="47C41B78" w14:textId="77777777"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495E9A8B" w14:textId="77777777"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13882" w:name="_Toc385672400"/>
      <w:bookmarkStart w:id="13883" w:name="_Toc393690516"/>
    </w:p>
    <w:p w14:paraId="4D5B9911" w14:textId="77777777" w:rsidR="004C02EF" w:rsidRPr="00A67AF2" w:rsidRDefault="004C02EF" w:rsidP="004C02EF">
      <w:pPr>
        <w:pStyle w:val="40"/>
        <w:numPr>
          <w:ilvl w:val="0"/>
          <w:numId w:val="0"/>
        </w:numPr>
      </w:pPr>
      <w:r w:rsidRPr="00A67AF2">
        <w:t>15.9.1.10</w:t>
      </w:r>
      <w:r w:rsidRPr="00A67AF2">
        <w:tab/>
        <w:t>Hours, Minutes, Second, and Millisecond</w:t>
      </w:r>
      <w:bookmarkEnd w:id="13882"/>
      <w:bookmarkEnd w:id="13883"/>
      <w:r w:rsidRPr="00A67AF2">
        <w:t>s</w:t>
      </w:r>
    </w:p>
    <w:p w14:paraId="4E0C0175" w14:textId="77777777" w:rsidR="004C02EF" w:rsidRPr="00A67AF2" w:rsidRDefault="004C02EF" w:rsidP="004C02EF">
      <w:pPr>
        <w:spacing w:after="120"/>
      </w:pPr>
      <w:r w:rsidRPr="00A67AF2">
        <w:t>The following functions are useful in decomposing time values:</w:t>
      </w:r>
    </w:p>
    <w:p w14:paraId="3DA0CF0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5D32299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6873341D"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26A332B3"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t modulo msPerSecond</w:t>
      </w:r>
    </w:p>
    <w:p w14:paraId="5DDCC1A9" w14:textId="77777777" w:rsidR="004C02EF" w:rsidRPr="00E77497" w:rsidRDefault="004C02EF" w:rsidP="004C02EF">
      <w:pPr>
        <w:spacing w:after="120"/>
      </w:pPr>
      <w:r w:rsidRPr="00E77497">
        <w:t>where</w:t>
      </w:r>
    </w:p>
    <w:p w14:paraId="78FE58EB"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50A6181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0EF834B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630AB64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2CFEC5CA"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44F6989F"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13884" w:name="_Toc385672401"/>
      <w:bookmarkStart w:id="13885" w:name="_Toc393690517"/>
    </w:p>
    <w:p w14:paraId="4349D51E" w14:textId="77777777" w:rsidR="004C02EF" w:rsidRPr="00E77497" w:rsidRDefault="004C02EF" w:rsidP="004C02EF">
      <w:pPr>
        <w:pStyle w:val="40"/>
        <w:numPr>
          <w:ilvl w:val="0"/>
          <w:numId w:val="0"/>
        </w:numPr>
      </w:pPr>
      <w:r w:rsidRPr="00E77497">
        <w:t>15.9.1.11</w:t>
      </w:r>
      <w:r w:rsidRPr="00E77497">
        <w:tab/>
        <w:t>MakeTime (hour, min, sec, ms</w:t>
      </w:r>
      <w:bookmarkEnd w:id="13884"/>
      <w:bookmarkEnd w:id="13885"/>
      <w:r w:rsidRPr="00E77497">
        <w:t>)</w:t>
      </w:r>
    </w:p>
    <w:p w14:paraId="0281B313" w14:textId="77777777" w:rsidR="004C02EF" w:rsidRPr="00E77497" w:rsidRDefault="004C02EF" w:rsidP="004C02EF">
      <w:r w:rsidRPr="00E77497">
        <w:t>The operator MakeTime calculates a number of milliseconds from its four arguments, which must be ECMAScript Number values. This operator functions as follows:</w:t>
      </w:r>
    </w:p>
    <w:p w14:paraId="44BF84D8" w14:textId="77777777"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02581B01" w14:textId="77777777"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14:paraId="0910B941" w14:textId="77777777"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14:paraId="619F9575" w14:textId="77777777"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14:paraId="423585BB" w14:textId="77777777"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14:paraId="1A58387E" w14:textId="77777777"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457C0048" w14:textId="77777777"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13886" w:name="_Toc385672402"/>
      <w:bookmarkStart w:id="13887" w:name="_Toc393690518"/>
    </w:p>
    <w:p w14:paraId="4123A113" w14:textId="77777777" w:rsidR="004C02EF" w:rsidRPr="00E77497" w:rsidRDefault="004C02EF" w:rsidP="004C02EF">
      <w:pPr>
        <w:pStyle w:val="40"/>
        <w:numPr>
          <w:ilvl w:val="0"/>
          <w:numId w:val="0"/>
        </w:numPr>
      </w:pPr>
      <w:r w:rsidRPr="00E77497">
        <w:t>15.9.1.12</w:t>
      </w:r>
      <w:r w:rsidRPr="00E77497">
        <w:tab/>
        <w:t>MakeDay (year, month, date</w:t>
      </w:r>
      <w:bookmarkEnd w:id="13886"/>
      <w:bookmarkEnd w:id="13887"/>
      <w:r w:rsidRPr="00E77497">
        <w:t>)</w:t>
      </w:r>
    </w:p>
    <w:p w14:paraId="0EE7245B" w14:textId="77777777" w:rsidR="004C02EF" w:rsidRPr="00E77497" w:rsidRDefault="004C02EF" w:rsidP="004C02EF">
      <w:r w:rsidRPr="00E77497">
        <w:t>The operator MakeDay calculates a number of days from its three arguments, which must be ECMAScript Number values. This operator functions as follows:</w:t>
      </w:r>
    </w:p>
    <w:p w14:paraId="546A715A" w14:textId="77777777"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128B6FAD" w14:textId="77777777"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14:paraId="0A47FB7F" w14:textId="77777777"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14:paraId="0687DABB" w14:textId="77777777"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14:paraId="24DEF620" w14:textId="77777777"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1894FA53" w14:textId="77777777"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14:paraId="26540DAF" w14:textId="77777777" w:rsidR="004C02EF" w:rsidRPr="00E77497" w:rsidRDefault="004C02EF" w:rsidP="001F482D">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r w:rsidRPr="00E77497">
        <w:rPr>
          <w:rFonts w:ascii="Courier New" w:hAnsi="Courier New"/>
          <w:b/>
        </w:rPr>
        <w:t>==</w:t>
      </w:r>
      <w:r w:rsidRPr="00E77497">
        <w:t xml:space="preserve"> </w:t>
      </w:r>
      <w:r w:rsidRPr="00E77497">
        <w:rPr>
          <w:i/>
        </w:rPr>
        <w:t>ym</w:t>
      </w:r>
      <w:r w:rsidRPr="00E77497">
        <w:t xml:space="preserve"> and MonthFromTime(</w:t>
      </w:r>
      <w:r w:rsidRPr="00E77497">
        <w:rPr>
          <w:i/>
        </w:rPr>
        <w:t>t</w:t>
      </w:r>
      <w:r w:rsidRPr="00E77497">
        <w:t xml:space="preserve">) </w:t>
      </w:r>
      <w:r w:rsidRPr="00E77497">
        <w:rPr>
          <w:rFonts w:ascii="Courier New" w:hAnsi="Courier New"/>
          <w:b/>
        </w:rPr>
        <w:t>==</w:t>
      </w:r>
      <w:r w:rsidRPr="00E77497">
        <w:t xml:space="preserve"> </w:t>
      </w:r>
      <w:r w:rsidRPr="00E77497">
        <w:rPr>
          <w:i/>
        </w:rPr>
        <w:t>mn</w:t>
      </w:r>
      <w:r w:rsidRPr="00E77497">
        <w:t xml:space="preserve"> and DateFromTime(</w:t>
      </w:r>
      <w:r w:rsidRPr="00E77497">
        <w:rPr>
          <w:i/>
        </w:rPr>
        <w:t>t</w:t>
      </w:r>
      <w:r w:rsidRPr="00E77497">
        <w:t xml:space="preserve">) </w:t>
      </w:r>
      <w:r w:rsidRPr="00E77497">
        <w:rPr>
          <w:rFonts w:ascii="Courier New" w:hAnsi="Courier New"/>
          <w:b/>
        </w:rPr>
        <w:t>==</w:t>
      </w:r>
      <w:r w:rsidRPr="00E77497">
        <w:t xml:space="preserve"> 1; but if this is not possible (because some argument is out of range), return </w:t>
      </w:r>
      <w:r w:rsidRPr="00E77497">
        <w:rPr>
          <w:b/>
        </w:rPr>
        <w:t>NaN</w:t>
      </w:r>
      <w:r w:rsidRPr="00E77497">
        <w:t>.</w:t>
      </w:r>
    </w:p>
    <w:p w14:paraId="019DA9A7" w14:textId="77777777"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18820C31" w14:textId="77777777" w:rsidR="004C02EF" w:rsidRPr="006B6D0A" w:rsidRDefault="004C02EF" w:rsidP="004C02EF">
      <w:pPr>
        <w:pStyle w:val="40"/>
        <w:numPr>
          <w:ilvl w:val="0"/>
          <w:numId w:val="0"/>
        </w:numPr>
      </w:pPr>
      <w:bookmarkStart w:id="13888" w:name="_Toc385672403"/>
      <w:bookmarkStart w:id="13889" w:name="_Toc393690519"/>
      <w:r w:rsidRPr="006B6D0A">
        <w:t>15.9.1.13</w:t>
      </w:r>
      <w:r w:rsidRPr="006B6D0A">
        <w:tab/>
        <w:t>MakeDate (day, time</w:t>
      </w:r>
      <w:bookmarkEnd w:id="13888"/>
      <w:bookmarkEnd w:id="13889"/>
      <w:r w:rsidRPr="006B6D0A">
        <w:t>)</w:t>
      </w:r>
    </w:p>
    <w:p w14:paraId="501A60D5" w14:textId="77777777"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14:paraId="1F01B717" w14:textId="77777777"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1FD9B823" w14:textId="77777777"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7E79D4D4" w14:textId="77777777" w:rsidR="004C02EF" w:rsidRPr="00E65A34" w:rsidRDefault="004C02EF" w:rsidP="004C02EF">
      <w:pPr>
        <w:pStyle w:val="40"/>
        <w:numPr>
          <w:ilvl w:val="0"/>
          <w:numId w:val="0"/>
        </w:numPr>
      </w:pPr>
      <w:bookmarkStart w:id="13890" w:name="_Toc385672404"/>
      <w:bookmarkStart w:id="13891" w:name="_Toc393690520"/>
      <w:r w:rsidRPr="00E65A34">
        <w:t>15.9.1.14</w:t>
      </w:r>
      <w:r w:rsidRPr="00E65A34">
        <w:tab/>
        <w:t>TimeClip (time</w:t>
      </w:r>
      <w:bookmarkEnd w:id="13890"/>
      <w:bookmarkEnd w:id="13891"/>
      <w:r w:rsidRPr="00E65A34">
        <w:t>)</w:t>
      </w:r>
    </w:p>
    <w:p w14:paraId="22E6B91C" w14:textId="77777777"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14:paraId="085836D3" w14:textId="77777777"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14:paraId="3B3BF35A" w14:textId="77777777" w:rsidR="004C02EF" w:rsidRPr="00E77497" w:rsidRDefault="004C02EF" w:rsidP="001F482D">
      <w:pPr>
        <w:pStyle w:val="Alg4"/>
        <w:numPr>
          <w:ilvl w:val="0"/>
          <w:numId w:val="247"/>
        </w:numPr>
      </w:pPr>
      <w:r w:rsidRPr="00E77497">
        <w:t>If abs(</w:t>
      </w:r>
      <w:r w:rsidRPr="00E77497">
        <w:rPr>
          <w:i/>
        </w:rPr>
        <w:t>time</w:t>
      </w:r>
      <w:r w:rsidRPr="00E77497">
        <w:t>) &gt; 8.64 </w:t>
      </w:r>
      <w:r w:rsidRPr="00E77497">
        <w:rPr>
          <w:rFonts w:ascii="Arial" w:hAnsi="Arial" w:cs="Arial"/>
        </w:rPr>
        <w:t>x</w:t>
      </w:r>
      <w:r w:rsidRPr="00E77497">
        <w:t> 10</w:t>
      </w:r>
      <w:r w:rsidRPr="00E77497">
        <w:rPr>
          <w:vertAlign w:val="superscript"/>
        </w:rPr>
        <w:t>15</w:t>
      </w:r>
      <w:r w:rsidRPr="00E77497">
        <w:t xml:space="preserve">, return </w:t>
      </w:r>
      <w:r w:rsidRPr="00E77497">
        <w:rPr>
          <w:b/>
        </w:rPr>
        <w:t>NaN</w:t>
      </w:r>
      <w:r w:rsidRPr="00E77497">
        <w:t>.</w:t>
      </w:r>
    </w:p>
    <w:p w14:paraId="05F38E1A" w14:textId="77777777" w:rsidR="004C02EF" w:rsidRPr="00E65A34" w:rsidRDefault="004C02EF" w:rsidP="001F482D">
      <w:pPr>
        <w:pStyle w:val="Alg4"/>
        <w:numPr>
          <w:ilvl w:val="0"/>
          <w:numId w:val="247"/>
        </w:numPr>
        <w:spacing w:after="220"/>
      </w:pPr>
      <w:r w:rsidRPr="00E77497">
        <w:t>Return an implementation-dependent choice of either ToInteger(</w:t>
      </w:r>
      <w:r w:rsidRPr="00E77497">
        <w:rPr>
          <w:i/>
        </w:rPr>
        <w:t>time</w:t>
      </w:r>
      <w:r w:rsidRPr="00E77497">
        <w:t>) or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13892" w:name="_Toc393690521"/>
      <w:bookmarkStart w:id="13893" w:name="_Toc385672405"/>
      <w:bookmarkStart w:id="13894" w:name="_Ref393527655"/>
    </w:p>
    <w:p w14:paraId="6B9F3D15" w14:textId="77777777"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13895" w:name="_Ref404508246"/>
    </w:p>
    <w:p w14:paraId="56F72CF6" w14:textId="77777777" w:rsidR="004C02EF" w:rsidRPr="00E77497" w:rsidRDefault="004C02EF" w:rsidP="004C02EF">
      <w:pPr>
        <w:pStyle w:val="40"/>
        <w:numPr>
          <w:ilvl w:val="0"/>
          <w:numId w:val="0"/>
        </w:numPr>
      </w:pPr>
      <w:r w:rsidRPr="00E77497">
        <w:t>15.9.1.15</w:t>
      </w:r>
      <w:r w:rsidRPr="00E77497">
        <w:tab/>
        <w:t>Date Time String Format</w:t>
      </w:r>
    </w:p>
    <w:p w14:paraId="6384CD94" w14:textId="77777777"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78CF9C66" w14:textId="77777777" w:rsidR="004C02EF" w:rsidRPr="00C7794D" w:rsidRDefault="004C02EF" w:rsidP="004C02EF">
      <w:r w:rsidRPr="00C7794D">
        <w:t>Where the fields are as follows:</w:t>
      </w:r>
    </w:p>
    <w:p w14:paraId="4FAFFC00" w14:textId="77777777"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2D636B16"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5A0FF1B9"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30B93208"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4BC11EFE"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4ACED80E"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7C436C7F"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41A6350E"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204E29BD"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71A3EE5B"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38FC09D4"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3811CBBB" w14:textId="77777777"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1DC183E0" w14:textId="77777777" w:rsidR="004C02EF" w:rsidRPr="00C7794D" w:rsidRDefault="004C02EF" w:rsidP="004C02EF">
      <w:pPr>
        <w:pStyle w:val="Note"/>
        <w:rPr>
          <w:sz w:val="20"/>
        </w:rPr>
      </w:pPr>
      <w:r w:rsidRPr="00C7794D">
        <w:rPr>
          <w:sz w:val="20"/>
        </w:rPr>
        <w:t>This format includes date-only forms:</w:t>
      </w:r>
    </w:p>
    <w:p w14:paraId="23ECF208" w14:textId="77777777"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540DE596" w14:textId="77777777"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342D8CAD" w14:textId="77777777"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527A92E0" w14:textId="77777777" w:rsidR="004C02EF" w:rsidRPr="00C7794D" w:rsidRDefault="004C02EF" w:rsidP="004C02E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del w:id="13896" w:author="Allen Wirfs-Brock rev2" w:date="2011-07-20T17:50:00Z">
        <w:r w:rsidRPr="00C7794D" w:rsidDel="0019140B">
          <w:rPr>
            <w:rFonts w:cs="Arial"/>
            <w:color w:val="000000"/>
          </w:rPr>
          <w:delText xml:space="preserve"> The value of an </w:delText>
        </w:r>
      </w:del>
      <w:ins w:id="13897" w:author="Allen Wirfs-Brock rev2" w:date="2011-07-20T17:52:00Z">
        <w:r w:rsidR="0019140B" w:rsidRPr="00C7794D">
          <w:rPr>
            <w:rFonts w:cs="Arial"/>
            <w:color w:val="000000"/>
          </w:rPr>
          <w:t>If the</w:t>
        </w:r>
      </w:ins>
      <w:ins w:id="13898" w:author="Allen Wirfs-Brock rev2" w:date="2011-07-20T17:50:00Z">
        <w:r w:rsidR="0019140B" w:rsidRPr="00C7794D">
          <w:rPr>
            <w:rFonts w:cs="Arial"/>
            <w:color w:val="000000"/>
          </w:rPr>
          <w:t xml:space="preserve"> </w:t>
        </w:r>
      </w:ins>
      <w:del w:id="13899" w:author="Allen Wirfs-Brock rev2" w:date="2011-07-25T15:44:00Z">
        <w:r w:rsidRPr="00C7794D" w:rsidDel="00B041AD">
          <w:rPr>
            <w:rFonts w:cs="Arial"/>
            <w:color w:val="000000"/>
          </w:rPr>
          <w:delText xml:space="preserve">absent </w:delText>
        </w:r>
      </w:del>
      <w:r w:rsidRPr="00C7794D">
        <w:rPr>
          <w:rFonts w:cs="Arial"/>
          <w:color w:val="000000"/>
        </w:rPr>
        <w:t>time zone offset</w:t>
      </w:r>
      <w:ins w:id="13900" w:author="Allen Wirfs-Brock rev2" w:date="2011-07-20T17:52:00Z">
        <w:r w:rsidR="0019140B" w:rsidRPr="00C7794D">
          <w:rPr>
            <w:rFonts w:cs="Arial"/>
            <w:color w:val="000000"/>
          </w:rPr>
          <w:t xml:space="preserve"> is absent, the </w:t>
        </w:r>
      </w:ins>
      <w:ins w:id="13901" w:author="Allen Wirfs-Brock rev2" w:date="2011-07-20T17:53:00Z">
        <w:r w:rsidR="0019140B" w:rsidRPr="00C7794D">
          <w:rPr>
            <w:rFonts w:cs="Arial"/>
            <w:color w:val="000000"/>
          </w:rPr>
          <w:t>date-</w:t>
        </w:r>
      </w:ins>
      <w:ins w:id="13902" w:author="Allen Wirfs-Brock rev2" w:date="2011-07-20T17:52:00Z">
        <w:r w:rsidR="0019140B" w:rsidRPr="00C7794D">
          <w:rPr>
            <w:rFonts w:cs="Arial"/>
            <w:color w:val="000000"/>
          </w:rPr>
          <w:t>time is</w:t>
        </w:r>
      </w:ins>
      <w:ins w:id="13903" w:author="Allen Wirfs-Brock rev2" w:date="2011-07-20T17:53:00Z">
        <w:r w:rsidR="0019140B" w:rsidRPr="00C7794D">
          <w:rPr>
            <w:rFonts w:cs="Arial"/>
            <w:color w:val="000000"/>
          </w:rPr>
          <w:t xml:space="preserve"> </w:t>
        </w:r>
      </w:ins>
      <w:ins w:id="13904" w:author="Allen Wirfs-Brock rev2" w:date="2011-07-20T17:54:00Z">
        <w:r w:rsidR="0019140B" w:rsidRPr="00C7794D">
          <w:rPr>
            <w:rFonts w:cs="Arial"/>
            <w:color w:val="000000"/>
          </w:rPr>
          <w:t>in interpre</w:t>
        </w:r>
      </w:ins>
      <w:ins w:id="13905" w:author="Allen Wirfs-Brock rev2" w:date="2011-07-20T17:55:00Z">
        <w:r w:rsidR="0019140B" w:rsidRPr="00C7794D">
          <w:rPr>
            <w:rFonts w:cs="Arial"/>
            <w:color w:val="000000"/>
          </w:rPr>
          <w:t>t</w:t>
        </w:r>
      </w:ins>
      <w:ins w:id="13906" w:author="Allen Wirfs-Brock rev2" w:date="2011-07-20T17:54:00Z">
        <w:r w:rsidR="0019140B" w:rsidRPr="00C7794D">
          <w:rPr>
            <w:rFonts w:cs="Arial"/>
            <w:color w:val="000000"/>
          </w:rPr>
          <w:t>ed as</w:t>
        </w:r>
      </w:ins>
      <w:ins w:id="13907" w:author="Allen Wirfs-Brock rev2" w:date="2011-07-20T17:53:00Z">
        <w:r w:rsidR="0019140B" w:rsidRPr="00C7794D">
          <w:rPr>
            <w:rFonts w:cs="Arial"/>
            <w:color w:val="000000"/>
          </w:rPr>
          <w:t xml:space="preserve"> a local time</w:t>
        </w:r>
      </w:ins>
      <w:del w:id="13908" w:author="Allen Wirfs-Brock rev2" w:date="2011-07-20T17:54:00Z">
        <w:r w:rsidRPr="00C7794D" w:rsidDel="0019140B">
          <w:rPr>
            <w:rFonts w:cs="Arial"/>
            <w:color w:val="000000"/>
          </w:rPr>
          <w:delText xml:space="preserve"> </w:delText>
        </w:r>
      </w:del>
      <w:del w:id="13909" w:author="Allen Wirfs-Brock rev2" w:date="2011-07-20T17:50:00Z">
        <w:r w:rsidRPr="00C7794D" w:rsidDel="0019140B">
          <w:rPr>
            <w:rFonts w:cs="Arial"/>
            <w:color w:val="000000"/>
          </w:rPr>
          <w:delText xml:space="preserve">is </w:delText>
        </w:r>
      </w:del>
      <w:del w:id="13910" w:author="Allen Wirfs-Brock rev2" w:date="2011-07-20T17:54:00Z">
        <w:r w:rsidRPr="004D1BD1" w:rsidDel="0019140B">
          <w:rPr>
            <w:color w:val="000000"/>
          </w:rPr>
          <w:delText>“</w:delText>
        </w:r>
        <w:r w:rsidRPr="008B7F6F" w:rsidDel="0019140B">
          <w:rPr>
            <w:rFonts w:ascii="Courier New" w:hAnsi="Courier New" w:cs="Courier New"/>
            <w:b/>
            <w:color w:val="000000"/>
          </w:rPr>
          <w:delText>Z</w:delText>
        </w:r>
        <w:r w:rsidRPr="006B6D0A" w:rsidDel="0019140B">
          <w:rPr>
            <w:color w:val="000000"/>
          </w:rPr>
          <w:delText>”</w:delText>
        </w:r>
      </w:del>
      <w:r w:rsidRPr="006B6D0A">
        <w:rPr>
          <w:color w:val="000000"/>
        </w:rPr>
        <w:t>.</w:t>
      </w:r>
    </w:p>
    <w:p w14:paraId="436186E6" w14:textId="77777777" w:rsidR="004C02EF" w:rsidRPr="00C7794D" w:rsidRDefault="004C02EF" w:rsidP="004C02EF">
      <w:r w:rsidRPr="00C7794D">
        <w:t>Illegal values (out-of-bounds as well as syntax errors) in a format string means that the format string is not a valid instance of this format.</w:t>
      </w:r>
    </w:p>
    <w:p w14:paraId="0F80F222" w14:textId="77777777"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60D5CE41" w14:textId="77777777"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05566D88" w14:textId="77777777" w:rsidR="004C02EF" w:rsidRPr="006B6D0A" w:rsidRDefault="004C02EF" w:rsidP="004C02EF">
      <w:pPr>
        <w:pStyle w:val="51"/>
        <w:numPr>
          <w:ilvl w:val="0"/>
          <w:numId w:val="0"/>
        </w:numPr>
      </w:pPr>
      <w:r w:rsidRPr="004D1BD1">
        <w:t>15.9.1.15.1</w:t>
      </w:r>
      <w:r w:rsidRPr="004D1BD1">
        <w:tab/>
      </w:r>
      <w:r w:rsidRPr="008B7F6F">
        <w:t>Extended y</w:t>
      </w:r>
      <w:r w:rsidRPr="006B6D0A">
        <w:t>ears</w:t>
      </w:r>
    </w:p>
    <w:p w14:paraId="5FB4ACAE" w14:textId="77777777"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31518AD8" w14:textId="77777777" w:rsidR="004C02EF" w:rsidRPr="00C7794D" w:rsidRDefault="004C02EF" w:rsidP="004C02EF">
      <w:pPr>
        <w:pStyle w:val="Note"/>
      </w:pPr>
      <w:r w:rsidRPr="00E77497">
        <w:t>NOTE</w:t>
      </w:r>
      <w:r w:rsidRPr="00E77497">
        <w:tab/>
      </w:r>
      <w:r w:rsidRPr="00C7794D">
        <w:t>Examples of extended years:</w:t>
      </w:r>
    </w:p>
    <w:p w14:paraId="20484F12" w14:textId="77777777"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110E2DC6" w14:textId="77777777" w:rsidR="004C02EF" w:rsidRPr="004D1BD1" w:rsidRDefault="004C02EF" w:rsidP="00B43482">
      <w:pPr>
        <w:pStyle w:val="30"/>
        <w:numPr>
          <w:ilvl w:val="0"/>
          <w:numId w:val="0"/>
        </w:numPr>
      </w:pPr>
      <w:bookmarkStart w:id="13911" w:name="_Ref424531852"/>
      <w:bookmarkStart w:id="13912" w:name="_Toc472818949"/>
      <w:bookmarkStart w:id="13913" w:name="_Toc235503527"/>
      <w:bookmarkStart w:id="13914" w:name="_Toc241509302"/>
      <w:bookmarkStart w:id="13915" w:name="_Toc244416789"/>
      <w:bookmarkStart w:id="13916" w:name="_Toc276631153"/>
      <w:bookmarkStart w:id="13917" w:name="_Toc314500709"/>
      <w:r w:rsidRPr="004D1BD1">
        <w:t>15.9.2</w:t>
      </w:r>
      <w:r w:rsidRPr="004D1BD1">
        <w:tab/>
        <w:t>The Date Constructor Called as a Functio</w:t>
      </w:r>
      <w:bookmarkEnd w:id="13892"/>
      <w:bookmarkEnd w:id="13895"/>
      <w:r w:rsidRPr="004D1BD1">
        <w:t>n</w:t>
      </w:r>
      <w:bookmarkEnd w:id="13911"/>
      <w:bookmarkEnd w:id="13912"/>
      <w:bookmarkEnd w:id="13913"/>
      <w:bookmarkEnd w:id="13914"/>
      <w:bookmarkEnd w:id="13915"/>
      <w:bookmarkEnd w:id="13916"/>
      <w:bookmarkEnd w:id="13917"/>
    </w:p>
    <w:p w14:paraId="67FEBC4D" w14:textId="77777777" w:rsidR="004C02EF" w:rsidRPr="006B6D0A" w:rsidRDefault="004C02EF" w:rsidP="004C02EF">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p>
    <w:p w14:paraId="328AB8BB" w14:textId="77777777" w:rsidR="004C02EF" w:rsidRPr="00E77497" w:rsidRDefault="004C02EF" w:rsidP="004C02EF">
      <w:pPr>
        <w:pStyle w:val="Note"/>
      </w:pPr>
      <w:r w:rsidRPr="00E65A34">
        <w:t>NOTE</w:t>
      </w:r>
      <w:r w:rsidRPr="00E65A34">
        <w:tab/>
        <w:t xml:space="preserve">The function call </w:t>
      </w:r>
      <w:r w:rsidRPr="00546435">
        <w:rPr>
          <w:rFonts w:ascii="Courier New" w:hAnsi="Courier New"/>
          <w:b/>
        </w:rPr>
        <w:t>Date(</w:t>
      </w:r>
      <w:r w:rsidRPr="00A67AF2">
        <w:rPr>
          <w:rFonts w:ascii="Courier New" w:hAnsi="Courier New"/>
          <w:snapToGrid w:val="0"/>
        </w:rPr>
        <w:t>…</w:t>
      </w:r>
      <w:r w:rsidRPr="00A67AF2">
        <w:rPr>
          <w:rFonts w:ascii="Courier New" w:hAnsi="Courier New"/>
          <w:b/>
        </w:rPr>
        <w:t>)</w:t>
      </w:r>
      <w:r w:rsidRPr="00A67AF2">
        <w:t xml:space="preserve"> is not equivalent to the object creation expression </w:t>
      </w:r>
      <w:r w:rsidRPr="00B820AB">
        <w:rPr>
          <w:rFonts w:ascii="Courier New" w:hAnsi="Courier New"/>
          <w:b/>
        </w:rPr>
        <w:t>new Date(</w:t>
      </w:r>
      <w:r w:rsidRPr="00675B74">
        <w:rPr>
          <w:rFonts w:ascii="Courier New" w:hAnsi="Courier New"/>
          <w:snapToGrid w:val="0"/>
        </w:rPr>
        <w:t>…</w:t>
      </w:r>
      <w:r w:rsidRPr="00E77497">
        <w:rPr>
          <w:rFonts w:ascii="Courier New" w:hAnsi="Courier New"/>
          <w:b/>
        </w:rPr>
        <w:t>)</w:t>
      </w:r>
      <w:r w:rsidRPr="00E77497">
        <w:t xml:space="preserve"> with the same arguments.</w:t>
      </w:r>
      <w:bookmarkStart w:id="13918" w:name="_Toc393690522"/>
    </w:p>
    <w:p w14:paraId="0EDDA0D9" w14:textId="77777777" w:rsidR="004C02EF" w:rsidRPr="00E77497" w:rsidRDefault="004C02EF" w:rsidP="004C02EF">
      <w:pPr>
        <w:pStyle w:val="40"/>
        <w:numPr>
          <w:ilvl w:val="0"/>
          <w:numId w:val="0"/>
        </w:numPr>
      </w:pPr>
      <w:r w:rsidRPr="00E77497">
        <w:t>15.9.2.1</w:t>
      </w:r>
      <w:r w:rsidRPr="00E77497">
        <w:tab/>
        <w:t>Date ( [ year [, month [, date [, hours [, minutes [, seconds [, ms</w:t>
      </w:r>
      <w:bookmarkEnd w:id="13918"/>
      <w:r w:rsidRPr="00E77497">
        <w:t xml:space="preserve"> ] ] ] ] ] ] ] )</w:t>
      </w:r>
    </w:p>
    <w:p w14:paraId="6770602C" w14:textId="77777777" w:rsidR="004C02EF" w:rsidRPr="00E77497" w:rsidRDefault="004C02EF" w:rsidP="004C02EF">
      <w:r w:rsidRPr="00E77497">
        <w:t xml:space="preserve">All of the arguments are optional; any arguments supplied are accepted but are completely ignored. A String is created and returned 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the standard built-in constructor with that name and </w:t>
      </w:r>
      <w:r w:rsidRPr="00E77497">
        <w:rPr>
          <w:rFonts w:ascii="Courier New" w:hAnsi="Courier New" w:cs="Courier New"/>
          <w:b/>
        </w:rPr>
        <w:t>toString</w:t>
      </w:r>
      <w:r w:rsidRPr="00E77497">
        <w:t xml:space="preserve"> is the standard built-in method </w:t>
      </w:r>
      <w:r w:rsidRPr="00E77497">
        <w:rPr>
          <w:rFonts w:ascii="Courier New" w:hAnsi="Courier New" w:cs="Courier New"/>
          <w:b/>
        </w:rPr>
        <w:t>Date.prototype.toString</w:t>
      </w:r>
      <w:r w:rsidRPr="00E77497">
        <w:t>.</w:t>
      </w:r>
      <w:bookmarkStart w:id="13919" w:name="_Toc393690523"/>
    </w:p>
    <w:p w14:paraId="5D2672CA" w14:textId="77777777" w:rsidR="004C02EF" w:rsidRPr="00E77497" w:rsidRDefault="004C02EF" w:rsidP="00B43482">
      <w:pPr>
        <w:pStyle w:val="30"/>
        <w:numPr>
          <w:ilvl w:val="0"/>
          <w:numId w:val="0"/>
        </w:numPr>
      </w:pPr>
      <w:bookmarkStart w:id="13920" w:name="_Toc393690530"/>
      <w:bookmarkStart w:id="13921" w:name="_Toc472818950"/>
      <w:bookmarkStart w:id="13922" w:name="_Toc235503528"/>
      <w:bookmarkStart w:id="13923" w:name="_Toc241509303"/>
      <w:bookmarkStart w:id="13924" w:name="_Toc244416790"/>
      <w:bookmarkStart w:id="13925" w:name="_Toc276631154"/>
      <w:bookmarkStart w:id="13926" w:name="_Toc314500710"/>
      <w:bookmarkEnd w:id="13919"/>
      <w:r w:rsidRPr="00E77497">
        <w:t>15.9.3</w:t>
      </w:r>
      <w:r w:rsidRPr="00E77497">
        <w:tab/>
        <w:t>The Date Constructo</w:t>
      </w:r>
      <w:bookmarkEnd w:id="13893"/>
      <w:bookmarkEnd w:id="13894"/>
      <w:bookmarkEnd w:id="13920"/>
      <w:r w:rsidRPr="00E77497">
        <w:t>r</w:t>
      </w:r>
      <w:bookmarkEnd w:id="13921"/>
      <w:bookmarkEnd w:id="13922"/>
      <w:bookmarkEnd w:id="13923"/>
      <w:bookmarkEnd w:id="13924"/>
      <w:bookmarkEnd w:id="13925"/>
      <w:bookmarkEnd w:id="13926"/>
    </w:p>
    <w:p w14:paraId="270EA46C" w14:textId="77777777" w:rsidR="004C02EF" w:rsidRPr="00E77497" w:rsidRDefault="004C02EF" w:rsidP="004C02EF">
      <w:r w:rsidRPr="00E77497">
        <w:t xml:space="preserve">When </w:t>
      </w:r>
      <w:r w:rsidRPr="00E77497">
        <w:rPr>
          <w:rFonts w:ascii="Courier New" w:hAnsi="Courier New"/>
          <w:b/>
        </w:rPr>
        <w:t>Date</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13927" w:name="_Toc393690531"/>
      <w:bookmarkStart w:id="13928" w:name="_Toc385672406"/>
    </w:p>
    <w:p w14:paraId="77C6926E" w14:textId="77777777" w:rsidR="004C02EF" w:rsidRPr="00E77497" w:rsidRDefault="004C02EF" w:rsidP="004C02EF">
      <w:pPr>
        <w:pStyle w:val="40"/>
        <w:numPr>
          <w:ilvl w:val="0"/>
          <w:numId w:val="0"/>
        </w:numPr>
      </w:pPr>
      <w:r w:rsidRPr="00E77497">
        <w:t>15.9.3.1</w:t>
      </w:r>
      <w:r w:rsidRPr="00E77497">
        <w:tab/>
        <w:t>new Date (year, month [, date [, hours [, minutes [, seconds [, ms</w:t>
      </w:r>
      <w:bookmarkEnd w:id="13927"/>
      <w:r w:rsidRPr="00E77497">
        <w:t xml:space="preserve"> ] ] ] ] ] )</w:t>
      </w:r>
    </w:p>
    <w:p w14:paraId="17EC85F1" w14:textId="77777777" w:rsidR="004C02EF" w:rsidRPr="00E77497" w:rsidRDefault="004C02EF" w:rsidP="004C02EF">
      <w:r w:rsidRPr="00E77497">
        <w:t xml:space="preserve">When </w:t>
      </w:r>
      <w:r w:rsidRPr="00E77497">
        <w:rPr>
          <w:b/>
        </w:rPr>
        <w:t>Date</w:t>
      </w:r>
      <w:r w:rsidRPr="00E77497">
        <w:t xml:space="preserve"> is called with two to seven arguments, it computes the date from </w:t>
      </w:r>
      <w:r w:rsidRPr="00E77497">
        <w:rPr>
          <w:i/>
        </w:rPr>
        <w:t>year</w:t>
      </w:r>
      <w:r w:rsidRPr="00E77497">
        <w:t xml:space="preserve">, </w:t>
      </w:r>
      <w:r w:rsidRPr="00E77497">
        <w:rPr>
          <w:i/>
        </w:rPr>
        <w:t>month</w:t>
      </w:r>
      <w:r w:rsidRPr="00E77497">
        <w:t xml:space="preserve">, and (optionally) </w:t>
      </w:r>
      <w:r w:rsidRPr="00E77497">
        <w:rPr>
          <w:i/>
        </w:rPr>
        <w:t>date</w:t>
      </w:r>
      <w:r w:rsidRPr="00E77497">
        <w:t xml:space="preserve">, </w:t>
      </w:r>
      <w:r w:rsidRPr="00E77497">
        <w:rPr>
          <w:i/>
        </w:rPr>
        <w:t>hours</w:t>
      </w:r>
      <w:r w:rsidRPr="00E77497">
        <w:t xml:space="preserve">, </w:t>
      </w:r>
      <w:r w:rsidRPr="00E77497">
        <w:rPr>
          <w:i/>
        </w:rPr>
        <w:t>minutes</w:t>
      </w:r>
      <w:r w:rsidRPr="00E77497">
        <w:t xml:space="preserve">, </w:t>
      </w:r>
      <w:r w:rsidRPr="00E77497">
        <w:rPr>
          <w:i/>
        </w:rPr>
        <w:t>seconds</w:t>
      </w:r>
      <w:r w:rsidRPr="00E77497">
        <w:t xml:space="preserve"> and </w:t>
      </w:r>
      <w:r w:rsidRPr="00E77497">
        <w:rPr>
          <w:i/>
        </w:rPr>
        <w:t>ms</w:t>
      </w:r>
      <w:r w:rsidRPr="00E77497">
        <w:t>.</w:t>
      </w:r>
    </w:p>
    <w:p w14:paraId="67DB2B51"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5E19A82D" w14:textId="77777777" w:rsidR="004C02EF" w:rsidRPr="00E77497" w:rsidRDefault="004C02EF" w:rsidP="004C02EF">
      <w:r w:rsidRPr="00E77497">
        <w:t xml:space="preserve">The </w:t>
      </w:r>
      <w:del w:id="13929" w:author="Allen Wirfs-Brock" w:date="2011-07-02T14:25:00Z">
        <w:r w:rsidRPr="00E77497" w:rsidDel="0054023D">
          <w:delText xml:space="preserve">[[Class]] internal property of the </w:delText>
        </w:r>
      </w:del>
      <w:r w:rsidRPr="00E77497">
        <w:t xml:space="preserve">newly constructed object </w:t>
      </w:r>
      <w:del w:id="13930" w:author="Allen Wirfs-Brock" w:date="2011-07-02T14:25:00Z">
        <w:r w:rsidRPr="00E77497" w:rsidDel="0054023D">
          <w:delText xml:space="preserve">is set to </w:delText>
        </w:r>
        <w:r w:rsidRPr="00E77497" w:rsidDel="0054023D">
          <w:rPr>
            <w:rFonts w:ascii="Courier New" w:hAnsi="Courier New"/>
            <w:b/>
          </w:rPr>
          <w:delText>"Date"</w:delText>
        </w:r>
      </w:del>
      <w:ins w:id="13931" w:author="Allen Wirfs-Brock" w:date="2011-07-02T14:25:00Z">
        <w:r w:rsidR="0054023D" w:rsidRPr="00E77497">
          <w:t>has a [[</w:t>
        </w:r>
        <w:del w:id="13932" w:author="Rev 3 Allen Wirfs-Brock" w:date="2011-09-08T14:45:00Z">
          <w:r w:rsidR="0054023D" w:rsidRPr="00E77497" w:rsidDel="00FA2A04">
            <w:delText>IsDate</w:delText>
          </w:r>
        </w:del>
      </w:ins>
      <w:ins w:id="13933" w:author="Rev 3 Allen Wirfs-Brock" w:date="2011-09-08T14:45:00Z">
        <w:r w:rsidR="00FA2A04" w:rsidRPr="00E77497">
          <w:t>NativeBrand</w:t>
        </w:r>
      </w:ins>
      <w:ins w:id="13934" w:author="Allen Wirfs-Brock" w:date="2011-07-02T14:25:00Z">
        <w:r w:rsidR="0054023D" w:rsidRPr="00E77497">
          <w:t>]] internal property</w:t>
        </w:r>
      </w:ins>
      <w:ins w:id="13935" w:author="Rev 3 Allen Wirfs-Brock" w:date="2011-09-08T14:43:00Z">
        <w:r w:rsidR="00FA2A04" w:rsidRPr="00E77497">
          <w:t xml:space="preserve"> </w:t>
        </w:r>
      </w:ins>
      <w:ins w:id="13936" w:author="Rev 3 Allen Wirfs-Brock" w:date="2011-09-08T14:44:00Z">
        <w:r w:rsidR="00FA2A04" w:rsidRPr="00E77497">
          <w:t>whose value is NativeDate</w:t>
        </w:r>
      </w:ins>
      <w:r w:rsidRPr="00E77497">
        <w:t>.</w:t>
      </w:r>
    </w:p>
    <w:p w14:paraId="1955B9D1"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8C636E2" w14:textId="77777777" w:rsidR="004C02EF" w:rsidRPr="00E77497" w:rsidRDefault="004C02EF" w:rsidP="004C02EF">
      <w:r w:rsidRPr="00E77497">
        <w:t>The [[PrimitiveValue]] internal property of the newly constructed object is set as follows:</w:t>
      </w:r>
    </w:p>
    <w:p w14:paraId="3734392B" w14:textId="77777777" w:rsidR="004C02EF" w:rsidRPr="00E77497" w:rsidRDefault="004C02EF" w:rsidP="001F482D">
      <w:pPr>
        <w:pStyle w:val="M4"/>
        <w:numPr>
          <w:ilvl w:val="0"/>
          <w:numId w:val="248"/>
        </w:numPr>
        <w:spacing w:after="0"/>
      </w:pPr>
      <w:bookmarkStart w:id="13937" w:name="_Toc393690537"/>
      <w:bookmarkEnd w:id="13928"/>
      <w:r w:rsidRPr="00E77497">
        <w:t xml:space="preserve">Let </w:t>
      </w:r>
      <w:r w:rsidRPr="00E77497">
        <w:rPr>
          <w:i/>
        </w:rPr>
        <w:t>y</w:t>
      </w:r>
      <w:r w:rsidRPr="00E77497">
        <w:t xml:space="preserve"> be ToNumber(</w:t>
      </w:r>
      <w:r w:rsidRPr="00E77497">
        <w:rPr>
          <w:i/>
        </w:rPr>
        <w:t>year</w:t>
      </w:r>
      <w:r w:rsidRPr="00E77497">
        <w:t>).</w:t>
      </w:r>
    </w:p>
    <w:p w14:paraId="698201E2" w14:textId="77777777" w:rsidR="004C02EF" w:rsidRPr="00E77497" w:rsidRDefault="004C02EF" w:rsidP="001F482D">
      <w:pPr>
        <w:pStyle w:val="M4"/>
        <w:numPr>
          <w:ilvl w:val="0"/>
          <w:numId w:val="248"/>
        </w:numPr>
        <w:spacing w:after="0"/>
      </w:pPr>
      <w:r w:rsidRPr="00E77497">
        <w:t xml:space="preserve">Let </w:t>
      </w:r>
      <w:r w:rsidRPr="00E77497">
        <w:rPr>
          <w:i/>
        </w:rPr>
        <w:t>m</w:t>
      </w:r>
      <w:r w:rsidRPr="00E77497">
        <w:t xml:space="preserve"> be ToNumber(</w:t>
      </w:r>
      <w:r w:rsidRPr="00E77497">
        <w:rPr>
          <w:i/>
        </w:rPr>
        <w:t>month</w:t>
      </w:r>
      <w:r w:rsidRPr="00E77497">
        <w:t>).</w:t>
      </w:r>
    </w:p>
    <w:p w14:paraId="3B8F1E15" w14:textId="77777777" w:rsidR="004C02EF" w:rsidRPr="00E77497" w:rsidRDefault="004C02EF" w:rsidP="001F482D">
      <w:pPr>
        <w:pStyle w:val="M4"/>
        <w:numPr>
          <w:ilvl w:val="0"/>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7C81E371" w14:textId="77777777" w:rsidR="004C02EF" w:rsidRPr="00E77497" w:rsidRDefault="004C02EF" w:rsidP="001F482D">
      <w:pPr>
        <w:pStyle w:val="M4"/>
        <w:numPr>
          <w:ilvl w:val="0"/>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1DFF61C3" w14:textId="77777777" w:rsidR="004C02EF" w:rsidRPr="00E77497" w:rsidRDefault="004C02EF" w:rsidP="001F482D">
      <w:pPr>
        <w:pStyle w:val="M4"/>
        <w:numPr>
          <w:ilvl w:val="0"/>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6956251E" w14:textId="77777777" w:rsidR="004C02EF" w:rsidRPr="00E77497" w:rsidRDefault="004C02EF" w:rsidP="001F482D">
      <w:pPr>
        <w:pStyle w:val="M4"/>
        <w:numPr>
          <w:ilvl w:val="0"/>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28DAE157" w14:textId="77777777" w:rsidR="004C02EF" w:rsidRPr="00E77497" w:rsidRDefault="004C02EF" w:rsidP="001F482D">
      <w:pPr>
        <w:pStyle w:val="M4"/>
        <w:numPr>
          <w:ilvl w:val="0"/>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7003A097" w14:textId="77777777" w:rsidR="004C02EF" w:rsidRPr="00E77497" w:rsidRDefault="004C02EF" w:rsidP="001F482D">
      <w:pPr>
        <w:pStyle w:val="M4"/>
        <w:numPr>
          <w:ilvl w:val="0"/>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5634C6D4" w14:textId="77777777" w:rsidR="004C02EF" w:rsidRPr="00E77497" w:rsidRDefault="004C02EF" w:rsidP="001F482D">
      <w:pPr>
        <w:pStyle w:val="M4"/>
        <w:numPr>
          <w:ilvl w:val="0"/>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41BC842A" w14:textId="77777777" w:rsidR="004C02EF" w:rsidRPr="00E77497" w:rsidRDefault="004C02EF" w:rsidP="001F482D">
      <w:pPr>
        <w:pStyle w:val="M4"/>
        <w:numPr>
          <w:ilvl w:val="0"/>
          <w:numId w:val="248"/>
        </w:numPr>
      </w:pPr>
      <w:r w:rsidRPr="00E77497">
        <w:t>Set the [[PrimitiveValue]] internal property of the newly constructed object to TimeClip(UTC(</w:t>
      </w:r>
      <w:r w:rsidRPr="00E77497">
        <w:rPr>
          <w:i/>
        </w:rPr>
        <w:t>finalDate</w:t>
      </w:r>
      <w:r w:rsidRPr="00E77497">
        <w:t>)).</w:t>
      </w:r>
      <w:bookmarkStart w:id="13938" w:name="_Toc393690532"/>
    </w:p>
    <w:bookmarkEnd w:id="13938"/>
    <w:p w14:paraId="78270E3B" w14:textId="77777777" w:rsidR="004C02EF" w:rsidRPr="00E77497" w:rsidRDefault="004C02EF" w:rsidP="004C02EF">
      <w:pPr>
        <w:pStyle w:val="40"/>
        <w:numPr>
          <w:ilvl w:val="0"/>
          <w:numId w:val="0"/>
        </w:numPr>
      </w:pPr>
      <w:r w:rsidRPr="00E77497">
        <w:t>15.9.3.2</w:t>
      </w:r>
      <w:r w:rsidRPr="00E77497">
        <w:tab/>
        <w:t>new Date (value</w:t>
      </w:r>
      <w:bookmarkEnd w:id="13937"/>
      <w:r w:rsidRPr="00E77497">
        <w:t>)</w:t>
      </w:r>
    </w:p>
    <w:p w14:paraId="0D59D882"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4AD3BC6E" w14:textId="77777777" w:rsidR="004C02EF" w:rsidRPr="00E77497" w:rsidRDefault="0054023D" w:rsidP="004C02EF">
      <w:ins w:id="13939" w:author="Allen Wirfs-Brock" w:date="2011-07-02T14:27:00Z">
        <w:r w:rsidRPr="00E77497">
          <w:t>The newly constructed object has a [[</w:t>
        </w:r>
        <w:del w:id="13940" w:author="Rev 3 Allen Wirfs-Brock" w:date="2011-09-08T14:45:00Z">
          <w:r w:rsidRPr="00E77497" w:rsidDel="00FA2A04">
            <w:delText>IsDate</w:delText>
          </w:r>
        </w:del>
      </w:ins>
      <w:ins w:id="13941" w:author="Rev 3 Allen Wirfs-Brock" w:date="2011-09-08T14:45:00Z">
        <w:r w:rsidR="00FA2A04" w:rsidRPr="00E77497">
          <w:t>NativeBrand</w:t>
        </w:r>
      </w:ins>
      <w:ins w:id="13942" w:author="Allen Wirfs-Brock" w:date="2011-07-02T14:27:00Z">
        <w:r w:rsidRPr="00E77497">
          <w:t>]] internal property</w:t>
        </w:r>
      </w:ins>
      <w:ins w:id="13943" w:author="Rev 3 Allen Wirfs-Brock" w:date="2011-09-08T14:45:00Z">
        <w:r w:rsidR="00FA2A04" w:rsidRPr="00E77497">
          <w:t xml:space="preserve"> whose value is NativeDate</w:t>
        </w:r>
      </w:ins>
      <w:ins w:id="13944" w:author="Allen Wirfs-Brock" w:date="2011-07-02T14:27:00Z">
        <w:r w:rsidRPr="00E77497">
          <w:t>.</w:t>
        </w:r>
      </w:ins>
      <w:del w:id="13945" w:author="Allen Wirfs-Brock" w:date="2011-07-02T14:27: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37F0B38F"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2825487F" w14:textId="77777777" w:rsidR="004C02EF" w:rsidRPr="00E77497" w:rsidRDefault="004C02EF" w:rsidP="004C02EF">
      <w:r w:rsidRPr="00E77497">
        <w:t>The [[PrimitiveValue]] internal property of the newly constructed object is set as follows:</w:t>
      </w:r>
    </w:p>
    <w:p w14:paraId="395AF7EB" w14:textId="77777777" w:rsidR="004C02EF" w:rsidRPr="00E77497" w:rsidRDefault="004C02EF" w:rsidP="001F482D">
      <w:pPr>
        <w:pStyle w:val="Alg4"/>
        <w:numPr>
          <w:ilvl w:val="0"/>
          <w:numId w:val="249"/>
        </w:numPr>
      </w:pPr>
      <w:r w:rsidRPr="00E77497">
        <w:t xml:space="preserve">Let </w:t>
      </w:r>
      <w:r w:rsidRPr="00E77497">
        <w:rPr>
          <w:i/>
        </w:rPr>
        <w:t>v</w:t>
      </w:r>
      <w:r w:rsidRPr="00E77497">
        <w:t xml:space="preserve"> be ToPrimitive(</w:t>
      </w:r>
      <w:r w:rsidRPr="00E77497">
        <w:rPr>
          <w:i/>
        </w:rPr>
        <w:t>value</w:t>
      </w:r>
      <w:r w:rsidRPr="00E77497">
        <w:t>).</w:t>
      </w:r>
    </w:p>
    <w:p w14:paraId="71E5CCA8" w14:textId="77777777" w:rsidR="004C02EF" w:rsidRPr="00E77497" w:rsidRDefault="004C02EF" w:rsidP="001F482D">
      <w:pPr>
        <w:pStyle w:val="Alg4"/>
        <w:numPr>
          <w:ilvl w:val="0"/>
          <w:numId w:val="249"/>
        </w:numPr>
      </w:pPr>
      <w:r w:rsidRPr="00E77497">
        <w:t>If Type(</w:t>
      </w:r>
      <w:r w:rsidRPr="00E77497">
        <w:rPr>
          <w:i/>
        </w:rPr>
        <w:t>v</w:t>
      </w:r>
      <w:r w:rsidRPr="00E77497">
        <w:t xml:space="preserve">) is String, then </w:t>
      </w:r>
    </w:p>
    <w:p w14:paraId="17E94484" w14:textId="77777777" w:rsidR="004C02EF" w:rsidRPr="00E77497" w:rsidRDefault="004C02EF" w:rsidP="001F482D">
      <w:pPr>
        <w:pStyle w:val="Alg4"/>
        <w:numPr>
          <w:ilvl w:val="1"/>
          <w:numId w:val="249"/>
        </w:numPr>
      </w:pPr>
      <w:r w:rsidRPr="00E77497">
        <w:t xml:space="preserve">Parse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(15.9.4.2); let </w:t>
      </w:r>
      <w:r w:rsidRPr="00E77497">
        <w:rPr>
          <w:i/>
        </w:rPr>
        <w:t>V</w:t>
      </w:r>
      <w:r w:rsidRPr="00E77497">
        <w:t xml:space="preserve"> be the time value for this date.</w:t>
      </w:r>
    </w:p>
    <w:p w14:paraId="6AF63C9D" w14:textId="77777777" w:rsidR="004C02EF" w:rsidRPr="00E77497" w:rsidRDefault="004C02EF" w:rsidP="001F482D">
      <w:pPr>
        <w:pStyle w:val="Alg4"/>
        <w:numPr>
          <w:ilvl w:val="0"/>
          <w:numId w:val="249"/>
        </w:numPr>
      </w:pPr>
      <w:r w:rsidRPr="00E77497">
        <w:t xml:space="preserve">Else, let </w:t>
      </w:r>
      <w:r w:rsidRPr="00E77497">
        <w:rPr>
          <w:i/>
        </w:rPr>
        <w:t>V</w:t>
      </w:r>
      <w:r w:rsidRPr="00E77497">
        <w:t xml:space="preserve"> be ToNumber(</w:t>
      </w:r>
      <w:r w:rsidRPr="00E77497">
        <w:rPr>
          <w:i/>
        </w:rPr>
        <w:t>v</w:t>
      </w:r>
      <w:r w:rsidRPr="00E77497">
        <w:t>).</w:t>
      </w:r>
    </w:p>
    <w:p w14:paraId="038049E0" w14:textId="77777777" w:rsidR="004C02EF" w:rsidRPr="00E77497" w:rsidRDefault="004C02EF" w:rsidP="001F482D">
      <w:pPr>
        <w:pStyle w:val="Alg4"/>
        <w:numPr>
          <w:ilvl w:val="0"/>
          <w:numId w:val="249"/>
        </w:numPr>
        <w:spacing w:after="220"/>
      </w:pPr>
      <w:r w:rsidRPr="00E77497">
        <w:t>Set the [[PrimitiveValue]] internal property of the newly constructed object to TimeClip(</w:t>
      </w:r>
      <w:r w:rsidRPr="00E77497">
        <w:rPr>
          <w:i/>
        </w:rPr>
        <w:t>V</w:t>
      </w:r>
      <w:r w:rsidRPr="00E77497">
        <w:t>) and return.</w:t>
      </w:r>
    </w:p>
    <w:p w14:paraId="6B9ECD25" w14:textId="77777777" w:rsidR="004C02EF" w:rsidRPr="00E77497" w:rsidRDefault="004C02EF" w:rsidP="004C02EF">
      <w:pPr>
        <w:pStyle w:val="40"/>
        <w:numPr>
          <w:ilvl w:val="0"/>
          <w:numId w:val="0"/>
        </w:numPr>
      </w:pPr>
      <w:bookmarkStart w:id="13946" w:name="_Toc393690538"/>
      <w:r w:rsidRPr="00E77497">
        <w:t>15.9.3.3</w:t>
      </w:r>
      <w:r w:rsidRPr="00E77497">
        <w:tab/>
        <w:t>new Date (</w:t>
      </w:r>
      <w:bookmarkEnd w:id="13946"/>
      <w:r w:rsidRPr="00E77497">
        <w:t xml:space="preserve"> )</w:t>
      </w:r>
    </w:p>
    <w:p w14:paraId="4630FC2D"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60472E60" w14:textId="77777777" w:rsidR="004C02EF" w:rsidRPr="00E77497" w:rsidRDefault="0054023D" w:rsidP="004C02EF">
      <w:ins w:id="13947" w:author="Allen Wirfs-Brock" w:date="2011-07-02T14:28:00Z">
        <w:r w:rsidRPr="00E77497">
          <w:t>The newly constructed object has a [[</w:t>
        </w:r>
        <w:del w:id="13948" w:author="Rev 3 Allen Wirfs-Brock" w:date="2011-09-08T14:46:00Z">
          <w:r w:rsidRPr="00E77497" w:rsidDel="00FA2A04">
            <w:delText>IsDate</w:delText>
          </w:r>
        </w:del>
      </w:ins>
      <w:ins w:id="13949" w:author="Rev 3 Allen Wirfs-Brock" w:date="2011-09-08T14:46:00Z">
        <w:r w:rsidR="00FA2A04" w:rsidRPr="00E77497">
          <w:t>NativeBrand</w:t>
        </w:r>
      </w:ins>
      <w:ins w:id="13950" w:author="Allen Wirfs-Brock" w:date="2011-07-02T14:28:00Z">
        <w:r w:rsidRPr="00E77497">
          <w:t>]] internal property</w:t>
        </w:r>
      </w:ins>
      <w:ins w:id="13951" w:author="Rev 3 Allen Wirfs-Brock" w:date="2011-09-08T14:46:00Z">
        <w:r w:rsidR="00FA2A04" w:rsidRPr="00E77497">
          <w:t xml:space="preserve"> whose value is NativeDate</w:t>
        </w:r>
      </w:ins>
      <w:ins w:id="13952" w:author="Allen Wirfs-Brock" w:date="2011-07-02T14:28:00Z">
        <w:r w:rsidRPr="00E77497">
          <w:t>.</w:t>
        </w:r>
      </w:ins>
      <w:del w:id="13953" w:author="Allen Wirfs-Brock" w:date="2011-07-02T14:28: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25CB0586"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789FA7B0" w14:textId="77777777" w:rsidR="004C02EF" w:rsidRPr="00E77497" w:rsidRDefault="004C02EF" w:rsidP="004C02EF">
      <w:r w:rsidRPr="00E77497">
        <w:t>The [[PrimitiveValue]] internal property of the newly constructed object is set to the time value (UTC) identifying the current time.</w:t>
      </w:r>
      <w:bookmarkStart w:id="13954" w:name="_Toc393690539"/>
    </w:p>
    <w:p w14:paraId="1FF10C1E" w14:textId="77777777" w:rsidR="004C02EF" w:rsidRPr="00E77497" w:rsidRDefault="004C02EF" w:rsidP="00B43482">
      <w:pPr>
        <w:pStyle w:val="30"/>
        <w:numPr>
          <w:ilvl w:val="0"/>
          <w:numId w:val="0"/>
        </w:numPr>
      </w:pPr>
      <w:bookmarkStart w:id="13955" w:name="_Ref457709552"/>
      <w:bookmarkStart w:id="13956" w:name="_Toc472818951"/>
      <w:bookmarkStart w:id="13957" w:name="_Toc235503529"/>
      <w:bookmarkStart w:id="13958" w:name="_Toc241509304"/>
      <w:bookmarkStart w:id="13959" w:name="_Toc244416791"/>
      <w:bookmarkStart w:id="13960" w:name="_Toc276631155"/>
      <w:bookmarkStart w:id="13961" w:name="_Toc314500711"/>
      <w:r w:rsidRPr="00E77497">
        <w:t>15.9.4</w:t>
      </w:r>
      <w:r w:rsidRPr="00E77497">
        <w:tab/>
        <w:t>Properties of the Date Constructo</w:t>
      </w:r>
      <w:bookmarkEnd w:id="13954"/>
      <w:r w:rsidRPr="00E77497">
        <w:t>r</w:t>
      </w:r>
      <w:bookmarkEnd w:id="13955"/>
      <w:bookmarkEnd w:id="13956"/>
      <w:bookmarkEnd w:id="13957"/>
      <w:bookmarkEnd w:id="13958"/>
      <w:bookmarkEnd w:id="13959"/>
      <w:bookmarkEnd w:id="13960"/>
      <w:bookmarkEnd w:id="13961"/>
    </w:p>
    <w:p w14:paraId="7D6A9411" w14:textId="77777777" w:rsidR="004C02EF" w:rsidRPr="00E77497" w:rsidRDefault="004C02EF" w:rsidP="004C02EF">
      <w:r w:rsidRPr="00E77497">
        <w:t>The value of the [[Prototype]] internal property of the Date constructor is the Function prototype object (15.3.4).</w:t>
      </w:r>
    </w:p>
    <w:p w14:paraId="7CBF40B7"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13962" w:name="_Ref393614089"/>
      <w:bookmarkStart w:id="13963" w:name="_Toc393690540"/>
    </w:p>
    <w:p w14:paraId="5022A617" w14:textId="77777777" w:rsidR="004C02EF" w:rsidRPr="00E77497" w:rsidRDefault="004C02EF" w:rsidP="004C02EF">
      <w:pPr>
        <w:pStyle w:val="40"/>
        <w:numPr>
          <w:ilvl w:val="0"/>
          <w:numId w:val="0"/>
        </w:numPr>
      </w:pPr>
      <w:bookmarkStart w:id="13964" w:name="_Ref424534620"/>
      <w:r w:rsidRPr="00E77497">
        <w:t>15.9.4.1</w:t>
      </w:r>
      <w:r w:rsidRPr="00E77497">
        <w:tab/>
        <w:t>Date.prototyp</w:t>
      </w:r>
      <w:bookmarkEnd w:id="13962"/>
      <w:bookmarkEnd w:id="13963"/>
      <w:r w:rsidRPr="00E77497">
        <w:t>e</w:t>
      </w:r>
      <w:bookmarkEnd w:id="13964"/>
    </w:p>
    <w:p w14:paraId="5C4A92B3" w14:textId="77777777"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14:paraId="33EACEC5"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13965" w:name="_Ref387218744"/>
      <w:bookmarkStart w:id="13966" w:name="_Toc393690541"/>
    </w:p>
    <w:p w14:paraId="520B2B11" w14:textId="77777777" w:rsidR="004C02EF" w:rsidRPr="00E77497" w:rsidRDefault="004C02EF" w:rsidP="004C02EF">
      <w:pPr>
        <w:pStyle w:val="40"/>
        <w:numPr>
          <w:ilvl w:val="0"/>
          <w:numId w:val="0"/>
        </w:numPr>
      </w:pPr>
      <w:bookmarkStart w:id="13967" w:name="_Ref424536114"/>
      <w:r w:rsidRPr="00E77497">
        <w:t>15.9.4.2</w:t>
      </w:r>
      <w:r w:rsidRPr="00E77497">
        <w:tab/>
        <w:t>Date.parse (string</w:t>
      </w:r>
      <w:bookmarkEnd w:id="13965"/>
      <w:bookmarkEnd w:id="13966"/>
      <w:r w:rsidRPr="00E77497">
        <w:t>)</w:t>
      </w:r>
      <w:bookmarkEnd w:id="13967"/>
    </w:p>
    <w:p w14:paraId="117FFA4E" w14:textId="77777777"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 and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75B22E9E" w14:textId="77777777"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4FB34AA6" w14:textId="77777777"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2C43A7D6" w14:textId="77777777"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3A8A74F0" w14:textId="77777777"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6CB4FDDE" w14:textId="77777777"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767C0FF4" w14:textId="77777777" w:rsidR="004C02EF" w:rsidRPr="00E77497" w:rsidRDefault="004C02EF" w:rsidP="004C02EF">
      <w:pPr>
        <w:spacing w:after="60"/>
      </w:pPr>
      <w:r w:rsidRPr="00E77497">
        <w:t>However, the expression</w:t>
      </w:r>
    </w:p>
    <w:p w14:paraId="107CE979" w14:textId="77777777" w:rsidR="004C02EF" w:rsidRPr="00E77497" w:rsidRDefault="004C02EF" w:rsidP="004C02EF">
      <w:pPr>
        <w:spacing w:after="60"/>
        <w:ind w:left="720"/>
      </w:pPr>
      <w:r w:rsidRPr="00E77497">
        <w:rPr>
          <w:rFonts w:ascii="Courier New" w:hAnsi="Courier New" w:cs="Courier New"/>
          <w:b/>
        </w:rPr>
        <w:t>Date.parse(</w:t>
      </w:r>
      <w:r w:rsidRPr="00E77497">
        <w:rPr>
          <w:rFonts w:ascii="Times New Roman" w:hAnsi="Times New Roman"/>
          <w:i/>
        </w:rPr>
        <w:t>x</w:t>
      </w:r>
      <w:r w:rsidRPr="00E77497">
        <w:rPr>
          <w:rFonts w:ascii="Courier New" w:hAnsi="Courier New" w:cs="Courier New"/>
          <w:b/>
        </w:rPr>
        <w:t>.toLocaleString())</w:t>
      </w:r>
    </w:p>
    <w:p w14:paraId="231574BE" w14:textId="77777777"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13968" w:name="_Toc393690542"/>
    </w:p>
    <w:p w14:paraId="092C4FD4" w14:textId="77777777" w:rsidR="004C02EF" w:rsidRPr="00E77497" w:rsidRDefault="004C02EF" w:rsidP="004C02EF">
      <w:pPr>
        <w:pStyle w:val="40"/>
        <w:numPr>
          <w:ilvl w:val="0"/>
          <w:numId w:val="0"/>
        </w:numPr>
      </w:pPr>
      <w:bookmarkStart w:id="13969" w:name="_Ref457709555"/>
      <w:r w:rsidRPr="00E77497">
        <w:t>15.9.4.3</w:t>
      </w:r>
      <w:r w:rsidRPr="00E77497">
        <w:tab/>
        <w:t>Date.UTC (year, month [, date [, hours [, minutes [, seconds [, ms</w:t>
      </w:r>
      <w:bookmarkEnd w:id="13968"/>
      <w:r w:rsidRPr="00E77497">
        <w:t xml:space="preserve"> ] ] ] ] ] )</w:t>
      </w:r>
      <w:bookmarkEnd w:id="13969"/>
    </w:p>
    <w:p w14:paraId="03FF3157" w14:textId="77777777"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7014885B" w14:textId="77777777"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14:paraId="5EBFFC46" w14:textId="77777777"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14:paraId="063DF4F5" w14:textId="77777777"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11EB0138" w14:textId="77777777"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7F9A8D3E" w14:textId="77777777"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672983CC" w14:textId="77777777"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3EB2281D" w14:textId="77777777"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53B9B5CD" w14:textId="77777777"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16806E70" w14:textId="77777777"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581986E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6659C31B"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1C9EC591" w14:textId="77777777" w:rsidR="004C02EF" w:rsidRPr="00E77497" w:rsidRDefault="004C02EF" w:rsidP="004C02EF">
      <w:pPr>
        <w:pStyle w:val="40"/>
        <w:numPr>
          <w:ilvl w:val="0"/>
          <w:numId w:val="0"/>
        </w:numPr>
      </w:pPr>
      <w:bookmarkStart w:id="13970" w:name="_Ref393609478"/>
      <w:bookmarkStart w:id="13971" w:name="_Toc393690550"/>
      <w:bookmarkStart w:id="13972" w:name="_Ref424536220"/>
      <w:bookmarkStart w:id="13973" w:name="_Toc472818952"/>
      <w:r w:rsidRPr="00E77497">
        <w:t>15.9.4.4</w:t>
      </w:r>
      <w:r w:rsidRPr="00E77497">
        <w:tab/>
        <w:t>Date.now ( )</w:t>
      </w:r>
    </w:p>
    <w:p w14:paraId="120E0E97" w14:textId="77777777"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40527233" w14:textId="77777777" w:rsidR="004C02EF" w:rsidRPr="00E77497" w:rsidRDefault="004C02EF" w:rsidP="00B43482">
      <w:pPr>
        <w:pStyle w:val="30"/>
        <w:numPr>
          <w:ilvl w:val="0"/>
          <w:numId w:val="0"/>
        </w:numPr>
      </w:pPr>
      <w:bookmarkStart w:id="13974" w:name="_Toc235503530"/>
      <w:bookmarkStart w:id="13975" w:name="_Toc241509305"/>
      <w:bookmarkStart w:id="13976" w:name="_Toc244416792"/>
      <w:bookmarkStart w:id="13977" w:name="_Toc276631156"/>
      <w:bookmarkStart w:id="13978" w:name="_Toc314500712"/>
      <w:r w:rsidRPr="00E77497">
        <w:t>15.9.5</w:t>
      </w:r>
      <w:r w:rsidRPr="00E77497">
        <w:tab/>
        <w:t>Properties of the Date Prototype Objec</w:t>
      </w:r>
      <w:bookmarkEnd w:id="13970"/>
      <w:bookmarkEnd w:id="13971"/>
      <w:r w:rsidRPr="00E77497">
        <w:t>t</w:t>
      </w:r>
      <w:bookmarkEnd w:id="13972"/>
      <w:bookmarkEnd w:id="13973"/>
      <w:bookmarkEnd w:id="13974"/>
      <w:bookmarkEnd w:id="13975"/>
      <w:bookmarkEnd w:id="13976"/>
      <w:bookmarkEnd w:id="13977"/>
      <w:bookmarkEnd w:id="13978"/>
    </w:p>
    <w:p w14:paraId="35F3E2F9" w14:textId="77777777" w:rsidR="004C02EF" w:rsidRPr="00E77497" w:rsidRDefault="004C02EF" w:rsidP="004C02EF">
      <w:r w:rsidRPr="00E77497">
        <w:t xml:space="preserve">The Date prototype object is itself a Date object </w:t>
      </w:r>
      <w:del w:id="13979" w:author="Allen Wirfs-Brock" w:date="2011-07-02T14:28:00Z">
        <w:r w:rsidRPr="00E77497" w:rsidDel="0054023D">
          <w:delText xml:space="preserve">(its [[Class]] is </w:delText>
        </w:r>
        <w:r w:rsidRPr="00E77497" w:rsidDel="0054023D">
          <w:rPr>
            <w:rFonts w:ascii="Courier New" w:hAnsi="Courier New"/>
            <w:b/>
          </w:rPr>
          <w:delText>"Date"</w:delText>
        </w:r>
        <w:r w:rsidRPr="00E77497" w:rsidDel="0054023D">
          <w:delText>)</w:delText>
        </w:r>
      </w:del>
      <w:ins w:id="13980" w:author="Allen Wirfs-Brock" w:date="2011-07-02T14:28:00Z">
        <w:r w:rsidR="0054023D" w:rsidRPr="00E77497">
          <w:t>and has a [[</w:t>
        </w:r>
        <w:del w:id="13981" w:author="Rev 3 Allen Wirfs-Brock" w:date="2011-09-08T14:46:00Z">
          <w:r w:rsidR="0054023D" w:rsidRPr="00E77497" w:rsidDel="00FA2A04">
            <w:delText>IsDate</w:delText>
          </w:r>
        </w:del>
      </w:ins>
      <w:ins w:id="13982" w:author="Rev 3 Allen Wirfs-Brock" w:date="2011-09-08T14:46:00Z">
        <w:r w:rsidR="00FA2A04" w:rsidRPr="00E77497">
          <w:t>NativeBrand</w:t>
        </w:r>
      </w:ins>
      <w:ins w:id="13983" w:author="Allen Wirfs-Brock" w:date="2011-07-02T14:28:00Z">
        <w:r w:rsidR="0054023D" w:rsidRPr="00E77497">
          <w:t>]] internal property</w:t>
        </w:r>
      </w:ins>
      <w:ins w:id="13984" w:author="Rev 3 Allen Wirfs-Brock" w:date="2011-09-08T14:46:00Z">
        <w:r w:rsidR="00FA2A04" w:rsidRPr="00E77497">
          <w:t xml:space="preserve"> whose value is NativeDate</w:t>
        </w:r>
      </w:ins>
      <w:ins w:id="13985" w:author="Allen Wirfs-Brock" w:date="2011-07-02T14:28:00Z">
        <w:r w:rsidR="0054023D" w:rsidRPr="00E77497">
          <w:t>.</w:t>
        </w:r>
      </w:ins>
      <w:r w:rsidRPr="00E77497">
        <w:t xml:space="preserve"> </w:t>
      </w:r>
      <w:del w:id="13986" w:author="Allen Wirfs-Brock" w:date="2011-07-02T14:29:00Z">
        <w:r w:rsidRPr="00E77497" w:rsidDel="0054023D">
          <w:delText xml:space="preserve">whose </w:delText>
        </w:r>
      </w:del>
      <w:ins w:id="13987" w:author="Allen Wirfs-Brock" w:date="2011-07-02T14:29:00Z">
        <w:r w:rsidR="0054023D" w:rsidRPr="00E77497">
          <w:t xml:space="preserve">Its </w:t>
        </w:r>
      </w:ins>
      <w:r w:rsidRPr="00E77497">
        <w:t xml:space="preserve">[[PrimitiveValue]] is </w:t>
      </w:r>
      <w:r w:rsidRPr="00E77497">
        <w:rPr>
          <w:b/>
        </w:rPr>
        <w:t>NaN</w:t>
      </w:r>
      <w:r w:rsidRPr="00E77497">
        <w:t>.</w:t>
      </w:r>
    </w:p>
    <w:p w14:paraId="68573921" w14:textId="77777777" w:rsidR="004C02EF" w:rsidRPr="00E77497" w:rsidRDefault="004C02EF" w:rsidP="004C02EF">
      <w:r w:rsidRPr="00E77497">
        <w:t>The value of the [[Prototype]] internal property of the Date prototype object is the standard built-in Object prototype object (15.2.4).</w:t>
      </w:r>
    </w:p>
    <w:p w14:paraId="75379C8C" w14:textId="77777777" w:rsidR="004C02EF" w:rsidRPr="00E77497" w:rsidRDefault="004C02EF" w:rsidP="004C02E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Unless explicitly noted otherwise, none of these functions are generic; a </w:t>
      </w:r>
      <w:r w:rsidRPr="00E77497">
        <w:rPr>
          <w:b/>
        </w:rPr>
        <w:t>TypeError</w:t>
      </w:r>
      <w:r w:rsidRPr="00E77497">
        <w:t xml:space="preserve"> exception is thrown if the </w:t>
      </w:r>
      <w:r w:rsidRPr="00E77497">
        <w:rPr>
          <w:b/>
        </w:rPr>
        <w:t>this</w:t>
      </w:r>
      <w:r w:rsidRPr="00E77497">
        <w:t xml:space="preserve"> value is not an object </w:t>
      </w:r>
      <w:del w:id="13988" w:author="Allen Wirfs-Brock" w:date="2011-07-02T14:29:00Z">
        <w:r w:rsidRPr="00E77497" w:rsidDel="0054023D">
          <w:delText>for which the value of the [[Class]]</w:delText>
        </w:r>
      </w:del>
      <w:ins w:id="13989" w:author="Allen Wirfs-Brock" w:date="2011-07-02T14:29:00Z">
        <w:r w:rsidR="0054023D" w:rsidRPr="00E77497">
          <w:t>with a [[</w:t>
        </w:r>
        <w:del w:id="13990" w:author="Rev 3 Allen Wirfs-Brock" w:date="2011-09-08T14:46:00Z">
          <w:r w:rsidR="0054023D" w:rsidRPr="00E77497" w:rsidDel="00FA2A04">
            <w:delText>IsDate</w:delText>
          </w:r>
        </w:del>
      </w:ins>
      <w:ins w:id="13991" w:author="Rev 3 Allen Wirfs-Brock" w:date="2011-09-08T14:46:00Z">
        <w:r w:rsidR="00FA2A04" w:rsidRPr="00E77497">
          <w:t>NativeBrand</w:t>
        </w:r>
      </w:ins>
      <w:ins w:id="13992" w:author="Allen Wirfs-Brock" w:date="2011-07-02T14:29:00Z">
        <w:r w:rsidR="0054023D" w:rsidRPr="00E77497">
          <w:t>]]</w:t>
        </w:r>
      </w:ins>
      <w:r w:rsidRPr="00E77497">
        <w:t xml:space="preserve"> internal property</w:t>
      </w:r>
      <w:ins w:id="13993" w:author="Rev 3 Allen Wirfs-Brock" w:date="2011-09-08T14:46:00Z">
        <w:r w:rsidR="00FA2A04" w:rsidRPr="00E77497">
          <w:t xml:space="preserve"> whose value is NativeDate</w:t>
        </w:r>
      </w:ins>
      <w:del w:id="13994" w:author="Allen Wirfs-Brock" w:date="2011-07-02T14:29:00Z">
        <w:r w:rsidRPr="00E77497" w:rsidDel="0054023D">
          <w:delText xml:space="preserve"> is </w:delText>
        </w:r>
        <w:r w:rsidRPr="00E77497" w:rsidDel="0054023D">
          <w:rPr>
            <w:rFonts w:ascii="Courier New" w:hAnsi="Courier New"/>
            <w:b/>
          </w:rPr>
          <w:delText>"Date"</w:delText>
        </w:r>
      </w:del>
      <w:r w:rsidRPr="00E77497">
        <w:t>. Also, the phrase “this time value” refers to the Number value for the time represented by this Date object, that is, the value of the [[PrimitiveValue]] internal property of this Date object.</w:t>
      </w:r>
      <w:bookmarkStart w:id="13995" w:name="_Toc393690551"/>
    </w:p>
    <w:p w14:paraId="717DA6D6" w14:textId="77777777" w:rsidR="004C02EF" w:rsidRPr="00E77497" w:rsidRDefault="004C02EF" w:rsidP="004C02EF">
      <w:pPr>
        <w:pStyle w:val="40"/>
        <w:numPr>
          <w:ilvl w:val="0"/>
          <w:numId w:val="0"/>
        </w:numPr>
      </w:pPr>
      <w:r w:rsidRPr="00E77497">
        <w:t>15.9.5.1</w:t>
      </w:r>
      <w:r w:rsidRPr="00E77497">
        <w:tab/>
        <w:t>Date.prototype.constructo</w:t>
      </w:r>
      <w:bookmarkEnd w:id="13995"/>
      <w:r w:rsidRPr="00E77497">
        <w:t>r</w:t>
      </w:r>
    </w:p>
    <w:p w14:paraId="7C7642DE" w14:textId="77777777"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13996" w:name="_Toc393690552"/>
    </w:p>
    <w:p w14:paraId="5FF04AD6" w14:textId="77777777" w:rsidR="004C02EF" w:rsidRPr="00E77497" w:rsidRDefault="004C02EF" w:rsidP="004C02EF">
      <w:pPr>
        <w:pStyle w:val="40"/>
        <w:numPr>
          <w:ilvl w:val="0"/>
          <w:numId w:val="0"/>
        </w:numPr>
      </w:pPr>
      <w:bookmarkStart w:id="13997" w:name="_Hlt456012598"/>
      <w:bookmarkStart w:id="13998" w:name="_Ref451681328"/>
      <w:bookmarkEnd w:id="13997"/>
      <w:r w:rsidRPr="00E77497">
        <w:t>15.9.5.2</w:t>
      </w:r>
      <w:r w:rsidRPr="00E77497">
        <w:tab/>
        <w:t>Date.prototype.toString</w:t>
      </w:r>
      <w:bookmarkEnd w:id="13996"/>
      <w:r w:rsidRPr="00E77497">
        <w:t xml:space="preserve"> ( )</w:t>
      </w:r>
      <w:bookmarkEnd w:id="13998"/>
    </w:p>
    <w:p w14:paraId="2073EE41" w14:textId="77777777" w:rsidR="004C02EF" w:rsidRPr="00E77497" w:rsidRDefault="004C02EF" w:rsidP="004C02EF">
      <w:r w:rsidRPr="00E77497">
        <w:t>This function returns a String value. The contents of the String are implementation-dependent, but are intended to represent the Date in the current time zone in a convenient, human-readable form.</w:t>
      </w:r>
    </w:p>
    <w:p w14:paraId="1A87E66B" w14:textId="77777777"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14:paraId="6A9F5030" w14:textId="77777777" w:rsidR="004C02EF" w:rsidRPr="008B7F6F" w:rsidRDefault="004C02EF" w:rsidP="004C02EF">
      <w:pPr>
        <w:pStyle w:val="40"/>
        <w:numPr>
          <w:ilvl w:val="0"/>
          <w:numId w:val="0"/>
        </w:numPr>
      </w:pPr>
      <w:bookmarkStart w:id="13999" w:name="_Ref456012533"/>
      <w:bookmarkStart w:id="14000" w:name="_Toc393690589"/>
      <w:bookmarkStart w:id="14001" w:name="_Ref451681497"/>
      <w:bookmarkStart w:id="14002" w:name="_Toc393690553"/>
      <w:bookmarkStart w:id="14003" w:name="_Ref455972363"/>
      <w:r w:rsidRPr="008B7F6F">
        <w:t>15.9.5.3</w:t>
      </w:r>
      <w:r w:rsidRPr="008B7F6F">
        <w:tab/>
        <w:t>Date.prototype.toDateString ( )</w:t>
      </w:r>
      <w:bookmarkEnd w:id="13999"/>
    </w:p>
    <w:p w14:paraId="7CD43FEA" w14:textId="77777777"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14:paraId="75A4E539" w14:textId="77777777" w:rsidR="004C02EF" w:rsidRPr="006B6D0A" w:rsidRDefault="004C02EF" w:rsidP="004C02EF">
      <w:pPr>
        <w:pStyle w:val="40"/>
        <w:numPr>
          <w:ilvl w:val="0"/>
          <w:numId w:val="0"/>
        </w:numPr>
      </w:pPr>
      <w:bookmarkStart w:id="14004" w:name="_Ref456012539"/>
      <w:r w:rsidRPr="006B6D0A">
        <w:t>15.9.5.4</w:t>
      </w:r>
      <w:r w:rsidRPr="006B6D0A">
        <w:tab/>
        <w:t>Date.prototype.toTimeString ( )</w:t>
      </w:r>
      <w:bookmarkEnd w:id="14004"/>
    </w:p>
    <w:p w14:paraId="51FAA73A" w14:textId="77777777"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17EE4F17" w14:textId="77777777" w:rsidR="004C02EF" w:rsidRPr="00A67AF2" w:rsidRDefault="004C02EF" w:rsidP="004C02EF">
      <w:pPr>
        <w:pStyle w:val="40"/>
        <w:numPr>
          <w:ilvl w:val="0"/>
          <w:numId w:val="0"/>
        </w:numPr>
      </w:pPr>
      <w:bookmarkStart w:id="14005" w:name="_Ref456012565"/>
      <w:r w:rsidRPr="00A67AF2">
        <w:t>15.9.5.5</w:t>
      </w:r>
      <w:r w:rsidRPr="00A67AF2">
        <w:tab/>
        <w:t>Date.prototype.toLocaleString</w:t>
      </w:r>
      <w:bookmarkEnd w:id="14000"/>
      <w:r w:rsidRPr="00A67AF2">
        <w:t xml:space="preserve"> ( )</w:t>
      </w:r>
      <w:bookmarkEnd w:id="14001"/>
      <w:bookmarkEnd w:id="14005"/>
    </w:p>
    <w:p w14:paraId="2C5CD1DD" w14:textId="77777777"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7FEBE113" w14:textId="77777777"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17269549" w14:textId="77777777" w:rsidR="004C02EF" w:rsidRPr="00E77497" w:rsidRDefault="004C02EF" w:rsidP="004C02EF">
      <w:pPr>
        <w:pStyle w:val="40"/>
        <w:numPr>
          <w:ilvl w:val="0"/>
          <w:numId w:val="0"/>
        </w:numPr>
      </w:pPr>
      <w:bookmarkStart w:id="14006" w:name="_Ref456012548"/>
      <w:r w:rsidRPr="00E77497">
        <w:t>15.9.5.6</w:t>
      </w:r>
      <w:r w:rsidRPr="00E77497">
        <w:tab/>
        <w:t>Date.prototype.toLocaleDateString ( )</w:t>
      </w:r>
      <w:bookmarkEnd w:id="14006"/>
    </w:p>
    <w:p w14:paraId="3E39BCE7" w14:textId="77777777"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4810CA47"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472CCFE6" w14:textId="77777777" w:rsidR="004C02EF" w:rsidRPr="00E77497" w:rsidRDefault="004C02EF" w:rsidP="004C02EF">
      <w:pPr>
        <w:pStyle w:val="40"/>
        <w:numPr>
          <w:ilvl w:val="0"/>
          <w:numId w:val="0"/>
        </w:numPr>
      </w:pPr>
      <w:bookmarkStart w:id="14007" w:name="_Ref456012554"/>
      <w:r w:rsidRPr="00E77497">
        <w:t>15.9.5.7</w:t>
      </w:r>
      <w:r w:rsidRPr="00E77497">
        <w:tab/>
        <w:t>Date.prototype.toLocaleTimeString ( )</w:t>
      </w:r>
      <w:bookmarkEnd w:id="14007"/>
    </w:p>
    <w:p w14:paraId="1D3076AF" w14:textId="77777777"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6745E007"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7EB05F2E" w14:textId="77777777" w:rsidR="004C02EF" w:rsidRPr="00E77497" w:rsidRDefault="004C02EF" w:rsidP="004C02EF">
      <w:pPr>
        <w:pStyle w:val="40"/>
        <w:numPr>
          <w:ilvl w:val="0"/>
          <w:numId w:val="0"/>
        </w:numPr>
      </w:pPr>
      <w:bookmarkStart w:id="14008" w:name="_Ref456012407"/>
      <w:r w:rsidRPr="00E77497">
        <w:t>15.9.5.8</w:t>
      </w:r>
      <w:r w:rsidRPr="00E77497">
        <w:tab/>
        <w:t>Date.prototype.valueOf</w:t>
      </w:r>
      <w:bookmarkEnd w:id="14002"/>
      <w:r w:rsidRPr="00E77497">
        <w:t xml:space="preserve"> ( )</w:t>
      </w:r>
      <w:bookmarkEnd w:id="14003"/>
      <w:bookmarkEnd w:id="14008"/>
    </w:p>
    <w:p w14:paraId="4F406477" w14:textId="77777777"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14:paraId="745B13B3" w14:textId="77777777" w:rsidR="004C02EF" w:rsidRPr="00E77497" w:rsidRDefault="004C02EF" w:rsidP="004C02EF">
      <w:pPr>
        <w:pStyle w:val="40"/>
        <w:numPr>
          <w:ilvl w:val="0"/>
          <w:numId w:val="0"/>
        </w:numPr>
      </w:pPr>
      <w:bookmarkStart w:id="14009" w:name="_Toc393690554"/>
      <w:bookmarkStart w:id="14010" w:name="_Ref455972366"/>
      <w:bookmarkStart w:id="14011" w:name="_Ref456028512"/>
      <w:r w:rsidRPr="00E77497">
        <w:t>15.9.5.9</w:t>
      </w:r>
      <w:r w:rsidRPr="00E77497">
        <w:tab/>
        <w:t>Date.prototype.getTime</w:t>
      </w:r>
      <w:bookmarkEnd w:id="14009"/>
      <w:r w:rsidRPr="00E77497">
        <w:t xml:space="preserve"> ( )</w:t>
      </w:r>
      <w:bookmarkEnd w:id="14010"/>
      <w:bookmarkEnd w:id="14011"/>
    </w:p>
    <w:p w14:paraId="650FBE80" w14:textId="77777777" w:rsidR="004C02EF" w:rsidRPr="00E77497" w:rsidRDefault="004C02EF" w:rsidP="001F482D">
      <w:pPr>
        <w:pStyle w:val="Alg4"/>
        <w:numPr>
          <w:ilvl w:val="0"/>
          <w:numId w:val="251"/>
        </w:numPr>
        <w:spacing w:after="220"/>
      </w:pPr>
      <w:r w:rsidRPr="00E77497">
        <w:t>Return this time value.</w:t>
      </w:r>
      <w:bookmarkStart w:id="14012" w:name="_Toc393690555"/>
    </w:p>
    <w:p w14:paraId="280C13BC" w14:textId="77777777" w:rsidR="004C02EF" w:rsidRPr="00E77497" w:rsidRDefault="004C02EF" w:rsidP="004C02EF">
      <w:pPr>
        <w:pStyle w:val="40"/>
        <w:numPr>
          <w:ilvl w:val="0"/>
          <w:numId w:val="0"/>
        </w:numPr>
      </w:pPr>
      <w:bookmarkStart w:id="14013" w:name="_Toc393690556"/>
      <w:bookmarkEnd w:id="14012"/>
      <w:r w:rsidRPr="00E77497">
        <w:t>15.9.5.10</w:t>
      </w:r>
      <w:r w:rsidRPr="00E77497">
        <w:tab/>
        <w:t>Date.prototype.getFullYear</w:t>
      </w:r>
      <w:bookmarkEnd w:id="14013"/>
      <w:r w:rsidRPr="00E77497">
        <w:t xml:space="preserve"> ( )</w:t>
      </w:r>
    </w:p>
    <w:p w14:paraId="725DE7F7" w14:textId="77777777"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14:paraId="1798D250" w14:textId="77777777"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CC909F9" w14:textId="77777777"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14014" w:name="_Toc393690557"/>
    </w:p>
    <w:p w14:paraId="2790772A" w14:textId="77777777" w:rsidR="004C02EF" w:rsidRPr="00E77497" w:rsidRDefault="004C02EF" w:rsidP="004C02EF">
      <w:pPr>
        <w:pStyle w:val="40"/>
        <w:numPr>
          <w:ilvl w:val="0"/>
          <w:numId w:val="0"/>
        </w:numPr>
      </w:pPr>
      <w:r w:rsidRPr="00E77497">
        <w:t>15.9.5.11</w:t>
      </w:r>
      <w:r w:rsidRPr="00E77497">
        <w:tab/>
        <w:t>Date.prototype.getUTCFullYear</w:t>
      </w:r>
      <w:bookmarkEnd w:id="14014"/>
      <w:r w:rsidRPr="00E77497">
        <w:t xml:space="preserve"> ( )</w:t>
      </w:r>
    </w:p>
    <w:p w14:paraId="6C385AB3" w14:textId="77777777"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14:paraId="48FC7A11" w14:textId="77777777"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8E3AD87" w14:textId="77777777"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14015" w:name="_Toc393690558"/>
    </w:p>
    <w:p w14:paraId="7184D53A" w14:textId="77777777" w:rsidR="004C02EF" w:rsidRPr="00E77497" w:rsidRDefault="004C02EF" w:rsidP="004C02EF">
      <w:pPr>
        <w:pStyle w:val="40"/>
        <w:numPr>
          <w:ilvl w:val="0"/>
          <w:numId w:val="0"/>
        </w:numPr>
      </w:pPr>
      <w:r w:rsidRPr="00E77497">
        <w:t>15.9.5.12</w:t>
      </w:r>
      <w:r w:rsidRPr="00E77497">
        <w:tab/>
        <w:t>Date.prototype.getMonth</w:t>
      </w:r>
      <w:bookmarkEnd w:id="14015"/>
      <w:r w:rsidRPr="00E77497">
        <w:t xml:space="preserve"> ( )</w:t>
      </w:r>
    </w:p>
    <w:p w14:paraId="0FF51353" w14:textId="77777777"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14:paraId="47F3175E" w14:textId="77777777"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3D43E2D" w14:textId="77777777"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14016" w:name="_Toc393690559"/>
    </w:p>
    <w:p w14:paraId="106213B3" w14:textId="77777777" w:rsidR="004C02EF" w:rsidRPr="00E77497" w:rsidRDefault="004C02EF" w:rsidP="004C02EF">
      <w:pPr>
        <w:pStyle w:val="40"/>
        <w:numPr>
          <w:ilvl w:val="0"/>
          <w:numId w:val="0"/>
        </w:numPr>
      </w:pPr>
      <w:r w:rsidRPr="00E77497">
        <w:t>15.9.5.13</w:t>
      </w:r>
      <w:r w:rsidRPr="00E77497">
        <w:tab/>
        <w:t>Date.prototype.getUTCMonth</w:t>
      </w:r>
      <w:bookmarkEnd w:id="14016"/>
      <w:r w:rsidRPr="00E77497">
        <w:t xml:space="preserve"> ( )</w:t>
      </w:r>
    </w:p>
    <w:p w14:paraId="1D9A7B38" w14:textId="77777777"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14:paraId="4A75C7DE" w14:textId="77777777"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3817627" w14:textId="77777777"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14017" w:name="_Toc393690560"/>
    </w:p>
    <w:p w14:paraId="389E7C3A" w14:textId="77777777" w:rsidR="004C02EF" w:rsidRPr="00E77497" w:rsidRDefault="004C02EF" w:rsidP="004C02EF">
      <w:pPr>
        <w:pStyle w:val="40"/>
        <w:numPr>
          <w:ilvl w:val="0"/>
          <w:numId w:val="0"/>
        </w:numPr>
      </w:pPr>
      <w:r w:rsidRPr="00E77497">
        <w:t>15.9.5.14</w:t>
      </w:r>
      <w:r w:rsidRPr="00E77497">
        <w:tab/>
        <w:t>Date.prototype.getDate</w:t>
      </w:r>
      <w:bookmarkEnd w:id="14017"/>
      <w:r w:rsidRPr="00E77497">
        <w:t xml:space="preserve"> ( )</w:t>
      </w:r>
    </w:p>
    <w:p w14:paraId="3310908B" w14:textId="77777777"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14:paraId="1D85E550" w14:textId="77777777"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4BAE61C" w14:textId="77777777"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14018" w:name="_Toc393690561"/>
    </w:p>
    <w:p w14:paraId="011A94EC" w14:textId="77777777" w:rsidR="004C02EF" w:rsidRPr="00E77497" w:rsidRDefault="004C02EF" w:rsidP="004C02EF">
      <w:pPr>
        <w:pStyle w:val="40"/>
        <w:numPr>
          <w:ilvl w:val="0"/>
          <w:numId w:val="0"/>
        </w:numPr>
      </w:pPr>
      <w:r w:rsidRPr="00E77497">
        <w:t>15.9.5.15</w:t>
      </w:r>
      <w:r w:rsidRPr="00E77497">
        <w:tab/>
        <w:t>Date.prototype.getUTCDate</w:t>
      </w:r>
      <w:bookmarkEnd w:id="14018"/>
      <w:r w:rsidRPr="00E77497">
        <w:t xml:space="preserve"> ( )</w:t>
      </w:r>
    </w:p>
    <w:p w14:paraId="73CFBF8E" w14:textId="77777777"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14:paraId="03F48FAB" w14:textId="77777777"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838537C" w14:textId="77777777"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14019" w:name="_Toc393690562"/>
    </w:p>
    <w:p w14:paraId="03E79704" w14:textId="77777777" w:rsidR="004C02EF" w:rsidRPr="00E77497" w:rsidRDefault="004C02EF" w:rsidP="004C02EF">
      <w:pPr>
        <w:pStyle w:val="40"/>
        <w:numPr>
          <w:ilvl w:val="0"/>
          <w:numId w:val="0"/>
        </w:numPr>
      </w:pPr>
      <w:r w:rsidRPr="00E77497">
        <w:t>15.9.5.16</w:t>
      </w:r>
      <w:r w:rsidRPr="00E77497">
        <w:tab/>
        <w:t>Date.prototype.getDay</w:t>
      </w:r>
      <w:bookmarkEnd w:id="14019"/>
      <w:r w:rsidRPr="00E77497">
        <w:t xml:space="preserve"> ( )</w:t>
      </w:r>
    </w:p>
    <w:p w14:paraId="66991532" w14:textId="77777777"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14:paraId="19CF0778" w14:textId="77777777"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65E3413" w14:textId="77777777"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14020" w:name="_Toc393690563"/>
    </w:p>
    <w:p w14:paraId="5700A08E" w14:textId="77777777" w:rsidR="004C02EF" w:rsidRPr="00E77497" w:rsidRDefault="004C02EF" w:rsidP="004C02EF">
      <w:pPr>
        <w:pStyle w:val="40"/>
        <w:numPr>
          <w:ilvl w:val="0"/>
          <w:numId w:val="0"/>
        </w:numPr>
      </w:pPr>
      <w:r w:rsidRPr="00E77497">
        <w:t>15.9.5.17</w:t>
      </w:r>
      <w:r w:rsidRPr="00E77497">
        <w:tab/>
        <w:t>Date.prototype.getUTCDay</w:t>
      </w:r>
      <w:bookmarkEnd w:id="14020"/>
      <w:r w:rsidRPr="00E77497">
        <w:t xml:space="preserve"> ( )</w:t>
      </w:r>
    </w:p>
    <w:p w14:paraId="4E1C57C1" w14:textId="77777777"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14:paraId="305F5DBB" w14:textId="77777777"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59BA7DF" w14:textId="77777777"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14021" w:name="_Toc393690564"/>
    </w:p>
    <w:p w14:paraId="4F840727" w14:textId="77777777" w:rsidR="004C02EF" w:rsidRPr="00E77497" w:rsidRDefault="004C02EF" w:rsidP="004C02EF">
      <w:pPr>
        <w:pStyle w:val="40"/>
        <w:numPr>
          <w:ilvl w:val="0"/>
          <w:numId w:val="0"/>
        </w:numPr>
      </w:pPr>
      <w:r w:rsidRPr="00E77497">
        <w:t>15.9.5.18</w:t>
      </w:r>
      <w:r w:rsidRPr="00E77497">
        <w:tab/>
        <w:t>Date.prototype.getHours</w:t>
      </w:r>
      <w:bookmarkEnd w:id="14021"/>
      <w:r w:rsidRPr="00E77497">
        <w:t xml:space="preserve"> ( )</w:t>
      </w:r>
    </w:p>
    <w:p w14:paraId="171347A6" w14:textId="77777777"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14:paraId="59B07508" w14:textId="77777777"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186A9EB" w14:textId="77777777"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14022" w:name="_Toc393690565"/>
    </w:p>
    <w:p w14:paraId="06317970" w14:textId="77777777" w:rsidR="004C02EF" w:rsidRPr="00E77497" w:rsidRDefault="004C02EF" w:rsidP="004C02EF">
      <w:pPr>
        <w:pStyle w:val="40"/>
        <w:numPr>
          <w:ilvl w:val="0"/>
          <w:numId w:val="0"/>
        </w:numPr>
      </w:pPr>
      <w:r w:rsidRPr="00E77497">
        <w:t>15.9.5.19</w:t>
      </w:r>
      <w:r w:rsidRPr="00E77497">
        <w:tab/>
        <w:t>Date.prototype.getUTCHours</w:t>
      </w:r>
      <w:bookmarkEnd w:id="14022"/>
      <w:r w:rsidRPr="00E77497">
        <w:t xml:space="preserve"> ( )</w:t>
      </w:r>
    </w:p>
    <w:p w14:paraId="330C61BB" w14:textId="77777777"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14:paraId="7D0E0491" w14:textId="77777777"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DD23360" w14:textId="77777777"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14023" w:name="_Toc393690566"/>
    </w:p>
    <w:p w14:paraId="2409B7BA" w14:textId="77777777" w:rsidR="004C02EF" w:rsidRPr="00E77497" w:rsidRDefault="004C02EF" w:rsidP="004C02EF">
      <w:pPr>
        <w:pStyle w:val="40"/>
        <w:numPr>
          <w:ilvl w:val="0"/>
          <w:numId w:val="0"/>
        </w:numPr>
      </w:pPr>
      <w:r w:rsidRPr="00E77497">
        <w:t>15.9.5.20</w:t>
      </w:r>
      <w:r w:rsidRPr="00E77497">
        <w:tab/>
        <w:t>Date.prototype.getMinutes</w:t>
      </w:r>
      <w:bookmarkEnd w:id="14023"/>
      <w:r w:rsidRPr="00E77497">
        <w:t xml:space="preserve"> ( )</w:t>
      </w:r>
    </w:p>
    <w:p w14:paraId="23DA29D9" w14:textId="77777777"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14:paraId="0384240E" w14:textId="77777777"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F67E5BA" w14:textId="77777777"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14024" w:name="_Toc393690567"/>
    </w:p>
    <w:p w14:paraId="4FE51D0F" w14:textId="77777777" w:rsidR="004C02EF" w:rsidRPr="00E77497" w:rsidRDefault="004C02EF" w:rsidP="004C02EF">
      <w:pPr>
        <w:pStyle w:val="40"/>
        <w:numPr>
          <w:ilvl w:val="0"/>
          <w:numId w:val="0"/>
        </w:numPr>
      </w:pPr>
      <w:r w:rsidRPr="00E77497">
        <w:t>15.9.5.21</w:t>
      </w:r>
      <w:r w:rsidRPr="00E77497">
        <w:tab/>
        <w:t>Date.prototype.getUTCMinutes</w:t>
      </w:r>
      <w:bookmarkEnd w:id="14024"/>
      <w:r w:rsidRPr="00E77497">
        <w:t xml:space="preserve"> ( )</w:t>
      </w:r>
    </w:p>
    <w:p w14:paraId="2398B878" w14:textId="77777777"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14:paraId="34E99C46" w14:textId="77777777"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11D0A9E" w14:textId="77777777"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14025" w:name="_Toc393690568"/>
    </w:p>
    <w:p w14:paraId="522CF310" w14:textId="77777777" w:rsidR="004C02EF" w:rsidRPr="00E77497" w:rsidRDefault="004C02EF" w:rsidP="004C02EF">
      <w:pPr>
        <w:pStyle w:val="40"/>
        <w:numPr>
          <w:ilvl w:val="0"/>
          <w:numId w:val="0"/>
        </w:numPr>
      </w:pPr>
      <w:r w:rsidRPr="00E77497">
        <w:t>15.9.5.22</w:t>
      </w:r>
      <w:r w:rsidRPr="00E77497">
        <w:tab/>
        <w:t>Date.prototype.getSeconds</w:t>
      </w:r>
      <w:bookmarkEnd w:id="14025"/>
      <w:r w:rsidRPr="00E77497">
        <w:t xml:space="preserve"> ( )</w:t>
      </w:r>
    </w:p>
    <w:p w14:paraId="21759857" w14:textId="77777777"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14:paraId="3761F349" w14:textId="77777777"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3BEFB68" w14:textId="77777777"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14026" w:name="_Toc393690569"/>
    </w:p>
    <w:p w14:paraId="10BF8DFD" w14:textId="77777777" w:rsidR="004C02EF" w:rsidRPr="00E77497" w:rsidRDefault="004C02EF" w:rsidP="004C02EF">
      <w:pPr>
        <w:pStyle w:val="40"/>
        <w:numPr>
          <w:ilvl w:val="0"/>
          <w:numId w:val="0"/>
        </w:numPr>
      </w:pPr>
      <w:r w:rsidRPr="00E77497">
        <w:t>15.9.5.23</w:t>
      </w:r>
      <w:r w:rsidRPr="00E77497">
        <w:tab/>
        <w:t>Date.prototype.getUTCSeconds</w:t>
      </w:r>
      <w:bookmarkEnd w:id="14026"/>
      <w:r w:rsidRPr="00E77497">
        <w:t xml:space="preserve"> ( )</w:t>
      </w:r>
    </w:p>
    <w:p w14:paraId="1FB6E825" w14:textId="77777777"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14:paraId="46F4A6FD" w14:textId="77777777"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2B6FFB1" w14:textId="77777777"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14027" w:name="_Toc393690570"/>
    </w:p>
    <w:p w14:paraId="317C0397" w14:textId="77777777" w:rsidR="004C02EF" w:rsidRPr="00E77497" w:rsidRDefault="004C02EF" w:rsidP="004C02EF">
      <w:pPr>
        <w:pStyle w:val="40"/>
        <w:numPr>
          <w:ilvl w:val="0"/>
          <w:numId w:val="0"/>
        </w:numPr>
      </w:pPr>
      <w:r w:rsidRPr="00E77497">
        <w:t>15.9.5.24</w:t>
      </w:r>
      <w:r w:rsidRPr="00E77497">
        <w:tab/>
        <w:t>Date.prototype.getMilliseconds</w:t>
      </w:r>
      <w:bookmarkEnd w:id="14027"/>
      <w:r w:rsidRPr="00E77497">
        <w:t xml:space="preserve"> ( )</w:t>
      </w:r>
    </w:p>
    <w:p w14:paraId="7DA28CF8" w14:textId="77777777"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14:paraId="6007137B" w14:textId="77777777" w:rsidR="004C02EF" w:rsidRPr="00E77497" w:rsidRDefault="004C02EF" w:rsidP="001F482D">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A834C99" w14:textId="77777777"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14028" w:name="_Toc393690571"/>
    </w:p>
    <w:p w14:paraId="6A1E472C" w14:textId="77777777" w:rsidR="004C02EF" w:rsidRPr="00E77497" w:rsidRDefault="004C02EF" w:rsidP="004C02EF">
      <w:pPr>
        <w:pStyle w:val="40"/>
        <w:numPr>
          <w:ilvl w:val="0"/>
          <w:numId w:val="0"/>
        </w:numPr>
      </w:pPr>
      <w:r w:rsidRPr="00E77497">
        <w:t>15.9.5.25</w:t>
      </w:r>
      <w:r w:rsidRPr="00E77497">
        <w:tab/>
        <w:t>Date.prototype.getUTCMilliseconds</w:t>
      </w:r>
      <w:bookmarkEnd w:id="14028"/>
      <w:r w:rsidRPr="00E77497">
        <w:t xml:space="preserve"> ( )</w:t>
      </w:r>
    </w:p>
    <w:p w14:paraId="269D48AA" w14:textId="77777777"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14:paraId="7AF967E3" w14:textId="77777777"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D137044" w14:textId="77777777"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14029" w:name="_Toc393690572"/>
    </w:p>
    <w:p w14:paraId="7DC6C3D4" w14:textId="77777777" w:rsidR="004C02EF" w:rsidRPr="00E77497" w:rsidRDefault="004C02EF" w:rsidP="004C02EF">
      <w:pPr>
        <w:pStyle w:val="40"/>
        <w:numPr>
          <w:ilvl w:val="0"/>
          <w:numId w:val="0"/>
        </w:numPr>
      </w:pPr>
      <w:r w:rsidRPr="00E77497">
        <w:t>15.9.5.26</w:t>
      </w:r>
      <w:r w:rsidRPr="00E77497">
        <w:tab/>
        <w:t>Date.prototype.getTimezoneOffset</w:t>
      </w:r>
      <w:bookmarkEnd w:id="14029"/>
      <w:r w:rsidRPr="00E77497">
        <w:t xml:space="preserve"> ( )</w:t>
      </w:r>
    </w:p>
    <w:p w14:paraId="4D53A822" w14:textId="77777777" w:rsidR="004C02EF" w:rsidRPr="00E77497" w:rsidRDefault="004C02EF" w:rsidP="004C02EF">
      <w:r w:rsidRPr="00E77497">
        <w:t>Returns the difference between local time and UTC time in minutes.</w:t>
      </w:r>
    </w:p>
    <w:p w14:paraId="1D65ED9B" w14:textId="77777777" w:rsidR="004C02EF" w:rsidRPr="00E77497" w:rsidRDefault="004C02EF" w:rsidP="001F482D">
      <w:pPr>
        <w:pStyle w:val="Alg4"/>
        <w:numPr>
          <w:ilvl w:val="0"/>
          <w:numId w:val="268"/>
        </w:numPr>
      </w:pPr>
      <w:r w:rsidRPr="00E77497">
        <w:t xml:space="preserve">Let </w:t>
      </w:r>
      <w:r w:rsidRPr="00E77497">
        <w:rPr>
          <w:i/>
        </w:rPr>
        <w:t>t</w:t>
      </w:r>
      <w:r w:rsidRPr="00E77497">
        <w:t xml:space="preserve"> be this time value.</w:t>
      </w:r>
    </w:p>
    <w:p w14:paraId="6A591132" w14:textId="77777777"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5F5ACB6" w14:textId="77777777"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14030" w:name="_Toc393690573"/>
    </w:p>
    <w:p w14:paraId="6CEFC47D" w14:textId="77777777" w:rsidR="004C02EF" w:rsidRPr="00E65A34" w:rsidRDefault="004C02EF" w:rsidP="004C02EF">
      <w:pPr>
        <w:pStyle w:val="40"/>
        <w:numPr>
          <w:ilvl w:val="0"/>
          <w:numId w:val="0"/>
        </w:numPr>
      </w:pPr>
      <w:bookmarkStart w:id="14031" w:name="_Hlt455975912"/>
      <w:bookmarkStart w:id="14032" w:name="_Ref455972372"/>
      <w:bookmarkEnd w:id="14031"/>
      <w:r w:rsidRPr="00E65A34">
        <w:t>15.9.5.27</w:t>
      </w:r>
      <w:r w:rsidRPr="00E65A34">
        <w:tab/>
        <w:t>Date.prototype.setTime (time</w:t>
      </w:r>
      <w:bookmarkEnd w:id="14030"/>
      <w:r w:rsidRPr="00E65A34">
        <w:t>)</w:t>
      </w:r>
      <w:bookmarkEnd w:id="14032"/>
    </w:p>
    <w:p w14:paraId="4551F1B6" w14:textId="77777777"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14:paraId="73B2A828" w14:textId="77777777" w:rsidR="004C02EF" w:rsidRPr="00E77497" w:rsidRDefault="004C02EF" w:rsidP="001F482D">
      <w:pPr>
        <w:pStyle w:val="Alg4"/>
        <w:numPr>
          <w:ilvl w:val="0"/>
          <w:numId w:val="269"/>
        </w:numPr>
      </w:pPr>
      <w:r w:rsidRPr="00675B74">
        <w:t xml:space="preserve">Set the [[PrimitiveValue]] internal property of this Date object to </w:t>
      </w:r>
      <w:r w:rsidRPr="00E77497">
        <w:rPr>
          <w:i/>
        </w:rPr>
        <w:t>v</w:t>
      </w:r>
      <w:r w:rsidRPr="00E77497">
        <w:t>.</w:t>
      </w:r>
    </w:p>
    <w:p w14:paraId="27EA0CF4" w14:textId="77777777"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14033" w:name="_Toc393690574"/>
    </w:p>
    <w:p w14:paraId="58FFC162" w14:textId="77777777" w:rsidR="004C02EF" w:rsidRPr="00E77497" w:rsidRDefault="004C02EF" w:rsidP="004C02EF">
      <w:pPr>
        <w:pStyle w:val="40"/>
        <w:numPr>
          <w:ilvl w:val="0"/>
          <w:numId w:val="0"/>
        </w:numPr>
      </w:pPr>
      <w:r w:rsidRPr="00E77497">
        <w:t>15.9.5.28</w:t>
      </w:r>
      <w:r w:rsidRPr="00E77497">
        <w:tab/>
        <w:t>Date.prototype.setMilliseconds (ms</w:t>
      </w:r>
      <w:bookmarkEnd w:id="14033"/>
      <w:r w:rsidRPr="00E77497">
        <w:t>)</w:t>
      </w:r>
    </w:p>
    <w:p w14:paraId="66AAB726" w14:textId="77777777"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14:paraId="3E4111E2" w14:textId="77777777"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6157E636" w14:textId="77777777"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0427A107" w14:textId="77777777" w:rsidR="004C02EF" w:rsidRPr="00E77497" w:rsidRDefault="004C02EF" w:rsidP="001F482D">
      <w:pPr>
        <w:pStyle w:val="Alg4"/>
        <w:numPr>
          <w:ilvl w:val="0"/>
          <w:numId w:val="270"/>
        </w:numPr>
      </w:pPr>
      <w:r w:rsidRPr="00E77497">
        <w:t xml:space="preserve">Set the [[PrimitiveValue]] internal property of this Date object to </w:t>
      </w:r>
      <w:r w:rsidRPr="00E77497">
        <w:rPr>
          <w:i/>
        </w:rPr>
        <w:t>u</w:t>
      </w:r>
      <w:r w:rsidRPr="00E77497">
        <w:t>.</w:t>
      </w:r>
    </w:p>
    <w:p w14:paraId="7F59433C" w14:textId="77777777"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14034" w:name="_Toc393690575"/>
    </w:p>
    <w:p w14:paraId="1E754FC2" w14:textId="77777777" w:rsidR="004C02EF" w:rsidRPr="00E77497" w:rsidRDefault="004C02EF" w:rsidP="004C02EF">
      <w:pPr>
        <w:pStyle w:val="40"/>
        <w:numPr>
          <w:ilvl w:val="0"/>
          <w:numId w:val="0"/>
        </w:numPr>
      </w:pPr>
      <w:r w:rsidRPr="00E77497">
        <w:t>15.9.5.29</w:t>
      </w:r>
      <w:r w:rsidRPr="00E77497">
        <w:tab/>
        <w:t>Date.prototype.setUTCMilliseconds (ms</w:t>
      </w:r>
      <w:bookmarkEnd w:id="14034"/>
      <w:r w:rsidRPr="00E77497">
        <w:t>)</w:t>
      </w:r>
    </w:p>
    <w:p w14:paraId="15817BCD" w14:textId="77777777"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14:paraId="23773566" w14:textId="77777777"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2F48604C" w14:textId="77777777"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06A32013" w14:textId="77777777" w:rsidR="004C02EF" w:rsidRPr="00E77497" w:rsidRDefault="004C02EF" w:rsidP="001F482D">
      <w:pPr>
        <w:pStyle w:val="Alg4"/>
        <w:numPr>
          <w:ilvl w:val="0"/>
          <w:numId w:val="271"/>
        </w:numPr>
      </w:pPr>
      <w:r w:rsidRPr="00E77497">
        <w:t xml:space="preserve">Set the [[PrimitiveValue]] internal property of this Date object to </w:t>
      </w:r>
      <w:r w:rsidRPr="00E77497">
        <w:rPr>
          <w:i/>
        </w:rPr>
        <w:t>v</w:t>
      </w:r>
      <w:r w:rsidRPr="00E77497">
        <w:t>.</w:t>
      </w:r>
    </w:p>
    <w:p w14:paraId="3B1231EC" w14:textId="77777777"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14035" w:name="_Toc393690576"/>
    </w:p>
    <w:p w14:paraId="44120D57" w14:textId="77777777" w:rsidR="004C02EF" w:rsidRPr="00E77497" w:rsidRDefault="004C02EF" w:rsidP="004C02EF">
      <w:pPr>
        <w:pStyle w:val="40"/>
        <w:numPr>
          <w:ilvl w:val="0"/>
          <w:numId w:val="0"/>
        </w:numPr>
      </w:pPr>
      <w:bookmarkStart w:id="14036" w:name="_Ref457709556"/>
      <w:r w:rsidRPr="00E77497">
        <w:t>15.9.5.30</w:t>
      </w:r>
      <w:r w:rsidRPr="00E77497">
        <w:tab/>
        <w:t xml:space="preserve">Date.prototype.setSeconds (sec [, ms ] </w:t>
      </w:r>
      <w:bookmarkEnd w:id="14035"/>
      <w:r w:rsidRPr="00E77497">
        <w:t>)</w:t>
      </w:r>
      <w:bookmarkEnd w:id="14036"/>
    </w:p>
    <w:p w14:paraId="03969DF2"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44361080" w14:textId="77777777"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14:paraId="6923D231" w14:textId="77777777"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14:paraId="1E439DE2" w14:textId="77777777"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230CB926" w14:textId="77777777"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3A27BCAC" w14:textId="77777777"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14:paraId="217DF278" w14:textId="77777777" w:rsidR="004C02EF" w:rsidRPr="00E77497" w:rsidRDefault="004C02EF" w:rsidP="001F482D">
      <w:pPr>
        <w:pStyle w:val="Alg4"/>
        <w:numPr>
          <w:ilvl w:val="0"/>
          <w:numId w:val="272"/>
        </w:numPr>
      </w:pPr>
      <w:r w:rsidRPr="00E77497">
        <w:t xml:space="preserve">Set the [[PrimitiveValue]] internal property of this Date object to </w:t>
      </w:r>
      <w:r w:rsidRPr="00E77497">
        <w:rPr>
          <w:i/>
        </w:rPr>
        <w:t>u</w:t>
      </w:r>
      <w:r w:rsidRPr="00E77497">
        <w:t>.</w:t>
      </w:r>
    </w:p>
    <w:p w14:paraId="77CBB337" w14:textId="77777777"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14037" w:name="_Toc393690577"/>
    </w:p>
    <w:p w14:paraId="5CA74C1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191E61ED" w14:textId="77777777" w:rsidR="004C02EF" w:rsidRPr="00E77497" w:rsidRDefault="004C02EF" w:rsidP="004C02EF">
      <w:pPr>
        <w:pStyle w:val="40"/>
        <w:numPr>
          <w:ilvl w:val="0"/>
          <w:numId w:val="0"/>
        </w:numPr>
      </w:pPr>
      <w:bookmarkStart w:id="14038" w:name="_Ref457709563"/>
      <w:r w:rsidRPr="00E77497">
        <w:t>15.9.5.31</w:t>
      </w:r>
      <w:r w:rsidRPr="00E77497">
        <w:tab/>
        <w:t xml:space="preserve">Date.prototype.setUTCSeconds (sec [, ms ] </w:t>
      </w:r>
      <w:bookmarkEnd w:id="14037"/>
      <w:r w:rsidRPr="00E77497">
        <w:t>)</w:t>
      </w:r>
      <w:bookmarkEnd w:id="14038"/>
    </w:p>
    <w:p w14:paraId="3D9F7F97"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2AEE8A11" w14:textId="77777777"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14:paraId="1C336939" w14:textId="77777777"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14:paraId="7B586846" w14:textId="77777777"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9A54AF5" w14:textId="77777777"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2539407E" w14:textId="77777777"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14:paraId="206BF10D" w14:textId="77777777" w:rsidR="004C02EF" w:rsidRPr="00E77497" w:rsidRDefault="004C02EF" w:rsidP="001F482D">
      <w:pPr>
        <w:pStyle w:val="Alg4"/>
        <w:numPr>
          <w:ilvl w:val="0"/>
          <w:numId w:val="273"/>
        </w:numPr>
      </w:pPr>
      <w:r w:rsidRPr="00E77497">
        <w:t xml:space="preserve">Set the [[PrimitiveValue]] internal property of this Date object to </w:t>
      </w:r>
      <w:r w:rsidRPr="00E77497">
        <w:rPr>
          <w:i/>
        </w:rPr>
        <w:t>v</w:t>
      </w:r>
      <w:r w:rsidRPr="00E77497">
        <w:t>.</w:t>
      </w:r>
    </w:p>
    <w:p w14:paraId="680B39F1" w14:textId="77777777"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14039" w:name="_Toc393690578"/>
    </w:p>
    <w:p w14:paraId="11BAB19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423AA114" w14:textId="77777777" w:rsidR="004C02EF" w:rsidRPr="00C7794D" w:rsidRDefault="004C02EF" w:rsidP="004C02EF">
      <w:pPr>
        <w:pStyle w:val="40"/>
        <w:numPr>
          <w:ilvl w:val="0"/>
          <w:numId w:val="0"/>
        </w:numPr>
      </w:pPr>
      <w:bookmarkStart w:id="14040" w:name="_Ref457709571"/>
      <w:r w:rsidRPr="00C7794D">
        <w:t>15.9.5.32</w:t>
      </w:r>
      <w:r w:rsidRPr="00C7794D">
        <w:tab/>
        <w:t xml:space="preserve">Date.prototype.setMinutes (min [, sec [, ms ] ] </w:t>
      </w:r>
      <w:bookmarkEnd w:id="14039"/>
      <w:r w:rsidRPr="00C7794D">
        <w:t>)</w:t>
      </w:r>
      <w:bookmarkEnd w:id="14040"/>
    </w:p>
    <w:p w14:paraId="5E4245D8" w14:textId="77777777"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2F7E578C" w14:textId="77777777"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1CF154CD" w14:textId="77777777"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14:paraId="714F0620" w14:textId="77777777"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14:paraId="7FAAE8AA" w14:textId="77777777"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5AACC974" w14:textId="77777777"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31B93F2F" w14:textId="77777777"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AB9B1F6" w14:textId="77777777"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14:paraId="30ECF393" w14:textId="77777777" w:rsidR="004C02EF" w:rsidRPr="00E77497" w:rsidRDefault="004C02EF" w:rsidP="001F482D">
      <w:pPr>
        <w:pStyle w:val="Alg4"/>
        <w:numPr>
          <w:ilvl w:val="0"/>
          <w:numId w:val="274"/>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0D4913A4" w14:textId="77777777"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14041" w:name="_Toc393690579"/>
    </w:p>
    <w:p w14:paraId="478327C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0D992BA0" w14:textId="77777777" w:rsidR="004C02EF" w:rsidRPr="00E77497" w:rsidRDefault="004C02EF" w:rsidP="004C02EF">
      <w:pPr>
        <w:pStyle w:val="40"/>
        <w:numPr>
          <w:ilvl w:val="0"/>
          <w:numId w:val="0"/>
        </w:numPr>
      </w:pPr>
      <w:bookmarkStart w:id="14042" w:name="_Ref457709617"/>
      <w:r w:rsidRPr="00E77497">
        <w:t>15.9.5.33</w:t>
      </w:r>
      <w:r w:rsidRPr="00E77497">
        <w:tab/>
        <w:t xml:space="preserve">Date.prototype.setUTCMinutes (min [, sec [, ms ] ] </w:t>
      </w:r>
      <w:bookmarkEnd w:id="14041"/>
      <w:r w:rsidRPr="00E77497">
        <w:t>)</w:t>
      </w:r>
      <w:bookmarkEnd w:id="14042"/>
    </w:p>
    <w:p w14:paraId="482B4D0D"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4037C0D7"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35EDDF22" w14:textId="77777777"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14:paraId="0195EBD4" w14:textId="77777777"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14:paraId="6F84DAA3" w14:textId="77777777"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56C48904" w14:textId="77777777"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CC92FC0" w14:textId="77777777"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5D39B5A9" w14:textId="77777777"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14:paraId="09FAF73B" w14:textId="77777777" w:rsidR="004C02EF" w:rsidRPr="00E77497" w:rsidRDefault="004C02EF" w:rsidP="001F482D">
      <w:pPr>
        <w:pStyle w:val="Alg4"/>
        <w:numPr>
          <w:ilvl w:val="0"/>
          <w:numId w:val="275"/>
        </w:numPr>
      </w:pPr>
      <w:r w:rsidRPr="00E77497">
        <w:t xml:space="preserve">Set the [[PrimitiveValue]] internal property of this Date object to </w:t>
      </w:r>
      <w:r w:rsidRPr="00E77497">
        <w:rPr>
          <w:i/>
        </w:rPr>
        <w:t>v</w:t>
      </w:r>
      <w:r w:rsidRPr="00E77497">
        <w:t>.</w:t>
      </w:r>
    </w:p>
    <w:p w14:paraId="7BEB35F2" w14:textId="77777777"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14043" w:name="_Toc393690580"/>
    </w:p>
    <w:p w14:paraId="098188D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496C5B2E" w14:textId="77777777" w:rsidR="004C02EF" w:rsidRPr="00E77497" w:rsidRDefault="004C02EF" w:rsidP="004C02EF">
      <w:pPr>
        <w:pStyle w:val="40"/>
        <w:numPr>
          <w:ilvl w:val="0"/>
          <w:numId w:val="0"/>
        </w:numPr>
      </w:pPr>
      <w:bookmarkStart w:id="14044" w:name="_Ref457709619"/>
      <w:r w:rsidRPr="00E77497">
        <w:t>15.9.5.34</w:t>
      </w:r>
      <w:r w:rsidRPr="00E77497">
        <w:tab/>
        <w:t xml:space="preserve">Date.prototype.setHours (hour [, min [, sec [, ms ] ] ] </w:t>
      </w:r>
      <w:bookmarkEnd w:id="14043"/>
      <w:r w:rsidRPr="00E77497">
        <w:t>)</w:t>
      </w:r>
      <w:bookmarkEnd w:id="14044"/>
    </w:p>
    <w:p w14:paraId="5CF2C5D5"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689C5937"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51176ED8"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0B042279" w14:textId="77777777" w:rsidR="004C02EF" w:rsidRPr="00E77497" w:rsidRDefault="004C02EF" w:rsidP="001F482D">
      <w:pPr>
        <w:pStyle w:val="Alg4"/>
        <w:numPr>
          <w:ilvl w:val="0"/>
          <w:numId w:val="276"/>
        </w:numPr>
      </w:pPr>
      <w:r w:rsidRPr="00E77497">
        <w:t xml:space="preserve">Let </w:t>
      </w:r>
      <w:r w:rsidRPr="00E77497">
        <w:rPr>
          <w:i/>
        </w:rPr>
        <w:t>t</w:t>
      </w:r>
      <w:r w:rsidRPr="00E77497">
        <w:t xml:space="preserve"> be the result of LocalTime(this time value).</w:t>
      </w:r>
    </w:p>
    <w:p w14:paraId="38AB32CE" w14:textId="77777777"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14:paraId="1AC8E12E" w14:textId="77777777"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27735B1C" w14:textId="77777777" w:rsidR="004C02EF" w:rsidRPr="00E77497" w:rsidRDefault="004C02EF" w:rsidP="001F482D">
      <w:pPr>
        <w:pStyle w:val="Alg4"/>
        <w:numPr>
          <w:ilvl w:val="0"/>
          <w:numId w:val="276"/>
        </w:numPr>
      </w:pPr>
      <w:r w:rsidRPr="00E77497">
        <w:t xml:space="preserve">If 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0F7AF9E5" w14:textId="77777777"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7BD18CEC" w14:textId="77777777"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3118258F" w14:textId="77777777"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14:paraId="0665A11D" w14:textId="77777777" w:rsidR="004C02EF" w:rsidRPr="00E77497" w:rsidRDefault="004C02EF" w:rsidP="001F482D">
      <w:pPr>
        <w:pStyle w:val="Alg4"/>
        <w:numPr>
          <w:ilvl w:val="0"/>
          <w:numId w:val="276"/>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03E297ED" w14:textId="77777777"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14045" w:name="_Toc393690581"/>
    </w:p>
    <w:p w14:paraId="26EB100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22D2A779" w14:textId="77777777" w:rsidR="004C02EF" w:rsidRPr="00E77497" w:rsidRDefault="004C02EF" w:rsidP="004C02EF">
      <w:pPr>
        <w:pStyle w:val="40"/>
        <w:numPr>
          <w:ilvl w:val="0"/>
          <w:numId w:val="0"/>
        </w:numPr>
      </w:pPr>
      <w:bookmarkStart w:id="14046" w:name="_Ref457709621"/>
      <w:r w:rsidRPr="00E77497">
        <w:t>15.9.5.35</w:t>
      </w:r>
      <w:r w:rsidRPr="00E77497">
        <w:tab/>
        <w:t xml:space="preserve">Date.prototype.setUTCHours (hour [, min [, sec [, ms ] ] ] </w:t>
      </w:r>
      <w:bookmarkEnd w:id="14045"/>
      <w:r w:rsidRPr="00E77497">
        <w:t>)</w:t>
      </w:r>
      <w:bookmarkEnd w:id="14046"/>
    </w:p>
    <w:p w14:paraId="066F9903"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024DC995"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7D3B0329" w14:textId="77777777"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5BF53847" w14:textId="77777777"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14:paraId="697CDA6D" w14:textId="77777777"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14:paraId="75D4713E" w14:textId="77777777"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72095C12" w14:textId="77777777"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6C1E04D0" w14:textId="77777777"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56AB9D84" w14:textId="77777777"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10C6B7D5" w14:textId="77777777"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14:paraId="328728EB" w14:textId="77777777" w:rsidR="004C02EF" w:rsidRPr="00E77497" w:rsidRDefault="004C02EF" w:rsidP="001F482D">
      <w:pPr>
        <w:pStyle w:val="Alg4"/>
        <w:numPr>
          <w:ilvl w:val="0"/>
          <w:numId w:val="277"/>
        </w:numPr>
      </w:pPr>
      <w:r w:rsidRPr="00E77497">
        <w:t xml:space="preserve">Set the [[PrimitiveValue]] internal property of this Date object to </w:t>
      </w:r>
      <w:r w:rsidRPr="00E77497">
        <w:rPr>
          <w:i/>
        </w:rPr>
        <w:t>v</w:t>
      </w:r>
      <w:r w:rsidRPr="00E77497">
        <w:t>.</w:t>
      </w:r>
    </w:p>
    <w:p w14:paraId="06397E3D" w14:textId="77777777"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14047" w:name="_Toc393690582"/>
    </w:p>
    <w:p w14:paraId="66ACACD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096FCDA3" w14:textId="77777777" w:rsidR="004C02EF" w:rsidRPr="00E77497" w:rsidRDefault="004C02EF" w:rsidP="004C02EF">
      <w:pPr>
        <w:pStyle w:val="40"/>
        <w:numPr>
          <w:ilvl w:val="0"/>
          <w:numId w:val="0"/>
        </w:numPr>
      </w:pPr>
      <w:r w:rsidRPr="00E77497">
        <w:t>15.9.5.36</w:t>
      </w:r>
      <w:r w:rsidRPr="00E77497">
        <w:tab/>
        <w:t>Date.prototype.setDate (date</w:t>
      </w:r>
      <w:bookmarkEnd w:id="14047"/>
      <w:r w:rsidRPr="00E77497">
        <w:t>)</w:t>
      </w:r>
    </w:p>
    <w:p w14:paraId="2130A0A9" w14:textId="77777777"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14:paraId="619040F2" w14:textId="77777777"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14:paraId="76185DAD" w14:textId="77777777"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1FCEA6EB" w14:textId="77777777"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14:paraId="55E63C98" w14:textId="77777777" w:rsidR="004C02EF" w:rsidRPr="00E77497" w:rsidRDefault="004C02EF" w:rsidP="001F482D">
      <w:pPr>
        <w:pStyle w:val="Alg4"/>
        <w:numPr>
          <w:ilvl w:val="0"/>
          <w:numId w:val="278"/>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7CAF6809" w14:textId="77777777"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14048" w:name="_Toc393690583"/>
    </w:p>
    <w:p w14:paraId="703712C9" w14:textId="77777777" w:rsidR="004C02EF" w:rsidRPr="00E77497" w:rsidRDefault="004C02EF" w:rsidP="004C02EF">
      <w:pPr>
        <w:pStyle w:val="40"/>
        <w:numPr>
          <w:ilvl w:val="0"/>
          <w:numId w:val="0"/>
        </w:numPr>
      </w:pPr>
      <w:r w:rsidRPr="00E77497">
        <w:t>15.9.5.37</w:t>
      </w:r>
      <w:r w:rsidRPr="00E77497">
        <w:tab/>
        <w:t>Date.prototype.setUTCDate (date</w:t>
      </w:r>
      <w:bookmarkEnd w:id="14048"/>
      <w:r w:rsidRPr="00E77497">
        <w:t>)</w:t>
      </w:r>
    </w:p>
    <w:p w14:paraId="0BD88A0E" w14:textId="77777777"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14:paraId="0D34F742" w14:textId="77777777"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14:paraId="43FE4CFC" w14:textId="77777777"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0DDC2742" w14:textId="77777777"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14:paraId="51DABBEF" w14:textId="77777777" w:rsidR="004C02EF" w:rsidRPr="00E77497" w:rsidRDefault="004C02EF" w:rsidP="001F482D">
      <w:pPr>
        <w:pStyle w:val="Alg4"/>
        <w:numPr>
          <w:ilvl w:val="0"/>
          <w:numId w:val="279"/>
        </w:numPr>
      </w:pPr>
      <w:r w:rsidRPr="00E77497">
        <w:t xml:space="preserve">Set the [[PrimitiveValue]] internal property of this Date object to </w:t>
      </w:r>
      <w:r w:rsidRPr="00E77497">
        <w:rPr>
          <w:i/>
        </w:rPr>
        <w:t>v</w:t>
      </w:r>
      <w:r w:rsidRPr="00E77497">
        <w:t>.</w:t>
      </w:r>
    </w:p>
    <w:p w14:paraId="4F689910" w14:textId="77777777"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14049" w:name="_Toc393690584"/>
    </w:p>
    <w:p w14:paraId="7AC4E176" w14:textId="77777777" w:rsidR="004C02EF" w:rsidRPr="00E77497" w:rsidRDefault="004C02EF" w:rsidP="004C02EF">
      <w:pPr>
        <w:pStyle w:val="40"/>
        <w:numPr>
          <w:ilvl w:val="0"/>
          <w:numId w:val="0"/>
        </w:numPr>
      </w:pPr>
      <w:bookmarkStart w:id="14050" w:name="_Ref457709622"/>
      <w:r w:rsidRPr="00E77497">
        <w:t>15.9.5.38</w:t>
      </w:r>
      <w:r w:rsidRPr="00E77497">
        <w:tab/>
        <w:t xml:space="preserve">Date.prototype.setMonth (month [, date ] </w:t>
      </w:r>
      <w:bookmarkEnd w:id="14049"/>
      <w:r w:rsidRPr="00E77497">
        <w:t>)</w:t>
      </w:r>
      <w:bookmarkEnd w:id="14050"/>
    </w:p>
    <w:p w14:paraId="6E0A6639"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20008A60" w14:textId="77777777"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14:paraId="4FC94D7B" w14:textId="77777777"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14:paraId="78AE41E5" w14:textId="77777777"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5022E2B4" w14:textId="77777777" w:rsidR="004C02EF" w:rsidRPr="00E77497" w:rsidRDefault="004C02EF" w:rsidP="001F482D">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655FFE9C" w14:textId="77777777"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14:paraId="2EB7A41A" w14:textId="77777777" w:rsidR="004C02EF" w:rsidRPr="00E77497" w:rsidRDefault="004C02EF" w:rsidP="001F482D">
      <w:pPr>
        <w:pStyle w:val="Alg4"/>
        <w:numPr>
          <w:ilvl w:val="0"/>
          <w:numId w:val="280"/>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561F55D5" w14:textId="77777777"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14051" w:name="_Toc393690585"/>
    </w:p>
    <w:p w14:paraId="0B2CA4C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4ABAE679" w14:textId="77777777" w:rsidR="004C02EF" w:rsidRPr="00E77497" w:rsidRDefault="004C02EF" w:rsidP="004C02EF">
      <w:pPr>
        <w:pStyle w:val="40"/>
        <w:numPr>
          <w:ilvl w:val="0"/>
          <w:numId w:val="0"/>
        </w:numPr>
      </w:pPr>
      <w:bookmarkStart w:id="14052" w:name="_Ref457709667"/>
      <w:r w:rsidRPr="00E77497">
        <w:t>15.9.5.39</w:t>
      </w:r>
      <w:r w:rsidRPr="00E77497">
        <w:tab/>
        <w:t xml:space="preserve">Date.prototype.setUTCMonth (month [, date ] </w:t>
      </w:r>
      <w:bookmarkEnd w:id="14051"/>
      <w:r w:rsidRPr="00E77497">
        <w:t>)</w:t>
      </w:r>
      <w:bookmarkEnd w:id="14052"/>
    </w:p>
    <w:p w14:paraId="7F288AEB"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516646D7" w14:textId="77777777"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14:paraId="5BB88E7B" w14:textId="77777777"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14:paraId="523EDF7F" w14:textId="77777777"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5110EAAB" w14:textId="77777777"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110792AB" w14:textId="77777777"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14:paraId="6A9256DA" w14:textId="77777777" w:rsidR="004C02EF" w:rsidRPr="00E77497" w:rsidRDefault="004C02EF" w:rsidP="001F482D">
      <w:pPr>
        <w:pStyle w:val="Alg4"/>
        <w:numPr>
          <w:ilvl w:val="0"/>
          <w:numId w:val="281"/>
        </w:numPr>
      </w:pPr>
      <w:r w:rsidRPr="00E77497">
        <w:t xml:space="preserve">Set the [[PrimitiveValue]] internal property of this Date object to </w:t>
      </w:r>
      <w:r w:rsidRPr="00E77497">
        <w:rPr>
          <w:i/>
        </w:rPr>
        <w:t>v</w:t>
      </w:r>
      <w:r w:rsidRPr="00E77497">
        <w:t>.</w:t>
      </w:r>
    </w:p>
    <w:p w14:paraId="0B1AD3E6" w14:textId="77777777"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14053" w:name="_Toc393690586"/>
    </w:p>
    <w:p w14:paraId="1F3FC4D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6C6F6556" w14:textId="77777777" w:rsidR="004C02EF" w:rsidRPr="00E77497" w:rsidRDefault="004C02EF" w:rsidP="004C02EF">
      <w:pPr>
        <w:pStyle w:val="40"/>
        <w:numPr>
          <w:ilvl w:val="0"/>
          <w:numId w:val="0"/>
        </w:numPr>
      </w:pPr>
      <w:bookmarkStart w:id="14054" w:name="_Ref457709669"/>
      <w:r w:rsidRPr="00E77497">
        <w:t>15.9.5.40</w:t>
      </w:r>
      <w:r w:rsidRPr="00E77497">
        <w:tab/>
        <w:t xml:space="preserve">Date.prototype.setFullYear (year [, month [, date ] ] </w:t>
      </w:r>
      <w:bookmarkEnd w:id="14053"/>
      <w:r w:rsidRPr="00E77497">
        <w:t>)</w:t>
      </w:r>
      <w:bookmarkEnd w:id="14054"/>
    </w:p>
    <w:p w14:paraId="088F9067"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06A37226"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475ECE28" w14:textId="77777777"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1B17B0C5" w14:textId="77777777"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14:paraId="76E5400B" w14:textId="77777777"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53D6D4F7" w14:textId="77777777"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73B4E204" w14:textId="77777777"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7D4FAEEE" w14:textId="77777777"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14:paraId="74F6EDD9" w14:textId="77777777" w:rsidR="004C02EF" w:rsidRPr="00E77497" w:rsidRDefault="004C02EF" w:rsidP="001F482D">
      <w:pPr>
        <w:pStyle w:val="Alg4"/>
        <w:numPr>
          <w:ilvl w:val="0"/>
          <w:numId w:val="282"/>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400F94BE" w14:textId="77777777"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14055" w:name="_Toc393690587"/>
    </w:p>
    <w:p w14:paraId="30CA210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5562DC5E" w14:textId="77777777" w:rsidR="004C02EF" w:rsidRPr="00E77497" w:rsidRDefault="004C02EF" w:rsidP="004C02EF">
      <w:pPr>
        <w:pStyle w:val="40"/>
        <w:numPr>
          <w:ilvl w:val="0"/>
          <w:numId w:val="0"/>
        </w:numPr>
      </w:pPr>
      <w:bookmarkStart w:id="14056" w:name="_Ref457709670"/>
      <w:r w:rsidRPr="00E77497">
        <w:t>15.9.5.41</w:t>
      </w:r>
      <w:r w:rsidRPr="00E77497">
        <w:tab/>
        <w:t xml:space="preserve">Date.prototype.setUTCFullYear (year [, month [, date ] ] </w:t>
      </w:r>
      <w:bookmarkEnd w:id="14055"/>
      <w:r w:rsidRPr="00E77497">
        <w:t>)</w:t>
      </w:r>
      <w:bookmarkEnd w:id="14056"/>
    </w:p>
    <w:p w14:paraId="4CACEA86"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20ADF17F"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4C164E4E" w14:textId="77777777"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0EC6F6E2" w14:textId="77777777"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14:paraId="01F9E8D6" w14:textId="77777777"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6B661E13" w14:textId="77777777"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479CB1EB" w14:textId="77777777"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61626E3E" w14:textId="77777777"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14:paraId="182C339E" w14:textId="77777777" w:rsidR="004C02EF" w:rsidRPr="00E77497" w:rsidRDefault="004C02EF" w:rsidP="001F482D">
      <w:pPr>
        <w:pStyle w:val="Alg4"/>
        <w:numPr>
          <w:ilvl w:val="0"/>
          <w:numId w:val="283"/>
        </w:numPr>
      </w:pPr>
      <w:r w:rsidRPr="00E77497">
        <w:t xml:space="preserve">Set the [[PrimitiveValue]] internal property of this Date object to </w:t>
      </w:r>
      <w:r w:rsidRPr="00E77497">
        <w:rPr>
          <w:i/>
        </w:rPr>
        <w:t>v</w:t>
      </w:r>
      <w:r w:rsidRPr="00E77497">
        <w:t>.</w:t>
      </w:r>
    </w:p>
    <w:p w14:paraId="72C4E7DF" w14:textId="77777777"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14057" w:name="_Toc393690588"/>
    </w:p>
    <w:p w14:paraId="07004E0D" w14:textId="77777777" w:rsidR="004C02EF" w:rsidRPr="00E77497" w:rsidRDefault="004C02EF" w:rsidP="004C02EF">
      <w:bookmarkStart w:id="14058" w:name="_Toc393690590"/>
      <w:bookmarkEnd w:id="1405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31BEFBE6" w14:textId="77777777" w:rsidR="004C02EF" w:rsidRPr="00E77497" w:rsidRDefault="004C02EF" w:rsidP="004C02EF">
      <w:pPr>
        <w:pStyle w:val="40"/>
        <w:numPr>
          <w:ilvl w:val="0"/>
          <w:numId w:val="0"/>
        </w:numPr>
      </w:pPr>
      <w:r w:rsidRPr="00E77497">
        <w:t>15.9.5.42</w:t>
      </w:r>
      <w:r w:rsidRPr="00E77497">
        <w:tab/>
        <w:t>Date.prototype.toUTCString</w:t>
      </w:r>
      <w:bookmarkEnd w:id="14058"/>
      <w:r w:rsidRPr="00E77497">
        <w:t xml:space="preserve"> ( )</w:t>
      </w:r>
    </w:p>
    <w:p w14:paraId="06D282B8" w14:textId="77777777" w:rsidR="004C02EF" w:rsidRPr="00E77497" w:rsidRDefault="004C02EF" w:rsidP="004C02EF">
      <w:r w:rsidRPr="00E77497">
        <w:t>This function returns a String value. The contents of the String are implementation-dependent, but are intended to represent the Date in a convenient, human-readable form in UTC.</w:t>
      </w:r>
      <w:bookmarkStart w:id="14059" w:name="_Toc393690591"/>
    </w:p>
    <w:p w14:paraId="54ED905A" w14:textId="77777777"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14:paraId="38C7BFC9" w14:textId="77777777" w:rsidR="004C02EF" w:rsidRPr="00E77497" w:rsidRDefault="004C02EF" w:rsidP="004C02EF">
      <w:pPr>
        <w:pStyle w:val="40"/>
        <w:numPr>
          <w:ilvl w:val="0"/>
          <w:numId w:val="0"/>
        </w:numPr>
      </w:pPr>
      <w:r w:rsidRPr="00E77497">
        <w:t>15.9.5.43</w:t>
      </w:r>
      <w:r w:rsidRPr="00E77497">
        <w:tab/>
        <w:t>Date.prototype.toISOString ( )</w:t>
      </w:r>
    </w:p>
    <w:p w14:paraId="62155BDB" w14:textId="77777777" w:rsidR="004C02EF" w:rsidRPr="00E77497" w:rsidRDefault="004C02EF" w:rsidP="004C02EF">
      <w:r w:rsidRPr="00E77497">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E77497">
        <w:rPr>
          <w:b/>
        </w:rPr>
        <w:t>RangeError</w:t>
      </w:r>
      <w:r w:rsidRPr="00E77497">
        <w:t xml:space="preserve"> exception is thrown.</w:t>
      </w:r>
    </w:p>
    <w:p w14:paraId="6871D897" w14:textId="77777777" w:rsidR="004C02EF" w:rsidRPr="00E77497" w:rsidRDefault="004C02EF" w:rsidP="004C02EF">
      <w:pPr>
        <w:pStyle w:val="40"/>
        <w:numPr>
          <w:ilvl w:val="0"/>
          <w:numId w:val="0"/>
        </w:numPr>
      </w:pPr>
      <w:r w:rsidRPr="00E77497">
        <w:t>15.9.5.44</w:t>
      </w:r>
      <w:r w:rsidRPr="00E77497">
        <w:tab/>
        <w:t>Date.prototype.toJSON ( key )</w:t>
      </w:r>
    </w:p>
    <w:p w14:paraId="728F189B" w14:textId="77777777"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14:paraId="76AFE6E5" w14:textId="77777777"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5539D14E" w14:textId="77777777"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261F8FC1" w14:textId="77777777"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14:paraId="23DAA09A" w14:textId="77777777"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14:paraId="15500459" w14:textId="77777777" w:rsidR="004C02EF" w:rsidRPr="00E77497" w:rsidRDefault="004C02EF" w:rsidP="001F482D">
      <w:pPr>
        <w:pStyle w:val="Alg4"/>
        <w:numPr>
          <w:ilvl w:val="0"/>
          <w:numId w:val="284"/>
        </w:numPr>
      </w:pPr>
      <w:r w:rsidRPr="00E77497">
        <w:t xml:space="preserve">Let </w:t>
      </w:r>
      <w:r w:rsidRPr="00E77497">
        <w:rPr>
          <w:i/>
        </w:rPr>
        <w:t>toISO</w:t>
      </w:r>
      <w:r w:rsidRPr="00E77497">
        <w:t xml:space="preserve"> be the result of calling the [[Get]] internal method of </w:t>
      </w:r>
      <w:r w:rsidRPr="00E77497">
        <w:rPr>
          <w:i/>
        </w:rPr>
        <w:t xml:space="preserve">O </w:t>
      </w:r>
      <w:r w:rsidRPr="00E77497">
        <w:t>with argument "</w:t>
      </w:r>
      <w:r w:rsidRPr="00E77497">
        <w:rPr>
          <w:rFonts w:ascii="Courier New" w:hAnsi="Courier New" w:cs="Courier New"/>
          <w:b/>
        </w:rPr>
        <w:t>toISOString</w:t>
      </w:r>
      <w:r w:rsidRPr="00E77497">
        <w:t>".</w:t>
      </w:r>
    </w:p>
    <w:p w14:paraId="39C379FD" w14:textId="77777777"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1B2BA678" w14:textId="77777777" w:rsidR="004C02EF" w:rsidRPr="00E77497" w:rsidRDefault="004C02EF" w:rsidP="001F482D">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the </w:t>
      </w:r>
      <w:r w:rsidRPr="00E77497">
        <w:rPr>
          <w:b/>
        </w:rPr>
        <w:t xml:space="preserve">this </w:t>
      </w:r>
      <w:r w:rsidRPr="00E77497">
        <w:t>value and an empty argument list.</w:t>
      </w:r>
    </w:p>
    <w:p w14:paraId="749E0EF9" w14:textId="77777777" w:rsidR="004C02EF" w:rsidRPr="00E77497" w:rsidRDefault="004C02EF" w:rsidP="004C02EF">
      <w:pPr>
        <w:pStyle w:val="Note"/>
      </w:pPr>
      <w:r w:rsidRPr="00E77497">
        <w:t>NOTE 1</w:t>
      </w:r>
      <w:r w:rsidRPr="00E77497">
        <w:tab/>
        <w:t>The argument is ignored.</w:t>
      </w:r>
    </w:p>
    <w:p w14:paraId="6EB16E4D"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27E165F4" w14:textId="77777777" w:rsidR="004C02EF" w:rsidRPr="00E77497" w:rsidRDefault="004C02EF" w:rsidP="00B43482">
      <w:pPr>
        <w:pStyle w:val="30"/>
        <w:numPr>
          <w:ilvl w:val="0"/>
          <w:numId w:val="0"/>
        </w:numPr>
      </w:pPr>
      <w:bookmarkStart w:id="14060" w:name="_Toc393690592"/>
      <w:bookmarkStart w:id="14061" w:name="_Toc472818953"/>
      <w:bookmarkStart w:id="14062" w:name="_Toc235503531"/>
      <w:bookmarkStart w:id="14063" w:name="_Toc241509306"/>
      <w:bookmarkStart w:id="14064" w:name="_Toc244416793"/>
      <w:bookmarkStart w:id="14065" w:name="_Toc276631157"/>
      <w:bookmarkStart w:id="14066" w:name="_Toc314500713"/>
      <w:bookmarkEnd w:id="14059"/>
      <w:r w:rsidRPr="00E77497">
        <w:t>15.9.6</w:t>
      </w:r>
      <w:r w:rsidRPr="00E77497">
        <w:tab/>
        <w:t>Properties of Date Instance</w:t>
      </w:r>
      <w:bookmarkEnd w:id="14060"/>
      <w:r w:rsidRPr="00E77497">
        <w:t>s</w:t>
      </w:r>
      <w:bookmarkEnd w:id="14061"/>
      <w:bookmarkEnd w:id="14062"/>
      <w:bookmarkEnd w:id="14063"/>
      <w:bookmarkEnd w:id="14064"/>
      <w:bookmarkEnd w:id="14065"/>
      <w:bookmarkEnd w:id="14066"/>
    </w:p>
    <w:p w14:paraId="0D10FD5D" w14:textId="77777777" w:rsidR="004C02EF" w:rsidRPr="00E77497" w:rsidRDefault="004C02EF" w:rsidP="004C02EF">
      <w:r w:rsidRPr="00E77497">
        <w:t xml:space="preserve">Date instances inherit properties from the Date prototype object and </w:t>
      </w:r>
      <w:del w:id="14067" w:author="Allen Wirfs-Brock" w:date="2011-07-02T14:30:00Z">
        <w:r w:rsidRPr="00E77497" w:rsidDel="0054023D">
          <w:delText xml:space="preserve">their </w:delText>
        </w:r>
      </w:del>
      <w:ins w:id="14068" w:author="Allen Wirfs-Brock" w:date="2011-07-02T14:30:00Z">
        <w:r w:rsidR="0054023D" w:rsidRPr="00E77497">
          <w:t xml:space="preserve">have a </w:t>
        </w:r>
      </w:ins>
      <w:r w:rsidRPr="00E77497">
        <w:t>[[</w:t>
      </w:r>
      <w:del w:id="14069" w:author="Allen Wirfs-Brock" w:date="2011-07-02T14:30:00Z">
        <w:r w:rsidRPr="00E77497" w:rsidDel="0054023D">
          <w:delText>Class</w:delText>
        </w:r>
      </w:del>
      <w:ins w:id="14070" w:author="Allen Wirfs-Brock" w:date="2011-07-02T14:30:00Z">
        <w:del w:id="14071" w:author="Rev 3 Allen Wirfs-Brock" w:date="2011-09-08T14:47:00Z">
          <w:r w:rsidR="0054023D" w:rsidRPr="00E77497" w:rsidDel="00FA2A04">
            <w:delText>IsDate</w:delText>
          </w:r>
        </w:del>
      </w:ins>
      <w:ins w:id="14072" w:author="Rev 3 Allen Wirfs-Brock" w:date="2011-09-08T14:47:00Z">
        <w:r w:rsidR="00FA2A04" w:rsidRPr="00E77497">
          <w:t>NativeBrand</w:t>
        </w:r>
      </w:ins>
      <w:r w:rsidRPr="00E77497">
        <w:t>]] internal</w:t>
      </w:r>
      <w:ins w:id="14073" w:author="Rev 3 Allen Wirfs-Brock" w:date="2011-09-08T14:47:00Z">
        <w:r w:rsidR="00FA2A04" w:rsidRPr="00E77497">
          <w:t xml:space="preserve"> whose value is NativeDate</w:t>
        </w:r>
      </w:ins>
      <w:del w:id="14074" w:author="Allen Wirfs-Brock" w:date="2011-07-02T14:30:00Z">
        <w:r w:rsidRPr="00E77497" w:rsidDel="0054023D">
          <w:delText xml:space="preserve"> property value is </w:delText>
        </w:r>
        <w:r w:rsidRPr="00E77497" w:rsidDel="0054023D">
          <w:rPr>
            <w:rFonts w:ascii="Courier New" w:hAnsi="Courier New" w:cs="Courier New"/>
            <w:b/>
          </w:rPr>
          <w:delText>"Date"</w:delText>
        </w:r>
      </w:del>
      <w:r w:rsidRPr="00E77497">
        <w:t>. Date instances also have a [[PrimitiveValue]] internal property.</w:t>
      </w:r>
    </w:p>
    <w:p w14:paraId="5FD48358" w14:textId="77777777" w:rsidR="004C02EF" w:rsidRPr="00E77497" w:rsidRDefault="004C02EF" w:rsidP="004C02EF">
      <w:r w:rsidRPr="00E77497">
        <w:t>The [[PrimitiveValue]] internal property is time value represented by this Date object.</w:t>
      </w:r>
      <w:bookmarkStart w:id="14075" w:name="_Toc393690593"/>
    </w:p>
    <w:p w14:paraId="76BFA766" w14:textId="77777777" w:rsidR="004C02EF" w:rsidRPr="00E77497" w:rsidRDefault="004C02EF" w:rsidP="00F710D2">
      <w:pPr>
        <w:pStyle w:val="20"/>
        <w:numPr>
          <w:ilvl w:val="0"/>
          <w:numId w:val="0"/>
        </w:numPr>
      </w:pPr>
      <w:bookmarkStart w:id="14076" w:name="_Ref404565288"/>
      <w:bookmarkStart w:id="14077" w:name="_Toc417706280"/>
      <w:bookmarkStart w:id="14078" w:name="_Toc432237645"/>
      <w:bookmarkStart w:id="14079" w:name="_Toc432984854"/>
      <w:bookmarkStart w:id="14080" w:name="_Toc472818954"/>
      <w:bookmarkStart w:id="14081" w:name="_Toc235503532"/>
      <w:bookmarkStart w:id="14082" w:name="_Toc241509307"/>
      <w:bookmarkStart w:id="14083" w:name="_Toc244416794"/>
      <w:bookmarkStart w:id="14084" w:name="_Toc276631158"/>
      <w:bookmarkStart w:id="14085" w:name="_Toc314500714"/>
      <w:r w:rsidRPr="00E77497">
        <w:t>15.10</w:t>
      </w:r>
      <w:r w:rsidRPr="00E77497">
        <w:tab/>
        <w:t>RegExp (Regular Expression) Objects</w:t>
      </w:r>
      <w:bookmarkEnd w:id="14076"/>
      <w:bookmarkEnd w:id="14077"/>
      <w:bookmarkEnd w:id="14078"/>
      <w:bookmarkEnd w:id="14079"/>
      <w:bookmarkEnd w:id="14080"/>
      <w:bookmarkEnd w:id="14081"/>
      <w:bookmarkEnd w:id="14082"/>
      <w:bookmarkEnd w:id="14083"/>
      <w:bookmarkEnd w:id="14084"/>
      <w:bookmarkEnd w:id="14085"/>
    </w:p>
    <w:p w14:paraId="3185EB7E" w14:textId="77777777" w:rsidR="004C02EF" w:rsidRPr="00E77497" w:rsidRDefault="004C02EF" w:rsidP="004C02EF">
      <w:r w:rsidRPr="00E77497">
        <w:t>A RegExp object contains a regular expression and the associated flags.</w:t>
      </w:r>
    </w:p>
    <w:p w14:paraId="79A808ED" w14:textId="77777777"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14:paraId="3E6B693A" w14:textId="77777777" w:rsidR="004C02EF" w:rsidRPr="00E77497" w:rsidRDefault="004C02EF" w:rsidP="00F710D2">
      <w:pPr>
        <w:pStyle w:val="30"/>
        <w:numPr>
          <w:ilvl w:val="0"/>
          <w:numId w:val="0"/>
        </w:numPr>
      </w:pPr>
      <w:bookmarkStart w:id="14086" w:name="_Hlt457446511"/>
      <w:bookmarkStart w:id="14087" w:name="_Toc417706281"/>
      <w:bookmarkStart w:id="14088" w:name="_Toc432237646"/>
      <w:bookmarkStart w:id="14089" w:name="_Toc432984855"/>
      <w:bookmarkStart w:id="14090" w:name="_Ref457437739"/>
      <w:bookmarkStart w:id="14091" w:name="_Ref457437740"/>
      <w:bookmarkStart w:id="14092" w:name="_Ref457437745"/>
      <w:bookmarkStart w:id="14093" w:name="_Ref457437746"/>
      <w:bookmarkStart w:id="14094" w:name="_Ref457437747"/>
      <w:bookmarkStart w:id="14095" w:name="_Ref457437748"/>
      <w:bookmarkStart w:id="14096" w:name="_Ref457437749"/>
      <w:bookmarkStart w:id="14097" w:name="_Ref457437753"/>
      <w:bookmarkStart w:id="14098" w:name="_Ref457437754"/>
      <w:bookmarkStart w:id="14099" w:name="_Ref457437755"/>
      <w:bookmarkStart w:id="14100" w:name="_Ref457437756"/>
      <w:bookmarkStart w:id="14101" w:name="_Ref457437757"/>
      <w:bookmarkStart w:id="14102" w:name="_Ref457437761"/>
      <w:bookmarkStart w:id="14103" w:name="_Ref457437762"/>
      <w:bookmarkStart w:id="14104" w:name="_Ref457437763"/>
      <w:bookmarkStart w:id="14105" w:name="_Ref457437764"/>
      <w:bookmarkStart w:id="14106" w:name="_Ref457437765"/>
      <w:bookmarkStart w:id="14107" w:name="_Ref457437769"/>
      <w:bookmarkStart w:id="14108" w:name="_Ref457437770"/>
      <w:bookmarkStart w:id="14109" w:name="_Ref457437771"/>
      <w:bookmarkStart w:id="14110" w:name="_Ref457437772"/>
      <w:bookmarkStart w:id="14111" w:name="_Ref457437773"/>
      <w:bookmarkStart w:id="14112" w:name="_Ref457437777"/>
      <w:bookmarkStart w:id="14113" w:name="_Ref457446600"/>
      <w:bookmarkStart w:id="14114" w:name="_Ref463778805"/>
      <w:bookmarkStart w:id="14115" w:name="_Toc472818955"/>
      <w:bookmarkStart w:id="14116" w:name="_Toc235503533"/>
      <w:bookmarkStart w:id="14117" w:name="_Toc241509308"/>
      <w:bookmarkStart w:id="14118" w:name="_Toc244416795"/>
      <w:bookmarkStart w:id="14119" w:name="_Toc276631159"/>
      <w:bookmarkStart w:id="14120" w:name="_Toc314500715"/>
      <w:bookmarkEnd w:id="14086"/>
      <w:r w:rsidRPr="00E77497">
        <w:t>15.10.1</w:t>
      </w:r>
      <w:r w:rsidRPr="00E77497">
        <w:tab/>
        <w:t>Patterns</w:t>
      </w:r>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p>
    <w:p w14:paraId="39B0BD19" w14:textId="77777777"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4C53388E" w14:textId="77777777" w:rsidR="004C02EF" w:rsidRPr="00E77497" w:rsidRDefault="004C02EF" w:rsidP="004C02EF">
      <w:pPr>
        <w:pStyle w:val="Syntax"/>
      </w:pPr>
      <w:r w:rsidRPr="00E77497">
        <w:t>Syntax</w:t>
      </w:r>
    </w:p>
    <w:p w14:paraId="2FAD7C93" w14:textId="77777777" w:rsidR="004C02EF" w:rsidRPr="00E77497" w:rsidRDefault="004C02EF" w:rsidP="004C02EF">
      <w:pPr>
        <w:pStyle w:val="SyntaxRule"/>
      </w:pPr>
      <w:r w:rsidRPr="00E77497">
        <w:t xml:space="preserve">Pattern </w:t>
      </w:r>
      <w:r w:rsidRPr="00E77497">
        <w:rPr>
          <w:rFonts w:ascii="Arial" w:hAnsi="Arial"/>
          <w:b/>
          <w:i w:val="0"/>
        </w:rPr>
        <w:t>::</w:t>
      </w:r>
    </w:p>
    <w:p w14:paraId="2D90D6D7" w14:textId="77777777" w:rsidR="004C02EF" w:rsidRPr="00E77497" w:rsidRDefault="004C02EF" w:rsidP="004C02EF">
      <w:pPr>
        <w:pStyle w:val="SyntaxDefinition"/>
      </w:pPr>
      <w:r w:rsidRPr="00E77497">
        <w:t>Disjunction</w:t>
      </w:r>
    </w:p>
    <w:p w14:paraId="288EBBDE" w14:textId="77777777" w:rsidR="004C02EF" w:rsidRPr="00E77497" w:rsidRDefault="004C02EF" w:rsidP="004C02EF">
      <w:pPr>
        <w:pStyle w:val="SyntaxRule"/>
      </w:pPr>
      <w:r w:rsidRPr="00E77497">
        <w:t xml:space="preserve">Disjunction </w:t>
      </w:r>
      <w:r w:rsidRPr="00E77497">
        <w:rPr>
          <w:rFonts w:ascii="Arial" w:hAnsi="Arial"/>
          <w:b/>
          <w:i w:val="0"/>
        </w:rPr>
        <w:t>::</w:t>
      </w:r>
    </w:p>
    <w:p w14:paraId="06C9EB40" w14:textId="77777777"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0B52A130" w14:textId="77777777" w:rsidR="004C02EF" w:rsidRPr="00E77497" w:rsidRDefault="004C02EF" w:rsidP="004C02EF">
      <w:pPr>
        <w:pStyle w:val="SyntaxRule"/>
      </w:pPr>
      <w:r w:rsidRPr="00E77497">
        <w:t xml:space="preserve">Alternative </w:t>
      </w:r>
      <w:r w:rsidRPr="00E77497">
        <w:rPr>
          <w:rFonts w:ascii="Arial" w:hAnsi="Arial"/>
          <w:b/>
          <w:i w:val="0"/>
        </w:rPr>
        <w:t>::</w:t>
      </w:r>
    </w:p>
    <w:p w14:paraId="7BFE64FB"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14:paraId="6974FA60" w14:textId="77777777" w:rsidR="004C02EF" w:rsidRPr="00E77497" w:rsidRDefault="004C02EF" w:rsidP="004C02EF">
      <w:pPr>
        <w:pStyle w:val="SyntaxRule"/>
      </w:pPr>
      <w:r w:rsidRPr="00E77497">
        <w:t xml:space="preserve">Term </w:t>
      </w:r>
      <w:r w:rsidRPr="00E77497">
        <w:rPr>
          <w:rFonts w:ascii="Arial" w:hAnsi="Arial"/>
          <w:b/>
          <w:i w:val="0"/>
        </w:rPr>
        <w:t>::</w:t>
      </w:r>
    </w:p>
    <w:p w14:paraId="47B62531" w14:textId="77777777" w:rsidR="004C02EF" w:rsidRPr="00C7794D" w:rsidRDefault="004C02EF" w:rsidP="004C02EF">
      <w:pPr>
        <w:pStyle w:val="SyntaxDefinition"/>
        <w:rPr>
          <w:vertAlign w:val="subscript"/>
        </w:rPr>
      </w:pPr>
      <w:r w:rsidRPr="00C7794D">
        <w:t>Assertion</w:t>
      </w:r>
      <w:r w:rsidRPr="00C7794D">
        <w:br/>
        <w:t>Atom</w:t>
      </w:r>
      <w:r w:rsidRPr="00C7794D">
        <w:br/>
        <w:t>Atom Quantifier</w:t>
      </w:r>
    </w:p>
    <w:p w14:paraId="31BDAD5B" w14:textId="77777777" w:rsidR="004C02EF" w:rsidRPr="00C7794D" w:rsidRDefault="004C02EF" w:rsidP="004C02EF">
      <w:pPr>
        <w:pStyle w:val="SyntaxRule"/>
      </w:pPr>
      <w:r w:rsidRPr="00C7794D">
        <w:t xml:space="preserve">Assertion </w:t>
      </w:r>
      <w:r w:rsidRPr="00C7794D">
        <w:rPr>
          <w:rFonts w:ascii="Arial" w:hAnsi="Arial"/>
          <w:b/>
          <w:i w:val="0"/>
        </w:rPr>
        <w:t>::</w:t>
      </w:r>
    </w:p>
    <w:p w14:paraId="54B04CC1" w14:textId="77777777"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0A7D7A02" w14:textId="77777777" w:rsidR="004C02EF" w:rsidRPr="00C7794D" w:rsidRDefault="004C02EF" w:rsidP="004C02EF">
      <w:pPr>
        <w:pStyle w:val="SyntaxRule"/>
      </w:pPr>
      <w:r w:rsidRPr="00C7794D">
        <w:t xml:space="preserve">Quantifier </w:t>
      </w:r>
      <w:r w:rsidRPr="00C7794D">
        <w:rPr>
          <w:rFonts w:ascii="Arial" w:hAnsi="Arial"/>
          <w:b/>
          <w:i w:val="0"/>
        </w:rPr>
        <w:t>::</w:t>
      </w:r>
    </w:p>
    <w:p w14:paraId="0ABE55CD" w14:textId="77777777"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14:paraId="42EE605B" w14:textId="77777777" w:rsidR="004C02EF" w:rsidRPr="00C7794D" w:rsidRDefault="004C02EF" w:rsidP="004C02EF">
      <w:pPr>
        <w:pStyle w:val="SyntaxRule"/>
      </w:pPr>
      <w:r w:rsidRPr="00C7794D">
        <w:t xml:space="preserve">QuantifierPrefix </w:t>
      </w:r>
      <w:r w:rsidRPr="00C7794D">
        <w:rPr>
          <w:rFonts w:ascii="Arial" w:hAnsi="Arial"/>
          <w:b/>
          <w:i w:val="0"/>
        </w:rPr>
        <w:t>::</w:t>
      </w:r>
    </w:p>
    <w:p w14:paraId="4DF35674" w14:textId="77777777"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0B48805A" w14:textId="77777777" w:rsidR="004C02EF" w:rsidRPr="006B6D0A" w:rsidRDefault="004C02EF" w:rsidP="004C02EF">
      <w:pPr>
        <w:pStyle w:val="SyntaxRule"/>
      </w:pPr>
      <w:r w:rsidRPr="004D1BD1">
        <w:t xml:space="preserve">Atom </w:t>
      </w:r>
      <w:r w:rsidRPr="008B7F6F">
        <w:rPr>
          <w:rFonts w:ascii="Arial" w:hAnsi="Arial"/>
          <w:b/>
          <w:i w:val="0"/>
        </w:rPr>
        <w:t>::</w:t>
      </w:r>
    </w:p>
    <w:p w14:paraId="7770B8DC" w14:textId="77777777"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3A70CAA8" w14:textId="77777777"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14:paraId="141B56E4"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77E123B8" w14:textId="77777777" w:rsidR="004C02EF" w:rsidRPr="00E77497" w:rsidRDefault="004C02EF" w:rsidP="004C02EF">
      <w:pPr>
        <w:pStyle w:val="SyntaxRule"/>
      </w:pPr>
      <w:r w:rsidRPr="00E77497">
        <w:t xml:space="preserve">AtomEscape </w:t>
      </w:r>
      <w:r w:rsidRPr="00E77497">
        <w:rPr>
          <w:rFonts w:ascii="Arial" w:hAnsi="Arial"/>
          <w:b/>
          <w:i w:val="0"/>
        </w:rPr>
        <w:t>::</w:t>
      </w:r>
    </w:p>
    <w:p w14:paraId="13244135" w14:textId="77777777" w:rsidR="004C02EF" w:rsidRPr="00E77497" w:rsidRDefault="004C02EF" w:rsidP="004C02EF">
      <w:pPr>
        <w:pStyle w:val="SyntaxDefinition"/>
      </w:pPr>
      <w:r w:rsidRPr="00E77497">
        <w:t>DecimalEscape</w:t>
      </w:r>
      <w:r w:rsidRPr="00E77497">
        <w:br/>
        <w:t>CharacterEscape</w:t>
      </w:r>
      <w:r w:rsidRPr="00E77497">
        <w:br/>
        <w:t>CharacterClassEscape</w:t>
      </w:r>
    </w:p>
    <w:p w14:paraId="70E64F5D" w14:textId="77777777" w:rsidR="004C02EF" w:rsidRPr="00E77497" w:rsidRDefault="004C02EF" w:rsidP="004C02EF">
      <w:pPr>
        <w:pStyle w:val="SyntaxRule"/>
      </w:pPr>
      <w:r w:rsidRPr="00E77497">
        <w:t xml:space="preserve">CharacterEscape </w:t>
      </w:r>
      <w:r w:rsidRPr="00E77497">
        <w:rPr>
          <w:rFonts w:ascii="Arial" w:hAnsi="Arial"/>
          <w:b/>
          <w:i w:val="0"/>
        </w:rPr>
        <w:t>::</w:t>
      </w:r>
    </w:p>
    <w:p w14:paraId="4E7F9D11" w14:textId="77777777"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10B97FCD" w14:textId="77777777"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3768A12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14:paraId="43FB5286" w14:textId="77777777"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1B99B41A"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729EFF9E" w14:textId="77777777" w:rsidR="004C02EF" w:rsidRPr="00E77497" w:rsidRDefault="004C02EF" w:rsidP="004C02EF">
      <w:pPr>
        <w:pStyle w:val="SyntaxRule"/>
      </w:pPr>
      <w:r w:rsidRPr="00E77497">
        <w:t xml:space="preserve">IdentityEscape </w:t>
      </w:r>
      <w:r w:rsidRPr="00E77497">
        <w:rPr>
          <w:rFonts w:ascii="Arial" w:hAnsi="Arial"/>
          <w:b/>
          <w:i w:val="0"/>
        </w:rPr>
        <w:t>::</w:t>
      </w:r>
    </w:p>
    <w:p w14:paraId="58C136C0" w14:textId="77777777"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075E4263" w14:textId="77777777" w:rsidR="004C02EF" w:rsidRPr="00E77497" w:rsidRDefault="004C02EF" w:rsidP="004C02EF">
      <w:pPr>
        <w:pStyle w:val="SyntaxRule"/>
      </w:pPr>
      <w:r w:rsidRPr="00E77497">
        <w:t xml:space="preserve">DecimalEscape </w:t>
      </w:r>
      <w:r w:rsidRPr="00E77497">
        <w:rPr>
          <w:rFonts w:ascii="Arial" w:hAnsi="Arial"/>
          <w:b/>
          <w:i w:val="0"/>
        </w:rPr>
        <w:t>::</w:t>
      </w:r>
    </w:p>
    <w:p w14:paraId="46259340" w14:textId="77777777"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2A8EDC70" w14:textId="77777777"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45AB7487"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14:paraId="5DA22F97" w14:textId="77777777" w:rsidR="004C02EF" w:rsidRPr="00E77497" w:rsidRDefault="004C02EF" w:rsidP="004C02EF">
      <w:pPr>
        <w:pStyle w:val="SyntaxRule"/>
      </w:pPr>
      <w:r w:rsidRPr="00E77497">
        <w:t xml:space="preserve">CharacterClass  </w:t>
      </w:r>
      <w:r w:rsidRPr="00E77497">
        <w:rPr>
          <w:rFonts w:ascii="Arial" w:hAnsi="Arial"/>
          <w:b/>
          <w:i w:val="0"/>
        </w:rPr>
        <w:t>::</w:t>
      </w:r>
    </w:p>
    <w:p w14:paraId="320897D0" w14:textId="77777777"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0EB4C5E1" w14:textId="77777777" w:rsidR="004C02EF" w:rsidRPr="00E77497" w:rsidRDefault="004C02EF" w:rsidP="004C02EF">
      <w:pPr>
        <w:pStyle w:val="SyntaxRule"/>
      </w:pPr>
      <w:r w:rsidRPr="00E77497">
        <w:t xml:space="preserve">ClassRanges </w:t>
      </w:r>
      <w:r w:rsidRPr="00E77497">
        <w:rPr>
          <w:rFonts w:ascii="Arial" w:hAnsi="Arial"/>
          <w:b/>
          <w:i w:val="0"/>
        </w:rPr>
        <w:t>::</w:t>
      </w:r>
    </w:p>
    <w:p w14:paraId="48180EDF"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14:paraId="5DFF5B73" w14:textId="77777777" w:rsidR="004C02EF" w:rsidRPr="00E77497" w:rsidRDefault="004C02EF" w:rsidP="004C02EF">
      <w:pPr>
        <w:pStyle w:val="SyntaxRule"/>
      </w:pPr>
      <w:r w:rsidRPr="00E77497">
        <w:t xml:space="preserve">NonemptyClassRanges </w:t>
      </w:r>
      <w:r w:rsidRPr="00E77497">
        <w:rPr>
          <w:rFonts w:ascii="Arial" w:hAnsi="Arial"/>
          <w:b/>
          <w:i w:val="0"/>
        </w:rPr>
        <w:t>::</w:t>
      </w:r>
    </w:p>
    <w:p w14:paraId="28642DD6" w14:textId="77777777"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263F232A" w14:textId="77777777" w:rsidR="004C02EF" w:rsidRPr="00E77497" w:rsidRDefault="004C02EF" w:rsidP="004C02EF">
      <w:pPr>
        <w:pStyle w:val="SyntaxRule"/>
      </w:pPr>
      <w:r w:rsidRPr="00E77497">
        <w:t xml:space="preserve">NonemptyClassRangesNoDash </w:t>
      </w:r>
      <w:r w:rsidRPr="00E77497">
        <w:rPr>
          <w:rFonts w:ascii="Arial" w:hAnsi="Arial"/>
          <w:b/>
          <w:i w:val="0"/>
        </w:rPr>
        <w:t>::</w:t>
      </w:r>
    </w:p>
    <w:p w14:paraId="5F34D37A" w14:textId="77777777"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08A1EBA1" w14:textId="77777777" w:rsidR="004C02EF" w:rsidRPr="00E77497" w:rsidRDefault="004C02EF" w:rsidP="004C02EF">
      <w:pPr>
        <w:pStyle w:val="SyntaxRule"/>
      </w:pPr>
      <w:r w:rsidRPr="00E77497">
        <w:t xml:space="preserve">ClassAtom </w:t>
      </w:r>
      <w:r w:rsidRPr="00E77497">
        <w:rPr>
          <w:rFonts w:ascii="Arial" w:hAnsi="Arial"/>
          <w:b/>
          <w:i w:val="0"/>
        </w:rPr>
        <w:t>::</w:t>
      </w:r>
    </w:p>
    <w:p w14:paraId="46D94014" w14:textId="77777777" w:rsidR="004C02EF" w:rsidRPr="00E77497" w:rsidRDefault="004C02EF" w:rsidP="004C02EF">
      <w:pPr>
        <w:pStyle w:val="SyntaxDefinition"/>
      </w:pPr>
      <w:r w:rsidRPr="00E77497">
        <w:rPr>
          <w:rFonts w:ascii="Courier New" w:hAnsi="Courier New"/>
          <w:b/>
          <w:i w:val="0"/>
        </w:rPr>
        <w:t>-</w:t>
      </w:r>
      <w:r w:rsidRPr="00E77497">
        <w:br/>
        <w:t>ClassAtomNoDash</w:t>
      </w:r>
    </w:p>
    <w:p w14:paraId="177C08C6" w14:textId="77777777" w:rsidR="004C02EF" w:rsidRPr="00E77497" w:rsidRDefault="004C02EF" w:rsidP="004C02EF">
      <w:pPr>
        <w:pStyle w:val="SyntaxRule"/>
      </w:pPr>
      <w:r w:rsidRPr="00E77497">
        <w:t xml:space="preserve">ClassAtomNoDash </w:t>
      </w:r>
      <w:r w:rsidRPr="00E77497">
        <w:rPr>
          <w:rFonts w:ascii="Arial" w:hAnsi="Arial"/>
          <w:b/>
          <w:i w:val="0"/>
        </w:rPr>
        <w:t>::</w:t>
      </w:r>
    </w:p>
    <w:p w14:paraId="0C694EAD" w14:textId="77777777"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3EFC05E9" w14:textId="77777777" w:rsidR="004C02EF" w:rsidRPr="00E77497" w:rsidRDefault="004C02EF" w:rsidP="004C02EF">
      <w:pPr>
        <w:pStyle w:val="SyntaxRule"/>
      </w:pPr>
      <w:r w:rsidRPr="00E77497">
        <w:t xml:space="preserve">ClassEscape </w:t>
      </w:r>
      <w:r w:rsidRPr="00E77497">
        <w:rPr>
          <w:rFonts w:ascii="Arial" w:hAnsi="Arial"/>
          <w:b/>
          <w:i w:val="0"/>
        </w:rPr>
        <w:t>::</w:t>
      </w:r>
    </w:p>
    <w:p w14:paraId="657B84EC" w14:textId="77777777"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4EA7444D" w14:textId="77777777" w:rsidR="004C02EF" w:rsidRPr="00E77497" w:rsidRDefault="004C02EF" w:rsidP="00F710D2">
      <w:pPr>
        <w:pStyle w:val="30"/>
        <w:numPr>
          <w:ilvl w:val="0"/>
          <w:numId w:val="0"/>
        </w:numPr>
      </w:pPr>
      <w:bookmarkStart w:id="14121" w:name="_Ref455931092"/>
      <w:bookmarkStart w:id="14122" w:name="_Toc472818956"/>
      <w:bookmarkStart w:id="14123" w:name="_Toc235503534"/>
      <w:bookmarkStart w:id="14124" w:name="_Toc241509309"/>
      <w:bookmarkStart w:id="14125" w:name="_Toc244416796"/>
      <w:bookmarkStart w:id="14126" w:name="_Toc276631160"/>
      <w:bookmarkStart w:id="14127" w:name="_Toc314500716"/>
      <w:r w:rsidRPr="00E77497">
        <w:t>15.10.2</w:t>
      </w:r>
      <w:r w:rsidRPr="00E77497">
        <w:tab/>
        <w:t>Pattern Semantics</w:t>
      </w:r>
      <w:bookmarkEnd w:id="14121"/>
      <w:bookmarkEnd w:id="14122"/>
      <w:bookmarkEnd w:id="14123"/>
      <w:bookmarkEnd w:id="14124"/>
      <w:bookmarkEnd w:id="14125"/>
      <w:bookmarkEnd w:id="14126"/>
      <w:bookmarkEnd w:id="14127"/>
    </w:p>
    <w:p w14:paraId="01F40D67" w14:textId="77777777" w:rsidR="004C02EF" w:rsidRPr="00E77497" w:rsidRDefault="004C02EF" w:rsidP="004C02EF">
      <w:r w:rsidRPr="00E77497">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0AB2CA37" w14:textId="77777777" w:rsidR="004C02EF" w:rsidRPr="00E77497" w:rsidRDefault="004C02EF" w:rsidP="004C02EF">
      <w:pPr>
        <w:pStyle w:val="40"/>
        <w:numPr>
          <w:ilvl w:val="0"/>
          <w:numId w:val="0"/>
        </w:numPr>
      </w:pPr>
      <w:bookmarkStart w:id="14128" w:name="_Ref455931278"/>
      <w:r w:rsidRPr="00E77497">
        <w:t>15.10.2.1</w:t>
      </w:r>
      <w:r w:rsidRPr="00E77497">
        <w:tab/>
        <w:t>Notation</w:t>
      </w:r>
      <w:bookmarkEnd w:id="14128"/>
    </w:p>
    <w:p w14:paraId="08045064" w14:textId="77777777" w:rsidR="004C02EF" w:rsidRPr="00E77497" w:rsidRDefault="004C02EF" w:rsidP="004C02EF">
      <w:pPr>
        <w:spacing w:after="120"/>
      </w:pPr>
      <w:r w:rsidRPr="00E77497">
        <w:t>The descriptions below use the following variables:</w:t>
      </w:r>
    </w:p>
    <w:p w14:paraId="288CBD79" w14:textId="77777777"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3A4D9B89" w14:textId="77777777"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4E549BC7" w14:textId="77777777"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1EE9064C" w14:textId="77777777" w:rsidR="004C02EF" w:rsidRPr="00E77497" w:rsidRDefault="004C02EF" w:rsidP="001F482D">
      <w:pPr>
        <w:numPr>
          <w:ilvl w:val="0"/>
          <w:numId w:val="285"/>
        </w:numPr>
        <w:spacing w:after="60"/>
        <w:ind w:left="1080"/>
      </w:pPr>
      <w:r w:rsidRPr="00E77497">
        <w:rPr>
          <w:rFonts w:ascii="Times New Roman" w:hAnsi="Times New Roman"/>
          <w:i/>
        </w:rPr>
        <w:t>IgnoreCase</w:t>
      </w:r>
      <w:r w:rsidRPr="00E77497">
        <w:t xml:space="preserve"> is the setting of the RegExp object's </w:t>
      </w:r>
      <w:r w:rsidRPr="00E77497">
        <w:rPr>
          <w:rFonts w:ascii="Courier New" w:hAnsi="Courier New"/>
          <w:b/>
        </w:rPr>
        <w:t>ignoreCase</w:t>
      </w:r>
      <w:r w:rsidRPr="00E77497">
        <w:t xml:space="preserve"> property.</w:t>
      </w:r>
    </w:p>
    <w:p w14:paraId="6CA365C0" w14:textId="77777777" w:rsidR="004C02EF" w:rsidRPr="00E77497" w:rsidRDefault="004C02EF" w:rsidP="001F482D">
      <w:pPr>
        <w:numPr>
          <w:ilvl w:val="0"/>
          <w:numId w:val="285"/>
        </w:numPr>
        <w:ind w:left="1080"/>
      </w:pPr>
      <w:r w:rsidRPr="00E77497">
        <w:rPr>
          <w:rFonts w:ascii="Times New Roman" w:hAnsi="Times New Roman"/>
          <w:i/>
        </w:rPr>
        <w:t>Multiline</w:t>
      </w:r>
      <w:r w:rsidRPr="00E77497">
        <w:t xml:space="preserve"> is the setting of the RegExp object’s </w:t>
      </w:r>
      <w:r w:rsidRPr="00E77497">
        <w:rPr>
          <w:rFonts w:ascii="Courier New" w:hAnsi="Courier New"/>
          <w:b/>
        </w:rPr>
        <w:t>multiline</w:t>
      </w:r>
      <w:r w:rsidRPr="00E77497">
        <w:t xml:space="preserve"> property.</w:t>
      </w:r>
    </w:p>
    <w:p w14:paraId="53837647" w14:textId="77777777" w:rsidR="004C02EF" w:rsidRPr="00E77497" w:rsidRDefault="004C02EF" w:rsidP="004C02EF">
      <w:r w:rsidRPr="00E77497">
        <w:t>Furthermore, the descriptions below use the following internal data structures:</w:t>
      </w:r>
    </w:p>
    <w:p w14:paraId="755D61A0"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14:paraId="1A771D2E"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an internal array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66A73078"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36FB65BA"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657A6D41"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24BE4AE7" w14:textId="77777777"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334C5629" w14:textId="77777777"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12923F5C" w14:textId="77777777" w:rsidR="004C02EF" w:rsidRPr="00E77497" w:rsidRDefault="004C02EF" w:rsidP="004C02EF">
      <w:pPr>
        <w:pStyle w:val="40"/>
        <w:numPr>
          <w:ilvl w:val="0"/>
          <w:numId w:val="0"/>
        </w:numPr>
      </w:pPr>
      <w:r w:rsidRPr="00E77497">
        <w:t>15.10.2.2</w:t>
      </w:r>
      <w:r w:rsidRPr="00E77497">
        <w:tab/>
        <w:t>Pattern</w:t>
      </w:r>
    </w:p>
    <w:p w14:paraId="0F956572" w14:textId="77777777"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716182A7" w14:textId="77777777"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14:paraId="44DE425E" w14:textId="77777777"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1DA4FA2D" w14:textId="77777777"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14:paraId="5D1E44A5" w14:textId="77777777"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14:paraId="6D3C65E6" w14:textId="77777777"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14:paraId="411E2157" w14:textId="77777777" w:rsidR="004C02EF" w:rsidRPr="00E77497" w:rsidRDefault="004C02EF" w:rsidP="001F482D">
      <w:pPr>
        <w:pStyle w:val="Alg40"/>
        <w:numPr>
          <w:ilvl w:val="0"/>
          <w:numId w:val="402"/>
        </w:numPr>
        <w:ind w:left="1800" w:hanging="270"/>
      </w:pPr>
      <w:r w:rsidRPr="00E77497">
        <w:t xml:space="preserve">Let </w:t>
      </w:r>
      <w:r w:rsidRPr="00E77497">
        <w:rPr>
          <w:i/>
        </w:rPr>
        <w:t>cap</w:t>
      </w:r>
      <w:r w:rsidRPr="00E77497">
        <w:t xml:space="preserve"> be an internal array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3BF1D8F4" w14:textId="77777777"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481CD405" w14:textId="77777777"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14FE9351" w14:textId="77777777"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0566598E" w14:textId="77777777" w:rsidR="004C02EF" w:rsidRPr="00E77497" w:rsidRDefault="004C02EF" w:rsidP="004C02EF">
      <w:pPr>
        <w:pStyle w:val="40"/>
        <w:numPr>
          <w:ilvl w:val="0"/>
          <w:numId w:val="0"/>
        </w:numPr>
      </w:pPr>
      <w:r w:rsidRPr="00E77497">
        <w:t>15.10.2.3</w:t>
      </w:r>
      <w:r w:rsidRPr="00E77497">
        <w:tab/>
        <w:t>Disjunction</w:t>
      </w:r>
    </w:p>
    <w:p w14:paraId="428648DE"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E77497">
        <w:rPr>
          <w:rFonts w:ascii="Times New Roman" w:hAnsi="Times New Roman"/>
          <w:i/>
        </w:rPr>
        <w:t>Matcher</w:t>
      </w:r>
      <w:r w:rsidRPr="00E77497">
        <w:t xml:space="preserve"> and returning that </w:t>
      </w:r>
      <w:r w:rsidRPr="00E77497">
        <w:rPr>
          <w:rFonts w:ascii="Times New Roman" w:hAnsi="Times New Roman"/>
          <w:i/>
        </w:rPr>
        <w:t>Matcher</w:t>
      </w:r>
      <w:r w:rsidRPr="00E77497">
        <w:t>.</w:t>
      </w:r>
    </w:p>
    <w:p w14:paraId="34A653E7"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6BED83EE" w14:textId="77777777"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14:paraId="11EB3873" w14:textId="77777777"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14:paraId="07E15857" w14:textId="77777777"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6B06BCCC" w14:textId="77777777"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7C85CAFA" w14:textId="77777777"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33C8D62D" w14:textId="77777777"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3ACD51D7" w14:textId="77777777"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71C9889C" w14:textId="77777777" w:rsidR="004C02EF" w:rsidRPr="00E77497" w:rsidRDefault="004C02EF" w:rsidP="004C02EF">
      <w:pPr>
        <w:pStyle w:val="CodeSample4"/>
        <w:spacing w:after="60"/>
        <w:ind w:left="2059"/>
        <w:rPr>
          <w:sz w:val="18"/>
          <w:szCs w:val="18"/>
        </w:rPr>
      </w:pPr>
      <w:r w:rsidRPr="00E77497">
        <w:rPr>
          <w:sz w:val="18"/>
          <w:szCs w:val="18"/>
        </w:rPr>
        <w:t>/a|ab/.exec("abc")</w:t>
      </w:r>
    </w:p>
    <w:p w14:paraId="5B8AAAE7" w14:textId="77777777"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71CB3ED9" w14:textId="77777777" w:rsidR="004C02EF" w:rsidRPr="00E77497" w:rsidRDefault="004C02EF" w:rsidP="004C02EF">
      <w:pPr>
        <w:pStyle w:val="CodeSample4"/>
        <w:spacing w:after="60"/>
        <w:ind w:left="2059"/>
        <w:rPr>
          <w:sz w:val="18"/>
          <w:szCs w:val="18"/>
        </w:rPr>
      </w:pPr>
      <w:r w:rsidRPr="00E77497">
        <w:rPr>
          <w:sz w:val="18"/>
          <w:szCs w:val="18"/>
        </w:rPr>
        <w:t>/((a)|(ab))((c)|(bc))/.exec("abc")</w:t>
      </w:r>
    </w:p>
    <w:p w14:paraId="1D37105B" w14:textId="77777777" w:rsidR="004C02EF" w:rsidRPr="00E77497" w:rsidRDefault="004C02EF" w:rsidP="004C02EF">
      <w:pPr>
        <w:pStyle w:val="Note"/>
        <w:spacing w:after="60"/>
      </w:pPr>
      <w:r w:rsidRPr="00E77497">
        <w:t>returns the array</w:t>
      </w:r>
    </w:p>
    <w:p w14:paraId="647B40E8" w14:textId="77777777" w:rsidR="004C02EF" w:rsidRPr="00E77497" w:rsidRDefault="004C02EF" w:rsidP="004C02EF">
      <w:pPr>
        <w:pStyle w:val="CodeSample4"/>
        <w:spacing w:after="60"/>
        <w:ind w:left="2059"/>
        <w:rPr>
          <w:sz w:val="18"/>
          <w:szCs w:val="18"/>
        </w:rPr>
      </w:pPr>
      <w:r w:rsidRPr="00E77497">
        <w:rPr>
          <w:sz w:val="18"/>
          <w:szCs w:val="18"/>
        </w:rPr>
        <w:t>["abc", "a", "a", undefined, "bc", undefined, "bc"]</w:t>
      </w:r>
    </w:p>
    <w:p w14:paraId="6775F9EB" w14:textId="77777777" w:rsidR="004C02EF" w:rsidRPr="00E77497" w:rsidRDefault="004C02EF" w:rsidP="004C02EF">
      <w:pPr>
        <w:pStyle w:val="Note"/>
        <w:spacing w:after="60"/>
      </w:pPr>
      <w:r w:rsidRPr="00E77497">
        <w:t>and not</w:t>
      </w:r>
    </w:p>
    <w:p w14:paraId="34018CF4" w14:textId="77777777" w:rsidR="004C02EF" w:rsidRPr="00E77497" w:rsidRDefault="004C02EF" w:rsidP="004C02EF">
      <w:pPr>
        <w:pStyle w:val="CodeSample4"/>
        <w:ind w:left="2058" w:hanging="357"/>
        <w:rPr>
          <w:sz w:val="18"/>
          <w:szCs w:val="18"/>
        </w:rPr>
      </w:pPr>
      <w:r w:rsidRPr="00E77497">
        <w:rPr>
          <w:sz w:val="18"/>
          <w:szCs w:val="18"/>
        </w:rPr>
        <w:t>["abc", "ab", undefined, "ab", "c", "c", undefined]</w:t>
      </w:r>
    </w:p>
    <w:p w14:paraId="3A894BA6" w14:textId="77777777" w:rsidR="004C02EF" w:rsidRPr="00E77497" w:rsidRDefault="004C02EF" w:rsidP="004C02EF">
      <w:pPr>
        <w:pStyle w:val="40"/>
        <w:numPr>
          <w:ilvl w:val="0"/>
          <w:numId w:val="0"/>
        </w:numPr>
      </w:pPr>
      <w:r w:rsidRPr="00E77497">
        <w:t>15.10.2.4</w:t>
      </w:r>
      <w:r w:rsidRPr="00E77497">
        <w:tab/>
        <w:t>Alternative</w:t>
      </w:r>
    </w:p>
    <w:p w14:paraId="4028056F"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5A653CE7"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78DE51FD" w14:textId="77777777"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14:paraId="03FC6295" w14:textId="77777777"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14:paraId="045E916D" w14:textId="77777777"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3AFDA4EA" w14:textId="77777777"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2FAC8631" w14:textId="77777777"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08A4CFD5" w14:textId="77777777"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35C5E38A" w14:textId="77777777" w:rsidR="004C02EF" w:rsidRPr="00E77497" w:rsidRDefault="004C02EF" w:rsidP="004C02EF">
      <w:pPr>
        <w:pStyle w:val="40"/>
        <w:numPr>
          <w:ilvl w:val="0"/>
          <w:numId w:val="0"/>
        </w:numPr>
      </w:pPr>
      <w:bookmarkStart w:id="14129" w:name="_Hlt463788138"/>
      <w:bookmarkStart w:id="14130" w:name="_Ref457710778"/>
      <w:bookmarkEnd w:id="14129"/>
      <w:r w:rsidRPr="00E77497">
        <w:t>15.10.2.5</w:t>
      </w:r>
      <w:r w:rsidRPr="00E77497">
        <w:tab/>
        <w:t>Term</w:t>
      </w:r>
      <w:bookmarkEnd w:id="14130"/>
    </w:p>
    <w:p w14:paraId="03B6F1B7"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1C639F06" w14:textId="77777777"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14:paraId="34D85CBB" w14:textId="77777777"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6B6A4A92" w14:textId="77777777"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67BBBEAB" w14:textId="77777777"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14:paraId="288E9B3C"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01E622F8"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74D83339" w14:textId="77777777"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14:paraId="2531F537" w14:textId="77777777"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089911EE" w14:textId="77777777"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73518DDB" w14:textId="77777777"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1ABC05D1" w14:textId="77777777"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3A37F51F" w14:textId="77777777"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0FC38A12" w14:textId="77777777"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5B9485EA" w14:textId="77777777" w:rsidR="004C02EF" w:rsidRPr="00E77497" w:rsidRDefault="004C02EF" w:rsidP="004C02EF">
      <w:r w:rsidRPr="00E77497">
        <w:t xml:space="preserve">The abstract operation </w:t>
      </w:r>
      <w:r w:rsidRPr="00E77497">
        <w:rPr>
          <w:i/>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6BE256BE" w14:textId="77777777"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6526B713" w14:textId="77777777"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194A3E14" w14:textId="77777777"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503C4780"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338FE938"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32F2DC84" w14:textId="77777777"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2A027F42" w14:textId="77777777" w:rsidR="004C02EF" w:rsidRPr="00E77497" w:rsidRDefault="004C02EF" w:rsidP="001F48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internal array.</w:t>
      </w:r>
    </w:p>
    <w:p w14:paraId="3CD8CF82" w14:textId="77777777"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649D8178" w14:textId="77777777"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097CD13B" w14:textId="77777777"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147388D9" w14:textId="77777777"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2F559A17" w14:textId="77777777"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14:paraId="0205331C" w14:textId="77777777"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1C8668FB" w14:textId="77777777"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6B761450" w14:textId="77777777"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2BF63B92" w14:textId="77777777"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20582948" w14:textId="77777777"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71346F71" w14:textId="77777777"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14:paraId="03A43C6A" w14:textId="77777777"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4EAE5372" w14:textId="77777777"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10C42B50" w14:textId="77777777" w:rsidR="004C02EF" w:rsidRPr="00E77497" w:rsidRDefault="004C02EF" w:rsidP="004C02EF">
      <w:pPr>
        <w:pStyle w:val="Note"/>
        <w:spacing w:after="60"/>
      </w:pPr>
      <w:r w:rsidRPr="00E77497">
        <w:t>Compare</w:t>
      </w:r>
    </w:p>
    <w:p w14:paraId="50BE48F2" w14:textId="77777777" w:rsidR="004C02EF" w:rsidRPr="00E77497" w:rsidRDefault="004C02EF" w:rsidP="004C02EF">
      <w:pPr>
        <w:pStyle w:val="CodeSample4"/>
        <w:spacing w:after="60"/>
        <w:ind w:left="2059"/>
        <w:rPr>
          <w:sz w:val="18"/>
        </w:rPr>
      </w:pPr>
      <w:r w:rsidRPr="00E77497">
        <w:rPr>
          <w:sz w:val="18"/>
        </w:rPr>
        <w:t>/a[a-z]{2,4}/.exec("abcdefghi")</w:t>
      </w:r>
    </w:p>
    <w:p w14:paraId="2F013E30" w14:textId="77777777"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14:paraId="5DBB7BD8" w14:textId="77777777" w:rsidR="004C02EF" w:rsidRPr="00E77497" w:rsidRDefault="004C02EF" w:rsidP="004C02EF">
      <w:pPr>
        <w:pStyle w:val="CodeSample4"/>
        <w:spacing w:after="60"/>
        <w:ind w:left="2059"/>
        <w:rPr>
          <w:sz w:val="18"/>
        </w:rPr>
      </w:pPr>
      <w:r w:rsidRPr="00E77497">
        <w:rPr>
          <w:sz w:val="18"/>
        </w:rPr>
        <w:t>/a[a-z]{2,4}?/.exec("abcdefghi")</w:t>
      </w:r>
    </w:p>
    <w:p w14:paraId="7C8B0773" w14:textId="77777777" w:rsidR="004C02EF" w:rsidRPr="00E77497" w:rsidRDefault="004C02EF" w:rsidP="004C02EF">
      <w:pPr>
        <w:pStyle w:val="Note"/>
      </w:pPr>
      <w:r w:rsidRPr="00E77497">
        <w:t xml:space="preserve">which returns </w:t>
      </w:r>
      <w:r w:rsidRPr="00E77497">
        <w:rPr>
          <w:rFonts w:ascii="Courier New" w:hAnsi="Courier New"/>
          <w:b/>
        </w:rPr>
        <w:t>"abc"</w:t>
      </w:r>
      <w:r w:rsidRPr="00E77497">
        <w:t>.</w:t>
      </w:r>
    </w:p>
    <w:p w14:paraId="7CA9BBE3" w14:textId="77777777" w:rsidR="004C02EF" w:rsidRPr="00E77497" w:rsidRDefault="004C02EF" w:rsidP="004C02EF">
      <w:pPr>
        <w:pStyle w:val="Note"/>
        <w:spacing w:after="60"/>
      </w:pPr>
      <w:r w:rsidRPr="00E77497">
        <w:t>Consider also</w:t>
      </w:r>
    </w:p>
    <w:p w14:paraId="1699F013" w14:textId="77777777" w:rsidR="004C02EF" w:rsidRPr="00E77497" w:rsidRDefault="004C02EF" w:rsidP="004C02EF">
      <w:pPr>
        <w:pStyle w:val="CodeSample4"/>
        <w:spacing w:after="60"/>
        <w:ind w:left="2059"/>
        <w:rPr>
          <w:sz w:val="18"/>
        </w:rPr>
      </w:pPr>
      <w:r w:rsidRPr="00E77497">
        <w:rPr>
          <w:sz w:val="18"/>
        </w:rPr>
        <w:t>/(aa|aabaac|ba|b|c)*/.exec("aabaac")</w:t>
      </w:r>
    </w:p>
    <w:p w14:paraId="2A9BBF14" w14:textId="77777777" w:rsidR="004C02EF" w:rsidRPr="00E77497" w:rsidRDefault="004C02EF" w:rsidP="004C02EF">
      <w:pPr>
        <w:pStyle w:val="Note"/>
        <w:spacing w:after="60"/>
      </w:pPr>
      <w:r w:rsidRPr="00E77497">
        <w:t>which, by the choice point ordering above, returns the array</w:t>
      </w:r>
    </w:p>
    <w:p w14:paraId="33FE2241" w14:textId="77777777" w:rsidR="004C02EF" w:rsidRPr="00E77497" w:rsidRDefault="004C02EF" w:rsidP="004C02EF">
      <w:pPr>
        <w:pStyle w:val="CodeSample4"/>
        <w:spacing w:after="60"/>
        <w:ind w:left="2059"/>
        <w:rPr>
          <w:sz w:val="18"/>
        </w:rPr>
      </w:pPr>
      <w:r w:rsidRPr="00E77497">
        <w:rPr>
          <w:sz w:val="18"/>
        </w:rPr>
        <w:t>["aaba", "ba"]</w:t>
      </w:r>
    </w:p>
    <w:p w14:paraId="3774F619" w14:textId="77777777" w:rsidR="004C02EF" w:rsidRPr="00E77497" w:rsidRDefault="004C02EF" w:rsidP="004C02EF">
      <w:pPr>
        <w:pStyle w:val="Note"/>
        <w:spacing w:after="60"/>
      </w:pPr>
      <w:r w:rsidRPr="00E77497">
        <w:t>and not any of:</w:t>
      </w:r>
    </w:p>
    <w:p w14:paraId="1D11F8CC" w14:textId="77777777" w:rsidR="004C02EF" w:rsidRPr="00E77497" w:rsidRDefault="004C02EF" w:rsidP="004C02EF">
      <w:pPr>
        <w:pStyle w:val="CodeSample4"/>
        <w:spacing w:after="60"/>
        <w:ind w:left="2059"/>
        <w:contextualSpacing/>
        <w:rPr>
          <w:sz w:val="18"/>
        </w:rPr>
      </w:pPr>
      <w:r w:rsidRPr="00E77497">
        <w:rPr>
          <w:sz w:val="18"/>
        </w:rPr>
        <w:t>["aabaac", "aabaac"]</w:t>
      </w:r>
    </w:p>
    <w:p w14:paraId="55826A2C" w14:textId="77777777" w:rsidR="004C02EF" w:rsidRPr="00E77497" w:rsidRDefault="004C02EF" w:rsidP="004C02EF">
      <w:pPr>
        <w:pStyle w:val="CodeSample4"/>
        <w:spacing w:after="60"/>
        <w:ind w:left="2059"/>
        <w:rPr>
          <w:sz w:val="18"/>
        </w:rPr>
      </w:pPr>
      <w:r w:rsidRPr="00E77497">
        <w:rPr>
          <w:sz w:val="18"/>
        </w:rPr>
        <w:t>["aabaac", "c"]</w:t>
      </w:r>
    </w:p>
    <w:p w14:paraId="072FFF71" w14:textId="77777777"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57674347" w14:textId="77777777" w:rsidR="004C02EF" w:rsidRPr="00E77497" w:rsidRDefault="004C02EF" w:rsidP="004C02EF">
      <w:pPr>
        <w:pStyle w:val="CodeSample4"/>
        <w:spacing w:after="60"/>
        <w:ind w:left="2059"/>
        <w:rPr>
          <w:sz w:val="18"/>
        </w:rPr>
      </w:pPr>
      <w:r w:rsidRPr="00E77497">
        <w:rPr>
          <w:sz w:val="18"/>
        </w:rPr>
        <w:t>"aaaaaaaaaa,aaaaaaaaaaaaaaa".replace(/^(a+)\1*,\1+$/,"$1")</w:t>
      </w:r>
    </w:p>
    <w:p w14:paraId="2F8CE199" w14:textId="77777777"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4AB76626" w14:textId="77777777"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78D6A927" w14:textId="77777777" w:rsidR="004C02EF" w:rsidRPr="00E77497" w:rsidRDefault="004C02EF" w:rsidP="004C02EF">
      <w:pPr>
        <w:pStyle w:val="CodeSample4"/>
        <w:spacing w:after="60"/>
        <w:ind w:left="2059"/>
        <w:rPr>
          <w:sz w:val="18"/>
        </w:rPr>
      </w:pPr>
      <w:r w:rsidRPr="00E77497">
        <w:rPr>
          <w:sz w:val="18"/>
        </w:rPr>
        <w:t>/(z)((a+)?(b+)?(c))*/.exec("zaacbbbcac")</w:t>
      </w:r>
    </w:p>
    <w:p w14:paraId="5E2425D7" w14:textId="77777777" w:rsidR="004C02EF" w:rsidRPr="00E77497" w:rsidRDefault="004C02EF" w:rsidP="004C02EF">
      <w:pPr>
        <w:pStyle w:val="Note"/>
        <w:spacing w:after="60"/>
      </w:pPr>
      <w:r w:rsidRPr="00E77497">
        <w:t>which returns the array</w:t>
      </w:r>
    </w:p>
    <w:p w14:paraId="2BCC9FDE" w14:textId="77777777" w:rsidR="004C02EF" w:rsidRPr="00E77497" w:rsidRDefault="004C02EF" w:rsidP="004C02EF">
      <w:pPr>
        <w:pStyle w:val="CodeSample4"/>
        <w:spacing w:after="60"/>
        <w:ind w:left="2059"/>
        <w:rPr>
          <w:sz w:val="18"/>
        </w:rPr>
      </w:pPr>
      <w:r w:rsidRPr="00E77497">
        <w:rPr>
          <w:sz w:val="18"/>
        </w:rPr>
        <w:t>["zaacbbbcac", "z", "ac", "a", undefined, "c"]</w:t>
      </w:r>
    </w:p>
    <w:p w14:paraId="641DDDAA" w14:textId="77777777" w:rsidR="004C02EF" w:rsidRPr="00E77497" w:rsidRDefault="004C02EF" w:rsidP="004C02EF">
      <w:pPr>
        <w:pStyle w:val="Note"/>
        <w:spacing w:after="60"/>
      </w:pPr>
      <w:r w:rsidRPr="00E77497">
        <w:t>and not</w:t>
      </w:r>
    </w:p>
    <w:p w14:paraId="68CDB0AD" w14:textId="77777777" w:rsidR="004C02EF" w:rsidRPr="00E77497" w:rsidRDefault="004C02EF" w:rsidP="004C02EF">
      <w:pPr>
        <w:pStyle w:val="CodeSample4"/>
        <w:spacing w:after="60"/>
        <w:ind w:left="2059"/>
        <w:rPr>
          <w:sz w:val="18"/>
        </w:rPr>
      </w:pPr>
      <w:r w:rsidRPr="00E77497">
        <w:rPr>
          <w:sz w:val="18"/>
        </w:rPr>
        <w:t>["zaacbbbcac", "z", "ac", "a", "bbb", "c"]</w:t>
      </w:r>
    </w:p>
    <w:p w14:paraId="35FFC898" w14:textId="77777777"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30BF50B4" w14:textId="77777777"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3687C8EE" w14:textId="77777777" w:rsidR="004C02EF" w:rsidRPr="00E77497" w:rsidRDefault="004C02EF" w:rsidP="004C02EF">
      <w:pPr>
        <w:pStyle w:val="CodeSample4"/>
        <w:spacing w:after="60"/>
        <w:ind w:left="2059"/>
        <w:rPr>
          <w:sz w:val="18"/>
        </w:rPr>
      </w:pPr>
      <w:r w:rsidRPr="00E77497">
        <w:rPr>
          <w:sz w:val="18"/>
        </w:rPr>
        <w:t>/(a*)*/.exec("b")</w:t>
      </w:r>
    </w:p>
    <w:p w14:paraId="12342D80" w14:textId="77777777" w:rsidR="004C02EF" w:rsidRPr="00E77497" w:rsidRDefault="004C02EF" w:rsidP="004C02EF">
      <w:pPr>
        <w:pStyle w:val="Note"/>
        <w:spacing w:after="60"/>
      </w:pPr>
      <w:r w:rsidRPr="00E77497">
        <w:t>or the slightly more complicated:</w:t>
      </w:r>
    </w:p>
    <w:p w14:paraId="76C25592" w14:textId="77777777" w:rsidR="004C02EF" w:rsidRPr="00E77497" w:rsidRDefault="004C02EF" w:rsidP="004C02EF">
      <w:pPr>
        <w:pStyle w:val="CodeSample4"/>
        <w:spacing w:after="60"/>
        <w:ind w:left="2059"/>
        <w:rPr>
          <w:sz w:val="18"/>
        </w:rPr>
      </w:pPr>
      <w:r w:rsidRPr="00E77497">
        <w:rPr>
          <w:sz w:val="18"/>
        </w:rPr>
        <w:t>/(a*)b\1+/.exec("baaaac")</w:t>
      </w:r>
    </w:p>
    <w:p w14:paraId="1859CC96" w14:textId="77777777" w:rsidR="004C02EF" w:rsidRPr="00E77497" w:rsidRDefault="004C02EF" w:rsidP="004C02EF">
      <w:pPr>
        <w:pStyle w:val="Note"/>
        <w:spacing w:after="60"/>
      </w:pPr>
      <w:r w:rsidRPr="00E77497">
        <w:t>which returns the array</w:t>
      </w:r>
    </w:p>
    <w:p w14:paraId="480A446C" w14:textId="77777777" w:rsidR="004C02EF" w:rsidRPr="00E77497" w:rsidRDefault="004C02EF" w:rsidP="004C02EF">
      <w:pPr>
        <w:pStyle w:val="CodeSample4"/>
        <w:ind w:left="2058" w:hanging="357"/>
        <w:rPr>
          <w:sz w:val="18"/>
        </w:rPr>
      </w:pPr>
      <w:r w:rsidRPr="00E77497">
        <w:rPr>
          <w:sz w:val="18"/>
        </w:rPr>
        <w:t>["b", ""]</w:t>
      </w:r>
    </w:p>
    <w:p w14:paraId="4CEFCA56" w14:textId="77777777" w:rsidR="004C02EF" w:rsidRPr="00E77497" w:rsidRDefault="004C02EF" w:rsidP="004C02EF">
      <w:pPr>
        <w:pStyle w:val="40"/>
        <w:numPr>
          <w:ilvl w:val="0"/>
          <w:numId w:val="0"/>
        </w:numPr>
      </w:pPr>
      <w:r w:rsidRPr="00E77497">
        <w:t>15.10.2.6</w:t>
      </w:r>
      <w:r w:rsidRPr="00E77497">
        <w:tab/>
        <w:t>Assertion</w:t>
      </w:r>
    </w:p>
    <w:p w14:paraId="26321CAF"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6B833E70" w14:textId="77777777"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4FF38DD" w14:textId="77777777"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14:paraId="6E353898" w14:textId="77777777"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0AC915E9" w14:textId="77777777"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5F5A3454" w14:textId="77777777"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14:paraId="22966C8F"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7FCF6EF4" w14:textId="77777777"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3E09202" w14:textId="77777777"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694E2ADE" w14:textId="77777777" w:rsidR="004C02EF" w:rsidRPr="00E77497" w:rsidRDefault="004C02EF" w:rsidP="001F482D">
      <w:pPr>
        <w:pStyle w:val="Alg4"/>
        <w:numPr>
          <w:ilvl w:val="0"/>
          <w:numId w:val="293"/>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76CF862C" w14:textId="77777777"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125B4C09" w14:textId="77777777"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14:paraId="5380A719"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09973BE8" w14:textId="77777777"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09E1F43F"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3C63DADF"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 and let </w:t>
      </w:r>
      <w:r w:rsidRPr="00E77497">
        <w:rPr>
          <w:i/>
        </w:rPr>
        <w:t>b</w:t>
      </w:r>
      <w:r w:rsidRPr="00E77497">
        <w:t xml:space="preserve"> be the Boolean result.</w:t>
      </w:r>
    </w:p>
    <w:p w14:paraId="5DD06983"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1F6CB1E4"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27F12F80" w14:textId="77777777"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14:paraId="6AB819C3"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33C14CFF" w14:textId="77777777"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19B38F7B"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1894280B"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and let b be the Boolean result.</w:t>
      </w:r>
    </w:p>
    <w:p w14:paraId="06D0F6FB" w14:textId="77777777" w:rsidR="004C02EF" w:rsidRPr="00E77497" w:rsidRDefault="004C02EF" w:rsidP="001F482D">
      <w:pPr>
        <w:pStyle w:val="Alg4"/>
        <w:numPr>
          <w:ilvl w:val="0"/>
          <w:numId w:val="298"/>
        </w:numPr>
      </w:pPr>
      <w:r w:rsidRPr="00E77497">
        <w:t xml:space="preserve">If a is </w:t>
      </w:r>
      <w:r w:rsidRPr="00E77497">
        <w:rPr>
          <w:b/>
        </w:rPr>
        <w:t>true</w:t>
      </w:r>
      <w:r w:rsidRPr="00E77497">
        <w:t xml:space="preserve"> and b is </w:t>
      </w:r>
      <w:r w:rsidRPr="00E77497">
        <w:rPr>
          <w:b/>
        </w:rPr>
        <w:t>false</w:t>
      </w:r>
      <w:r w:rsidRPr="00E77497">
        <w:t xml:space="preserve">, return </w:t>
      </w:r>
      <w:r w:rsidRPr="00E77497">
        <w:rPr>
          <w:b/>
        </w:rPr>
        <w:t>false</w:t>
      </w:r>
      <w:r w:rsidRPr="00E77497">
        <w:t>.</w:t>
      </w:r>
    </w:p>
    <w:p w14:paraId="199FAB84" w14:textId="77777777" w:rsidR="004C02EF" w:rsidRPr="00E77497" w:rsidRDefault="004C02EF" w:rsidP="001F482D">
      <w:pPr>
        <w:pStyle w:val="Alg4"/>
        <w:numPr>
          <w:ilvl w:val="0"/>
          <w:numId w:val="298"/>
        </w:numPr>
      </w:pPr>
      <w:r w:rsidRPr="00E77497">
        <w:t xml:space="preserve">If a is </w:t>
      </w:r>
      <w:r w:rsidRPr="00E77497">
        <w:rPr>
          <w:b/>
        </w:rPr>
        <w:t>false</w:t>
      </w:r>
      <w:r w:rsidRPr="00E77497">
        <w:t xml:space="preserve"> and b is </w:t>
      </w:r>
      <w:r w:rsidRPr="00E77497">
        <w:rPr>
          <w:b/>
        </w:rPr>
        <w:t>true</w:t>
      </w:r>
      <w:r w:rsidRPr="00E77497">
        <w:t xml:space="preserve">, return </w:t>
      </w:r>
      <w:r w:rsidRPr="00E77497">
        <w:rPr>
          <w:b/>
        </w:rPr>
        <w:t>false</w:t>
      </w:r>
      <w:r w:rsidRPr="00E77497">
        <w:t>.</w:t>
      </w:r>
    </w:p>
    <w:p w14:paraId="1D83A080" w14:textId="77777777"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14:paraId="5DB11528"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6D858462" w14:textId="77777777"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14:paraId="3634902C" w14:textId="77777777" w:rsidR="004C02EF" w:rsidRPr="00E77497" w:rsidRDefault="004C02EF" w:rsidP="001F48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198BC978" w14:textId="77777777"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22BCC023" w14:textId="77777777"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3E23B364" w14:textId="77777777"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7AA5D166"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14:paraId="465F4099"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internal array.</w:t>
      </w:r>
    </w:p>
    <w:p w14:paraId="4F3E01E0"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18DAD57B"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1E3C80C4" w14:textId="77777777"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14:paraId="122491B5" w14:textId="77777777"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1FF69091" w14:textId="77777777"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14:paraId="5114CCE9" w14:textId="77777777"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2605F65D" w14:textId="77777777"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4DC920F4" w14:textId="77777777"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3802224F" w14:textId="77777777"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44EAF93B" w14:textId="77777777"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14:paraId="05681FAF" w14:textId="77777777" w:rsidR="004C02EF" w:rsidRPr="00E77497" w:rsidRDefault="004C02EF" w:rsidP="004C02EF">
      <w:r w:rsidRPr="00E77497">
        <w:t xml:space="preserve">The abstract operation </w:t>
      </w:r>
      <w:r w:rsidRPr="00E77497">
        <w:rPr>
          <w:rFonts w:ascii="Times New Roman" w:hAnsi="Times New Roman"/>
          <w:i/>
        </w:rPr>
        <w:t>IsWordChar</w:t>
      </w:r>
      <w:r w:rsidRPr="00E77497">
        <w:t xml:space="preserve"> takes an integer parameter </w:t>
      </w:r>
      <w:r w:rsidRPr="00E77497">
        <w:rPr>
          <w:rFonts w:ascii="Times New Roman" w:hAnsi="Times New Roman"/>
          <w:i/>
        </w:rPr>
        <w:t>e</w:t>
      </w:r>
      <w:r w:rsidRPr="00E77497">
        <w:t xml:space="preserve"> and performs the following:</w:t>
      </w:r>
    </w:p>
    <w:p w14:paraId="0694287C" w14:textId="77777777" w:rsidR="004C02EF" w:rsidRPr="00E77497" w:rsidRDefault="004C02EF" w:rsidP="001F482D">
      <w:pPr>
        <w:pStyle w:val="Alg4"/>
        <w:numPr>
          <w:ilvl w:val="0"/>
          <w:numId w:val="295"/>
        </w:numPr>
      </w:pPr>
      <w:r w:rsidRPr="00E77497">
        <w:t xml:space="preserve">If </w:t>
      </w:r>
      <w:r w:rsidRPr="00E77497">
        <w:rPr>
          <w:i/>
        </w:rPr>
        <w:t>e</w:t>
      </w:r>
      <w:r w:rsidRPr="00E77497">
        <w:t xml:space="preserve"> == –1 or </w:t>
      </w:r>
      <w:r w:rsidRPr="00E77497">
        <w:rPr>
          <w:i/>
        </w:rPr>
        <w:t>e</w:t>
      </w:r>
      <w:r w:rsidRPr="00E77497">
        <w:t xml:space="preserve"> == </w:t>
      </w:r>
      <w:r w:rsidRPr="00E77497">
        <w:rPr>
          <w:i/>
        </w:rPr>
        <w:t>InputLength</w:t>
      </w:r>
      <w:r w:rsidRPr="00E77497">
        <w:t xml:space="preserve">, return </w:t>
      </w:r>
      <w:r w:rsidRPr="00E77497">
        <w:rPr>
          <w:b/>
        </w:rPr>
        <w:t>false</w:t>
      </w:r>
      <w:r w:rsidRPr="00E77497">
        <w:t>.</w:t>
      </w:r>
    </w:p>
    <w:p w14:paraId="7CE1E174" w14:textId="77777777"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00931921" w14:textId="77777777"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1B7980FB" w14:textId="77777777" w:rsidTr="003A4B22">
        <w:trPr>
          <w:tblHeader/>
        </w:trPr>
        <w:tc>
          <w:tcPr>
            <w:tcW w:w="288" w:type="dxa"/>
          </w:tcPr>
          <w:p w14:paraId="2637AF60"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414FCC0B"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2D53A2FE"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7CA0B619"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3C76D664"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360B972A"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75B3021E"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6F652D42"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178640A1"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146A1983"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456172D5"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467F30B7"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187CC66F"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05D53DA9"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60AB2BBF"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21BA36CC"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7FD505F9"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2A5327CE"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532AD789"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2D9B8A79"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431C066B"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252F1522"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1A4A8029"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37237152"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65BF3B1E"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744BD00D"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0A08C740" w14:textId="77777777" w:rsidTr="003A4B22">
        <w:trPr>
          <w:tblHeader/>
        </w:trPr>
        <w:tc>
          <w:tcPr>
            <w:tcW w:w="288" w:type="dxa"/>
          </w:tcPr>
          <w:p w14:paraId="1F55D336"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3A9470AC"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6BB336D8"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554BFDCB"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5F54425D"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3E82E006"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3DD911C8"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4B8C0A0F"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566ACA93"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59EA3D2C"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0A399DAD"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5F629D69"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653D9B63"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077F016E"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2E6691FC"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2FFB2CCA"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51F21CB8"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5044A8CB"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750C4770"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731D8FC4"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50214A9D"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28383EFB"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10D4E3C6"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5232EC6F"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06A53F6F"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0C7F4863"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2DC99A57" w14:textId="77777777" w:rsidTr="003A4B22">
        <w:trPr>
          <w:tblHeader/>
        </w:trPr>
        <w:tc>
          <w:tcPr>
            <w:tcW w:w="288" w:type="dxa"/>
          </w:tcPr>
          <w:p w14:paraId="0DD08818" w14:textId="77777777" w:rsidR="004C02EF" w:rsidRPr="00E77497" w:rsidRDefault="004C02EF" w:rsidP="003A4B22">
            <w:pPr>
              <w:pStyle w:val="SyntaxOneOf"/>
              <w:spacing w:after="60"/>
              <w:rPr>
                <w:rFonts w:cs="Courier New"/>
              </w:rPr>
            </w:pPr>
            <w:r w:rsidRPr="00E77497">
              <w:rPr>
                <w:rFonts w:cs="Courier New"/>
              </w:rPr>
              <w:t>0</w:t>
            </w:r>
          </w:p>
        </w:tc>
        <w:tc>
          <w:tcPr>
            <w:tcW w:w="288" w:type="dxa"/>
          </w:tcPr>
          <w:p w14:paraId="1401A9C8" w14:textId="77777777" w:rsidR="004C02EF" w:rsidRPr="00E77497" w:rsidRDefault="004C02EF" w:rsidP="003A4B22">
            <w:pPr>
              <w:pStyle w:val="SyntaxOneOf"/>
              <w:spacing w:after="60"/>
              <w:rPr>
                <w:rFonts w:cs="Courier New"/>
              </w:rPr>
            </w:pPr>
            <w:r w:rsidRPr="00E77497">
              <w:rPr>
                <w:rFonts w:cs="Courier New"/>
              </w:rPr>
              <w:t>1</w:t>
            </w:r>
          </w:p>
        </w:tc>
        <w:tc>
          <w:tcPr>
            <w:tcW w:w="288" w:type="dxa"/>
          </w:tcPr>
          <w:p w14:paraId="1EDB25D1" w14:textId="77777777" w:rsidR="004C02EF" w:rsidRPr="00E77497" w:rsidRDefault="004C02EF" w:rsidP="003A4B22">
            <w:pPr>
              <w:pStyle w:val="SyntaxOneOf"/>
              <w:spacing w:after="60"/>
              <w:rPr>
                <w:rFonts w:cs="Courier New"/>
              </w:rPr>
            </w:pPr>
            <w:r w:rsidRPr="00E77497">
              <w:rPr>
                <w:rFonts w:cs="Courier New"/>
              </w:rPr>
              <w:t>2</w:t>
            </w:r>
          </w:p>
        </w:tc>
        <w:tc>
          <w:tcPr>
            <w:tcW w:w="288" w:type="dxa"/>
          </w:tcPr>
          <w:p w14:paraId="58467354" w14:textId="77777777" w:rsidR="004C02EF" w:rsidRPr="00E77497" w:rsidRDefault="004C02EF" w:rsidP="003A4B22">
            <w:pPr>
              <w:pStyle w:val="SyntaxOneOf"/>
              <w:spacing w:after="60"/>
              <w:rPr>
                <w:rFonts w:cs="Courier New"/>
              </w:rPr>
            </w:pPr>
            <w:r w:rsidRPr="00E77497">
              <w:rPr>
                <w:rFonts w:cs="Courier New"/>
              </w:rPr>
              <w:t>3</w:t>
            </w:r>
          </w:p>
        </w:tc>
        <w:tc>
          <w:tcPr>
            <w:tcW w:w="288" w:type="dxa"/>
          </w:tcPr>
          <w:p w14:paraId="21C34465" w14:textId="77777777" w:rsidR="004C02EF" w:rsidRPr="00E77497" w:rsidRDefault="004C02EF" w:rsidP="003A4B22">
            <w:pPr>
              <w:pStyle w:val="SyntaxOneOf"/>
              <w:spacing w:after="60"/>
              <w:rPr>
                <w:rFonts w:cs="Courier New"/>
              </w:rPr>
            </w:pPr>
            <w:r w:rsidRPr="00E77497">
              <w:rPr>
                <w:rFonts w:cs="Courier New"/>
              </w:rPr>
              <w:t>4</w:t>
            </w:r>
          </w:p>
        </w:tc>
        <w:tc>
          <w:tcPr>
            <w:tcW w:w="288" w:type="dxa"/>
          </w:tcPr>
          <w:p w14:paraId="5B23993A" w14:textId="77777777" w:rsidR="004C02EF" w:rsidRPr="00E77497" w:rsidRDefault="004C02EF" w:rsidP="003A4B22">
            <w:pPr>
              <w:pStyle w:val="SyntaxOneOf"/>
              <w:spacing w:after="60"/>
              <w:rPr>
                <w:rFonts w:cs="Courier New"/>
              </w:rPr>
            </w:pPr>
            <w:r w:rsidRPr="00E77497">
              <w:rPr>
                <w:rFonts w:cs="Courier New"/>
              </w:rPr>
              <w:t>5</w:t>
            </w:r>
          </w:p>
        </w:tc>
        <w:tc>
          <w:tcPr>
            <w:tcW w:w="288" w:type="dxa"/>
          </w:tcPr>
          <w:p w14:paraId="7FBA2B4B" w14:textId="77777777" w:rsidR="004C02EF" w:rsidRPr="00E77497" w:rsidRDefault="004C02EF" w:rsidP="003A4B22">
            <w:pPr>
              <w:pStyle w:val="SyntaxOneOf"/>
              <w:spacing w:after="60"/>
              <w:rPr>
                <w:rFonts w:cs="Courier New"/>
              </w:rPr>
            </w:pPr>
            <w:r w:rsidRPr="00E77497">
              <w:rPr>
                <w:rFonts w:cs="Courier New"/>
              </w:rPr>
              <w:t>6</w:t>
            </w:r>
          </w:p>
        </w:tc>
        <w:tc>
          <w:tcPr>
            <w:tcW w:w="288" w:type="dxa"/>
          </w:tcPr>
          <w:p w14:paraId="241BEBA9" w14:textId="77777777" w:rsidR="004C02EF" w:rsidRPr="00E77497" w:rsidRDefault="004C02EF" w:rsidP="003A4B22">
            <w:pPr>
              <w:pStyle w:val="SyntaxOneOf"/>
              <w:spacing w:after="60"/>
              <w:rPr>
                <w:rFonts w:cs="Courier New"/>
              </w:rPr>
            </w:pPr>
            <w:r w:rsidRPr="00E77497">
              <w:rPr>
                <w:rFonts w:cs="Courier New"/>
              </w:rPr>
              <w:t>7</w:t>
            </w:r>
          </w:p>
        </w:tc>
        <w:tc>
          <w:tcPr>
            <w:tcW w:w="288" w:type="dxa"/>
          </w:tcPr>
          <w:p w14:paraId="5E2C7F58" w14:textId="77777777" w:rsidR="004C02EF" w:rsidRPr="00E77497" w:rsidRDefault="004C02EF" w:rsidP="003A4B22">
            <w:pPr>
              <w:pStyle w:val="SyntaxOneOf"/>
              <w:spacing w:after="60"/>
              <w:rPr>
                <w:rFonts w:cs="Courier New"/>
              </w:rPr>
            </w:pPr>
            <w:r w:rsidRPr="00E77497">
              <w:rPr>
                <w:rFonts w:cs="Courier New"/>
              </w:rPr>
              <w:t>8</w:t>
            </w:r>
          </w:p>
        </w:tc>
        <w:tc>
          <w:tcPr>
            <w:tcW w:w="288" w:type="dxa"/>
          </w:tcPr>
          <w:p w14:paraId="6C1E41B6" w14:textId="77777777" w:rsidR="004C02EF" w:rsidRPr="00E77497" w:rsidRDefault="004C02EF" w:rsidP="003A4B22">
            <w:pPr>
              <w:pStyle w:val="SyntaxOneOf"/>
              <w:spacing w:after="60"/>
              <w:rPr>
                <w:rFonts w:cs="Courier New"/>
              </w:rPr>
            </w:pPr>
            <w:r w:rsidRPr="00E77497">
              <w:rPr>
                <w:rFonts w:cs="Courier New"/>
              </w:rPr>
              <w:t>9</w:t>
            </w:r>
          </w:p>
        </w:tc>
        <w:tc>
          <w:tcPr>
            <w:tcW w:w="288" w:type="dxa"/>
          </w:tcPr>
          <w:p w14:paraId="5FCBCECA" w14:textId="77777777" w:rsidR="004C02EF" w:rsidRPr="00E77497" w:rsidRDefault="004C02EF" w:rsidP="003A4B22">
            <w:pPr>
              <w:pStyle w:val="SyntaxOneOf"/>
              <w:spacing w:after="60"/>
              <w:rPr>
                <w:rFonts w:cs="Courier New"/>
              </w:rPr>
            </w:pPr>
            <w:r w:rsidRPr="00E77497">
              <w:rPr>
                <w:rFonts w:cs="Courier New"/>
              </w:rPr>
              <w:t>_</w:t>
            </w:r>
          </w:p>
        </w:tc>
        <w:tc>
          <w:tcPr>
            <w:tcW w:w="288" w:type="dxa"/>
          </w:tcPr>
          <w:p w14:paraId="28C8F5F9" w14:textId="77777777" w:rsidR="004C02EF" w:rsidRPr="00E77497" w:rsidRDefault="004C02EF" w:rsidP="003A4B22">
            <w:pPr>
              <w:pStyle w:val="SyntaxOneOf"/>
              <w:spacing w:after="60"/>
              <w:rPr>
                <w:rFonts w:cs="Courier New"/>
              </w:rPr>
            </w:pPr>
          </w:p>
        </w:tc>
        <w:tc>
          <w:tcPr>
            <w:tcW w:w="288" w:type="dxa"/>
          </w:tcPr>
          <w:p w14:paraId="40911C16" w14:textId="77777777" w:rsidR="004C02EF" w:rsidRPr="00E77497" w:rsidRDefault="004C02EF" w:rsidP="003A4B22">
            <w:pPr>
              <w:pStyle w:val="SyntaxOneOf"/>
              <w:spacing w:after="60"/>
              <w:rPr>
                <w:rFonts w:cs="Courier New"/>
              </w:rPr>
            </w:pPr>
          </w:p>
        </w:tc>
        <w:tc>
          <w:tcPr>
            <w:tcW w:w="288" w:type="dxa"/>
          </w:tcPr>
          <w:p w14:paraId="19EF4E89" w14:textId="77777777" w:rsidR="004C02EF" w:rsidRPr="00E77497" w:rsidRDefault="004C02EF" w:rsidP="003A4B22">
            <w:pPr>
              <w:pStyle w:val="SyntaxOneOf"/>
              <w:spacing w:after="60"/>
              <w:rPr>
                <w:rFonts w:cs="Courier New"/>
              </w:rPr>
            </w:pPr>
          </w:p>
        </w:tc>
        <w:tc>
          <w:tcPr>
            <w:tcW w:w="288" w:type="dxa"/>
          </w:tcPr>
          <w:p w14:paraId="0CA4AFBF" w14:textId="77777777" w:rsidR="004C02EF" w:rsidRPr="00E77497" w:rsidRDefault="004C02EF" w:rsidP="003A4B22">
            <w:pPr>
              <w:pStyle w:val="SyntaxOneOf"/>
              <w:spacing w:after="60"/>
              <w:rPr>
                <w:rFonts w:cs="Courier New"/>
              </w:rPr>
            </w:pPr>
          </w:p>
        </w:tc>
        <w:tc>
          <w:tcPr>
            <w:tcW w:w="288" w:type="dxa"/>
          </w:tcPr>
          <w:p w14:paraId="24F6DAED" w14:textId="77777777" w:rsidR="004C02EF" w:rsidRPr="00E77497" w:rsidRDefault="004C02EF" w:rsidP="003A4B22">
            <w:pPr>
              <w:pStyle w:val="SyntaxOneOf"/>
              <w:spacing w:after="60"/>
              <w:rPr>
                <w:rFonts w:cs="Courier New"/>
              </w:rPr>
            </w:pPr>
          </w:p>
        </w:tc>
        <w:tc>
          <w:tcPr>
            <w:tcW w:w="288" w:type="dxa"/>
          </w:tcPr>
          <w:p w14:paraId="2D3973D7" w14:textId="77777777" w:rsidR="004C02EF" w:rsidRPr="00E77497" w:rsidRDefault="004C02EF" w:rsidP="003A4B22">
            <w:pPr>
              <w:pStyle w:val="SyntaxOneOf"/>
              <w:spacing w:after="60"/>
              <w:rPr>
                <w:rFonts w:cs="Courier New"/>
              </w:rPr>
            </w:pPr>
          </w:p>
        </w:tc>
        <w:tc>
          <w:tcPr>
            <w:tcW w:w="288" w:type="dxa"/>
          </w:tcPr>
          <w:p w14:paraId="101DCC5C" w14:textId="77777777" w:rsidR="004C02EF" w:rsidRPr="00E77497" w:rsidRDefault="004C02EF" w:rsidP="003A4B22">
            <w:pPr>
              <w:pStyle w:val="SyntaxOneOf"/>
              <w:spacing w:after="60"/>
              <w:rPr>
                <w:rFonts w:cs="Courier New"/>
              </w:rPr>
            </w:pPr>
          </w:p>
        </w:tc>
        <w:tc>
          <w:tcPr>
            <w:tcW w:w="288" w:type="dxa"/>
          </w:tcPr>
          <w:p w14:paraId="6235A350" w14:textId="77777777" w:rsidR="004C02EF" w:rsidRPr="00E77497" w:rsidRDefault="004C02EF" w:rsidP="003A4B22">
            <w:pPr>
              <w:pStyle w:val="SyntaxOneOf"/>
              <w:spacing w:after="60"/>
              <w:rPr>
                <w:rFonts w:cs="Courier New"/>
              </w:rPr>
            </w:pPr>
          </w:p>
        </w:tc>
        <w:tc>
          <w:tcPr>
            <w:tcW w:w="288" w:type="dxa"/>
          </w:tcPr>
          <w:p w14:paraId="3EC70F40" w14:textId="77777777" w:rsidR="004C02EF" w:rsidRPr="00E77497" w:rsidRDefault="004C02EF" w:rsidP="003A4B22">
            <w:pPr>
              <w:pStyle w:val="SyntaxOneOf"/>
              <w:spacing w:after="60"/>
              <w:rPr>
                <w:rFonts w:cs="Courier New"/>
              </w:rPr>
            </w:pPr>
          </w:p>
        </w:tc>
        <w:tc>
          <w:tcPr>
            <w:tcW w:w="288" w:type="dxa"/>
          </w:tcPr>
          <w:p w14:paraId="75A0E642" w14:textId="77777777" w:rsidR="004C02EF" w:rsidRPr="00E77497" w:rsidRDefault="004C02EF" w:rsidP="003A4B22">
            <w:pPr>
              <w:pStyle w:val="SyntaxOneOf"/>
              <w:spacing w:after="60"/>
              <w:rPr>
                <w:rFonts w:cs="Courier New"/>
              </w:rPr>
            </w:pPr>
          </w:p>
        </w:tc>
        <w:tc>
          <w:tcPr>
            <w:tcW w:w="288" w:type="dxa"/>
          </w:tcPr>
          <w:p w14:paraId="38AE7447" w14:textId="77777777" w:rsidR="004C02EF" w:rsidRPr="00E77497" w:rsidRDefault="004C02EF" w:rsidP="003A4B22">
            <w:pPr>
              <w:pStyle w:val="SyntaxOneOf"/>
              <w:spacing w:after="60"/>
              <w:rPr>
                <w:rFonts w:cs="Courier New"/>
              </w:rPr>
            </w:pPr>
          </w:p>
        </w:tc>
        <w:tc>
          <w:tcPr>
            <w:tcW w:w="288" w:type="dxa"/>
          </w:tcPr>
          <w:p w14:paraId="17AF9CD7" w14:textId="77777777" w:rsidR="004C02EF" w:rsidRPr="00E77497" w:rsidRDefault="004C02EF" w:rsidP="003A4B22">
            <w:pPr>
              <w:pStyle w:val="SyntaxOneOf"/>
              <w:spacing w:after="60"/>
              <w:rPr>
                <w:rFonts w:cs="Courier New"/>
              </w:rPr>
            </w:pPr>
          </w:p>
        </w:tc>
        <w:tc>
          <w:tcPr>
            <w:tcW w:w="288" w:type="dxa"/>
          </w:tcPr>
          <w:p w14:paraId="47209DCD" w14:textId="77777777" w:rsidR="004C02EF" w:rsidRPr="00E77497" w:rsidRDefault="004C02EF" w:rsidP="003A4B22">
            <w:pPr>
              <w:pStyle w:val="SyntaxOneOf"/>
              <w:spacing w:after="60"/>
              <w:rPr>
                <w:rFonts w:cs="Courier New"/>
              </w:rPr>
            </w:pPr>
          </w:p>
        </w:tc>
        <w:tc>
          <w:tcPr>
            <w:tcW w:w="288" w:type="dxa"/>
          </w:tcPr>
          <w:p w14:paraId="49529611" w14:textId="77777777" w:rsidR="004C02EF" w:rsidRPr="00E77497" w:rsidRDefault="004C02EF" w:rsidP="003A4B22">
            <w:pPr>
              <w:pStyle w:val="SyntaxOneOf"/>
              <w:spacing w:after="60"/>
              <w:rPr>
                <w:rFonts w:cs="Courier New"/>
              </w:rPr>
            </w:pPr>
          </w:p>
        </w:tc>
        <w:tc>
          <w:tcPr>
            <w:tcW w:w="288" w:type="dxa"/>
          </w:tcPr>
          <w:p w14:paraId="0053E6CB" w14:textId="77777777" w:rsidR="004C02EF" w:rsidRPr="00E77497" w:rsidRDefault="004C02EF" w:rsidP="003A4B22">
            <w:pPr>
              <w:pStyle w:val="SyntaxOneOf"/>
              <w:spacing w:after="60"/>
              <w:rPr>
                <w:rFonts w:cs="Courier New"/>
              </w:rPr>
            </w:pPr>
          </w:p>
        </w:tc>
      </w:tr>
    </w:tbl>
    <w:p w14:paraId="2A32D5F9" w14:textId="77777777"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14:paraId="7B477590" w14:textId="77777777" w:rsidR="004C02EF" w:rsidRPr="00E77497" w:rsidRDefault="004C02EF" w:rsidP="004C02EF">
      <w:pPr>
        <w:pStyle w:val="40"/>
        <w:numPr>
          <w:ilvl w:val="0"/>
          <w:numId w:val="0"/>
        </w:numPr>
      </w:pPr>
      <w:r w:rsidRPr="00E77497">
        <w:t>15.10.2.7</w:t>
      </w:r>
      <w:r w:rsidRPr="00E77497">
        <w:tab/>
        <w:t>Quantifier</w:t>
      </w:r>
    </w:p>
    <w:p w14:paraId="7F7619C8"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70C81340" w14:textId="77777777"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4697795B" w14:textId="77777777"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3C1782AF"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6CFD3941" w14:textId="77777777" w:rsidR="004C02EF" w:rsidRPr="00E77497" w:rsidRDefault="004C02EF" w:rsidP="001F48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498A6FF8" w14:textId="77777777"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5EF65296" w14:textId="77777777"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2ACB2800" w14:textId="77777777"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4ECA43DE" w14:textId="77777777"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409A7A82" w14:textId="77777777"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015AA56C" w14:textId="77777777"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14:paraId="0D88CBB2" w14:textId="77777777"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14:paraId="53FB2CA1"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65EBEDF9" w14:textId="77777777" w:rsidR="004C02EF" w:rsidRPr="00E77497" w:rsidRDefault="004C02EF" w:rsidP="001F48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14:paraId="27154492" w14:textId="77777777"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14:paraId="75F46A14"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3C9687B0" w14:textId="77777777"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14:paraId="75E03FAE" w14:textId="77777777"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14:paraId="36F7E0C3" w14:textId="77777777"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14:paraId="5E7657B4" w14:textId="77777777" w:rsidR="004C02EF" w:rsidRPr="00E77497" w:rsidRDefault="004C02EF" w:rsidP="004C02EF">
      <w:pPr>
        <w:pStyle w:val="40"/>
        <w:numPr>
          <w:ilvl w:val="0"/>
          <w:numId w:val="0"/>
        </w:numPr>
      </w:pPr>
      <w:bookmarkStart w:id="14131" w:name="_Ref457798373"/>
      <w:r w:rsidRPr="00E77497">
        <w:t>15.10.2.8</w:t>
      </w:r>
      <w:r w:rsidRPr="00E77497">
        <w:tab/>
        <w:t>Atom</w:t>
      </w:r>
      <w:bookmarkEnd w:id="14131"/>
    </w:p>
    <w:p w14:paraId="7D0F7D70"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564C24DA" w14:textId="77777777"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422EA014" w14:textId="77777777"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11BFF3CA" w14:textId="77777777" w:rsidR="004C02EF" w:rsidRPr="00E77497" w:rsidRDefault="004C02EF" w:rsidP="001F482D">
      <w:pPr>
        <w:pStyle w:val="Alg4"/>
        <w:numPr>
          <w:ilvl w:val="0"/>
          <w:numId w:val="304"/>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0BF83BAB"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4D15B3D6" w14:textId="77777777"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14:paraId="54A0F2BB" w14:textId="77777777" w:rsidR="004C02EF" w:rsidRPr="00E77497" w:rsidRDefault="004C02EF" w:rsidP="001F482D">
      <w:pPr>
        <w:pStyle w:val="Alg4"/>
        <w:numPr>
          <w:ilvl w:val="0"/>
          <w:numId w:val="305"/>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3D8CCF8B"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5E02D8A4"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2E3E00EB" w14:textId="77777777"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1BB5FC15" w14:textId="77777777" w:rsidR="004C02EF" w:rsidRPr="00E77497" w:rsidRDefault="004C02EF" w:rsidP="001F482D">
      <w:pPr>
        <w:pStyle w:val="Alg4"/>
        <w:numPr>
          <w:ilvl w:val="0"/>
          <w:numId w:val="306"/>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i/>
        </w:rPr>
        <w:t>invert</w:t>
      </w:r>
      <w:r w:rsidRPr="00E77497">
        <w:t>) and return its Matcher result.</w:t>
      </w:r>
    </w:p>
    <w:p w14:paraId="2F947AC3"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6E36491A" w14:textId="77777777"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14:paraId="339F687A" w14:textId="77777777"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0577D7E1" w14:textId="77777777"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61A1981F" w14:textId="77777777"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0F55BEBF"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internal array.</w:t>
      </w:r>
    </w:p>
    <w:p w14:paraId="678364EC"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36C3B323"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0CBC13CB"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26501090" w14:textId="77777777"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68983888"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32BD998A" w14:textId="77777777"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14:paraId="2EB81EB2" w14:textId="77777777"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687E6B27"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54E1A4DD" w14:textId="77777777" w:rsidR="004C02EF" w:rsidRPr="00E77497" w:rsidRDefault="004C02EF" w:rsidP="004C02EF">
      <w:r w:rsidRPr="00E77497">
        <w:t xml:space="preserve">The abstract operation </w:t>
      </w:r>
      <w:r w:rsidRPr="00E77497">
        <w:rPr>
          <w:rFonts w:ascii="Times New Roman" w:hAnsi="Times New Roman"/>
          <w:i/>
        </w:rPr>
        <w:t xml:space="preserve">CharacterSetMatcher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6F7E8920" w14:textId="77777777" w:rsidR="004C02EF" w:rsidRPr="00E77497" w:rsidRDefault="004C02EF" w:rsidP="001F48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645F7E78" w14:textId="77777777"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E83A686"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e</w:t>
      </w:r>
      <w:r w:rsidRPr="00E77497">
        <w:t xml:space="preserve"> == </w:t>
      </w:r>
      <w:r w:rsidRPr="00E77497">
        <w:rPr>
          <w:i/>
        </w:rPr>
        <w:t>InputLength</w:t>
      </w:r>
      <w:r w:rsidRPr="00E77497">
        <w:t xml:space="preserve">, return </w:t>
      </w:r>
      <w:r w:rsidRPr="00E77497">
        <w:rPr>
          <w:b/>
        </w:rPr>
        <w:t>failure</w:t>
      </w:r>
      <w:r w:rsidRPr="00E77497">
        <w:t>.</w:t>
      </w:r>
    </w:p>
    <w:p w14:paraId="5B982FDB"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7870C1D7"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E77497">
        <w:rPr>
          <w:i/>
        </w:rPr>
        <w:t>Canonicalize</w:t>
      </w:r>
      <w:r w:rsidRPr="00E77497">
        <w:t>(</w:t>
      </w:r>
      <w:r w:rsidRPr="00E77497">
        <w:rPr>
          <w:i/>
        </w:rPr>
        <w:t>ch</w:t>
      </w:r>
      <w:r w:rsidRPr="00E77497">
        <w:t>).</w:t>
      </w:r>
    </w:p>
    <w:p w14:paraId="18C95AC8"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14:paraId="7FAC5FED" w14:textId="77777777" w:rsidR="004C02EF" w:rsidRPr="00E77497" w:rsidRDefault="004C02EF" w:rsidP="001F48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xml:space="preserve">, return </w:t>
      </w:r>
      <w:r w:rsidRPr="00E77497">
        <w:rPr>
          <w:b/>
        </w:rPr>
        <w:t>failure</w:t>
      </w:r>
      <w:r w:rsidRPr="00E77497">
        <w:t>.</w:t>
      </w:r>
    </w:p>
    <w:p w14:paraId="12E90CEC" w14:textId="77777777"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14:paraId="11A17D19" w14:textId="77777777" w:rsidR="004C02EF" w:rsidRPr="00E77497" w:rsidRDefault="004C02EF" w:rsidP="001F48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return</w:t>
      </w:r>
      <w:r w:rsidRPr="00E77497">
        <w:rPr>
          <w:b/>
        </w:rPr>
        <w:t xml:space="preserve"> failure.</w:t>
      </w:r>
    </w:p>
    <w:p w14:paraId="7B48E6DE"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36CDDB18"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125AF8B8" w14:textId="77777777"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47046BE2" w14:textId="77777777" w:rsidR="004C02EF" w:rsidRPr="00E77497" w:rsidRDefault="004C02EF" w:rsidP="004C02EF">
      <w:r w:rsidRPr="00E77497">
        <w:t xml:space="preserve">The abstract operation </w:t>
      </w:r>
      <w:r w:rsidRPr="00E77497">
        <w:rPr>
          <w:rFonts w:ascii="Times New Roman" w:hAnsi="Times New Roman"/>
          <w:i/>
        </w:rPr>
        <w:t xml:space="preserve">Canonicalize </w:t>
      </w:r>
      <w:r w:rsidRPr="00E77497">
        <w:t xml:space="preserve">takes a character parameter </w:t>
      </w:r>
      <w:r w:rsidRPr="00E77497">
        <w:rPr>
          <w:rFonts w:ascii="Times New Roman" w:hAnsi="Times New Roman"/>
          <w:i/>
        </w:rPr>
        <w:t>ch</w:t>
      </w:r>
      <w:r w:rsidRPr="00E77497">
        <w:t xml:space="preserve"> and performs the following steps:</w:t>
      </w:r>
    </w:p>
    <w:p w14:paraId="0FAB8A0E" w14:textId="77777777"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42DC0378" w14:textId="77777777"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0D7DD7E8" w14:textId="77777777"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14:paraId="2FD0936F" w14:textId="77777777"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14:paraId="6FB4CCFB" w14:textId="77777777"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0628BA37" w14:textId="77777777"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14:paraId="637C7B5D" w14:textId="77777777"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39957F25" w14:textId="77777777"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373B788C" w14:textId="77777777" w:rsidR="004C02EF" w:rsidRPr="00E77497" w:rsidRDefault="004C02EF" w:rsidP="004C02EF">
      <w:pPr>
        <w:pStyle w:val="Note"/>
        <w:spacing w:after="60"/>
      </w:pPr>
      <w:r w:rsidRPr="00E77497">
        <w:t>For example,</w:t>
      </w:r>
    </w:p>
    <w:p w14:paraId="7F8C5EFC" w14:textId="77777777" w:rsidR="004C02EF" w:rsidRPr="00E77497" w:rsidRDefault="004C02EF" w:rsidP="004C02EF">
      <w:pPr>
        <w:pStyle w:val="CodeSample4"/>
        <w:spacing w:after="60"/>
        <w:ind w:left="2059"/>
        <w:rPr>
          <w:sz w:val="18"/>
        </w:rPr>
      </w:pPr>
      <w:r w:rsidRPr="00E77497">
        <w:rPr>
          <w:sz w:val="18"/>
        </w:rPr>
        <w:t>/(?=(a+))/.exec("baaabac")</w:t>
      </w:r>
    </w:p>
    <w:p w14:paraId="4724D85E" w14:textId="77777777"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6B8D5A7F" w14:textId="77777777" w:rsidR="004C02EF" w:rsidRPr="00E77497" w:rsidRDefault="004C02EF" w:rsidP="004C02EF">
      <w:pPr>
        <w:pStyle w:val="CodeSample4"/>
        <w:spacing w:after="240"/>
        <w:ind w:left="2059"/>
        <w:rPr>
          <w:sz w:val="18"/>
        </w:rPr>
      </w:pPr>
      <w:r w:rsidRPr="00E77497">
        <w:rPr>
          <w:sz w:val="18"/>
        </w:rPr>
        <w:t>["", "aaa"]</w:t>
      </w:r>
    </w:p>
    <w:p w14:paraId="28D5BDDD" w14:textId="77777777" w:rsidR="004C02EF" w:rsidRPr="00E77497" w:rsidRDefault="004C02EF" w:rsidP="004C02EF">
      <w:pPr>
        <w:pStyle w:val="Note"/>
        <w:spacing w:after="60"/>
      </w:pPr>
      <w:r w:rsidRPr="00E77497">
        <w:t>To illustrate the lack of backtracking into the lookahead, consider:</w:t>
      </w:r>
    </w:p>
    <w:p w14:paraId="2AE1875A" w14:textId="77777777" w:rsidR="004C02EF" w:rsidRPr="00E77497" w:rsidRDefault="004C02EF" w:rsidP="004C02EF">
      <w:pPr>
        <w:pStyle w:val="CodeSample4"/>
        <w:spacing w:after="240"/>
        <w:ind w:left="2059"/>
        <w:rPr>
          <w:sz w:val="18"/>
        </w:rPr>
      </w:pPr>
      <w:r w:rsidRPr="00E77497">
        <w:rPr>
          <w:sz w:val="18"/>
        </w:rPr>
        <w:t>/(?=(a+))a*b\1/.exec("baaabac")</w:t>
      </w:r>
    </w:p>
    <w:p w14:paraId="291246C9" w14:textId="77777777" w:rsidR="004C02EF" w:rsidRPr="00E77497" w:rsidRDefault="004C02EF" w:rsidP="004C02EF">
      <w:pPr>
        <w:pStyle w:val="Note"/>
        <w:spacing w:after="60"/>
      </w:pPr>
      <w:r w:rsidRPr="00E77497">
        <w:t>This expression returns</w:t>
      </w:r>
    </w:p>
    <w:p w14:paraId="3D32649C" w14:textId="77777777" w:rsidR="004C02EF" w:rsidRPr="00E77497" w:rsidRDefault="004C02EF" w:rsidP="004C02EF">
      <w:pPr>
        <w:pStyle w:val="CodeSample4"/>
        <w:spacing w:after="60"/>
        <w:ind w:left="2059"/>
        <w:rPr>
          <w:sz w:val="18"/>
        </w:rPr>
      </w:pPr>
      <w:r w:rsidRPr="00E77497">
        <w:rPr>
          <w:sz w:val="18"/>
        </w:rPr>
        <w:t>["aba", "a"]</w:t>
      </w:r>
    </w:p>
    <w:p w14:paraId="514A9B79" w14:textId="77777777" w:rsidR="004C02EF" w:rsidRPr="00E77497" w:rsidRDefault="004C02EF" w:rsidP="004C02EF">
      <w:pPr>
        <w:pStyle w:val="Note"/>
        <w:spacing w:after="60"/>
      </w:pPr>
      <w:r w:rsidRPr="00E77497">
        <w:t>and not:</w:t>
      </w:r>
    </w:p>
    <w:p w14:paraId="363B52E4" w14:textId="77777777" w:rsidR="004C02EF" w:rsidRPr="00E77497" w:rsidRDefault="004C02EF" w:rsidP="004C02EF">
      <w:pPr>
        <w:pStyle w:val="CodeSample4"/>
        <w:spacing w:after="240"/>
        <w:ind w:left="2059"/>
        <w:rPr>
          <w:sz w:val="18"/>
        </w:rPr>
      </w:pPr>
      <w:r w:rsidRPr="00E77497">
        <w:rPr>
          <w:sz w:val="18"/>
        </w:rPr>
        <w:t>["aaaba", "a"]</w:t>
      </w:r>
    </w:p>
    <w:p w14:paraId="1CE7B7D1" w14:textId="77777777"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00838F3E" w14:textId="77777777" w:rsidR="004C02EF" w:rsidRPr="00E77497" w:rsidRDefault="004C02EF" w:rsidP="004C02EF">
      <w:pPr>
        <w:pStyle w:val="CodeSample4"/>
        <w:spacing w:after="60"/>
        <w:ind w:left="2059"/>
        <w:rPr>
          <w:sz w:val="18"/>
        </w:rPr>
      </w:pPr>
      <w:r w:rsidRPr="00E77497">
        <w:rPr>
          <w:sz w:val="18"/>
        </w:rPr>
        <w:t>/(.*?)a(?!(a+)b\2c)\2(.*)/.exec("baaabaac")</w:t>
      </w:r>
    </w:p>
    <w:p w14:paraId="521AE77C" w14:textId="77777777" w:rsidR="004C02EF" w:rsidRPr="00E77497" w:rsidRDefault="004C02EF" w:rsidP="004C02EF">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6D2F4F18" w14:textId="77777777" w:rsidR="004C02EF" w:rsidRPr="00E77497" w:rsidRDefault="004C02EF" w:rsidP="004C02EF">
      <w:pPr>
        <w:pStyle w:val="CodeSample4"/>
        <w:spacing w:after="60"/>
        <w:ind w:left="2059"/>
        <w:rPr>
          <w:sz w:val="18"/>
        </w:rPr>
      </w:pPr>
      <w:r w:rsidRPr="00E77497">
        <w:rPr>
          <w:sz w:val="18"/>
        </w:rPr>
        <w:t>["baaabaac", "ba", undefined, "abaac"]</w:t>
      </w:r>
    </w:p>
    <w:p w14:paraId="4AFA4939" w14:textId="77777777"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7ED7F322" w14:textId="77777777" w:rsidR="004C02EF" w:rsidRPr="00E77497" w:rsidRDefault="004C02EF" w:rsidP="004C02EF">
      <w:pPr>
        <w:pStyle w:val="40"/>
        <w:numPr>
          <w:ilvl w:val="0"/>
          <w:numId w:val="0"/>
        </w:numPr>
      </w:pPr>
      <w:bookmarkStart w:id="14132" w:name="_Ref463788107"/>
      <w:r w:rsidRPr="00E77497">
        <w:t>15.10.2.9</w:t>
      </w:r>
      <w:r w:rsidRPr="00E77497">
        <w:tab/>
        <w:t>AtomEscape</w:t>
      </w:r>
      <w:bookmarkEnd w:id="14132"/>
    </w:p>
    <w:p w14:paraId="3D9760FA"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737039F3" w14:textId="77777777"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14:paraId="336C0508" w14:textId="77777777"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14:paraId="5209D128" w14:textId="77777777"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14:paraId="5DA9CFC9" w14:textId="77777777"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56952D35" w14:textId="77777777" w:rsidR="004C02EF" w:rsidRPr="00E77497" w:rsidRDefault="004C02EF" w:rsidP="001F482D">
      <w:pPr>
        <w:pStyle w:val="Alg4"/>
        <w:numPr>
          <w:ilvl w:val="1"/>
          <w:numId w:val="314"/>
        </w:numPr>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33F42644" w14:textId="77777777"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14:paraId="386CDAA4" w14:textId="77777777" w:rsidR="004C02EF" w:rsidRPr="00E77497" w:rsidRDefault="004C02EF" w:rsidP="001F48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NCapturingParens</w:t>
      </w:r>
      <w:r w:rsidRPr="00E77497">
        <w:t xml:space="preserve"> then throw a </w:t>
      </w:r>
      <w:r w:rsidRPr="00E77497">
        <w:rPr>
          <w:b/>
        </w:rPr>
        <w:t>SyntaxError</w:t>
      </w:r>
      <w:r w:rsidRPr="00E77497">
        <w:t xml:space="preserve"> exception.</w:t>
      </w:r>
    </w:p>
    <w:p w14:paraId="430C9A8C" w14:textId="77777777"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591C5F3" w14:textId="77777777" w:rsidR="004C02EF" w:rsidRPr="00E77497" w:rsidRDefault="004C02EF" w:rsidP="001F48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5463D3FE"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14C89383"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6DCFD311"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8E12225"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14:paraId="4FE7BFBB"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08B33E0E"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5F605FBF" w14:textId="77777777"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E77497">
        <w:rPr>
          <w:i/>
        </w:rPr>
        <w:t>Canonicalize</w:t>
      </w:r>
      <w:r w:rsidRPr="00E77497">
        <w:t>(</w:t>
      </w:r>
      <w:r w:rsidRPr="00E77497">
        <w:rPr>
          <w:i/>
        </w:rPr>
        <w:t>s</w:t>
      </w:r>
      <w:r w:rsidRPr="00E77497">
        <w:t>[</w:t>
      </w:r>
      <w:r w:rsidRPr="00E77497">
        <w:rPr>
          <w:i/>
        </w:rPr>
        <w:t>i</w:t>
      </w:r>
      <w:r w:rsidRPr="00E77497">
        <w:t xml:space="preserve">]) is not the same character as </w:t>
      </w:r>
      <w:r w:rsidRPr="00E77497">
        <w:rPr>
          <w:i/>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0F46193A"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0F427CB2" w14:textId="77777777"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04B67C1A"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67C3B734" w14:textId="77777777"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14:paraId="5A5823D9" w14:textId="77777777"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0264337F" w14:textId="77777777" w:rsidR="004C02EF" w:rsidRPr="00E77497" w:rsidRDefault="004C02EF" w:rsidP="001F482D">
      <w:pPr>
        <w:pStyle w:val="Alg4"/>
        <w:numPr>
          <w:ilvl w:val="0"/>
          <w:numId w:val="313"/>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91845AF"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13362D69" w14:textId="77777777" w:rsidR="004C02EF" w:rsidRPr="00E77497" w:rsidRDefault="004C02EF" w:rsidP="001F48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14:paraId="2078CFAA" w14:textId="77777777" w:rsidR="004C02EF" w:rsidRPr="00E77497" w:rsidRDefault="004C02EF" w:rsidP="001F482D">
      <w:pPr>
        <w:pStyle w:val="Alg4"/>
        <w:numPr>
          <w:ilvl w:val="0"/>
          <w:numId w:val="312"/>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5C38147" w14:textId="77777777"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48435670" w14:textId="77777777" w:rsidR="004C02EF" w:rsidRPr="00E77497" w:rsidRDefault="004C02EF" w:rsidP="004C02EF">
      <w:pPr>
        <w:pStyle w:val="40"/>
        <w:numPr>
          <w:ilvl w:val="0"/>
          <w:numId w:val="0"/>
        </w:numPr>
      </w:pPr>
      <w:r w:rsidRPr="00E77497">
        <w:t>15.10.2.10</w:t>
      </w:r>
      <w:r w:rsidRPr="00E77497">
        <w:tab/>
        <w:t>CharacterEscape</w:t>
      </w:r>
    </w:p>
    <w:p w14:paraId="5A57D1C4" w14:textId="77777777"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Table </w:t>
      </w:r>
      <w:del w:id="14133" w:author="Allen Wirfs-Brock" w:date="2011-07-02T13:32:00Z">
        <w:r w:rsidRPr="00E77497" w:rsidDel="008962D8">
          <w:delText>23</w:delText>
        </w:r>
      </w:del>
      <w:ins w:id="14134" w:author="Allen Wirfs-Brock" w:date="2011-07-02T13:44:00Z">
        <w:r w:rsidR="005761C4" w:rsidRPr="00E77497">
          <w:t>25</w:t>
        </w:r>
      </w:ins>
      <w:r w:rsidRPr="00E77497">
        <w:t xml:space="preserve">. </w:t>
      </w:r>
    </w:p>
    <w:p w14:paraId="76172630" w14:textId="77777777" w:rsidR="004C02EF" w:rsidRPr="00E77497" w:rsidRDefault="004C02EF" w:rsidP="004C02EF">
      <w:pPr>
        <w:pStyle w:val="Tabletitle"/>
        <w:widowControl w:val="0"/>
      </w:pPr>
      <w:r w:rsidRPr="00E77497">
        <w:rPr>
          <w:rFonts w:eastAsia="Arial Unicode MS"/>
        </w:rPr>
        <w:t>Table </w:t>
      </w:r>
      <w:del w:id="14135" w:author="Allen Wirfs-Brock" w:date="2011-07-02T13:32:00Z">
        <w:r w:rsidRPr="00E77497" w:rsidDel="008962D8">
          <w:rPr>
            <w:rFonts w:eastAsia="Arial Unicode MS"/>
          </w:rPr>
          <w:delText xml:space="preserve">23 </w:delText>
        </w:r>
      </w:del>
      <w:ins w:id="14136" w:author="Allen Wirfs-Brock" w:date="2011-07-02T13:44:00Z">
        <w:r w:rsidR="005761C4" w:rsidRPr="00E77497">
          <w:rPr>
            <w:rFonts w:eastAsia="Arial Unicode MS"/>
          </w:rPr>
          <w:t>25</w:t>
        </w:r>
      </w:ins>
      <w:ins w:id="14137" w:author="Allen Wirfs-Brock" w:date="2011-07-02T13:32:00Z">
        <w:r w:rsidR="008962D8" w:rsidRPr="00E77497">
          <w:rPr>
            <w:rFonts w:eastAsia="Arial Unicode MS"/>
          </w:rPr>
          <w:t xml:space="preserve"> </w:t>
        </w:r>
      </w:ins>
      <w:r w:rsidRPr="00E77497">
        <w:rPr>
          <w:rFonts w:eastAsia="Arial Unicode MS"/>
        </w:rPr>
        <w:t>— ControlEscape Character Values</w:t>
      </w:r>
    </w:p>
    <w:tbl>
      <w:tblPr>
        <w:tblW w:w="0" w:type="auto"/>
        <w:jc w:val="center"/>
        <w:tblLayout w:type="fixed"/>
        <w:tblLook w:val="0000" w:firstRow="0" w:lastRow="0" w:firstColumn="0" w:lastColumn="0" w:noHBand="0" w:noVBand="0"/>
      </w:tblPr>
      <w:tblGrid>
        <w:gridCol w:w="1896"/>
        <w:gridCol w:w="1709"/>
        <w:gridCol w:w="1896"/>
        <w:gridCol w:w="1003"/>
      </w:tblGrid>
      <w:tr w:rsidR="004C02EF" w:rsidRPr="00E77497" w14:paraId="564730E4" w14:textId="77777777" w:rsidTr="003A4B22">
        <w:trPr>
          <w:jc w:val="center"/>
        </w:trPr>
        <w:tc>
          <w:tcPr>
            <w:tcW w:w="1896" w:type="dxa"/>
            <w:tcBorders>
              <w:top w:val="single" w:sz="12" w:space="0" w:color="000000"/>
              <w:left w:val="single" w:sz="6" w:space="0" w:color="000000"/>
              <w:bottom w:val="single" w:sz="6" w:space="0" w:color="000000"/>
            </w:tcBorders>
            <w:shd w:val="solid" w:color="C0C0C0" w:fill="FFFFFF"/>
          </w:tcPr>
          <w:p w14:paraId="71210568" w14:textId="77777777" w:rsidR="004C02EF" w:rsidRPr="006B6D0A" w:rsidRDefault="004C02EF" w:rsidP="003A4B22">
            <w:pPr>
              <w:keepNext/>
              <w:keepLines/>
              <w:spacing w:after="120"/>
              <w:rPr>
                <w:rFonts w:ascii="Times New Roman" w:hAnsi="Times New Roman"/>
                <w:b/>
                <w:i/>
                <w:color w:val="000000"/>
                <w:shd w:val="solid" w:color="C0C0C0" w:fill="FFFFFF"/>
              </w:rPr>
            </w:pPr>
            <w:r w:rsidRPr="006B6D0A">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
          <w:p w14:paraId="1AD95E4B" w14:textId="77777777" w:rsidR="004C02EF" w:rsidRPr="00E65A34" w:rsidRDefault="004C02EF" w:rsidP="003A4B22">
            <w:pPr>
              <w:keepNext/>
              <w:keepLines/>
              <w:spacing w:after="120"/>
              <w:rPr>
                <w:rFonts w:ascii="Times New Roman" w:hAnsi="Times New Roman"/>
                <w:b/>
                <w:i/>
                <w:color w:val="000000"/>
                <w:shd w:val="solid" w:color="C0C0C0" w:fill="FFFFFF"/>
              </w:rPr>
            </w:pPr>
            <w:r w:rsidRPr="00E65A34">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
          <w:p w14:paraId="2003324C" w14:textId="77777777" w:rsidR="004C02EF" w:rsidRPr="00546435" w:rsidRDefault="004C02EF" w:rsidP="003A4B22">
            <w:pPr>
              <w:keepNext/>
              <w:keepLines/>
              <w:spacing w:after="120"/>
              <w:rPr>
                <w:rFonts w:ascii="Times New Roman" w:hAnsi="Times New Roman"/>
                <w:b/>
                <w:i/>
                <w:color w:val="000000"/>
                <w:shd w:val="solid" w:color="C0C0C0" w:fill="FFFFFF"/>
              </w:rPr>
            </w:pPr>
            <w:r w:rsidRPr="00546435">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
          <w:p w14:paraId="35AD594A" w14:textId="77777777" w:rsidR="004C02EF" w:rsidRPr="00A67AF2" w:rsidRDefault="004C02EF" w:rsidP="003A4B22">
            <w:pPr>
              <w:keepNext/>
              <w:keepLines/>
              <w:spacing w:after="120"/>
              <w:rPr>
                <w:rFonts w:ascii="Times New Roman" w:hAnsi="Times New Roman"/>
                <w:b/>
                <w:i/>
                <w:color w:val="000000"/>
                <w:shd w:val="solid" w:color="C0C0C0" w:fill="FFFFFF"/>
              </w:rPr>
            </w:pPr>
            <w:r w:rsidRPr="00A67AF2">
              <w:rPr>
                <w:rFonts w:ascii="Times New Roman" w:hAnsi="Times New Roman"/>
                <w:b/>
                <w:i/>
                <w:color w:val="000000"/>
                <w:shd w:val="solid" w:color="C0C0C0" w:fill="FFFFFF"/>
              </w:rPr>
              <w:t>Symbol</w:t>
            </w:r>
          </w:p>
        </w:tc>
      </w:tr>
      <w:tr w:rsidR="004C02EF" w:rsidRPr="00E77497" w14:paraId="523CB548" w14:textId="77777777" w:rsidTr="003A4B22">
        <w:trPr>
          <w:jc w:val="center"/>
        </w:trPr>
        <w:tc>
          <w:tcPr>
            <w:tcW w:w="1896" w:type="dxa"/>
            <w:tcBorders>
              <w:left w:val="single" w:sz="6" w:space="0" w:color="000000"/>
            </w:tcBorders>
          </w:tcPr>
          <w:p w14:paraId="042B7FD6" w14:textId="77777777"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
          <w:p w14:paraId="13D3E287" w14:textId="77777777"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
          <w:p w14:paraId="42A607D8" w14:textId="77777777" w:rsidR="004C02EF" w:rsidRPr="00E77497" w:rsidRDefault="004C02EF" w:rsidP="003A4B22">
            <w:pPr>
              <w:keepNext/>
              <w:keepLines/>
              <w:spacing w:after="40"/>
            </w:pPr>
            <w:r w:rsidRPr="00E77497">
              <w:t>horizontal tab</w:t>
            </w:r>
          </w:p>
        </w:tc>
        <w:tc>
          <w:tcPr>
            <w:tcW w:w="1003" w:type="dxa"/>
            <w:tcBorders>
              <w:right w:val="single" w:sz="6" w:space="0" w:color="000000"/>
            </w:tcBorders>
          </w:tcPr>
          <w:p w14:paraId="7687C926" w14:textId="77777777" w:rsidR="004C02EF" w:rsidRPr="00E77497" w:rsidRDefault="004C02EF" w:rsidP="003A4B22">
            <w:pPr>
              <w:keepNext/>
              <w:keepLines/>
              <w:spacing w:after="40"/>
            </w:pPr>
            <w:r w:rsidRPr="00E77497">
              <w:t>&lt;HT&gt;</w:t>
            </w:r>
          </w:p>
        </w:tc>
      </w:tr>
      <w:tr w:rsidR="004C02EF" w:rsidRPr="00E77497" w14:paraId="56AFAACA" w14:textId="77777777" w:rsidTr="003A4B22">
        <w:trPr>
          <w:jc w:val="center"/>
        </w:trPr>
        <w:tc>
          <w:tcPr>
            <w:tcW w:w="1896" w:type="dxa"/>
            <w:tcBorders>
              <w:left w:val="single" w:sz="6" w:space="0" w:color="000000"/>
            </w:tcBorders>
          </w:tcPr>
          <w:p w14:paraId="7E037C5F"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
          <w:p w14:paraId="66C733F5" w14:textId="77777777" w:rsidR="004C02EF" w:rsidRPr="00E77497" w:rsidRDefault="004C02EF" w:rsidP="003A4B22">
            <w:pPr>
              <w:keepNext/>
              <w:keepLines/>
              <w:spacing w:after="40"/>
            </w:pPr>
            <w:r w:rsidRPr="00E77497">
              <w:rPr>
                <w:rFonts w:ascii="Courier New" w:hAnsi="Courier New"/>
                <w:b/>
              </w:rPr>
              <w:t>\u000A</w:t>
            </w:r>
          </w:p>
        </w:tc>
        <w:tc>
          <w:tcPr>
            <w:tcW w:w="1896" w:type="dxa"/>
          </w:tcPr>
          <w:p w14:paraId="03212A21" w14:textId="77777777" w:rsidR="004C02EF" w:rsidRPr="00E77497" w:rsidRDefault="004C02EF" w:rsidP="003A4B22">
            <w:pPr>
              <w:keepNext/>
              <w:keepLines/>
              <w:spacing w:after="40"/>
            </w:pPr>
            <w:r w:rsidRPr="00E77497">
              <w:t>line feed (new line)</w:t>
            </w:r>
          </w:p>
        </w:tc>
        <w:tc>
          <w:tcPr>
            <w:tcW w:w="1003" w:type="dxa"/>
            <w:tcBorders>
              <w:right w:val="single" w:sz="6" w:space="0" w:color="000000"/>
            </w:tcBorders>
          </w:tcPr>
          <w:p w14:paraId="2A59EB96" w14:textId="77777777" w:rsidR="004C02EF" w:rsidRPr="00E77497" w:rsidRDefault="004C02EF" w:rsidP="003A4B22">
            <w:pPr>
              <w:keepNext/>
              <w:keepLines/>
              <w:spacing w:after="40"/>
            </w:pPr>
            <w:r w:rsidRPr="00E77497">
              <w:t>&lt;LF&gt;</w:t>
            </w:r>
          </w:p>
        </w:tc>
      </w:tr>
      <w:tr w:rsidR="004C02EF" w:rsidRPr="00E77497" w14:paraId="53D8C183" w14:textId="77777777" w:rsidTr="003A4B22">
        <w:trPr>
          <w:jc w:val="center"/>
        </w:trPr>
        <w:tc>
          <w:tcPr>
            <w:tcW w:w="1896" w:type="dxa"/>
            <w:tcBorders>
              <w:left w:val="single" w:sz="6" w:space="0" w:color="000000"/>
            </w:tcBorders>
          </w:tcPr>
          <w:p w14:paraId="2C37FB4C"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
          <w:p w14:paraId="7AB06C5F" w14:textId="77777777"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
          <w:p w14:paraId="5D3A6994" w14:textId="77777777" w:rsidR="004C02EF" w:rsidRPr="00E77497" w:rsidRDefault="004C02EF" w:rsidP="003A4B22">
            <w:pPr>
              <w:keepNext/>
              <w:keepLines/>
              <w:spacing w:after="40"/>
            </w:pPr>
            <w:r w:rsidRPr="00E77497">
              <w:t>vertical tab</w:t>
            </w:r>
          </w:p>
        </w:tc>
        <w:tc>
          <w:tcPr>
            <w:tcW w:w="1003" w:type="dxa"/>
            <w:tcBorders>
              <w:right w:val="single" w:sz="6" w:space="0" w:color="000000"/>
            </w:tcBorders>
          </w:tcPr>
          <w:p w14:paraId="24F1305A" w14:textId="77777777" w:rsidR="004C02EF" w:rsidRPr="00E77497" w:rsidRDefault="004C02EF" w:rsidP="003A4B22">
            <w:pPr>
              <w:keepNext/>
              <w:keepLines/>
              <w:spacing w:after="40"/>
            </w:pPr>
            <w:r w:rsidRPr="00E77497">
              <w:t>&lt;VT&gt;</w:t>
            </w:r>
          </w:p>
        </w:tc>
      </w:tr>
      <w:tr w:rsidR="004C02EF" w:rsidRPr="00E77497" w14:paraId="7632DB1A" w14:textId="77777777" w:rsidTr="003A4B22">
        <w:trPr>
          <w:jc w:val="center"/>
        </w:trPr>
        <w:tc>
          <w:tcPr>
            <w:tcW w:w="1896" w:type="dxa"/>
            <w:tcBorders>
              <w:left w:val="single" w:sz="6" w:space="0" w:color="000000"/>
            </w:tcBorders>
          </w:tcPr>
          <w:p w14:paraId="3D84B01B"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
          <w:p w14:paraId="2664DCC5" w14:textId="77777777" w:rsidR="004C02EF" w:rsidRPr="00E77497" w:rsidRDefault="004C02EF" w:rsidP="003A4B22">
            <w:pPr>
              <w:keepNext/>
              <w:keepLines/>
              <w:spacing w:after="40"/>
            </w:pPr>
            <w:r w:rsidRPr="00E77497">
              <w:rPr>
                <w:rFonts w:ascii="Courier New" w:hAnsi="Courier New"/>
                <w:b/>
              </w:rPr>
              <w:t>\u000C</w:t>
            </w:r>
          </w:p>
        </w:tc>
        <w:tc>
          <w:tcPr>
            <w:tcW w:w="1896" w:type="dxa"/>
          </w:tcPr>
          <w:p w14:paraId="067626B2" w14:textId="77777777" w:rsidR="004C02EF" w:rsidRPr="00E77497" w:rsidRDefault="004C02EF" w:rsidP="003A4B22">
            <w:pPr>
              <w:keepNext/>
              <w:keepLines/>
              <w:spacing w:after="40"/>
            </w:pPr>
            <w:r w:rsidRPr="00E77497">
              <w:t>form feed</w:t>
            </w:r>
          </w:p>
        </w:tc>
        <w:tc>
          <w:tcPr>
            <w:tcW w:w="1003" w:type="dxa"/>
            <w:tcBorders>
              <w:right w:val="single" w:sz="6" w:space="0" w:color="000000"/>
            </w:tcBorders>
          </w:tcPr>
          <w:p w14:paraId="7DB725D2" w14:textId="77777777" w:rsidR="004C02EF" w:rsidRPr="00E77497" w:rsidRDefault="004C02EF" w:rsidP="003A4B22">
            <w:pPr>
              <w:keepNext/>
              <w:keepLines/>
              <w:spacing w:after="40"/>
            </w:pPr>
            <w:r w:rsidRPr="00E77497">
              <w:t>&lt;FF&gt;</w:t>
            </w:r>
          </w:p>
        </w:tc>
      </w:tr>
      <w:tr w:rsidR="004C02EF" w:rsidRPr="00E77497" w14:paraId="1CD5A031" w14:textId="77777777" w:rsidTr="003A4B22">
        <w:trPr>
          <w:jc w:val="center"/>
        </w:trPr>
        <w:tc>
          <w:tcPr>
            <w:tcW w:w="1896" w:type="dxa"/>
            <w:tcBorders>
              <w:left w:val="single" w:sz="6" w:space="0" w:color="000000"/>
              <w:bottom w:val="single" w:sz="12" w:space="0" w:color="000000"/>
            </w:tcBorders>
          </w:tcPr>
          <w:p w14:paraId="180C715B" w14:textId="77777777"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Borders>
              <w:bottom w:val="single" w:sz="12" w:space="0" w:color="000000"/>
            </w:tcBorders>
          </w:tcPr>
          <w:p w14:paraId="30655BBE" w14:textId="77777777"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Borders>
              <w:bottom w:val="single" w:sz="12" w:space="0" w:color="000000"/>
            </w:tcBorders>
          </w:tcPr>
          <w:p w14:paraId="3B7D5DE4" w14:textId="77777777" w:rsidR="004C02EF" w:rsidRPr="00E77497" w:rsidRDefault="004C02EF" w:rsidP="003A4B22">
            <w:pPr>
              <w:keepLines/>
              <w:spacing w:after="40"/>
            </w:pPr>
            <w:r w:rsidRPr="00E77497">
              <w:t>carriage return</w:t>
            </w:r>
          </w:p>
        </w:tc>
        <w:tc>
          <w:tcPr>
            <w:tcW w:w="1003" w:type="dxa"/>
            <w:tcBorders>
              <w:bottom w:val="single" w:sz="12" w:space="0" w:color="000000"/>
              <w:right w:val="single" w:sz="6" w:space="0" w:color="000000"/>
            </w:tcBorders>
          </w:tcPr>
          <w:p w14:paraId="5387D3CF" w14:textId="77777777" w:rsidR="004C02EF" w:rsidRPr="00E77497" w:rsidRDefault="004C02EF" w:rsidP="003A4B22">
            <w:pPr>
              <w:keepLines/>
              <w:spacing w:after="40"/>
              <w:rPr>
                <w:rFonts w:ascii="Courier" w:hAnsi="Courier"/>
                <w:b/>
              </w:rPr>
            </w:pPr>
            <w:r w:rsidRPr="00E77497">
              <w:t>&lt;CR&gt;</w:t>
            </w:r>
          </w:p>
        </w:tc>
      </w:tr>
    </w:tbl>
    <w:p w14:paraId="4A6F322B" w14:textId="77777777" w:rsidR="004C02EF" w:rsidRPr="00E77497" w:rsidRDefault="004C02EF" w:rsidP="004C02EF"/>
    <w:p w14:paraId="26E48892"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28580090" w14:textId="77777777"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531A5EA4" w14:textId="77777777"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14:paraId="35AD9A9C" w14:textId="77777777"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60113520" w14:textId="77777777"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14:paraId="0F300064"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7.8.4) and returning its character result.</w:t>
      </w:r>
    </w:p>
    <w:p w14:paraId="3F8BC828"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7.8.4) and returning its character result.</w:t>
      </w:r>
    </w:p>
    <w:p w14:paraId="708A7979"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0B631A16" w14:textId="77777777" w:rsidR="004C02EF" w:rsidRPr="00E77497" w:rsidRDefault="004C02EF" w:rsidP="004C02EF">
      <w:pPr>
        <w:pStyle w:val="40"/>
        <w:numPr>
          <w:ilvl w:val="0"/>
          <w:numId w:val="0"/>
        </w:numPr>
      </w:pPr>
      <w:bookmarkStart w:id="14138" w:name="_Ref455931187"/>
      <w:r w:rsidRPr="00E77497">
        <w:t>15.10.2.11</w:t>
      </w:r>
      <w:r w:rsidRPr="00E77497">
        <w:tab/>
        <w:t>DecimalEscape</w:t>
      </w:r>
      <w:bookmarkEnd w:id="14138"/>
    </w:p>
    <w:p w14:paraId="73EC6CAB" w14:textId="77777777"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5011E28B" w14:textId="77777777"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14:paraId="592CC33D" w14:textId="77777777"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14:paraId="254AE5B6" w14:textId="77777777"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14:paraId="455B35D5" w14:textId="77777777"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14:paraId="572D077E" w14:textId="77777777"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758541D0" w14:textId="77777777" w:rsidR="004C02EF" w:rsidRPr="00E77497" w:rsidRDefault="004C02EF" w:rsidP="004C02EF">
      <w:pPr>
        <w:pStyle w:val="40"/>
        <w:numPr>
          <w:ilvl w:val="0"/>
          <w:numId w:val="0"/>
        </w:numPr>
      </w:pPr>
      <w:r w:rsidRPr="00E77497">
        <w:t>15.10.2.12</w:t>
      </w:r>
      <w:r w:rsidRPr="00E77497">
        <w:tab/>
        <w:t>CharacterClassEscape</w:t>
      </w:r>
    </w:p>
    <w:p w14:paraId="143ACEFD"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2F236E4B"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7D4AF76D"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14:paraId="40031C0A"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525786D2"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7DC89ADE" w14:textId="77777777" w:rsidTr="003A4B22">
        <w:trPr>
          <w:tblHeader/>
        </w:trPr>
        <w:tc>
          <w:tcPr>
            <w:tcW w:w="288" w:type="dxa"/>
          </w:tcPr>
          <w:p w14:paraId="02DC024E" w14:textId="77777777" w:rsidR="004C02EF" w:rsidRPr="00E77497" w:rsidRDefault="004C02EF" w:rsidP="003A4B22">
            <w:pPr>
              <w:pStyle w:val="SyntaxOneOf"/>
            </w:pPr>
            <w:r w:rsidRPr="00E77497">
              <w:t>a</w:t>
            </w:r>
          </w:p>
        </w:tc>
        <w:tc>
          <w:tcPr>
            <w:tcW w:w="288" w:type="dxa"/>
          </w:tcPr>
          <w:p w14:paraId="4D511FE9" w14:textId="77777777" w:rsidR="004C02EF" w:rsidRPr="00E77497" w:rsidRDefault="004C02EF" w:rsidP="003A4B22">
            <w:pPr>
              <w:pStyle w:val="SyntaxOneOf"/>
            </w:pPr>
            <w:r w:rsidRPr="00E77497">
              <w:t>b</w:t>
            </w:r>
          </w:p>
        </w:tc>
        <w:tc>
          <w:tcPr>
            <w:tcW w:w="288" w:type="dxa"/>
          </w:tcPr>
          <w:p w14:paraId="3C42029E" w14:textId="77777777" w:rsidR="004C02EF" w:rsidRPr="00E77497" w:rsidRDefault="004C02EF" w:rsidP="003A4B22">
            <w:pPr>
              <w:pStyle w:val="SyntaxOneOf"/>
            </w:pPr>
            <w:r w:rsidRPr="00E77497">
              <w:t>c</w:t>
            </w:r>
          </w:p>
        </w:tc>
        <w:tc>
          <w:tcPr>
            <w:tcW w:w="288" w:type="dxa"/>
          </w:tcPr>
          <w:p w14:paraId="4B6B3121" w14:textId="77777777" w:rsidR="004C02EF" w:rsidRPr="00E77497" w:rsidRDefault="004C02EF" w:rsidP="003A4B22">
            <w:pPr>
              <w:pStyle w:val="SyntaxOneOf"/>
            </w:pPr>
            <w:r w:rsidRPr="00E77497">
              <w:t>d</w:t>
            </w:r>
          </w:p>
        </w:tc>
        <w:tc>
          <w:tcPr>
            <w:tcW w:w="288" w:type="dxa"/>
          </w:tcPr>
          <w:p w14:paraId="6A488EA3" w14:textId="77777777" w:rsidR="004C02EF" w:rsidRPr="00E77497" w:rsidRDefault="004C02EF" w:rsidP="003A4B22">
            <w:pPr>
              <w:pStyle w:val="SyntaxOneOf"/>
            </w:pPr>
            <w:r w:rsidRPr="00E77497">
              <w:t>e</w:t>
            </w:r>
          </w:p>
        </w:tc>
        <w:tc>
          <w:tcPr>
            <w:tcW w:w="288" w:type="dxa"/>
          </w:tcPr>
          <w:p w14:paraId="7C94E046" w14:textId="77777777" w:rsidR="004C02EF" w:rsidRPr="00E77497" w:rsidRDefault="004C02EF" w:rsidP="003A4B22">
            <w:pPr>
              <w:pStyle w:val="SyntaxOneOf"/>
            </w:pPr>
            <w:r w:rsidRPr="00E77497">
              <w:t>f</w:t>
            </w:r>
          </w:p>
        </w:tc>
        <w:tc>
          <w:tcPr>
            <w:tcW w:w="288" w:type="dxa"/>
          </w:tcPr>
          <w:p w14:paraId="766CCE32" w14:textId="77777777" w:rsidR="004C02EF" w:rsidRPr="00E77497" w:rsidRDefault="004C02EF" w:rsidP="003A4B22">
            <w:pPr>
              <w:pStyle w:val="SyntaxOneOf"/>
            </w:pPr>
            <w:r w:rsidRPr="00E77497">
              <w:t>g</w:t>
            </w:r>
          </w:p>
        </w:tc>
        <w:tc>
          <w:tcPr>
            <w:tcW w:w="288" w:type="dxa"/>
          </w:tcPr>
          <w:p w14:paraId="472F3C3D" w14:textId="77777777" w:rsidR="004C02EF" w:rsidRPr="00E77497" w:rsidRDefault="004C02EF" w:rsidP="003A4B22">
            <w:pPr>
              <w:pStyle w:val="SyntaxOneOf"/>
            </w:pPr>
            <w:r w:rsidRPr="00E77497">
              <w:t>h</w:t>
            </w:r>
          </w:p>
        </w:tc>
        <w:tc>
          <w:tcPr>
            <w:tcW w:w="288" w:type="dxa"/>
          </w:tcPr>
          <w:p w14:paraId="7A26D589" w14:textId="77777777" w:rsidR="004C02EF" w:rsidRPr="00E77497" w:rsidRDefault="004C02EF" w:rsidP="003A4B22">
            <w:pPr>
              <w:pStyle w:val="SyntaxOneOf"/>
            </w:pPr>
            <w:r w:rsidRPr="00E77497">
              <w:t>i</w:t>
            </w:r>
          </w:p>
        </w:tc>
        <w:tc>
          <w:tcPr>
            <w:tcW w:w="288" w:type="dxa"/>
          </w:tcPr>
          <w:p w14:paraId="3EDADFC2" w14:textId="77777777" w:rsidR="004C02EF" w:rsidRPr="00E77497" w:rsidRDefault="004C02EF" w:rsidP="003A4B22">
            <w:pPr>
              <w:pStyle w:val="SyntaxOneOf"/>
            </w:pPr>
            <w:r w:rsidRPr="00E77497">
              <w:t>j</w:t>
            </w:r>
          </w:p>
        </w:tc>
        <w:tc>
          <w:tcPr>
            <w:tcW w:w="288" w:type="dxa"/>
          </w:tcPr>
          <w:p w14:paraId="6DC6DA09" w14:textId="77777777" w:rsidR="004C02EF" w:rsidRPr="00E77497" w:rsidRDefault="004C02EF" w:rsidP="003A4B22">
            <w:pPr>
              <w:pStyle w:val="SyntaxOneOf"/>
            </w:pPr>
            <w:r w:rsidRPr="00E77497">
              <w:t>k</w:t>
            </w:r>
          </w:p>
        </w:tc>
        <w:tc>
          <w:tcPr>
            <w:tcW w:w="288" w:type="dxa"/>
          </w:tcPr>
          <w:p w14:paraId="00A76CD5" w14:textId="77777777" w:rsidR="004C02EF" w:rsidRPr="00E77497" w:rsidRDefault="004C02EF" w:rsidP="003A4B22">
            <w:pPr>
              <w:pStyle w:val="SyntaxOneOf"/>
            </w:pPr>
            <w:r w:rsidRPr="00E77497">
              <w:t>l</w:t>
            </w:r>
          </w:p>
        </w:tc>
        <w:tc>
          <w:tcPr>
            <w:tcW w:w="288" w:type="dxa"/>
          </w:tcPr>
          <w:p w14:paraId="3206C7AD" w14:textId="77777777" w:rsidR="004C02EF" w:rsidRPr="00E77497" w:rsidRDefault="004C02EF" w:rsidP="003A4B22">
            <w:pPr>
              <w:pStyle w:val="SyntaxOneOf"/>
            </w:pPr>
            <w:r w:rsidRPr="00E77497">
              <w:t>m</w:t>
            </w:r>
          </w:p>
        </w:tc>
        <w:tc>
          <w:tcPr>
            <w:tcW w:w="288" w:type="dxa"/>
          </w:tcPr>
          <w:p w14:paraId="4926F657" w14:textId="77777777" w:rsidR="004C02EF" w:rsidRPr="00E77497" w:rsidRDefault="004C02EF" w:rsidP="003A4B22">
            <w:pPr>
              <w:pStyle w:val="SyntaxOneOf"/>
            </w:pPr>
            <w:r w:rsidRPr="00E77497">
              <w:t>n</w:t>
            </w:r>
          </w:p>
        </w:tc>
        <w:tc>
          <w:tcPr>
            <w:tcW w:w="288" w:type="dxa"/>
          </w:tcPr>
          <w:p w14:paraId="76C53950" w14:textId="77777777" w:rsidR="004C02EF" w:rsidRPr="00E77497" w:rsidRDefault="004C02EF" w:rsidP="003A4B22">
            <w:pPr>
              <w:pStyle w:val="SyntaxOneOf"/>
            </w:pPr>
            <w:r w:rsidRPr="00E77497">
              <w:t>o</w:t>
            </w:r>
          </w:p>
        </w:tc>
        <w:tc>
          <w:tcPr>
            <w:tcW w:w="288" w:type="dxa"/>
          </w:tcPr>
          <w:p w14:paraId="0734A229" w14:textId="77777777" w:rsidR="004C02EF" w:rsidRPr="00E77497" w:rsidRDefault="004C02EF" w:rsidP="003A4B22">
            <w:pPr>
              <w:pStyle w:val="SyntaxOneOf"/>
            </w:pPr>
            <w:r w:rsidRPr="00E77497">
              <w:t>p</w:t>
            </w:r>
          </w:p>
        </w:tc>
        <w:tc>
          <w:tcPr>
            <w:tcW w:w="288" w:type="dxa"/>
          </w:tcPr>
          <w:p w14:paraId="093DA82F" w14:textId="77777777" w:rsidR="004C02EF" w:rsidRPr="00E77497" w:rsidRDefault="004C02EF" w:rsidP="003A4B22">
            <w:pPr>
              <w:pStyle w:val="SyntaxOneOf"/>
            </w:pPr>
            <w:r w:rsidRPr="00E77497">
              <w:t>q</w:t>
            </w:r>
          </w:p>
        </w:tc>
        <w:tc>
          <w:tcPr>
            <w:tcW w:w="288" w:type="dxa"/>
          </w:tcPr>
          <w:p w14:paraId="1D69C9C6" w14:textId="77777777" w:rsidR="004C02EF" w:rsidRPr="00E77497" w:rsidRDefault="004C02EF" w:rsidP="003A4B22">
            <w:pPr>
              <w:pStyle w:val="SyntaxOneOf"/>
            </w:pPr>
            <w:r w:rsidRPr="00E77497">
              <w:t>r</w:t>
            </w:r>
          </w:p>
        </w:tc>
        <w:tc>
          <w:tcPr>
            <w:tcW w:w="288" w:type="dxa"/>
          </w:tcPr>
          <w:p w14:paraId="7E6E7B54" w14:textId="77777777" w:rsidR="004C02EF" w:rsidRPr="00E77497" w:rsidRDefault="004C02EF" w:rsidP="003A4B22">
            <w:pPr>
              <w:pStyle w:val="SyntaxOneOf"/>
            </w:pPr>
            <w:r w:rsidRPr="00E77497">
              <w:t>s</w:t>
            </w:r>
          </w:p>
        </w:tc>
        <w:tc>
          <w:tcPr>
            <w:tcW w:w="288" w:type="dxa"/>
          </w:tcPr>
          <w:p w14:paraId="6F7E53E0" w14:textId="77777777" w:rsidR="004C02EF" w:rsidRPr="00E77497" w:rsidRDefault="004C02EF" w:rsidP="003A4B22">
            <w:pPr>
              <w:pStyle w:val="SyntaxOneOf"/>
            </w:pPr>
            <w:r w:rsidRPr="00E77497">
              <w:t>t</w:t>
            </w:r>
          </w:p>
        </w:tc>
        <w:tc>
          <w:tcPr>
            <w:tcW w:w="288" w:type="dxa"/>
          </w:tcPr>
          <w:p w14:paraId="5C64BD12" w14:textId="77777777" w:rsidR="004C02EF" w:rsidRPr="00E77497" w:rsidRDefault="004C02EF" w:rsidP="003A4B22">
            <w:pPr>
              <w:pStyle w:val="SyntaxOneOf"/>
            </w:pPr>
            <w:r w:rsidRPr="00E77497">
              <w:t>u</w:t>
            </w:r>
          </w:p>
        </w:tc>
        <w:tc>
          <w:tcPr>
            <w:tcW w:w="288" w:type="dxa"/>
          </w:tcPr>
          <w:p w14:paraId="1FB64FC1" w14:textId="77777777" w:rsidR="004C02EF" w:rsidRPr="00E77497" w:rsidRDefault="004C02EF" w:rsidP="003A4B22">
            <w:pPr>
              <w:pStyle w:val="SyntaxOneOf"/>
            </w:pPr>
            <w:r w:rsidRPr="00E77497">
              <w:t>v</w:t>
            </w:r>
          </w:p>
        </w:tc>
        <w:tc>
          <w:tcPr>
            <w:tcW w:w="288" w:type="dxa"/>
          </w:tcPr>
          <w:p w14:paraId="301E6E64" w14:textId="77777777" w:rsidR="004C02EF" w:rsidRPr="00E77497" w:rsidRDefault="004C02EF" w:rsidP="003A4B22">
            <w:pPr>
              <w:pStyle w:val="SyntaxOneOf"/>
            </w:pPr>
            <w:r w:rsidRPr="00E77497">
              <w:t>w</w:t>
            </w:r>
          </w:p>
        </w:tc>
        <w:tc>
          <w:tcPr>
            <w:tcW w:w="288" w:type="dxa"/>
          </w:tcPr>
          <w:p w14:paraId="1A7DAC8D" w14:textId="77777777" w:rsidR="004C02EF" w:rsidRPr="00E77497" w:rsidRDefault="004C02EF" w:rsidP="003A4B22">
            <w:pPr>
              <w:pStyle w:val="SyntaxOneOf"/>
            </w:pPr>
            <w:r w:rsidRPr="00E77497">
              <w:t>x</w:t>
            </w:r>
          </w:p>
        </w:tc>
        <w:tc>
          <w:tcPr>
            <w:tcW w:w="288" w:type="dxa"/>
          </w:tcPr>
          <w:p w14:paraId="625155DE" w14:textId="77777777" w:rsidR="004C02EF" w:rsidRPr="00E77497" w:rsidRDefault="004C02EF" w:rsidP="003A4B22">
            <w:pPr>
              <w:pStyle w:val="SyntaxOneOf"/>
            </w:pPr>
            <w:r w:rsidRPr="00E77497">
              <w:t>y</w:t>
            </w:r>
          </w:p>
        </w:tc>
        <w:tc>
          <w:tcPr>
            <w:tcW w:w="288" w:type="dxa"/>
          </w:tcPr>
          <w:p w14:paraId="65580BC6" w14:textId="77777777" w:rsidR="004C02EF" w:rsidRPr="00E77497" w:rsidRDefault="004C02EF" w:rsidP="003A4B22">
            <w:pPr>
              <w:pStyle w:val="SyntaxOneOf"/>
            </w:pPr>
            <w:r w:rsidRPr="00E77497">
              <w:t>z</w:t>
            </w:r>
          </w:p>
        </w:tc>
      </w:tr>
      <w:tr w:rsidR="004C02EF" w:rsidRPr="00E77497" w14:paraId="7F30393A" w14:textId="77777777" w:rsidTr="003A4B22">
        <w:trPr>
          <w:tblHeader/>
        </w:trPr>
        <w:tc>
          <w:tcPr>
            <w:tcW w:w="288" w:type="dxa"/>
          </w:tcPr>
          <w:p w14:paraId="13EA4517" w14:textId="77777777" w:rsidR="004C02EF" w:rsidRPr="00E77497" w:rsidRDefault="004C02EF" w:rsidP="003A4B22">
            <w:pPr>
              <w:pStyle w:val="SyntaxOneOf"/>
            </w:pPr>
            <w:r w:rsidRPr="00E77497">
              <w:t>A</w:t>
            </w:r>
          </w:p>
        </w:tc>
        <w:tc>
          <w:tcPr>
            <w:tcW w:w="288" w:type="dxa"/>
          </w:tcPr>
          <w:p w14:paraId="1D69425F" w14:textId="77777777" w:rsidR="004C02EF" w:rsidRPr="00E77497" w:rsidRDefault="004C02EF" w:rsidP="003A4B22">
            <w:pPr>
              <w:pStyle w:val="SyntaxOneOf"/>
            </w:pPr>
            <w:r w:rsidRPr="00E77497">
              <w:t>B</w:t>
            </w:r>
          </w:p>
        </w:tc>
        <w:tc>
          <w:tcPr>
            <w:tcW w:w="288" w:type="dxa"/>
          </w:tcPr>
          <w:p w14:paraId="6A240722" w14:textId="77777777" w:rsidR="004C02EF" w:rsidRPr="00E77497" w:rsidRDefault="004C02EF" w:rsidP="003A4B22">
            <w:pPr>
              <w:pStyle w:val="SyntaxOneOf"/>
            </w:pPr>
            <w:r w:rsidRPr="00E77497">
              <w:t>C</w:t>
            </w:r>
          </w:p>
        </w:tc>
        <w:tc>
          <w:tcPr>
            <w:tcW w:w="288" w:type="dxa"/>
          </w:tcPr>
          <w:p w14:paraId="03328E47" w14:textId="77777777" w:rsidR="004C02EF" w:rsidRPr="00E77497" w:rsidRDefault="004C02EF" w:rsidP="003A4B22">
            <w:pPr>
              <w:pStyle w:val="SyntaxOneOf"/>
            </w:pPr>
            <w:r w:rsidRPr="00E77497">
              <w:t>D</w:t>
            </w:r>
          </w:p>
        </w:tc>
        <w:tc>
          <w:tcPr>
            <w:tcW w:w="288" w:type="dxa"/>
          </w:tcPr>
          <w:p w14:paraId="4588F4FC" w14:textId="77777777" w:rsidR="004C02EF" w:rsidRPr="00E77497" w:rsidRDefault="004C02EF" w:rsidP="003A4B22">
            <w:pPr>
              <w:pStyle w:val="SyntaxOneOf"/>
            </w:pPr>
            <w:r w:rsidRPr="00E77497">
              <w:t>E</w:t>
            </w:r>
          </w:p>
        </w:tc>
        <w:tc>
          <w:tcPr>
            <w:tcW w:w="288" w:type="dxa"/>
          </w:tcPr>
          <w:p w14:paraId="322B546C" w14:textId="77777777" w:rsidR="004C02EF" w:rsidRPr="00E77497" w:rsidRDefault="004C02EF" w:rsidP="003A4B22">
            <w:pPr>
              <w:pStyle w:val="SyntaxOneOf"/>
            </w:pPr>
            <w:r w:rsidRPr="00E77497">
              <w:t>F</w:t>
            </w:r>
          </w:p>
        </w:tc>
        <w:tc>
          <w:tcPr>
            <w:tcW w:w="288" w:type="dxa"/>
          </w:tcPr>
          <w:p w14:paraId="43527ACB" w14:textId="77777777" w:rsidR="004C02EF" w:rsidRPr="00E77497" w:rsidRDefault="004C02EF" w:rsidP="003A4B22">
            <w:pPr>
              <w:pStyle w:val="SyntaxOneOf"/>
            </w:pPr>
            <w:r w:rsidRPr="00E77497">
              <w:t>G</w:t>
            </w:r>
          </w:p>
        </w:tc>
        <w:tc>
          <w:tcPr>
            <w:tcW w:w="288" w:type="dxa"/>
          </w:tcPr>
          <w:p w14:paraId="4E3D8321" w14:textId="77777777" w:rsidR="004C02EF" w:rsidRPr="00E77497" w:rsidRDefault="004C02EF" w:rsidP="003A4B22">
            <w:pPr>
              <w:pStyle w:val="SyntaxOneOf"/>
            </w:pPr>
            <w:r w:rsidRPr="00E77497">
              <w:t>H</w:t>
            </w:r>
          </w:p>
        </w:tc>
        <w:tc>
          <w:tcPr>
            <w:tcW w:w="288" w:type="dxa"/>
          </w:tcPr>
          <w:p w14:paraId="28DC6A79" w14:textId="77777777" w:rsidR="004C02EF" w:rsidRPr="00E77497" w:rsidRDefault="004C02EF" w:rsidP="003A4B22">
            <w:pPr>
              <w:pStyle w:val="SyntaxOneOf"/>
            </w:pPr>
            <w:r w:rsidRPr="00E77497">
              <w:t>I</w:t>
            </w:r>
          </w:p>
        </w:tc>
        <w:tc>
          <w:tcPr>
            <w:tcW w:w="288" w:type="dxa"/>
          </w:tcPr>
          <w:p w14:paraId="2AED637F" w14:textId="77777777" w:rsidR="004C02EF" w:rsidRPr="00E77497" w:rsidRDefault="004C02EF" w:rsidP="003A4B22">
            <w:pPr>
              <w:pStyle w:val="SyntaxOneOf"/>
            </w:pPr>
            <w:r w:rsidRPr="00E77497">
              <w:t>J</w:t>
            </w:r>
          </w:p>
        </w:tc>
        <w:tc>
          <w:tcPr>
            <w:tcW w:w="288" w:type="dxa"/>
          </w:tcPr>
          <w:p w14:paraId="700EDA2C" w14:textId="77777777" w:rsidR="004C02EF" w:rsidRPr="00E77497" w:rsidRDefault="004C02EF" w:rsidP="003A4B22">
            <w:pPr>
              <w:pStyle w:val="SyntaxOneOf"/>
            </w:pPr>
            <w:r w:rsidRPr="00E77497">
              <w:t>K</w:t>
            </w:r>
          </w:p>
        </w:tc>
        <w:tc>
          <w:tcPr>
            <w:tcW w:w="288" w:type="dxa"/>
          </w:tcPr>
          <w:p w14:paraId="04D4BE6D" w14:textId="77777777" w:rsidR="004C02EF" w:rsidRPr="00E77497" w:rsidRDefault="004C02EF" w:rsidP="003A4B22">
            <w:pPr>
              <w:pStyle w:val="SyntaxOneOf"/>
            </w:pPr>
            <w:r w:rsidRPr="00E77497">
              <w:t>L</w:t>
            </w:r>
          </w:p>
        </w:tc>
        <w:tc>
          <w:tcPr>
            <w:tcW w:w="288" w:type="dxa"/>
          </w:tcPr>
          <w:p w14:paraId="709A1990" w14:textId="77777777" w:rsidR="004C02EF" w:rsidRPr="00E77497" w:rsidRDefault="004C02EF" w:rsidP="003A4B22">
            <w:pPr>
              <w:pStyle w:val="SyntaxOneOf"/>
            </w:pPr>
            <w:r w:rsidRPr="00E77497">
              <w:t>M</w:t>
            </w:r>
          </w:p>
        </w:tc>
        <w:tc>
          <w:tcPr>
            <w:tcW w:w="288" w:type="dxa"/>
          </w:tcPr>
          <w:p w14:paraId="62D38B77" w14:textId="77777777" w:rsidR="004C02EF" w:rsidRPr="00E77497" w:rsidRDefault="004C02EF" w:rsidP="003A4B22">
            <w:pPr>
              <w:pStyle w:val="SyntaxOneOf"/>
            </w:pPr>
            <w:r w:rsidRPr="00E77497">
              <w:t>N</w:t>
            </w:r>
          </w:p>
        </w:tc>
        <w:tc>
          <w:tcPr>
            <w:tcW w:w="288" w:type="dxa"/>
          </w:tcPr>
          <w:p w14:paraId="689A52A2" w14:textId="77777777" w:rsidR="004C02EF" w:rsidRPr="00E77497" w:rsidRDefault="004C02EF" w:rsidP="003A4B22">
            <w:pPr>
              <w:pStyle w:val="SyntaxOneOf"/>
            </w:pPr>
            <w:r w:rsidRPr="00E77497">
              <w:t>O</w:t>
            </w:r>
          </w:p>
        </w:tc>
        <w:tc>
          <w:tcPr>
            <w:tcW w:w="288" w:type="dxa"/>
          </w:tcPr>
          <w:p w14:paraId="0360FB1B" w14:textId="77777777" w:rsidR="004C02EF" w:rsidRPr="00E77497" w:rsidRDefault="004C02EF" w:rsidP="003A4B22">
            <w:pPr>
              <w:pStyle w:val="SyntaxOneOf"/>
            </w:pPr>
            <w:r w:rsidRPr="00E77497">
              <w:t>P</w:t>
            </w:r>
          </w:p>
        </w:tc>
        <w:tc>
          <w:tcPr>
            <w:tcW w:w="288" w:type="dxa"/>
          </w:tcPr>
          <w:p w14:paraId="3A8DDDA7" w14:textId="77777777" w:rsidR="004C02EF" w:rsidRPr="00E77497" w:rsidRDefault="004C02EF" w:rsidP="003A4B22">
            <w:pPr>
              <w:pStyle w:val="SyntaxOneOf"/>
            </w:pPr>
            <w:r w:rsidRPr="00E77497">
              <w:t>Q</w:t>
            </w:r>
          </w:p>
        </w:tc>
        <w:tc>
          <w:tcPr>
            <w:tcW w:w="288" w:type="dxa"/>
          </w:tcPr>
          <w:p w14:paraId="6F7D14E6" w14:textId="77777777" w:rsidR="004C02EF" w:rsidRPr="00E77497" w:rsidRDefault="004C02EF" w:rsidP="003A4B22">
            <w:pPr>
              <w:pStyle w:val="SyntaxOneOf"/>
            </w:pPr>
            <w:r w:rsidRPr="00E77497">
              <w:t>R</w:t>
            </w:r>
          </w:p>
        </w:tc>
        <w:tc>
          <w:tcPr>
            <w:tcW w:w="288" w:type="dxa"/>
          </w:tcPr>
          <w:p w14:paraId="2C97B577" w14:textId="77777777" w:rsidR="004C02EF" w:rsidRPr="00E77497" w:rsidRDefault="004C02EF" w:rsidP="003A4B22">
            <w:pPr>
              <w:pStyle w:val="SyntaxOneOf"/>
            </w:pPr>
            <w:r w:rsidRPr="00E77497">
              <w:t>S</w:t>
            </w:r>
          </w:p>
        </w:tc>
        <w:tc>
          <w:tcPr>
            <w:tcW w:w="288" w:type="dxa"/>
          </w:tcPr>
          <w:p w14:paraId="53195E16" w14:textId="77777777" w:rsidR="004C02EF" w:rsidRPr="00E77497" w:rsidRDefault="004C02EF" w:rsidP="003A4B22">
            <w:pPr>
              <w:pStyle w:val="SyntaxOneOf"/>
            </w:pPr>
            <w:r w:rsidRPr="00E77497">
              <w:t>T</w:t>
            </w:r>
          </w:p>
        </w:tc>
        <w:tc>
          <w:tcPr>
            <w:tcW w:w="288" w:type="dxa"/>
          </w:tcPr>
          <w:p w14:paraId="0F3B5341" w14:textId="77777777" w:rsidR="004C02EF" w:rsidRPr="00E77497" w:rsidRDefault="004C02EF" w:rsidP="003A4B22">
            <w:pPr>
              <w:pStyle w:val="SyntaxOneOf"/>
            </w:pPr>
            <w:r w:rsidRPr="00E77497">
              <w:t>U</w:t>
            </w:r>
          </w:p>
        </w:tc>
        <w:tc>
          <w:tcPr>
            <w:tcW w:w="288" w:type="dxa"/>
          </w:tcPr>
          <w:p w14:paraId="71F58F3F" w14:textId="77777777" w:rsidR="004C02EF" w:rsidRPr="00E77497" w:rsidRDefault="004C02EF" w:rsidP="003A4B22">
            <w:pPr>
              <w:pStyle w:val="SyntaxOneOf"/>
            </w:pPr>
            <w:r w:rsidRPr="00E77497">
              <w:t>V</w:t>
            </w:r>
          </w:p>
        </w:tc>
        <w:tc>
          <w:tcPr>
            <w:tcW w:w="288" w:type="dxa"/>
          </w:tcPr>
          <w:p w14:paraId="74854B49" w14:textId="77777777" w:rsidR="004C02EF" w:rsidRPr="00E77497" w:rsidRDefault="004C02EF" w:rsidP="003A4B22">
            <w:pPr>
              <w:pStyle w:val="SyntaxOneOf"/>
            </w:pPr>
            <w:r w:rsidRPr="00E77497">
              <w:t>W</w:t>
            </w:r>
          </w:p>
        </w:tc>
        <w:tc>
          <w:tcPr>
            <w:tcW w:w="288" w:type="dxa"/>
          </w:tcPr>
          <w:p w14:paraId="38A622D6" w14:textId="77777777" w:rsidR="004C02EF" w:rsidRPr="00E77497" w:rsidRDefault="004C02EF" w:rsidP="003A4B22">
            <w:pPr>
              <w:pStyle w:val="SyntaxOneOf"/>
            </w:pPr>
            <w:r w:rsidRPr="00E77497">
              <w:t>X</w:t>
            </w:r>
          </w:p>
        </w:tc>
        <w:tc>
          <w:tcPr>
            <w:tcW w:w="288" w:type="dxa"/>
          </w:tcPr>
          <w:p w14:paraId="58933432" w14:textId="77777777" w:rsidR="004C02EF" w:rsidRPr="00E77497" w:rsidRDefault="004C02EF" w:rsidP="003A4B22">
            <w:pPr>
              <w:pStyle w:val="SyntaxOneOf"/>
            </w:pPr>
            <w:r w:rsidRPr="00E77497">
              <w:t>Y</w:t>
            </w:r>
          </w:p>
        </w:tc>
        <w:tc>
          <w:tcPr>
            <w:tcW w:w="288" w:type="dxa"/>
          </w:tcPr>
          <w:p w14:paraId="224654CE" w14:textId="77777777" w:rsidR="004C02EF" w:rsidRPr="00E77497" w:rsidRDefault="004C02EF" w:rsidP="003A4B22">
            <w:pPr>
              <w:pStyle w:val="SyntaxOneOf"/>
            </w:pPr>
            <w:r w:rsidRPr="00E77497">
              <w:t>Z</w:t>
            </w:r>
          </w:p>
        </w:tc>
      </w:tr>
      <w:tr w:rsidR="004C02EF" w:rsidRPr="00E77497" w14:paraId="0DC8AEF4" w14:textId="77777777" w:rsidTr="003A4B22">
        <w:tc>
          <w:tcPr>
            <w:tcW w:w="288" w:type="dxa"/>
          </w:tcPr>
          <w:p w14:paraId="78105077" w14:textId="77777777" w:rsidR="004C02EF" w:rsidRPr="00E77497" w:rsidRDefault="004C02EF" w:rsidP="003A4B22">
            <w:pPr>
              <w:pStyle w:val="SyntaxOneOf"/>
            </w:pPr>
            <w:r w:rsidRPr="00E77497">
              <w:t>0</w:t>
            </w:r>
          </w:p>
        </w:tc>
        <w:tc>
          <w:tcPr>
            <w:tcW w:w="288" w:type="dxa"/>
          </w:tcPr>
          <w:p w14:paraId="24EBE2BD" w14:textId="77777777" w:rsidR="004C02EF" w:rsidRPr="00E77497" w:rsidRDefault="004C02EF" w:rsidP="003A4B22">
            <w:pPr>
              <w:pStyle w:val="SyntaxOneOf"/>
            </w:pPr>
            <w:r w:rsidRPr="00E77497">
              <w:t>1</w:t>
            </w:r>
          </w:p>
        </w:tc>
        <w:tc>
          <w:tcPr>
            <w:tcW w:w="288" w:type="dxa"/>
          </w:tcPr>
          <w:p w14:paraId="086629BB" w14:textId="77777777" w:rsidR="004C02EF" w:rsidRPr="00E77497" w:rsidRDefault="004C02EF" w:rsidP="003A4B22">
            <w:pPr>
              <w:pStyle w:val="SyntaxOneOf"/>
            </w:pPr>
            <w:r w:rsidRPr="00E77497">
              <w:t>2</w:t>
            </w:r>
          </w:p>
        </w:tc>
        <w:tc>
          <w:tcPr>
            <w:tcW w:w="288" w:type="dxa"/>
          </w:tcPr>
          <w:p w14:paraId="525B9FD5" w14:textId="77777777" w:rsidR="004C02EF" w:rsidRPr="00E77497" w:rsidRDefault="004C02EF" w:rsidP="003A4B22">
            <w:pPr>
              <w:pStyle w:val="SyntaxOneOf"/>
            </w:pPr>
            <w:r w:rsidRPr="00E77497">
              <w:t>3</w:t>
            </w:r>
          </w:p>
        </w:tc>
        <w:tc>
          <w:tcPr>
            <w:tcW w:w="288" w:type="dxa"/>
          </w:tcPr>
          <w:p w14:paraId="200F915D" w14:textId="77777777" w:rsidR="004C02EF" w:rsidRPr="00E77497" w:rsidRDefault="004C02EF" w:rsidP="003A4B22">
            <w:pPr>
              <w:pStyle w:val="SyntaxOneOf"/>
            </w:pPr>
            <w:r w:rsidRPr="00E77497">
              <w:t>4</w:t>
            </w:r>
          </w:p>
        </w:tc>
        <w:tc>
          <w:tcPr>
            <w:tcW w:w="288" w:type="dxa"/>
          </w:tcPr>
          <w:p w14:paraId="10484E3E" w14:textId="77777777" w:rsidR="004C02EF" w:rsidRPr="00E77497" w:rsidRDefault="004C02EF" w:rsidP="003A4B22">
            <w:pPr>
              <w:pStyle w:val="SyntaxOneOf"/>
            </w:pPr>
            <w:r w:rsidRPr="00E77497">
              <w:t>5</w:t>
            </w:r>
          </w:p>
        </w:tc>
        <w:tc>
          <w:tcPr>
            <w:tcW w:w="288" w:type="dxa"/>
          </w:tcPr>
          <w:p w14:paraId="40EE4F81" w14:textId="77777777" w:rsidR="004C02EF" w:rsidRPr="00E77497" w:rsidRDefault="004C02EF" w:rsidP="003A4B22">
            <w:pPr>
              <w:pStyle w:val="SyntaxOneOf"/>
            </w:pPr>
            <w:r w:rsidRPr="00E77497">
              <w:t>6</w:t>
            </w:r>
          </w:p>
        </w:tc>
        <w:tc>
          <w:tcPr>
            <w:tcW w:w="288" w:type="dxa"/>
          </w:tcPr>
          <w:p w14:paraId="116CDD6F" w14:textId="77777777" w:rsidR="004C02EF" w:rsidRPr="00E77497" w:rsidRDefault="004C02EF" w:rsidP="003A4B22">
            <w:pPr>
              <w:pStyle w:val="SyntaxOneOf"/>
            </w:pPr>
            <w:r w:rsidRPr="00E77497">
              <w:t>7</w:t>
            </w:r>
          </w:p>
        </w:tc>
        <w:tc>
          <w:tcPr>
            <w:tcW w:w="288" w:type="dxa"/>
          </w:tcPr>
          <w:p w14:paraId="1877AF70" w14:textId="77777777" w:rsidR="004C02EF" w:rsidRPr="00E77497" w:rsidRDefault="004C02EF" w:rsidP="003A4B22">
            <w:pPr>
              <w:pStyle w:val="SyntaxOneOf"/>
            </w:pPr>
            <w:r w:rsidRPr="00E77497">
              <w:t>8</w:t>
            </w:r>
          </w:p>
        </w:tc>
        <w:tc>
          <w:tcPr>
            <w:tcW w:w="288" w:type="dxa"/>
          </w:tcPr>
          <w:p w14:paraId="4292136F" w14:textId="77777777" w:rsidR="004C02EF" w:rsidRPr="00E77497" w:rsidRDefault="004C02EF" w:rsidP="003A4B22">
            <w:pPr>
              <w:pStyle w:val="SyntaxOneOf"/>
            </w:pPr>
            <w:r w:rsidRPr="00E77497">
              <w:t>9</w:t>
            </w:r>
          </w:p>
        </w:tc>
        <w:tc>
          <w:tcPr>
            <w:tcW w:w="288" w:type="dxa"/>
          </w:tcPr>
          <w:p w14:paraId="7900688E" w14:textId="77777777" w:rsidR="004C02EF" w:rsidRPr="00E77497" w:rsidRDefault="004C02EF" w:rsidP="003A4B22">
            <w:pPr>
              <w:pStyle w:val="SyntaxOneOf"/>
            </w:pPr>
            <w:r w:rsidRPr="00E77497">
              <w:t>_</w:t>
            </w:r>
          </w:p>
        </w:tc>
        <w:tc>
          <w:tcPr>
            <w:tcW w:w="288" w:type="dxa"/>
          </w:tcPr>
          <w:p w14:paraId="1FB80A9F" w14:textId="77777777" w:rsidR="004C02EF" w:rsidRPr="00E77497" w:rsidRDefault="004C02EF" w:rsidP="003A4B22">
            <w:pPr>
              <w:pStyle w:val="SyntaxOneOf"/>
            </w:pPr>
          </w:p>
        </w:tc>
        <w:tc>
          <w:tcPr>
            <w:tcW w:w="288" w:type="dxa"/>
          </w:tcPr>
          <w:p w14:paraId="727C3320" w14:textId="77777777" w:rsidR="004C02EF" w:rsidRPr="00E77497" w:rsidRDefault="004C02EF" w:rsidP="003A4B22">
            <w:pPr>
              <w:pStyle w:val="SyntaxOneOf"/>
            </w:pPr>
          </w:p>
        </w:tc>
        <w:tc>
          <w:tcPr>
            <w:tcW w:w="288" w:type="dxa"/>
          </w:tcPr>
          <w:p w14:paraId="21C249C3" w14:textId="77777777" w:rsidR="004C02EF" w:rsidRPr="00E77497" w:rsidRDefault="004C02EF" w:rsidP="003A4B22">
            <w:pPr>
              <w:pStyle w:val="SyntaxOneOf"/>
            </w:pPr>
          </w:p>
        </w:tc>
        <w:tc>
          <w:tcPr>
            <w:tcW w:w="288" w:type="dxa"/>
          </w:tcPr>
          <w:p w14:paraId="3594907D" w14:textId="77777777" w:rsidR="004C02EF" w:rsidRPr="00E77497" w:rsidRDefault="004C02EF" w:rsidP="003A4B22">
            <w:pPr>
              <w:pStyle w:val="SyntaxOneOf"/>
            </w:pPr>
          </w:p>
        </w:tc>
        <w:tc>
          <w:tcPr>
            <w:tcW w:w="288" w:type="dxa"/>
          </w:tcPr>
          <w:p w14:paraId="1F77CC4D" w14:textId="77777777" w:rsidR="004C02EF" w:rsidRPr="00E77497" w:rsidRDefault="004C02EF" w:rsidP="003A4B22">
            <w:pPr>
              <w:pStyle w:val="SyntaxOneOf"/>
            </w:pPr>
          </w:p>
        </w:tc>
        <w:tc>
          <w:tcPr>
            <w:tcW w:w="288" w:type="dxa"/>
          </w:tcPr>
          <w:p w14:paraId="51E564FD" w14:textId="77777777" w:rsidR="004C02EF" w:rsidRPr="00E77497" w:rsidRDefault="004C02EF" w:rsidP="003A4B22">
            <w:pPr>
              <w:pStyle w:val="SyntaxOneOf"/>
            </w:pPr>
          </w:p>
        </w:tc>
        <w:tc>
          <w:tcPr>
            <w:tcW w:w="288" w:type="dxa"/>
          </w:tcPr>
          <w:p w14:paraId="68600E88" w14:textId="77777777" w:rsidR="004C02EF" w:rsidRPr="00E77497" w:rsidRDefault="004C02EF" w:rsidP="003A4B22">
            <w:pPr>
              <w:pStyle w:val="SyntaxOneOf"/>
            </w:pPr>
          </w:p>
        </w:tc>
        <w:tc>
          <w:tcPr>
            <w:tcW w:w="288" w:type="dxa"/>
          </w:tcPr>
          <w:p w14:paraId="481A6254" w14:textId="77777777" w:rsidR="004C02EF" w:rsidRPr="00E77497" w:rsidRDefault="004C02EF" w:rsidP="003A4B22">
            <w:pPr>
              <w:pStyle w:val="SyntaxOneOf"/>
            </w:pPr>
          </w:p>
        </w:tc>
        <w:tc>
          <w:tcPr>
            <w:tcW w:w="288" w:type="dxa"/>
          </w:tcPr>
          <w:p w14:paraId="373B1213" w14:textId="77777777" w:rsidR="004C02EF" w:rsidRPr="00E77497" w:rsidRDefault="004C02EF" w:rsidP="003A4B22">
            <w:pPr>
              <w:pStyle w:val="SyntaxOneOf"/>
            </w:pPr>
          </w:p>
        </w:tc>
        <w:tc>
          <w:tcPr>
            <w:tcW w:w="288" w:type="dxa"/>
          </w:tcPr>
          <w:p w14:paraId="70312968" w14:textId="77777777" w:rsidR="004C02EF" w:rsidRPr="00E77497" w:rsidRDefault="004C02EF" w:rsidP="003A4B22">
            <w:pPr>
              <w:pStyle w:val="SyntaxOneOf"/>
            </w:pPr>
          </w:p>
        </w:tc>
        <w:tc>
          <w:tcPr>
            <w:tcW w:w="288" w:type="dxa"/>
          </w:tcPr>
          <w:p w14:paraId="290E7810" w14:textId="77777777" w:rsidR="004C02EF" w:rsidRPr="00E77497" w:rsidRDefault="004C02EF" w:rsidP="003A4B22">
            <w:pPr>
              <w:pStyle w:val="SyntaxOneOf"/>
            </w:pPr>
          </w:p>
        </w:tc>
        <w:tc>
          <w:tcPr>
            <w:tcW w:w="288" w:type="dxa"/>
          </w:tcPr>
          <w:p w14:paraId="2B20CC44" w14:textId="77777777" w:rsidR="004C02EF" w:rsidRPr="00E77497" w:rsidRDefault="004C02EF" w:rsidP="003A4B22">
            <w:pPr>
              <w:pStyle w:val="SyntaxOneOf"/>
            </w:pPr>
          </w:p>
        </w:tc>
        <w:tc>
          <w:tcPr>
            <w:tcW w:w="288" w:type="dxa"/>
          </w:tcPr>
          <w:p w14:paraId="24490700" w14:textId="77777777" w:rsidR="004C02EF" w:rsidRPr="00E77497" w:rsidRDefault="004C02EF" w:rsidP="003A4B22">
            <w:pPr>
              <w:pStyle w:val="SyntaxOneOf"/>
            </w:pPr>
          </w:p>
        </w:tc>
        <w:tc>
          <w:tcPr>
            <w:tcW w:w="288" w:type="dxa"/>
          </w:tcPr>
          <w:p w14:paraId="209E4A9E" w14:textId="77777777" w:rsidR="004C02EF" w:rsidRPr="00E77497" w:rsidRDefault="004C02EF" w:rsidP="003A4B22">
            <w:pPr>
              <w:pStyle w:val="SyntaxOneOf"/>
            </w:pPr>
          </w:p>
        </w:tc>
        <w:tc>
          <w:tcPr>
            <w:tcW w:w="288" w:type="dxa"/>
          </w:tcPr>
          <w:p w14:paraId="73A14B0A" w14:textId="77777777" w:rsidR="004C02EF" w:rsidRPr="00E77497" w:rsidRDefault="004C02EF" w:rsidP="003A4B22">
            <w:pPr>
              <w:pStyle w:val="SyntaxOneOf"/>
            </w:pPr>
          </w:p>
        </w:tc>
      </w:tr>
    </w:tbl>
    <w:p w14:paraId="66EC84E7"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1AB38FF3" w14:textId="77777777" w:rsidR="004C02EF" w:rsidRPr="00E77497" w:rsidRDefault="004C02EF" w:rsidP="004C02EF">
      <w:pPr>
        <w:pStyle w:val="40"/>
        <w:numPr>
          <w:ilvl w:val="0"/>
          <w:numId w:val="0"/>
        </w:numPr>
      </w:pPr>
      <w:r w:rsidRPr="00E77497">
        <w:t>15.10.2.13</w:t>
      </w:r>
      <w:r w:rsidRPr="00E77497">
        <w:tab/>
        <w:t>CharacterClass</w:t>
      </w:r>
    </w:p>
    <w:p w14:paraId="75A624AE" w14:textId="77777777"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01DA2B63" w14:textId="77777777"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29BF3854" w14:textId="77777777" w:rsidR="004C02EF" w:rsidRPr="00E77497" w:rsidRDefault="004C02EF" w:rsidP="004C02EF">
      <w:pPr>
        <w:pStyle w:val="40"/>
        <w:numPr>
          <w:ilvl w:val="0"/>
          <w:numId w:val="0"/>
        </w:numPr>
      </w:pPr>
      <w:r w:rsidRPr="00E77497">
        <w:t>15.10.2.14</w:t>
      </w:r>
      <w:r w:rsidRPr="00E77497">
        <w:tab/>
        <w:t>ClassRanges</w:t>
      </w:r>
    </w:p>
    <w:p w14:paraId="27E0AD4F"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7165826B"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5E493117" w14:textId="77777777" w:rsidR="004C02EF" w:rsidRPr="00E77497" w:rsidRDefault="004C02EF" w:rsidP="004C02EF">
      <w:pPr>
        <w:pStyle w:val="40"/>
        <w:numPr>
          <w:ilvl w:val="0"/>
          <w:numId w:val="0"/>
        </w:numPr>
      </w:pPr>
      <w:bookmarkStart w:id="14139" w:name="_Ref463788134"/>
      <w:r w:rsidRPr="00E77497">
        <w:t>15.10.2.15</w:t>
      </w:r>
      <w:r w:rsidRPr="00E77497">
        <w:tab/>
        <w:t>NonemptyClassRanges</w:t>
      </w:r>
      <w:bookmarkEnd w:id="14139"/>
    </w:p>
    <w:p w14:paraId="38ED20B0"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7C0BD7E6"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6D669C32" w14:textId="77777777"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14:paraId="14831DEE" w14:textId="77777777"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051FFF5E" w14:textId="77777777"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37946CB3"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541AE7AB" w14:textId="77777777"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14:paraId="27366064" w14:textId="77777777"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14:paraId="6C1CAAED" w14:textId="77777777"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14:paraId="22D634B2" w14:textId="77777777" w:rsidR="004C02EF" w:rsidRPr="00E77497" w:rsidRDefault="004C02EF" w:rsidP="001F482D">
      <w:pPr>
        <w:pStyle w:val="Alg4"/>
        <w:numPr>
          <w:ilvl w:val="0"/>
          <w:numId w:val="318"/>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0EB0480A" w14:textId="77777777"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1BC86407" w14:textId="77777777" w:rsidR="004C02EF" w:rsidRPr="00E77497" w:rsidRDefault="004C02EF" w:rsidP="004C02EF">
      <w:r w:rsidRPr="00E77497">
        <w:t xml:space="preserve">The abstract operation </w:t>
      </w:r>
      <w:r w:rsidRPr="00E77497">
        <w:rPr>
          <w:rFonts w:ascii="Times New Roman" w:hAnsi="Times New Roman"/>
          <w:i/>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71B22374" w14:textId="77777777"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5A06FAD9" w14:textId="77777777"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14:paraId="58D22B46" w14:textId="77777777"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14:paraId="11D31179" w14:textId="77777777" w:rsidR="004C02EF" w:rsidRPr="00E77497" w:rsidRDefault="004C02EF" w:rsidP="001F48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14:paraId="6951F7CA" w14:textId="77777777"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14:paraId="089C005D" w14:textId="77777777"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63C6AC8D" w14:textId="77777777"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57D682F9" w14:textId="77777777" w:rsidR="004C02EF" w:rsidRPr="00E77497" w:rsidRDefault="004C02EF" w:rsidP="004C02EF">
      <w:pPr>
        <w:pStyle w:val="40"/>
        <w:numPr>
          <w:ilvl w:val="0"/>
          <w:numId w:val="0"/>
        </w:numPr>
      </w:pPr>
      <w:r w:rsidRPr="00E77497">
        <w:t>15.10.2.16</w:t>
      </w:r>
      <w:r w:rsidRPr="00E77497">
        <w:tab/>
        <w:t>NonemptyClassRangesNoDash</w:t>
      </w:r>
    </w:p>
    <w:p w14:paraId="5B6B7DEC" w14:textId="77777777"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45CA9D0D"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08F7DF28" w14:textId="77777777"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14:paraId="2838B66F" w14:textId="77777777"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22BB7CF1" w14:textId="77777777"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0DB5015F"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7402487D" w14:textId="77777777"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14:paraId="16A3DF58" w14:textId="77777777"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14:paraId="27BBF73B" w14:textId="77777777"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14:paraId="7108581D" w14:textId="77777777" w:rsidR="004C02EF" w:rsidRPr="00E77497" w:rsidRDefault="004C02EF" w:rsidP="001F482D">
      <w:pPr>
        <w:pStyle w:val="Alg4"/>
        <w:numPr>
          <w:ilvl w:val="0"/>
          <w:numId w:val="320"/>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68294DE3" w14:textId="77777777"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139DF953" w14:textId="77777777"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2E72A24C" w14:textId="77777777"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7EC8F979" w14:textId="77777777"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7F179C2D" w14:textId="77777777" w:rsidR="004C02EF" w:rsidRPr="00E77497" w:rsidRDefault="004C02EF" w:rsidP="004C02EF">
      <w:pPr>
        <w:pStyle w:val="40"/>
        <w:numPr>
          <w:ilvl w:val="0"/>
          <w:numId w:val="0"/>
        </w:numPr>
      </w:pPr>
      <w:r w:rsidRPr="00E77497">
        <w:t>15.10.2.17</w:t>
      </w:r>
      <w:r w:rsidRPr="00E77497">
        <w:tab/>
        <w:t>ClassAtom</w:t>
      </w:r>
    </w:p>
    <w:p w14:paraId="47CF690D"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7AFDF78D"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7C0EE8A3" w14:textId="77777777" w:rsidR="004C02EF" w:rsidRPr="00E77497" w:rsidRDefault="004C02EF" w:rsidP="004C02EF">
      <w:pPr>
        <w:pStyle w:val="40"/>
        <w:numPr>
          <w:ilvl w:val="0"/>
          <w:numId w:val="0"/>
        </w:numPr>
      </w:pPr>
      <w:r w:rsidRPr="00E77497">
        <w:t>15.10.2.18</w:t>
      </w:r>
      <w:r w:rsidRPr="00E77497">
        <w:tab/>
        <w:t>ClassAtomNoDash</w:t>
      </w:r>
    </w:p>
    <w:p w14:paraId="62FF9E56"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036A4374"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1EAA766F" w14:textId="77777777" w:rsidR="004C02EF" w:rsidRPr="00E77497" w:rsidRDefault="004C02EF" w:rsidP="004C02EF">
      <w:pPr>
        <w:pStyle w:val="40"/>
        <w:numPr>
          <w:ilvl w:val="0"/>
          <w:numId w:val="0"/>
        </w:numPr>
      </w:pPr>
      <w:bookmarkStart w:id="14140" w:name="_Ref463788188"/>
      <w:r w:rsidRPr="00E77497">
        <w:t>15.10.2.19</w:t>
      </w:r>
      <w:r w:rsidRPr="00E77497">
        <w:tab/>
        <w:t>ClassEscape</w:t>
      </w:r>
      <w:bookmarkEnd w:id="14140"/>
    </w:p>
    <w:p w14:paraId="0C8E4A22"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49BEAA9B" w14:textId="77777777"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14:paraId="32A3D540" w14:textId="77777777"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5238C307" w14:textId="77777777" w:rsidR="004C02EF" w:rsidRPr="00E77497" w:rsidRDefault="004C02EF" w:rsidP="001F48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14:paraId="669EC805" w14:textId="77777777"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14:paraId="746C57E8"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7B75554A"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14:paraId="5F55FB61"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0099B00E" w14:textId="77777777" w:rsidR="004C02EF" w:rsidRPr="00E77497" w:rsidRDefault="004C02EF" w:rsidP="004C02EF">
      <w:pPr>
        <w:pStyle w:val="Note"/>
      </w:pPr>
      <w:bookmarkStart w:id="14141" w:name="_Toc417706282"/>
      <w:bookmarkStart w:id="14142" w:name="_Toc432237647"/>
      <w:bookmarkStart w:id="14143"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2303A736" w14:textId="77777777" w:rsidR="004C02EF" w:rsidRPr="00E77497" w:rsidRDefault="004C02EF" w:rsidP="00F710D2">
      <w:pPr>
        <w:pStyle w:val="30"/>
        <w:numPr>
          <w:ilvl w:val="0"/>
          <w:numId w:val="0"/>
        </w:numPr>
      </w:pPr>
      <w:bookmarkStart w:id="14144" w:name="_Ref456002819"/>
      <w:bookmarkStart w:id="14145" w:name="_Toc472818957"/>
      <w:bookmarkStart w:id="14146" w:name="_Toc235503535"/>
      <w:bookmarkStart w:id="14147" w:name="_Toc241509310"/>
      <w:bookmarkStart w:id="14148" w:name="_Toc244416797"/>
      <w:bookmarkStart w:id="14149" w:name="_Toc276631161"/>
      <w:bookmarkStart w:id="14150" w:name="_Toc314500717"/>
      <w:r w:rsidRPr="00E77497">
        <w:t>15.10.3</w:t>
      </w:r>
      <w:r w:rsidRPr="00E77497">
        <w:tab/>
        <w:t>The RegExp Constructor Called as a Function</w:t>
      </w:r>
      <w:bookmarkEnd w:id="14141"/>
      <w:bookmarkEnd w:id="14142"/>
      <w:bookmarkEnd w:id="14143"/>
      <w:bookmarkEnd w:id="14144"/>
      <w:bookmarkEnd w:id="14145"/>
      <w:bookmarkEnd w:id="14146"/>
      <w:bookmarkEnd w:id="14147"/>
      <w:bookmarkEnd w:id="14148"/>
      <w:bookmarkEnd w:id="14149"/>
      <w:bookmarkEnd w:id="14150"/>
    </w:p>
    <w:p w14:paraId="5E3276D8" w14:textId="77777777" w:rsidR="004C02EF" w:rsidRPr="00E77497" w:rsidRDefault="004C02EF" w:rsidP="004C02EF">
      <w:pPr>
        <w:pStyle w:val="40"/>
        <w:numPr>
          <w:ilvl w:val="0"/>
          <w:numId w:val="0"/>
        </w:numPr>
      </w:pPr>
      <w:r w:rsidRPr="00E77497">
        <w:t>15.10.3.1</w:t>
      </w:r>
      <w:r w:rsidRPr="00E77497">
        <w:tab/>
        <w:t>RegExp(pattern, flags)</w:t>
      </w:r>
    </w:p>
    <w:p w14:paraId="51061299"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del w:id="14151" w:author="Allen Wirfs-Brock" w:date="2011-07-02T14:30:00Z">
        <w:r w:rsidRPr="00E77497" w:rsidDel="0054023D">
          <w:delText xml:space="preserve">whose </w:delText>
        </w:r>
      </w:del>
      <w:ins w:id="14152" w:author="Allen Wirfs-Brock" w:date="2011-07-02T14:30:00Z">
        <w:r w:rsidR="0054023D" w:rsidRPr="00E77497">
          <w:t>that has a</w:t>
        </w:r>
      </w:ins>
      <w:ins w:id="14153" w:author="Allen Wirfs-Brock" w:date="2011-07-02T14:32:00Z">
        <w:del w:id="14154" w:author="Rev 3 Allen Wirfs-Brock" w:date="2011-09-08T14:53:00Z">
          <w:r w:rsidR="0054023D" w:rsidRPr="00E77497" w:rsidDel="00BA3B3B">
            <w:delText>n</w:delText>
          </w:r>
        </w:del>
      </w:ins>
      <w:ins w:id="14155" w:author="Allen Wirfs-Brock" w:date="2011-07-02T14:30:00Z">
        <w:r w:rsidR="0054023D" w:rsidRPr="00E77497">
          <w:t xml:space="preserve"> </w:t>
        </w:r>
      </w:ins>
      <w:r w:rsidRPr="00E77497">
        <w:t>[[</w:t>
      </w:r>
      <w:del w:id="14156" w:author="Allen Wirfs-Brock" w:date="2011-07-02T14:31:00Z">
        <w:r w:rsidRPr="00E77497" w:rsidDel="0054023D">
          <w:delText>Class</w:delText>
        </w:r>
      </w:del>
      <w:ins w:id="14157" w:author="Allen Wirfs-Brock" w:date="2011-07-02T14:31:00Z">
        <w:del w:id="14158" w:author="Rev 3 Allen Wirfs-Brock" w:date="2011-09-08T14:53:00Z">
          <w:r w:rsidR="0054023D" w:rsidRPr="00E77497" w:rsidDel="00BA3B3B">
            <w:delText>IsRegExp</w:delText>
          </w:r>
        </w:del>
      </w:ins>
      <w:ins w:id="14159" w:author="Rev 3 Allen Wirfs-Brock" w:date="2011-09-08T14:53:00Z">
        <w:r w:rsidR="00BA3B3B" w:rsidRPr="00E77497">
          <w:t>NativeBrand</w:t>
        </w:r>
      </w:ins>
      <w:r w:rsidRPr="00E77497">
        <w:t>]] internal property</w:t>
      </w:r>
      <w:ins w:id="14160" w:author="Rev 3 Allen Wirfs-Brock" w:date="2011-09-08T14:53:00Z">
        <w:r w:rsidR="00BA3B3B" w:rsidRPr="00E77497">
          <w:t xml:space="preserve"> whose value is NativeRegExp</w:t>
        </w:r>
      </w:ins>
      <w:ins w:id="14161" w:author="Allen Wirfs-Brock" w:date="2011-07-02T14:31:00Z">
        <w:r w:rsidR="0054023D" w:rsidRPr="00E77497">
          <w:t xml:space="preserve"> </w:t>
        </w:r>
      </w:ins>
      <w:del w:id="14162" w:author="Allen Wirfs-Brock" w:date="2011-07-02T14:31:00Z">
        <w:r w:rsidRPr="00E77497" w:rsidDel="0054023D">
          <w:delText xml:space="preserve"> is </w:delText>
        </w:r>
        <w:r w:rsidRPr="00E77497" w:rsidDel="0054023D">
          <w:rPr>
            <w:rFonts w:ascii="Courier New" w:hAnsi="Courier New"/>
            <w:b/>
          </w:rPr>
          <w:delText>"RegExp"</w:delText>
        </w:r>
        <w:r w:rsidRPr="00E77497" w:rsidDel="0054023D">
          <w:delText xml:space="preserve"> </w:delText>
        </w:r>
      </w:del>
      <w:r w:rsidRPr="00E77497">
        <w:t xml:space="preserve">and </w:t>
      </w:r>
      <w:r w:rsidRPr="00E77497">
        <w:rPr>
          <w:rFonts w:ascii="Times New Roman" w:hAnsi="Times New Roman"/>
          <w:i/>
        </w:rPr>
        <w:t>flags</w:t>
      </w:r>
      <w:r w:rsidRPr="00E77497">
        <w:t xml:space="preserve"> is </w:t>
      </w:r>
      <w:r w:rsidRPr="00E77497">
        <w:rPr>
          <w:b/>
        </w:rPr>
        <w:t>undefined</w:t>
      </w:r>
      <w:r w:rsidRPr="00E77497">
        <w:t xml:space="preserve">, then return </w:t>
      </w:r>
      <w:r w:rsidRPr="00E77497">
        <w:rPr>
          <w:rFonts w:ascii="Times New Roman" w:hAnsi="Times New Roman"/>
          <w:i/>
        </w:rPr>
        <w:t>R</w:t>
      </w:r>
      <w:r w:rsidRPr="00E77497">
        <w:t xml:space="preserve"> unchanged. Otherwise call the standard built-in </w:t>
      </w:r>
      <w:r w:rsidRPr="00E77497">
        <w:rPr>
          <w:rFonts w:ascii="Courier New" w:hAnsi="Courier New" w:cs="Courier New"/>
          <w:b/>
        </w:rPr>
        <w:t>RegExp</w:t>
      </w:r>
      <w:r w:rsidRPr="00E77497">
        <w:t xml:space="preserve"> constructor (15.10.4.1) as if by the expression </w:t>
      </w:r>
      <w:r w:rsidRPr="00E77497">
        <w:rPr>
          <w:rFonts w:ascii="Courier New" w:hAnsi="Courier New" w:cs="Courier New"/>
          <w:b/>
        </w:rPr>
        <w:t>new RegExp(</w:t>
      </w:r>
      <w:r w:rsidRPr="00E77497">
        <w:rPr>
          <w:rFonts w:ascii="Times New Roman" w:hAnsi="Times New Roman"/>
          <w:i/>
        </w:rPr>
        <w:t>pattern</w:t>
      </w:r>
      <w:r w:rsidRPr="00E77497">
        <w:rPr>
          <w:rFonts w:ascii="Courier New" w:hAnsi="Courier New" w:cs="Courier New"/>
          <w:b/>
        </w:rPr>
        <w:t xml:space="preserve">, </w:t>
      </w:r>
      <w:r w:rsidRPr="00E77497">
        <w:rPr>
          <w:rFonts w:ascii="Times New Roman" w:hAnsi="Times New Roman"/>
          <w:i/>
        </w:rPr>
        <w:t>flags</w:t>
      </w:r>
      <w:r w:rsidRPr="00E77497">
        <w:rPr>
          <w:rFonts w:ascii="Courier New" w:hAnsi="Courier New" w:cs="Courier New"/>
          <w:b/>
        </w:rPr>
        <w:t>)</w:t>
      </w:r>
      <w:r w:rsidRPr="00E77497">
        <w:t xml:space="preserve"> and return the object constructed by that constructor.</w:t>
      </w:r>
    </w:p>
    <w:p w14:paraId="71045CBC" w14:textId="77777777" w:rsidR="004C02EF" w:rsidRPr="00E77497" w:rsidRDefault="004C02EF" w:rsidP="00F710D2">
      <w:pPr>
        <w:pStyle w:val="30"/>
        <w:numPr>
          <w:ilvl w:val="0"/>
          <w:numId w:val="0"/>
        </w:numPr>
      </w:pPr>
      <w:bookmarkStart w:id="14163" w:name="_Toc417706283"/>
      <w:bookmarkStart w:id="14164" w:name="_Toc432237648"/>
      <w:bookmarkStart w:id="14165" w:name="_Toc432984857"/>
      <w:bookmarkStart w:id="14166" w:name="_Ref456002880"/>
      <w:bookmarkStart w:id="14167" w:name="_Ref457201072"/>
      <w:bookmarkStart w:id="14168" w:name="_Toc472818958"/>
      <w:bookmarkStart w:id="14169" w:name="_Toc235503536"/>
      <w:bookmarkStart w:id="14170" w:name="_Toc241509311"/>
      <w:bookmarkStart w:id="14171" w:name="_Toc244416798"/>
      <w:bookmarkStart w:id="14172" w:name="_Toc276631162"/>
      <w:bookmarkStart w:id="14173" w:name="_Toc314500718"/>
      <w:r w:rsidRPr="00E77497">
        <w:t>15.10.4</w:t>
      </w:r>
      <w:r w:rsidRPr="00E77497">
        <w:tab/>
        <w:t>The RegExp Constructor</w:t>
      </w:r>
      <w:bookmarkEnd w:id="14163"/>
      <w:bookmarkEnd w:id="14164"/>
      <w:bookmarkEnd w:id="14165"/>
      <w:bookmarkEnd w:id="14166"/>
      <w:bookmarkEnd w:id="14167"/>
      <w:bookmarkEnd w:id="14168"/>
      <w:bookmarkEnd w:id="14169"/>
      <w:bookmarkEnd w:id="14170"/>
      <w:bookmarkEnd w:id="14171"/>
      <w:bookmarkEnd w:id="14172"/>
      <w:bookmarkEnd w:id="14173"/>
    </w:p>
    <w:p w14:paraId="4F667A61" w14:textId="77777777" w:rsidR="004C02EF" w:rsidRPr="00E77497" w:rsidRDefault="004C02EF" w:rsidP="004C02EF">
      <w:r w:rsidRPr="00E77497">
        <w:t xml:space="preserve">When </w:t>
      </w:r>
      <w:r w:rsidRPr="00E77497">
        <w:rPr>
          <w:rFonts w:ascii="Courier New" w:hAnsi="Courier New"/>
          <w:b/>
        </w:rPr>
        <w:t>RegExp</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2971AC3D" w14:textId="77777777" w:rsidR="004C02EF" w:rsidRPr="00E77497" w:rsidRDefault="004C02EF" w:rsidP="004C02EF">
      <w:pPr>
        <w:pStyle w:val="40"/>
        <w:numPr>
          <w:ilvl w:val="0"/>
          <w:numId w:val="0"/>
        </w:numPr>
      </w:pPr>
      <w:bookmarkStart w:id="14174" w:name="_Ref404573597"/>
      <w:r w:rsidRPr="00E77497">
        <w:t>15.10.4.1</w:t>
      </w:r>
      <w:r w:rsidRPr="00E77497">
        <w:tab/>
        <w:t>new RegExp(pattern, flags)</w:t>
      </w:r>
      <w:bookmarkEnd w:id="14174"/>
    </w:p>
    <w:p w14:paraId="08E96134"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14175" w:author="Allen Wirfs-Brock" w:date="2011-07-02T14:32:00Z">
        <w:r w:rsidR="0054023D" w:rsidRPr="00E77497">
          <w:t>that has a</w:t>
        </w:r>
        <w:del w:id="14176" w:author="Rev 3 Allen Wirfs-Brock" w:date="2011-09-08T14:55:00Z">
          <w:r w:rsidR="0054023D" w:rsidRPr="00E77497" w:rsidDel="00BA3B3B">
            <w:delText>n</w:delText>
          </w:r>
        </w:del>
        <w:r w:rsidR="0054023D" w:rsidRPr="00E77497">
          <w:t xml:space="preserve"> [[</w:t>
        </w:r>
        <w:del w:id="14177" w:author="Rev 3 Allen Wirfs-Brock" w:date="2011-09-08T14:54:00Z">
          <w:r w:rsidR="0054023D" w:rsidRPr="00E77497" w:rsidDel="00BA3B3B">
            <w:delText>IsRegExp</w:delText>
          </w:r>
        </w:del>
      </w:ins>
      <w:ins w:id="14178" w:author="Rev 3 Allen Wirfs-Brock" w:date="2011-09-08T14:54:00Z">
        <w:r w:rsidR="00BA3B3B" w:rsidRPr="00E77497">
          <w:t>NativeBrand</w:t>
        </w:r>
      </w:ins>
      <w:ins w:id="14179" w:author="Allen Wirfs-Brock" w:date="2011-07-02T14:32:00Z">
        <w:r w:rsidR="0054023D" w:rsidRPr="00E77497">
          <w:t>]] internal property</w:t>
        </w:r>
      </w:ins>
      <w:ins w:id="14180" w:author="Rev 3 Allen Wirfs-Brock" w:date="2011-09-08T14:54:00Z">
        <w:r w:rsidR="00BA3B3B" w:rsidRPr="00E77497">
          <w:t xml:space="preserve"> whose value is NativeRegExp</w:t>
        </w:r>
        <w:r w:rsidR="00BA3B3B" w:rsidRPr="00E77497" w:rsidDel="0054023D">
          <w:t xml:space="preserve"> </w:t>
        </w:r>
      </w:ins>
      <w:del w:id="14181" w:author="Allen Wirfs-Brock" w:date="2011-07-02T14:32: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w:t>
      </w:r>
      <w:r w:rsidRPr="00E77497">
        <w:rPr>
          <w:b/>
        </w:rPr>
        <w:t>undefined</w:t>
      </w:r>
      <w:r w:rsidRPr="00E77497">
        <w:t xml:space="preserve">, then let </w:t>
      </w:r>
      <w:r w:rsidRPr="00E77497">
        <w:rPr>
          <w:rFonts w:ascii="Times New Roman" w:hAnsi="Times New Roman"/>
          <w:i/>
        </w:rPr>
        <w:t>P</w:t>
      </w:r>
      <w:r w:rsidRPr="00E77497">
        <w:t xml:space="preserve"> be the </w:t>
      </w:r>
      <w:r w:rsidRPr="00E77497">
        <w:rPr>
          <w:rFonts w:ascii="Times New Roman" w:hAnsi="Times New Roman"/>
          <w:i/>
        </w:rPr>
        <w:t>pattern</w:t>
      </w:r>
      <w:r w:rsidRPr="00E77497">
        <w:t xml:space="preserve"> used to construct </w:t>
      </w:r>
      <w:r w:rsidRPr="00E77497">
        <w:rPr>
          <w:rFonts w:ascii="Times New Roman" w:hAnsi="Times New Roman"/>
          <w:i/>
        </w:rPr>
        <w:t>R</w:t>
      </w:r>
      <w:r w:rsidRPr="00E77497">
        <w:t xml:space="preserve"> and let </w:t>
      </w:r>
      <w:r w:rsidRPr="00E77497">
        <w:rPr>
          <w:rFonts w:ascii="Times New Roman" w:hAnsi="Times New Roman"/>
          <w:i/>
        </w:rPr>
        <w:t>F</w:t>
      </w:r>
      <w:r w:rsidRPr="00E77497">
        <w:t xml:space="preserve"> be the flags used to construct </w:t>
      </w:r>
      <w:r w:rsidRPr="00E77497">
        <w:rPr>
          <w:rFonts w:ascii="Times New Roman" w:hAnsi="Times New Roman"/>
          <w:i/>
        </w:rPr>
        <w:t>R</w:t>
      </w:r>
      <w:r w:rsidRPr="00E77497">
        <w:t xml:space="preserve">. 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14182" w:author="Allen Wirfs-Brock" w:date="2011-07-02T14:33:00Z">
        <w:r w:rsidR="0054023D" w:rsidRPr="00E77497">
          <w:t>that has a</w:t>
        </w:r>
        <w:del w:id="14183" w:author="Rev 3 Allen Wirfs-Brock" w:date="2011-09-08T14:55:00Z">
          <w:r w:rsidR="0054023D" w:rsidRPr="00E77497" w:rsidDel="00BA3B3B">
            <w:delText>n</w:delText>
          </w:r>
        </w:del>
        <w:r w:rsidR="0054023D" w:rsidRPr="00E77497">
          <w:t xml:space="preserve"> [[</w:t>
        </w:r>
        <w:del w:id="14184" w:author="Rev 3 Allen Wirfs-Brock" w:date="2011-09-08T14:54:00Z">
          <w:r w:rsidR="0054023D" w:rsidRPr="00E77497" w:rsidDel="00BA3B3B">
            <w:delText>IsRegExp</w:delText>
          </w:r>
        </w:del>
      </w:ins>
      <w:ins w:id="14185" w:author="Rev 3 Allen Wirfs-Brock" w:date="2011-09-08T14:54:00Z">
        <w:r w:rsidR="00BA3B3B" w:rsidRPr="00E77497">
          <w:t>NativeBrand</w:t>
        </w:r>
      </w:ins>
      <w:ins w:id="14186" w:author="Allen Wirfs-Brock" w:date="2011-07-02T14:33:00Z">
        <w:r w:rsidR="0054023D" w:rsidRPr="00E77497">
          <w:t>]] internal property</w:t>
        </w:r>
      </w:ins>
      <w:ins w:id="14187" w:author="Rev 3 Allen Wirfs-Brock" w:date="2011-09-08T14:54:00Z">
        <w:r w:rsidR="00BA3B3B" w:rsidRPr="00E77497">
          <w:t xml:space="preserve"> whose value is NativeRegExp</w:t>
        </w:r>
        <w:r w:rsidR="00BA3B3B" w:rsidRPr="00E77497" w:rsidDel="0054023D">
          <w:t xml:space="preserve"> </w:t>
        </w:r>
      </w:ins>
      <w:del w:id="14188" w:author="Allen Wirfs-Brock" w:date="2011-07-02T14:33: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not </w:t>
      </w:r>
      <w:r w:rsidRPr="00E77497">
        <w:rPr>
          <w:b/>
        </w:rPr>
        <w:t>undefined</w:t>
      </w:r>
      <w:r w:rsidRPr="00E77497">
        <w:t xml:space="preserve">, then throw a </w:t>
      </w:r>
      <w:r w:rsidRPr="00E77497">
        <w:rPr>
          <w:b/>
        </w:rPr>
        <w:t>TypeError</w:t>
      </w:r>
      <w:r w:rsidRPr="00E77497">
        <w:t xml:space="preserve"> exception. Otherwise, let </w:t>
      </w:r>
      <w:r w:rsidRPr="00E77497">
        <w:rPr>
          <w:rFonts w:ascii="Times New Roman" w:hAnsi="Times New Roman"/>
          <w:i/>
        </w:rPr>
        <w:t>P</w:t>
      </w:r>
      <w:r w:rsidRPr="00E77497">
        <w:t xml:space="preserve"> be the empty String if </w:t>
      </w:r>
      <w:r w:rsidRPr="00E77497">
        <w:rPr>
          <w:rFonts w:ascii="Times New Roman" w:hAnsi="Times New Roman"/>
          <w:i/>
        </w:rPr>
        <w:t>pattern</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pattern</w:t>
      </w:r>
      <w:r w:rsidRPr="00E77497">
        <w:rPr>
          <w:rFonts w:ascii="Times New Roman" w:hAnsi="Times New Roman"/>
        </w:rPr>
        <w:t>)</w:t>
      </w:r>
      <w:r w:rsidRPr="00E77497">
        <w:t xml:space="preserve"> otherwise, and let </w:t>
      </w:r>
      <w:r w:rsidRPr="00E77497">
        <w:rPr>
          <w:rFonts w:ascii="Times New Roman" w:hAnsi="Times New Roman"/>
          <w:i/>
        </w:rPr>
        <w:t>F</w:t>
      </w:r>
      <w:r w:rsidRPr="00E77497">
        <w:t xml:space="preserve"> be the empty String if </w:t>
      </w:r>
      <w:r w:rsidRPr="00E77497">
        <w:rPr>
          <w:rFonts w:ascii="Times New Roman" w:hAnsi="Times New Roman"/>
          <w:i/>
        </w:rPr>
        <w:t>flags</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flags</w:t>
      </w:r>
      <w:r w:rsidRPr="00E77497">
        <w:rPr>
          <w:rFonts w:ascii="Times New Roman" w:hAnsi="Times New Roman"/>
        </w:rPr>
        <w:t>)</w:t>
      </w:r>
      <w:r w:rsidRPr="00E77497">
        <w:t xml:space="preserve"> otherwise.</w:t>
      </w:r>
    </w:p>
    <w:p w14:paraId="7C42AE7A" w14:textId="77777777" w:rsidR="004C02EF" w:rsidRPr="00C7794D" w:rsidRDefault="004C02EF" w:rsidP="004C02EF">
      <w:r w:rsidRPr="00C7794D">
        <w:t xml:space="preserve">If the characters of </w:t>
      </w:r>
      <w:r w:rsidRPr="00C7794D">
        <w:rPr>
          <w:rFonts w:ascii="Times New Roman" w:hAnsi="Times New Roman"/>
          <w:i/>
          <w:iCs/>
        </w:rPr>
        <w:t>P</w:t>
      </w:r>
      <w:r w:rsidRPr="00C7794D">
        <w:t xml:space="preserve"> do not have the syntactic form </w:t>
      </w:r>
      <w:r w:rsidRPr="00C7794D">
        <w:rPr>
          <w:rFonts w:ascii="Times New Roman" w:hAnsi="Times New Roman"/>
          <w:i/>
          <w:iCs/>
        </w:rPr>
        <w:t>Pattern</w:t>
      </w:r>
      <w:r w:rsidRPr="00C7794D">
        <w:t xml:space="preserve">, then throw a </w:t>
      </w:r>
      <w:r w:rsidRPr="00C7794D">
        <w:rPr>
          <w:b/>
        </w:rPr>
        <w:t>SyntaxError</w:t>
      </w:r>
      <w:r w:rsidRPr="00C7794D">
        <w:t xml:space="preserve"> exception. Otherwise let the newly constructed object have a [[Match]] </w:t>
      </w:r>
      <w:r w:rsidRPr="004D1BD1">
        <w:t xml:space="preserve">internal </w:t>
      </w:r>
      <w:r w:rsidRPr="00C7794D">
        <w:t xml:space="preserve">property obtained by evaluating ("compiling") the characters of </w:t>
      </w:r>
      <w:r w:rsidRPr="00C7794D">
        <w:rPr>
          <w:rFonts w:ascii="Times New Roman" w:hAnsi="Times New Roman"/>
          <w:i/>
          <w:iCs/>
        </w:rPr>
        <w:t>P</w:t>
      </w:r>
      <w:r w:rsidRPr="00C7794D">
        <w:rPr>
          <w:iCs/>
        </w:rPr>
        <w:t xml:space="preserve"> as a</w:t>
      </w:r>
      <w:r w:rsidRPr="00C7794D">
        <w:t xml:space="preserve"> </w:t>
      </w:r>
      <w:r w:rsidRPr="00C7794D">
        <w:rPr>
          <w:rFonts w:ascii="Times New Roman" w:hAnsi="Times New Roman"/>
          <w:i/>
          <w:iCs/>
        </w:rPr>
        <w:t>Pattern</w:t>
      </w:r>
      <w:r w:rsidRPr="00C7794D">
        <w:t xml:space="preserve"> as described in 15.10.2. </w:t>
      </w:r>
    </w:p>
    <w:p w14:paraId="252C6D11" w14:textId="77777777" w:rsidR="004C02EF" w:rsidRPr="00C7794D" w:rsidRDefault="004C02EF" w:rsidP="004C02EF">
      <w:r w:rsidRPr="00C7794D">
        <w:t xml:space="preserve">If </w:t>
      </w:r>
      <w:r w:rsidRPr="00C7794D">
        <w:rPr>
          <w:rFonts w:ascii="Times New Roman" w:hAnsi="Times New Roman"/>
          <w:i/>
          <w:iCs/>
        </w:rPr>
        <w:t>F</w:t>
      </w:r>
      <w:r w:rsidRPr="00C7794D">
        <w:t xml:space="preserve"> 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or </w:t>
      </w:r>
      <w:r w:rsidRPr="00C7794D">
        <w:rPr>
          <w:rFonts w:ascii="Courier New" w:hAnsi="Courier New" w:cs="Courier New"/>
          <w:b/>
        </w:rPr>
        <w:t>"m"</w:t>
      </w:r>
      <w:r w:rsidRPr="00C7794D">
        <w:t xml:space="preserve">, or if it contains the same character more than once, then throw a </w:t>
      </w:r>
      <w:r w:rsidRPr="00C7794D">
        <w:rPr>
          <w:b/>
        </w:rPr>
        <w:t>SyntaxError</w:t>
      </w:r>
      <w:r w:rsidRPr="00C7794D">
        <w:t xml:space="preserve"> exception. </w:t>
      </w:r>
    </w:p>
    <w:p w14:paraId="3460EAA3" w14:textId="77777777" w:rsidR="004C02EF" w:rsidRPr="00C7794D" w:rsidRDefault="004C02EF" w:rsidP="004C02EF">
      <w:r w:rsidRPr="00C7794D">
        <w:t xml:space="preserve">If a </w:t>
      </w:r>
      <w:r w:rsidRPr="00C7794D">
        <w:rPr>
          <w:b/>
        </w:rPr>
        <w:t>SyntaxError</w:t>
      </w:r>
      <w:r w:rsidRPr="00C7794D">
        <w:t xml:space="preserve"> exception is not thrown, then: </w:t>
      </w:r>
    </w:p>
    <w:p w14:paraId="0516314E" w14:textId="77777777" w:rsidR="004C02EF" w:rsidRPr="00C7794D" w:rsidRDefault="004C02EF" w:rsidP="004C02EF">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[[Match]] </w:t>
      </w:r>
      <w:r w:rsidRPr="004D1BD1">
        <w:t xml:space="preserve">internal </w:t>
      </w:r>
      <w:r w:rsidRPr="00C7794D">
        <w:t xml:space="preserve">property. </w:t>
      </w:r>
    </w:p>
    <w:p w14:paraId="3F6E38C1" w14:textId="77777777" w:rsidR="004C02EF" w:rsidRPr="00C7794D"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possibilities,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02841F88" w14:textId="77777777" w:rsidR="004C02EF" w:rsidRPr="004D1BD1" w:rsidRDefault="004C02EF" w:rsidP="004C02EF">
      <w:r w:rsidRPr="004D1BD1">
        <w:t>The following properties of the newly constructed object are data properties with the attributes that are specified in 15.10.7. The [[Value]] of each property is set as follows:</w:t>
      </w:r>
    </w:p>
    <w:p w14:paraId="21BA4899" w14:textId="77777777" w:rsidR="004C02EF" w:rsidRPr="00E65A34" w:rsidRDefault="004C02EF" w:rsidP="004C02EF">
      <w:r w:rsidRPr="004D1BD1">
        <w:t xml:space="preserve">The </w:t>
      </w:r>
      <w:r w:rsidRPr="008B7F6F">
        <w:rPr>
          <w:rFonts w:ascii="Courier New" w:hAnsi="Courier New" w:cs="Courier New"/>
          <w:b/>
        </w:rPr>
        <w:t>source</w:t>
      </w:r>
      <w:r w:rsidRPr="006B6D0A">
        <w:t xml:space="preserve"> property of the newly constructed object is set to </w:t>
      </w:r>
      <w:r w:rsidRPr="006B6D0A">
        <w:rPr>
          <w:rFonts w:ascii="Times New Roman" w:hAnsi="Times New Roman"/>
          <w:i/>
          <w:iCs/>
        </w:rPr>
        <w:t>S</w:t>
      </w:r>
      <w:r w:rsidRPr="00E65A34">
        <w:t>.</w:t>
      </w:r>
    </w:p>
    <w:p w14:paraId="027FE52A" w14:textId="77777777" w:rsidR="004C02EF" w:rsidRPr="006B6D0A" w:rsidRDefault="004C02EF" w:rsidP="004C02EF">
      <w:r w:rsidRPr="00546435">
        <w:t xml:space="preserve">The </w:t>
      </w:r>
      <w:r w:rsidRPr="00A67AF2">
        <w:rPr>
          <w:rFonts w:ascii="Courier New" w:hAnsi="Courier New"/>
          <w:b/>
        </w:rPr>
        <w:t>global</w:t>
      </w:r>
      <w:r w:rsidRPr="00A67AF2">
        <w:t xml:space="preserve"> property of the newly constructed object is set to a Boolean value that is </w:t>
      </w:r>
      <w:r w:rsidRPr="00A67AF2">
        <w:rPr>
          <w:b/>
        </w:rPr>
        <w:t>true</w:t>
      </w:r>
      <w:r w:rsidRPr="00B820AB">
        <w:t xml:space="preserve"> if </w:t>
      </w:r>
      <w:r w:rsidRPr="00675B74">
        <w:rPr>
          <w:rFonts w:ascii="Times New Roman" w:hAnsi="Times New Roman"/>
          <w:i/>
        </w:rPr>
        <w:t>F</w:t>
      </w:r>
      <w:r w:rsidRPr="00E77497">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rsidRPr="004D1BD1">
        <w:t xml:space="preserve"> and </w:t>
      </w:r>
      <w:r w:rsidRPr="008B7F6F">
        <w:rPr>
          <w:b/>
        </w:rPr>
        <w:t>false</w:t>
      </w:r>
      <w:r w:rsidRPr="006B6D0A">
        <w:t xml:space="preserve"> otherwise.</w:t>
      </w:r>
    </w:p>
    <w:p w14:paraId="7F871CA0" w14:textId="77777777" w:rsidR="004C02EF" w:rsidRPr="006B6D0A" w:rsidRDefault="004C02EF" w:rsidP="004C02EF">
      <w:r w:rsidRPr="006B6D0A">
        <w:t xml:space="preserve">The </w:t>
      </w:r>
      <w:r w:rsidRPr="006B6D0A">
        <w:rPr>
          <w:rFonts w:ascii="Courier New" w:hAnsi="Courier New"/>
          <w:b/>
        </w:rPr>
        <w:t>ignoreCase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w:t>
      </w:r>
      <w:r w:rsidRPr="00B820AB">
        <w:t xml:space="preserve">ains the character </w:t>
      </w:r>
      <w:r w:rsidRPr="00C7794D">
        <w:rPr>
          <w:rFonts w:ascii="Courier New" w:hAnsi="Courier New" w:cs="Courier New"/>
          <w:b/>
        </w:rPr>
        <w:t>"</w:t>
      </w:r>
      <w:r w:rsidRPr="004D1BD1">
        <w:rPr>
          <w:rFonts w:ascii="Courier New" w:hAnsi="Courier New"/>
          <w:b/>
        </w:rPr>
        <w:t>i</w:t>
      </w:r>
      <w:r w:rsidRPr="00C7794D">
        <w:rPr>
          <w:rFonts w:ascii="Courier New" w:hAnsi="Courier New" w:cs="Courier New"/>
          <w:b/>
        </w:rPr>
        <w:t>"</w:t>
      </w:r>
      <w:r w:rsidRPr="004D1BD1">
        <w:t xml:space="preserve"> and </w:t>
      </w:r>
      <w:r w:rsidRPr="008B7F6F">
        <w:rPr>
          <w:b/>
        </w:rPr>
        <w:t>false</w:t>
      </w:r>
      <w:r w:rsidRPr="006B6D0A">
        <w:t xml:space="preserve"> otherwise.</w:t>
      </w:r>
    </w:p>
    <w:p w14:paraId="7D6211F2" w14:textId="77777777" w:rsidR="004C02EF" w:rsidRPr="006B6D0A" w:rsidRDefault="004C02EF" w:rsidP="004C02EF">
      <w:r w:rsidRPr="006B6D0A">
        <w:t xml:space="preserve">The </w:t>
      </w:r>
      <w:r w:rsidRPr="006B6D0A">
        <w:rPr>
          <w:rFonts w:ascii="Courier New" w:hAnsi="Courier New"/>
          <w:b/>
        </w:rPr>
        <w:t>multiline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contains the character </w:t>
      </w:r>
      <w:r w:rsidRPr="00C7794D">
        <w:rPr>
          <w:rFonts w:ascii="Courier New" w:hAnsi="Courier New" w:cs="Courier New"/>
          <w:b/>
        </w:rPr>
        <w:t>"</w:t>
      </w:r>
      <w:r w:rsidRPr="004D1BD1">
        <w:rPr>
          <w:rFonts w:ascii="Courier New" w:hAnsi="Courier New"/>
          <w:b/>
        </w:rPr>
        <w:t>m</w:t>
      </w:r>
      <w:r w:rsidRPr="00C7794D">
        <w:rPr>
          <w:rFonts w:ascii="Courier New" w:hAnsi="Courier New" w:cs="Courier New"/>
          <w:b/>
        </w:rPr>
        <w:t>"</w:t>
      </w:r>
      <w:r w:rsidRPr="004D1BD1">
        <w:t xml:space="preserve"> and </w:t>
      </w:r>
      <w:r w:rsidRPr="008B7F6F">
        <w:rPr>
          <w:b/>
        </w:rPr>
        <w:t>false</w:t>
      </w:r>
      <w:r w:rsidRPr="006B6D0A">
        <w:t xml:space="preserve"> otherwise.</w:t>
      </w:r>
    </w:p>
    <w:p w14:paraId="3657705E" w14:textId="77777777" w:rsidR="004C02EF" w:rsidRPr="00A67AF2" w:rsidRDefault="004C02EF" w:rsidP="004C02EF">
      <w:r w:rsidRPr="006B6D0A">
        <w:t xml:space="preserve">The </w:t>
      </w:r>
      <w:r w:rsidRPr="006B6D0A">
        <w:rPr>
          <w:rFonts w:ascii="Courier New" w:hAnsi="Courier New"/>
          <w:b/>
        </w:rPr>
        <w:t>lastIndex</w:t>
      </w:r>
      <w:r w:rsidRPr="00E65A34">
        <w:t xml:space="preserve"> property of the newly constructed object is set to </w:t>
      </w:r>
      <w:r w:rsidRPr="00546435">
        <w:rPr>
          <w:b/>
        </w:rPr>
        <w:t>0</w:t>
      </w:r>
      <w:r w:rsidRPr="00A67AF2">
        <w:t>.</w:t>
      </w:r>
    </w:p>
    <w:p w14:paraId="537E9EF0" w14:textId="77777777" w:rsidR="004C02EF" w:rsidRPr="00A67AF2" w:rsidRDefault="004C02EF" w:rsidP="004C02EF">
      <w:r w:rsidRPr="00A67AF2">
        <w:t>The [[Prototype]] internal property of the newly constructed object is set to the standard built-in RegExp prototype object as specified in 15.10.6.</w:t>
      </w:r>
    </w:p>
    <w:p w14:paraId="3BA44065" w14:textId="77777777" w:rsidR="004C02EF" w:rsidRPr="00E77497" w:rsidRDefault="004C02EF" w:rsidP="004C02EF">
      <w:r w:rsidRPr="00A67AF2">
        <w:t xml:space="preserve">The </w:t>
      </w:r>
      <w:del w:id="14189" w:author="Allen Wirfs-Brock" w:date="2011-07-02T14:33:00Z">
        <w:r w:rsidRPr="00B820AB" w:rsidDel="0054023D">
          <w:delText xml:space="preserve">[[Class]] internal property of the </w:delText>
        </w:r>
      </w:del>
      <w:r w:rsidRPr="00675B74">
        <w:t xml:space="preserve">newly constructed object </w:t>
      </w:r>
      <w:ins w:id="14190" w:author="Allen Wirfs-Brock" w:date="2011-07-02T14:33:00Z">
        <w:r w:rsidR="0054023D" w:rsidRPr="00E77497">
          <w:t>has a</w:t>
        </w:r>
        <w:del w:id="14191" w:author="Rev 3 Allen Wirfs-Brock" w:date="2011-09-08T14:56:00Z">
          <w:r w:rsidR="0054023D" w:rsidRPr="00E77497" w:rsidDel="00BA3B3B">
            <w:delText>n</w:delText>
          </w:r>
        </w:del>
        <w:r w:rsidR="0054023D" w:rsidRPr="00E77497">
          <w:t xml:space="preserve"> [[</w:t>
        </w:r>
        <w:del w:id="14192" w:author="Rev 3 Allen Wirfs-Brock" w:date="2011-09-08T14:55:00Z">
          <w:r w:rsidR="0054023D" w:rsidRPr="00E77497" w:rsidDel="00BA3B3B">
            <w:delText>IsRegExp</w:delText>
          </w:r>
        </w:del>
      </w:ins>
      <w:ins w:id="14193" w:author="Rev 3 Allen Wirfs-Brock" w:date="2011-09-08T14:55:00Z">
        <w:r w:rsidR="00BA3B3B" w:rsidRPr="00E77497">
          <w:t>NativeBrand</w:t>
        </w:r>
      </w:ins>
      <w:ins w:id="14194" w:author="Allen Wirfs-Brock" w:date="2011-07-02T14:33:00Z">
        <w:r w:rsidR="0054023D" w:rsidRPr="00E77497">
          <w:t>]] internal property</w:t>
        </w:r>
      </w:ins>
      <w:ins w:id="14195" w:author="Rev 3 Allen Wirfs-Brock" w:date="2011-09-08T14:55:00Z">
        <w:r w:rsidR="00BA3B3B" w:rsidRPr="00E77497">
          <w:t xml:space="preserve"> whose value is NativeRegExp</w:t>
        </w:r>
        <w:r w:rsidR="00BA3B3B" w:rsidRPr="00E77497" w:rsidDel="0054023D">
          <w:t xml:space="preserve"> </w:t>
        </w:r>
      </w:ins>
      <w:del w:id="14196" w:author="Allen Wirfs-Brock" w:date="2011-07-02T14:33:00Z">
        <w:r w:rsidRPr="00E77497" w:rsidDel="0054023D">
          <w:delText xml:space="preserve">is set to </w:delText>
        </w:r>
        <w:r w:rsidRPr="00E77497" w:rsidDel="0054023D">
          <w:rPr>
            <w:rFonts w:ascii="Courier New" w:hAnsi="Courier New"/>
            <w:b/>
          </w:rPr>
          <w:delText>"RegExp"</w:delText>
        </w:r>
        <w:r w:rsidRPr="00E77497" w:rsidDel="0054023D">
          <w:delText>.</w:delText>
        </w:r>
      </w:del>
    </w:p>
    <w:p w14:paraId="2747290D" w14:textId="77777777" w:rsidR="004C02EF" w:rsidRPr="00C7794D" w:rsidRDefault="004C02EF" w:rsidP="004C02EF">
      <w:pPr>
        <w:pStyle w:val="Note"/>
      </w:pPr>
      <w:r w:rsidRPr="00C7794D">
        <w:t>NOTE</w:t>
      </w:r>
      <w:r w:rsidRPr="00C7794D">
        <w:tab/>
        <w:t xml:space="preserve">If pattern is 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6FFEA0B3" w14:textId="77777777" w:rsidR="004C02EF" w:rsidRPr="004D1BD1" w:rsidRDefault="004C02EF" w:rsidP="00F710D2">
      <w:pPr>
        <w:pStyle w:val="30"/>
        <w:numPr>
          <w:ilvl w:val="0"/>
          <w:numId w:val="0"/>
        </w:numPr>
      </w:pPr>
      <w:bookmarkStart w:id="14197" w:name="_Toc417706284"/>
      <w:bookmarkStart w:id="14198" w:name="_Toc432237649"/>
      <w:bookmarkStart w:id="14199" w:name="_Toc432984858"/>
      <w:bookmarkStart w:id="14200" w:name="_Ref457709745"/>
      <w:bookmarkStart w:id="14201" w:name="_Ref457792868"/>
      <w:bookmarkStart w:id="14202" w:name="_Toc472818959"/>
      <w:bookmarkStart w:id="14203" w:name="_Toc235503537"/>
      <w:bookmarkStart w:id="14204" w:name="_Toc241509312"/>
      <w:bookmarkStart w:id="14205" w:name="_Toc244416799"/>
      <w:bookmarkStart w:id="14206" w:name="_Toc276631163"/>
      <w:bookmarkStart w:id="14207" w:name="_Toc314500719"/>
      <w:r w:rsidRPr="004D1BD1">
        <w:t>15.10.5</w:t>
      </w:r>
      <w:r w:rsidRPr="004D1BD1">
        <w:tab/>
        <w:t>Properties of the RegExp Constructor</w:t>
      </w:r>
      <w:bookmarkEnd w:id="14197"/>
      <w:bookmarkEnd w:id="14198"/>
      <w:bookmarkEnd w:id="14199"/>
      <w:bookmarkEnd w:id="14200"/>
      <w:bookmarkEnd w:id="14201"/>
      <w:bookmarkEnd w:id="14202"/>
      <w:bookmarkEnd w:id="14203"/>
      <w:bookmarkEnd w:id="14204"/>
      <w:bookmarkEnd w:id="14205"/>
      <w:bookmarkEnd w:id="14206"/>
      <w:bookmarkEnd w:id="14207"/>
    </w:p>
    <w:p w14:paraId="1667F016" w14:textId="77777777" w:rsidR="004C02EF" w:rsidRPr="006B6D0A" w:rsidRDefault="004C02EF" w:rsidP="004C02EF">
      <w:r w:rsidRPr="008B7F6F">
        <w:t>The value of the [[Prototype]] internal property of the R</w:t>
      </w:r>
      <w:r w:rsidRPr="006B6D0A">
        <w:t>egExp constructor is the standard built-in Function prototype object (15.3.4).</w:t>
      </w:r>
    </w:p>
    <w:p w14:paraId="2C72359D" w14:textId="77777777" w:rsidR="004C02EF" w:rsidRPr="00A67AF2" w:rsidRDefault="004C02EF" w:rsidP="004C02EF">
      <w:r w:rsidRPr="006B6D0A">
        <w:t xml:space="preserve">Besides the internal properties and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347F95A9" w14:textId="77777777" w:rsidR="004C02EF" w:rsidRPr="00A67AF2" w:rsidRDefault="004C02EF" w:rsidP="004C02EF">
      <w:pPr>
        <w:pStyle w:val="40"/>
        <w:numPr>
          <w:ilvl w:val="0"/>
          <w:numId w:val="0"/>
        </w:numPr>
      </w:pPr>
      <w:bookmarkStart w:id="14208" w:name="_Hlt455971295"/>
      <w:bookmarkStart w:id="14209" w:name="_Ref404353515"/>
      <w:bookmarkEnd w:id="14208"/>
      <w:r w:rsidRPr="00A67AF2">
        <w:t>15.10.5.1</w:t>
      </w:r>
      <w:r w:rsidRPr="00A67AF2">
        <w:tab/>
        <w:t>RegExp.prototype</w:t>
      </w:r>
      <w:bookmarkEnd w:id="14209"/>
    </w:p>
    <w:p w14:paraId="1D9D5521" w14:textId="77777777"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14:paraId="37D79992" w14:textId="77777777"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652B53EC" w14:textId="77777777" w:rsidR="004C02EF" w:rsidRPr="00E77497" w:rsidRDefault="004C02EF" w:rsidP="00F710D2">
      <w:pPr>
        <w:pStyle w:val="30"/>
        <w:numPr>
          <w:ilvl w:val="0"/>
          <w:numId w:val="0"/>
        </w:numPr>
      </w:pPr>
      <w:bookmarkStart w:id="14210" w:name="_Ref404353569"/>
      <w:bookmarkStart w:id="14211" w:name="_Toc417706285"/>
      <w:bookmarkStart w:id="14212" w:name="_Toc432237650"/>
      <w:bookmarkStart w:id="14213" w:name="_Toc432984859"/>
      <w:bookmarkStart w:id="14214" w:name="_Toc472818960"/>
      <w:bookmarkStart w:id="14215" w:name="_Toc235503538"/>
      <w:bookmarkStart w:id="14216" w:name="_Toc241509313"/>
      <w:bookmarkStart w:id="14217" w:name="_Toc244416800"/>
      <w:bookmarkStart w:id="14218" w:name="_Toc276631164"/>
      <w:bookmarkStart w:id="14219" w:name="_Toc314500720"/>
      <w:r w:rsidRPr="00E77497">
        <w:t>15.10.6</w:t>
      </w:r>
      <w:r w:rsidRPr="00E77497">
        <w:tab/>
        <w:t>Properties of the RegExp Prototype Object</w:t>
      </w:r>
      <w:bookmarkEnd w:id="14210"/>
      <w:bookmarkEnd w:id="14211"/>
      <w:bookmarkEnd w:id="14212"/>
      <w:bookmarkEnd w:id="14213"/>
      <w:bookmarkEnd w:id="14214"/>
      <w:bookmarkEnd w:id="14215"/>
      <w:bookmarkEnd w:id="14216"/>
      <w:bookmarkEnd w:id="14217"/>
      <w:bookmarkEnd w:id="14218"/>
      <w:bookmarkEnd w:id="14219"/>
    </w:p>
    <w:p w14:paraId="4A3F756D" w14:textId="77777777" w:rsidR="004C02EF" w:rsidRPr="00E77497" w:rsidRDefault="004C02EF" w:rsidP="004C02EF">
      <w:r w:rsidRPr="00E77497">
        <w:t>The value of the [[Prototype]] internal property of the RegExp prototype object is the standard built-in Object prototype object (15.2.4). The RegExp prototype object is itself a regular expression object; it</w:t>
      </w:r>
      <w:del w:id="14220" w:author="Allen Wirfs-Brock" w:date="2011-07-02T14:34:00Z">
        <w:r w:rsidRPr="00E77497" w:rsidDel="00736F7F">
          <w:delText>s</w:delText>
        </w:r>
      </w:del>
      <w:r w:rsidRPr="00E77497">
        <w:t xml:space="preserve"> </w:t>
      </w:r>
      <w:ins w:id="14221" w:author="Allen Wirfs-Brock" w:date="2011-07-02T14:34:00Z">
        <w:r w:rsidR="0054023D" w:rsidRPr="00E77497">
          <w:t>has a</w:t>
        </w:r>
      </w:ins>
      <w:ins w:id="14222" w:author="Allen Wirfs-Brock" w:date="2011-07-02T14:35:00Z">
        <w:del w:id="14223" w:author="Rev 3 Allen Wirfs-Brock" w:date="2011-09-08T14:55:00Z">
          <w:r w:rsidR="00736F7F" w:rsidRPr="00E77497" w:rsidDel="00BA3B3B">
            <w:delText>n</w:delText>
          </w:r>
        </w:del>
      </w:ins>
      <w:ins w:id="14224" w:author="Allen Wirfs-Brock" w:date="2011-07-02T14:34:00Z">
        <w:r w:rsidR="0054023D" w:rsidRPr="00E77497">
          <w:t xml:space="preserve"> [[</w:t>
        </w:r>
        <w:del w:id="14225" w:author="Rev 3 Allen Wirfs-Brock" w:date="2011-09-08T14:55:00Z">
          <w:r w:rsidR="0054023D" w:rsidRPr="00E77497" w:rsidDel="00BA3B3B">
            <w:delText>IsRegExp</w:delText>
          </w:r>
        </w:del>
      </w:ins>
      <w:ins w:id="14226" w:author="Rev 3 Allen Wirfs-Brock" w:date="2011-09-08T14:55:00Z">
        <w:r w:rsidR="00BA3B3B" w:rsidRPr="00E77497">
          <w:t>NativeBrand</w:t>
        </w:r>
      </w:ins>
      <w:ins w:id="14227" w:author="Allen Wirfs-Brock" w:date="2011-07-02T14:34:00Z">
        <w:r w:rsidR="0054023D" w:rsidRPr="00E77497">
          <w:t>]] internal property</w:t>
        </w:r>
      </w:ins>
      <w:ins w:id="14228" w:author="Rev 3 Allen Wirfs-Brock" w:date="2011-09-08T14:55:00Z">
        <w:r w:rsidR="00BA3B3B" w:rsidRPr="00E77497">
          <w:t xml:space="preserve"> whose value is NativeRegExp</w:t>
        </w:r>
        <w:r w:rsidR="00BA3B3B" w:rsidRPr="00E77497" w:rsidDel="0054023D">
          <w:t xml:space="preserve"> </w:t>
        </w:r>
      </w:ins>
      <w:del w:id="14229" w:author="Allen Wirfs-Brock" w:date="2011-07-02T14:34:00Z">
        <w:r w:rsidRPr="00E77497" w:rsidDel="0054023D">
          <w:delText xml:space="preserve">[[Class]] is </w:delText>
        </w:r>
        <w:r w:rsidRPr="00E77497" w:rsidDel="0054023D">
          <w:rPr>
            <w:rFonts w:ascii="Courier New" w:hAnsi="Courier New" w:cs="Courier New"/>
          </w:rPr>
          <w:delText>"</w:delText>
        </w:r>
        <w:r w:rsidRPr="00E77497" w:rsidDel="0054023D">
          <w:rPr>
            <w:rFonts w:ascii="Courier New" w:hAnsi="Courier New" w:cs="Courier New"/>
            <w:b/>
          </w:rPr>
          <w:delText>RegExp</w:delText>
        </w:r>
        <w:r w:rsidRPr="00E77497" w:rsidDel="0054023D">
          <w:rPr>
            <w:rFonts w:ascii="Courier New" w:hAnsi="Courier New" w:cs="Courier New"/>
          </w:rPr>
          <w:delText>"</w:delText>
        </w:r>
      </w:del>
      <w:r w:rsidRPr="00E77497">
        <w:t xml:space="preserve">. The initial values of the RegExp prototype object’s data properties (15.10.7) are set as if the object was created by the expression </w:t>
      </w:r>
      <w:r w:rsidRPr="00E77497">
        <w:rPr>
          <w:rFonts w:ascii="Courier New" w:hAnsi="Courier New" w:cs="Courier New"/>
          <w:b/>
        </w:rPr>
        <w:t>new RegExp()</w:t>
      </w:r>
      <w:r w:rsidRPr="00E77497">
        <w:t xml:space="preserve"> where </w:t>
      </w:r>
      <w:r w:rsidRPr="00E77497">
        <w:rPr>
          <w:rFonts w:ascii="Courier New" w:hAnsi="Courier New" w:cs="Courier New"/>
          <w:b/>
        </w:rPr>
        <w:t>RegExp</w:t>
      </w:r>
      <w:r w:rsidRPr="00E77497">
        <w:t xml:space="preserve"> is that standard built-in constructor with that name.</w:t>
      </w:r>
    </w:p>
    <w:p w14:paraId="7F88B7A0" w14:textId="77777777"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3AF97DF2" w14:textId="77777777" w:rsidR="004C02EF" w:rsidRPr="00E77497" w:rsidRDefault="004C02EF" w:rsidP="004C02EF">
      <w:r w:rsidRPr="00E77497">
        <w:t xml:space="preserve">In the following descriptions of functions that are properties of the RegExp prototype object, the phrase “this RegExp object” refers to the object that is the </w:t>
      </w:r>
      <w:r w:rsidRPr="00E77497">
        <w:rPr>
          <w:b/>
        </w:rPr>
        <w:t>this</w:t>
      </w:r>
      <w:r w:rsidRPr="00E77497">
        <w:t xml:space="preserve"> value for the invocation of the function; a </w:t>
      </w:r>
      <w:r w:rsidRPr="00E77497">
        <w:rPr>
          <w:b/>
        </w:rPr>
        <w:t>TypeError</w:t>
      </w:r>
      <w:r w:rsidRPr="00E77497">
        <w:t xml:space="preserve"> exception is thrown if the </w:t>
      </w:r>
      <w:r w:rsidRPr="00E77497">
        <w:rPr>
          <w:b/>
        </w:rPr>
        <w:t>this</w:t>
      </w:r>
      <w:r w:rsidRPr="00E77497">
        <w:t xml:space="preserve"> value is not an object </w:t>
      </w:r>
      <w:del w:id="14230" w:author="Allen Wirfs-Brock" w:date="2011-07-02T14:35:00Z">
        <w:r w:rsidRPr="00E77497" w:rsidDel="00736F7F">
          <w:delText>or an object for which the value of the</w:delText>
        </w:r>
      </w:del>
      <w:ins w:id="14231" w:author="Allen Wirfs-Brock" w:date="2011-07-02T14:35:00Z">
        <w:r w:rsidR="00736F7F" w:rsidRPr="00E77497">
          <w:t>that has a</w:t>
        </w:r>
        <w:del w:id="14232" w:author="Rev 3 Allen Wirfs-Brock" w:date="2011-09-08T14:56:00Z">
          <w:r w:rsidR="00736F7F" w:rsidRPr="00E77497" w:rsidDel="00BA3B3B">
            <w:delText>n</w:delText>
          </w:r>
        </w:del>
      </w:ins>
      <w:r w:rsidRPr="00E77497">
        <w:t xml:space="preserve"> [[</w:t>
      </w:r>
      <w:del w:id="14233" w:author="Allen Wirfs-Brock" w:date="2011-07-02T14:35:00Z">
        <w:r w:rsidRPr="00E77497" w:rsidDel="00736F7F">
          <w:delText>Class</w:delText>
        </w:r>
      </w:del>
      <w:ins w:id="14234" w:author="Allen Wirfs-Brock" w:date="2011-07-02T14:35:00Z">
        <w:del w:id="14235" w:author="Rev 3 Allen Wirfs-Brock" w:date="2011-09-08T14:56:00Z">
          <w:r w:rsidR="00736F7F" w:rsidRPr="00E77497" w:rsidDel="00BA3B3B">
            <w:delText>IsRegExp</w:delText>
          </w:r>
        </w:del>
      </w:ins>
      <w:ins w:id="14236" w:author="Rev 3 Allen Wirfs-Brock" w:date="2011-09-08T14:56:00Z">
        <w:r w:rsidR="00BA3B3B" w:rsidRPr="00E77497">
          <w:t>NativeBrand</w:t>
        </w:r>
      </w:ins>
      <w:r w:rsidRPr="00E77497">
        <w:t>]] internal property</w:t>
      </w:r>
      <w:ins w:id="14237" w:author="Rev 3 Allen Wirfs-Brock" w:date="2011-09-08T14:56:00Z">
        <w:r w:rsidR="00BA3B3B" w:rsidRPr="00E77497">
          <w:t xml:space="preserve"> whose value is NativeRegExp</w:t>
        </w:r>
      </w:ins>
      <w:del w:id="14238" w:author="Allen Wirfs-Brock" w:date="2011-07-02T14:35:00Z">
        <w:r w:rsidRPr="00E77497" w:rsidDel="00736F7F">
          <w:delText xml:space="preserve"> is not </w:delText>
        </w:r>
        <w:r w:rsidRPr="00E77497" w:rsidDel="00736F7F">
          <w:rPr>
            <w:rFonts w:ascii="Courier New" w:hAnsi="Courier New"/>
            <w:b/>
          </w:rPr>
          <w:delText>"RegExp"</w:delText>
        </w:r>
      </w:del>
      <w:r w:rsidRPr="00E77497">
        <w:t>.</w:t>
      </w:r>
    </w:p>
    <w:p w14:paraId="10617A78" w14:textId="77777777" w:rsidR="004C02EF" w:rsidRPr="00E77497" w:rsidRDefault="004C02EF" w:rsidP="004C02EF">
      <w:pPr>
        <w:pStyle w:val="40"/>
        <w:numPr>
          <w:ilvl w:val="0"/>
          <w:numId w:val="0"/>
        </w:numPr>
      </w:pPr>
      <w:r w:rsidRPr="00E77497">
        <w:t>15.10.6.1</w:t>
      </w:r>
      <w:r w:rsidRPr="00E77497">
        <w:tab/>
        <w:t>RegExp.prototype.constructor</w:t>
      </w:r>
    </w:p>
    <w:p w14:paraId="06A40100" w14:textId="77777777"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5CC70157" w14:textId="77777777" w:rsidR="004C02EF" w:rsidRPr="00E77497" w:rsidRDefault="004C02EF" w:rsidP="004C02EF">
      <w:pPr>
        <w:pStyle w:val="40"/>
        <w:numPr>
          <w:ilvl w:val="0"/>
          <w:numId w:val="0"/>
        </w:numPr>
      </w:pPr>
      <w:bookmarkStart w:id="14239" w:name="_Ref404572122"/>
      <w:r w:rsidRPr="00E77497">
        <w:t>15.10.6.2</w:t>
      </w:r>
      <w:r w:rsidRPr="00E77497">
        <w:tab/>
        <w:t>RegExp.prototype.exec(string)</w:t>
      </w:r>
      <w:bookmarkEnd w:id="14239"/>
    </w:p>
    <w:p w14:paraId="598B441D" w14:textId="77777777"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4EC100C0" w14:textId="77777777"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5D469506" w14:textId="77777777" w:rsidR="004C02EF" w:rsidRPr="00E77497" w:rsidRDefault="004C02EF" w:rsidP="001F482D">
      <w:pPr>
        <w:pStyle w:val="Alg4"/>
        <w:numPr>
          <w:ilvl w:val="0"/>
          <w:numId w:val="323"/>
        </w:numPr>
      </w:pPr>
      <w:r w:rsidRPr="00E77497">
        <w:t xml:space="preserve">Let </w:t>
      </w:r>
      <w:r w:rsidRPr="00E77497">
        <w:rPr>
          <w:i/>
        </w:rPr>
        <w:t>R</w:t>
      </w:r>
      <w:r w:rsidRPr="00E77497">
        <w:t xml:space="preserve"> be this RegExp object.</w:t>
      </w:r>
    </w:p>
    <w:p w14:paraId="77CFE7C2" w14:textId="77777777" w:rsidR="004C02EF" w:rsidRPr="00E77497" w:rsidRDefault="004C02EF" w:rsidP="001F482D">
      <w:pPr>
        <w:pStyle w:val="Alg4"/>
        <w:numPr>
          <w:ilvl w:val="0"/>
          <w:numId w:val="323"/>
        </w:numPr>
      </w:pPr>
      <w:r w:rsidRPr="00E77497">
        <w:t xml:space="preserve">Let </w:t>
      </w:r>
      <w:r w:rsidRPr="00E77497">
        <w:rPr>
          <w:i/>
        </w:rPr>
        <w:t>S</w:t>
      </w:r>
      <w:r w:rsidRPr="00E77497">
        <w:t xml:space="preserve"> be the value of ToString(</w:t>
      </w:r>
      <w:r w:rsidRPr="00E77497">
        <w:rPr>
          <w:i/>
        </w:rPr>
        <w:t>string</w:t>
      </w:r>
      <w:r w:rsidRPr="00E77497">
        <w:t>).</w:t>
      </w:r>
    </w:p>
    <w:p w14:paraId="7DFB02D8" w14:textId="77777777" w:rsidR="004C02EF" w:rsidRPr="00E77497" w:rsidRDefault="004C02EF" w:rsidP="001F482D">
      <w:pPr>
        <w:pStyle w:val="Alg4"/>
        <w:numPr>
          <w:ilvl w:val="0"/>
          <w:numId w:val="323"/>
        </w:numPr>
      </w:pPr>
      <w:r w:rsidRPr="00E77497">
        <w:t xml:space="preserve">Let </w:t>
      </w:r>
      <w:r w:rsidRPr="00E77497">
        <w:rPr>
          <w:i/>
        </w:rPr>
        <w:t>length</w:t>
      </w:r>
      <w:r w:rsidRPr="00E77497">
        <w:t xml:space="preserve"> be the length of </w:t>
      </w:r>
      <w:r w:rsidRPr="00E77497">
        <w:rPr>
          <w:i/>
        </w:rPr>
        <w:t>S</w:t>
      </w:r>
      <w:r w:rsidRPr="00E77497">
        <w:t>.</w:t>
      </w:r>
    </w:p>
    <w:p w14:paraId="21A924F6" w14:textId="77777777" w:rsidR="004C02EF" w:rsidRPr="00E77497" w:rsidRDefault="004C02EF" w:rsidP="001F482D">
      <w:pPr>
        <w:pStyle w:val="Alg4"/>
        <w:numPr>
          <w:ilvl w:val="0"/>
          <w:numId w:val="323"/>
        </w:numPr>
      </w:pPr>
      <w:r w:rsidRPr="00E77497">
        <w:t xml:space="preserve">Let </w:t>
      </w:r>
      <w:r w:rsidRPr="00E77497">
        <w:rPr>
          <w:i/>
        </w:rPr>
        <w:t>lastIndex</w:t>
      </w:r>
      <w:r w:rsidRPr="00E77497">
        <w:t xml:space="preserve"> be the result of calling the [[Get]] internal method of </w:t>
      </w:r>
      <w:r w:rsidRPr="00E77497">
        <w:rPr>
          <w:i/>
        </w:rPr>
        <w:t>R</w:t>
      </w:r>
      <w:r w:rsidRPr="00E77497">
        <w:t xml:space="preserve"> with argument "</w:t>
      </w:r>
      <w:r w:rsidRPr="00E77497">
        <w:rPr>
          <w:rFonts w:ascii="Courier New" w:hAnsi="Courier New" w:cs="Courier New"/>
          <w:b/>
        </w:rPr>
        <w:t>lastIndex</w:t>
      </w:r>
      <w:r w:rsidRPr="00E77497">
        <w:t>".</w:t>
      </w:r>
    </w:p>
    <w:p w14:paraId="70FBBB05" w14:textId="77777777" w:rsidR="004C02EF" w:rsidRPr="00E77497" w:rsidRDefault="004C02EF" w:rsidP="001F482D">
      <w:pPr>
        <w:pStyle w:val="Alg4"/>
        <w:numPr>
          <w:ilvl w:val="0"/>
          <w:numId w:val="323"/>
        </w:numPr>
      </w:pPr>
      <w:r w:rsidRPr="00E77497">
        <w:t xml:space="preserve">Let </w:t>
      </w:r>
      <w:r w:rsidRPr="00E77497">
        <w:rPr>
          <w:i/>
        </w:rPr>
        <w:t>i</w:t>
      </w:r>
      <w:r w:rsidRPr="00E77497">
        <w:t xml:space="preserve"> be the value of ToInteger(</w:t>
      </w:r>
      <w:r w:rsidRPr="00E77497">
        <w:rPr>
          <w:i/>
        </w:rPr>
        <w:t>lastIndex</w:t>
      </w:r>
      <w:r w:rsidRPr="00E77497">
        <w:t>).</w:t>
      </w:r>
    </w:p>
    <w:p w14:paraId="04429DDD" w14:textId="77777777" w:rsidR="004C02EF" w:rsidRPr="00E77497" w:rsidRDefault="004C02EF" w:rsidP="001F482D">
      <w:pPr>
        <w:pStyle w:val="Alg4"/>
        <w:numPr>
          <w:ilvl w:val="0"/>
          <w:numId w:val="323"/>
        </w:numPr>
      </w:pPr>
      <w:r w:rsidRPr="00E77497">
        <w:t xml:space="preserve">Let </w:t>
      </w:r>
      <w:r w:rsidRPr="00E77497">
        <w:rPr>
          <w:i/>
        </w:rPr>
        <w:t>global</w:t>
      </w:r>
      <w:r w:rsidRPr="00E77497">
        <w:t xml:space="preserve"> be the result of calling the [[Get]] internal method of </w:t>
      </w:r>
      <w:r w:rsidRPr="00E77497">
        <w:rPr>
          <w:i/>
        </w:rPr>
        <w:t>R</w:t>
      </w:r>
      <w:r w:rsidRPr="00E77497">
        <w:t xml:space="preserve"> with argument "</w:t>
      </w:r>
      <w:r w:rsidRPr="00E77497">
        <w:rPr>
          <w:rFonts w:ascii="Courier New" w:hAnsi="Courier New"/>
          <w:b/>
        </w:rPr>
        <w:t>global</w:t>
      </w:r>
      <w:r w:rsidRPr="00E77497">
        <w:rPr>
          <w:rFonts w:ascii="Courier New" w:hAnsi="Courier New" w:cs="Courier New"/>
          <w:b/>
        </w:rPr>
        <w:t>"</w:t>
      </w:r>
      <w:r w:rsidRPr="00E77497">
        <w:t>.</w:t>
      </w:r>
    </w:p>
    <w:p w14:paraId="0AAEE242" w14:textId="77777777" w:rsidR="004C02EF" w:rsidRPr="00E77497" w:rsidRDefault="004C02EF" w:rsidP="001F482D">
      <w:pPr>
        <w:pStyle w:val="Alg4"/>
        <w:numPr>
          <w:ilvl w:val="0"/>
          <w:numId w:val="32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722AAF94" w14:textId="77777777" w:rsidR="004C02EF" w:rsidRPr="00E77497" w:rsidRDefault="004C02EF" w:rsidP="001F482D">
      <w:pPr>
        <w:pStyle w:val="Alg4"/>
        <w:numPr>
          <w:ilvl w:val="0"/>
          <w:numId w:val="323"/>
        </w:numPr>
      </w:pPr>
      <w:r w:rsidRPr="00E77497">
        <w:t xml:space="preserve">Let </w:t>
      </w:r>
      <w:r w:rsidRPr="00E77497">
        <w:rPr>
          <w:i/>
        </w:rPr>
        <w:t>matchSucceeded</w:t>
      </w:r>
      <w:r w:rsidRPr="00E77497">
        <w:t xml:space="preserve"> be </w:t>
      </w:r>
      <w:r w:rsidRPr="00E77497">
        <w:rPr>
          <w:b/>
        </w:rPr>
        <w:t>false</w:t>
      </w:r>
      <w:r w:rsidRPr="00E77497">
        <w:t>.</w:t>
      </w:r>
    </w:p>
    <w:p w14:paraId="6A9EA40B" w14:textId="77777777" w:rsidR="004C02EF" w:rsidRPr="00E77497" w:rsidRDefault="004C02EF" w:rsidP="001F482D">
      <w:pPr>
        <w:pStyle w:val="Alg4"/>
        <w:numPr>
          <w:ilvl w:val="0"/>
          <w:numId w:val="323"/>
        </w:numPr>
      </w:pPr>
      <w:r w:rsidRPr="00E77497">
        <w:t xml:space="preserve">Repeat, while </w:t>
      </w:r>
      <w:r w:rsidRPr="00E77497">
        <w:rPr>
          <w:i/>
        </w:rPr>
        <w:t>matchSucceeded</w:t>
      </w:r>
      <w:r w:rsidRPr="00E77497">
        <w:t xml:space="preserve"> is </w:t>
      </w:r>
      <w:r w:rsidRPr="00E77497">
        <w:rPr>
          <w:b/>
        </w:rPr>
        <w:t>false</w:t>
      </w:r>
    </w:p>
    <w:p w14:paraId="63082DC2" w14:textId="77777777" w:rsidR="004C02EF" w:rsidRPr="00E77497" w:rsidRDefault="004C02EF" w:rsidP="001F482D">
      <w:pPr>
        <w:pStyle w:val="Alg4"/>
        <w:numPr>
          <w:ilvl w:val="1"/>
          <w:numId w:val="32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4BD05DAB" w14:textId="77777777" w:rsidR="004C02EF" w:rsidRPr="00E77497" w:rsidRDefault="004C02EF" w:rsidP="001F482D">
      <w:pPr>
        <w:pStyle w:val="Alg4"/>
        <w:numPr>
          <w:ilvl w:val="2"/>
          <w:numId w:val="323"/>
        </w:numPr>
      </w:pPr>
      <w:r w:rsidRPr="00E77497">
        <w:t xml:space="preserve">Call the [[Put]] internal method of </w:t>
      </w:r>
      <w:r w:rsidRPr="00E77497">
        <w:rPr>
          <w:i/>
        </w:rPr>
        <w:t>R</w:t>
      </w:r>
      <w:r w:rsidRPr="00E77497">
        <w:t xml:space="preserve"> with arguments "</w:t>
      </w:r>
      <w:r w:rsidRPr="00E77497">
        <w:rPr>
          <w:rFonts w:ascii="Courier New" w:hAnsi="Courier New"/>
          <w:b/>
        </w:rPr>
        <w:t>lastIndex</w:t>
      </w:r>
      <w:r w:rsidRPr="00E77497">
        <w:rPr>
          <w:rFonts w:ascii="Courier New" w:hAnsi="Courier New" w:cs="Courier New"/>
          <w:b/>
        </w:rPr>
        <w:t>"</w:t>
      </w:r>
      <w:r w:rsidRPr="00E77497">
        <w:t xml:space="preserve">, 0, and </w:t>
      </w:r>
      <w:r w:rsidRPr="00E77497">
        <w:rPr>
          <w:b/>
        </w:rPr>
        <w:t>true</w:t>
      </w:r>
      <w:r w:rsidRPr="00E77497">
        <w:t>.</w:t>
      </w:r>
    </w:p>
    <w:p w14:paraId="13A63C12" w14:textId="77777777" w:rsidR="004C02EF" w:rsidRPr="00E77497" w:rsidRDefault="004C02EF" w:rsidP="001F482D">
      <w:pPr>
        <w:pStyle w:val="Alg4"/>
        <w:numPr>
          <w:ilvl w:val="2"/>
          <w:numId w:val="323"/>
        </w:numPr>
      </w:pPr>
      <w:r w:rsidRPr="00E77497">
        <w:t xml:space="preserve">Return </w:t>
      </w:r>
      <w:r w:rsidRPr="00E77497">
        <w:rPr>
          <w:b/>
        </w:rPr>
        <w:t>null</w:t>
      </w:r>
      <w:r w:rsidRPr="00E77497">
        <w:t>.</w:t>
      </w:r>
    </w:p>
    <w:p w14:paraId="6B5B34EF" w14:textId="77777777" w:rsidR="004C02EF" w:rsidRPr="00E77497" w:rsidRDefault="004C02EF" w:rsidP="001F482D">
      <w:pPr>
        <w:pStyle w:val="Alg4"/>
        <w:numPr>
          <w:ilvl w:val="1"/>
          <w:numId w:val="323"/>
        </w:numPr>
      </w:pPr>
      <w:r w:rsidRPr="00E77497">
        <w:t xml:space="preserve">Call the [[Match]] internal method of </w:t>
      </w:r>
      <w:r w:rsidRPr="00E77497">
        <w:rPr>
          <w:i/>
        </w:rPr>
        <w:t>R</w:t>
      </w:r>
      <w:r w:rsidRPr="00E77497">
        <w:t xml:space="preserve"> with arguments </w:t>
      </w:r>
      <w:r w:rsidRPr="00E77497">
        <w:rPr>
          <w:i/>
        </w:rPr>
        <w:t>S</w:t>
      </w:r>
      <w:r w:rsidRPr="00E77497">
        <w:t xml:space="preserve"> and </w:t>
      </w:r>
      <w:r w:rsidRPr="00E77497">
        <w:rPr>
          <w:i/>
        </w:rPr>
        <w:t>i</w:t>
      </w:r>
      <w:r w:rsidRPr="00E77497">
        <w:t>.</w:t>
      </w:r>
    </w:p>
    <w:p w14:paraId="250AB015" w14:textId="77777777" w:rsidR="004C02EF" w:rsidRPr="00E77497" w:rsidRDefault="004C02EF" w:rsidP="001F482D">
      <w:pPr>
        <w:pStyle w:val="Alg4"/>
        <w:numPr>
          <w:ilvl w:val="1"/>
          <w:numId w:val="323"/>
        </w:numPr>
      </w:pPr>
      <w:r w:rsidRPr="00E77497">
        <w:t xml:space="preserve">If [[Match]] returned </w:t>
      </w:r>
      <w:r w:rsidRPr="00E77497">
        <w:rPr>
          <w:b/>
        </w:rPr>
        <w:t>failure</w:t>
      </w:r>
      <w:r w:rsidRPr="00E77497">
        <w:t xml:space="preserve">, then </w:t>
      </w:r>
    </w:p>
    <w:p w14:paraId="2611E7D4" w14:textId="77777777" w:rsidR="004C02EF" w:rsidRPr="00E77497" w:rsidRDefault="004C02EF" w:rsidP="001F482D">
      <w:pPr>
        <w:pStyle w:val="Alg4"/>
        <w:numPr>
          <w:ilvl w:val="2"/>
          <w:numId w:val="323"/>
        </w:numPr>
        <w:rPr>
          <w:i/>
        </w:rPr>
      </w:pPr>
      <w:r w:rsidRPr="00E77497">
        <w:rPr>
          <w:i/>
        </w:rPr>
        <w:t>Let i = i+1.</w:t>
      </w:r>
    </w:p>
    <w:p w14:paraId="17F76D76" w14:textId="77777777" w:rsidR="004C02EF" w:rsidRPr="00E77497" w:rsidRDefault="004C02EF" w:rsidP="001F482D">
      <w:pPr>
        <w:pStyle w:val="Alg4"/>
        <w:numPr>
          <w:ilvl w:val="1"/>
          <w:numId w:val="323"/>
        </w:numPr>
      </w:pPr>
      <w:r w:rsidRPr="00E77497">
        <w:t xml:space="preserve">else </w:t>
      </w:r>
    </w:p>
    <w:p w14:paraId="0A2EF940" w14:textId="77777777" w:rsidR="004C02EF" w:rsidRPr="00E77497" w:rsidRDefault="004C02EF" w:rsidP="001F482D">
      <w:pPr>
        <w:pStyle w:val="Alg4"/>
        <w:numPr>
          <w:ilvl w:val="2"/>
          <w:numId w:val="323"/>
        </w:numPr>
      </w:pPr>
      <w:r w:rsidRPr="00E77497">
        <w:t xml:space="preserve">Let </w:t>
      </w:r>
      <w:r w:rsidRPr="00E77497">
        <w:rPr>
          <w:i/>
        </w:rPr>
        <w:t>r</w:t>
      </w:r>
      <w:r w:rsidRPr="00E77497">
        <w:t xml:space="preserve"> be the State result of the call to [[Match]].</w:t>
      </w:r>
    </w:p>
    <w:p w14:paraId="471CB443" w14:textId="77777777" w:rsidR="004C02EF" w:rsidRPr="00E77497" w:rsidRDefault="004C02EF" w:rsidP="001F482D">
      <w:pPr>
        <w:pStyle w:val="Alg4"/>
        <w:numPr>
          <w:ilvl w:val="2"/>
          <w:numId w:val="323"/>
        </w:numPr>
      </w:pPr>
      <w:r w:rsidRPr="00E77497">
        <w:t xml:space="preserve">Set </w:t>
      </w:r>
      <w:r w:rsidRPr="00E77497">
        <w:rPr>
          <w:i/>
        </w:rPr>
        <w:t>matchSucceeded</w:t>
      </w:r>
      <w:r w:rsidRPr="00E77497">
        <w:t xml:space="preserve"> to </w:t>
      </w:r>
      <w:r w:rsidRPr="00E77497">
        <w:rPr>
          <w:b/>
        </w:rPr>
        <w:t>true</w:t>
      </w:r>
      <w:r w:rsidRPr="00E77497">
        <w:t>.</w:t>
      </w:r>
    </w:p>
    <w:p w14:paraId="333C4808" w14:textId="77777777" w:rsidR="004C02EF" w:rsidRPr="00E77497" w:rsidRDefault="004C02EF" w:rsidP="001F482D">
      <w:pPr>
        <w:pStyle w:val="Alg4"/>
        <w:numPr>
          <w:ilvl w:val="0"/>
          <w:numId w:val="32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2AA41EA5" w14:textId="77777777" w:rsidR="004C02EF" w:rsidRPr="00E77497" w:rsidRDefault="004C02EF" w:rsidP="001F482D">
      <w:pPr>
        <w:pStyle w:val="Alg4"/>
        <w:numPr>
          <w:ilvl w:val="0"/>
          <w:numId w:val="323"/>
        </w:numPr>
      </w:pPr>
      <w:r w:rsidRPr="00E77497">
        <w:t xml:space="preserve">If </w:t>
      </w:r>
      <w:r w:rsidRPr="00E77497">
        <w:rPr>
          <w:i/>
        </w:rPr>
        <w:t>global</w:t>
      </w:r>
      <w:r w:rsidRPr="00E77497">
        <w:t xml:space="preserve"> is </w:t>
      </w:r>
      <w:r w:rsidRPr="00E77497">
        <w:rPr>
          <w:b/>
        </w:rPr>
        <w:t>true</w:t>
      </w:r>
      <w:r w:rsidRPr="00E77497">
        <w:t>,</w:t>
      </w:r>
    </w:p>
    <w:p w14:paraId="75385B35" w14:textId="77777777" w:rsidR="004C02EF" w:rsidRPr="00E77497" w:rsidRDefault="004C02EF" w:rsidP="001F482D">
      <w:pPr>
        <w:pStyle w:val="Alg4"/>
        <w:numPr>
          <w:ilvl w:val="1"/>
          <w:numId w:val="323"/>
        </w:numPr>
      </w:pPr>
      <w:r w:rsidRPr="00E77497">
        <w:t xml:space="preserve">Call the [[Put]] internal method of </w:t>
      </w:r>
      <w:r w:rsidRPr="00E77497">
        <w:rPr>
          <w:i/>
        </w:rPr>
        <w:t>R</w:t>
      </w:r>
      <w:r w:rsidRPr="00E77497">
        <w:t xml:space="preserve"> with arguments "</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and </w:t>
      </w:r>
      <w:r w:rsidRPr="00E77497">
        <w:rPr>
          <w:b/>
        </w:rPr>
        <w:t>true</w:t>
      </w:r>
      <w:r w:rsidRPr="00E77497">
        <w:t>.</w:t>
      </w:r>
    </w:p>
    <w:p w14:paraId="0E0FF419" w14:textId="77777777" w:rsidR="004C02EF" w:rsidRPr="00E77497" w:rsidRDefault="004C02EF" w:rsidP="001F482D">
      <w:pPr>
        <w:pStyle w:val="Alg4"/>
        <w:numPr>
          <w:ilvl w:val="0"/>
          <w:numId w:val="32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array. (This is the same value as 15.10.2.1's </w:t>
      </w:r>
      <w:r w:rsidRPr="00E77497">
        <w:rPr>
          <w:i/>
        </w:rPr>
        <w:t>NCapturingParens</w:t>
      </w:r>
      <w:r w:rsidRPr="00E77497">
        <w:t>.)</w:t>
      </w:r>
    </w:p>
    <w:p w14:paraId="15140FAB" w14:textId="77777777" w:rsidR="004C02EF" w:rsidRPr="00E77497" w:rsidRDefault="004C02EF" w:rsidP="001F482D">
      <w:pPr>
        <w:pStyle w:val="Alg4"/>
        <w:numPr>
          <w:ilvl w:val="0"/>
          <w:numId w:val="323"/>
        </w:numPr>
      </w:pPr>
      <w:r w:rsidRPr="00E77497">
        <w:t xml:space="preserve">Let </w:t>
      </w:r>
      <w:r w:rsidRPr="00E77497">
        <w:rPr>
          <w:i/>
        </w:rPr>
        <w:t>A</w:t>
      </w:r>
      <w:r w:rsidRPr="00E77497">
        <w:t xml:space="preserve"> be a new array created as if by the expression </w:t>
      </w:r>
      <w:r w:rsidRPr="00E77497">
        <w:rPr>
          <w:rFonts w:ascii="Courier New" w:hAnsi="Courier New"/>
          <w:b/>
        </w:rPr>
        <w:t>new Array()</w:t>
      </w:r>
      <w:r w:rsidRPr="00E77497">
        <w:t xml:space="preserve"> where </w:t>
      </w:r>
      <w:r w:rsidRPr="00E77497">
        <w:rPr>
          <w:rFonts w:ascii="Courier New" w:hAnsi="Courier New" w:cs="Courier New"/>
          <w:b/>
        </w:rPr>
        <w:t>Array</w:t>
      </w:r>
      <w:r w:rsidRPr="00E77497">
        <w:t xml:space="preserve"> is the standard built-in constructor with that name.</w:t>
      </w:r>
    </w:p>
    <w:p w14:paraId="3DA9C985" w14:textId="77777777" w:rsidR="004C02EF" w:rsidRPr="00E77497" w:rsidRDefault="004C02EF" w:rsidP="001F482D">
      <w:pPr>
        <w:pStyle w:val="Alg4"/>
        <w:numPr>
          <w:ilvl w:val="0"/>
          <w:numId w:val="323"/>
        </w:numPr>
      </w:pPr>
      <w:r w:rsidRPr="00E77497">
        <w:t xml:space="preserve">Let </w:t>
      </w:r>
      <w:r w:rsidRPr="00E77497">
        <w:rPr>
          <w:i/>
        </w:rPr>
        <w:t>matchIndex</w:t>
      </w:r>
      <w:r w:rsidRPr="00E77497">
        <w:t xml:space="preserve"> be </w:t>
      </w:r>
      <w:r w:rsidRPr="00E77497">
        <w:rPr>
          <w:i/>
        </w:rPr>
        <w:t>i</w:t>
      </w:r>
      <w:r w:rsidRPr="00E77497">
        <w:t>.</w:t>
      </w:r>
    </w:p>
    <w:p w14:paraId="35A4C836" w14:textId="77777777" w:rsidR="004C02EF" w:rsidRPr="00E77497" w:rsidRDefault="004C02EF" w:rsidP="001F482D">
      <w:pPr>
        <w:pStyle w:val="Alg4"/>
        <w:numPr>
          <w:ilvl w:val="0"/>
          <w:numId w:val="32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E77497">
        <w:t xml:space="preserve">, Property Descriptor {[[Value]]: </w:t>
      </w:r>
      <w:r w:rsidRPr="00E77497">
        <w:rPr>
          <w:i/>
        </w:rPr>
        <w:t>matchIndex</w:t>
      </w:r>
      <w:r w:rsidRPr="00E77497">
        <w:t>, [[Writable]</w:t>
      </w:r>
      <w:ins w:id="14240"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0DA191BE" w14:textId="77777777" w:rsidR="004C02EF" w:rsidRPr="00E77497" w:rsidRDefault="004C02EF" w:rsidP="001F482D">
      <w:pPr>
        <w:pStyle w:val="Alg4"/>
        <w:numPr>
          <w:ilvl w:val="0"/>
          <w:numId w:val="32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rsidRPr="00E77497">
        <w:t xml:space="preserve">, Property Descriptor {[[Value]]: </w:t>
      </w:r>
      <w:r w:rsidRPr="00E77497">
        <w:rPr>
          <w:i/>
        </w:rPr>
        <w:t>S</w:t>
      </w:r>
      <w:r w:rsidRPr="00E77497">
        <w:t>, [[Writable]</w:t>
      </w:r>
      <w:ins w:id="14241"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0A60DC80" w14:textId="77777777" w:rsidR="004C02EF" w:rsidRPr="00E77497" w:rsidRDefault="004C02EF" w:rsidP="001F482D">
      <w:pPr>
        <w:pStyle w:val="Alg4"/>
        <w:numPr>
          <w:ilvl w:val="0"/>
          <w:numId w:val="32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rsidRPr="00E77497">
        <w:t xml:space="preserve">, Property Descriptor {[[Value]]: </w:t>
      </w:r>
      <w:r w:rsidRPr="00E77497">
        <w:rPr>
          <w:i/>
        </w:rPr>
        <w:t>n</w:t>
      </w:r>
      <w:r w:rsidRPr="00E77497">
        <w:t xml:space="preserve"> + 1}, and </w:t>
      </w:r>
      <w:r w:rsidRPr="00E77497">
        <w:rPr>
          <w:b/>
        </w:rPr>
        <w:t>true</w:t>
      </w:r>
      <w:r w:rsidRPr="00E77497">
        <w:t>.</w:t>
      </w:r>
    </w:p>
    <w:p w14:paraId="40F7D000" w14:textId="77777777" w:rsidR="004C02EF" w:rsidRPr="00E77497" w:rsidRDefault="004C02EF" w:rsidP="001F482D">
      <w:pPr>
        <w:pStyle w:val="Alg4"/>
        <w:numPr>
          <w:ilvl w:val="0"/>
          <w:numId w:val="32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7DF35DFF" w14:textId="77777777" w:rsidR="004C02EF" w:rsidRPr="00E77497" w:rsidRDefault="004C02EF" w:rsidP="001F482D">
      <w:pPr>
        <w:pStyle w:val="Alg4"/>
        <w:numPr>
          <w:ilvl w:val="0"/>
          <w:numId w:val="32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rsidRPr="00E77497">
        <w:t xml:space="preserve">, Property Descriptor {[[Value]]: </w:t>
      </w:r>
      <w:r w:rsidRPr="00E77497">
        <w:rPr>
          <w:i/>
        </w:rPr>
        <w:t>matchedSubstr</w:t>
      </w:r>
      <w:r w:rsidRPr="00E77497">
        <w:t>, [[Writable]</w:t>
      </w:r>
      <w:ins w:id="14242"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7C6A0335" w14:textId="77777777" w:rsidR="004C02EF" w:rsidRPr="006B6D0A" w:rsidRDefault="004C02EF" w:rsidP="001F482D">
      <w:pPr>
        <w:pStyle w:val="Alg4"/>
        <w:numPr>
          <w:ilvl w:val="0"/>
          <w:numId w:val="32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14:paraId="0A0A06F6" w14:textId="77777777" w:rsidR="004C02EF" w:rsidRPr="00E77497" w:rsidRDefault="004C02EF" w:rsidP="001F482D">
      <w:pPr>
        <w:pStyle w:val="Alg4"/>
        <w:numPr>
          <w:ilvl w:val="1"/>
          <w:numId w:val="32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array.</w:t>
      </w:r>
    </w:p>
    <w:p w14:paraId="3DB9C4D6" w14:textId="77777777" w:rsidR="004C02EF" w:rsidRPr="00E77497" w:rsidRDefault="004C02EF" w:rsidP="001F482D">
      <w:pPr>
        <w:pStyle w:val="Alg4"/>
        <w:numPr>
          <w:ilvl w:val="1"/>
          <w:numId w:val="32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 xml:space="preserve">), Property Descriptor {[[Value]]: </w:t>
      </w:r>
      <w:r w:rsidRPr="00E77497">
        <w:rPr>
          <w:i/>
        </w:rPr>
        <w:t>captureI</w:t>
      </w:r>
      <w:r w:rsidRPr="00E77497">
        <w:t>, [[Writable]</w:t>
      </w:r>
      <w:ins w:id="14243"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1AC12BCC" w14:textId="77777777" w:rsidR="004C02EF" w:rsidRPr="00E77497" w:rsidRDefault="004C02EF" w:rsidP="001F482D">
      <w:pPr>
        <w:pStyle w:val="Alg4"/>
        <w:numPr>
          <w:ilvl w:val="0"/>
          <w:numId w:val="323"/>
        </w:numPr>
        <w:spacing w:after="220"/>
      </w:pPr>
      <w:r w:rsidRPr="00E77497">
        <w:t xml:space="preserve">Return </w:t>
      </w:r>
      <w:r w:rsidRPr="00E77497">
        <w:rPr>
          <w:i/>
        </w:rPr>
        <w:t>A</w:t>
      </w:r>
      <w:r w:rsidRPr="00E77497">
        <w:t>.</w:t>
      </w:r>
    </w:p>
    <w:p w14:paraId="7FB9F3B8" w14:textId="77777777" w:rsidR="004C02EF" w:rsidRPr="00E77497" w:rsidRDefault="004C02EF" w:rsidP="004C02EF">
      <w:pPr>
        <w:pStyle w:val="40"/>
        <w:numPr>
          <w:ilvl w:val="0"/>
          <w:numId w:val="0"/>
        </w:numPr>
      </w:pPr>
      <w:r w:rsidRPr="00E77497">
        <w:t>15.10.6.3</w:t>
      </w:r>
      <w:r w:rsidRPr="00E77497">
        <w:tab/>
        <w:t>RegExp.prototype.test(string)</w:t>
      </w:r>
    </w:p>
    <w:p w14:paraId="1BC7C60B" w14:textId="77777777" w:rsidR="004C02EF" w:rsidRPr="00E77497" w:rsidRDefault="004C02EF" w:rsidP="004C02EF">
      <w:r w:rsidRPr="00E77497">
        <w:t>The following steps are taken:</w:t>
      </w:r>
    </w:p>
    <w:p w14:paraId="5A05528F" w14:textId="77777777"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 evaluating the </w:t>
      </w:r>
      <w:r w:rsidRPr="00E77497">
        <w:rPr>
          <w:rFonts w:ascii="Courier New" w:hAnsi="Courier New" w:cs="Courier New"/>
          <w:b/>
        </w:rPr>
        <w:t>RegExp.prototype.exec</w:t>
      </w:r>
      <w:r w:rsidRPr="00E77497">
        <w:t xml:space="preserve"> (15.10.6.2) algorithm upon this RegExp object using </w:t>
      </w:r>
      <w:r w:rsidRPr="00E77497">
        <w:rPr>
          <w:i/>
        </w:rPr>
        <w:t>string</w:t>
      </w:r>
      <w:r w:rsidRPr="00E77497">
        <w:t xml:space="preserve"> as the argument.</w:t>
      </w:r>
    </w:p>
    <w:p w14:paraId="193D2B7E" w14:textId="77777777"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null, then return </w:t>
      </w:r>
      <w:r w:rsidRPr="00E77497">
        <w:rPr>
          <w:b/>
        </w:rPr>
        <w:t>true</w:t>
      </w:r>
      <w:r w:rsidRPr="00E77497">
        <w:t xml:space="preserve">; else return </w:t>
      </w:r>
      <w:r w:rsidRPr="00E77497">
        <w:rPr>
          <w:b/>
        </w:rPr>
        <w:t>false</w:t>
      </w:r>
      <w:r w:rsidRPr="00E77497">
        <w:t>.</w:t>
      </w:r>
    </w:p>
    <w:p w14:paraId="5ABA37B2" w14:textId="77777777" w:rsidR="004C02EF" w:rsidRPr="00E77497" w:rsidRDefault="004C02EF" w:rsidP="004C02EF">
      <w:pPr>
        <w:pStyle w:val="40"/>
        <w:numPr>
          <w:ilvl w:val="0"/>
          <w:numId w:val="0"/>
        </w:numPr>
      </w:pPr>
      <w:r w:rsidRPr="00E77497">
        <w:t>15.10.6.4</w:t>
      </w:r>
      <w:r w:rsidRPr="00E77497">
        <w:tab/>
        <w:t>RegExp.prototype.toString()</w:t>
      </w:r>
    </w:p>
    <w:p w14:paraId="34F786F9" w14:textId="77777777" w:rsidR="004C02EF" w:rsidRPr="00E77497" w:rsidRDefault="004C02EF" w:rsidP="004C02EF">
      <w:pPr>
        <w:rPr>
          <w:rFonts w:ascii="Courier New" w:hAnsi="Courier New"/>
          <w:b/>
        </w:rPr>
      </w:pPr>
      <w:r w:rsidRPr="00E77497">
        <w:t xml:space="preserve">Return the String value formed by concatenating the Strings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the String value of the </w:t>
      </w:r>
      <w:r w:rsidRPr="00E77497">
        <w:rPr>
          <w:b/>
        </w:rPr>
        <w:t>source</w:t>
      </w:r>
      <w:r w:rsidRPr="00E77497">
        <w:t xml:space="preserve"> property of this RegExp object, and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plus </w:t>
      </w:r>
      <w:r w:rsidRPr="00E77497">
        <w:rPr>
          <w:rFonts w:ascii="Courier New" w:hAnsi="Courier New"/>
          <w:sz w:val="18"/>
        </w:rPr>
        <w:t>"</w:t>
      </w:r>
      <w:r w:rsidRPr="00E77497">
        <w:rPr>
          <w:rFonts w:ascii="Courier New" w:hAnsi="Courier New"/>
          <w:b/>
        </w:rPr>
        <w:t>g</w:t>
      </w:r>
      <w:r w:rsidRPr="00E77497">
        <w:rPr>
          <w:rFonts w:ascii="Courier New" w:hAnsi="Courier New"/>
          <w:sz w:val="18"/>
        </w:rPr>
        <w:t>"</w:t>
      </w:r>
      <w:r w:rsidRPr="00E77497">
        <w:t xml:space="preserve"> if the </w:t>
      </w:r>
      <w:r w:rsidRPr="00E77497">
        <w:rPr>
          <w:rFonts w:ascii="Courier New" w:hAnsi="Courier New"/>
          <w:b/>
        </w:rPr>
        <w:t>global</w:t>
      </w:r>
      <w:r w:rsidRPr="00E77497">
        <w:t xml:space="preserve"> property is </w:t>
      </w:r>
      <w:r w:rsidRPr="00E77497">
        <w:rPr>
          <w:b/>
        </w:rPr>
        <w:t>true</w:t>
      </w:r>
      <w:r w:rsidRPr="00E77497">
        <w:t xml:space="preserve">, </w:t>
      </w:r>
      <w:r w:rsidRPr="00E77497">
        <w:rPr>
          <w:rFonts w:ascii="Courier New" w:hAnsi="Courier New"/>
          <w:sz w:val="18"/>
        </w:rPr>
        <w:t>"</w:t>
      </w:r>
      <w:r w:rsidRPr="00E77497">
        <w:rPr>
          <w:rFonts w:ascii="Courier New" w:hAnsi="Courier New"/>
          <w:b/>
        </w:rPr>
        <w:t>i</w:t>
      </w:r>
      <w:r w:rsidRPr="00E77497">
        <w:rPr>
          <w:rFonts w:ascii="Courier New" w:hAnsi="Courier New"/>
          <w:sz w:val="18"/>
        </w:rPr>
        <w:t>"</w:t>
      </w:r>
      <w:r w:rsidRPr="00E77497">
        <w:t xml:space="preserve"> if the </w:t>
      </w:r>
      <w:r w:rsidRPr="00E77497">
        <w:rPr>
          <w:rFonts w:ascii="Courier New" w:hAnsi="Courier New"/>
          <w:b/>
        </w:rPr>
        <w:t>ignoreCase</w:t>
      </w:r>
      <w:r w:rsidRPr="00E77497">
        <w:t xml:space="preserve"> property is </w:t>
      </w:r>
      <w:r w:rsidRPr="00E77497">
        <w:rPr>
          <w:b/>
        </w:rPr>
        <w:t>true</w:t>
      </w:r>
      <w:r w:rsidRPr="00E77497">
        <w:t xml:space="preserve">, and </w:t>
      </w:r>
      <w:r w:rsidRPr="00E77497">
        <w:rPr>
          <w:rFonts w:ascii="Courier New" w:hAnsi="Courier New"/>
          <w:sz w:val="18"/>
        </w:rPr>
        <w:t>"</w:t>
      </w:r>
      <w:r w:rsidRPr="00E77497">
        <w:rPr>
          <w:rFonts w:ascii="Courier New" w:hAnsi="Courier New"/>
          <w:b/>
        </w:rPr>
        <w:t>m</w:t>
      </w:r>
      <w:r w:rsidRPr="00E77497">
        <w:rPr>
          <w:rFonts w:ascii="Courier New" w:hAnsi="Courier New"/>
          <w:sz w:val="18"/>
        </w:rPr>
        <w:t>"</w:t>
      </w:r>
      <w:r w:rsidRPr="00E77497">
        <w:t xml:space="preserve"> if the </w:t>
      </w:r>
      <w:r w:rsidRPr="00E77497">
        <w:rPr>
          <w:rFonts w:ascii="Courier New" w:hAnsi="Courier New"/>
          <w:b/>
        </w:rPr>
        <w:t>multiline</w:t>
      </w:r>
      <w:r w:rsidRPr="00E77497">
        <w:t xml:space="preserve"> property is </w:t>
      </w:r>
      <w:r w:rsidRPr="00E77497">
        <w:rPr>
          <w:b/>
        </w:rPr>
        <w:t>true</w:t>
      </w:r>
      <w:r w:rsidRPr="00E77497">
        <w:rPr>
          <w:rFonts w:ascii="Courier New" w:hAnsi="Courier New"/>
          <w:b/>
        </w:rPr>
        <w:t>.</w:t>
      </w:r>
    </w:p>
    <w:p w14:paraId="1701DA19" w14:textId="77777777"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3D18AA2E" w14:textId="77777777" w:rsidR="004C02EF" w:rsidRPr="004D1BD1" w:rsidRDefault="004C02EF" w:rsidP="00F710D2">
      <w:pPr>
        <w:pStyle w:val="30"/>
        <w:numPr>
          <w:ilvl w:val="0"/>
          <w:numId w:val="0"/>
        </w:numPr>
      </w:pPr>
      <w:bookmarkStart w:id="14244" w:name="_Toc417706286"/>
      <w:bookmarkStart w:id="14245" w:name="_Toc432237651"/>
      <w:bookmarkStart w:id="14246" w:name="_Toc432984860"/>
      <w:bookmarkStart w:id="14247" w:name="_Toc472818961"/>
      <w:bookmarkStart w:id="14248" w:name="_Toc235503539"/>
      <w:bookmarkStart w:id="14249" w:name="_Toc241509314"/>
      <w:bookmarkStart w:id="14250" w:name="_Toc244416801"/>
      <w:bookmarkStart w:id="14251" w:name="_Toc276631165"/>
      <w:bookmarkStart w:id="14252" w:name="_Toc314500721"/>
      <w:r w:rsidRPr="004D1BD1">
        <w:t>15.10.7</w:t>
      </w:r>
      <w:r w:rsidRPr="004D1BD1">
        <w:tab/>
        <w:t>Properties of RegExp Instances</w:t>
      </w:r>
      <w:bookmarkEnd w:id="14244"/>
      <w:bookmarkEnd w:id="14245"/>
      <w:bookmarkEnd w:id="14246"/>
      <w:bookmarkEnd w:id="14247"/>
      <w:bookmarkEnd w:id="14248"/>
      <w:bookmarkEnd w:id="14249"/>
      <w:bookmarkEnd w:id="14250"/>
      <w:bookmarkEnd w:id="14251"/>
      <w:bookmarkEnd w:id="14252"/>
    </w:p>
    <w:p w14:paraId="764569EB" w14:textId="77777777" w:rsidR="004C02EF" w:rsidRPr="00E77497" w:rsidRDefault="004C02EF" w:rsidP="004C02EF">
      <w:r w:rsidRPr="008B7F6F">
        <w:t xml:space="preserve">RegExp instances inherit properties from the RegExp prototype object and </w:t>
      </w:r>
      <w:del w:id="14253" w:author="Allen Wirfs-Brock" w:date="2011-07-02T14:36:00Z">
        <w:r w:rsidRPr="006B6D0A" w:rsidDel="00736F7F">
          <w:delText xml:space="preserve">their </w:delText>
        </w:r>
      </w:del>
      <w:ins w:id="14254" w:author="Allen Wirfs-Brock" w:date="2011-07-02T14:36:00Z">
        <w:r w:rsidR="00736F7F" w:rsidRPr="006B6D0A">
          <w:t xml:space="preserve">have a </w:t>
        </w:r>
      </w:ins>
      <w:r w:rsidRPr="006B6D0A">
        <w:t>[[</w:t>
      </w:r>
      <w:del w:id="14255" w:author="Allen Wirfs-Brock" w:date="2011-07-02T14:36:00Z">
        <w:r w:rsidRPr="00E65A34" w:rsidDel="00736F7F">
          <w:delText>Class</w:delText>
        </w:r>
      </w:del>
      <w:ins w:id="14256" w:author="Allen Wirfs-Brock" w:date="2011-07-02T14:36:00Z">
        <w:del w:id="14257" w:author="Rev 3 Allen Wirfs-Brock" w:date="2011-09-08T14:57:00Z">
          <w:r w:rsidR="00736F7F" w:rsidRPr="00546435" w:rsidDel="00BA3B3B">
            <w:delText>IsRegExp</w:delText>
          </w:r>
        </w:del>
      </w:ins>
      <w:ins w:id="14258" w:author="Rev 3 Allen Wirfs-Brock" w:date="2011-09-08T14:57:00Z">
        <w:r w:rsidR="00BA3B3B" w:rsidRPr="00A67AF2">
          <w:t>NativeBrand</w:t>
        </w:r>
      </w:ins>
      <w:r w:rsidRPr="00A67AF2">
        <w:t>]] internal property</w:t>
      </w:r>
      <w:ins w:id="14259" w:author="Rev 3 Allen Wirfs-Brock" w:date="2011-09-08T14:56:00Z">
        <w:r w:rsidR="00BA3B3B" w:rsidRPr="00A67AF2">
          <w:t xml:space="preserve"> whose value is NativeRegExp</w:t>
        </w:r>
      </w:ins>
      <w:del w:id="14260" w:author="Allen Wirfs-Brock" w:date="2011-07-02T14:36:00Z">
        <w:r w:rsidRPr="00B820AB" w:rsidDel="00736F7F">
          <w:delText xml:space="preserve"> value is </w:delText>
        </w:r>
        <w:r w:rsidRPr="00675B74" w:rsidDel="00736F7F">
          <w:rPr>
            <w:rFonts w:ascii="Courier New" w:hAnsi="Courier New" w:cs="Courier New"/>
            <w:b/>
          </w:rPr>
          <w:delText>"RegExp"</w:delText>
        </w:r>
      </w:del>
      <w:r w:rsidRPr="00E77497">
        <w:t xml:space="preserve">. RegExp instances also have a [[Match]] internal property and a </w:t>
      </w:r>
      <w:r w:rsidRPr="00E77497">
        <w:rPr>
          <w:rFonts w:ascii="Courier New" w:hAnsi="Courier New"/>
          <w:b/>
        </w:rPr>
        <w:t>length</w:t>
      </w:r>
      <w:r w:rsidRPr="00E77497">
        <w:t xml:space="preserve"> property.</w:t>
      </w:r>
    </w:p>
    <w:p w14:paraId="5FFD59F3" w14:textId="77777777" w:rsidR="004C02EF" w:rsidRPr="00E77497" w:rsidRDefault="004C02EF" w:rsidP="004C02EF">
      <w:r w:rsidRPr="00E77497">
        <w:t xml:space="preserve">The value of the [[Match]] internal property is an implementation dependent representation of the </w:t>
      </w:r>
      <w:r w:rsidRPr="00E77497">
        <w:rPr>
          <w:rFonts w:ascii="Times New Roman" w:hAnsi="Times New Roman"/>
          <w:i/>
        </w:rPr>
        <w:t>Pattern</w:t>
      </w:r>
      <w:r w:rsidRPr="00E77497">
        <w:t xml:space="preserve"> of the RegExp object.</w:t>
      </w:r>
    </w:p>
    <w:p w14:paraId="1570A99A" w14:textId="77777777" w:rsidR="004C02EF" w:rsidRPr="00E77497" w:rsidRDefault="004C02EF" w:rsidP="004C02EF">
      <w:r w:rsidRPr="00E77497">
        <w:t>RegExp instances also have the following properties.</w:t>
      </w:r>
    </w:p>
    <w:p w14:paraId="1E27491F" w14:textId="77777777" w:rsidR="004C02EF" w:rsidRPr="00E77497" w:rsidRDefault="004C02EF" w:rsidP="004C02EF">
      <w:pPr>
        <w:pStyle w:val="40"/>
        <w:numPr>
          <w:ilvl w:val="0"/>
          <w:numId w:val="0"/>
        </w:numPr>
      </w:pPr>
      <w:r w:rsidRPr="00E77497">
        <w:t>15.10.7.1</w:t>
      </w:r>
      <w:r w:rsidRPr="00E77497">
        <w:tab/>
        <w:t>source</w:t>
      </w:r>
    </w:p>
    <w:p w14:paraId="642CEB5F" w14:textId="77777777" w:rsidR="004C02EF" w:rsidRPr="00E77497" w:rsidRDefault="004C02EF" w:rsidP="004C02EF">
      <w:r w:rsidRPr="00E77497">
        <w:t xml:space="preserve">The value of the </w:t>
      </w:r>
      <w:r w:rsidRPr="00E77497">
        <w:rPr>
          <w:rFonts w:ascii="Courier New" w:hAnsi="Courier New"/>
          <w:b/>
        </w:rPr>
        <w:t>source</w:t>
      </w:r>
      <w:r w:rsidRPr="00E77497">
        <w:t xml:space="preserve"> property is a String in the form of a </w:t>
      </w:r>
      <w:r w:rsidRPr="00E77497">
        <w:rPr>
          <w:rStyle w:val="bnf"/>
        </w:rPr>
        <w:t>Pattern</w:t>
      </w:r>
      <w:r w:rsidRPr="00E77497">
        <w:t xml:space="preserve"> representing the current regular expression.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2A4E95CC" w14:textId="77777777" w:rsidR="004C02EF" w:rsidRPr="00E77497" w:rsidRDefault="004C02EF" w:rsidP="004C02EF">
      <w:pPr>
        <w:pStyle w:val="40"/>
        <w:numPr>
          <w:ilvl w:val="0"/>
          <w:numId w:val="0"/>
        </w:numPr>
      </w:pPr>
      <w:r w:rsidRPr="00E77497">
        <w:t>15.10.7.2</w:t>
      </w:r>
      <w:r w:rsidRPr="00E77497">
        <w:tab/>
        <w:t>global</w:t>
      </w:r>
    </w:p>
    <w:p w14:paraId="23D5775F" w14:textId="77777777" w:rsidR="004C02EF" w:rsidRPr="00E77497" w:rsidRDefault="004C02EF" w:rsidP="004C02EF">
      <w:r w:rsidRPr="00E77497">
        <w:t xml:space="preserve">The value of the </w:t>
      </w:r>
      <w:r w:rsidRPr="00E77497">
        <w:rPr>
          <w:rFonts w:ascii="Courier New" w:hAnsi="Courier New"/>
          <w:b/>
        </w:rPr>
        <w:t>global</w:t>
      </w:r>
      <w:r w:rsidRPr="00E77497">
        <w:t xml:space="preserve"> property is a Boolean value indicating whether the flags contained the character </w:t>
      </w:r>
      <w:r w:rsidRPr="00E77497">
        <w:rPr>
          <w:rFonts w:ascii="Courier New" w:hAnsi="Courier New"/>
          <w:b/>
        </w:rPr>
        <w:t>“g”</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4F513D32" w14:textId="77777777" w:rsidR="004C02EF" w:rsidRPr="00E77497" w:rsidRDefault="004C02EF" w:rsidP="004C02EF">
      <w:pPr>
        <w:pStyle w:val="40"/>
        <w:numPr>
          <w:ilvl w:val="0"/>
          <w:numId w:val="0"/>
        </w:numPr>
      </w:pPr>
      <w:bookmarkStart w:id="14261" w:name="_Ref408723499"/>
      <w:r w:rsidRPr="00E77497">
        <w:t>15.10.7.3</w:t>
      </w:r>
      <w:r w:rsidRPr="00E77497">
        <w:tab/>
        <w:t>ignoreCase</w:t>
      </w:r>
      <w:bookmarkEnd w:id="14261"/>
    </w:p>
    <w:p w14:paraId="7AA57E27" w14:textId="77777777" w:rsidR="004C02EF" w:rsidRPr="00E77497" w:rsidRDefault="004C02EF" w:rsidP="004C02EF">
      <w:r w:rsidRPr="00E77497">
        <w:t xml:space="preserve">The value of the </w:t>
      </w:r>
      <w:r w:rsidRPr="00E77497">
        <w:rPr>
          <w:rFonts w:ascii="Courier New" w:hAnsi="Courier New"/>
          <w:b/>
        </w:rPr>
        <w:t>ignoreCase</w:t>
      </w:r>
      <w:r w:rsidRPr="00E77497">
        <w:t xml:space="preserve"> property is a Boolean value indicating whether the flags contained the character </w:t>
      </w:r>
      <w:r w:rsidRPr="00E77497">
        <w:rPr>
          <w:rFonts w:ascii="Courier New" w:hAnsi="Courier New"/>
          <w:b/>
        </w:rPr>
        <w:t>“i”</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39E599F3" w14:textId="77777777" w:rsidR="004C02EF" w:rsidRPr="00E77497" w:rsidRDefault="004C02EF" w:rsidP="004C02EF">
      <w:pPr>
        <w:pStyle w:val="40"/>
        <w:numPr>
          <w:ilvl w:val="0"/>
          <w:numId w:val="0"/>
        </w:numPr>
      </w:pPr>
      <w:r w:rsidRPr="00E77497">
        <w:t>15.10.7.4</w:t>
      </w:r>
      <w:r w:rsidRPr="00E77497">
        <w:tab/>
        <w:t>multiline</w:t>
      </w:r>
    </w:p>
    <w:p w14:paraId="384FDBD1" w14:textId="77777777" w:rsidR="004C02EF" w:rsidRPr="00E77497" w:rsidRDefault="004C02EF" w:rsidP="004C02EF">
      <w:r w:rsidRPr="00E77497">
        <w:t xml:space="preserve">The value of the </w:t>
      </w:r>
      <w:r w:rsidRPr="00E77497">
        <w:rPr>
          <w:rFonts w:ascii="Courier New" w:hAnsi="Courier New"/>
          <w:b/>
        </w:rPr>
        <w:t>multiline</w:t>
      </w:r>
      <w:r w:rsidRPr="00E77497">
        <w:t xml:space="preserve"> property is a Boolean value indicating whether the flags contained the character </w:t>
      </w:r>
      <w:r w:rsidRPr="00E77497">
        <w:rPr>
          <w:rFonts w:ascii="Courier New" w:hAnsi="Courier New"/>
          <w:b/>
        </w:rPr>
        <w:t>“m”</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6AB0A0EA" w14:textId="77777777" w:rsidR="004C02EF" w:rsidRPr="00E77497" w:rsidRDefault="004C02EF" w:rsidP="004C02EF">
      <w:pPr>
        <w:pStyle w:val="40"/>
        <w:numPr>
          <w:ilvl w:val="0"/>
          <w:numId w:val="0"/>
        </w:numPr>
      </w:pPr>
      <w:bookmarkStart w:id="14262" w:name="_Ref408723429"/>
      <w:r w:rsidRPr="00E77497">
        <w:t>15.10.7.5</w:t>
      </w:r>
      <w:r w:rsidRPr="00E77497">
        <w:tab/>
        <w:t>lastIndex</w:t>
      </w:r>
      <w:bookmarkEnd w:id="14262"/>
    </w:p>
    <w:p w14:paraId="151A0F7F" w14:textId="77777777"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23D1307D" w14:textId="77777777"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2B3DEB7A" w14:textId="77777777" w:rsidR="004C02EF" w:rsidRPr="00675B74" w:rsidRDefault="004C02EF" w:rsidP="00F710D2">
      <w:pPr>
        <w:pStyle w:val="20"/>
        <w:numPr>
          <w:ilvl w:val="0"/>
          <w:numId w:val="0"/>
        </w:numPr>
      </w:pPr>
      <w:bookmarkStart w:id="14263" w:name="_Toc449970607"/>
      <w:bookmarkStart w:id="14264" w:name="_Ref456011623"/>
      <w:bookmarkStart w:id="14265" w:name="_Ref457710787"/>
      <w:bookmarkStart w:id="14266" w:name="_Ref457792928"/>
      <w:bookmarkStart w:id="14267" w:name="_Toc472818962"/>
      <w:bookmarkStart w:id="14268" w:name="_Toc235503540"/>
      <w:bookmarkStart w:id="14269" w:name="_Toc241509315"/>
      <w:bookmarkStart w:id="14270" w:name="_Toc244416802"/>
      <w:bookmarkStart w:id="14271" w:name="_Toc276631166"/>
      <w:bookmarkStart w:id="14272" w:name="_Toc314500722"/>
      <w:r w:rsidRPr="00675B74">
        <w:t>15.11</w:t>
      </w:r>
      <w:r w:rsidRPr="00675B74">
        <w:tab/>
        <w:t>Error Objects</w:t>
      </w:r>
      <w:bookmarkEnd w:id="14263"/>
      <w:bookmarkEnd w:id="14264"/>
      <w:bookmarkEnd w:id="14265"/>
      <w:bookmarkEnd w:id="14266"/>
      <w:bookmarkEnd w:id="14267"/>
      <w:bookmarkEnd w:id="14268"/>
      <w:bookmarkEnd w:id="14269"/>
      <w:bookmarkEnd w:id="14270"/>
      <w:bookmarkEnd w:id="14271"/>
      <w:bookmarkEnd w:id="14272"/>
    </w:p>
    <w:p w14:paraId="017F666A" w14:textId="77777777" w:rsidR="004C02EF" w:rsidRPr="00E77497" w:rsidRDefault="004C02EF" w:rsidP="004C02EF">
      <w:bookmarkStart w:id="14273" w:name="_Toc449970608"/>
      <w:bookmarkStart w:id="14274" w:name="_Ref456002936"/>
      <w:r w:rsidRPr="00E77497">
        <w:t>Instances of Error objects are thrown as exceptions when runtime errors occur. The Error objects may also serve as base objects for user-defined exception classes.</w:t>
      </w:r>
    </w:p>
    <w:p w14:paraId="0F88A1BD" w14:textId="77777777" w:rsidR="004C02EF" w:rsidRPr="00E77497" w:rsidRDefault="004C02EF" w:rsidP="00F710D2">
      <w:pPr>
        <w:pStyle w:val="30"/>
        <w:numPr>
          <w:ilvl w:val="0"/>
          <w:numId w:val="0"/>
        </w:numPr>
      </w:pPr>
      <w:bookmarkStart w:id="14275" w:name="_Ref464292699"/>
      <w:bookmarkStart w:id="14276" w:name="_Toc472818963"/>
      <w:bookmarkStart w:id="14277" w:name="_Toc235503541"/>
      <w:bookmarkStart w:id="14278" w:name="_Toc241509316"/>
      <w:bookmarkStart w:id="14279" w:name="_Toc244416803"/>
      <w:bookmarkStart w:id="14280" w:name="_Toc276631167"/>
      <w:bookmarkStart w:id="14281" w:name="_Toc314500723"/>
      <w:r w:rsidRPr="00E77497">
        <w:t>15.11.1</w:t>
      </w:r>
      <w:r w:rsidRPr="00E77497">
        <w:tab/>
        <w:t>The Error Constructor Called as a Function</w:t>
      </w:r>
      <w:bookmarkEnd w:id="14273"/>
      <w:bookmarkEnd w:id="14274"/>
      <w:bookmarkEnd w:id="14275"/>
      <w:bookmarkEnd w:id="14276"/>
      <w:bookmarkEnd w:id="14277"/>
      <w:bookmarkEnd w:id="14278"/>
      <w:bookmarkEnd w:id="14279"/>
      <w:bookmarkEnd w:id="14280"/>
      <w:bookmarkEnd w:id="14281"/>
    </w:p>
    <w:p w14:paraId="07B1901A" w14:textId="77777777" w:rsidR="004C02EF" w:rsidRPr="00E77497" w:rsidRDefault="004C02EF" w:rsidP="004C02EF">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p>
    <w:p w14:paraId="41F1FC84" w14:textId="77777777" w:rsidR="004C02EF" w:rsidRPr="00E77497" w:rsidRDefault="004C02EF" w:rsidP="004C02EF">
      <w:pPr>
        <w:pStyle w:val="40"/>
        <w:numPr>
          <w:ilvl w:val="0"/>
          <w:numId w:val="0"/>
        </w:numPr>
      </w:pPr>
      <w:r w:rsidRPr="00E77497">
        <w:t>15.11.1.1</w:t>
      </w:r>
      <w:r w:rsidRPr="00E77497">
        <w:tab/>
        <w:t>Error (message)</w:t>
      </w:r>
    </w:p>
    <w:p w14:paraId="7B712596" w14:textId="77777777" w:rsidR="004C02EF" w:rsidRPr="00E77497" w:rsidRDefault="004C02EF" w:rsidP="004C02EF">
      <w:bookmarkStart w:id="14282" w:name="_Toc449970609"/>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3EBBD48B" w14:textId="77777777" w:rsidR="004C02EF" w:rsidRPr="00E77497" w:rsidRDefault="004C02EF" w:rsidP="004C02EF">
      <w:r w:rsidRPr="00E77497">
        <w:t xml:space="preserve">The </w:t>
      </w:r>
      <w:del w:id="14283" w:author="Allen Wirfs-Brock" w:date="2011-07-02T14:37:00Z">
        <w:r w:rsidRPr="00E77497" w:rsidDel="00736F7F">
          <w:delText xml:space="preserve">[[Class]] internal property of the </w:delText>
        </w:r>
      </w:del>
      <w:r w:rsidRPr="00E77497">
        <w:t xml:space="preserve">newly constructed object </w:t>
      </w:r>
      <w:del w:id="14284" w:author="Allen Wirfs-Brock" w:date="2011-07-02T14:38:00Z">
        <w:r w:rsidRPr="00E77497" w:rsidDel="00736F7F">
          <w:delText xml:space="preserve">is </w:delText>
        </w:r>
      </w:del>
      <w:del w:id="14285" w:author="Allen Wirfs-Brock" w:date="2011-07-02T14:37:00Z">
        <w:r w:rsidRPr="00E77497" w:rsidDel="00736F7F">
          <w:delText xml:space="preserve">set to </w:delText>
        </w:r>
        <w:r w:rsidRPr="00E77497" w:rsidDel="00736F7F">
          <w:rPr>
            <w:rFonts w:ascii="Courier New" w:hAnsi="Courier New"/>
            <w:b/>
          </w:rPr>
          <w:delText>"Error"</w:delText>
        </w:r>
      </w:del>
      <w:ins w:id="14286" w:author="Allen Wirfs-Brock" w:date="2011-07-02T14:37:00Z">
        <w:r w:rsidR="00736F7F" w:rsidRPr="00E77497">
          <w:t>has a</w:t>
        </w:r>
        <w:del w:id="14287" w:author="Rev 3 Allen Wirfs-Brock" w:date="2011-09-08T14:58:00Z">
          <w:r w:rsidR="00736F7F" w:rsidRPr="00E77497" w:rsidDel="00BA3B3B">
            <w:delText>n</w:delText>
          </w:r>
        </w:del>
        <w:r w:rsidR="00736F7F" w:rsidRPr="00E77497">
          <w:t xml:space="preserve"> [[</w:t>
        </w:r>
        <w:del w:id="14288" w:author="Rev 3 Allen Wirfs-Brock" w:date="2011-09-08T14:58:00Z">
          <w:r w:rsidR="00736F7F" w:rsidRPr="00E77497" w:rsidDel="00BA3B3B">
            <w:delText>IsError</w:delText>
          </w:r>
        </w:del>
      </w:ins>
      <w:ins w:id="14289" w:author="Rev 3 Allen Wirfs-Brock" w:date="2011-09-08T14:58:00Z">
        <w:r w:rsidR="00BA3B3B" w:rsidRPr="00E77497">
          <w:t>NativeBrand</w:t>
        </w:r>
      </w:ins>
      <w:ins w:id="14290" w:author="Allen Wirfs-Brock" w:date="2011-07-02T14:37:00Z">
        <w:r w:rsidR="00736F7F" w:rsidRPr="00E77497">
          <w:t>]] internal property</w:t>
        </w:r>
      </w:ins>
      <w:ins w:id="14291" w:author="Rev 3 Allen Wirfs-Brock" w:date="2011-09-08T14:58:00Z">
        <w:r w:rsidR="00BA3B3B" w:rsidRPr="00E77497">
          <w:t xml:space="preserve"> whose value is NativeError</w:t>
        </w:r>
      </w:ins>
      <w:r w:rsidRPr="00E77497">
        <w:t>.</w:t>
      </w:r>
    </w:p>
    <w:p w14:paraId="46D5A573"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D38F529" w14:textId="77777777" w:rsidR="004C02EF" w:rsidRPr="00E77497" w:rsidRDefault="004C02EF" w:rsidP="004C02EF">
      <w:bookmarkStart w:id="14292" w:name="_Ref456002941"/>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5D21EB34" w14:textId="77777777" w:rsidR="004C02EF" w:rsidRPr="00E77497" w:rsidRDefault="004C02EF" w:rsidP="00F710D2">
      <w:pPr>
        <w:pStyle w:val="30"/>
        <w:numPr>
          <w:ilvl w:val="0"/>
          <w:numId w:val="0"/>
        </w:numPr>
      </w:pPr>
      <w:bookmarkStart w:id="14293" w:name="_Ref464292724"/>
      <w:bookmarkStart w:id="14294" w:name="_Toc472818964"/>
      <w:bookmarkStart w:id="14295" w:name="_Toc235503542"/>
      <w:bookmarkStart w:id="14296" w:name="_Toc241509317"/>
      <w:bookmarkStart w:id="14297" w:name="_Toc244416804"/>
      <w:bookmarkStart w:id="14298" w:name="_Toc276631168"/>
      <w:bookmarkStart w:id="14299" w:name="_Toc314500724"/>
      <w:r w:rsidRPr="00E77497">
        <w:t>15.11.2</w:t>
      </w:r>
      <w:r w:rsidRPr="00E77497">
        <w:tab/>
        <w:t>The Error Constructor</w:t>
      </w:r>
      <w:bookmarkEnd w:id="14282"/>
      <w:bookmarkEnd w:id="14292"/>
      <w:bookmarkEnd w:id="14293"/>
      <w:bookmarkEnd w:id="14294"/>
      <w:bookmarkEnd w:id="14295"/>
      <w:bookmarkEnd w:id="14296"/>
      <w:bookmarkEnd w:id="14297"/>
      <w:bookmarkEnd w:id="14298"/>
      <w:bookmarkEnd w:id="14299"/>
    </w:p>
    <w:p w14:paraId="79490467" w14:textId="77777777" w:rsidR="004C02EF" w:rsidRPr="00E77497" w:rsidRDefault="004C02EF" w:rsidP="004C02EF">
      <w:r w:rsidRPr="00E77497">
        <w:t xml:space="preserve">When </w:t>
      </w:r>
      <w:r w:rsidRPr="00E77497">
        <w:rPr>
          <w:rFonts w:ascii="Courier New" w:hAnsi="Courier New"/>
          <w:b/>
        </w:rPr>
        <w:t>Error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013ACD72" w14:textId="77777777" w:rsidR="004C02EF" w:rsidRPr="00E77497" w:rsidRDefault="004C02EF" w:rsidP="004C02EF">
      <w:pPr>
        <w:pStyle w:val="40"/>
        <w:numPr>
          <w:ilvl w:val="0"/>
          <w:numId w:val="0"/>
        </w:numPr>
      </w:pPr>
      <w:r w:rsidRPr="00E77497">
        <w:t>15.11.2.1</w:t>
      </w:r>
      <w:r w:rsidRPr="00E77497">
        <w:tab/>
        <w:t>new Error (message)</w:t>
      </w:r>
    </w:p>
    <w:p w14:paraId="47E842CA" w14:textId="77777777" w:rsidR="004C02EF" w:rsidRPr="00E77497" w:rsidRDefault="004C02EF" w:rsidP="004C02EF">
      <w:bookmarkStart w:id="14300" w:name="_Toc449970610"/>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345717F3" w14:textId="77777777" w:rsidR="004C02EF" w:rsidRPr="00E77497" w:rsidRDefault="004C02EF" w:rsidP="004C02EF">
      <w:r w:rsidRPr="00E77497">
        <w:t xml:space="preserve">The </w:t>
      </w:r>
      <w:del w:id="14301" w:author="Allen Wirfs-Brock" w:date="2011-07-02T14:39:00Z">
        <w:r w:rsidRPr="00E77497" w:rsidDel="00736F7F">
          <w:delText xml:space="preserve">[[Class]] internal property of the </w:delText>
        </w:r>
      </w:del>
      <w:r w:rsidRPr="00E77497">
        <w:t xml:space="preserve">newly constructed </w:t>
      </w:r>
      <w:del w:id="14302" w:author="Allen Wirfs-Brock" w:date="2011-07-02T14:39:00Z">
        <w:r w:rsidRPr="00E77497" w:rsidDel="00736F7F">
          <w:delText xml:space="preserve">Error </w:delText>
        </w:r>
      </w:del>
      <w:r w:rsidRPr="00E77497">
        <w:t xml:space="preserve">object </w:t>
      </w:r>
      <w:ins w:id="14303" w:author="Allen Wirfs-Brock" w:date="2011-07-02T14:39:00Z">
        <w:r w:rsidR="00736F7F" w:rsidRPr="00E77497">
          <w:t>has a</w:t>
        </w:r>
        <w:del w:id="14304" w:author="Rev 3 Allen Wirfs-Brock" w:date="2011-09-08T14:59:00Z">
          <w:r w:rsidR="00736F7F" w:rsidRPr="00E77497" w:rsidDel="00BA3B3B">
            <w:delText>n</w:delText>
          </w:r>
        </w:del>
        <w:r w:rsidR="00736F7F" w:rsidRPr="00E77497">
          <w:t xml:space="preserve"> [[</w:t>
        </w:r>
        <w:del w:id="14305" w:author="Rev 3 Allen Wirfs-Brock" w:date="2011-09-08T14:59:00Z">
          <w:r w:rsidR="00736F7F" w:rsidRPr="00E77497" w:rsidDel="00BA3B3B">
            <w:delText>IsError</w:delText>
          </w:r>
        </w:del>
      </w:ins>
      <w:ins w:id="14306" w:author="Rev 3 Allen Wirfs-Brock" w:date="2011-09-08T14:59:00Z">
        <w:r w:rsidR="00BA3B3B" w:rsidRPr="00E77497">
          <w:t>NativeBrand</w:t>
        </w:r>
      </w:ins>
      <w:ins w:id="14307" w:author="Allen Wirfs-Brock" w:date="2011-07-02T14:39:00Z">
        <w:r w:rsidR="00736F7F" w:rsidRPr="00E77497">
          <w:t>]] internal property</w:t>
        </w:r>
      </w:ins>
      <w:ins w:id="14308" w:author="Rev 3 Allen Wirfs-Brock" w:date="2011-09-08T14:59:00Z">
        <w:r w:rsidR="00BA3B3B" w:rsidRPr="00E77497">
          <w:t xml:space="preserve"> whose value is NativeError</w:t>
        </w:r>
        <w:r w:rsidR="00BA3B3B" w:rsidRPr="00E77497" w:rsidDel="00736F7F">
          <w:t xml:space="preserve"> </w:t>
        </w:r>
      </w:ins>
      <w:del w:id="14309" w:author="Allen Wirfs-Brock" w:date="2011-07-02T14:39:00Z">
        <w:r w:rsidRPr="00E77497" w:rsidDel="00736F7F">
          <w:delText xml:space="preserve">is set to </w:delText>
        </w:r>
        <w:r w:rsidRPr="00E77497" w:rsidDel="00736F7F">
          <w:rPr>
            <w:rFonts w:ascii="Courier New" w:hAnsi="Courier New"/>
            <w:b/>
          </w:rPr>
          <w:delText>"Error"</w:delText>
        </w:r>
      </w:del>
      <w:r w:rsidRPr="00E77497">
        <w:t>.</w:t>
      </w:r>
    </w:p>
    <w:p w14:paraId="0C3E9F0C"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596833B3" w14:textId="77777777" w:rsidR="004C02EF" w:rsidRPr="00E77497" w:rsidRDefault="004C02EF" w:rsidP="004C02EF">
      <w:bookmarkStart w:id="14310" w:name="_Ref457710003"/>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0D94378B" w14:textId="77777777" w:rsidR="004C02EF" w:rsidRPr="00E77497" w:rsidRDefault="004C02EF" w:rsidP="00F710D2">
      <w:pPr>
        <w:pStyle w:val="30"/>
        <w:numPr>
          <w:ilvl w:val="0"/>
          <w:numId w:val="0"/>
        </w:numPr>
      </w:pPr>
      <w:bookmarkStart w:id="14311" w:name="_Toc472818965"/>
      <w:bookmarkStart w:id="14312" w:name="_Toc235503543"/>
      <w:bookmarkStart w:id="14313" w:name="_Toc241509318"/>
      <w:bookmarkStart w:id="14314" w:name="_Toc244416805"/>
      <w:bookmarkStart w:id="14315" w:name="_Toc276631169"/>
      <w:bookmarkStart w:id="14316" w:name="_Toc314500725"/>
      <w:r w:rsidRPr="00E77497">
        <w:t>15.11.3</w:t>
      </w:r>
      <w:r w:rsidRPr="00E77497">
        <w:tab/>
        <w:t>Properties of the Error Constructor</w:t>
      </w:r>
      <w:bookmarkEnd w:id="14300"/>
      <w:bookmarkEnd w:id="14310"/>
      <w:bookmarkEnd w:id="14311"/>
      <w:bookmarkEnd w:id="14312"/>
      <w:bookmarkEnd w:id="14313"/>
      <w:bookmarkEnd w:id="14314"/>
      <w:bookmarkEnd w:id="14315"/>
      <w:bookmarkEnd w:id="14316"/>
    </w:p>
    <w:p w14:paraId="0A2376FD" w14:textId="77777777" w:rsidR="004C02EF" w:rsidRPr="00E77497" w:rsidRDefault="004C02EF" w:rsidP="004C02EF">
      <w:r w:rsidRPr="00E77497">
        <w:t>The value of the [[Prototype]] internal property of the Error constructor is the Function prototype object (15.3.4).</w:t>
      </w:r>
    </w:p>
    <w:p w14:paraId="0D9870D3"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14:paraId="2C2D08E0" w14:textId="77777777" w:rsidR="004C02EF" w:rsidRPr="00E77497" w:rsidRDefault="004C02EF" w:rsidP="004C02EF">
      <w:pPr>
        <w:pStyle w:val="40"/>
        <w:numPr>
          <w:ilvl w:val="0"/>
          <w:numId w:val="0"/>
        </w:numPr>
      </w:pPr>
      <w:bookmarkStart w:id="14317" w:name="_Ref455964627"/>
      <w:r w:rsidRPr="00E77497">
        <w:t>15.11.3.1</w:t>
      </w:r>
      <w:r w:rsidRPr="00E77497">
        <w:tab/>
        <w:t>Error.prototype</w:t>
      </w:r>
      <w:bookmarkEnd w:id="14317"/>
    </w:p>
    <w:p w14:paraId="56BA3205" w14:textId="77777777"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14:paraId="401DCFF2"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2BF407E" w14:textId="77777777" w:rsidR="004C02EF" w:rsidRPr="00E77497" w:rsidRDefault="004C02EF" w:rsidP="00F710D2">
      <w:pPr>
        <w:pStyle w:val="30"/>
        <w:numPr>
          <w:ilvl w:val="0"/>
          <w:numId w:val="0"/>
        </w:numPr>
      </w:pPr>
      <w:bookmarkStart w:id="14318" w:name="_Ref457102523"/>
      <w:bookmarkStart w:id="14319" w:name="_Ref457710788"/>
      <w:bookmarkStart w:id="14320" w:name="_Toc472818966"/>
      <w:bookmarkStart w:id="14321" w:name="_Toc235503544"/>
      <w:bookmarkStart w:id="14322" w:name="_Toc241509319"/>
      <w:bookmarkStart w:id="14323" w:name="_Toc244416806"/>
      <w:bookmarkStart w:id="14324" w:name="_Toc276631170"/>
      <w:bookmarkStart w:id="14325" w:name="_Toc314500726"/>
      <w:r w:rsidRPr="00E77497">
        <w:t>15.11.4</w:t>
      </w:r>
      <w:r w:rsidRPr="00E77497">
        <w:tab/>
        <w:t>Properties of the Error Prototype Object</w:t>
      </w:r>
      <w:bookmarkEnd w:id="14318"/>
      <w:bookmarkEnd w:id="14319"/>
      <w:bookmarkEnd w:id="14320"/>
      <w:bookmarkEnd w:id="14321"/>
      <w:bookmarkEnd w:id="14322"/>
      <w:bookmarkEnd w:id="14323"/>
      <w:bookmarkEnd w:id="14324"/>
      <w:bookmarkEnd w:id="14325"/>
    </w:p>
    <w:p w14:paraId="0E1A09DA" w14:textId="77777777" w:rsidR="004C02EF" w:rsidRPr="00E77497" w:rsidRDefault="004C02EF" w:rsidP="004C02EF">
      <w:r w:rsidRPr="00E77497">
        <w:t xml:space="preserve">The Error prototype object is itself an Error object </w:t>
      </w:r>
      <w:ins w:id="14326" w:author="Allen Wirfs-Brock" w:date="2011-07-02T14:39:00Z">
        <w:r w:rsidR="00736F7F" w:rsidRPr="00E77497">
          <w:t>and has a</w:t>
        </w:r>
        <w:del w:id="14327" w:author="Rev 3 Allen Wirfs-Brock" w:date="2011-09-08T14:59:00Z">
          <w:r w:rsidR="00736F7F" w:rsidRPr="00E77497" w:rsidDel="00BA3B3B">
            <w:delText>n</w:delText>
          </w:r>
        </w:del>
        <w:r w:rsidR="00736F7F" w:rsidRPr="00E77497">
          <w:t xml:space="preserve"> [[</w:t>
        </w:r>
        <w:del w:id="14328" w:author="Rev 3 Allen Wirfs-Brock" w:date="2011-09-08T14:59:00Z">
          <w:r w:rsidR="00736F7F" w:rsidRPr="00E77497" w:rsidDel="00BA3B3B">
            <w:delText>IsError</w:delText>
          </w:r>
        </w:del>
      </w:ins>
      <w:ins w:id="14329" w:author="Rev 3 Allen Wirfs-Brock" w:date="2011-09-08T14:59:00Z">
        <w:r w:rsidR="00BA3B3B" w:rsidRPr="00E77497">
          <w:t>NativeBrand</w:t>
        </w:r>
      </w:ins>
      <w:ins w:id="14330" w:author="Allen Wirfs-Brock" w:date="2011-07-02T14:39:00Z">
        <w:r w:rsidR="00736F7F" w:rsidRPr="00E77497">
          <w:t>]] internal property</w:t>
        </w:r>
      </w:ins>
      <w:ins w:id="14331" w:author="Rev 3 Allen Wirfs-Brock" w:date="2011-09-08T14:59:00Z">
        <w:r w:rsidR="00BA3B3B" w:rsidRPr="00E77497">
          <w:t xml:space="preserve"> whose value is NativeError</w:t>
        </w:r>
        <w:r w:rsidR="00BA3B3B" w:rsidRPr="00E77497" w:rsidDel="00736F7F">
          <w:t xml:space="preserve"> </w:t>
        </w:r>
      </w:ins>
      <w:del w:id="14332" w:author="Allen Wirfs-Brock" w:date="2011-07-02T14:39:00Z">
        <w:r w:rsidRPr="00E77497" w:rsidDel="00736F7F">
          <w:delText xml:space="preserve">(its [[Class]] is </w:delText>
        </w:r>
        <w:r w:rsidRPr="00E77497" w:rsidDel="00736F7F">
          <w:rPr>
            <w:rFonts w:ascii="Courier New" w:hAnsi="Courier New"/>
            <w:b/>
          </w:rPr>
          <w:delText>"Error"</w:delText>
        </w:r>
        <w:r w:rsidRPr="00E77497" w:rsidDel="00736F7F">
          <w:delText>)</w:delText>
        </w:r>
      </w:del>
      <w:r w:rsidRPr="00E77497">
        <w:t>.</w:t>
      </w:r>
    </w:p>
    <w:p w14:paraId="17F8AF23" w14:textId="77777777" w:rsidR="004C02EF" w:rsidRPr="00E77497" w:rsidRDefault="004C02EF" w:rsidP="004C02EF">
      <w:r w:rsidRPr="00E77497">
        <w:t>The value of the [[Prototype]] internal property of the Error prototype object is the standard built-in Object prototype object (15.2.4).</w:t>
      </w:r>
    </w:p>
    <w:p w14:paraId="3A639B5F" w14:textId="77777777" w:rsidR="004C02EF" w:rsidRPr="00E77497" w:rsidRDefault="004C02EF" w:rsidP="004C02EF">
      <w:pPr>
        <w:pStyle w:val="40"/>
        <w:numPr>
          <w:ilvl w:val="0"/>
          <w:numId w:val="0"/>
        </w:numPr>
      </w:pPr>
      <w:r w:rsidRPr="00E77497">
        <w:t>15.11.4.1</w:t>
      </w:r>
      <w:r w:rsidRPr="00E77497">
        <w:tab/>
        <w:t>Error.prototype.constructor</w:t>
      </w:r>
    </w:p>
    <w:p w14:paraId="1A4C5432" w14:textId="77777777"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7D46BCFB" w14:textId="77777777" w:rsidR="004C02EF" w:rsidRPr="00E77497" w:rsidRDefault="004C02EF" w:rsidP="004C02EF">
      <w:pPr>
        <w:pStyle w:val="40"/>
        <w:numPr>
          <w:ilvl w:val="0"/>
          <w:numId w:val="0"/>
        </w:numPr>
      </w:pPr>
      <w:r w:rsidRPr="00E77497">
        <w:t>15.11.4.2</w:t>
      </w:r>
      <w:r w:rsidRPr="00E77497">
        <w:tab/>
        <w:t>Error.prototype.name</w:t>
      </w:r>
    </w:p>
    <w:p w14:paraId="1DCCD994" w14:textId="77777777"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56C3C7EC" w14:textId="77777777" w:rsidR="004C02EF" w:rsidRPr="00E77497" w:rsidRDefault="004C02EF" w:rsidP="004C02EF">
      <w:pPr>
        <w:pStyle w:val="40"/>
        <w:numPr>
          <w:ilvl w:val="0"/>
          <w:numId w:val="0"/>
        </w:numPr>
      </w:pPr>
      <w:r w:rsidRPr="00E77497">
        <w:t>15.11.4.3</w:t>
      </w:r>
      <w:r w:rsidRPr="00E77497">
        <w:tab/>
        <w:t>Error.prototype.message</w:t>
      </w:r>
    </w:p>
    <w:p w14:paraId="2FD99BAD" w14:textId="77777777"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14:paraId="4A3607C0" w14:textId="77777777" w:rsidR="004C02EF" w:rsidRPr="00E77497" w:rsidRDefault="004C02EF" w:rsidP="004C02EF">
      <w:pPr>
        <w:pStyle w:val="40"/>
        <w:numPr>
          <w:ilvl w:val="0"/>
          <w:numId w:val="0"/>
        </w:numPr>
      </w:pPr>
      <w:bookmarkStart w:id="14333" w:name="_Ref455972962"/>
      <w:r w:rsidRPr="00E77497">
        <w:t>15.11.4.4</w:t>
      </w:r>
      <w:r w:rsidRPr="00E77497">
        <w:tab/>
        <w:t>Error.prototype.toString ( )</w:t>
      </w:r>
      <w:bookmarkEnd w:id="14333"/>
    </w:p>
    <w:p w14:paraId="15D42AAB" w14:textId="77777777" w:rsidR="004C02EF" w:rsidRPr="00E77497" w:rsidRDefault="004C02EF" w:rsidP="004C02EF">
      <w:bookmarkStart w:id="14334" w:name="_Toc449970612"/>
      <w:r w:rsidRPr="00E77497">
        <w:t>The following steps are taken:</w:t>
      </w:r>
    </w:p>
    <w:p w14:paraId="07759467" w14:textId="77777777"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14:paraId="44CAE253" w14:textId="77777777"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14:paraId="365958C1" w14:textId="77777777" w:rsidR="004C02EF" w:rsidRPr="00E77497" w:rsidRDefault="004C02EF" w:rsidP="003264E2">
      <w:pPr>
        <w:pStyle w:val="Alg4"/>
        <w:numPr>
          <w:ilvl w:val="0"/>
          <w:numId w:val="325"/>
        </w:numPr>
      </w:pPr>
      <w:r w:rsidRPr="00E77497">
        <w:t xml:space="preserve">Let </w:t>
      </w:r>
      <w:r w:rsidRPr="00E77497">
        <w:rPr>
          <w:i/>
        </w:rPr>
        <w:t>name</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name</w:t>
      </w:r>
      <w:r w:rsidRPr="00E77497">
        <w:rPr>
          <w:rFonts w:ascii="Courier New" w:hAnsi="Courier New"/>
        </w:rPr>
        <w:t>"</w:t>
      </w:r>
      <w:r w:rsidRPr="00E77497">
        <w:t>.</w:t>
      </w:r>
    </w:p>
    <w:p w14:paraId="1CAEAC59" w14:textId="77777777"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741689B4" w14:textId="77777777" w:rsidR="004C02EF" w:rsidRPr="00E77497" w:rsidRDefault="004C02EF" w:rsidP="003264E2">
      <w:pPr>
        <w:pStyle w:val="Alg4"/>
        <w:numPr>
          <w:ilvl w:val="0"/>
          <w:numId w:val="325"/>
        </w:numPr>
      </w:pPr>
      <w:r w:rsidRPr="00E77497">
        <w:t xml:space="preserve">Let </w:t>
      </w:r>
      <w:r w:rsidRPr="00E77497">
        <w:rPr>
          <w:i/>
        </w:rPr>
        <w:t>msg</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message</w:t>
      </w:r>
      <w:r w:rsidRPr="00E77497">
        <w:rPr>
          <w:rFonts w:ascii="Courier New" w:hAnsi="Courier New"/>
        </w:rPr>
        <w:t>"</w:t>
      </w:r>
      <w:r w:rsidRPr="00E77497">
        <w:t>.</w:t>
      </w:r>
    </w:p>
    <w:p w14:paraId="1FADA126" w14:textId="77777777"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630BF1DD" w14:textId="77777777" w:rsidR="004C02EF" w:rsidRPr="004D1BD1" w:rsidDel="003264E2" w:rsidRDefault="004C02EF" w:rsidP="003264E2">
      <w:pPr>
        <w:pStyle w:val="Alg4"/>
        <w:numPr>
          <w:ilvl w:val="0"/>
          <w:numId w:val="325"/>
        </w:numPr>
        <w:rPr>
          <w:del w:id="14335" w:author="Rev 5 Allen Wirfs-Brock" w:date="2012-01-12T11:35:00Z"/>
        </w:rPr>
      </w:pPr>
      <w:del w:id="14336" w:author="Rev 5 Allen Wirfs-Brock" w:date="2012-01-12T11:35:00Z">
        <w:r w:rsidRPr="00C7794D" w:rsidDel="003264E2">
          <w:rPr>
            <w:rFonts w:eastAsia="Calibri"/>
          </w:rPr>
          <w:delText xml:space="preserve">If </w:delText>
        </w:r>
        <w:r w:rsidRPr="00C7794D" w:rsidDel="003264E2">
          <w:rPr>
            <w:rFonts w:eastAsia="Calibri"/>
            <w:i/>
          </w:rPr>
          <w:delText>msg</w:delText>
        </w:r>
        <w:r w:rsidRPr="00C7794D" w:rsidDel="003264E2">
          <w:rPr>
            <w:rFonts w:eastAsia="Calibri"/>
          </w:rPr>
          <w:delText xml:space="preserve"> is undefined, then let </w:delText>
        </w:r>
        <w:r w:rsidRPr="00C7794D" w:rsidDel="003264E2">
          <w:rPr>
            <w:rFonts w:eastAsia="Calibri"/>
            <w:i/>
            <w:iCs/>
          </w:rPr>
          <w:delText xml:space="preserve">msg </w:delText>
        </w:r>
        <w:r w:rsidRPr="00C7794D" w:rsidDel="003264E2">
          <w:rPr>
            <w:rFonts w:eastAsia="Calibri"/>
          </w:rPr>
          <w:delText>be the empty String</w:delText>
        </w:r>
        <w:r w:rsidRPr="004D1BD1" w:rsidDel="003264E2">
          <w:rPr>
            <w:rFonts w:eastAsia="Calibri"/>
          </w:rPr>
          <w:delText xml:space="preserve">; else let </w:delText>
        </w:r>
        <w:r w:rsidRPr="008B7F6F" w:rsidDel="003264E2">
          <w:rPr>
            <w:rFonts w:eastAsia="Calibri"/>
            <w:i/>
          </w:rPr>
          <w:delText>msg</w:delText>
        </w:r>
        <w:r w:rsidRPr="006B6D0A" w:rsidDel="003264E2">
          <w:rPr>
            <w:rFonts w:eastAsia="Calibri"/>
          </w:rPr>
          <w:delText xml:space="preserve"> be ToString(</w:delText>
        </w:r>
        <w:r w:rsidRPr="006B6D0A" w:rsidDel="003264E2">
          <w:rPr>
            <w:rFonts w:eastAsia="Calibri"/>
            <w:i/>
          </w:rPr>
          <w:delText>msg</w:delText>
        </w:r>
        <w:r w:rsidRPr="006B6D0A" w:rsidDel="003264E2">
          <w:rPr>
            <w:rFonts w:eastAsia="Calibri"/>
          </w:rPr>
          <w:delText>)</w:delText>
        </w:r>
        <w:r w:rsidRPr="00C7794D" w:rsidDel="003264E2">
          <w:rPr>
            <w:rFonts w:eastAsia="Calibri"/>
          </w:rPr>
          <w:delText>.</w:delText>
        </w:r>
      </w:del>
    </w:p>
    <w:p w14:paraId="5C4A9AED"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352668AA"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1D8A112F" w14:textId="77777777"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54C2003B" w14:textId="77777777" w:rsidR="004C02EF" w:rsidRPr="008B7F6F" w:rsidRDefault="004C02EF" w:rsidP="00F710D2">
      <w:pPr>
        <w:pStyle w:val="30"/>
        <w:numPr>
          <w:ilvl w:val="0"/>
          <w:numId w:val="0"/>
        </w:numPr>
      </w:pPr>
      <w:bookmarkStart w:id="14337" w:name="_Toc472818967"/>
      <w:bookmarkStart w:id="14338" w:name="_Toc235503545"/>
      <w:bookmarkStart w:id="14339" w:name="_Toc241509320"/>
      <w:bookmarkStart w:id="14340" w:name="_Toc244416807"/>
      <w:bookmarkStart w:id="14341" w:name="_Toc276631171"/>
      <w:bookmarkStart w:id="14342" w:name="_Toc314500727"/>
      <w:r w:rsidRPr="008B7F6F">
        <w:t>15.11.5</w:t>
      </w:r>
      <w:r w:rsidRPr="008B7F6F">
        <w:tab/>
        <w:t>Properties of Error Instances</w:t>
      </w:r>
      <w:bookmarkEnd w:id="14337"/>
      <w:bookmarkEnd w:id="14338"/>
      <w:bookmarkEnd w:id="14339"/>
      <w:bookmarkEnd w:id="14340"/>
      <w:bookmarkEnd w:id="14341"/>
      <w:bookmarkEnd w:id="14342"/>
    </w:p>
    <w:p w14:paraId="318FAE34" w14:textId="77777777" w:rsidR="004C02EF" w:rsidRPr="00E77497" w:rsidRDefault="004C02EF" w:rsidP="004C02EF">
      <w:r w:rsidRPr="006B6D0A">
        <w:t xml:space="preserve">Error instances inherit properties from the Error prototype object and </w:t>
      </w:r>
      <w:ins w:id="14343" w:author="Allen Wirfs-Brock" w:date="2011-07-02T14:40:00Z">
        <w:r w:rsidR="00736F7F" w:rsidRPr="006B6D0A">
          <w:t>have a</w:t>
        </w:r>
        <w:del w:id="14344" w:author="Rev 3 Allen Wirfs-Brock" w:date="2011-09-08T14:59:00Z">
          <w:r w:rsidR="00736F7F" w:rsidRPr="006B6D0A" w:rsidDel="00BA3B3B">
            <w:delText>n</w:delText>
          </w:r>
        </w:del>
        <w:r w:rsidR="00736F7F" w:rsidRPr="00E65A34">
          <w:t xml:space="preserve"> [[</w:t>
        </w:r>
        <w:del w:id="14345" w:author="Rev 3 Allen Wirfs-Brock" w:date="2011-09-08T15:00:00Z">
          <w:r w:rsidR="00736F7F" w:rsidRPr="00546435" w:rsidDel="00BA3B3B">
            <w:delText>IsError</w:delText>
          </w:r>
        </w:del>
      </w:ins>
      <w:ins w:id="14346" w:author="Rev 3 Allen Wirfs-Brock" w:date="2011-09-08T15:00:00Z">
        <w:r w:rsidR="00BA3B3B" w:rsidRPr="00A67AF2">
          <w:t>NativeBrand</w:t>
        </w:r>
      </w:ins>
      <w:ins w:id="14347" w:author="Allen Wirfs-Brock" w:date="2011-07-02T14:40:00Z">
        <w:r w:rsidR="00736F7F" w:rsidRPr="00A67AF2">
          <w:t>]] internal property</w:t>
        </w:r>
      </w:ins>
      <w:ins w:id="14348" w:author="Rev 3 Allen Wirfs-Brock" w:date="2011-09-08T14:59:00Z">
        <w:r w:rsidR="00BA3B3B" w:rsidRPr="00A67AF2">
          <w:t xml:space="preserve"> whose value is NativeError</w:t>
        </w:r>
        <w:r w:rsidR="00BA3B3B" w:rsidRPr="00B820AB" w:rsidDel="00736F7F">
          <w:t xml:space="preserve"> </w:t>
        </w:r>
      </w:ins>
      <w:del w:id="14349" w:author="Allen Wirfs-Brock" w:date="2011-07-02T14:40:00Z">
        <w:r w:rsidRPr="00675B74" w:rsidDel="00736F7F">
          <w:delText xml:space="preserve">their [[Class]] internal property value is </w:delText>
        </w:r>
        <w:r w:rsidRPr="00E77497" w:rsidDel="00736F7F">
          <w:rPr>
            <w:rFonts w:ascii="Courier New" w:hAnsi="Courier New" w:cs="Courier New"/>
            <w:b/>
          </w:rPr>
          <w:delText>"Error"</w:delText>
        </w:r>
      </w:del>
      <w:r w:rsidRPr="00E77497">
        <w:t>.  Error instances have no special properties.</w:t>
      </w:r>
    </w:p>
    <w:p w14:paraId="701AC167" w14:textId="77777777" w:rsidR="004C02EF" w:rsidRPr="00E77497" w:rsidRDefault="004C02EF" w:rsidP="00F710D2">
      <w:pPr>
        <w:pStyle w:val="30"/>
        <w:numPr>
          <w:ilvl w:val="0"/>
          <w:numId w:val="0"/>
        </w:numPr>
      </w:pPr>
      <w:bookmarkStart w:id="14350" w:name="_Ref463854015"/>
      <w:bookmarkStart w:id="14351" w:name="_Toc472818968"/>
      <w:bookmarkStart w:id="14352" w:name="_Toc235503546"/>
      <w:bookmarkStart w:id="14353" w:name="_Toc241509321"/>
      <w:bookmarkStart w:id="14354" w:name="_Toc244416808"/>
      <w:bookmarkStart w:id="14355" w:name="_Toc276631172"/>
      <w:bookmarkStart w:id="14356" w:name="_Toc314500728"/>
      <w:r w:rsidRPr="00E77497">
        <w:t>15.11.6</w:t>
      </w:r>
      <w:r w:rsidRPr="00E77497">
        <w:tab/>
        <w:t>Native Error Types Used in This Standard</w:t>
      </w:r>
      <w:bookmarkEnd w:id="14350"/>
      <w:bookmarkEnd w:id="14351"/>
      <w:bookmarkEnd w:id="14352"/>
      <w:bookmarkEnd w:id="14353"/>
      <w:bookmarkEnd w:id="14354"/>
      <w:bookmarkEnd w:id="14355"/>
      <w:bookmarkEnd w:id="14356"/>
    </w:p>
    <w:p w14:paraId="4D7A7551" w14:textId="77777777" w:rsidR="004C02EF" w:rsidRPr="00E77497" w:rsidRDefault="004C02EF" w:rsidP="004C02EF">
      <w:r w:rsidRPr="00E77497">
        <w:t xml:space="preserve">One of the </w:t>
      </w:r>
      <w:r w:rsidRPr="00E77497">
        <w:rPr>
          <w:i/>
        </w:rPr>
        <w:t>NativeError</w:t>
      </w:r>
      <w:r w:rsidRPr="00E77497">
        <w:t xml:space="preserve"> objects below is thrown when a runtime error is detected. All of these objects share the same structure, as described in 15.11.7.</w:t>
      </w:r>
    </w:p>
    <w:p w14:paraId="6DF389A7" w14:textId="77777777" w:rsidR="004C02EF" w:rsidRPr="00E77497" w:rsidRDefault="004C02EF" w:rsidP="004C02EF">
      <w:pPr>
        <w:pStyle w:val="40"/>
        <w:numPr>
          <w:ilvl w:val="0"/>
          <w:numId w:val="0"/>
        </w:numPr>
      </w:pPr>
      <w:bookmarkStart w:id="14357" w:name="_Ref457211241"/>
      <w:bookmarkStart w:id="14358" w:name="_Ref457211223"/>
      <w:bookmarkStart w:id="14359" w:name="_Ref464292837"/>
      <w:r w:rsidRPr="00E77497">
        <w:t>15.11.6.1</w:t>
      </w:r>
      <w:r w:rsidRPr="00E77497">
        <w:tab/>
        <w:t>EvalError</w:t>
      </w:r>
      <w:bookmarkEnd w:id="14359"/>
    </w:p>
    <w:p w14:paraId="32F4B4B8" w14:textId="77777777" w:rsidR="004C02EF" w:rsidRPr="00E77497" w:rsidRDefault="004C02EF" w:rsidP="004C02EF">
      <w:r w:rsidRPr="00E77497">
        <w:t>This exception is not currently used within this specification. This object remains for compatibility with previous editions of this specification.</w:t>
      </w:r>
    </w:p>
    <w:p w14:paraId="70C5C3CB" w14:textId="77777777" w:rsidR="004C02EF" w:rsidRPr="00E77497" w:rsidRDefault="004C02EF" w:rsidP="004C02EF">
      <w:pPr>
        <w:pStyle w:val="40"/>
        <w:numPr>
          <w:ilvl w:val="0"/>
          <w:numId w:val="0"/>
        </w:numPr>
      </w:pPr>
      <w:bookmarkStart w:id="14360" w:name="_Ref457211232"/>
      <w:r w:rsidRPr="00E77497">
        <w:t>15.11.6.2</w:t>
      </w:r>
      <w:r w:rsidRPr="00E77497">
        <w:tab/>
        <w:t>RangeError</w:t>
      </w:r>
      <w:bookmarkEnd w:id="14360"/>
    </w:p>
    <w:p w14:paraId="6DF5317D" w14:textId="77777777" w:rsidR="004C02EF" w:rsidRPr="00E77497" w:rsidRDefault="004C02EF" w:rsidP="004C02EF">
      <w:r w:rsidRPr="00E77497">
        <w:t>Indicates a numeric value has exceeded the allowable range. See 15.4.2.2, 15.4.5.1, 15.7.4.2, 15.7.4.5, 15.7.4.6, 15.7.4.7, and 15.9.5.43.</w:t>
      </w:r>
    </w:p>
    <w:p w14:paraId="7278743B" w14:textId="77777777" w:rsidR="004C02EF" w:rsidRPr="00E77497" w:rsidRDefault="004C02EF" w:rsidP="004C02EF">
      <w:pPr>
        <w:pStyle w:val="40"/>
        <w:numPr>
          <w:ilvl w:val="0"/>
          <w:numId w:val="0"/>
        </w:numPr>
      </w:pPr>
      <w:bookmarkStart w:id="14361" w:name="_Ref457211236"/>
      <w:r w:rsidRPr="00E77497">
        <w:t>15.11.6.3</w:t>
      </w:r>
      <w:r w:rsidRPr="00E77497">
        <w:tab/>
        <w:t>ReferenceError</w:t>
      </w:r>
      <w:bookmarkEnd w:id="14361"/>
    </w:p>
    <w:p w14:paraId="120FE3F6" w14:textId="77777777" w:rsidR="004C02EF" w:rsidRPr="00E77497" w:rsidRDefault="004C02EF" w:rsidP="004C02EF">
      <w:r w:rsidRPr="00E77497">
        <w:t>Indicate that an invalid reference value has been detected. See 8.7.1, 8.7.2, 10.2.1, 10.2.1.1.4, 10.2.1.2.4, and 11.13.1.</w:t>
      </w:r>
    </w:p>
    <w:p w14:paraId="06A916D5" w14:textId="77777777" w:rsidR="004C02EF" w:rsidRPr="00E77497" w:rsidRDefault="004C02EF" w:rsidP="004C02EF">
      <w:pPr>
        <w:pStyle w:val="40"/>
        <w:numPr>
          <w:ilvl w:val="0"/>
          <w:numId w:val="0"/>
        </w:numPr>
      </w:pPr>
      <w:bookmarkStart w:id="14362" w:name="_Ref463849711"/>
      <w:r w:rsidRPr="00E77497">
        <w:t>15.11.6.4</w:t>
      </w:r>
      <w:r w:rsidRPr="00E77497">
        <w:tab/>
        <w:t>SyntaxError</w:t>
      </w:r>
      <w:bookmarkEnd w:id="14357"/>
      <w:bookmarkEnd w:id="14362"/>
    </w:p>
    <w:p w14:paraId="1FDDA147" w14:textId="77777777"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14:paraId="1480E79A" w14:textId="77777777" w:rsidR="004C02EF" w:rsidRPr="00E77497" w:rsidRDefault="004C02EF" w:rsidP="004C02EF">
      <w:pPr>
        <w:pStyle w:val="40"/>
        <w:numPr>
          <w:ilvl w:val="0"/>
          <w:numId w:val="0"/>
        </w:numPr>
      </w:pPr>
      <w:bookmarkStart w:id="14363" w:name="_Ref457211245"/>
      <w:bookmarkStart w:id="14364" w:name="_Ref457211227"/>
      <w:bookmarkEnd w:id="14358"/>
      <w:r w:rsidRPr="00E77497">
        <w:t>15.11.6.5</w:t>
      </w:r>
      <w:r w:rsidRPr="00E77497">
        <w:tab/>
        <w:t>TypeError</w:t>
      </w:r>
      <w:bookmarkEnd w:id="14363"/>
    </w:p>
    <w:p w14:paraId="3041CB60" w14:textId="77777777" w:rsidR="004C02EF" w:rsidRPr="00E77497" w:rsidRDefault="004C02EF" w:rsidP="004C02EF">
      <w:r w:rsidRPr="00E77497">
        <w:t>Indicates the actual type of an operand is different than the expected type. See 8.6.2, 8.7.2,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6723DFD7" w14:textId="77777777" w:rsidR="004C02EF" w:rsidRPr="00E77497" w:rsidRDefault="004C02EF" w:rsidP="004C02EF">
      <w:pPr>
        <w:pStyle w:val="40"/>
        <w:numPr>
          <w:ilvl w:val="0"/>
          <w:numId w:val="0"/>
        </w:numPr>
      </w:pPr>
      <w:bookmarkStart w:id="14365" w:name="_Ref457211250"/>
      <w:bookmarkEnd w:id="14334"/>
      <w:bookmarkEnd w:id="14364"/>
      <w:r w:rsidRPr="00E77497">
        <w:t>15.11.6.6</w:t>
      </w:r>
      <w:r w:rsidRPr="00E77497">
        <w:tab/>
        <w:t>URIError</w:t>
      </w:r>
      <w:bookmarkEnd w:id="14365"/>
    </w:p>
    <w:p w14:paraId="664F1D42" w14:textId="77777777" w:rsidR="004C02EF" w:rsidRPr="00E77497" w:rsidRDefault="004C02EF" w:rsidP="004C02EF">
      <w:r w:rsidRPr="00E77497">
        <w:t>Indicates that one of the global URI handling functions was used in a way that is incompatible with its definition. See 15.1.3.</w:t>
      </w:r>
    </w:p>
    <w:p w14:paraId="04226B3C" w14:textId="77777777" w:rsidR="004C02EF" w:rsidRPr="00E77497" w:rsidRDefault="004C02EF" w:rsidP="00F710D2">
      <w:pPr>
        <w:pStyle w:val="30"/>
        <w:numPr>
          <w:ilvl w:val="0"/>
          <w:numId w:val="0"/>
        </w:numPr>
      </w:pPr>
      <w:bookmarkStart w:id="14366" w:name="_Hlt457703771"/>
      <w:bookmarkStart w:id="14367" w:name="_Ref463855081"/>
      <w:bookmarkStart w:id="14368" w:name="_Toc472818969"/>
      <w:bookmarkStart w:id="14369" w:name="_Ref456011632"/>
      <w:bookmarkStart w:id="14370" w:name="_Toc235503547"/>
      <w:bookmarkStart w:id="14371" w:name="_Toc241509322"/>
      <w:bookmarkStart w:id="14372" w:name="_Toc244416809"/>
      <w:bookmarkStart w:id="14373" w:name="_Toc276631173"/>
      <w:bookmarkStart w:id="14374" w:name="_Toc314500729"/>
      <w:bookmarkEnd w:id="14366"/>
      <w:r w:rsidRPr="00E77497">
        <w:t>15.11.7</w:t>
      </w:r>
      <w:r w:rsidRPr="00E77497">
        <w:rPr>
          <w:i/>
        </w:rPr>
        <w:tab/>
        <w:t>NativeError</w:t>
      </w:r>
      <w:r w:rsidRPr="00E77497">
        <w:t xml:space="preserve"> Object Structure</w:t>
      </w:r>
      <w:bookmarkEnd w:id="14367"/>
      <w:bookmarkEnd w:id="14368"/>
      <w:bookmarkEnd w:id="14370"/>
      <w:bookmarkEnd w:id="14371"/>
      <w:bookmarkEnd w:id="14372"/>
      <w:bookmarkEnd w:id="14373"/>
      <w:bookmarkEnd w:id="14374"/>
    </w:p>
    <w:p w14:paraId="377892BF" w14:textId="77777777" w:rsidR="004C02EF" w:rsidRPr="00E77497" w:rsidRDefault="004C02EF" w:rsidP="004C02EF">
      <w:r w:rsidRPr="00E77497">
        <w:t xml:space="preserve">When an ECMAScript implementation detects a runtime error, it throws an instance of one of the </w:t>
      </w:r>
      <w:r w:rsidRPr="00E77497">
        <w:rPr>
          <w:i/>
        </w:rPr>
        <w:t>NativeError</w:t>
      </w:r>
      <w:r w:rsidRPr="00E77497">
        <w:t xml:space="preserve"> objects defined in 15.11.6.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27A27AD6" w14:textId="77777777"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14:paraId="1F4F283B" w14:textId="77777777" w:rsidR="004C02EF" w:rsidRPr="00E77497" w:rsidRDefault="004C02EF" w:rsidP="004C02EF">
      <w:pPr>
        <w:pStyle w:val="40"/>
        <w:numPr>
          <w:ilvl w:val="0"/>
          <w:numId w:val="0"/>
        </w:numPr>
      </w:pPr>
      <w:r w:rsidRPr="00E77497">
        <w:t>15.11.7.1</w:t>
      </w:r>
      <w:r w:rsidRPr="00E77497">
        <w:rPr>
          <w:i/>
        </w:rPr>
        <w:tab/>
        <w:t>NativeError</w:t>
      </w:r>
      <w:r w:rsidRPr="00E77497">
        <w:t xml:space="preserve"> Constructors Called as Functions</w:t>
      </w:r>
    </w:p>
    <w:p w14:paraId="3AC713A9" w14:textId="77777777" w:rsidR="004C02EF" w:rsidRPr="00E77497" w:rsidRDefault="004C02EF" w:rsidP="004C02EF">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p>
    <w:p w14:paraId="024A0507" w14:textId="77777777" w:rsidR="004C02EF" w:rsidRPr="00E77497" w:rsidRDefault="004C02EF" w:rsidP="004C02EF">
      <w:pPr>
        <w:pStyle w:val="40"/>
        <w:numPr>
          <w:ilvl w:val="0"/>
          <w:numId w:val="0"/>
        </w:numPr>
      </w:pPr>
      <w:r w:rsidRPr="00E77497">
        <w:t>15.11.7.2</w:t>
      </w:r>
      <w:r w:rsidRPr="00E77497">
        <w:rPr>
          <w:i/>
        </w:rPr>
        <w:tab/>
        <w:t>NativeError</w:t>
      </w:r>
      <w:r w:rsidRPr="00E77497">
        <w:t xml:space="preserve"> (message)</w:t>
      </w:r>
    </w:p>
    <w:p w14:paraId="6CAF8DB8" w14:textId="77777777" w:rsidR="004C02EF" w:rsidRPr="00E77497" w:rsidRDefault="004C02EF" w:rsidP="004C02EF">
      <w:r w:rsidRPr="00E77497">
        <w:t xml:space="preserve">The [[Prototype]] internal property of the newly constructed object is set to the prototype object for this error constructor.  The </w:t>
      </w:r>
      <w:del w:id="14375" w:author="Allen Wirfs-Brock" w:date="2011-07-02T14:40:00Z">
        <w:r w:rsidRPr="00E77497" w:rsidDel="00736F7F">
          <w:delText xml:space="preserve">[[Class]] internal property of the </w:delText>
        </w:r>
      </w:del>
      <w:r w:rsidRPr="00E77497">
        <w:t xml:space="preserve">newly constructed object </w:t>
      </w:r>
      <w:ins w:id="14376" w:author="Allen Wirfs-Brock" w:date="2011-07-02T14:40:00Z">
        <w:r w:rsidR="00736F7F" w:rsidRPr="00E77497">
          <w:t>has a</w:t>
        </w:r>
        <w:del w:id="14377" w:author="Rev 3 Allen Wirfs-Brock" w:date="2011-09-08T15:00:00Z">
          <w:r w:rsidR="00736F7F" w:rsidRPr="00E77497" w:rsidDel="00BA3B3B">
            <w:delText>n</w:delText>
          </w:r>
        </w:del>
        <w:r w:rsidR="00736F7F" w:rsidRPr="00E77497">
          <w:t xml:space="preserve"> [[</w:t>
        </w:r>
        <w:del w:id="14378" w:author="Rev 3 Allen Wirfs-Brock" w:date="2011-09-08T15:00:00Z">
          <w:r w:rsidR="00736F7F" w:rsidRPr="00E77497" w:rsidDel="00BA3B3B">
            <w:delText>IsError</w:delText>
          </w:r>
        </w:del>
      </w:ins>
      <w:ins w:id="14379" w:author="Rev 3 Allen Wirfs-Brock" w:date="2011-09-08T15:00:00Z">
        <w:r w:rsidR="00BA3B3B" w:rsidRPr="00E77497">
          <w:t>NativeBrand</w:t>
        </w:r>
      </w:ins>
      <w:ins w:id="14380" w:author="Allen Wirfs-Brock" w:date="2011-07-02T14:40:00Z">
        <w:r w:rsidR="00736F7F" w:rsidRPr="00E77497">
          <w:t>]] internal property</w:t>
        </w:r>
      </w:ins>
      <w:ins w:id="14381" w:author="Rev 3 Allen Wirfs-Brock" w:date="2011-09-08T15:00:00Z">
        <w:r w:rsidR="00BA3B3B" w:rsidRPr="00E77497">
          <w:t xml:space="preserve"> whose value is NativeError</w:t>
        </w:r>
        <w:r w:rsidR="00BA3B3B" w:rsidRPr="00E77497" w:rsidDel="00736F7F">
          <w:t xml:space="preserve"> </w:t>
        </w:r>
      </w:ins>
      <w:del w:id="14382" w:author="Allen Wirfs-Brock" w:date="2011-07-02T14:40: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25DCC42F"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w:t>
      </w:r>
    </w:p>
    <w:p w14:paraId="215EFEB1" w14:textId="77777777" w:rsidR="004C02EF" w:rsidRPr="00E77497" w:rsidRDefault="004C02EF" w:rsidP="004C02EF">
      <w:pPr>
        <w:pStyle w:val="40"/>
        <w:numPr>
          <w:ilvl w:val="0"/>
          <w:numId w:val="0"/>
        </w:numPr>
      </w:pPr>
      <w:r w:rsidRPr="00E77497">
        <w:t>15.11.7.3</w:t>
      </w:r>
      <w:r w:rsidRPr="00E77497">
        <w:tab/>
        <w:t xml:space="preserve">The </w:t>
      </w:r>
      <w:r w:rsidRPr="00E77497">
        <w:rPr>
          <w:i/>
        </w:rPr>
        <w:t>NativeError</w:t>
      </w:r>
      <w:r w:rsidRPr="00E77497">
        <w:t xml:space="preserve"> Constructors</w:t>
      </w:r>
    </w:p>
    <w:p w14:paraId="545D87F1" w14:textId="77777777" w:rsidR="004C02EF" w:rsidRPr="00E77497" w:rsidRDefault="004C02EF" w:rsidP="004C02EF">
      <w:r w:rsidRPr="00E77497">
        <w:t xml:space="preserve">When a </w:t>
      </w:r>
      <w:r w:rsidRPr="00E77497">
        <w:rPr>
          <w:i/>
        </w:rPr>
        <w:t>NativeError</w:t>
      </w:r>
      <w:r w:rsidRPr="00E77497">
        <w:t xml:space="preserve"> constructor is called as part of a </w:t>
      </w:r>
      <w:r w:rsidRPr="00E77497">
        <w:rPr>
          <w:rFonts w:ascii="Courier New" w:hAnsi="Courier New"/>
          <w:b/>
        </w:rPr>
        <w:t>new</w:t>
      </w:r>
      <w:r w:rsidRPr="00E77497">
        <w:t xml:space="preserve"> expression, it is a constructor: it initialises the newly created object.</w:t>
      </w:r>
    </w:p>
    <w:p w14:paraId="233518DF" w14:textId="77777777" w:rsidR="004C02EF" w:rsidRPr="00E77497" w:rsidRDefault="004C02EF" w:rsidP="004C02EF">
      <w:pPr>
        <w:pStyle w:val="40"/>
        <w:numPr>
          <w:ilvl w:val="0"/>
          <w:numId w:val="0"/>
        </w:numPr>
      </w:pPr>
      <w:r w:rsidRPr="00E77497">
        <w:t>15.11.7.4</w:t>
      </w:r>
      <w:r w:rsidRPr="00E77497">
        <w:tab/>
        <w:t xml:space="preserve">new </w:t>
      </w:r>
      <w:r w:rsidRPr="00E77497">
        <w:rPr>
          <w:i/>
        </w:rPr>
        <w:t>NativeError</w:t>
      </w:r>
      <w:r w:rsidRPr="00E77497">
        <w:t xml:space="preserve"> (message)</w:t>
      </w:r>
    </w:p>
    <w:p w14:paraId="4707E134" w14:textId="77777777" w:rsidR="004C02EF" w:rsidRPr="00E77497" w:rsidRDefault="004C02EF" w:rsidP="004C02EF">
      <w:r w:rsidRPr="00E77497">
        <w:t xml:space="preserve">The [[Prototype]] internal property of the newly constructed object is set to the prototype object for this </w:t>
      </w:r>
      <w:r w:rsidRPr="00E77497">
        <w:rPr>
          <w:i/>
        </w:rPr>
        <w:t>NativeError</w:t>
      </w:r>
      <w:r w:rsidRPr="00E77497">
        <w:t xml:space="preserve"> constructor.  The </w:t>
      </w:r>
      <w:del w:id="14383" w:author="Allen Wirfs-Brock" w:date="2011-07-02T14:41:00Z">
        <w:r w:rsidRPr="00E77497" w:rsidDel="00736F7F">
          <w:delText xml:space="preserve">[[Class]] internal property of the </w:delText>
        </w:r>
      </w:del>
      <w:r w:rsidRPr="00E77497">
        <w:t xml:space="preserve">newly constructed object </w:t>
      </w:r>
      <w:ins w:id="14384" w:author="Allen Wirfs-Brock" w:date="2011-07-02T14:41:00Z">
        <w:r w:rsidR="00736F7F" w:rsidRPr="00E77497">
          <w:t>has a</w:t>
        </w:r>
        <w:del w:id="14385" w:author="Rev 3 Allen Wirfs-Brock" w:date="2011-09-08T15:00:00Z">
          <w:r w:rsidR="00736F7F" w:rsidRPr="00E77497" w:rsidDel="00BA3B3B">
            <w:delText>n</w:delText>
          </w:r>
        </w:del>
        <w:r w:rsidR="00736F7F" w:rsidRPr="00E77497">
          <w:t xml:space="preserve"> [[</w:t>
        </w:r>
        <w:del w:id="14386" w:author="Rev 3 Allen Wirfs-Brock" w:date="2011-09-08T15:00:00Z">
          <w:r w:rsidR="00736F7F" w:rsidRPr="00E77497" w:rsidDel="00BA3B3B">
            <w:delText>IsError</w:delText>
          </w:r>
        </w:del>
      </w:ins>
      <w:ins w:id="14387" w:author="Rev 3 Allen Wirfs-Brock" w:date="2011-09-08T15:00:00Z">
        <w:r w:rsidR="00BA3B3B" w:rsidRPr="00E77497">
          <w:t>NativeBrand</w:t>
        </w:r>
      </w:ins>
      <w:ins w:id="14388" w:author="Allen Wirfs-Brock" w:date="2011-07-02T14:41:00Z">
        <w:r w:rsidR="00736F7F" w:rsidRPr="00E77497">
          <w:t>]] internal property</w:t>
        </w:r>
      </w:ins>
      <w:ins w:id="14389" w:author="Rev 3 Allen Wirfs-Brock" w:date="2011-09-08T15:00:00Z">
        <w:r w:rsidR="00BA3B3B" w:rsidRPr="00E77497">
          <w:t xml:space="preserve"> whose value is NativeError</w:t>
        </w:r>
        <w:r w:rsidR="00BA3B3B" w:rsidRPr="00E77497" w:rsidDel="00736F7F">
          <w:t xml:space="preserve"> </w:t>
        </w:r>
      </w:ins>
      <w:del w:id="14390" w:author="Allen Wirfs-Brock" w:date="2011-07-02T14:41: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14575897"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 xml:space="preserve">message </w:t>
      </w:r>
      <w:r w:rsidRPr="00E77497">
        <w:t>own property of the newly constructed object is set to ToString(</w:t>
      </w:r>
      <w:r w:rsidRPr="00E77497">
        <w:rPr>
          <w:rFonts w:ascii="Times New Roman" w:hAnsi="Times New Roman"/>
          <w:i/>
        </w:rPr>
        <w:t>message</w:t>
      </w:r>
      <w:r w:rsidRPr="00E77497">
        <w:t xml:space="preserve">). </w:t>
      </w:r>
    </w:p>
    <w:p w14:paraId="75EE6461" w14:textId="77777777" w:rsidR="004C02EF" w:rsidRPr="00E77497" w:rsidRDefault="004C02EF" w:rsidP="004C02EF">
      <w:pPr>
        <w:pStyle w:val="40"/>
        <w:numPr>
          <w:ilvl w:val="0"/>
          <w:numId w:val="0"/>
        </w:numPr>
      </w:pPr>
      <w:r w:rsidRPr="00E77497">
        <w:t>15.11.7.5</w:t>
      </w:r>
      <w:r w:rsidRPr="00E77497">
        <w:tab/>
        <w:t xml:space="preserve">Properties of the </w:t>
      </w:r>
      <w:r w:rsidRPr="00E77497">
        <w:rPr>
          <w:i/>
        </w:rPr>
        <w:t>NativeError</w:t>
      </w:r>
      <w:r w:rsidRPr="00E77497">
        <w:t xml:space="preserve"> Constructors</w:t>
      </w:r>
    </w:p>
    <w:p w14:paraId="558DE109" w14:textId="77777777" w:rsidR="004C02EF" w:rsidRPr="00E77497" w:rsidRDefault="004C02EF" w:rsidP="004C02EF">
      <w:r w:rsidRPr="00E77497">
        <w:t xml:space="preserve">The value of the [[Prototype]] internal property of a </w:t>
      </w:r>
      <w:r w:rsidRPr="00E77497">
        <w:rPr>
          <w:i/>
        </w:rPr>
        <w:t>NativeError</w:t>
      </w:r>
      <w:r w:rsidRPr="00E77497">
        <w:t xml:space="preserve"> constructor is the Function prototype object (15.3.4).</w:t>
      </w:r>
    </w:p>
    <w:p w14:paraId="3EFF0397"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14:paraId="58399238" w14:textId="77777777" w:rsidR="004C02EF" w:rsidRPr="00E77497" w:rsidRDefault="004C02EF" w:rsidP="004C02EF">
      <w:pPr>
        <w:pStyle w:val="40"/>
        <w:numPr>
          <w:ilvl w:val="0"/>
          <w:numId w:val="0"/>
        </w:numPr>
      </w:pPr>
      <w:r w:rsidRPr="00E77497">
        <w:t>15.11.7.6</w:t>
      </w:r>
      <w:r w:rsidRPr="00E77497">
        <w:rPr>
          <w:i/>
        </w:rPr>
        <w:tab/>
        <w:t>NativeError</w:t>
      </w:r>
      <w:r w:rsidRPr="00E77497">
        <w:t>.prototype</w:t>
      </w:r>
    </w:p>
    <w:p w14:paraId="33AB4A6F" w14:textId="77777777" w:rsidR="004C02EF" w:rsidRPr="00E77497" w:rsidRDefault="004C02EF" w:rsidP="004C02EF">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(15.11.7.7). Each </w:t>
      </w:r>
      <w:r w:rsidRPr="00E77497">
        <w:rPr>
          <w:i/>
        </w:rPr>
        <w:t>NativeError</w:t>
      </w:r>
      <w:r w:rsidRPr="00E77497">
        <w:t xml:space="preserve"> constructor has a separate prototype object.</w:t>
      </w:r>
    </w:p>
    <w:p w14:paraId="4D5340D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DEC5580" w14:textId="77777777" w:rsidR="004C02EF" w:rsidRPr="00E77497" w:rsidRDefault="004C02EF" w:rsidP="004C02EF">
      <w:pPr>
        <w:pStyle w:val="40"/>
        <w:numPr>
          <w:ilvl w:val="0"/>
          <w:numId w:val="0"/>
        </w:numPr>
      </w:pPr>
      <w:bookmarkStart w:id="14391" w:name="_Ref463853782"/>
      <w:r w:rsidRPr="00E77497">
        <w:t>15.11.7.7</w:t>
      </w:r>
      <w:r w:rsidRPr="00E77497">
        <w:tab/>
        <w:t xml:space="preserve">Properties of the </w:t>
      </w:r>
      <w:r w:rsidRPr="00E77497">
        <w:rPr>
          <w:i/>
        </w:rPr>
        <w:t>NativeError</w:t>
      </w:r>
      <w:r w:rsidRPr="00E77497">
        <w:t xml:space="preserve"> Prototype Objects</w:t>
      </w:r>
      <w:bookmarkEnd w:id="14391"/>
    </w:p>
    <w:p w14:paraId="3E98C29A" w14:textId="77777777" w:rsidR="004C02EF" w:rsidRPr="00E77497" w:rsidRDefault="004C02EF" w:rsidP="004C02EF">
      <w:r w:rsidRPr="00E77497">
        <w:t xml:space="preserve">Each </w:t>
      </w:r>
      <w:r w:rsidRPr="00E77497">
        <w:rPr>
          <w:i/>
        </w:rPr>
        <w:t>NativeError</w:t>
      </w:r>
      <w:r w:rsidRPr="00E77497">
        <w:t xml:space="preserve"> prototype object is an Error object </w:t>
      </w:r>
      <w:ins w:id="14392" w:author="Allen Wirfs-Brock" w:date="2011-07-02T14:42:00Z">
        <w:r w:rsidR="00736F7F" w:rsidRPr="00E77497">
          <w:t xml:space="preserve">and </w:t>
        </w:r>
      </w:ins>
      <w:ins w:id="14393" w:author="Allen Wirfs-Brock" w:date="2011-07-02T14:41:00Z">
        <w:r w:rsidR="00736F7F" w:rsidRPr="00E77497">
          <w:t>has a</w:t>
        </w:r>
        <w:del w:id="14394" w:author="Rev 3 Allen Wirfs-Brock" w:date="2011-09-08T15:01:00Z">
          <w:r w:rsidR="00736F7F" w:rsidRPr="00E77497" w:rsidDel="004B7D01">
            <w:delText>n</w:delText>
          </w:r>
        </w:del>
        <w:r w:rsidR="00736F7F" w:rsidRPr="00E77497">
          <w:t xml:space="preserve"> [[</w:t>
        </w:r>
        <w:del w:id="14395" w:author="Rev 3 Allen Wirfs-Brock" w:date="2011-09-08T15:01:00Z">
          <w:r w:rsidR="00736F7F" w:rsidRPr="00E77497" w:rsidDel="004B7D01">
            <w:delText>IsError</w:delText>
          </w:r>
        </w:del>
      </w:ins>
      <w:ins w:id="14396" w:author="Rev 3 Allen Wirfs-Brock" w:date="2011-09-08T15:01:00Z">
        <w:r w:rsidR="004B7D01" w:rsidRPr="00E77497">
          <w:t>NativeBrand</w:t>
        </w:r>
      </w:ins>
      <w:ins w:id="14397" w:author="Allen Wirfs-Brock" w:date="2011-07-02T14:41:00Z">
        <w:r w:rsidR="00736F7F" w:rsidRPr="00E77497">
          <w:t>]] internal property</w:t>
        </w:r>
      </w:ins>
      <w:ins w:id="14398" w:author="Rev 3 Allen Wirfs-Brock" w:date="2011-09-08T15:01:00Z">
        <w:r w:rsidR="004B7D01" w:rsidRPr="00E77497">
          <w:t xml:space="preserve"> whose value is NativeError</w:t>
        </w:r>
        <w:r w:rsidR="004B7D01" w:rsidRPr="00E77497" w:rsidDel="00736F7F">
          <w:t xml:space="preserve"> </w:t>
        </w:r>
      </w:ins>
      <w:del w:id="14399" w:author="Allen Wirfs-Brock" w:date="2011-07-02T14:41:00Z">
        <w:r w:rsidRPr="00E77497" w:rsidDel="00736F7F">
          <w:delText xml:space="preserve">(its [[Class]] is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r w:rsidRPr="00E77497" w:rsidDel="00736F7F">
          <w:delText>)</w:delText>
        </w:r>
      </w:del>
      <w:r w:rsidRPr="00E77497">
        <w:t>.</w:t>
      </w:r>
    </w:p>
    <w:p w14:paraId="056E6325" w14:textId="77777777" w:rsidR="004C02EF" w:rsidRPr="00E77497" w:rsidRDefault="004C02EF" w:rsidP="004C02EF">
      <w:r w:rsidRPr="00E77497">
        <w:t xml:space="preserve">The value of the [[Prototype]] internal property of each </w:t>
      </w:r>
      <w:r w:rsidRPr="00E77497">
        <w:rPr>
          <w:i/>
        </w:rPr>
        <w:t>NativeError</w:t>
      </w:r>
      <w:r w:rsidRPr="00E77497">
        <w:t xml:space="preserve"> prototype object is the standard built-in Error prototype object (15.11.4).</w:t>
      </w:r>
    </w:p>
    <w:p w14:paraId="76DE23B5" w14:textId="77777777" w:rsidR="004C02EF" w:rsidRPr="00E77497" w:rsidRDefault="004C02EF" w:rsidP="004C02EF">
      <w:pPr>
        <w:pStyle w:val="40"/>
        <w:numPr>
          <w:ilvl w:val="0"/>
          <w:numId w:val="0"/>
        </w:numPr>
      </w:pPr>
      <w:r w:rsidRPr="00E77497">
        <w:t>15.11.7.8</w:t>
      </w:r>
      <w:r w:rsidRPr="00E77497">
        <w:rPr>
          <w:i/>
        </w:rPr>
        <w:tab/>
        <w:t>NativeError</w:t>
      </w:r>
      <w:r w:rsidRPr="00E77497">
        <w:t>.prototype.constructor</w:t>
      </w:r>
    </w:p>
    <w:p w14:paraId="430CC978" w14:textId="77777777"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14:paraId="5C99DE07" w14:textId="77777777" w:rsidR="004C02EF" w:rsidRPr="00E77497" w:rsidRDefault="004C02EF" w:rsidP="004C02EF">
      <w:pPr>
        <w:pStyle w:val="40"/>
        <w:numPr>
          <w:ilvl w:val="0"/>
          <w:numId w:val="0"/>
        </w:numPr>
      </w:pPr>
      <w:r w:rsidRPr="00E77497">
        <w:t>15.11.7.9</w:t>
      </w:r>
      <w:r w:rsidRPr="00E77497">
        <w:rPr>
          <w:i/>
        </w:rPr>
        <w:tab/>
        <w:t>NativeError</w:t>
      </w:r>
      <w:r w:rsidRPr="00E77497">
        <w:t>.prototype.name</w:t>
      </w:r>
    </w:p>
    <w:p w14:paraId="15E79FCB" w14:textId="77777777"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 the name of the constructor (the name used instead of </w:t>
      </w:r>
      <w:r w:rsidRPr="00E77497">
        <w:rPr>
          <w:i/>
        </w:rPr>
        <w:t>NativeError</w:t>
      </w:r>
      <w:r w:rsidRPr="00E77497">
        <w:t>).</w:t>
      </w:r>
    </w:p>
    <w:p w14:paraId="71E9DBC6" w14:textId="77777777" w:rsidR="004C02EF" w:rsidRPr="00E77497" w:rsidRDefault="004C02EF" w:rsidP="004C02EF">
      <w:pPr>
        <w:pStyle w:val="40"/>
        <w:numPr>
          <w:ilvl w:val="0"/>
          <w:numId w:val="0"/>
        </w:numPr>
      </w:pPr>
      <w:r w:rsidRPr="00E77497">
        <w:t>15.11.7.10</w:t>
      </w:r>
      <w:r w:rsidRPr="00E77497">
        <w:rPr>
          <w:i/>
        </w:rPr>
        <w:tab/>
        <w:t>NativeError</w:t>
      </w:r>
      <w:r w:rsidRPr="00E77497">
        <w:t>.prototype.message</w:t>
      </w:r>
    </w:p>
    <w:p w14:paraId="33A14181" w14:textId="77777777"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4C5AAE08" w14:textId="77777777" w:rsidR="004C02EF" w:rsidRPr="00E77497" w:rsidRDefault="004C02EF" w:rsidP="004C02EF">
      <w:pPr>
        <w:pStyle w:val="Note"/>
      </w:pPr>
      <w:r w:rsidRPr="00E77497">
        <w:t>NOTE</w:t>
      </w:r>
      <w:r w:rsidRPr="00E77497">
        <w:tab/>
        <w:t xml:space="preserve">The prototypes for the NativeError constructors do not themselves provide a </w:t>
      </w:r>
      <w:r w:rsidRPr="00E77497">
        <w:rPr>
          <w:rFonts w:ascii="Courier New" w:hAnsi="Courier New"/>
          <w:b/>
        </w:rPr>
        <w:t xml:space="preserve">toString </w:t>
      </w:r>
      <w:r w:rsidRPr="00E77497">
        <w:t>function, but instances of errors will inherit it from the Error prototype object.</w:t>
      </w:r>
    </w:p>
    <w:p w14:paraId="4DD33D46" w14:textId="77777777" w:rsidR="004C02EF" w:rsidRPr="00E77497" w:rsidRDefault="004C02EF" w:rsidP="004C02EF">
      <w:pPr>
        <w:pStyle w:val="40"/>
        <w:numPr>
          <w:ilvl w:val="0"/>
          <w:numId w:val="0"/>
        </w:numPr>
      </w:pPr>
      <w:r w:rsidRPr="00E77497">
        <w:t>15.11.7.11</w:t>
      </w:r>
      <w:r w:rsidRPr="00E77497">
        <w:tab/>
        <w:t xml:space="preserve">Properties of </w:t>
      </w:r>
      <w:r w:rsidRPr="00E77497">
        <w:rPr>
          <w:i/>
        </w:rPr>
        <w:t>NativeError</w:t>
      </w:r>
      <w:r w:rsidRPr="00E77497">
        <w:t xml:space="preserve"> Instances</w:t>
      </w:r>
    </w:p>
    <w:p w14:paraId="3BE29480" w14:textId="77777777" w:rsidR="004C02EF" w:rsidRPr="00E77497" w:rsidRDefault="004C02EF" w:rsidP="004C02EF">
      <w:r w:rsidRPr="00E77497">
        <w:rPr>
          <w:i/>
        </w:rPr>
        <w:t>NativeError</w:t>
      </w:r>
      <w:r w:rsidRPr="00E77497">
        <w:t xml:space="preserve"> instances inherit properties from their </w:t>
      </w:r>
      <w:r w:rsidRPr="00E77497">
        <w:rPr>
          <w:i/>
        </w:rPr>
        <w:t>NativeError</w:t>
      </w:r>
      <w:r w:rsidRPr="00E77497">
        <w:t xml:space="preserve"> prototype object and </w:t>
      </w:r>
      <w:ins w:id="14400" w:author="Allen Wirfs-Brock" w:date="2011-07-02T14:42:00Z">
        <w:r w:rsidR="00736F7F" w:rsidRPr="00E77497">
          <w:t>have a</w:t>
        </w:r>
        <w:del w:id="14401" w:author="Rev 3 Allen Wirfs-Brock" w:date="2011-09-08T15:01:00Z">
          <w:r w:rsidR="00736F7F" w:rsidRPr="00E77497" w:rsidDel="004B7D01">
            <w:delText>n</w:delText>
          </w:r>
        </w:del>
        <w:r w:rsidR="00736F7F" w:rsidRPr="00E77497">
          <w:t xml:space="preserve"> [[</w:t>
        </w:r>
        <w:del w:id="14402" w:author="Rev 3 Allen Wirfs-Brock" w:date="2011-09-08T15:01:00Z">
          <w:r w:rsidR="00736F7F" w:rsidRPr="00E77497" w:rsidDel="004B7D01">
            <w:delText>IsError</w:delText>
          </w:r>
        </w:del>
      </w:ins>
      <w:ins w:id="14403" w:author="Rev 3 Allen Wirfs-Brock" w:date="2011-09-08T15:01:00Z">
        <w:r w:rsidR="004B7D01" w:rsidRPr="00E77497">
          <w:t>NativeBrand</w:t>
        </w:r>
      </w:ins>
      <w:ins w:id="14404" w:author="Allen Wirfs-Brock" w:date="2011-07-02T14:42:00Z">
        <w:r w:rsidR="00736F7F" w:rsidRPr="00E77497">
          <w:t>]] internal property</w:t>
        </w:r>
      </w:ins>
      <w:ins w:id="14405" w:author="Rev 3 Allen Wirfs-Brock" w:date="2011-09-08T15:01:00Z">
        <w:r w:rsidR="004B7D01" w:rsidRPr="00E77497">
          <w:t xml:space="preserve"> whose value is NativeError</w:t>
        </w:r>
        <w:r w:rsidR="004B7D01" w:rsidRPr="00E77497" w:rsidDel="00736F7F">
          <w:t xml:space="preserve"> </w:t>
        </w:r>
      </w:ins>
      <w:del w:id="14406" w:author="Allen Wirfs-Brock" w:date="2011-07-02T14:42:00Z">
        <w:r w:rsidRPr="00E77497" w:rsidDel="00736F7F">
          <w:delText xml:space="preserve">their [[Class]] internal property value is </w:delText>
        </w:r>
        <w:r w:rsidRPr="00E77497" w:rsidDel="00736F7F">
          <w:rPr>
            <w:rFonts w:ascii="Courier New" w:hAnsi="Courier New" w:cs="Courier New"/>
            <w:b/>
          </w:rPr>
          <w:delText>"Error"</w:delText>
        </w:r>
      </w:del>
      <w:r w:rsidRPr="00E77497">
        <w:t xml:space="preserve">.  </w:t>
      </w:r>
      <w:r w:rsidRPr="00E77497">
        <w:rPr>
          <w:i/>
        </w:rPr>
        <w:t>NativeError</w:t>
      </w:r>
      <w:r w:rsidRPr="00E77497">
        <w:t xml:space="preserve"> instances have no special properties.</w:t>
      </w:r>
    </w:p>
    <w:p w14:paraId="7E67C5D1" w14:textId="77777777" w:rsidR="004C02EF" w:rsidRPr="00E77497" w:rsidRDefault="004C02EF" w:rsidP="00F710D2">
      <w:pPr>
        <w:pStyle w:val="20"/>
        <w:numPr>
          <w:ilvl w:val="0"/>
          <w:numId w:val="0"/>
        </w:numPr>
      </w:pPr>
      <w:bookmarkStart w:id="14407" w:name="_Toc235503548"/>
      <w:bookmarkStart w:id="14408" w:name="_Toc241509323"/>
      <w:bookmarkStart w:id="14409" w:name="_Toc244416810"/>
      <w:bookmarkStart w:id="14410" w:name="_Toc276631174"/>
      <w:bookmarkStart w:id="14411" w:name="_Toc314500730"/>
      <w:r w:rsidRPr="00E77497">
        <w:t>15.12</w:t>
      </w:r>
      <w:r w:rsidRPr="00E77497">
        <w:tab/>
        <w:t>The JSON Object</w:t>
      </w:r>
      <w:bookmarkEnd w:id="14407"/>
      <w:bookmarkEnd w:id="14408"/>
      <w:bookmarkEnd w:id="14409"/>
      <w:bookmarkEnd w:id="14410"/>
      <w:bookmarkEnd w:id="14411"/>
    </w:p>
    <w:p w14:paraId="6E1CE287" w14:textId="77777777" w:rsidR="004C02EF" w:rsidRPr="00E77497" w:rsidRDefault="004C02EF" w:rsidP="004C02EF">
      <w:r w:rsidRPr="00E77497">
        <w:t xml:space="preserve">The </w:t>
      </w:r>
      <w:r w:rsidRPr="00E77497">
        <w:rPr>
          <w:b/>
        </w:rPr>
        <w:t>JSON</w:t>
      </w:r>
      <w:r w:rsidRPr="00E77497">
        <w:t xml:space="preserve"> object is a single 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652B3BC5" w14:textId="77777777"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46A0CF9B" w14:textId="77777777"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22493B63" w14:textId="77777777" w:rsidR="004C02EF" w:rsidRPr="00E77497" w:rsidRDefault="004C02EF" w:rsidP="004C02EF">
      <w:r w:rsidRPr="00E77497">
        <w:t xml:space="preserve">The value of the [[Prototype]] internal property of the JSON object is the standard built-in Object prototype object (15.2.4). The </w:t>
      </w:r>
      <w:del w:id="14412" w:author="Allen Wirfs-Brock" w:date="2011-07-02T14:42:00Z">
        <w:r w:rsidRPr="00E77497" w:rsidDel="00736F7F">
          <w:delText xml:space="preserve">value of the [[Class]] internal property of the </w:delText>
        </w:r>
      </w:del>
      <w:r w:rsidRPr="00E77497">
        <w:t xml:space="preserve">JSON object </w:t>
      </w:r>
      <w:ins w:id="14413" w:author="Allen Wirfs-Brock" w:date="2011-07-02T14:42:00Z">
        <w:r w:rsidR="00736F7F" w:rsidRPr="00E77497">
          <w:t>has a</w:t>
        </w:r>
        <w:del w:id="14414" w:author="Rev 3 Allen Wirfs-Brock" w:date="2011-09-08T15:03:00Z">
          <w:r w:rsidR="00736F7F" w:rsidRPr="00E77497" w:rsidDel="00883E25">
            <w:delText>n</w:delText>
          </w:r>
        </w:del>
        <w:r w:rsidR="00736F7F" w:rsidRPr="00E77497">
          <w:t xml:space="preserve"> [[</w:t>
        </w:r>
        <w:del w:id="14415" w:author="Rev 3 Allen Wirfs-Brock" w:date="2011-09-08T15:03:00Z">
          <w:r w:rsidR="00736F7F" w:rsidRPr="00E77497" w:rsidDel="00883E25">
            <w:delText>Is</w:delText>
          </w:r>
        </w:del>
      </w:ins>
      <w:ins w:id="14416" w:author="Allen Wirfs-Brock" w:date="2011-07-02T14:43:00Z">
        <w:del w:id="14417" w:author="Rev 3 Allen Wirfs-Brock" w:date="2011-09-08T15:03:00Z">
          <w:r w:rsidR="00736F7F" w:rsidRPr="00E77497" w:rsidDel="00883E25">
            <w:delText>JSON</w:delText>
          </w:r>
        </w:del>
      </w:ins>
      <w:ins w:id="14418" w:author="Rev 3 Allen Wirfs-Brock" w:date="2011-09-08T15:03:00Z">
        <w:r w:rsidR="00883E25" w:rsidRPr="00E77497">
          <w:t>NativeBrand</w:t>
        </w:r>
      </w:ins>
      <w:ins w:id="14419" w:author="Allen Wirfs-Brock" w:date="2011-07-02T14:42:00Z">
        <w:r w:rsidR="00736F7F" w:rsidRPr="00E77497">
          <w:t>]] internal property</w:t>
        </w:r>
      </w:ins>
      <w:ins w:id="14420" w:author="Rev 3 Allen Wirfs-Brock" w:date="2011-09-08T15:02:00Z">
        <w:r w:rsidR="00883E25" w:rsidRPr="00E77497">
          <w:t xml:space="preserve"> whose value is Native</w:t>
        </w:r>
      </w:ins>
      <w:ins w:id="14421" w:author="Rev 3 Allen Wirfs-Brock" w:date="2011-09-08T15:03:00Z">
        <w:r w:rsidR="00883E25" w:rsidRPr="00E77497">
          <w:t>JSON</w:t>
        </w:r>
      </w:ins>
      <w:ins w:id="14422" w:author="Rev 3 Allen Wirfs-Brock" w:date="2011-09-08T15:02:00Z">
        <w:r w:rsidR="00883E25" w:rsidRPr="00E77497" w:rsidDel="00736F7F">
          <w:t xml:space="preserve"> </w:t>
        </w:r>
      </w:ins>
      <w:del w:id="14423" w:author="Allen Wirfs-Brock" w:date="2011-07-02T14:42:00Z">
        <w:r w:rsidRPr="00E77497" w:rsidDel="00736F7F">
          <w:delText xml:space="preserve">is </w:delText>
        </w:r>
        <w:r w:rsidRPr="00E77497" w:rsidDel="00736F7F">
          <w:rPr>
            <w:rFonts w:ascii="Courier New" w:hAnsi="Courier New"/>
            <w:b/>
          </w:rPr>
          <w:delText>"JSON"</w:delText>
        </w:r>
      </w:del>
      <w:r w:rsidRPr="00E77497">
        <w:t xml:space="preserve">. The value of the [[Extensible]] internal property of the JSON object is set to </w:t>
      </w:r>
      <w:r w:rsidRPr="00E77497">
        <w:rPr>
          <w:b/>
        </w:rPr>
        <w:t>true</w:t>
      </w:r>
      <w:r w:rsidRPr="00E77497">
        <w:t>.</w:t>
      </w:r>
    </w:p>
    <w:p w14:paraId="6E7802C7" w14:textId="77777777" w:rsidR="004C02EF" w:rsidRPr="00E77497" w:rsidRDefault="004C02EF" w:rsidP="004C02EF">
      <w:r w:rsidRPr="00E77497">
        <w:t xml:space="preserve">The JSON object does not have a [[Construct]] internal property; it is not possible to use the JSON object as a constructor with the </w:t>
      </w:r>
      <w:r w:rsidRPr="00E77497">
        <w:rPr>
          <w:rFonts w:ascii="Courier New" w:hAnsi="Courier New"/>
          <w:b/>
        </w:rPr>
        <w:t>new</w:t>
      </w:r>
      <w:r w:rsidRPr="00E77497">
        <w:t xml:space="preserve"> operator.</w:t>
      </w:r>
    </w:p>
    <w:p w14:paraId="0D0F86E1" w14:textId="77777777" w:rsidR="004C02EF" w:rsidRPr="00E77497" w:rsidRDefault="004C02EF" w:rsidP="004C02EF">
      <w:r w:rsidRPr="00E77497">
        <w:t>The JSON object does not have a [[Call]] internal property; it is not possible to invoke the JSON object as a function.</w:t>
      </w:r>
    </w:p>
    <w:p w14:paraId="27B61F83" w14:textId="77777777" w:rsidR="004C02EF" w:rsidRPr="00E77497" w:rsidRDefault="004C02EF" w:rsidP="00F710D2">
      <w:pPr>
        <w:pStyle w:val="30"/>
        <w:numPr>
          <w:ilvl w:val="0"/>
          <w:numId w:val="0"/>
        </w:numPr>
      </w:pPr>
      <w:bookmarkStart w:id="14424" w:name="_Toc235503549"/>
      <w:bookmarkStart w:id="14425" w:name="_Toc241509324"/>
      <w:bookmarkStart w:id="14426" w:name="_Toc244416811"/>
      <w:bookmarkStart w:id="14427" w:name="_Toc276631175"/>
      <w:bookmarkStart w:id="14428" w:name="_Toc314500731"/>
      <w:r w:rsidRPr="00E77497">
        <w:t>15.12.1</w:t>
      </w:r>
      <w:r w:rsidRPr="00E77497">
        <w:tab/>
        <w:t>The JSON Grammar</w:t>
      </w:r>
      <w:bookmarkEnd w:id="14424"/>
      <w:bookmarkEnd w:id="14425"/>
      <w:bookmarkEnd w:id="14426"/>
      <w:bookmarkEnd w:id="14427"/>
      <w:bookmarkEnd w:id="14428"/>
      <w:r w:rsidRPr="00E77497">
        <w:t xml:space="preserve"> </w:t>
      </w:r>
    </w:p>
    <w:p w14:paraId="10E399CB" w14:textId="77777777" w:rsidR="004C02EF" w:rsidRPr="00E77497" w:rsidRDefault="004C02EF" w:rsidP="004C02EF">
      <w:r w:rsidRPr="00E77497">
        <w:t>JSON.stringify produces a String that conforms to the following JSON grammar. JSON.parse accepts a String that conforms to the JSON grammar.</w:t>
      </w:r>
    </w:p>
    <w:p w14:paraId="068FB2E1" w14:textId="77777777" w:rsidR="004C02EF" w:rsidRPr="00E77497" w:rsidRDefault="004C02EF" w:rsidP="004C02EF">
      <w:pPr>
        <w:pStyle w:val="40"/>
        <w:numPr>
          <w:ilvl w:val="0"/>
          <w:numId w:val="0"/>
        </w:numPr>
      </w:pPr>
      <w:r w:rsidRPr="00E77497">
        <w:t>15.12.1.1</w:t>
      </w:r>
      <w:r w:rsidRPr="00E77497">
        <w:tab/>
        <w:t>The JSON Lexical Grammar</w:t>
      </w:r>
    </w:p>
    <w:p w14:paraId="51CE02B5" w14:textId="77777777" w:rsidR="004C02EF" w:rsidRPr="00E77497" w:rsidRDefault="004C02EF" w:rsidP="004C02EF">
      <w:r w:rsidRPr="00E77497">
        <w:t xml:space="preserve">JSON is similar to ECMAScript source text in that it consists of a sequence of 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674AB098" w14:textId="77777777" w:rsidR="004C02EF" w:rsidRPr="00E77497" w:rsidRDefault="004C02EF" w:rsidP="004C02EF">
      <w:pPr>
        <w:pStyle w:val="Syntax"/>
      </w:pPr>
      <w:r w:rsidRPr="00E77497">
        <w:t>Syntax</w:t>
      </w:r>
    </w:p>
    <w:p w14:paraId="3765A511" w14:textId="77777777"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14:paraId="517A3B97" w14:textId="77777777"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594CF575" w14:textId="77777777" w:rsidR="004C02EF" w:rsidRPr="00E77497" w:rsidRDefault="004C02EF" w:rsidP="004C02EF">
      <w:pPr>
        <w:pStyle w:val="M0"/>
        <w:spacing w:after="0"/>
        <w:rPr>
          <w:sz w:val="16"/>
        </w:rPr>
      </w:pPr>
    </w:p>
    <w:p w14:paraId="78716F07" w14:textId="77777777" w:rsidR="004C02EF" w:rsidRPr="00E77497" w:rsidRDefault="004C02EF" w:rsidP="004C02EF">
      <w:pPr>
        <w:pStyle w:val="SyntaxRule"/>
      </w:pPr>
      <w:r w:rsidRPr="00E77497">
        <w:t xml:space="preserve">JSONString </w:t>
      </w:r>
      <w:r w:rsidRPr="00E77497">
        <w:rPr>
          <w:rFonts w:ascii="Arial" w:hAnsi="Arial"/>
          <w:b/>
          <w:i w:val="0"/>
        </w:rPr>
        <w:t>::</w:t>
      </w:r>
    </w:p>
    <w:p w14:paraId="32BD6478" w14:textId="77777777"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26C40C10" w14:textId="77777777" w:rsidR="004C02EF" w:rsidRPr="00E77497" w:rsidRDefault="004C02EF" w:rsidP="004C02EF">
      <w:pPr>
        <w:pStyle w:val="M0"/>
        <w:spacing w:after="0"/>
        <w:rPr>
          <w:sz w:val="16"/>
        </w:rPr>
      </w:pPr>
    </w:p>
    <w:p w14:paraId="4A0F8BB1" w14:textId="77777777" w:rsidR="004C02EF" w:rsidRPr="00E77497" w:rsidRDefault="004C02EF" w:rsidP="004C02EF">
      <w:pPr>
        <w:pStyle w:val="SyntaxRule"/>
      </w:pPr>
      <w:r w:rsidRPr="00E77497">
        <w:t xml:space="preserve">JSONStringCharacters </w:t>
      </w:r>
      <w:r w:rsidRPr="00E77497">
        <w:rPr>
          <w:rFonts w:ascii="Arial" w:hAnsi="Arial"/>
          <w:b/>
          <w:i w:val="0"/>
        </w:rPr>
        <w:t>::</w:t>
      </w:r>
    </w:p>
    <w:p w14:paraId="516EE2E3" w14:textId="77777777"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2602F349" w14:textId="77777777" w:rsidR="004C02EF" w:rsidRPr="00E77497" w:rsidRDefault="004C02EF" w:rsidP="004C02EF">
      <w:pPr>
        <w:pStyle w:val="M0"/>
        <w:spacing w:after="0"/>
        <w:rPr>
          <w:sz w:val="16"/>
        </w:rPr>
      </w:pPr>
    </w:p>
    <w:p w14:paraId="5A3C02AC" w14:textId="77777777"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14:paraId="4B3F6171" w14:textId="77777777"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598A0789" w14:textId="77777777"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14:paraId="1F500AA8" w14:textId="77777777" w:rsidR="004C02EF" w:rsidRPr="00E77497" w:rsidRDefault="004C02EF" w:rsidP="004C02EF">
      <w:pPr>
        <w:pStyle w:val="M0"/>
        <w:spacing w:after="0"/>
        <w:rPr>
          <w:sz w:val="16"/>
        </w:rPr>
      </w:pPr>
    </w:p>
    <w:p w14:paraId="5CB59A7C" w14:textId="77777777" w:rsidR="004C02EF" w:rsidRPr="00E77497" w:rsidRDefault="004C02EF" w:rsidP="004C02EF">
      <w:pPr>
        <w:pStyle w:val="SyntaxRule"/>
      </w:pPr>
      <w:r w:rsidRPr="00E77497">
        <w:t xml:space="preserve">JSONEscapeSequence </w:t>
      </w:r>
      <w:r w:rsidRPr="00E77497">
        <w:rPr>
          <w:rFonts w:ascii="Arial" w:hAnsi="Arial"/>
          <w:b/>
          <w:i w:val="0"/>
        </w:rPr>
        <w:t>::</w:t>
      </w:r>
    </w:p>
    <w:p w14:paraId="3DF45D84" w14:textId="77777777" w:rsidR="004C02EF" w:rsidRPr="00E77497" w:rsidRDefault="004C02EF" w:rsidP="004C02EF">
      <w:pPr>
        <w:pStyle w:val="SyntaxRule2"/>
      </w:pPr>
      <w:r w:rsidRPr="00E77497">
        <w:t>JSONEscapeCharacter</w:t>
      </w:r>
    </w:p>
    <w:p w14:paraId="62B45BF4" w14:textId="77777777" w:rsidR="004C02EF" w:rsidRPr="00E77497" w:rsidRDefault="004C02EF" w:rsidP="004C02EF">
      <w:pPr>
        <w:pStyle w:val="SyntaxRule2"/>
      </w:pPr>
      <w:r w:rsidRPr="00E77497">
        <w:t xml:space="preserve">UnicodeEscapeSequence </w:t>
      </w:r>
    </w:p>
    <w:p w14:paraId="3C389906" w14:textId="77777777" w:rsidR="004C02EF" w:rsidRPr="00E77497" w:rsidRDefault="004C02EF" w:rsidP="004C02EF">
      <w:pPr>
        <w:pStyle w:val="M0"/>
        <w:spacing w:after="0"/>
        <w:rPr>
          <w:sz w:val="16"/>
        </w:rPr>
      </w:pPr>
    </w:p>
    <w:p w14:paraId="62535EE8" w14:textId="77777777"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336CE16B" w14:textId="77777777"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14:paraId="7310985D" w14:textId="77777777" w:rsidR="004C02EF" w:rsidRPr="00C7794D" w:rsidRDefault="004C02EF" w:rsidP="004C02EF">
      <w:pPr>
        <w:pStyle w:val="M0"/>
        <w:spacing w:after="0"/>
        <w:rPr>
          <w:sz w:val="16"/>
        </w:rPr>
      </w:pPr>
    </w:p>
    <w:p w14:paraId="5EB22776" w14:textId="77777777" w:rsidR="004C02EF" w:rsidRPr="00C7794D" w:rsidRDefault="004C02EF" w:rsidP="004C02EF">
      <w:pPr>
        <w:pStyle w:val="SyntaxRule"/>
      </w:pPr>
      <w:r w:rsidRPr="00C7794D">
        <w:t xml:space="preserve">JSONNumber </w:t>
      </w:r>
      <w:r w:rsidRPr="00C7794D">
        <w:rPr>
          <w:rFonts w:ascii="Arial" w:hAnsi="Arial"/>
          <w:b/>
          <w:i w:val="0"/>
        </w:rPr>
        <w:t>::</w:t>
      </w:r>
    </w:p>
    <w:p w14:paraId="73A0C77C" w14:textId="77777777"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7A11D648" w14:textId="77777777" w:rsidR="004C02EF" w:rsidRPr="00A67AF2" w:rsidRDefault="004C02EF" w:rsidP="004C02EF">
      <w:pPr>
        <w:pStyle w:val="M0"/>
        <w:spacing w:after="0"/>
        <w:rPr>
          <w:sz w:val="16"/>
        </w:rPr>
      </w:pPr>
    </w:p>
    <w:p w14:paraId="19567A46" w14:textId="77777777" w:rsidR="004C02EF" w:rsidRPr="00675B74" w:rsidRDefault="004C02EF" w:rsidP="004C02EF">
      <w:pPr>
        <w:pStyle w:val="SyntaxRule"/>
      </w:pPr>
      <w:r w:rsidRPr="00A67AF2">
        <w:t xml:space="preserve">JSONFraction </w:t>
      </w:r>
      <w:r w:rsidRPr="00B820AB">
        <w:rPr>
          <w:rFonts w:ascii="Arial" w:hAnsi="Arial"/>
          <w:b/>
          <w:i w:val="0"/>
        </w:rPr>
        <w:t>::</w:t>
      </w:r>
    </w:p>
    <w:p w14:paraId="259D9B7C" w14:textId="77777777" w:rsidR="004C02EF" w:rsidRPr="00E77497" w:rsidRDefault="004C02EF" w:rsidP="004C02EF">
      <w:pPr>
        <w:pStyle w:val="SyntaxRule2"/>
      </w:pPr>
      <w:r w:rsidRPr="00E77497">
        <w:rPr>
          <w:rFonts w:ascii="Courier New" w:hAnsi="Courier New" w:cs="Courier New"/>
          <w:b/>
          <w:i w:val="0"/>
        </w:rPr>
        <w:t>.</w:t>
      </w:r>
      <w:r w:rsidRPr="00E77497">
        <w:t xml:space="preserve"> DecimalDigits</w:t>
      </w:r>
    </w:p>
    <w:p w14:paraId="2A62A589" w14:textId="77777777" w:rsidR="004C02EF" w:rsidRPr="00E77497" w:rsidRDefault="004C02EF" w:rsidP="004C02EF">
      <w:pPr>
        <w:pStyle w:val="M0"/>
        <w:spacing w:after="0"/>
        <w:rPr>
          <w:sz w:val="16"/>
        </w:rPr>
      </w:pPr>
    </w:p>
    <w:p w14:paraId="2575492B" w14:textId="77777777" w:rsidR="004C02EF" w:rsidRPr="00E77497" w:rsidRDefault="004C02EF" w:rsidP="004C02EF">
      <w:pPr>
        <w:pStyle w:val="SyntaxRule"/>
      </w:pPr>
      <w:r w:rsidRPr="00E77497">
        <w:t xml:space="preserve">JSONNullLiteral </w:t>
      </w:r>
      <w:r w:rsidRPr="00E77497">
        <w:rPr>
          <w:rFonts w:ascii="Arial" w:hAnsi="Arial"/>
          <w:b/>
          <w:i w:val="0"/>
        </w:rPr>
        <w:t>::</w:t>
      </w:r>
    </w:p>
    <w:p w14:paraId="1F84CCA4" w14:textId="77777777" w:rsidR="004C02EF" w:rsidRPr="00E77497" w:rsidRDefault="004C02EF" w:rsidP="004C02EF">
      <w:pPr>
        <w:pStyle w:val="SyntaxRule2"/>
      </w:pPr>
      <w:r w:rsidRPr="00E77497">
        <w:t>NullLiteral</w:t>
      </w:r>
    </w:p>
    <w:p w14:paraId="44AB7722" w14:textId="77777777" w:rsidR="004C02EF" w:rsidRPr="00E77497" w:rsidRDefault="004C02EF" w:rsidP="004C02EF">
      <w:pPr>
        <w:pStyle w:val="M0"/>
        <w:spacing w:after="0"/>
        <w:rPr>
          <w:sz w:val="16"/>
        </w:rPr>
      </w:pPr>
    </w:p>
    <w:p w14:paraId="01063F1A" w14:textId="77777777" w:rsidR="004C02EF" w:rsidRPr="00E77497" w:rsidRDefault="004C02EF" w:rsidP="004C02EF">
      <w:pPr>
        <w:pStyle w:val="SyntaxRule"/>
      </w:pPr>
      <w:r w:rsidRPr="00E77497">
        <w:t xml:space="preserve">JSONBooleanLiteral </w:t>
      </w:r>
      <w:r w:rsidRPr="00E77497">
        <w:rPr>
          <w:rFonts w:ascii="Arial" w:hAnsi="Arial"/>
          <w:b/>
          <w:i w:val="0"/>
        </w:rPr>
        <w:t>::</w:t>
      </w:r>
    </w:p>
    <w:p w14:paraId="67AF8390" w14:textId="77777777" w:rsidR="004C02EF" w:rsidRPr="00E77497" w:rsidRDefault="004C02EF" w:rsidP="004C02EF">
      <w:pPr>
        <w:pStyle w:val="SyntaxRule2"/>
      </w:pPr>
      <w:r w:rsidRPr="00E77497">
        <w:t>BooleanLiteral</w:t>
      </w:r>
    </w:p>
    <w:p w14:paraId="53571137" w14:textId="77777777" w:rsidR="004C02EF" w:rsidRPr="00E77497" w:rsidRDefault="004C02EF" w:rsidP="004C02EF">
      <w:pPr>
        <w:pStyle w:val="M0"/>
        <w:spacing w:after="0"/>
        <w:rPr>
          <w:sz w:val="16"/>
        </w:rPr>
      </w:pPr>
    </w:p>
    <w:p w14:paraId="4E3C517B" w14:textId="77777777" w:rsidR="004C02EF" w:rsidRPr="00E77497" w:rsidRDefault="004C02EF" w:rsidP="004C02EF">
      <w:pPr>
        <w:pStyle w:val="40"/>
        <w:numPr>
          <w:ilvl w:val="0"/>
          <w:numId w:val="0"/>
        </w:numPr>
      </w:pPr>
      <w:r w:rsidRPr="00E77497">
        <w:t>15.12.1.2</w:t>
      </w:r>
      <w:r w:rsidRPr="00E77497">
        <w:tab/>
        <w:t>The JSON Syntactic Grammar</w:t>
      </w:r>
    </w:p>
    <w:p w14:paraId="7B0EC81A" w14:textId="77777777"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011F8748" w14:textId="77777777" w:rsidR="004C02EF" w:rsidRPr="00E77497" w:rsidRDefault="004C02EF" w:rsidP="004C02EF">
      <w:pPr>
        <w:pStyle w:val="Syntax"/>
      </w:pPr>
      <w:r w:rsidRPr="00E77497">
        <w:t>Syntax</w:t>
      </w:r>
    </w:p>
    <w:p w14:paraId="3195961F" w14:textId="77777777"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14:paraId="52ACE93F" w14:textId="77777777" w:rsidR="004C02EF" w:rsidRPr="00E77497" w:rsidRDefault="004C02EF" w:rsidP="004C02EF">
      <w:pPr>
        <w:pStyle w:val="SyntaxRule2"/>
      </w:pPr>
      <w:r w:rsidRPr="00E77497">
        <w:t>JSONValue</w:t>
      </w:r>
    </w:p>
    <w:p w14:paraId="4E7CEDE4" w14:textId="77777777" w:rsidR="004C02EF" w:rsidRPr="00E77497" w:rsidRDefault="004C02EF" w:rsidP="004C02EF">
      <w:pPr>
        <w:pStyle w:val="M0"/>
        <w:spacing w:after="0"/>
        <w:rPr>
          <w:sz w:val="16"/>
        </w:rPr>
      </w:pPr>
    </w:p>
    <w:p w14:paraId="29BF1773" w14:textId="77777777"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14:paraId="22F36587" w14:textId="77777777"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6E8AC235" w14:textId="77777777" w:rsidR="004C02EF" w:rsidRPr="00E77497" w:rsidRDefault="004C02EF" w:rsidP="004C02EF">
      <w:pPr>
        <w:pStyle w:val="M0"/>
        <w:spacing w:after="0"/>
        <w:rPr>
          <w:sz w:val="16"/>
        </w:rPr>
      </w:pPr>
    </w:p>
    <w:p w14:paraId="5C49671C" w14:textId="77777777" w:rsidR="004C02EF" w:rsidRPr="00E77497" w:rsidRDefault="004C02EF" w:rsidP="004C02EF">
      <w:pPr>
        <w:pStyle w:val="SyntaxRule"/>
      </w:pPr>
      <w:r w:rsidRPr="00E77497">
        <w:t xml:space="preserve">JSONObject </w:t>
      </w:r>
      <w:r w:rsidRPr="00E77497">
        <w:rPr>
          <w:rFonts w:ascii="Arial" w:hAnsi="Arial"/>
          <w:b/>
          <w:i w:val="0"/>
        </w:rPr>
        <w:t>:</w:t>
      </w:r>
    </w:p>
    <w:p w14:paraId="070580C1"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79292EF2" w14:textId="77777777" w:rsidR="004C02EF" w:rsidRPr="00E77497" w:rsidRDefault="004C02EF" w:rsidP="004C02EF">
      <w:pPr>
        <w:pStyle w:val="M0"/>
        <w:spacing w:after="0"/>
        <w:rPr>
          <w:sz w:val="16"/>
        </w:rPr>
      </w:pPr>
    </w:p>
    <w:p w14:paraId="3BFAFB04" w14:textId="77777777" w:rsidR="004C02EF" w:rsidRPr="00E77497" w:rsidRDefault="004C02EF" w:rsidP="004C02EF">
      <w:pPr>
        <w:pStyle w:val="SyntaxRule"/>
      </w:pPr>
      <w:r w:rsidRPr="00E77497">
        <w:t xml:space="preserve">JSONMember </w:t>
      </w:r>
      <w:r w:rsidRPr="00E77497">
        <w:rPr>
          <w:rFonts w:ascii="Arial" w:hAnsi="Arial"/>
          <w:b/>
          <w:i w:val="0"/>
        </w:rPr>
        <w:t>:</w:t>
      </w:r>
    </w:p>
    <w:p w14:paraId="267CA118" w14:textId="77777777"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14:paraId="163CEAFD" w14:textId="77777777" w:rsidR="004C02EF" w:rsidRPr="00E77497" w:rsidRDefault="004C02EF" w:rsidP="004C02EF">
      <w:pPr>
        <w:pStyle w:val="M0"/>
        <w:spacing w:after="0"/>
        <w:rPr>
          <w:sz w:val="16"/>
        </w:rPr>
      </w:pPr>
    </w:p>
    <w:p w14:paraId="3A0FBA83" w14:textId="77777777" w:rsidR="004C02EF" w:rsidRPr="00E77497" w:rsidRDefault="004C02EF" w:rsidP="004C02EF">
      <w:pPr>
        <w:pStyle w:val="SyntaxRule"/>
      </w:pPr>
      <w:r w:rsidRPr="00E77497">
        <w:t xml:space="preserve">JSONMemberList </w:t>
      </w:r>
      <w:r w:rsidRPr="00E77497">
        <w:rPr>
          <w:rFonts w:ascii="Arial" w:hAnsi="Arial"/>
          <w:b/>
          <w:i w:val="0"/>
        </w:rPr>
        <w:t>:</w:t>
      </w:r>
    </w:p>
    <w:p w14:paraId="0872FBD3" w14:textId="77777777"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3E338506" w14:textId="77777777" w:rsidR="004C02EF" w:rsidRPr="00E77497" w:rsidRDefault="004C02EF" w:rsidP="004C02EF">
      <w:pPr>
        <w:pStyle w:val="M0"/>
        <w:spacing w:after="0"/>
        <w:rPr>
          <w:sz w:val="16"/>
        </w:rPr>
      </w:pPr>
    </w:p>
    <w:p w14:paraId="598319EF" w14:textId="77777777" w:rsidR="004C02EF" w:rsidRPr="00E77497" w:rsidRDefault="004C02EF" w:rsidP="004C02EF">
      <w:pPr>
        <w:pStyle w:val="SyntaxRule"/>
      </w:pPr>
      <w:r w:rsidRPr="00E77497">
        <w:t xml:space="preserve">JSONArray </w:t>
      </w:r>
      <w:r w:rsidRPr="00E77497">
        <w:rPr>
          <w:rFonts w:ascii="Arial" w:hAnsi="Arial"/>
          <w:b/>
          <w:i w:val="0"/>
        </w:rPr>
        <w:t>:</w:t>
      </w:r>
    </w:p>
    <w:p w14:paraId="1586CF1A"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6FC3D3C9" w14:textId="77777777" w:rsidR="004C02EF" w:rsidRPr="00E77497" w:rsidRDefault="004C02EF" w:rsidP="004C02EF">
      <w:pPr>
        <w:pStyle w:val="M0"/>
        <w:spacing w:after="0"/>
        <w:rPr>
          <w:sz w:val="16"/>
        </w:rPr>
      </w:pPr>
    </w:p>
    <w:p w14:paraId="46A0C0D4" w14:textId="77777777" w:rsidR="004C02EF" w:rsidRPr="00E77497" w:rsidRDefault="004C02EF" w:rsidP="004C02EF">
      <w:pPr>
        <w:pStyle w:val="SyntaxRule"/>
      </w:pPr>
      <w:r w:rsidRPr="00E77497">
        <w:t xml:space="preserve">JSONElementList </w:t>
      </w:r>
      <w:r w:rsidRPr="00E77497">
        <w:rPr>
          <w:rFonts w:ascii="Arial" w:hAnsi="Arial"/>
          <w:b/>
          <w:i w:val="0"/>
        </w:rPr>
        <w:t>:</w:t>
      </w:r>
    </w:p>
    <w:p w14:paraId="201253C4" w14:textId="77777777"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7A245C5E" w14:textId="77777777" w:rsidR="004C02EF" w:rsidRPr="00E77497" w:rsidRDefault="004C02EF" w:rsidP="004C02EF">
      <w:pPr>
        <w:pStyle w:val="M0"/>
        <w:spacing w:after="0"/>
        <w:rPr>
          <w:sz w:val="16"/>
        </w:rPr>
      </w:pPr>
      <w:bookmarkStart w:id="14429" w:name="_Toc235503550"/>
    </w:p>
    <w:p w14:paraId="5FF87E01" w14:textId="77777777" w:rsidR="004C02EF" w:rsidRPr="00E77497" w:rsidRDefault="004C02EF" w:rsidP="00F710D2">
      <w:pPr>
        <w:pStyle w:val="30"/>
        <w:numPr>
          <w:ilvl w:val="0"/>
          <w:numId w:val="0"/>
        </w:numPr>
      </w:pPr>
      <w:bookmarkStart w:id="14430" w:name="_Toc241509325"/>
      <w:bookmarkStart w:id="14431" w:name="_Toc244416812"/>
      <w:bookmarkStart w:id="14432" w:name="_Toc276631176"/>
      <w:bookmarkStart w:id="14433" w:name="_Toc314500732"/>
      <w:r w:rsidRPr="00E77497">
        <w:t>15.12.2</w:t>
      </w:r>
      <w:r w:rsidRPr="00E77497">
        <w:tab/>
        <w:t>parse ( text [ , reviver ] )</w:t>
      </w:r>
      <w:bookmarkEnd w:id="14429"/>
      <w:bookmarkEnd w:id="14430"/>
      <w:bookmarkEnd w:id="14431"/>
      <w:bookmarkEnd w:id="14432"/>
      <w:bookmarkEnd w:id="14433"/>
    </w:p>
    <w:p w14:paraId="5B06CFF1" w14:textId="77777777"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14:paraId="2F6439C0" w14:textId="77777777"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3308557D" w14:textId="77777777"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14:paraId="61C474F9" w14:textId="77777777" w:rsidR="004C02EF" w:rsidRPr="00E77497" w:rsidRDefault="004C02EF" w:rsidP="001F482D">
      <w:pPr>
        <w:pStyle w:val="Alg4"/>
        <w:numPr>
          <w:ilvl w:val="0"/>
          <w:numId w:val="326"/>
        </w:numPr>
      </w:pPr>
      <w:r w:rsidRPr="00E77497">
        <w:t xml:space="preserve">Parse </w:t>
      </w:r>
      <w:r w:rsidRPr="00E77497">
        <w:rPr>
          <w:i/>
        </w:rPr>
        <w:t>JText</w:t>
      </w:r>
      <w:r w:rsidRPr="00E77497">
        <w:t xml:space="preserve"> 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48C8691F" w14:textId="77777777" w:rsidR="004C02EF" w:rsidRPr="00E77497" w:rsidRDefault="004C02EF" w:rsidP="001F482D">
      <w:pPr>
        <w:pStyle w:val="Alg4"/>
        <w:numPr>
          <w:ilvl w:val="0"/>
          <w:numId w:val="326"/>
        </w:numPr>
      </w:pPr>
      <w:r w:rsidRPr="00E77497">
        <w:t xml:space="preserve">Let </w:t>
      </w:r>
      <w:r w:rsidRPr="00E77497">
        <w:rPr>
          <w:i/>
        </w:rPr>
        <w:t>unfiltered</w:t>
      </w:r>
      <w:r w:rsidRPr="00E77497">
        <w:t xml:space="preserve"> be the result of parsing and evaluating </w:t>
      </w:r>
      <w:r w:rsidRPr="00E77497">
        <w:rPr>
          <w:i/>
        </w:rPr>
        <w:t>JText</w:t>
      </w:r>
      <w:r w:rsidRPr="00E77497">
        <w:t xml:space="preserve"> as if it was the source text of an ECMAScript </w:t>
      </w:r>
      <w:r w:rsidRPr="00E77497">
        <w:rPr>
          <w:i/>
        </w:rPr>
        <w:t>Program</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4B759CFB" w14:textId="77777777"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14:paraId="7A143766" w14:textId="77777777" w:rsidR="004C02EF" w:rsidRPr="00E77497" w:rsidRDefault="004C02EF" w:rsidP="001F482D">
      <w:pPr>
        <w:pStyle w:val="Alg4"/>
        <w:numPr>
          <w:ilvl w:val="1"/>
          <w:numId w:val="326"/>
        </w:numPr>
      </w:pPr>
      <w:r w:rsidRPr="00E77497">
        <w:t xml:space="preserve">Let </w:t>
      </w:r>
      <w:r w:rsidRPr="00E77497">
        <w:rPr>
          <w:i/>
        </w:rPr>
        <w:t>root</w:t>
      </w:r>
      <w:r w:rsidRPr="00E77497">
        <w:t xml:space="preserve"> be a new object created as if by the expression </w:t>
      </w:r>
      <w:r w:rsidRPr="00E77497">
        <w:rPr>
          <w:rFonts w:ascii="Courier New" w:hAnsi="Courier New" w:cs="Courier New"/>
          <w:b/>
        </w:rPr>
        <w:t>new Object()</w:t>
      </w:r>
      <w:r w:rsidRPr="00E77497">
        <w:t xml:space="preserve">, where </w:t>
      </w:r>
      <w:r w:rsidRPr="00E77497">
        <w:rPr>
          <w:rFonts w:ascii="Courier New" w:hAnsi="Courier New" w:cs="Courier New"/>
          <w:b/>
        </w:rPr>
        <w:t>Object</w:t>
      </w:r>
      <w:r w:rsidRPr="00E77497">
        <w:t xml:space="preserve"> is the standard built-in constructor with that name.</w:t>
      </w:r>
    </w:p>
    <w:p w14:paraId="749E4BAC" w14:textId="77777777" w:rsidR="004C02EF" w:rsidRPr="00E77497" w:rsidRDefault="004C02EF" w:rsidP="001F482D">
      <w:pPr>
        <w:pStyle w:val="Alg4"/>
        <w:numPr>
          <w:ilvl w:val="1"/>
          <w:numId w:val="326"/>
        </w:numPr>
      </w:pPr>
      <w:r w:rsidRPr="00E77497">
        <w:t xml:space="preserve">Call the [[DefineOwnProperty]] internal method of </w:t>
      </w:r>
      <w:r w:rsidRPr="00E77497">
        <w:rPr>
          <w:i/>
        </w:rPr>
        <w:t>root</w:t>
      </w:r>
      <w:r w:rsidRPr="00E77497">
        <w:t xml:space="preserve"> with the empty String, the PropertyDescriptor {[[Value]]: </w:t>
      </w:r>
      <w:r w:rsidRPr="00E77497">
        <w:rPr>
          <w:i/>
        </w:rPr>
        <w:t>unfiltered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77C9FCFE" w14:textId="77777777"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1AFB91B0" w14:textId="77777777" w:rsidR="004C02EF" w:rsidRPr="00E77497" w:rsidRDefault="004C02EF" w:rsidP="001F482D">
      <w:pPr>
        <w:pStyle w:val="Alg4"/>
        <w:numPr>
          <w:ilvl w:val="0"/>
          <w:numId w:val="326"/>
        </w:numPr>
      </w:pPr>
      <w:r w:rsidRPr="00E77497">
        <w:t>Else</w:t>
      </w:r>
    </w:p>
    <w:p w14:paraId="4010D8B1" w14:textId="77777777"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14:paraId="6155CA47" w14:textId="77777777"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333DE6AD" w14:textId="77777777" w:rsidR="004C02EF" w:rsidRPr="00E77497" w:rsidRDefault="004C02EF" w:rsidP="001F482D">
      <w:pPr>
        <w:pStyle w:val="Alg4"/>
        <w:numPr>
          <w:ilvl w:val="0"/>
          <w:numId w:val="327"/>
        </w:numPr>
      </w:pPr>
      <w:r w:rsidRPr="00E77497">
        <w:t xml:space="preserve">Let </w:t>
      </w:r>
      <w:r w:rsidRPr="00E77497">
        <w:rPr>
          <w:i/>
        </w:rPr>
        <w:t>val</w:t>
      </w:r>
      <w:r w:rsidRPr="00E77497">
        <w:t xml:space="preserve"> be the result of calling the [[Get]] internal method of </w:t>
      </w:r>
      <w:r w:rsidRPr="00E77497">
        <w:rPr>
          <w:i/>
        </w:rPr>
        <w:t>holder</w:t>
      </w:r>
      <w:r w:rsidRPr="00E77497">
        <w:t xml:space="preserve"> with argument </w:t>
      </w:r>
      <w:r w:rsidRPr="00E77497">
        <w:rPr>
          <w:i/>
        </w:rPr>
        <w:t>name</w:t>
      </w:r>
      <w:r w:rsidRPr="00E77497">
        <w:t>.</w:t>
      </w:r>
    </w:p>
    <w:p w14:paraId="68C74F5D" w14:textId="77777777"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14:paraId="413C9ECB" w14:textId="77777777" w:rsidR="004C02EF" w:rsidRPr="00E77497" w:rsidRDefault="004C02EF" w:rsidP="001F482D">
      <w:pPr>
        <w:pStyle w:val="Alg4"/>
        <w:numPr>
          <w:ilvl w:val="1"/>
          <w:numId w:val="327"/>
        </w:numPr>
      </w:pPr>
      <w:r w:rsidRPr="00E77497">
        <w:t xml:space="preserve">If </w:t>
      </w:r>
      <w:del w:id="14434" w:author="Allen Wirfs-Brock" w:date="2011-07-02T14:43:00Z">
        <w:r w:rsidRPr="00E77497" w:rsidDel="00736F7F">
          <w:delText xml:space="preserve">the [[Class]] internal property of </w:delText>
        </w:r>
      </w:del>
      <w:r w:rsidRPr="00E77497">
        <w:rPr>
          <w:i/>
        </w:rPr>
        <w:t>val</w:t>
      </w:r>
      <w:r w:rsidRPr="00E77497">
        <w:t xml:space="preserve"> </w:t>
      </w:r>
      <w:del w:id="14435" w:author="Allen Wirfs-Brock" w:date="2011-07-02T14:43:00Z">
        <w:r w:rsidRPr="00E77497" w:rsidDel="00736F7F">
          <w:delText xml:space="preserve">is </w:delText>
        </w:r>
        <w:r w:rsidRPr="00E77497" w:rsidDel="00736F7F">
          <w:rPr>
            <w:rFonts w:ascii="Courier New" w:hAnsi="Courier New" w:cs="Courier New"/>
            <w:b/>
          </w:rPr>
          <w:delText>"Array"</w:delText>
        </w:r>
      </w:del>
      <w:ins w:id="14436" w:author="Allen Wirfs-Brock" w:date="2011-07-02T14:43:00Z">
        <w:r w:rsidR="00736F7F" w:rsidRPr="00E77497">
          <w:t>has a [[</w:t>
        </w:r>
        <w:del w:id="14437" w:author="Rev 3 Allen Wirfs-Brock" w:date="2011-09-07T15:43:00Z">
          <w:r w:rsidR="00736F7F" w:rsidRPr="00E77497" w:rsidDel="009D141F">
            <w:delText>IsArray</w:delText>
          </w:r>
        </w:del>
      </w:ins>
      <w:ins w:id="14438" w:author="Rev 3 Allen Wirfs-Brock" w:date="2011-09-07T15:43:00Z">
        <w:r w:rsidR="009D141F" w:rsidRPr="00E77497">
          <w:t>NativeBrand</w:t>
        </w:r>
      </w:ins>
      <w:ins w:id="14439" w:author="Allen Wirfs-Brock" w:date="2011-07-02T14:43:00Z">
        <w:r w:rsidR="00736F7F" w:rsidRPr="00E77497">
          <w:t>]] internal property</w:t>
        </w:r>
      </w:ins>
      <w:ins w:id="14440" w:author="Rev 3 Allen Wirfs-Brock" w:date="2011-09-07T15:43:00Z">
        <w:r w:rsidR="009D141F" w:rsidRPr="00E77497">
          <w:t xml:space="preserve"> with value NativeArray</w:t>
        </w:r>
      </w:ins>
      <w:ins w:id="14441" w:author="Allen Wirfs-Brock" w:date="2011-07-02T14:43:00Z">
        <w:r w:rsidR="00736F7F" w:rsidRPr="00E77497">
          <w:t>, then</w:t>
        </w:r>
      </w:ins>
    </w:p>
    <w:p w14:paraId="4DA49CD3" w14:textId="77777777"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14:paraId="3F2124A4" w14:textId="77777777" w:rsidR="004C02EF" w:rsidRPr="00E77497" w:rsidRDefault="004C02EF" w:rsidP="001F482D">
      <w:pPr>
        <w:pStyle w:val="Alg4"/>
        <w:numPr>
          <w:ilvl w:val="2"/>
          <w:numId w:val="327"/>
        </w:numPr>
      </w:pPr>
      <w:r w:rsidRPr="00E77497">
        <w:t xml:space="preserve">Let </w:t>
      </w:r>
      <w:r w:rsidRPr="00E77497">
        <w:rPr>
          <w:i/>
        </w:rPr>
        <w:t>len</w:t>
      </w:r>
      <w:r w:rsidRPr="00E77497">
        <w:t xml:space="preserve"> be the result of calling the [[Get]] internal method of </w:t>
      </w:r>
      <w:r w:rsidRPr="00E77497">
        <w:rPr>
          <w:i/>
        </w:rPr>
        <w:t>val</w:t>
      </w:r>
      <w:r w:rsidRPr="00E77497">
        <w:t xml:space="preserve"> with argument </w:t>
      </w:r>
      <w:r w:rsidRPr="00E77497">
        <w:rPr>
          <w:rFonts w:ascii="Courier New" w:hAnsi="Courier New" w:cs="Courier New"/>
          <w:b/>
        </w:rPr>
        <w:t>"length"</w:t>
      </w:r>
      <w:r w:rsidRPr="00E77497">
        <w:t>.</w:t>
      </w:r>
    </w:p>
    <w:p w14:paraId="7587872F" w14:textId="77777777"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6B5A0D95"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78C8028A"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2C165A40" w14:textId="77777777" w:rsidR="004C02EF" w:rsidRPr="00E77497" w:rsidRDefault="004C02EF" w:rsidP="001F482D">
      <w:pPr>
        <w:pStyle w:val="Alg4"/>
        <w:numPr>
          <w:ilvl w:val="4"/>
          <w:numId w:val="327"/>
        </w:numPr>
      </w:pPr>
      <w:r w:rsidRPr="00E77497">
        <w:t xml:space="preserve">Call the [[Delete]] internal method of </w:t>
      </w:r>
      <w:r w:rsidRPr="00E77497">
        <w:rPr>
          <w:i/>
        </w:rPr>
        <w:t>val</w:t>
      </w:r>
      <w:r w:rsidRPr="00E77497">
        <w:t xml:space="preserve"> with ToString(</w:t>
      </w:r>
      <w:r w:rsidRPr="00E77497">
        <w:rPr>
          <w:i/>
        </w:rPr>
        <w:t>I</w:t>
      </w:r>
      <w:r w:rsidRPr="00E77497">
        <w:t xml:space="preserve">) and </w:t>
      </w:r>
      <w:r w:rsidRPr="00E77497">
        <w:rPr>
          <w:b/>
        </w:rPr>
        <w:t>false</w:t>
      </w:r>
      <w:r w:rsidRPr="00E77497">
        <w:t xml:space="preserve"> as arguments. </w:t>
      </w:r>
    </w:p>
    <w:p w14:paraId="7091154D" w14:textId="77777777" w:rsidR="004C02EF" w:rsidRPr="00E77497" w:rsidRDefault="004C02EF" w:rsidP="001F482D">
      <w:pPr>
        <w:pStyle w:val="Alg4"/>
        <w:numPr>
          <w:ilvl w:val="3"/>
          <w:numId w:val="327"/>
        </w:numPr>
      </w:pPr>
      <w:r w:rsidRPr="00E77497">
        <w:t>Else</w:t>
      </w:r>
    </w:p>
    <w:p w14:paraId="08EB12D4" w14:textId="77777777" w:rsidR="004C02EF" w:rsidRPr="00E77497" w:rsidRDefault="004C02EF" w:rsidP="001F482D">
      <w:pPr>
        <w:pStyle w:val="Alg4"/>
        <w:numPr>
          <w:ilvl w:val="4"/>
          <w:numId w:val="327"/>
        </w:numPr>
      </w:pPr>
      <w:r w:rsidRPr="00E77497">
        <w:t xml:space="preserve">Call the [[DefineOwnProperty]] internal method of </w:t>
      </w:r>
      <w:r w:rsidRPr="00E77497">
        <w:rPr>
          <w:i/>
        </w:rPr>
        <w:t>val</w:t>
      </w:r>
      <w:r w:rsidRPr="00E77497">
        <w:t xml:space="preserve"> with arguments ToString(</w:t>
      </w:r>
      <w:r w:rsidRPr="00E77497">
        <w:rPr>
          <w:i/>
        </w:rPr>
        <w:t>I</w:t>
      </w:r>
      <w:r w:rsidRPr="00E77497">
        <w:t xml:space="preserve">), the Property Descriptor {[[Value]]: </w:t>
      </w:r>
      <w:r w:rsidRPr="00E77497">
        <w:rPr>
          <w:i/>
        </w:rPr>
        <w:t>newElement</w:t>
      </w:r>
      <w:r w:rsidRPr="00E77497">
        <w:t xml:space="preserve">, [[Writable]]: true, [[Enumerable]]: true, [[Configurable]]: true}, and </w:t>
      </w:r>
      <w:r w:rsidRPr="00E77497">
        <w:rPr>
          <w:b/>
        </w:rPr>
        <w:t>false</w:t>
      </w:r>
      <w:r w:rsidRPr="00E77497">
        <w:t>.</w:t>
      </w:r>
    </w:p>
    <w:p w14:paraId="3D3DF933" w14:textId="77777777" w:rsidR="004C02EF" w:rsidRPr="00E77497" w:rsidRDefault="004C02EF" w:rsidP="001F482D">
      <w:pPr>
        <w:pStyle w:val="Alg4"/>
        <w:numPr>
          <w:ilvl w:val="3"/>
          <w:numId w:val="327"/>
        </w:numPr>
      </w:pPr>
      <w:r w:rsidRPr="00E77497">
        <w:t xml:space="preserve">Add 1 to </w:t>
      </w:r>
      <w:r w:rsidRPr="00E77497">
        <w:rPr>
          <w:i/>
        </w:rPr>
        <w:t>I</w:t>
      </w:r>
      <w:r w:rsidRPr="00E77497">
        <w:t>.</w:t>
      </w:r>
    </w:p>
    <w:p w14:paraId="0D8DFD7C" w14:textId="77777777" w:rsidR="004C02EF" w:rsidRPr="00E77497" w:rsidRDefault="004C02EF" w:rsidP="001F482D">
      <w:pPr>
        <w:pStyle w:val="Alg4"/>
        <w:numPr>
          <w:ilvl w:val="1"/>
          <w:numId w:val="327"/>
        </w:numPr>
      </w:pPr>
      <w:r w:rsidRPr="00E77497">
        <w:t>Else</w:t>
      </w:r>
    </w:p>
    <w:p w14:paraId="1B423D5D" w14:textId="77777777"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should be the same as that used by the </w:t>
      </w:r>
      <w:r w:rsidRPr="00E77497">
        <w:rPr>
          <w:b/>
        </w:rPr>
        <w:t>Object.keys</w:t>
      </w:r>
      <w:r w:rsidRPr="00E77497">
        <w:t xml:space="preserve"> standard built-in function.</w:t>
      </w:r>
    </w:p>
    <w:p w14:paraId="5738DEEB" w14:textId="77777777"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14:paraId="3BCCB7CF"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37B46341"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1E509366" w14:textId="77777777" w:rsidR="004C02EF" w:rsidRPr="00E77497" w:rsidRDefault="004C02EF" w:rsidP="001F482D">
      <w:pPr>
        <w:pStyle w:val="Alg4"/>
        <w:numPr>
          <w:ilvl w:val="4"/>
          <w:numId w:val="327"/>
        </w:numPr>
      </w:pPr>
      <w:r w:rsidRPr="00E77497">
        <w:t xml:space="preserve">Call the [[Delete]] internal method of </w:t>
      </w:r>
      <w:r w:rsidRPr="00E77497">
        <w:rPr>
          <w:i/>
        </w:rPr>
        <w:t>val</w:t>
      </w:r>
      <w:r w:rsidRPr="00E77497">
        <w:t xml:space="preserve"> with </w:t>
      </w:r>
      <w:r w:rsidRPr="00E77497">
        <w:rPr>
          <w:i/>
        </w:rPr>
        <w:t>P</w:t>
      </w:r>
      <w:r w:rsidRPr="00E77497">
        <w:t xml:space="preserve"> and </w:t>
      </w:r>
      <w:r w:rsidRPr="00E77497">
        <w:rPr>
          <w:b/>
        </w:rPr>
        <w:t>false</w:t>
      </w:r>
      <w:r w:rsidRPr="00E77497">
        <w:t xml:space="preserve"> as arguments. </w:t>
      </w:r>
    </w:p>
    <w:p w14:paraId="14338148" w14:textId="77777777" w:rsidR="004C02EF" w:rsidRPr="00E77497" w:rsidRDefault="004C02EF" w:rsidP="001F482D">
      <w:pPr>
        <w:pStyle w:val="Alg4"/>
        <w:numPr>
          <w:ilvl w:val="3"/>
          <w:numId w:val="327"/>
        </w:numPr>
      </w:pPr>
      <w:r w:rsidRPr="00E77497">
        <w:t>Else</w:t>
      </w:r>
    </w:p>
    <w:p w14:paraId="16F356BD" w14:textId="77777777" w:rsidR="004C02EF" w:rsidRPr="00E77497" w:rsidRDefault="004C02EF" w:rsidP="001F482D">
      <w:pPr>
        <w:pStyle w:val="Alg4"/>
        <w:numPr>
          <w:ilvl w:val="4"/>
          <w:numId w:val="327"/>
        </w:numPr>
      </w:pPr>
      <w:r w:rsidRPr="00E77497">
        <w:t xml:space="preserve">Call the [[DefineOwnProperty]] internal method of </w:t>
      </w:r>
      <w:r w:rsidRPr="00E77497">
        <w:rPr>
          <w:i/>
        </w:rPr>
        <w:t>val</w:t>
      </w:r>
      <w:r w:rsidRPr="00E77497">
        <w:t xml:space="preserve"> with arguments </w:t>
      </w:r>
      <w:r w:rsidRPr="00E77497">
        <w:rPr>
          <w:i/>
        </w:rPr>
        <w:t>P</w:t>
      </w:r>
      <w:r w:rsidRPr="00E77497">
        <w:t xml:space="preserve">, the Property Descriptor {[[Value]]: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0535140" w14:textId="77777777" w:rsidR="004C02EF" w:rsidRPr="00E77497" w:rsidRDefault="004C02EF" w:rsidP="001F482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 xml:space="preserve">name </w:t>
      </w:r>
      <w:r w:rsidRPr="00E77497">
        <w:t xml:space="preserve">and </w:t>
      </w:r>
      <w:r w:rsidRPr="00E77497">
        <w:rPr>
          <w:i/>
        </w:rPr>
        <w:t>val</w:t>
      </w:r>
      <w:r w:rsidRPr="00E77497">
        <w:t>.</w:t>
      </w:r>
    </w:p>
    <w:p w14:paraId="6760CDC1" w14:textId="77777777"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07C24639" w14:textId="77777777"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14:paraId="430CBBC5" w14:textId="77777777" w:rsidR="004C02EF" w:rsidRPr="00E77497" w:rsidRDefault="004C02EF" w:rsidP="00F710D2">
      <w:pPr>
        <w:pStyle w:val="30"/>
        <w:numPr>
          <w:ilvl w:val="0"/>
          <w:numId w:val="0"/>
        </w:numPr>
      </w:pPr>
      <w:bookmarkStart w:id="14442" w:name="_Toc235503551"/>
      <w:bookmarkStart w:id="14443" w:name="_Toc241509326"/>
      <w:bookmarkStart w:id="14444" w:name="_Toc244416813"/>
      <w:bookmarkStart w:id="14445" w:name="_Toc276631177"/>
      <w:bookmarkStart w:id="14446" w:name="_Toc314500733"/>
      <w:r w:rsidRPr="00E77497">
        <w:t>15.12.3</w:t>
      </w:r>
      <w:r w:rsidRPr="00E77497">
        <w:tab/>
        <w:t>stringify ( value [ , replacer [ , space ] ] )</w:t>
      </w:r>
      <w:bookmarkEnd w:id="14442"/>
      <w:bookmarkEnd w:id="14443"/>
      <w:bookmarkEnd w:id="14444"/>
      <w:bookmarkEnd w:id="14445"/>
      <w:bookmarkEnd w:id="14446"/>
    </w:p>
    <w:p w14:paraId="5A8C3DD8" w14:textId="77777777"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JSON format representing an ECMAScript value. It can take three parameters. </w:t>
      </w:r>
      <w:del w:id="14447" w:author="Allen Wirfs-Brock rev2" w:date="2011-07-20T14:01:00Z">
        <w:r w:rsidRPr="00E77497" w:rsidDel="001F13A3">
          <w:delText xml:space="preserve">The first parameter is required. </w:delText>
        </w:r>
      </w:del>
      <w:r w:rsidRPr="00E77497">
        <w:t xml:space="preserve">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512D7A09" w14:textId="77777777" w:rsidR="004C02EF" w:rsidRPr="00E77497" w:rsidRDefault="004C02EF" w:rsidP="004C02EF">
      <w:pPr>
        <w:keepNext/>
      </w:pPr>
      <w:r w:rsidRPr="00E77497">
        <w:t>These are the steps in stringifying an object:</w:t>
      </w:r>
    </w:p>
    <w:p w14:paraId="58AF7AB1" w14:textId="77777777"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14:paraId="5F02C6D2" w14:textId="77777777"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14:paraId="08923D0F" w14:textId="77777777"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6D3D28F6" w14:textId="77777777" w:rsidR="004C02EF" w:rsidRPr="00E77497" w:rsidRDefault="004C02EF" w:rsidP="001F482D">
      <w:pPr>
        <w:pStyle w:val="Alg4"/>
        <w:numPr>
          <w:ilvl w:val="0"/>
          <w:numId w:val="328"/>
        </w:numPr>
      </w:pPr>
      <w:r w:rsidRPr="00E77497">
        <w:t>If Type(</w:t>
      </w:r>
      <w:r w:rsidRPr="00E77497">
        <w:rPr>
          <w:i/>
        </w:rPr>
        <w:t>replacer</w:t>
      </w:r>
      <w:r w:rsidRPr="00E77497">
        <w:t>) is Object, then</w:t>
      </w:r>
    </w:p>
    <w:p w14:paraId="5E594E44" w14:textId="77777777"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14:paraId="231C6BEF" w14:textId="77777777"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14:paraId="14657283" w14:textId="77777777" w:rsidR="004C02EF" w:rsidRPr="00E77497" w:rsidRDefault="004C02EF" w:rsidP="001F482D">
      <w:pPr>
        <w:pStyle w:val="Alg4"/>
        <w:numPr>
          <w:ilvl w:val="1"/>
          <w:numId w:val="328"/>
        </w:numPr>
      </w:pPr>
      <w:r w:rsidRPr="00E77497">
        <w:t xml:space="preserve">Else if </w:t>
      </w:r>
      <w:del w:id="14448" w:author="Allen Wirfs-Brock" w:date="2011-07-02T14:45:00Z">
        <w:r w:rsidRPr="00E77497" w:rsidDel="004C0FF1">
          <w:delText xml:space="preserve">the [[Class]] internal property of </w:delText>
        </w:r>
      </w:del>
      <w:r w:rsidRPr="00E77497">
        <w:rPr>
          <w:i/>
        </w:rPr>
        <w:t>replacer</w:t>
      </w:r>
      <w:r w:rsidRPr="00E77497">
        <w:t xml:space="preserve"> </w:t>
      </w:r>
      <w:ins w:id="14449" w:author="Allen Wirfs-Brock" w:date="2011-07-02T14:45:00Z">
        <w:r w:rsidR="004C0FF1" w:rsidRPr="00E77497">
          <w:t>has a [[</w:t>
        </w:r>
        <w:del w:id="14450" w:author="Rev 3 Allen Wirfs-Brock" w:date="2011-09-07T15:43:00Z">
          <w:r w:rsidR="004C0FF1" w:rsidRPr="00E77497" w:rsidDel="009D141F">
            <w:delText>IsArray</w:delText>
          </w:r>
        </w:del>
      </w:ins>
      <w:ins w:id="14451" w:author="Rev 3 Allen Wirfs-Brock" w:date="2011-09-07T15:43:00Z">
        <w:r w:rsidR="009D141F" w:rsidRPr="00E77497">
          <w:t>NativeBrand</w:t>
        </w:r>
      </w:ins>
      <w:ins w:id="14452" w:author="Allen Wirfs-Brock" w:date="2011-07-02T14:45:00Z">
        <w:r w:rsidR="004C0FF1" w:rsidRPr="00E77497">
          <w:t>]] internal property</w:t>
        </w:r>
      </w:ins>
      <w:ins w:id="14453" w:author="Rev 3 Allen Wirfs-Brock" w:date="2011-09-07T15:43:00Z">
        <w:r w:rsidR="009D141F" w:rsidRPr="00E77497">
          <w:t xml:space="preserve"> with value NativeArray</w:t>
        </w:r>
        <w:r w:rsidR="009D141F" w:rsidRPr="00E77497" w:rsidDel="004C0FF1">
          <w:t xml:space="preserve"> </w:t>
        </w:r>
      </w:ins>
      <w:del w:id="14454" w:author="Allen Wirfs-Brock" w:date="2011-07-02T14:45:00Z">
        <w:r w:rsidRPr="00E77497" w:rsidDel="004C0FF1">
          <w:delText xml:space="preserve">is </w:delText>
        </w:r>
        <w:r w:rsidRPr="00E77497" w:rsidDel="004C0FF1">
          <w:rPr>
            <w:rFonts w:ascii="Courier New" w:hAnsi="Courier New" w:cs="Courier New"/>
            <w:b/>
          </w:rPr>
          <w:delText>"Array"</w:delText>
        </w:r>
      </w:del>
      <w:r w:rsidRPr="00E77497">
        <w:t>, then</w:t>
      </w:r>
    </w:p>
    <w:p w14:paraId="12E6D865" w14:textId="77777777"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14:paraId="3D085523" w14:textId="77777777"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03B6ED45" w14:textId="77777777"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14:paraId="1BB92378" w14:textId="77777777"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28927D4D" w14:textId="77777777"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16DDAA1F" w14:textId="77777777" w:rsidR="004C02EF" w:rsidRPr="00E77497" w:rsidRDefault="004C02EF" w:rsidP="001F482D">
      <w:pPr>
        <w:pStyle w:val="Alg4"/>
        <w:numPr>
          <w:ilvl w:val="3"/>
          <w:numId w:val="328"/>
        </w:numPr>
      </w:pPr>
      <w:r w:rsidRPr="00E77497">
        <w:t>Else if Type(</w:t>
      </w:r>
      <w:r w:rsidRPr="00E77497">
        <w:rPr>
          <w:i/>
        </w:rPr>
        <w:t>v</w:t>
      </w:r>
      <w:r w:rsidRPr="00E77497">
        <w:t>) is Object then,</w:t>
      </w:r>
    </w:p>
    <w:p w14:paraId="50D4351D" w14:textId="77777777" w:rsidR="004C02EF" w:rsidRPr="00E77497" w:rsidRDefault="004C02EF" w:rsidP="001F482D">
      <w:pPr>
        <w:pStyle w:val="Alg4"/>
        <w:numPr>
          <w:ilvl w:val="4"/>
          <w:numId w:val="328"/>
        </w:numPr>
      </w:pPr>
      <w:r w:rsidRPr="00E77497">
        <w:t xml:space="preserve">If </w:t>
      </w:r>
      <w:del w:id="14455" w:author="Allen Wirfs-Brock" w:date="2011-07-02T14:49:00Z">
        <w:r w:rsidRPr="00E77497" w:rsidDel="004C0FF1">
          <w:delText xml:space="preserve">the [[Class]] internal property of </w:delText>
        </w:r>
      </w:del>
      <w:r w:rsidRPr="00E77497">
        <w:rPr>
          <w:i/>
        </w:rPr>
        <w:t>v</w:t>
      </w:r>
      <w:r w:rsidRPr="00E77497">
        <w:t xml:space="preserve"> </w:t>
      </w:r>
      <w:del w:id="14456" w:author="Allen Wirfs-Brock" w:date="2011-07-02T14:49:00Z">
        <w:r w:rsidRPr="00E77497" w:rsidDel="004C0FF1">
          <w:delText xml:space="preserve">is </w:delText>
        </w:r>
        <w:r w:rsidRPr="00E77497" w:rsidDel="004C0FF1">
          <w:rPr>
            <w:rFonts w:ascii="Courier New" w:hAnsi="Courier New" w:cs="Courier New"/>
            <w:b/>
          </w:rPr>
          <w:delText>"String"</w:delText>
        </w:r>
        <w:r w:rsidRPr="00E77497" w:rsidDel="004C0FF1">
          <w:delText xml:space="preserve"> or </w:delText>
        </w:r>
        <w:r w:rsidRPr="00E77497" w:rsidDel="004C0FF1">
          <w:rPr>
            <w:rFonts w:ascii="Courier New" w:hAnsi="Courier New" w:cs="Courier New"/>
            <w:b/>
          </w:rPr>
          <w:delText>"Number"</w:delText>
        </w:r>
      </w:del>
      <w:ins w:id="14457" w:author="Allen Wirfs-Brock" w:date="2011-07-02T14:49:00Z">
        <w:r w:rsidR="004C0FF1" w:rsidRPr="00E77497">
          <w:t>has either a</w:t>
        </w:r>
      </w:ins>
      <w:ins w:id="14458" w:author="Allen Wirfs-Brock" w:date="2011-07-02T14:50:00Z">
        <w:r w:rsidR="004C0FF1" w:rsidRPr="00E77497">
          <w:t>n</w:t>
        </w:r>
      </w:ins>
      <w:ins w:id="14459" w:author="Allen Wirfs-Brock" w:date="2011-07-02T14:49:00Z">
        <w:r w:rsidR="004C0FF1" w:rsidRPr="00E77497">
          <w:t xml:space="preserve"> [[</w:t>
        </w:r>
        <w:del w:id="14460" w:author="Rev 3 Allen Wirfs-Brock" w:date="2011-09-07T17:56:00Z">
          <w:r w:rsidR="004C0FF1" w:rsidRPr="00E77497" w:rsidDel="00065D08">
            <w:delText>IsString</w:delText>
          </w:r>
        </w:del>
      </w:ins>
      <w:ins w:id="14461" w:author="Rev 3 Allen Wirfs-Brock" w:date="2011-09-07T17:56:00Z">
        <w:r w:rsidR="00065D08" w:rsidRPr="00E77497">
          <w:t>NativeBrand</w:t>
        </w:r>
      </w:ins>
      <w:ins w:id="14462" w:author="Allen Wirfs-Brock" w:date="2011-07-02T14:49:00Z">
        <w:r w:rsidR="004C0FF1" w:rsidRPr="00E77497">
          <w:t xml:space="preserve">]] </w:t>
        </w:r>
        <w:del w:id="14463" w:author="Rev 3 Allen Wirfs-Brock" w:date="2011-09-07T17:56:00Z">
          <w:r w:rsidR="004C0FF1" w:rsidRPr="00E77497" w:rsidDel="00065D08">
            <w:delText>or a</w:delText>
          </w:r>
        </w:del>
      </w:ins>
      <w:ins w:id="14464" w:author="Allen Wirfs-Brock" w:date="2011-07-02T14:50:00Z">
        <w:del w:id="14465" w:author="Rev 3 Allen Wirfs-Brock" w:date="2011-09-07T17:56:00Z">
          <w:r w:rsidR="004C0FF1" w:rsidRPr="00E77497" w:rsidDel="00065D08">
            <w:delText>n</w:delText>
          </w:r>
        </w:del>
      </w:ins>
      <w:ins w:id="14466" w:author="Allen Wirfs-Brock" w:date="2011-07-02T14:49:00Z">
        <w:del w:id="14467" w:author="Rev 3 Allen Wirfs-Brock" w:date="2011-09-07T17:56:00Z">
          <w:r w:rsidR="004C0FF1" w:rsidRPr="00E77497" w:rsidDel="00065D08">
            <w:delText xml:space="preserve"> [[IsNumber]]</w:delText>
          </w:r>
        </w:del>
      </w:ins>
      <w:ins w:id="14468" w:author="Allen Wirfs-Brock" w:date="2011-07-02T14:51:00Z">
        <w:del w:id="14469" w:author="Rev 3 Allen Wirfs-Brock" w:date="2011-09-07T17:56:00Z">
          <w:r w:rsidR="004C0FF1" w:rsidRPr="00E77497" w:rsidDel="00065D08">
            <w:delText xml:space="preserve"> </w:delText>
          </w:r>
        </w:del>
        <w:r w:rsidR="004C0FF1" w:rsidRPr="00E77497">
          <w:t>internal property</w:t>
        </w:r>
      </w:ins>
      <w:ins w:id="14470" w:author="Rev 3 Allen Wirfs-Brock" w:date="2011-09-07T17:56:00Z">
        <w:r w:rsidR="00065D08" w:rsidRPr="00E77497">
          <w:t xml:space="preserve"> whose value is either StringWrapper or NumberWrapper</w:t>
        </w:r>
      </w:ins>
      <w:r w:rsidRPr="00E77497">
        <w:rPr>
          <w:rFonts w:ascii="Courier New" w:hAnsi="Courier New" w:cs="Courier New"/>
          <w:b/>
        </w:rPr>
        <w:t xml:space="preserve"> </w:t>
      </w:r>
      <w:r w:rsidRPr="00E77497">
        <w:t xml:space="preserve">then let </w:t>
      </w:r>
      <w:r w:rsidRPr="00E77497">
        <w:rPr>
          <w:i/>
        </w:rPr>
        <w:t>item</w:t>
      </w:r>
      <w:r w:rsidRPr="00E77497">
        <w:t xml:space="preserve"> be ToString(</w:t>
      </w:r>
      <w:r w:rsidRPr="00E77497">
        <w:rPr>
          <w:i/>
        </w:rPr>
        <w:t>v</w:t>
      </w:r>
      <w:r w:rsidRPr="00E77497">
        <w:t>).</w:t>
      </w:r>
    </w:p>
    <w:p w14:paraId="780668CE" w14:textId="77777777" w:rsidR="004C02EF" w:rsidRPr="00E77497" w:rsidRDefault="004C02EF" w:rsidP="001F482D">
      <w:pPr>
        <w:pStyle w:val="Alg4"/>
        <w:numPr>
          <w:ilvl w:val="3"/>
          <w:numId w:val="328"/>
        </w:numPr>
      </w:pPr>
      <w:r w:rsidRPr="00E77497">
        <w:t xml:space="preserve">If </w:t>
      </w:r>
      <w:r w:rsidRPr="00E77497">
        <w:rPr>
          <w:i/>
        </w:rPr>
        <w:t>item</w:t>
      </w:r>
      <w:r w:rsidRPr="00E77497">
        <w:t xml:space="preserve"> is not undefined and </w:t>
      </w:r>
      <w:r w:rsidRPr="00E77497">
        <w:rPr>
          <w:i/>
        </w:rPr>
        <w:t>item</w:t>
      </w:r>
      <w:r w:rsidRPr="00E77497">
        <w:t xml:space="preserve"> is not currently an element of </w:t>
      </w:r>
      <w:r w:rsidRPr="00E77497">
        <w:rPr>
          <w:i/>
        </w:rPr>
        <w:t>PropertyList</w:t>
      </w:r>
      <w:r w:rsidRPr="00E77497">
        <w:t xml:space="preserve"> then,</w:t>
      </w:r>
    </w:p>
    <w:p w14:paraId="28EFADC9" w14:textId="77777777"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14:paraId="0DEAB0BE" w14:textId="77777777" w:rsidR="004C02EF" w:rsidRPr="00E77497" w:rsidRDefault="004C02EF" w:rsidP="001F482D">
      <w:pPr>
        <w:pStyle w:val="Alg4"/>
        <w:numPr>
          <w:ilvl w:val="0"/>
          <w:numId w:val="328"/>
        </w:numPr>
      </w:pPr>
      <w:r w:rsidRPr="00E77497">
        <w:t>If Type(</w:t>
      </w:r>
      <w:r w:rsidRPr="00E77497">
        <w:rPr>
          <w:i/>
        </w:rPr>
        <w:t>space</w:t>
      </w:r>
      <w:r w:rsidRPr="00E77497">
        <w:t>) is Object then,</w:t>
      </w:r>
    </w:p>
    <w:p w14:paraId="7F8B2FC1" w14:textId="77777777" w:rsidR="004C02EF" w:rsidRPr="00E77497" w:rsidRDefault="004C02EF" w:rsidP="001F482D">
      <w:pPr>
        <w:pStyle w:val="Alg4"/>
        <w:numPr>
          <w:ilvl w:val="1"/>
          <w:numId w:val="328"/>
        </w:numPr>
      </w:pPr>
      <w:r w:rsidRPr="00E77497">
        <w:t xml:space="preserve">If </w:t>
      </w:r>
      <w:del w:id="14471" w:author="Allen Wirfs-Brock" w:date="2011-07-02T14:47:00Z">
        <w:r w:rsidRPr="00E77497" w:rsidDel="004C0FF1">
          <w:delText xml:space="preserve">the [[Class]] internal property of </w:delText>
        </w:r>
      </w:del>
      <w:r w:rsidRPr="00E77497">
        <w:rPr>
          <w:i/>
        </w:rPr>
        <w:t>space</w:t>
      </w:r>
      <w:r w:rsidRPr="00E77497">
        <w:t xml:space="preserve"> </w:t>
      </w:r>
      <w:ins w:id="14472" w:author="Allen Wirfs-Brock" w:date="2011-07-02T14:47:00Z">
        <w:r w:rsidR="004C0FF1" w:rsidRPr="00E77497">
          <w:t>has a [[</w:t>
        </w:r>
        <w:del w:id="14473" w:author="Rev 3 Allen Wirfs-Brock" w:date="2011-09-07T18:06:00Z">
          <w:r w:rsidR="004C0FF1" w:rsidRPr="00E77497" w:rsidDel="00187187">
            <w:delText>IsNumber</w:delText>
          </w:r>
        </w:del>
      </w:ins>
      <w:ins w:id="14474" w:author="Rev 3 Allen Wirfs-Brock" w:date="2011-09-07T18:06:00Z">
        <w:r w:rsidR="00187187" w:rsidRPr="00E77497">
          <w:t>NativeBrand</w:t>
        </w:r>
      </w:ins>
      <w:ins w:id="14475" w:author="Allen Wirfs-Brock" w:date="2011-07-02T14:47:00Z">
        <w:r w:rsidR="004C0FF1" w:rsidRPr="00E77497">
          <w:t>]] internal property</w:t>
        </w:r>
      </w:ins>
      <w:ins w:id="14476" w:author="Rev 3 Allen Wirfs-Brock" w:date="2011-09-07T18:06:00Z">
        <w:r w:rsidR="00187187" w:rsidRPr="00E77497">
          <w:t xml:space="preserve"> whose value is NumberWrapper</w:t>
        </w:r>
        <w:r w:rsidR="00187187" w:rsidRPr="00E77497" w:rsidDel="004C0FF1">
          <w:t xml:space="preserve"> </w:t>
        </w:r>
      </w:ins>
      <w:del w:id="14477" w:author="Allen Wirfs-Brock" w:date="2011-07-02T14:47: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19B3EAF0"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14:paraId="2648BB5A" w14:textId="77777777" w:rsidR="004C02EF" w:rsidRPr="00E77497" w:rsidRDefault="004C02EF" w:rsidP="001F482D">
      <w:pPr>
        <w:pStyle w:val="Alg4"/>
        <w:numPr>
          <w:ilvl w:val="1"/>
          <w:numId w:val="328"/>
        </w:numPr>
      </w:pPr>
      <w:r w:rsidRPr="00E77497">
        <w:t xml:space="preserve">Else if </w:t>
      </w:r>
      <w:del w:id="14478" w:author="Allen Wirfs-Brock" w:date="2011-07-02T14:46:00Z">
        <w:r w:rsidRPr="00E77497" w:rsidDel="004C0FF1">
          <w:delText xml:space="preserve">the [[Class]] internal property of </w:delText>
        </w:r>
      </w:del>
      <w:r w:rsidRPr="00E77497">
        <w:rPr>
          <w:i/>
        </w:rPr>
        <w:t>space</w:t>
      </w:r>
      <w:r w:rsidRPr="00E77497">
        <w:t xml:space="preserve"> </w:t>
      </w:r>
      <w:ins w:id="14479" w:author="Allen Wirfs-Brock" w:date="2011-07-02T14:46:00Z">
        <w:r w:rsidR="004C0FF1" w:rsidRPr="00E77497">
          <w:t>has a [[</w:t>
        </w:r>
        <w:del w:id="14480" w:author="Rev 3 Allen Wirfs-Brock" w:date="2011-09-07T17:57:00Z">
          <w:r w:rsidR="004C0FF1" w:rsidRPr="00E77497" w:rsidDel="00065D08">
            <w:delText>IsString</w:delText>
          </w:r>
        </w:del>
      </w:ins>
      <w:ins w:id="14481" w:author="Rev 3 Allen Wirfs-Brock" w:date="2011-09-07T17:57:00Z">
        <w:r w:rsidR="00065D08" w:rsidRPr="00E77497">
          <w:t>NativeBrand</w:t>
        </w:r>
      </w:ins>
      <w:ins w:id="14482" w:author="Allen Wirfs-Brock" w:date="2011-07-02T14:46:00Z">
        <w:r w:rsidR="004C0FF1" w:rsidRPr="00E77497">
          <w:t>]] internal property</w:t>
        </w:r>
      </w:ins>
      <w:ins w:id="14483" w:author="Rev 3 Allen Wirfs-Brock" w:date="2011-09-07T17:57:00Z">
        <w:r w:rsidR="00065D08" w:rsidRPr="00E77497">
          <w:t xml:space="preserve"> with value StringWrapper</w:t>
        </w:r>
        <w:r w:rsidR="00065D08" w:rsidRPr="00E77497" w:rsidDel="004C0FF1">
          <w:t xml:space="preserve"> </w:t>
        </w:r>
      </w:ins>
      <w:del w:id="14484" w:author="Allen Wirfs-Brock" w:date="2011-07-02T14:46: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4F482E15"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14:paraId="1F1CB2EC" w14:textId="77777777" w:rsidR="004C02EF" w:rsidRPr="00E77497" w:rsidRDefault="004C02EF" w:rsidP="001F482D">
      <w:pPr>
        <w:pStyle w:val="Alg4"/>
        <w:numPr>
          <w:ilvl w:val="0"/>
          <w:numId w:val="328"/>
        </w:numPr>
      </w:pPr>
      <w:r w:rsidRPr="00E77497">
        <w:t>If Type(</w:t>
      </w:r>
      <w:r w:rsidRPr="00E77497">
        <w:rPr>
          <w:i/>
        </w:rPr>
        <w:t>space</w:t>
      </w:r>
      <w:r w:rsidRPr="00E77497">
        <w:t>) is Number</w:t>
      </w:r>
    </w:p>
    <w:p w14:paraId="2B08D2AA" w14:textId="77777777"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14:paraId="0C868FD0"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space characters. This will be the empty String if </w:t>
      </w:r>
      <w:r w:rsidRPr="00E77497">
        <w:rPr>
          <w:i/>
        </w:rPr>
        <w:t>space</w:t>
      </w:r>
      <w:r w:rsidRPr="00E77497">
        <w:t xml:space="preserve"> is less than 1.</w:t>
      </w:r>
    </w:p>
    <w:p w14:paraId="2147E00D" w14:textId="77777777"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14:paraId="5D6B231F" w14:textId="77777777" w:rsidR="004C02EF" w:rsidRPr="00E77497" w:rsidRDefault="004C02EF" w:rsidP="001F482D">
      <w:pPr>
        <w:pStyle w:val="Alg4"/>
        <w:numPr>
          <w:ilvl w:val="1"/>
          <w:numId w:val="328"/>
        </w:numPr>
      </w:pPr>
      <w:r w:rsidRPr="00E77497">
        <w:t xml:space="preserve">If the number of characters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characters of </w:t>
      </w:r>
      <w:r w:rsidRPr="00E77497">
        <w:rPr>
          <w:i/>
        </w:rPr>
        <w:t>space</w:t>
      </w:r>
      <w:r w:rsidRPr="00E77497">
        <w:t>.</w:t>
      </w:r>
    </w:p>
    <w:p w14:paraId="722F3247" w14:textId="77777777" w:rsidR="004C02EF" w:rsidRPr="00E77497" w:rsidRDefault="004C02EF" w:rsidP="001F482D">
      <w:pPr>
        <w:pStyle w:val="Alg4"/>
        <w:numPr>
          <w:ilvl w:val="0"/>
          <w:numId w:val="328"/>
        </w:numPr>
      </w:pPr>
      <w:r w:rsidRPr="00E77497">
        <w:t>Else</w:t>
      </w:r>
    </w:p>
    <w:p w14:paraId="17A8BBB7"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14:paraId="3F3620F0" w14:textId="77777777" w:rsidR="004C02EF" w:rsidRPr="00E77497" w:rsidRDefault="004C02EF" w:rsidP="001F482D">
      <w:pPr>
        <w:pStyle w:val="Alg4"/>
        <w:numPr>
          <w:ilvl w:val="0"/>
          <w:numId w:val="328"/>
        </w:numPr>
      </w:pPr>
      <w:r w:rsidRPr="00E77497">
        <w:t xml:space="preserve">Let </w:t>
      </w:r>
      <w:r w:rsidRPr="00E77497">
        <w:rPr>
          <w:i/>
        </w:rPr>
        <w:t>wrapper</w:t>
      </w:r>
      <w:r w:rsidRPr="00E77497">
        <w:t xml:space="preserve"> be a new object created as if by the expression </w:t>
      </w:r>
      <w:r w:rsidRPr="00E77497">
        <w:rPr>
          <w:rFonts w:ascii="Courier New" w:hAnsi="Courier New" w:cs="Courier New"/>
          <w:b/>
        </w:rPr>
        <w:t>new Object()</w:t>
      </w:r>
      <w:r w:rsidRPr="00E77497">
        <w:t xml:space="preserve">, where </w:t>
      </w:r>
      <w:r w:rsidRPr="00E77497">
        <w:rPr>
          <w:rFonts w:ascii="Courier New" w:hAnsi="Courier New" w:cs="Courier New"/>
          <w:b/>
        </w:rPr>
        <w:t>Object</w:t>
      </w:r>
      <w:r w:rsidRPr="00E77497">
        <w:t xml:space="preserve"> is the standard built-in constructor with that name.</w:t>
      </w:r>
    </w:p>
    <w:p w14:paraId="1A9A7FA4" w14:textId="77777777" w:rsidR="004C02EF" w:rsidRPr="00E77497" w:rsidRDefault="004C02EF" w:rsidP="001F482D">
      <w:pPr>
        <w:pStyle w:val="Alg4"/>
        <w:numPr>
          <w:ilvl w:val="0"/>
          <w:numId w:val="328"/>
        </w:numPr>
      </w:pPr>
      <w:r w:rsidRPr="00E77497">
        <w:t xml:space="preserve">Call the [[DefineOwnProperty]]  internal method of </w:t>
      </w:r>
      <w:r w:rsidRPr="00E77497">
        <w:rPr>
          <w:i/>
        </w:rPr>
        <w:t>wrapper</w:t>
      </w:r>
      <w:r w:rsidRPr="00E77497">
        <w:t xml:space="preserve"> with arguments the empty String, the Property Descriptor {[[Value]]: </w:t>
      </w:r>
      <w:r w:rsidRPr="00E77497">
        <w:rPr>
          <w:i/>
        </w:rP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41F71FF" w14:textId="77777777" w:rsidR="004C02EF" w:rsidRPr="00E77497" w:rsidRDefault="004C02EF" w:rsidP="001F482D">
      <w:pPr>
        <w:pStyle w:val="Alg4"/>
        <w:numPr>
          <w:ilvl w:val="0"/>
          <w:numId w:val="328"/>
        </w:numPr>
        <w:spacing w:after="220"/>
      </w:pPr>
      <w:r w:rsidRPr="00E77497">
        <w:t xml:space="preserve">Return the result of calling the abstract operation </w:t>
      </w:r>
      <w:r w:rsidRPr="00E77497">
        <w:rPr>
          <w:i/>
        </w:rPr>
        <w:t>Str</w:t>
      </w:r>
      <w:r w:rsidRPr="00E77497">
        <w:t xml:space="preserve"> with the empty String and </w:t>
      </w:r>
      <w:r w:rsidRPr="00E77497">
        <w:rPr>
          <w:i/>
        </w:rPr>
        <w:t>wrapper</w:t>
      </w:r>
      <w:r w:rsidRPr="00E77497">
        <w:t>.</w:t>
      </w:r>
    </w:p>
    <w:p w14:paraId="35651F0D" w14:textId="77777777"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03650048" w14:textId="77777777" w:rsidR="004C02EF" w:rsidRPr="00E77497" w:rsidRDefault="004C02EF" w:rsidP="001F482D">
      <w:pPr>
        <w:pStyle w:val="Alg4"/>
        <w:numPr>
          <w:ilvl w:val="0"/>
          <w:numId w:val="329"/>
        </w:numPr>
      </w:pPr>
      <w:r w:rsidRPr="00E77497">
        <w:t xml:space="preserve">Let </w:t>
      </w:r>
      <w:r w:rsidRPr="00E77497">
        <w:rPr>
          <w:i/>
        </w:rPr>
        <w:t>value</w:t>
      </w:r>
      <w:r w:rsidRPr="00E77497">
        <w:t xml:space="preserve"> be the result of calling the [[Get]] internal method of </w:t>
      </w:r>
      <w:r w:rsidRPr="00E77497">
        <w:rPr>
          <w:i/>
        </w:rPr>
        <w:t>holder</w:t>
      </w:r>
      <w:r w:rsidRPr="00E77497">
        <w:t xml:space="preserve"> with argument </w:t>
      </w:r>
      <w:r w:rsidRPr="00E77497">
        <w:rPr>
          <w:i/>
        </w:rPr>
        <w:t>key</w:t>
      </w:r>
      <w:r w:rsidRPr="00E77497">
        <w:t>.</w:t>
      </w:r>
    </w:p>
    <w:p w14:paraId="54C8735E"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28FEB33E" w14:textId="77777777" w:rsidR="004C02EF" w:rsidRPr="00E77497" w:rsidRDefault="004C02EF" w:rsidP="001F482D">
      <w:pPr>
        <w:pStyle w:val="Alg4"/>
        <w:numPr>
          <w:ilvl w:val="1"/>
          <w:numId w:val="329"/>
        </w:numPr>
      </w:pPr>
      <w:r w:rsidRPr="00E77497">
        <w:t xml:space="preserve">Let </w:t>
      </w:r>
      <w:r w:rsidRPr="00E77497">
        <w:rPr>
          <w:i/>
        </w:rPr>
        <w:t>toJSON</w:t>
      </w:r>
      <w:r w:rsidRPr="00E77497">
        <w:t xml:space="preserve"> be the result of calling the [[Get]] internal method of </w:t>
      </w:r>
      <w:r w:rsidRPr="00E77497">
        <w:rPr>
          <w:i/>
        </w:rPr>
        <w:t>value</w:t>
      </w:r>
      <w:r w:rsidRPr="00E77497">
        <w:t xml:space="preserve"> with argument </w:t>
      </w:r>
      <w:r w:rsidRPr="00E77497">
        <w:rPr>
          <w:rFonts w:ascii="Courier New" w:hAnsi="Courier New" w:cs="Courier New"/>
          <w:b/>
        </w:rPr>
        <w:t>"toJSON"</w:t>
      </w:r>
      <w:r w:rsidRPr="00E77497">
        <w:t>.</w:t>
      </w:r>
    </w:p>
    <w:p w14:paraId="4E2F200C" w14:textId="77777777"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14:paraId="00ED53FD"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the </w:t>
      </w:r>
      <w:r w:rsidRPr="00E77497">
        <w:rPr>
          <w:b/>
        </w:rPr>
        <w:t>this</w:t>
      </w:r>
      <w:r w:rsidRPr="00E77497">
        <w:t xml:space="preserve"> value and with an argument list consisting of </w:t>
      </w:r>
      <w:r w:rsidRPr="00E77497">
        <w:rPr>
          <w:i/>
        </w:rPr>
        <w:t>key</w:t>
      </w:r>
      <w:r w:rsidRPr="00E77497">
        <w:t>.</w:t>
      </w:r>
    </w:p>
    <w:p w14:paraId="2BBBCC68" w14:textId="77777777"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14:paraId="5E9D6DCC" w14:textId="77777777"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588A2368"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467D2B57" w14:textId="77777777" w:rsidR="004C02EF" w:rsidRPr="00E77497" w:rsidRDefault="004C02EF" w:rsidP="001F482D">
      <w:pPr>
        <w:pStyle w:val="Alg4"/>
        <w:numPr>
          <w:ilvl w:val="1"/>
          <w:numId w:val="329"/>
        </w:numPr>
      </w:pPr>
      <w:r w:rsidRPr="00E77497">
        <w:t xml:space="preserve">If </w:t>
      </w:r>
      <w:del w:id="14485" w:author="Allen Wirfs-Brock" w:date="2011-07-02T14:51:00Z">
        <w:r w:rsidRPr="00E77497" w:rsidDel="004C0FF1">
          <w:delText xml:space="preserve">the [[Class]] internal property of </w:delText>
        </w:r>
      </w:del>
      <w:r w:rsidRPr="00E77497">
        <w:rPr>
          <w:i/>
        </w:rPr>
        <w:t>value</w:t>
      </w:r>
      <w:r w:rsidRPr="00E77497">
        <w:t xml:space="preserve"> </w:t>
      </w:r>
      <w:ins w:id="14486" w:author="Allen Wirfs-Brock" w:date="2011-07-02T14:51:00Z">
        <w:r w:rsidR="004C0FF1" w:rsidRPr="00E77497">
          <w:t>has a</w:t>
        </w:r>
      </w:ins>
      <w:ins w:id="14487" w:author="Allen Wirfs-Brock" w:date="2011-07-02T14:52:00Z">
        <w:r w:rsidR="004C0FF1" w:rsidRPr="00E77497">
          <w:t>n</w:t>
        </w:r>
      </w:ins>
      <w:ins w:id="14488" w:author="Allen Wirfs-Brock" w:date="2011-07-02T14:51:00Z">
        <w:r w:rsidR="004C0FF1" w:rsidRPr="00E77497">
          <w:t xml:space="preserve"> [[</w:t>
        </w:r>
        <w:del w:id="14489" w:author="Rev 3 Allen Wirfs-Brock" w:date="2011-09-07T17:58:00Z">
          <w:r w:rsidR="004C0FF1" w:rsidRPr="00E77497" w:rsidDel="00065D08">
            <w:delText>IsNumber</w:delText>
          </w:r>
        </w:del>
      </w:ins>
      <w:ins w:id="14490" w:author="Rev 3 Allen Wirfs-Brock" w:date="2011-09-07T17:58:00Z">
        <w:r w:rsidR="00065D08" w:rsidRPr="00E77497">
          <w:t>NativeBrand</w:t>
        </w:r>
      </w:ins>
      <w:ins w:id="14491" w:author="Allen Wirfs-Brock" w:date="2011-07-02T14:51:00Z">
        <w:r w:rsidR="004C0FF1" w:rsidRPr="00E77497">
          <w:t>]] internal property</w:t>
        </w:r>
      </w:ins>
      <w:ins w:id="14492" w:author="Rev 3 Allen Wirfs-Brock" w:date="2011-09-07T17:57:00Z">
        <w:r w:rsidR="00065D08" w:rsidRPr="00E77497">
          <w:t xml:space="preserve"> with value NumberWrapper</w:t>
        </w:r>
        <w:r w:rsidR="00065D08" w:rsidRPr="00E77497" w:rsidDel="004C0FF1">
          <w:t xml:space="preserve"> </w:t>
        </w:r>
      </w:ins>
      <w:del w:id="14493" w:author="Allen Wirfs-Brock" w:date="2011-07-02T14:51: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4AF48B49" w14:textId="77777777" w:rsidR="004C02EF" w:rsidRPr="00E77497" w:rsidRDefault="004C02EF" w:rsidP="006361CF">
      <w:pPr>
        <w:pStyle w:val="Alg4"/>
        <w:numPr>
          <w:ilvl w:val="2"/>
          <w:numId w:val="329"/>
        </w:numPr>
        <w:pPrChange w:id="14494" w:author="Rev 4 Allen Wirfs-Brock" w:date="2011-11-07T12:16:00Z">
          <w:pPr>
            <w:pStyle w:val="Alg4"/>
            <w:numPr>
              <w:ilvl w:val="2"/>
              <w:numId w:val="334"/>
            </w:numPr>
            <w:tabs>
              <w:tab w:val="num" w:pos="1800"/>
            </w:tabs>
            <w:ind w:left="1800" w:hanging="360"/>
          </w:pPr>
        </w:pPrChange>
      </w:pPr>
      <w:r w:rsidRPr="00E77497">
        <w:t xml:space="preserve">Let </w:t>
      </w:r>
      <w:r w:rsidRPr="00E77497">
        <w:rPr>
          <w:i/>
        </w:rPr>
        <w:t>value</w:t>
      </w:r>
      <w:r w:rsidRPr="00E77497">
        <w:t xml:space="preserve"> be ToNumber(</w:t>
      </w:r>
      <w:r w:rsidRPr="00E77497">
        <w:rPr>
          <w:i/>
        </w:rPr>
        <w:t>value</w:t>
      </w:r>
      <w:r w:rsidRPr="00E77497">
        <w:t>).</w:t>
      </w:r>
    </w:p>
    <w:p w14:paraId="229051D4" w14:textId="77777777" w:rsidR="004C02EF" w:rsidRPr="00E77497" w:rsidRDefault="004C02EF" w:rsidP="001F482D">
      <w:pPr>
        <w:pStyle w:val="Alg4"/>
        <w:numPr>
          <w:ilvl w:val="1"/>
          <w:numId w:val="329"/>
        </w:numPr>
      </w:pPr>
      <w:r w:rsidRPr="00E77497">
        <w:t xml:space="preserve">Else if </w:t>
      </w:r>
      <w:del w:id="14495" w:author="Allen Wirfs-Brock" w:date="2011-07-02T14:51:00Z">
        <w:r w:rsidRPr="00E77497" w:rsidDel="004C0FF1">
          <w:delText xml:space="preserve">the [[Class]] internal property of </w:delText>
        </w:r>
      </w:del>
      <w:r w:rsidRPr="00E77497">
        <w:rPr>
          <w:i/>
        </w:rPr>
        <w:t>value</w:t>
      </w:r>
      <w:r w:rsidRPr="00E77497">
        <w:t xml:space="preserve"> </w:t>
      </w:r>
      <w:ins w:id="14496" w:author="Allen Wirfs-Brock" w:date="2011-07-02T14:52:00Z">
        <w:r w:rsidR="004C0FF1" w:rsidRPr="00E77497">
          <w:t>has an [[</w:t>
        </w:r>
      </w:ins>
      <w:ins w:id="14497" w:author="Rev 3 Allen Wirfs-Brock" w:date="2011-09-07T17:58:00Z">
        <w:r w:rsidR="00065D08" w:rsidRPr="00E77497">
          <w:t>NativeBrand</w:t>
        </w:r>
      </w:ins>
      <w:ins w:id="14498" w:author="Allen Wirfs-Brock" w:date="2011-07-02T14:52:00Z">
        <w:del w:id="14499" w:author="Rev 3 Allen Wirfs-Brock" w:date="2011-09-07T17:58:00Z">
          <w:r w:rsidR="004C0FF1" w:rsidRPr="00E77497" w:rsidDel="00065D08">
            <w:delText>IsString</w:delText>
          </w:r>
        </w:del>
        <w:r w:rsidR="004C0FF1" w:rsidRPr="00E77497">
          <w:t>]] internal property</w:t>
        </w:r>
      </w:ins>
      <w:ins w:id="14500" w:author="Rev 3 Allen Wirfs-Brock" w:date="2011-09-07T17:57:00Z">
        <w:r w:rsidR="00065D08" w:rsidRPr="00E77497">
          <w:t xml:space="preserve"> with value StringWrapper</w:t>
        </w:r>
        <w:r w:rsidR="00065D08" w:rsidRPr="00E77497" w:rsidDel="004C0FF1">
          <w:t xml:space="preserve"> </w:t>
        </w:r>
      </w:ins>
      <w:del w:id="14501" w:author="Allen Wirfs-Brock" w:date="2011-07-02T14:52: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159FF17C"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14:paraId="33FFCFC1" w14:textId="77777777" w:rsidR="004C02EF" w:rsidRPr="00E77497" w:rsidRDefault="004C02EF" w:rsidP="001F482D">
      <w:pPr>
        <w:pStyle w:val="Alg4"/>
        <w:numPr>
          <w:ilvl w:val="1"/>
          <w:numId w:val="329"/>
        </w:numPr>
      </w:pPr>
      <w:r w:rsidRPr="00E77497">
        <w:t xml:space="preserve">Else if </w:t>
      </w:r>
      <w:del w:id="14502" w:author="Allen Wirfs-Brock" w:date="2011-07-02T14:52:00Z">
        <w:r w:rsidRPr="00E77497" w:rsidDel="004C0FF1">
          <w:delText xml:space="preserve">the [[Class]] internal property of </w:delText>
        </w:r>
      </w:del>
      <w:r w:rsidRPr="00E77497">
        <w:rPr>
          <w:i/>
          <w:iCs/>
        </w:rPr>
        <w:t>value</w:t>
      </w:r>
      <w:r w:rsidRPr="00E77497">
        <w:t xml:space="preserve"> </w:t>
      </w:r>
      <w:ins w:id="14503" w:author="Allen Wirfs-Brock" w:date="2011-07-02T14:52:00Z">
        <w:r w:rsidR="004C0FF1" w:rsidRPr="00E77497">
          <w:t>has an [[</w:t>
        </w:r>
      </w:ins>
      <w:ins w:id="14504" w:author="Rev 3 Allen Wirfs-Brock" w:date="2011-09-07T17:58:00Z">
        <w:r w:rsidR="00065D08" w:rsidRPr="00E77497">
          <w:t>NativeBrand</w:t>
        </w:r>
      </w:ins>
      <w:ins w:id="14505" w:author="Allen Wirfs-Brock" w:date="2011-07-02T14:52:00Z">
        <w:del w:id="14506" w:author="Rev 3 Allen Wirfs-Brock" w:date="2011-09-07T17:58:00Z">
          <w:r w:rsidR="004C0FF1" w:rsidRPr="00E77497" w:rsidDel="00065D08">
            <w:delText>IsBoolean</w:delText>
          </w:r>
        </w:del>
        <w:r w:rsidR="004C0FF1" w:rsidRPr="00E77497">
          <w:t>]] internal property</w:t>
        </w:r>
      </w:ins>
      <w:del w:id="14507" w:author="Allen Wirfs-Brock" w:date="2011-07-02T14:52:00Z">
        <w:r w:rsidRPr="00E77497" w:rsidDel="004C0FF1">
          <w:delText xml:space="preserve">is </w:delText>
        </w:r>
        <w:r w:rsidRPr="00E77497" w:rsidDel="004C0FF1">
          <w:rPr>
            <w:rFonts w:ascii="Courier New" w:hAnsi="Courier New" w:cs="Courier New"/>
            <w:b/>
            <w:bCs/>
          </w:rPr>
          <w:delText>"Boolean"</w:delText>
        </w:r>
      </w:del>
      <w:r w:rsidRPr="00E77497">
        <w:t xml:space="preserve"> </w:t>
      </w:r>
      <w:ins w:id="14508" w:author="Rev 3 Allen Wirfs-Brock" w:date="2011-09-07T17:58:00Z">
        <w:r w:rsidR="00065D08" w:rsidRPr="00E77497">
          <w:t>with value BooleanWrapper</w:t>
        </w:r>
        <w:r w:rsidR="00065D08" w:rsidRPr="00E77497" w:rsidDel="004C0FF1">
          <w:t xml:space="preserve"> </w:t>
        </w:r>
        <w:r w:rsidR="00065D08" w:rsidRPr="00E77497">
          <w:t xml:space="preserve"> </w:t>
        </w:r>
      </w:ins>
      <w:r w:rsidRPr="00E77497">
        <w:t>then,</w:t>
      </w:r>
    </w:p>
    <w:p w14:paraId="77D1F14E" w14:textId="77777777" w:rsidR="004C02EF" w:rsidRPr="00E77497" w:rsidRDefault="004C02EF" w:rsidP="001F482D">
      <w:pPr>
        <w:pStyle w:val="Alg4"/>
        <w:numPr>
          <w:ilvl w:val="2"/>
          <w:numId w:val="329"/>
        </w:numPr>
      </w:pPr>
      <w:r w:rsidRPr="00E77497">
        <w:t xml:space="preserve">Let </w:t>
      </w:r>
      <w:r w:rsidRPr="00E77497">
        <w:rPr>
          <w:i/>
          <w:iCs/>
        </w:rPr>
        <w:t>value</w:t>
      </w:r>
      <w:r w:rsidRPr="00E77497">
        <w:t xml:space="preserve"> be the value of the [[PrimitiveValue]] internal property of </w:t>
      </w:r>
      <w:r w:rsidRPr="00E77497">
        <w:rPr>
          <w:i/>
          <w:iCs/>
        </w:rPr>
        <w:t>value</w:t>
      </w:r>
      <w:r w:rsidRPr="00E77497">
        <w:t>.</w:t>
      </w:r>
    </w:p>
    <w:p w14:paraId="4C234781"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007AF79C"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0879C3B0"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4254EA44" w14:textId="77777777"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E77497">
        <w:rPr>
          <w:i/>
        </w:rPr>
        <w:t>Quote</w:t>
      </w:r>
      <w:r w:rsidRPr="00E77497">
        <w:t xml:space="preserve"> with argument </w:t>
      </w:r>
      <w:r w:rsidRPr="00E77497">
        <w:rPr>
          <w:i/>
        </w:rPr>
        <w:t>value</w:t>
      </w:r>
      <w:r w:rsidRPr="00E77497">
        <w:t>.</w:t>
      </w:r>
    </w:p>
    <w:p w14:paraId="4EAC01F0" w14:textId="77777777" w:rsidR="004C02EF" w:rsidRPr="00E77497" w:rsidRDefault="004C02EF" w:rsidP="001F482D">
      <w:pPr>
        <w:pStyle w:val="Alg4"/>
        <w:numPr>
          <w:ilvl w:val="0"/>
          <w:numId w:val="329"/>
        </w:numPr>
      </w:pPr>
      <w:r w:rsidRPr="00E77497">
        <w:t>If Type(</w:t>
      </w:r>
      <w:r w:rsidRPr="00E77497">
        <w:rPr>
          <w:i/>
        </w:rPr>
        <w:t>value</w:t>
      </w:r>
      <w:r w:rsidRPr="00E77497">
        <w:t>) is Number</w:t>
      </w:r>
    </w:p>
    <w:p w14:paraId="37D3446E" w14:textId="77777777"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14:paraId="3EF50D8C" w14:textId="77777777"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14:paraId="5A1588AD" w14:textId="77777777"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0729465E" w14:textId="77777777" w:rsidR="004C02EF" w:rsidRPr="00E77497" w:rsidRDefault="004C02EF" w:rsidP="001F482D">
      <w:pPr>
        <w:pStyle w:val="Alg4"/>
        <w:numPr>
          <w:ilvl w:val="1"/>
          <w:numId w:val="329"/>
        </w:numPr>
      </w:pPr>
      <w:r w:rsidRPr="00E77497">
        <w:t xml:space="preserve">If </w:t>
      </w:r>
      <w:del w:id="14509" w:author="Allen Wirfs-Brock" w:date="2011-07-02T14:53:00Z">
        <w:r w:rsidRPr="00E77497" w:rsidDel="004C0FF1">
          <w:delText xml:space="preserve">the [[Class]] internal property of </w:delText>
        </w:r>
      </w:del>
      <w:r w:rsidRPr="00E77497">
        <w:rPr>
          <w:i/>
        </w:rPr>
        <w:t>value</w:t>
      </w:r>
      <w:r w:rsidRPr="00E77497">
        <w:t xml:space="preserve"> </w:t>
      </w:r>
      <w:ins w:id="14510" w:author="Allen Wirfs-Brock" w:date="2011-07-02T14:53:00Z">
        <w:r w:rsidR="004C0FF1" w:rsidRPr="00E77497">
          <w:t>has an [[</w:t>
        </w:r>
        <w:del w:id="14511" w:author="Rev 3 Allen Wirfs-Brock" w:date="2011-09-07T15:44:00Z">
          <w:r w:rsidR="004C0FF1" w:rsidRPr="00E77497" w:rsidDel="009D141F">
            <w:delText>IsArray</w:delText>
          </w:r>
        </w:del>
      </w:ins>
      <w:ins w:id="14512" w:author="Rev 3 Allen Wirfs-Brock" w:date="2011-09-07T15:44:00Z">
        <w:r w:rsidR="009D141F" w:rsidRPr="00E77497">
          <w:t>NativeBrand</w:t>
        </w:r>
      </w:ins>
      <w:ins w:id="14513" w:author="Allen Wirfs-Brock" w:date="2011-07-02T14:53:00Z">
        <w:r w:rsidR="004C0FF1" w:rsidRPr="00E77497">
          <w:t>]] internal property</w:t>
        </w:r>
      </w:ins>
      <w:ins w:id="14514" w:author="Rev 3 Allen Wirfs-Brock" w:date="2011-09-07T15:44:00Z">
        <w:r w:rsidR="009D141F" w:rsidRPr="00E77497">
          <w:t xml:space="preserve"> with value NativeArray</w:t>
        </w:r>
        <w:r w:rsidR="009D141F" w:rsidRPr="00E77497" w:rsidDel="004C0FF1">
          <w:t xml:space="preserve"> </w:t>
        </w:r>
      </w:ins>
      <w:del w:id="14515" w:author="Allen Wirfs-Brock" w:date="2011-07-02T14:53:00Z">
        <w:r w:rsidRPr="00E77497" w:rsidDel="004C0FF1">
          <w:delText xml:space="preserve">is </w:delText>
        </w:r>
        <w:r w:rsidRPr="00E77497" w:rsidDel="004C0FF1">
          <w:rPr>
            <w:rFonts w:ascii="Courier New" w:hAnsi="Courier New" w:cs="Courier New"/>
            <w:b/>
          </w:rPr>
          <w:delText>"Array"</w:delText>
        </w:r>
      </w:del>
      <w:r w:rsidRPr="00E77497">
        <w:rPr>
          <w:rFonts w:ascii="Courier New" w:hAnsi="Courier New" w:cs="Courier New"/>
          <w:b/>
        </w:rPr>
        <w:t xml:space="preserve"> </w:t>
      </w:r>
      <w:r w:rsidRPr="00E77497">
        <w:t>then</w:t>
      </w:r>
    </w:p>
    <w:p w14:paraId="557D3EBE" w14:textId="77777777" w:rsidR="004C02EF" w:rsidRPr="00E77497" w:rsidRDefault="004C02EF" w:rsidP="001F482D">
      <w:pPr>
        <w:pStyle w:val="Alg4"/>
        <w:numPr>
          <w:ilvl w:val="2"/>
          <w:numId w:val="329"/>
        </w:numPr>
      </w:pPr>
      <w:r w:rsidRPr="00E77497">
        <w:t xml:space="preserve">Return the result of calling the abstract operation </w:t>
      </w:r>
      <w:r w:rsidRPr="00E77497">
        <w:rPr>
          <w:i/>
        </w:rPr>
        <w:t>JA</w:t>
      </w:r>
      <w:r w:rsidRPr="00E77497">
        <w:t xml:space="preserve"> with argument </w:t>
      </w:r>
      <w:r w:rsidRPr="00E77497">
        <w:rPr>
          <w:i/>
        </w:rPr>
        <w:t>value</w:t>
      </w:r>
      <w:r w:rsidRPr="00E77497">
        <w:t>.</w:t>
      </w:r>
    </w:p>
    <w:p w14:paraId="40DCDA83" w14:textId="77777777" w:rsidR="004C02EF" w:rsidRPr="00E77497" w:rsidRDefault="004C02EF" w:rsidP="001F482D">
      <w:pPr>
        <w:pStyle w:val="Alg4"/>
        <w:numPr>
          <w:ilvl w:val="1"/>
          <w:numId w:val="329"/>
        </w:numPr>
      </w:pPr>
      <w:r w:rsidRPr="00E77497">
        <w:t xml:space="preserve">Else, return the result of calling the abstract operation </w:t>
      </w:r>
      <w:r w:rsidRPr="00E77497">
        <w:rPr>
          <w:i/>
        </w:rPr>
        <w:t>JO</w:t>
      </w:r>
      <w:r w:rsidRPr="00E77497">
        <w:t xml:space="preserve"> with argument </w:t>
      </w:r>
      <w:r w:rsidRPr="00E77497">
        <w:rPr>
          <w:i/>
        </w:rPr>
        <w:t>value</w:t>
      </w:r>
      <w:r w:rsidRPr="00E77497">
        <w:t>.</w:t>
      </w:r>
    </w:p>
    <w:p w14:paraId="73B7A51C" w14:textId="77777777"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14:paraId="674614FC" w14:textId="77777777" w:rsidR="004C02EF" w:rsidRPr="00E77497" w:rsidRDefault="004C02EF" w:rsidP="004C02EF">
      <w:r w:rsidRPr="00E77497">
        <w:t xml:space="preserve">The abstract operation </w:t>
      </w:r>
      <w:r w:rsidRPr="00E77497">
        <w:rPr>
          <w:rFonts w:ascii="Times New Roman" w:hAnsi="Times New Roman"/>
          <w:i/>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06A00475"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double quote character.</w:t>
      </w:r>
    </w:p>
    <w:p w14:paraId="43D7A81D" w14:textId="77777777" w:rsidR="004C02EF" w:rsidRPr="00E77497" w:rsidRDefault="004C02EF" w:rsidP="001F482D">
      <w:pPr>
        <w:pStyle w:val="Alg4"/>
        <w:numPr>
          <w:ilvl w:val="0"/>
          <w:numId w:val="331"/>
        </w:numPr>
      </w:pPr>
      <w:r w:rsidRPr="00E77497">
        <w:t xml:space="preserve">For each character </w:t>
      </w:r>
      <w:r w:rsidRPr="00E77497">
        <w:rPr>
          <w:i/>
        </w:rPr>
        <w:t>C</w:t>
      </w:r>
      <w:r w:rsidRPr="00E77497">
        <w:t xml:space="preserve"> in </w:t>
      </w:r>
      <w:r w:rsidRPr="00E77497">
        <w:rPr>
          <w:i/>
        </w:rPr>
        <w:t>value</w:t>
      </w:r>
    </w:p>
    <w:p w14:paraId="43592F6F" w14:textId="77777777" w:rsidR="004C02EF" w:rsidRPr="00E77497" w:rsidRDefault="004C02EF" w:rsidP="001F482D">
      <w:pPr>
        <w:pStyle w:val="Alg4"/>
        <w:numPr>
          <w:ilvl w:val="1"/>
          <w:numId w:val="331"/>
        </w:numPr>
      </w:pPr>
      <w:r w:rsidRPr="00E77497">
        <w:t xml:space="preserve">If </w:t>
      </w:r>
      <w:r w:rsidRPr="00E77497">
        <w:rPr>
          <w:i/>
        </w:rPr>
        <w:t>C</w:t>
      </w:r>
      <w:r w:rsidRPr="00E77497">
        <w:t xml:space="preserve"> is the double quote character or the backslash character</w:t>
      </w:r>
    </w:p>
    <w:p w14:paraId="4F7D996E"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2073DE37"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1820A1E0"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14:paraId="36EEC333"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00C3578B" w14:textId="77777777" w:rsidR="004C02EF" w:rsidRPr="00E77497" w:rsidRDefault="004C02EF" w:rsidP="001F482D">
      <w:pPr>
        <w:pStyle w:val="Alg4"/>
        <w:keepNext/>
        <w:numPr>
          <w:ilvl w:val="2"/>
          <w:numId w:val="331"/>
        </w:numPr>
      </w:pPr>
      <w:r w:rsidRPr="00E77497">
        <w:t xml:space="preserve">Let </w:t>
      </w:r>
      <w:r w:rsidRPr="00E77497">
        <w:rPr>
          <w:i/>
        </w:rPr>
        <w:t>abbrev</w:t>
      </w:r>
      <w:r w:rsidRPr="00E77497">
        <w:t xml:space="preserve"> be the character corresponding to the value of </w:t>
      </w:r>
      <w:r w:rsidRPr="00E77497">
        <w:rPr>
          <w:i/>
        </w:rPr>
        <w:t>C</w:t>
      </w:r>
      <w:r w:rsidRPr="00E77497">
        <w:t xml:space="preserve"> as follows:</w:t>
      </w:r>
    </w:p>
    <w:p w14:paraId="61022511"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2A54F883"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18CE77C8"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43D6045B"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0471E297" w14:textId="77777777"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200E71EE"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65357E57"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a control character having a code unit value less than the space character</w:t>
      </w:r>
    </w:p>
    <w:p w14:paraId="503CC95D"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4705D4FE"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45C8F6CE" w14:textId="77777777" w:rsidR="004C02EF" w:rsidRPr="00E77497" w:rsidRDefault="004C02EF" w:rsidP="001F482D">
      <w:pPr>
        <w:pStyle w:val="Alg4"/>
        <w:numPr>
          <w:ilvl w:val="2"/>
          <w:numId w:val="331"/>
        </w:numPr>
      </w:pPr>
      <w:r w:rsidRPr="00E77497">
        <w:t xml:space="preserve">Let </w:t>
      </w:r>
      <w:r w:rsidRPr="00E77497">
        <w:rPr>
          <w:i/>
        </w:rPr>
        <w:t>hex</w:t>
      </w:r>
      <w:r w:rsidRPr="00E77497">
        <w:t xml:space="preserve"> be the result of converting the numeric code unit value of </w:t>
      </w:r>
      <w:r w:rsidRPr="00E77497">
        <w:rPr>
          <w:i/>
        </w:rPr>
        <w:t>C</w:t>
      </w:r>
      <w:r w:rsidRPr="00E77497">
        <w:t xml:space="preserve"> to a String of four hexadecimal digits.</w:t>
      </w:r>
      <w:ins w:id="14516" w:author="Allen Wirfs-Brock rev2" w:date="2011-07-25T16:15:00Z">
        <w:r w:rsidR="00DE1F52" w:rsidRPr="00E77497">
          <w:t xml:space="preserve">  Alphabetic hexadecimal digits are presented as lowercase characters. </w:t>
        </w:r>
      </w:ins>
    </w:p>
    <w:p w14:paraId="49B11134"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28EDE5F6" w14:textId="77777777" w:rsidR="004C02EF" w:rsidRPr="00E77497" w:rsidRDefault="004C02EF" w:rsidP="001F482D">
      <w:pPr>
        <w:pStyle w:val="Alg4"/>
        <w:numPr>
          <w:ilvl w:val="1"/>
          <w:numId w:val="331"/>
        </w:numPr>
      </w:pPr>
      <w:r w:rsidRPr="00E77497">
        <w:t>Else</w:t>
      </w:r>
    </w:p>
    <w:p w14:paraId="499BE1B0"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7C2DF62C"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double quote character.</w:t>
      </w:r>
    </w:p>
    <w:p w14:paraId="0A4A0301" w14:textId="77777777"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14:paraId="5461EB25" w14:textId="77777777" w:rsidR="004C02EF" w:rsidRPr="00E77497" w:rsidRDefault="004C02EF" w:rsidP="004C02EF">
      <w:r w:rsidRPr="00E77497">
        <w:t xml:space="preserve">The abstract operation </w:t>
      </w:r>
      <w:r w:rsidRPr="00E77497">
        <w:rPr>
          <w:rFonts w:ascii="Times New Roman" w:hAnsi="Times New Roman"/>
          <w:i/>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ins w:id="14517" w:author="Allen Wirfs-Brock rev2" w:date="2011-07-20T16:03:00Z">
        <w:r w:rsidR="00015C8D" w:rsidRPr="00E77497">
          <w:t xml:space="preserve">and </w:t>
        </w:r>
      </w:ins>
      <w:r w:rsidRPr="00E77497">
        <w:rPr>
          <w:rFonts w:ascii="Times New Roman" w:hAnsi="Times New Roman"/>
          <w:i/>
        </w:rPr>
        <w:t>PropertyList</w:t>
      </w:r>
      <w:del w:id="14518" w:author="Allen Wirfs-Brock rev2" w:date="2011-07-20T16:04:00Z">
        <w:r w:rsidRPr="00E77497" w:rsidDel="00015C8D">
          <w:delText>,</w:delText>
        </w:r>
      </w:del>
      <w:r w:rsidRPr="00E77497">
        <w:t xml:space="preserve"> </w:t>
      </w:r>
      <w:del w:id="14519" w:author="Allen Wirfs-Brock rev2" w:date="2011-07-20T16:04:00Z">
        <w:r w:rsidRPr="00E77497" w:rsidDel="00015C8D">
          <w:rPr>
            <w:rFonts w:ascii="Times New Roman" w:hAnsi="Times New Roman"/>
            <w:i/>
          </w:rPr>
          <w:delText>ReplacerFunction</w:delText>
        </w:r>
        <w:r w:rsidRPr="00E77497" w:rsidDel="00015C8D">
          <w:delText xml:space="preserve">, and </w:delText>
        </w:r>
        <w:r w:rsidRPr="00E77497" w:rsidDel="00015C8D">
          <w:rPr>
            <w:rFonts w:ascii="Times New Roman" w:hAnsi="Times New Roman"/>
            <w:i/>
          </w:rPr>
          <w:delText>space</w:delText>
        </w:r>
        <w:r w:rsidRPr="00E77497" w:rsidDel="00015C8D">
          <w:delText xml:space="preserve"> </w:delText>
        </w:r>
      </w:del>
      <w:r w:rsidRPr="00E77497">
        <w:t>of the invocation of the stringify method.</w:t>
      </w:r>
    </w:p>
    <w:p w14:paraId="4B86C39B" w14:textId="77777777"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0C0AF0FF" w14:textId="77777777"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14:paraId="1ACC1864" w14:textId="77777777"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14:paraId="22D07F2F"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33ABF329" w14:textId="77777777"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14:paraId="669C3180"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14:paraId="1123F1E4" w14:textId="77777777" w:rsidR="004C02EF" w:rsidRPr="00E77497" w:rsidRDefault="004C02EF" w:rsidP="001F482D">
      <w:pPr>
        <w:pStyle w:val="Alg4"/>
        <w:numPr>
          <w:ilvl w:val="0"/>
          <w:numId w:val="330"/>
        </w:numPr>
      </w:pPr>
      <w:r w:rsidRPr="00E77497">
        <w:t>Else</w:t>
      </w:r>
    </w:p>
    <w:p w14:paraId="2B036B01"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an internal List of Strings consisting of the names of all the own properties of </w:t>
      </w:r>
      <w:r w:rsidRPr="00E77497">
        <w:rPr>
          <w:i/>
        </w:rPr>
        <w:t>value</w:t>
      </w:r>
      <w:r w:rsidRPr="00E77497">
        <w:t xml:space="preserve"> whose [[Enumerable]] attribute is </w:t>
      </w:r>
      <w:r w:rsidRPr="00E77497">
        <w:rPr>
          <w:b/>
        </w:rPr>
        <w:t>true</w:t>
      </w:r>
      <w:r w:rsidRPr="00E77497">
        <w:t xml:space="preserve">. The ordering of the Strings should be the same as that used by the </w:t>
      </w:r>
      <w:r w:rsidRPr="00E77497">
        <w:rPr>
          <w:b/>
        </w:rPr>
        <w:t>Object.keys</w:t>
      </w:r>
      <w:r w:rsidRPr="00E77497">
        <w:t xml:space="preserve"> standard built-in function.</w:t>
      </w:r>
    </w:p>
    <w:p w14:paraId="3D2CE187" w14:textId="77777777"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14:paraId="7DD4BB8D" w14:textId="77777777" w:rsidR="004C02EF" w:rsidRPr="00E77497" w:rsidRDefault="004C02EF" w:rsidP="001F482D">
      <w:pPr>
        <w:pStyle w:val="Alg4"/>
        <w:numPr>
          <w:ilvl w:val="0"/>
          <w:numId w:val="330"/>
        </w:numPr>
      </w:pPr>
      <w:r w:rsidRPr="00E77497">
        <w:t xml:space="preserve">For each element </w:t>
      </w:r>
      <w:r w:rsidRPr="00E77497">
        <w:rPr>
          <w:i/>
        </w:rPr>
        <w:t>P</w:t>
      </w:r>
      <w:r w:rsidRPr="00E77497">
        <w:t xml:space="preserve"> of </w:t>
      </w:r>
      <w:r w:rsidRPr="00E77497">
        <w:rPr>
          <w:i/>
        </w:rPr>
        <w:t>K</w:t>
      </w:r>
      <w:r w:rsidRPr="00E77497">
        <w:t>.</w:t>
      </w:r>
    </w:p>
    <w:p w14:paraId="652C0350" w14:textId="77777777"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w:t>
      </w:r>
      <w:r w:rsidRPr="00E77497">
        <w:rPr>
          <w:i/>
        </w:rPr>
        <w:t>P</w:t>
      </w:r>
      <w:r w:rsidRPr="00E77497">
        <w:t xml:space="preserve"> and </w:t>
      </w:r>
      <w:r w:rsidRPr="00E77497">
        <w:rPr>
          <w:i/>
        </w:rPr>
        <w:t>value</w:t>
      </w:r>
      <w:r w:rsidRPr="00E77497">
        <w:t>.</w:t>
      </w:r>
    </w:p>
    <w:p w14:paraId="6487EDE6" w14:textId="77777777"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14:paraId="4DBE8897"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E77497">
        <w:rPr>
          <w:i/>
        </w:rPr>
        <w:t>Quote</w:t>
      </w:r>
      <w:r w:rsidRPr="00E77497">
        <w:t xml:space="preserve"> with argument </w:t>
      </w:r>
      <w:r w:rsidRPr="00E77497">
        <w:rPr>
          <w:i/>
        </w:rPr>
        <w:t>P</w:t>
      </w:r>
      <w:r w:rsidRPr="00E77497">
        <w:t>.</w:t>
      </w:r>
    </w:p>
    <w:p w14:paraId="218AE23F"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colon character.</w:t>
      </w:r>
    </w:p>
    <w:p w14:paraId="6816591C" w14:textId="77777777"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14:paraId="3C65794A" w14:textId="77777777"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rsidRPr="004D1BD1">
        <w:rPr>
          <w:rPrChange w:id="14520" w:author="Rev 4 Allen Wirfs-Brock" w:date="2011-11-04T08:51:00Z">
            <w:rPr>
              <w:i/>
            </w:rPr>
          </w:rPrChange>
        </w:rPr>
        <w:t>space</w:t>
      </w:r>
      <w:r w:rsidRPr="004D1BD1">
        <w:t xml:space="preserve"> character.</w:t>
      </w:r>
    </w:p>
    <w:p w14:paraId="1BEAD7DD" w14:textId="77777777"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1B67F3CF" w14:textId="77777777"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14:paraId="7E00FA5A" w14:textId="77777777"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14:paraId="06914AB5" w14:textId="77777777"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0EEBA68C" w14:textId="77777777" w:rsidR="004C02EF" w:rsidRPr="00E77497" w:rsidRDefault="004C02EF" w:rsidP="001F482D">
      <w:pPr>
        <w:pStyle w:val="Alg4"/>
        <w:numPr>
          <w:ilvl w:val="0"/>
          <w:numId w:val="330"/>
        </w:numPr>
      </w:pPr>
      <w:r w:rsidRPr="00E77497">
        <w:t>Else</w:t>
      </w:r>
    </w:p>
    <w:p w14:paraId="01610375" w14:textId="77777777"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14:paraId="01CE54A2"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63917602"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5E69280A" w14:textId="77777777"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14:paraId="0331FC26" w14:textId="77777777"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2FA30297"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1BA72AF5"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7727CA26" w14:textId="77777777"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14:paraId="4C830924"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14:paraId="5A02954D" w14:textId="77777777"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14:paraId="3026820A" w14:textId="77777777" w:rsidR="004C02EF" w:rsidRPr="00E77497" w:rsidRDefault="004C02EF" w:rsidP="004C02EF">
      <w:r w:rsidRPr="00E77497">
        <w:t xml:space="preserve">The abstract operation </w:t>
      </w:r>
      <w:r w:rsidRPr="00E77497">
        <w:rPr>
          <w:rFonts w:ascii="Times New Roman" w:hAnsi="Times New Roman"/>
          <w:i/>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ins w:id="14521" w:author="Allen Wirfs-Brock rev2" w:date="2011-07-20T15:58:00Z">
        <w:r w:rsidR="00015C8D" w:rsidRPr="00E77497">
          <w:t xml:space="preserve">and </w:t>
        </w:r>
      </w:ins>
      <w:r w:rsidRPr="00E77497">
        <w:rPr>
          <w:rFonts w:ascii="Times New Roman" w:hAnsi="Times New Roman"/>
          <w:i/>
        </w:rPr>
        <w:t>gap</w:t>
      </w:r>
      <w:del w:id="14522" w:author="Allen Wirfs-Brock rev2" w:date="2011-07-20T15:59:00Z">
        <w:r w:rsidRPr="00E77497" w:rsidDel="00015C8D">
          <w:delText xml:space="preserve">, and </w:delText>
        </w:r>
        <w:r w:rsidRPr="00E77497" w:rsidDel="00015C8D">
          <w:rPr>
            <w:rFonts w:ascii="Times New Roman" w:hAnsi="Times New Roman"/>
            <w:i/>
          </w:rPr>
          <w:delText>space</w:delText>
        </w:r>
      </w:del>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Named properties are excluded from the stringification. An array is stringified as an open left bracket, elements separated by comma, and a closing right bracket.</w:t>
      </w:r>
    </w:p>
    <w:p w14:paraId="50579605" w14:textId="77777777"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4B23163B" w14:textId="77777777"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14:paraId="1C18BC2A" w14:textId="77777777"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14:paraId="7BF74BDB"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5925FE07" w14:textId="77777777"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14:paraId="218F3AEC" w14:textId="77777777" w:rsidR="004C02EF" w:rsidRPr="00E77497" w:rsidRDefault="004C02EF" w:rsidP="001F482D">
      <w:pPr>
        <w:pStyle w:val="Alg4"/>
        <w:numPr>
          <w:ilvl w:val="0"/>
          <w:numId w:val="397"/>
        </w:numPr>
      </w:pPr>
      <w:r w:rsidRPr="00E77497">
        <w:t xml:space="preserve">Let </w:t>
      </w:r>
      <w:r w:rsidRPr="00E77497">
        <w:rPr>
          <w:i/>
        </w:rPr>
        <w:t>len</w:t>
      </w:r>
      <w:r w:rsidRPr="00E77497">
        <w:t xml:space="preserve"> be the result of calling the [[Get]] internal method of value with argument </w:t>
      </w:r>
      <w:r w:rsidRPr="00E77497">
        <w:rPr>
          <w:rFonts w:ascii="Courier New" w:hAnsi="Courier New" w:cs="Courier New"/>
          <w:b/>
        </w:rPr>
        <w:t>"length"</w:t>
      </w:r>
      <w:r w:rsidRPr="00E77497">
        <w:t>.</w:t>
      </w:r>
    </w:p>
    <w:p w14:paraId="0ED42430" w14:textId="77777777"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14:paraId="7B7CFE9B" w14:textId="77777777"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14:paraId="054070DB" w14:textId="77777777"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ToString(</w:t>
      </w:r>
      <w:r w:rsidRPr="00E77497">
        <w:rPr>
          <w:i/>
        </w:rPr>
        <w:t>index</w:t>
      </w:r>
      <w:r w:rsidRPr="00E77497">
        <w:t xml:space="preserve">) and </w:t>
      </w:r>
      <w:r w:rsidRPr="00E77497">
        <w:rPr>
          <w:i/>
        </w:rPr>
        <w:t>value</w:t>
      </w:r>
      <w:r w:rsidRPr="00E77497">
        <w:t xml:space="preserve">. </w:t>
      </w:r>
    </w:p>
    <w:p w14:paraId="14362E72" w14:textId="77777777"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14:paraId="7DA07752" w14:textId="77777777"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100E6F91" w14:textId="77777777" w:rsidR="004C02EF" w:rsidRPr="00E77497" w:rsidRDefault="004C02EF" w:rsidP="001F482D">
      <w:pPr>
        <w:pStyle w:val="Alg4"/>
        <w:numPr>
          <w:ilvl w:val="1"/>
          <w:numId w:val="397"/>
        </w:numPr>
      </w:pPr>
      <w:r w:rsidRPr="00E77497">
        <w:t>Else</w:t>
      </w:r>
    </w:p>
    <w:p w14:paraId="14DABB03" w14:textId="77777777"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14:paraId="26451172" w14:textId="77777777"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14:paraId="42BB1476" w14:textId="77777777" w:rsidR="004C02EF" w:rsidRPr="00E77497" w:rsidRDefault="004C02EF" w:rsidP="001F482D">
      <w:pPr>
        <w:pStyle w:val="Alg4"/>
        <w:numPr>
          <w:ilvl w:val="0"/>
          <w:numId w:val="397"/>
        </w:numPr>
      </w:pPr>
      <w:r w:rsidRPr="00E77497">
        <w:t xml:space="preserve">If </w:t>
      </w:r>
      <w:r w:rsidRPr="00E77497">
        <w:rPr>
          <w:i/>
        </w:rPr>
        <w:t>partial</w:t>
      </w:r>
      <w:r w:rsidRPr="00E77497">
        <w:t xml:space="preserve"> is empty ,then</w:t>
      </w:r>
    </w:p>
    <w:p w14:paraId="1E0CC8BD" w14:textId="77777777"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6B7DB447" w14:textId="77777777" w:rsidR="004C02EF" w:rsidRPr="00E77497" w:rsidRDefault="004C02EF" w:rsidP="001F482D">
      <w:pPr>
        <w:pStyle w:val="Alg4"/>
        <w:numPr>
          <w:ilvl w:val="0"/>
          <w:numId w:val="397"/>
        </w:numPr>
      </w:pPr>
      <w:r w:rsidRPr="00E77497">
        <w:t>Else</w:t>
      </w:r>
    </w:p>
    <w:p w14:paraId="5079FBC8" w14:textId="77777777"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14:paraId="72BD0863"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58F7AAE9"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30648AAE" w14:textId="77777777" w:rsidR="004C02EF" w:rsidRPr="00E77497" w:rsidRDefault="004C02EF" w:rsidP="001F482D">
      <w:pPr>
        <w:pStyle w:val="Alg4"/>
        <w:numPr>
          <w:ilvl w:val="1"/>
          <w:numId w:val="397"/>
        </w:numPr>
        <w:rPr>
          <w:i/>
        </w:rPr>
      </w:pPr>
      <w:r w:rsidRPr="00E77497">
        <w:t>Else</w:t>
      </w:r>
    </w:p>
    <w:p w14:paraId="1C290D7B" w14:textId="77777777"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6DF6DA1C"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321A4761"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35311A99" w14:textId="77777777"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14:paraId="37D62890"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14:paraId="2DDEF302" w14:textId="77777777"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14:paraId="5D1D4D45" w14:textId="77777777"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482A3D16" w14:textId="77777777" w:rsidR="004C02EF" w:rsidRPr="00E77497" w:rsidRDefault="004C02EF" w:rsidP="004C02EF">
      <w:pPr>
        <w:pStyle w:val="CodeSample3"/>
        <w:spacing w:after="0"/>
        <w:ind w:left="990"/>
        <w:rPr>
          <w:sz w:val="18"/>
        </w:rPr>
      </w:pPr>
      <w:r w:rsidRPr="00E77497">
        <w:rPr>
          <w:sz w:val="18"/>
        </w:rPr>
        <w:t>a = [];</w:t>
      </w:r>
    </w:p>
    <w:p w14:paraId="177659D9" w14:textId="77777777" w:rsidR="004C02EF" w:rsidRPr="00E77497" w:rsidRDefault="004C02EF" w:rsidP="004C02EF">
      <w:pPr>
        <w:pStyle w:val="CodeSample3"/>
        <w:spacing w:after="0"/>
        <w:ind w:left="990"/>
        <w:rPr>
          <w:sz w:val="18"/>
        </w:rPr>
      </w:pPr>
      <w:r w:rsidRPr="00E77497">
        <w:rPr>
          <w:sz w:val="18"/>
        </w:rPr>
        <w:t>a[0] = a;</w:t>
      </w:r>
    </w:p>
    <w:p w14:paraId="3261A00A" w14:textId="77777777" w:rsidR="004C02EF" w:rsidRPr="00E77497" w:rsidRDefault="004C02EF" w:rsidP="004C02EF">
      <w:pPr>
        <w:pStyle w:val="CodeSample3"/>
        <w:spacing w:after="120"/>
        <w:ind w:left="990"/>
        <w:rPr>
          <w:sz w:val="18"/>
        </w:rPr>
      </w:pPr>
      <w:r w:rsidRPr="00E77497">
        <w:rPr>
          <w:sz w:val="18"/>
        </w:rPr>
        <w:t>my_text = JSON.stringify(a); // This must throw an TypeError.</w:t>
      </w:r>
    </w:p>
    <w:p w14:paraId="6645810A" w14:textId="77777777" w:rsidR="004C02EF" w:rsidRPr="00E77497" w:rsidRDefault="004C02EF" w:rsidP="004C02EF">
      <w:pPr>
        <w:pStyle w:val="Note"/>
        <w:spacing w:after="60"/>
      </w:pPr>
      <w:r w:rsidRPr="00E77497">
        <w:t>NOTE 2</w:t>
      </w:r>
      <w:r w:rsidRPr="00E77497">
        <w:tab/>
        <w:t>Symbolic primitive values are rendered as follows:</w:t>
      </w:r>
    </w:p>
    <w:p w14:paraId="13743B92" w14:textId="77777777"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E77497">
        <w:rPr>
          <w:rStyle w:val="HTML1"/>
        </w:rPr>
        <w:t>null</w:t>
      </w:r>
      <w:r w:rsidRPr="00E77497">
        <w:t>.</w:t>
      </w:r>
    </w:p>
    <w:p w14:paraId="6D1E08D5" w14:textId="77777777"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14:paraId="3445C772" w14:textId="77777777"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E77497">
        <w:rPr>
          <w:rStyle w:val="HTML1"/>
        </w:rPr>
        <w:t>true</w:t>
      </w:r>
      <w:r w:rsidRPr="00E77497">
        <w:t>.</w:t>
      </w:r>
    </w:p>
    <w:p w14:paraId="740121D3" w14:textId="77777777"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Pr="00E77497">
        <w:rPr>
          <w:rStyle w:val="HTML1"/>
        </w:rPr>
        <w:t>false</w:t>
      </w:r>
      <w:r w:rsidRPr="00E77497">
        <w:t>.</w:t>
      </w:r>
    </w:p>
    <w:p w14:paraId="6A7B8B71" w14:textId="77777777"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20A16E8E" w14:textId="77777777"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6C1B04C4" w14:textId="77777777"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undefined value. In arrays these values are represented as the String </w:t>
      </w:r>
      <w:r w:rsidRPr="00E77497">
        <w:rPr>
          <w:rStyle w:val="HTML1"/>
          <w:b/>
        </w:rPr>
        <w:t>null</w:t>
      </w:r>
      <w:r w:rsidRPr="00E77497">
        <w:t>. In objects an unrepresentable value causes the property to be excluded from stringification.</w:t>
      </w:r>
    </w:p>
    <w:p w14:paraId="6392C278" w14:textId="77777777"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103B6BC2" w14:textId="77777777" w:rsidR="004C02EF" w:rsidRPr="00E77497" w:rsidRDefault="004C02EF" w:rsidP="004C02EF">
      <w:pPr>
        <w:pStyle w:val="1"/>
        <w:numPr>
          <w:ilvl w:val="0"/>
          <w:numId w:val="0"/>
        </w:numPr>
      </w:pPr>
      <w:bookmarkStart w:id="14523" w:name="_Ref458400834"/>
      <w:bookmarkStart w:id="14524" w:name="_Toc472818970"/>
      <w:bookmarkStart w:id="14525" w:name="_Toc235503552"/>
      <w:bookmarkStart w:id="14526" w:name="_Toc241509327"/>
      <w:bookmarkStart w:id="14527" w:name="_Toc244416814"/>
      <w:bookmarkStart w:id="14528" w:name="_Toc276631178"/>
      <w:bookmarkStart w:id="14529" w:name="_Toc314500734"/>
      <w:r w:rsidRPr="00E77497">
        <w:t>16</w:t>
      </w:r>
      <w:r w:rsidRPr="00E77497">
        <w:tab/>
        <w:t>Error</w:t>
      </w:r>
      <w:bookmarkEnd w:id="14075"/>
      <w:r w:rsidRPr="00E77497">
        <w:t>s</w:t>
      </w:r>
      <w:bookmarkEnd w:id="14369"/>
      <w:bookmarkEnd w:id="14523"/>
      <w:bookmarkEnd w:id="14524"/>
      <w:bookmarkEnd w:id="14525"/>
      <w:bookmarkEnd w:id="14526"/>
      <w:bookmarkEnd w:id="14527"/>
      <w:bookmarkEnd w:id="14528"/>
      <w:bookmarkEnd w:id="14529"/>
    </w:p>
    <w:p w14:paraId="52A1B61C" w14:textId="77777777" w:rsidR="004C02EF" w:rsidRPr="00E77497" w:rsidRDefault="004C02EF" w:rsidP="004C02EF">
      <w:bookmarkStart w:id="14530" w:name="_Hlt457703835"/>
      <w:bookmarkEnd w:id="14530"/>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sidRPr="00E77497">
        <w:rPr>
          <w:rFonts w:ascii="Times New Roman" w:hAnsi="Times New Roman"/>
          <w:i/>
        </w:rPr>
        <w:t>Program</w:t>
      </w:r>
      <w:r w:rsidRPr="00E77497">
        <w:t xml:space="preserve"> containing the error.  An implementation must report early errors in 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20D438B3" w14:textId="77777777" w:rsidR="004C02EF" w:rsidRPr="00E77497" w:rsidRDefault="004C02EF" w:rsidP="004C02EF">
      <w:r w:rsidRPr="00E77497">
        <w:t>An implementation must treat any instance of the following kinds of errors as an early error:</w:t>
      </w:r>
    </w:p>
    <w:p w14:paraId="088FED6B" w14:textId="77777777" w:rsidR="004C02EF" w:rsidRPr="00E77497" w:rsidRDefault="004C02EF" w:rsidP="004C02EF">
      <w:pPr>
        <w:numPr>
          <w:ilvl w:val="0"/>
          <w:numId w:val="41"/>
        </w:numPr>
        <w:contextualSpacing/>
      </w:pPr>
      <w:r w:rsidRPr="00E77497">
        <w:t>Any syntax error.</w:t>
      </w:r>
    </w:p>
    <w:p w14:paraId="1493D2CD"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rFonts w:ascii="Times New Roman" w:hAnsi="Times New Roman"/>
          <w:i/>
        </w:rPr>
        <w:t xml:space="preserve"> </w:t>
      </w:r>
      <w:r w:rsidRPr="00E77497">
        <w:t xml:space="preserve">that has multiple </w:t>
      </w:r>
      <w:r w:rsidRPr="00E77497">
        <w:rPr>
          <w:b/>
        </w:rPr>
        <w:t xml:space="preserve">get </w:t>
      </w:r>
      <w:r w:rsidRPr="00E77497">
        <w:t xml:space="preserve">property assignments with the same name or multiple </w:t>
      </w:r>
      <w:r w:rsidRPr="00E77497">
        <w:rPr>
          <w:b/>
        </w:rPr>
        <w:t xml:space="preserve">set </w:t>
      </w:r>
      <w:r w:rsidRPr="00E77497">
        <w:t>property assignments with the same name.</w:t>
      </w:r>
    </w:p>
    <w:p w14:paraId="060ACD68"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b/>
        </w:rPr>
        <w:t xml:space="preserve"> </w:t>
      </w:r>
      <w:r w:rsidRPr="00E77497">
        <w:t xml:space="preserve">that has both a data property assignment and a </w:t>
      </w:r>
      <w:r w:rsidRPr="00E77497">
        <w:rPr>
          <w:b/>
        </w:rPr>
        <w:t xml:space="preserve">get </w:t>
      </w:r>
      <w:r w:rsidRPr="00E77497">
        <w:t xml:space="preserve">or </w:t>
      </w:r>
      <w:r w:rsidRPr="00E77497">
        <w:rPr>
          <w:b/>
        </w:rPr>
        <w:t xml:space="preserve">set </w:t>
      </w:r>
      <w:r w:rsidRPr="00E77497">
        <w:t>property assignment with the same name.</w:t>
      </w:r>
    </w:p>
    <w:p w14:paraId="6776B478" w14:textId="77777777" w:rsidR="004C02EF" w:rsidRPr="00E77497" w:rsidRDefault="004C02EF" w:rsidP="004C02EF">
      <w:pPr>
        <w:numPr>
          <w:ilvl w:val="0"/>
          <w:numId w:val="41"/>
        </w:numPr>
        <w:contextualSpacing/>
      </w:pPr>
      <w:r w:rsidRPr="00E77497">
        <w:t>Errors in regular expression literals that are not implementation-defined syntax extensions.</w:t>
      </w:r>
    </w:p>
    <w:p w14:paraId="4FF64772" w14:textId="77777777" w:rsidR="004C02EF" w:rsidRPr="00E77497" w:rsidRDefault="004C02EF" w:rsidP="004C02EF">
      <w:pPr>
        <w:numPr>
          <w:ilvl w:val="0"/>
          <w:numId w:val="41"/>
        </w:numPr>
        <w:contextualSpacing/>
      </w:pPr>
      <w:r w:rsidRPr="00E77497">
        <w:t xml:space="preserve">Attempts in strict mode code to define an </w:t>
      </w:r>
      <w:r w:rsidRPr="00E77497">
        <w:rPr>
          <w:rStyle w:val="bnf"/>
        </w:rPr>
        <w:t>ObjectLiteral</w:t>
      </w:r>
      <w:r w:rsidRPr="00E77497">
        <w:t xml:space="preserve"> that has multiple data property assignments with the same name.</w:t>
      </w:r>
    </w:p>
    <w:p w14:paraId="361FB0D0" w14:textId="77777777" w:rsidR="004C02EF" w:rsidRPr="00E77497" w:rsidRDefault="004C02EF" w:rsidP="004C02EF">
      <w:pPr>
        <w:numPr>
          <w:ilvl w:val="0"/>
          <w:numId w:val="41"/>
        </w:numPr>
        <w:contextualSpacing/>
      </w:pPr>
      <w:r w:rsidRPr="00E77497">
        <w:t xml:space="preserve">The occurrence of a </w:t>
      </w:r>
      <w:r w:rsidRPr="00E77497">
        <w:rPr>
          <w:rStyle w:val="bnf"/>
        </w:rPr>
        <w:t>WithStatement</w:t>
      </w:r>
      <w:r w:rsidRPr="00E77497">
        <w:t xml:space="preserve"> in strict mode code.</w:t>
      </w:r>
    </w:p>
    <w:p w14:paraId="78CEF194" w14:textId="77777777" w:rsidR="004C02EF" w:rsidRPr="00E77497" w:rsidRDefault="004C02EF" w:rsidP="004C02EF">
      <w:pPr>
        <w:numPr>
          <w:ilvl w:val="0"/>
          <w:numId w:val="41"/>
        </w:numPr>
        <w:contextualSpacing/>
      </w:pPr>
      <w:r w:rsidRPr="00E77497">
        <w:t xml:space="preserve">The occurrence of an </w:t>
      </w:r>
      <w:r w:rsidRPr="00E77497">
        <w:rPr>
          <w:rStyle w:val="bnf"/>
        </w:rPr>
        <w:t>Identifier</w:t>
      </w:r>
      <w:r w:rsidRPr="00E77497">
        <w:t xml:space="preserve"> value appearing more than once within a </w:t>
      </w:r>
      <w:r w:rsidRPr="00E77497">
        <w:rPr>
          <w:rStyle w:val="bnf"/>
        </w:rPr>
        <w:t>FormalParameterList</w:t>
      </w:r>
      <w:r w:rsidRPr="00E77497">
        <w:t xml:space="preserve"> of an individual strict mode </w:t>
      </w:r>
      <w:r w:rsidRPr="00E77497">
        <w:rPr>
          <w:rStyle w:val="bnf"/>
        </w:rPr>
        <w:t>FunctionDeclaration</w:t>
      </w:r>
      <w:r w:rsidRPr="00E77497">
        <w:t xml:space="preserve"> or </w:t>
      </w:r>
      <w:r w:rsidRPr="00E77497">
        <w:rPr>
          <w:rStyle w:val="bnf"/>
        </w:rPr>
        <w:t>FunctionExpression</w:t>
      </w:r>
      <w:r w:rsidRPr="00E77497">
        <w:t>.</w:t>
      </w:r>
    </w:p>
    <w:p w14:paraId="3616A8B0" w14:textId="77777777" w:rsidR="004C02EF" w:rsidRPr="00E77497" w:rsidRDefault="004C02EF" w:rsidP="004C02EF">
      <w:pPr>
        <w:numPr>
          <w:ilvl w:val="0"/>
          <w:numId w:val="41"/>
        </w:numPr>
        <w:contextualSpacing/>
      </w:pPr>
      <w:r w:rsidRPr="00E77497">
        <w:t xml:space="preserve">Improper uses of </w:t>
      </w:r>
      <w:r w:rsidRPr="00E77497">
        <w:rPr>
          <w:rFonts w:ascii="Courier New" w:hAnsi="Courier New"/>
          <w:b/>
        </w:rPr>
        <w:t>return</w:t>
      </w:r>
      <w:r w:rsidRPr="00E77497">
        <w:t xml:space="preserve">, </w:t>
      </w:r>
      <w:r w:rsidRPr="00E77497">
        <w:rPr>
          <w:rFonts w:ascii="Courier New" w:hAnsi="Courier New"/>
          <w:b/>
        </w:rPr>
        <w:t>break</w:t>
      </w:r>
      <w:r w:rsidRPr="00E77497">
        <w:t xml:space="preserve">, and </w:t>
      </w:r>
      <w:r w:rsidRPr="00E77497">
        <w:rPr>
          <w:rFonts w:ascii="Courier New" w:hAnsi="Courier New"/>
          <w:b/>
        </w:rPr>
        <w:t>continue</w:t>
      </w:r>
      <w:r w:rsidRPr="00E77497">
        <w:t>.</w:t>
      </w:r>
    </w:p>
    <w:p w14:paraId="1E522D66" w14:textId="77777777" w:rsidR="004C02EF" w:rsidRPr="00E77497" w:rsidRDefault="004C02EF" w:rsidP="004C02EF">
      <w:pPr>
        <w:numPr>
          <w:ilvl w:val="0"/>
          <w:numId w:val="41"/>
        </w:numPr>
      </w:pPr>
      <w:r w:rsidRPr="00E77497">
        <w:t xml:space="preserve">Attempts to call PutValue on any value for which an early determination can be made that the value is not a Reference (for example, executing the assignment statement </w:t>
      </w:r>
      <w:r w:rsidRPr="00E77497">
        <w:rPr>
          <w:rFonts w:ascii="Courier New" w:hAnsi="Courier New"/>
        </w:rPr>
        <w:t>3=4</w:t>
      </w:r>
      <w:r w:rsidRPr="00E77497">
        <w:t>).</w:t>
      </w:r>
    </w:p>
    <w:p w14:paraId="51A46424" w14:textId="77777777"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2AA29ADC" w14:textId="77777777" w:rsidR="004C02EF" w:rsidRPr="00E77497" w:rsidRDefault="004C02EF" w:rsidP="004C02EF">
      <w:r w:rsidRPr="00E77497">
        <w:t>An implementation shall report all errors as specified, except for the following:</w:t>
      </w:r>
    </w:p>
    <w:p w14:paraId="3B1BC556"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program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program syntax or regular expression pattern or flag syntax.</w:t>
      </w:r>
    </w:p>
    <w:p w14:paraId="336E3ECC"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276BE7AF"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71A3FAAA" w14:textId="77777777" w:rsidR="00990F07" w:rsidRPr="00E77497" w:rsidRDefault="00990F07" w:rsidP="00990F07"/>
    <w:p w14:paraId="3AD440A6" w14:textId="77777777" w:rsidR="00787AF9" w:rsidRPr="00E77497" w:rsidRDefault="00787AF9" w:rsidP="00990F07">
      <w:r w:rsidRPr="00E77497">
        <w:br w:type="page"/>
      </w:r>
    </w:p>
    <w:p w14:paraId="7BC0E190" w14:textId="77777777" w:rsidR="0026283E" w:rsidRPr="00E77497" w:rsidRDefault="0026283E" w:rsidP="0026283E">
      <w:pPr>
        <w:pStyle w:val="ANNEX"/>
      </w:pPr>
      <w:r w:rsidRPr="00E77497">
        <w:rPr>
          <w:b w:val="0"/>
        </w:rPr>
        <w:br/>
      </w:r>
      <w:bookmarkStart w:id="14531" w:name="_Toc314500735"/>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rPr>
          <w:b w:val="0"/>
        </w:rPr>
        <w:fldChar w:fldCharType="begin"/>
      </w:r>
      <w:r w:rsidRPr="00E77497">
        <w:rPr>
          <w:b w:val="0"/>
        </w:rPr>
        <w:instrText xml:space="preserve">SEQ aaa \h </w:instrText>
      </w:r>
      <w:del w:id="14532" w:author="Rev 4 Allen Wirfs-Brock" w:date="2011-10-20T18:22:00Z">
        <w:r w:rsidR="00704FBA"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4533" w:author="Rev 4 Allen Wirfs-Brock" w:date="2011-10-20T18:22:00Z">
        <w:r w:rsidR="00B45E5C"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4534" w:author="Rev 4 Allen Wirfs-Brock" w:date="2011-10-20T18:22:00Z">
        <w:r w:rsidR="00704FBA" w:rsidRPr="00E77497" w:rsidDel="00C63BDD">
          <w:rPr>
            <w:b w:val="0"/>
          </w:rPr>
          <w:fldChar w:fldCharType="separate"/>
        </w:r>
      </w:del>
      <w:r w:rsidRPr="00E77497">
        <w:rPr>
          <w:b w:val="0"/>
        </w:rPr>
        <w:fldChar w:fldCharType="end"/>
      </w:r>
      <w:r w:rsidRPr="00E77497">
        <w:br/>
      </w:r>
      <w:r w:rsidRPr="00E77497">
        <w:br/>
      </w:r>
      <w:r w:rsidR="00990F07" w:rsidRPr="00E77497">
        <w:t>Grammar Summary</w:t>
      </w:r>
      <w:bookmarkEnd w:id="14531"/>
    </w:p>
    <w:p w14:paraId="319A5989" w14:textId="77777777" w:rsidR="00E80769" w:rsidRPr="00E77497" w:rsidRDefault="00E80769" w:rsidP="00E80769">
      <w:pPr>
        <w:pStyle w:val="a2"/>
        <w:tabs>
          <w:tab w:val="clear" w:pos="500"/>
          <w:tab w:val="clear" w:pos="720"/>
          <w:tab w:val="left" w:pos="567"/>
        </w:tabs>
      </w:pPr>
      <w:bookmarkStart w:id="14535" w:name="_Toc472818972"/>
      <w:bookmarkStart w:id="14536" w:name="_Toc474641686"/>
      <w:bookmarkStart w:id="14537" w:name="_Toc235503554"/>
      <w:bookmarkStart w:id="14538" w:name="_Toc236208643"/>
      <w:bookmarkStart w:id="14539" w:name="_Toc241509329"/>
      <w:bookmarkStart w:id="14540" w:name="_Toc241557806"/>
      <w:bookmarkStart w:id="14541" w:name="_Toc244416816"/>
      <w:bookmarkStart w:id="14542" w:name="_Toc244657756"/>
      <w:bookmarkStart w:id="14543" w:name="_Toc246652496"/>
      <w:bookmarkStart w:id="14544" w:name="_Toc253562045"/>
      <w:bookmarkStart w:id="14545" w:name="_Toc268506061"/>
      <w:bookmarkStart w:id="14546" w:name="_Toc276631180"/>
      <w:bookmarkStart w:id="14547" w:name="_Toc277944224"/>
      <w:bookmarkStart w:id="14548" w:name="_Toc153968569"/>
      <w:bookmarkStart w:id="14549" w:name="_Toc314500736"/>
      <w:r w:rsidRPr="00E77497">
        <w:t>Lexical Grammar</w:t>
      </w:r>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p>
    <w:p w14:paraId="096998F1"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331D038F"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7B1E4CA7" w14:textId="77777777" w:rsidR="00E80769" w:rsidRPr="00E77497" w:rsidRDefault="00E80769" w:rsidP="00E80769">
      <w:pPr>
        <w:pStyle w:val="M0"/>
        <w:spacing w:after="0"/>
        <w:rPr>
          <w:sz w:val="16"/>
        </w:rPr>
      </w:pPr>
    </w:p>
    <w:p w14:paraId="546F9C5A"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58CE01EF"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722D1479" w14:textId="77777777" w:rsidR="00E80769" w:rsidRPr="00E77497" w:rsidRDefault="00E80769" w:rsidP="00E80769">
      <w:pPr>
        <w:pStyle w:val="M0"/>
        <w:spacing w:after="0"/>
        <w:rPr>
          <w:sz w:val="16"/>
        </w:rPr>
      </w:pPr>
    </w:p>
    <w:p w14:paraId="46776051"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6CB6CEBA"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3C25A477" w14:textId="77777777" w:rsidR="00E80769" w:rsidRPr="00E77497" w:rsidRDefault="00E80769" w:rsidP="00E80769">
      <w:pPr>
        <w:pStyle w:val="M0"/>
        <w:spacing w:after="0"/>
        <w:rPr>
          <w:sz w:val="16"/>
        </w:rPr>
      </w:pPr>
    </w:p>
    <w:p w14:paraId="0B233C7B"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61D3E697"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194219A2" w14:textId="77777777" w:rsidR="00E80769" w:rsidRPr="00E77497" w:rsidRDefault="00E80769" w:rsidP="00E80769">
      <w:pPr>
        <w:pStyle w:val="M0"/>
        <w:spacing w:after="0"/>
        <w:rPr>
          <w:sz w:val="16"/>
        </w:rPr>
      </w:pPr>
    </w:p>
    <w:p w14:paraId="17DE091C"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3C1045EC"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575744E7" w14:textId="77777777" w:rsidR="00E80769" w:rsidRPr="00E77497" w:rsidRDefault="00E80769" w:rsidP="00E80769">
      <w:pPr>
        <w:pStyle w:val="M0"/>
        <w:spacing w:after="0"/>
        <w:rPr>
          <w:sz w:val="16"/>
        </w:rPr>
      </w:pPr>
    </w:p>
    <w:p w14:paraId="49FB2769"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4323CAA6"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4F222489" w14:textId="77777777" w:rsidR="00E80769" w:rsidRPr="00E77497" w:rsidRDefault="00E80769" w:rsidP="00E80769">
      <w:pPr>
        <w:pStyle w:val="M0"/>
        <w:spacing w:after="0"/>
        <w:rPr>
          <w:sz w:val="16"/>
        </w:rPr>
      </w:pPr>
    </w:p>
    <w:p w14:paraId="6BE07AA0"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1DCD4AAE" w14:textId="77777777" w:rsidR="00E80769" w:rsidRPr="00E77497" w:rsidRDefault="00E80769" w:rsidP="00E80769">
      <w:pPr>
        <w:pStyle w:val="SyntaxDefinition"/>
      </w:pPr>
      <w:r w:rsidRPr="00E77497">
        <w:t>MultiLineComment</w:t>
      </w:r>
      <w:r w:rsidRPr="00E77497">
        <w:br/>
        <w:t>SingleLineComment</w:t>
      </w:r>
    </w:p>
    <w:p w14:paraId="67B6C71B" w14:textId="77777777" w:rsidR="00E80769" w:rsidRPr="00E77497" w:rsidRDefault="00E80769" w:rsidP="00E80769">
      <w:pPr>
        <w:pStyle w:val="M0"/>
        <w:spacing w:after="0"/>
        <w:rPr>
          <w:sz w:val="16"/>
        </w:rPr>
      </w:pPr>
    </w:p>
    <w:p w14:paraId="6A01451A"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4DC4DEAC"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149F395D" w14:textId="77777777" w:rsidR="00E80769" w:rsidRPr="00E77497" w:rsidRDefault="00E80769" w:rsidP="00E80769">
      <w:pPr>
        <w:pStyle w:val="M0"/>
        <w:spacing w:after="0"/>
        <w:rPr>
          <w:sz w:val="16"/>
        </w:rPr>
      </w:pPr>
    </w:p>
    <w:p w14:paraId="3B686633"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2F257BF5"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C114024" w14:textId="77777777" w:rsidR="00E80769" w:rsidRPr="00E77497" w:rsidRDefault="00E80769" w:rsidP="00E80769">
      <w:pPr>
        <w:pStyle w:val="M0"/>
        <w:spacing w:after="0"/>
        <w:rPr>
          <w:sz w:val="16"/>
        </w:rPr>
      </w:pPr>
    </w:p>
    <w:p w14:paraId="4CD6929F"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5EC3CD07"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189D7BA2" w14:textId="77777777" w:rsidR="00E80769" w:rsidRPr="00E77497" w:rsidRDefault="00E80769" w:rsidP="00E80769">
      <w:pPr>
        <w:pStyle w:val="M0"/>
        <w:spacing w:after="0"/>
        <w:rPr>
          <w:sz w:val="16"/>
        </w:rPr>
      </w:pPr>
    </w:p>
    <w:p w14:paraId="6C9CB384"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529FBB99"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54ECC51B" w14:textId="77777777" w:rsidR="00E80769" w:rsidRPr="00E77497" w:rsidRDefault="00E80769" w:rsidP="00E80769">
      <w:pPr>
        <w:pStyle w:val="M0"/>
        <w:spacing w:after="0"/>
        <w:rPr>
          <w:sz w:val="16"/>
        </w:rPr>
      </w:pPr>
    </w:p>
    <w:p w14:paraId="1A528590"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6ADA963D"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5EC29373" w14:textId="77777777" w:rsidR="00E80769" w:rsidRPr="00E77497" w:rsidRDefault="00E80769" w:rsidP="00E80769">
      <w:pPr>
        <w:pStyle w:val="M0"/>
        <w:spacing w:after="0"/>
        <w:rPr>
          <w:sz w:val="16"/>
        </w:rPr>
      </w:pPr>
    </w:p>
    <w:p w14:paraId="699F9531"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2A2B60A7"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5D27B711" w14:textId="77777777" w:rsidR="00E80769" w:rsidRPr="00E77497" w:rsidRDefault="00E80769" w:rsidP="00E80769">
      <w:pPr>
        <w:pStyle w:val="M0"/>
        <w:spacing w:after="0"/>
        <w:rPr>
          <w:sz w:val="16"/>
        </w:rPr>
      </w:pPr>
    </w:p>
    <w:p w14:paraId="57A6DD31"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37808EB9"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59F01497" w14:textId="77777777" w:rsidR="00E80769" w:rsidRPr="00E77497" w:rsidRDefault="00E80769" w:rsidP="00E80769">
      <w:pPr>
        <w:pStyle w:val="M0"/>
        <w:spacing w:after="0"/>
        <w:rPr>
          <w:sz w:val="16"/>
        </w:rPr>
      </w:pPr>
    </w:p>
    <w:p w14:paraId="6A52C656"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048FB726"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1871E17B" w14:textId="77777777" w:rsidR="00E80769" w:rsidRPr="00E77497" w:rsidRDefault="00E80769" w:rsidP="00E80769">
      <w:pPr>
        <w:pStyle w:val="M0"/>
        <w:spacing w:after="0"/>
        <w:rPr>
          <w:sz w:val="16"/>
        </w:rPr>
      </w:pPr>
    </w:p>
    <w:p w14:paraId="63E3F9C2"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3BF16BA8"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37BBE040" w14:textId="77777777" w:rsidR="00E80769" w:rsidRPr="00E77497" w:rsidRDefault="00E80769" w:rsidP="00E80769">
      <w:pPr>
        <w:pStyle w:val="M0"/>
        <w:spacing w:after="0"/>
        <w:rPr>
          <w:sz w:val="16"/>
        </w:rPr>
      </w:pPr>
    </w:p>
    <w:p w14:paraId="3D96D762"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5ED1A62A"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2BE071C0" w14:textId="77777777" w:rsidR="00E80769" w:rsidRPr="00E77497" w:rsidRDefault="00E80769" w:rsidP="00E80769">
      <w:pPr>
        <w:pStyle w:val="M0"/>
        <w:spacing w:after="0"/>
        <w:rPr>
          <w:sz w:val="16"/>
        </w:rPr>
      </w:pPr>
    </w:p>
    <w:p w14:paraId="5C789A15"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19BBEE79" w14:textId="77777777" w:rsidR="00E80769" w:rsidRPr="00E77497" w:rsidRDefault="00E80769" w:rsidP="00E80769">
      <w:pPr>
        <w:pStyle w:val="SyntaxDefinition"/>
      </w:pPr>
      <w:r w:rsidRPr="00E77497">
        <w:t>IdentifierStart</w:t>
      </w:r>
      <w:r w:rsidRPr="00E77497">
        <w:br/>
        <w:t>IdentifierName IdentifierPart</w:t>
      </w:r>
    </w:p>
    <w:p w14:paraId="59B85F70" w14:textId="77777777" w:rsidR="00E80769" w:rsidRPr="00E77497" w:rsidRDefault="00E80769" w:rsidP="00E80769">
      <w:pPr>
        <w:pStyle w:val="M0"/>
        <w:spacing w:after="0"/>
        <w:rPr>
          <w:sz w:val="16"/>
        </w:rPr>
      </w:pPr>
    </w:p>
    <w:p w14:paraId="11323078"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4D7A2AD5"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62CA12E8" w14:textId="77777777" w:rsidR="00E80769" w:rsidRPr="00E77497" w:rsidRDefault="00E80769" w:rsidP="00E80769">
      <w:pPr>
        <w:pStyle w:val="M0"/>
        <w:spacing w:after="0"/>
        <w:rPr>
          <w:sz w:val="16"/>
        </w:rPr>
      </w:pPr>
    </w:p>
    <w:p w14:paraId="7D442CD6"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3B7916C9"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2F6BFF67"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5D31D8D9"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5C58F324"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5B74A503"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24EB4460"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70AADA02"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657A7556"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25F452C3"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2917D99C"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1303F630"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1A0851FA" w14:textId="77777777" w:rsidR="00E80769" w:rsidRPr="00E77497" w:rsidRDefault="00E80769" w:rsidP="00E80769">
      <w:pPr>
        <w:pStyle w:val="M0"/>
        <w:spacing w:after="0"/>
        <w:rPr>
          <w:sz w:val="16"/>
        </w:rPr>
      </w:pPr>
    </w:p>
    <w:p w14:paraId="4C3DA2AF"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14:paraId="3A23110A" w14:textId="77777777" w:rsidTr="00B46C10">
        <w:trPr>
          <w:trHeight w:hRule="exact" w:val="240"/>
        </w:trPr>
        <w:tc>
          <w:tcPr>
            <w:tcW w:w="1895" w:type="dxa"/>
          </w:tcPr>
          <w:p w14:paraId="7396FC9F" w14:textId="77777777" w:rsidR="00E80769" w:rsidRPr="00E77497" w:rsidRDefault="00E80769" w:rsidP="00B46C10">
            <w:pPr>
              <w:pStyle w:val="SyntaxOneOf"/>
            </w:pPr>
            <w:r w:rsidRPr="00E77497">
              <w:t>break</w:t>
            </w:r>
          </w:p>
        </w:tc>
        <w:tc>
          <w:tcPr>
            <w:tcW w:w="1895" w:type="dxa"/>
          </w:tcPr>
          <w:p w14:paraId="026652EE" w14:textId="77777777" w:rsidR="00E80769" w:rsidRPr="00E77497" w:rsidRDefault="00E80769" w:rsidP="00B46C10">
            <w:pPr>
              <w:pStyle w:val="SyntaxOneOf"/>
            </w:pPr>
            <w:r w:rsidRPr="00E77497">
              <w:t>do</w:t>
            </w:r>
            <w:r w:rsidRPr="00E77497" w:rsidDel="009E4B6C">
              <w:t xml:space="preserve"> </w:t>
            </w:r>
          </w:p>
        </w:tc>
        <w:tc>
          <w:tcPr>
            <w:tcW w:w="1895" w:type="dxa"/>
          </w:tcPr>
          <w:p w14:paraId="2A882EFB" w14:textId="77777777" w:rsidR="00E80769" w:rsidRPr="00E77497" w:rsidRDefault="00E80769" w:rsidP="00B46C10">
            <w:pPr>
              <w:pStyle w:val="SyntaxOneOf"/>
            </w:pPr>
            <w:r w:rsidRPr="00E77497">
              <w:t>instanceof</w:t>
            </w:r>
            <w:r w:rsidRPr="00E77497" w:rsidDel="009E4B6C">
              <w:t xml:space="preserve"> </w:t>
            </w:r>
          </w:p>
        </w:tc>
        <w:tc>
          <w:tcPr>
            <w:tcW w:w="1895" w:type="dxa"/>
          </w:tcPr>
          <w:p w14:paraId="457F27B4" w14:textId="77777777" w:rsidR="00E80769" w:rsidRPr="00E77497" w:rsidRDefault="00E80769" w:rsidP="00B46C10">
            <w:pPr>
              <w:pStyle w:val="SyntaxOneOf"/>
            </w:pPr>
            <w:r w:rsidRPr="00E77497">
              <w:t>typeof</w:t>
            </w:r>
            <w:r w:rsidRPr="00E77497" w:rsidDel="009E4B6C">
              <w:t xml:space="preserve"> </w:t>
            </w:r>
          </w:p>
        </w:tc>
      </w:tr>
      <w:tr w:rsidR="00E80769" w:rsidRPr="00E77497" w14:paraId="25D23F25" w14:textId="77777777" w:rsidTr="00B46C10">
        <w:trPr>
          <w:trHeight w:hRule="exact" w:val="240"/>
        </w:trPr>
        <w:tc>
          <w:tcPr>
            <w:tcW w:w="1895" w:type="dxa"/>
          </w:tcPr>
          <w:p w14:paraId="6E516EA4" w14:textId="77777777" w:rsidR="00E80769" w:rsidRPr="00E77497" w:rsidRDefault="00E80769" w:rsidP="00B46C10">
            <w:pPr>
              <w:pStyle w:val="SyntaxOneOf"/>
            </w:pPr>
            <w:r w:rsidRPr="00E77497">
              <w:t>case</w:t>
            </w:r>
          </w:p>
        </w:tc>
        <w:tc>
          <w:tcPr>
            <w:tcW w:w="1895" w:type="dxa"/>
          </w:tcPr>
          <w:p w14:paraId="450E8AC1" w14:textId="77777777" w:rsidR="00E80769" w:rsidRPr="00E77497" w:rsidRDefault="00E80769" w:rsidP="00B46C10">
            <w:pPr>
              <w:pStyle w:val="SyntaxOneOf"/>
            </w:pPr>
            <w:r w:rsidRPr="00E77497">
              <w:t>else</w:t>
            </w:r>
          </w:p>
        </w:tc>
        <w:tc>
          <w:tcPr>
            <w:tcW w:w="1895" w:type="dxa"/>
          </w:tcPr>
          <w:p w14:paraId="59EDEDA5" w14:textId="77777777" w:rsidR="00E80769" w:rsidRPr="00E77497" w:rsidRDefault="00E80769" w:rsidP="00B46C10">
            <w:pPr>
              <w:pStyle w:val="SyntaxOneOf"/>
            </w:pPr>
            <w:r w:rsidRPr="00E77497">
              <w:t>new</w:t>
            </w:r>
          </w:p>
        </w:tc>
        <w:tc>
          <w:tcPr>
            <w:tcW w:w="1895" w:type="dxa"/>
          </w:tcPr>
          <w:p w14:paraId="17C2C37D" w14:textId="77777777" w:rsidR="00E80769" w:rsidRPr="00E77497" w:rsidRDefault="00E80769" w:rsidP="00B46C10">
            <w:pPr>
              <w:pStyle w:val="SyntaxOneOf"/>
            </w:pPr>
            <w:r w:rsidRPr="00E77497">
              <w:t>var</w:t>
            </w:r>
          </w:p>
        </w:tc>
      </w:tr>
      <w:tr w:rsidR="00E80769" w:rsidRPr="00E77497" w14:paraId="7BAFD6A6" w14:textId="77777777" w:rsidTr="00B46C10">
        <w:trPr>
          <w:trHeight w:hRule="exact" w:val="240"/>
        </w:trPr>
        <w:tc>
          <w:tcPr>
            <w:tcW w:w="1895" w:type="dxa"/>
          </w:tcPr>
          <w:p w14:paraId="0DCD32C8" w14:textId="77777777" w:rsidR="00E80769" w:rsidRPr="00E77497" w:rsidRDefault="00E80769" w:rsidP="00B46C10">
            <w:pPr>
              <w:pStyle w:val="SyntaxOneOf"/>
            </w:pPr>
            <w:r w:rsidRPr="00E77497">
              <w:t>catch</w:t>
            </w:r>
          </w:p>
        </w:tc>
        <w:tc>
          <w:tcPr>
            <w:tcW w:w="1895" w:type="dxa"/>
          </w:tcPr>
          <w:p w14:paraId="1421C8F3" w14:textId="77777777" w:rsidR="00E80769" w:rsidRPr="00E77497" w:rsidRDefault="00E80769" w:rsidP="00B46C10">
            <w:pPr>
              <w:pStyle w:val="SyntaxOneOf"/>
            </w:pPr>
            <w:r w:rsidRPr="00E77497">
              <w:t>finally</w:t>
            </w:r>
          </w:p>
        </w:tc>
        <w:tc>
          <w:tcPr>
            <w:tcW w:w="1895" w:type="dxa"/>
          </w:tcPr>
          <w:p w14:paraId="6F26BEC8" w14:textId="77777777" w:rsidR="00E80769" w:rsidRPr="00E77497" w:rsidRDefault="00E80769" w:rsidP="00B46C10">
            <w:pPr>
              <w:pStyle w:val="SyntaxOneOf"/>
            </w:pPr>
            <w:r w:rsidRPr="00E77497">
              <w:t>return</w:t>
            </w:r>
          </w:p>
        </w:tc>
        <w:tc>
          <w:tcPr>
            <w:tcW w:w="1895" w:type="dxa"/>
          </w:tcPr>
          <w:p w14:paraId="3C71FAD0" w14:textId="77777777" w:rsidR="00E80769" w:rsidRPr="00E77497" w:rsidRDefault="00E80769" w:rsidP="00B46C10">
            <w:pPr>
              <w:pStyle w:val="SyntaxOneOf"/>
            </w:pPr>
            <w:r w:rsidRPr="00E77497">
              <w:t>void</w:t>
            </w:r>
          </w:p>
        </w:tc>
      </w:tr>
      <w:tr w:rsidR="00E80769" w:rsidRPr="00E77497" w14:paraId="3C59664C" w14:textId="77777777" w:rsidTr="00B46C10">
        <w:trPr>
          <w:trHeight w:hRule="exact" w:val="240"/>
        </w:trPr>
        <w:tc>
          <w:tcPr>
            <w:tcW w:w="1895" w:type="dxa"/>
          </w:tcPr>
          <w:p w14:paraId="23CA9D63" w14:textId="77777777" w:rsidR="00E80769" w:rsidRPr="00E77497" w:rsidRDefault="00E80769" w:rsidP="00B46C10">
            <w:pPr>
              <w:pStyle w:val="SyntaxOneOf"/>
            </w:pPr>
            <w:r w:rsidRPr="00E77497">
              <w:t>continue</w:t>
            </w:r>
          </w:p>
        </w:tc>
        <w:tc>
          <w:tcPr>
            <w:tcW w:w="1895" w:type="dxa"/>
          </w:tcPr>
          <w:p w14:paraId="2F0494D7" w14:textId="77777777" w:rsidR="00E80769" w:rsidRPr="00E77497" w:rsidRDefault="00E80769" w:rsidP="00B46C10">
            <w:pPr>
              <w:pStyle w:val="SyntaxOneOf"/>
            </w:pPr>
            <w:r w:rsidRPr="00E77497">
              <w:t>for</w:t>
            </w:r>
          </w:p>
        </w:tc>
        <w:tc>
          <w:tcPr>
            <w:tcW w:w="1895" w:type="dxa"/>
          </w:tcPr>
          <w:p w14:paraId="5DCEC695" w14:textId="77777777" w:rsidR="00E80769" w:rsidRPr="00E77497" w:rsidRDefault="00E80769" w:rsidP="00B46C10">
            <w:pPr>
              <w:pStyle w:val="SyntaxOneOf"/>
            </w:pPr>
            <w:r w:rsidRPr="00E77497">
              <w:t>switch</w:t>
            </w:r>
          </w:p>
        </w:tc>
        <w:tc>
          <w:tcPr>
            <w:tcW w:w="1895" w:type="dxa"/>
          </w:tcPr>
          <w:p w14:paraId="60A53119" w14:textId="77777777" w:rsidR="00E80769" w:rsidRPr="00E77497" w:rsidRDefault="00E80769" w:rsidP="00B46C10">
            <w:pPr>
              <w:pStyle w:val="SyntaxOneOf"/>
            </w:pPr>
            <w:r w:rsidRPr="00E77497">
              <w:t>while</w:t>
            </w:r>
          </w:p>
        </w:tc>
      </w:tr>
      <w:tr w:rsidR="00E80769" w:rsidRPr="00E77497" w14:paraId="7F5FEF05" w14:textId="77777777" w:rsidTr="00B46C10">
        <w:trPr>
          <w:trHeight w:hRule="exact" w:val="240"/>
        </w:trPr>
        <w:tc>
          <w:tcPr>
            <w:tcW w:w="1895" w:type="dxa"/>
          </w:tcPr>
          <w:p w14:paraId="4CB63FC2" w14:textId="77777777" w:rsidR="00E80769" w:rsidRPr="00E77497" w:rsidRDefault="00E80769" w:rsidP="00B46C10">
            <w:pPr>
              <w:pStyle w:val="SyntaxOneOf"/>
            </w:pPr>
            <w:r w:rsidRPr="00E77497">
              <w:t>debugger</w:t>
            </w:r>
            <w:r w:rsidRPr="00E77497" w:rsidDel="009E4B6C">
              <w:t xml:space="preserve"> </w:t>
            </w:r>
          </w:p>
        </w:tc>
        <w:tc>
          <w:tcPr>
            <w:tcW w:w="1895" w:type="dxa"/>
          </w:tcPr>
          <w:p w14:paraId="06B8E0A1" w14:textId="77777777" w:rsidR="00E80769" w:rsidRPr="00E77497" w:rsidRDefault="00E80769" w:rsidP="00B46C10">
            <w:pPr>
              <w:pStyle w:val="SyntaxOneOf"/>
            </w:pPr>
            <w:r w:rsidRPr="00E77497">
              <w:t>function</w:t>
            </w:r>
          </w:p>
        </w:tc>
        <w:tc>
          <w:tcPr>
            <w:tcW w:w="1895" w:type="dxa"/>
          </w:tcPr>
          <w:p w14:paraId="7D8E2A38" w14:textId="77777777" w:rsidR="00E80769" w:rsidRPr="00E77497" w:rsidRDefault="00E80769" w:rsidP="00B46C10">
            <w:pPr>
              <w:pStyle w:val="SyntaxOneOf"/>
            </w:pPr>
            <w:r w:rsidRPr="00E77497">
              <w:t>this</w:t>
            </w:r>
          </w:p>
        </w:tc>
        <w:tc>
          <w:tcPr>
            <w:tcW w:w="1895" w:type="dxa"/>
          </w:tcPr>
          <w:p w14:paraId="51F6AD37" w14:textId="77777777" w:rsidR="00E80769" w:rsidRPr="00E77497" w:rsidRDefault="00E80769" w:rsidP="00B46C10">
            <w:pPr>
              <w:pStyle w:val="SyntaxOneOf"/>
            </w:pPr>
            <w:r w:rsidRPr="00E77497">
              <w:t>with</w:t>
            </w:r>
          </w:p>
        </w:tc>
      </w:tr>
      <w:tr w:rsidR="00E80769" w:rsidRPr="00E77497" w14:paraId="7BC67A11" w14:textId="77777777" w:rsidTr="00B46C10">
        <w:trPr>
          <w:trHeight w:hRule="exact" w:val="240"/>
        </w:trPr>
        <w:tc>
          <w:tcPr>
            <w:tcW w:w="1895" w:type="dxa"/>
          </w:tcPr>
          <w:p w14:paraId="1E617D11" w14:textId="77777777" w:rsidR="00E80769" w:rsidRPr="00E77497" w:rsidRDefault="00E80769" w:rsidP="00B46C10">
            <w:pPr>
              <w:pStyle w:val="SyntaxOneOf"/>
            </w:pPr>
            <w:r w:rsidRPr="00E77497">
              <w:t>default</w:t>
            </w:r>
          </w:p>
        </w:tc>
        <w:tc>
          <w:tcPr>
            <w:tcW w:w="1895" w:type="dxa"/>
          </w:tcPr>
          <w:p w14:paraId="1D07BE88" w14:textId="77777777" w:rsidR="00E80769" w:rsidRPr="00E77497" w:rsidRDefault="00E80769" w:rsidP="00B46C10">
            <w:pPr>
              <w:pStyle w:val="SyntaxOneOf"/>
            </w:pPr>
            <w:r w:rsidRPr="00E77497">
              <w:t>if</w:t>
            </w:r>
          </w:p>
        </w:tc>
        <w:tc>
          <w:tcPr>
            <w:tcW w:w="1895" w:type="dxa"/>
          </w:tcPr>
          <w:p w14:paraId="4D253A94" w14:textId="77777777" w:rsidR="00E80769" w:rsidRPr="00E77497" w:rsidRDefault="00E80769" w:rsidP="00B46C10">
            <w:pPr>
              <w:pStyle w:val="SyntaxOneOf"/>
            </w:pPr>
            <w:r w:rsidRPr="00E77497">
              <w:t>throw</w:t>
            </w:r>
          </w:p>
        </w:tc>
        <w:tc>
          <w:tcPr>
            <w:tcW w:w="1895" w:type="dxa"/>
          </w:tcPr>
          <w:p w14:paraId="28450B12" w14:textId="77777777" w:rsidR="00E80769" w:rsidRPr="00E77497" w:rsidRDefault="00E80769" w:rsidP="00B46C10">
            <w:pPr>
              <w:pStyle w:val="SyntaxOneOf"/>
            </w:pPr>
          </w:p>
        </w:tc>
      </w:tr>
      <w:tr w:rsidR="00E80769" w:rsidRPr="00E77497" w14:paraId="4E7FEA5C" w14:textId="77777777" w:rsidTr="00B46C10">
        <w:trPr>
          <w:trHeight w:hRule="exact" w:val="240"/>
        </w:trPr>
        <w:tc>
          <w:tcPr>
            <w:tcW w:w="1895" w:type="dxa"/>
          </w:tcPr>
          <w:p w14:paraId="0845D7CA" w14:textId="77777777" w:rsidR="00E80769" w:rsidRPr="00E77497" w:rsidRDefault="00E80769" w:rsidP="00B46C10">
            <w:pPr>
              <w:pStyle w:val="SyntaxOneOf"/>
            </w:pPr>
            <w:r w:rsidRPr="00E77497">
              <w:t>delete</w:t>
            </w:r>
          </w:p>
        </w:tc>
        <w:tc>
          <w:tcPr>
            <w:tcW w:w="1895" w:type="dxa"/>
          </w:tcPr>
          <w:p w14:paraId="7A740C5D" w14:textId="77777777" w:rsidR="00E80769" w:rsidRPr="00E77497" w:rsidRDefault="00E80769" w:rsidP="00B46C10">
            <w:pPr>
              <w:pStyle w:val="SyntaxOneOf"/>
            </w:pPr>
            <w:r w:rsidRPr="00E77497">
              <w:t>in</w:t>
            </w:r>
          </w:p>
        </w:tc>
        <w:tc>
          <w:tcPr>
            <w:tcW w:w="1895" w:type="dxa"/>
          </w:tcPr>
          <w:p w14:paraId="510B3D87" w14:textId="77777777" w:rsidR="00E80769" w:rsidRPr="00E77497" w:rsidRDefault="00E80769" w:rsidP="00B46C10">
            <w:pPr>
              <w:pStyle w:val="SyntaxOneOf"/>
            </w:pPr>
            <w:r w:rsidRPr="00E77497">
              <w:t>try</w:t>
            </w:r>
          </w:p>
        </w:tc>
        <w:tc>
          <w:tcPr>
            <w:tcW w:w="1895" w:type="dxa"/>
          </w:tcPr>
          <w:p w14:paraId="374433B1" w14:textId="77777777" w:rsidR="00E80769" w:rsidRPr="00E77497" w:rsidRDefault="00E80769" w:rsidP="00B46C10">
            <w:pPr>
              <w:pStyle w:val="SyntaxOneOf"/>
            </w:pPr>
          </w:p>
        </w:tc>
      </w:tr>
    </w:tbl>
    <w:p w14:paraId="1C4EBC31" w14:textId="77777777" w:rsidR="00E80769" w:rsidRPr="00E77497" w:rsidRDefault="00E80769" w:rsidP="00E80769">
      <w:pPr>
        <w:pStyle w:val="M0"/>
        <w:spacing w:after="0"/>
        <w:rPr>
          <w:sz w:val="16"/>
        </w:rPr>
      </w:pPr>
    </w:p>
    <w:p w14:paraId="13966571" w14:textId="77777777" w:rsidR="00E80769" w:rsidRPr="00E77497" w:rsidRDefault="00E80769" w:rsidP="00E80769">
      <w:pPr>
        <w:pStyle w:val="M0"/>
        <w:spacing w:after="0"/>
        <w:rPr>
          <w:sz w:val="16"/>
        </w:rPr>
      </w:pPr>
    </w:p>
    <w:p w14:paraId="0BBE5807"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14:paraId="06A01B60" w14:textId="77777777" w:rsidTr="00B46C10">
        <w:trPr>
          <w:trHeight w:hRule="exact" w:val="240"/>
        </w:trPr>
        <w:tc>
          <w:tcPr>
            <w:tcW w:w="1895" w:type="dxa"/>
          </w:tcPr>
          <w:p w14:paraId="2043ABF5" w14:textId="77777777" w:rsidR="00E80769" w:rsidRPr="00E77497" w:rsidRDefault="00E80769" w:rsidP="00B46C10">
            <w:pPr>
              <w:pStyle w:val="SyntaxOneOf"/>
              <w:keepNext/>
            </w:pPr>
            <w:r w:rsidRPr="00E77497">
              <w:t>class</w:t>
            </w:r>
          </w:p>
        </w:tc>
        <w:tc>
          <w:tcPr>
            <w:tcW w:w="1895" w:type="dxa"/>
          </w:tcPr>
          <w:p w14:paraId="5F289E4F" w14:textId="77777777" w:rsidR="00E80769" w:rsidRPr="00E77497" w:rsidRDefault="00E80769" w:rsidP="00B46C10">
            <w:pPr>
              <w:pStyle w:val="SyntaxOneOf"/>
              <w:keepNext/>
            </w:pPr>
            <w:r w:rsidRPr="00E77497">
              <w:t>enum</w:t>
            </w:r>
          </w:p>
        </w:tc>
        <w:tc>
          <w:tcPr>
            <w:tcW w:w="1895" w:type="dxa"/>
          </w:tcPr>
          <w:p w14:paraId="344E2167" w14:textId="77777777" w:rsidR="00E80769" w:rsidRPr="00E77497" w:rsidRDefault="00E80769" w:rsidP="00B46C10">
            <w:pPr>
              <w:pStyle w:val="SyntaxOneOf"/>
              <w:keepNext/>
            </w:pPr>
            <w:r w:rsidRPr="00E77497">
              <w:t>extends</w:t>
            </w:r>
          </w:p>
        </w:tc>
        <w:tc>
          <w:tcPr>
            <w:tcW w:w="1895" w:type="dxa"/>
          </w:tcPr>
          <w:p w14:paraId="34644B0E" w14:textId="77777777" w:rsidR="00E80769" w:rsidRPr="00E77497" w:rsidRDefault="00E80769" w:rsidP="00B46C10">
            <w:pPr>
              <w:pStyle w:val="SyntaxOneOf"/>
              <w:keepNext/>
            </w:pPr>
            <w:r w:rsidRPr="00E77497">
              <w:t>super</w:t>
            </w:r>
          </w:p>
        </w:tc>
      </w:tr>
      <w:tr w:rsidR="00E80769" w:rsidRPr="00E77497" w14:paraId="202D8EBA" w14:textId="77777777" w:rsidTr="00B46C10">
        <w:trPr>
          <w:trHeight w:hRule="exact" w:val="240"/>
        </w:trPr>
        <w:tc>
          <w:tcPr>
            <w:tcW w:w="1895" w:type="dxa"/>
          </w:tcPr>
          <w:p w14:paraId="4746E9B2" w14:textId="77777777" w:rsidR="00E80769" w:rsidRPr="00E77497" w:rsidRDefault="00E80769" w:rsidP="00B46C10">
            <w:pPr>
              <w:pStyle w:val="SyntaxOneOf"/>
            </w:pPr>
            <w:r w:rsidRPr="00E77497">
              <w:t>const</w:t>
            </w:r>
          </w:p>
        </w:tc>
        <w:tc>
          <w:tcPr>
            <w:tcW w:w="1895" w:type="dxa"/>
          </w:tcPr>
          <w:p w14:paraId="068037DF" w14:textId="77777777" w:rsidR="00E80769" w:rsidRPr="00E77497" w:rsidRDefault="00E80769" w:rsidP="00B46C10">
            <w:pPr>
              <w:pStyle w:val="SyntaxOneOf"/>
            </w:pPr>
            <w:r w:rsidRPr="00E77497">
              <w:t>export</w:t>
            </w:r>
          </w:p>
        </w:tc>
        <w:tc>
          <w:tcPr>
            <w:tcW w:w="1895" w:type="dxa"/>
          </w:tcPr>
          <w:p w14:paraId="7FEC1031" w14:textId="77777777" w:rsidR="00E80769" w:rsidRPr="00E77497" w:rsidRDefault="00E80769" w:rsidP="00B46C10">
            <w:pPr>
              <w:pStyle w:val="SyntaxOneOf"/>
            </w:pPr>
            <w:r w:rsidRPr="00E77497">
              <w:t>import</w:t>
            </w:r>
            <w:r w:rsidRPr="00E77497">
              <w:br/>
            </w:r>
          </w:p>
        </w:tc>
        <w:tc>
          <w:tcPr>
            <w:tcW w:w="1895" w:type="dxa"/>
          </w:tcPr>
          <w:p w14:paraId="1E36321F" w14:textId="77777777" w:rsidR="00E80769" w:rsidRPr="00E77497" w:rsidRDefault="00E80769" w:rsidP="00B46C10">
            <w:pPr>
              <w:pStyle w:val="SyntaxOneOf"/>
            </w:pPr>
          </w:p>
        </w:tc>
      </w:tr>
    </w:tbl>
    <w:p w14:paraId="0EC949A5"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Change w:id="14550">
          <w:tblGrid>
            <w:gridCol w:w="1891"/>
            <w:gridCol w:w="1891"/>
            <w:gridCol w:w="1891"/>
            <w:gridCol w:w="1891"/>
          </w:tblGrid>
        </w:tblGridChange>
      </w:tblGrid>
      <w:tr w:rsidR="00E80769" w:rsidRPr="00E77497" w14:paraId="3FA7756B" w14:textId="77777777" w:rsidTr="00B46C10">
        <w:trPr>
          <w:trHeight w:hRule="exact" w:val="240"/>
        </w:trPr>
        <w:tc>
          <w:tcPr>
            <w:tcW w:w="1891" w:type="dxa"/>
          </w:tcPr>
          <w:p w14:paraId="5B1AEAC6" w14:textId="77777777" w:rsidR="00E80769" w:rsidRPr="004D1BD1" w:rsidRDefault="00E80769" w:rsidP="00B46C10">
            <w:pPr>
              <w:pStyle w:val="SyntaxOneOf"/>
            </w:pPr>
            <w:r w:rsidRPr="004D1BD1">
              <w:t>implements</w:t>
            </w:r>
          </w:p>
        </w:tc>
        <w:tc>
          <w:tcPr>
            <w:tcW w:w="1891" w:type="dxa"/>
          </w:tcPr>
          <w:p w14:paraId="32AD91BC" w14:textId="77777777" w:rsidR="00E80769" w:rsidRPr="008B7F6F" w:rsidRDefault="00E80769" w:rsidP="00B46C10">
            <w:pPr>
              <w:pStyle w:val="SyntaxOneOf"/>
            </w:pPr>
            <w:r w:rsidRPr="008B7F6F">
              <w:t>let</w:t>
            </w:r>
          </w:p>
        </w:tc>
        <w:tc>
          <w:tcPr>
            <w:tcW w:w="1891" w:type="dxa"/>
          </w:tcPr>
          <w:p w14:paraId="47BCB10A" w14:textId="77777777" w:rsidR="00E80769" w:rsidRPr="006B6D0A" w:rsidRDefault="00E80769" w:rsidP="00B46C10">
            <w:pPr>
              <w:pStyle w:val="SyntaxOneOf"/>
            </w:pPr>
            <w:r w:rsidRPr="006B6D0A">
              <w:t>private</w:t>
            </w:r>
          </w:p>
        </w:tc>
        <w:tc>
          <w:tcPr>
            <w:tcW w:w="1891" w:type="dxa"/>
          </w:tcPr>
          <w:p w14:paraId="2CE09B02" w14:textId="77777777" w:rsidR="00E80769" w:rsidRPr="006B6D0A" w:rsidRDefault="00E80769" w:rsidP="00B46C10">
            <w:pPr>
              <w:pStyle w:val="SyntaxOneOf"/>
            </w:pPr>
            <w:r w:rsidRPr="006B6D0A">
              <w:t>public</w:t>
            </w:r>
          </w:p>
        </w:tc>
      </w:tr>
      <w:tr w:rsidR="00E80769" w:rsidRPr="00E77497" w14:paraId="6E7BC26D" w14:textId="77777777" w:rsidTr="00B46C10">
        <w:trPr>
          <w:trHeight w:hRule="exact" w:val="240"/>
        </w:trPr>
        <w:tc>
          <w:tcPr>
            <w:tcW w:w="1891" w:type="dxa"/>
          </w:tcPr>
          <w:p w14:paraId="16504D9C" w14:textId="77777777" w:rsidR="00E80769" w:rsidRPr="00E77497" w:rsidRDefault="00E80769" w:rsidP="00B46C10">
            <w:pPr>
              <w:pStyle w:val="SyntaxOneOf"/>
            </w:pPr>
            <w:r w:rsidRPr="00E77497">
              <w:t>interface</w:t>
            </w:r>
          </w:p>
        </w:tc>
        <w:tc>
          <w:tcPr>
            <w:tcW w:w="1891" w:type="dxa"/>
          </w:tcPr>
          <w:p w14:paraId="21BE14F1" w14:textId="77777777" w:rsidR="00E80769" w:rsidRPr="00E77497" w:rsidRDefault="00E80769" w:rsidP="00B46C10">
            <w:pPr>
              <w:pStyle w:val="SyntaxOneOf"/>
            </w:pPr>
            <w:r w:rsidRPr="00E77497">
              <w:t>package</w:t>
            </w:r>
          </w:p>
        </w:tc>
        <w:tc>
          <w:tcPr>
            <w:tcW w:w="1891" w:type="dxa"/>
          </w:tcPr>
          <w:p w14:paraId="14362F08" w14:textId="77777777" w:rsidR="00E80769" w:rsidRPr="00E77497" w:rsidRDefault="00E80769" w:rsidP="00B46C10">
            <w:pPr>
              <w:pStyle w:val="SyntaxOneOf"/>
            </w:pPr>
            <w:r w:rsidRPr="00E77497">
              <w:t>protected</w:t>
            </w:r>
          </w:p>
        </w:tc>
        <w:tc>
          <w:tcPr>
            <w:tcW w:w="1891" w:type="dxa"/>
          </w:tcPr>
          <w:p w14:paraId="7DB6F256" w14:textId="77777777" w:rsidR="00E80769" w:rsidRPr="00E77497" w:rsidRDefault="00E80769" w:rsidP="00B46C10">
            <w:pPr>
              <w:pStyle w:val="SyntaxOneOf"/>
            </w:pPr>
            <w:r w:rsidRPr="00E77497">
              <w:t>static</w:t>
            </w:r>
          </w:p>
        </w:tc>
      </w:tr>
      <w:tr w:rsidR="00E80769" w:rsidRPr="00E77497" w14:paraId="16E8C494" w14:textId="77777777" w:rsidTr="00B46C10">
        <w:trPr>
          <w:trHeight w:hRule="exact" w:val="240"/>
        </w:trPr>
        <w:tc>
          <w:tcPr>
            <w:tcW w:w="1891" w:type="dxa"/>
          </w:tcPr>
          <w:p w14:paraId="1CDED319" w14:textId="77777777" w:rsidR="00E80769" w:rsidRPr="00E77497" w:rsidRDefault="00E80769" w:rsidP="00B46C10">
            <w:pPr>
              <w:pStyle w:val="SyntaxOneOf"/>
            </w:pPr>
            <w:r w:rsidRPr="00E77497">
              <w:t>yield</w:t>
            </w:r>
          </w:p>
        </w:tc>
        <w:tc>
          <w:tcPr>
            <w:tcW w:w="1891" w:type="dxa"/>
          </w:tcPr>
          <w:p w14:paraId="2B553788" w14:textId="77777777" w:rsidR="00E80769" w:rsidRPr="00E77497" w:rsidRDefault="00E80769" w:rsidP="00B46C10">
            <w:pPr>
              <w:pStyle w:val="SyntaxOneOf"/>
            </w:pPr>
          </w:p>
        </w:tc>
        <w:tc>
          <w:tcPr>
            <w:tcW w:w="1891" w:type="dxa"/>
          </w:tcPr>
          <w:p w14:paraId="7F4020E3" w14:textId="77777777" w:rsidR="00E80769" w:rsidRPr="00E77497" w:rsidRDefault="00E80769" w:rsidP="00B46C10">
            <w:pPr>
              <w:pStyle w:val="SyntaxOneOf"/>
            </w:pPr>
          </w:p>
        </w:tc>
        <w:tc>
          <w:tcPr>
            <w:tcW w:w="1891" w:type="dxa"/>
          </w:tcPr>
          <w:p w14:paraId="5A3AA56A" w14:textId="77777777" w:rsidR="00E80769" w:rsidRPr="00E77497" w:rsidRDefault="00E80769" w:rsidP="00B46C10">
            <w:pPr>
              <w:pStyle w:val="SyntaxOneOf"/>
            </w:pPr>
          </w:p>
        </w:tc>
      </w:tr>
    </w:tbl>
    <w:p w14:paraId="7ACA18E9" w14:textId="77777777" w:rsidR="00E80769" w:rsidRPr="00E77497" w:rsidRDefault="00E80769" w:rsidP="00E80769">
      <w:pPr>
        <w:pStyle w:val="SyntaxRule"/>
      </w:pPr>
    </w:p>
    <w:p w14:paraId="362A96DC"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14:paraId="327C0C89" w14:textId="77777777" w:rsidTr="00B46C10">
        <w:tc>
          <w:tcPr>
            <w:tcW w:w="1263" w:type="dxa"/>
          </w:tcPr>
          <w:p w14:paraId="1AEA4546" w14:textId="77777777" w:rsidR="00E80769" w:rsidRPr="00E77497" w:rsidRDefault="00E80769" w:rsidP="00B46C10">
            <w:pPr>
              <w:pStyle w:val="SyntaxOneOf"/>
              <w:keepNext/>
            </w:pPr>
            <w:r w:rsidRPr="00E77497">
              <w:t>{</w:t>
            </w:r>
          </w:p>
        </w:tc>
        <w:tc>
          <w:tcPr>
            <w:tcW w:w="1263" w:type="dxa"/>
          </w:tcPr>
          <w:p w14:paraId="28704F9E" w14:textId="77777777" w:rsidR="00E80769" w:rsidRPr="00E77497" w:rsidRDefault="00E80769" w:rsidP="00B46C10">
            <w:pPr>
              <w:pStyle w:val="SyntaxOneOf"/>
              <w:keepNext/>
            </w:pPr>
            <w:r w:rsidRPr="00E77497">
              <w:t>}</w:t>
            </w:r>
          </w:p>
        </w:tc>
        <w:tc>
          <w:tcPr>
            <w:tcW w:w="1263" w:type="dxa"/>
          </w:tcPr>
          <w:p w14:paraId="77AB3B49" w14:textId="77777777" w:rsidR="00E80769" w:rsidRPr="00E77497" w:rsidRDefault="00E80769" w:rsidP="00B46C10">
            <w:pPr>
              <w:pStyle w:val="SyntaxOneOf"/>
              <w:keepNext/>
            </w:pPr>
            <w:r w:rsidRPr="00E77497">
              <w:t>(</w:t>
            </w:r>
          </w:p>
        </w:tc>
        <w:tc>
          <w:tcPr>
            <w:tcW w:w="1263" w:type="dxa"/>
          </w:tcPr>
          <w:p w14:paraId="7F0E4605" w14:textId="77777777" w:rsidR="00E80769" w:rsidRPr="00E77497" w:rsidRDefault="00E80769" w:rsidP="00B46C10">
            <w:pPr>
              <w:pStyle w:val="SyntaxOneOf"/>
              <w:keepNext/>
            </w:pPr>
            <w:r w:rsidRPr="00E77497">
              <w:t>)</w:t>
            </w:r>
          </w:p>
        </w:tc>
        <w:tc>
          <w:tcPr>
            <w:tcW w:w="1263" w:type="dxa"/>
          </w:tcPr>
          <w:p w14:paraId="61A11A3C" w14:textId="77777777" w:rsidR="00E80769" w:rsidRPr="00E77497" w:rsidRDefault="00E80769" w:rsidP="00B46C10">
            <w:pPr>
              <w:pStyle w:val="SyntaxOneOf"/>
              <w:keepNext/>
            </w:pPr>
            <w:r w:rsidRPr="00E77497">
              <w:t>[</w:t>
            </w:r>
          </w:p>
        </w:tc>
        <w:tc>
          <w:tcPr>
            <w:tcW w:w="1263" w:type="dxa"/>
          </w:tcPr>
          <w:p w14:paraId="7C7869B4" w14:textId="77777777" w:rsidR="00E80769" w:rsidRPr="00E77497" w:rsidRDefault="00E80769" w:rsidP="00B46C10">
            <w:pPr>
              <w:pStyle w:val="SyntaxOneOf"/>
              <w:keepNext/>
            </w:pPr>
            <w:r w:rsidRPr="00E77497">
              <w:t>]</w:t>
            </w:r>
          </w:p>
        </w:tc>
      </w:tr>
      <w:tr w:rsidR="00E80769" w:rsidRPr="00E77497" w14:paraId="3BFA2D96" w14:textId="77777777" w:rsidTr="00B46C10">
        <w:tc>
          <w:tcPr>
            <w:tcW w:w="1263" w:type="dxa"/>
          </w:tcPr>
          <w:p w14:paraId="5BF9BE35" w14:textId="77777777" w:rsidR="00E80769" w:rsidRPr="00E77497" w:rsidRDefault="00E80769" w:rsidP="00B46C10">
            <w:pPr>
              <w:pStyle w:val="SyntaxOneOf"/>
              <w:keepNext/>
            </w:pPr>
            <w:r w:rsidRPr="00E77497">
              <w:t>.</w:t>
            </w:r>
          </w:p>
        </w:tc>
        <w:tc>
          <w:tcPr>
            <w:tcW w:w="1263" w:type="dxa"/>
          </w:tcPr>
          <w:p w14:paraId="1702DA50" w14:textId="77777777" w:rsidR="00E80769" w:rsidRPr="00E77497" w:rsidRDefault="00E80769" w:rsidP="00B46C10">
            <w:pPr>
              <w:pStyle w:val="SyntaxOneOf"/>
              <w:keepNext/>
            </w:pPr>
            <w:r w:rsidRPr="00E77497">
              <w:t>;</w:t>
            </w:r>
          </w:p>
        </w:tc>
        <w:tc>
          <w:tcPr>
            <w:tcW w:w="1263" w:type="dxa"/>
          </w:tcPr>
          <w:p w14:paraId="637DE77B" w14:textId="77777777" w:rsidR="00E80769" w:rsidRPr="00E77497" w:rsidRDefault="00E80769" w:rsidP="00B46C10">
            <w:pPr>
              <w:pStyle w:val="SyntaxOneOf"/>
              <w:keepNext/>
            </w:pPr>
            <w:r w:rsidRPr="00E77497">
              <w:t>,</w:t>
            </w:r>
          </w:p>
        </w:tc>
        <w:tc>
          <w:tcPr>
            <w:tcW w:w="1263" w:type="dxa"/>
          </w:tcPr>
          <w:p w14:paraId="70265144" w14:textId="77777777" w:rsidR="00E80769" w:rsidRPr="00E77497" w:rsidRDefault="00E80769" w:rsidP="00B46C10">
            <w:pPr>
              <w:pStyle w:val="SyntaxOneOf"/>
              <w:keepNext/>
            </w:pPr>
            <w:r w:rsidRPr="00E77497">
              <w:t>&lt;</w:t>
            </w:r>
          </w:p>
        </w:tc>
        <w:tc>
          <w:tcPr>
            <w:tcW w:w="1263" w:type="dxa"/>
          </w:tcPr>
          <w:p w14:paraId="09089A03" w14:textId="77777777" w:rsidR="00E80769" w:rsidRPr="00E77497" w:rsidRDefault="00E80769" w:rsidP="00B46C10">
            <w:pPr>
              <w:pStyle w:val="SyntaxOneOf"/>
              <w:keepNext/>
            </w:pPr>
            <w:r w:rsidRPr="00E77497">
              <w:t>&gt;</w:t>
            </w:r>
          </w:p>
        </w:tc>
        <w:tc>
          <w:tcPr>
            <w:tcW w:w="1263" w:type="dxa"/>
          </w:tcPr>
          <w:p w14:paraId="2A0925C1" w14:textId="77777777" w:rsidR="00E80769" w:rsidRPr="00E77497" w:rsidRDefault="00E80769" w:rsidP="00B46C10">
            <w:pPr>
              <w:pStyle w:val="SyntaxOneOf"/>
              <w:keepNext/>
            </w:pPr>
            <w:r w:rsidRPr="00E77497">
              <w:t>&lt;=</w:t>
            </w:r>
          </w:p>
        </w:tc>
      </w:tr>
      <w:tr w:rsidR="00E80769" w:rsidRPr="00E77497" w14:paraId="63C48C08" w14:textId="77777777" w:rsidTr="00B46C10">
        <w:tc>
          <w:tcPr>
            <w:tcW w:w="1263" w:type="dxa"/>
          </w:tcPr>
          <w:p w14:paraId="07B3B07B" w14:textId="77777777" w:rsidR="00E80769" w:rsidRPr="00E77497" w:rsidRDefault="00E80769" w:rsidP="00B46C10">
            <w:pPr>
              <w:pStyle w:val="SyntaxOneOf"/>
              <w:keepNext/>
            </w:pPr>
            <w:r w:rsidRPr="00E77497">
              <w:t>&gt;=</w:t>
            </w:r>
          </w:p>
        </w:tc>
        <w:tc>
          <w:tcPr>
            <w:tcW w:w="1263" w:type="dxa"/>
          </w:tcPr>
          <w:p w14:paraId="1386221F" w14:textId="77777777" w:rsidR="00E80769" w:rsidRPr="00E77497" w:rsidRDefault="00E80769" w:rsidP="00B46C10">
            <w:pPr>
              <w:pStyle w:val="SyntaxOneOf"/>
              <w:keepNext/>
            </w:pPr>
            <w:r w:rsidRPr="00E77497">
              <w:t>==</w:t>
            </w:r>
          </w:p>
        </w:tc>
        <w:tc>
          <w:tcPr>
            <w:tcW w:w="1263" w:type="dxa"/>
          </w:tcPr>
          <w:p w14:paraId="1BD7C506" w14:textId="77777777" w:rsidR="00E80769" w:rsidRPr="00E77497" w:rsidRDefault="00E80769" w:rsidP="00B46C10">
            <w:pPr>
              <w:pStyle w:val="SyntaxOneOf"/>
              <w:keepNext/>
            </w:pPr>
            <w:r w:rsidRPr="00E77497">
              <w:t>!=</w:t>
            </w:r>
          </w:p>
        </w:tc>
        <w:tc>
          <w:tcPr>
            <w:tcW w:w="1263" w:type="dxa"/>
          </w:tcPr>
          <w:p w14:paraId="3FAE2EC7" w14:textId="77777777" w:rsidR="00E80769" w:rsidRPr="00E77497" w:rsidRDefault="00E80769" w:rsidP="00B46C10">
            <w:pPr>
              <w:pStyle w:val="SyntaxOneOf"/>
              <w:keepNext/>
            </w:pPr>
            <w:r w:rsidRPr="00E77497">
              <w:t>===</w:t>
            </w:r>
          </w:p>
        </w:tc>
        <w:tc>
          <w:tcPr>
            <w:tcW w:w="1263" w:type="dxa"/>
          </w:tcPr>
          <w:p w14:paraId="18455998" w14:textId="77777777" w:rsidR="00E80769" w:rsidRPr="00E77497" w:rsidRDefault="00E80769" w:rsidP="00B46C10">
            <w:pPr>
              <w:pStyle w:val="SyntaxOneOf"/>
              <w:keepNext/>
            </w:pPr>
            <w:r w:rsidRPr="00E77497">
              <w:t>!==</w:t>
            </w:r>
          </w:p>
        </w:tc>
        <w:tc>
          <w:tcPr>
            <w:tcW w:w="1263" w:type="dxa"/>
          </w:tcPr>
          <w:p w14:paraId="378AD2C4" w14:textId="77777777" w:rsidR="00E80769" w:rsidRPr="00E77497" w:rsidRDefault="00E80769" w:rsidP="00B46C10">
            <w:pPr>
              <w:pStyle w:val="SyntaxOneOf"/>
              <w:keepNext/>
            </w:pPr>
          </w:p>
        </w:tc>
      </w:tr>
      <w:tr w:rsidR="00E80769" w:rsidRPr="00E77497" w14:paraId="25586115" w14:textId="77777777" w:rsidTr="00B46C10">
        <w:tc>
          <w:tcPr>
            <w:tcW w:w="1263" w:type="dxa"/>
          </w:tcPr>
          <w:p w14:paraId="063CFF27" w14:textId="77777777" w:rsidR="00E80769" w:rsidRPr="00E77497" w:rsidRDefault="00E80769" w:rsidP="00B46C10">
            <w:pPr>
              <w:pStyle w:val="SyntaxOneOf"/>
              <w:keepNext/>
            </w:pPr>
            <w:r w:rsidRPr="00E77497">
              <w:t>+</w:t>
            </w:r>
          </w:p>
        </w:tc>
        <w:tc>
          <w:tcPr>
            <w:tcW w:w="1263" w:type="dxa"/>
          </w:tcPr>
          <w:p w14:paraId="6D153263" w14:textId="77777777" w:rsidR="00E80769" w:rsidRPr="00E77497" w:rsidRDefault="00E80769" w:rsidP="00B46C10">
            <w:pPr>
              <w:pStyle w:val="SyntaxOneOf"/>
              <w:keepNext/>
            </w:pPr>
            <w:r w:rsidRPr="00E77497">
              <w:t>-</w:t>
            </w:r>
          </w:p>
        </w:tc>
        <w:tc>
          <w:tcPr>
            <w:tcW w:w="1263" w:type="dxa"/>
          </w:tcPr>
          <w:p w14:paraId="613AFB25" w14:textId="77777777" w:rsidR="00E80769" w:rsidRPr="00E77497" w:rsidRDefault="00E80769" w:rsidP="00B46C10">
            <w:pPr>
              <w:pStyle w:val="SyntaxOneOf"/>
              <w:keepNext/>
            </w:pPr>
            <w:r w:rsidRPr="00E77497">
              <w:t>*</w:t>
            </w:r>
          </w:p>
        </w:tc>
        <w:tc>
          <w:tcPr>
            <w:tcW w:w="1263" w:type="dxa"/>
          </w:tcPr>
          <w:p w14:paraId="2EC1ABF6" w14:textId="77777777" w:rsidR="00E80769" w:rsidRPr="00E77497" w:rsidRDefault="00E80769" w:rsidP="00B46C10">
            <w:pPr>
              <w:pStyle w:val="SyntaxOneOf"/>
              <w:keepNext/>
            </w:pPr>
            <w:r w:rsidRPr="00E77497">
              <w:t>%</w:t>
            </w:r>
          </w:p>
        </w:tc>
        <w:tc>
          <w:tcPr>
            <w:tcW w:w="1263" w:type="dxa"/>
          </w:tcPr>
          <w:p w14:paraId="56EEB6F6" w14:textId="77777777" w:rsidR="00E80769" w:rsidRPr="00E77497" w:rsidRDefault="00E80769" w:rsidP="00B46C10">
            <w:pPr>
              <w:pStyle w:val="SyntaxOneOf"/>
              <w:keepNext/>
            </w:pPr>
            <w:r w:rsidRPr="00E77497">
              <w:t>++</w:t>
            </w:r>
          </w:p>
        </w:tc>
        <w:tc>
          <w:tcPr>
            <w:tcW w:w="1263" w:type="dxa"/>
          </w:tcPr>
          <w:p w14:paraId="1EEDD6DB" w14:textId="77777777" w:rsidR="00E80769" w:rsidRPr="00E77497" w:rsidRDefault="00E80769" w:rsidP="00B46C10">
            <w:pPr>
              <w:pStyle w:val="SyntaxOneOf"/>
              <w:keepNext/>
            </w:pPr>
            <w:r w:rsidRPr="00E77497">
              <w:t>--</w:t>
            </w:r>
          </w:p>
        </w:tc>
      </w:tr>
      <w:tr w:rsidR="00E80769" w:rsidRPr="00E77497" w14:paraId="2FEB5250" w14:textId="77777777" w:rsidTr="00B46C10">
        <w:tc>
          <w:tcPr>
            <w:tcW w:w="1263" w:type="dxa"/>
          </w:tcPr>
          <w:p w14:paraId="4A912E15" w14:textId="77777777" w:rsidR="00E80769" w:rsidRPr="00E77497" w:rsidRDefault="00E80769" w:rsidP="00B46C10">
            <w:pPr>
              <w:pStyle w:val="SyntaxOneOf"/>
              <w:keepNext/>
            </w:pPr>
            <w:r w:rsidRPr="00E77497">
              <w:t>&lt;&lt;</w:t>
            </w:r>
          </w:p>
        </w:tc>
        <w:tc>
          <w:tcPr>
            <w:tcW w:w="1263" w:type="dxa"/>
          </w:tcPr>
          <w:p w14:paraId="3EA1B219" w14:textId="77777777" w:rsidR="00E80769" w:rsidRPr="00E77497" w:rsidRDefault="00E80769" w:rsidP="00B46C10">
            <w:pPr>
              <w:pStyle w:val="SyntaxOneOf"/>
              <w:keepNext/>
            </w:pPr>
            <w:r w:rsidRPr="00E77497">
              <w:t>&gt;&gt;</w:t>
            </w:r>
          </w:p>
        </w:tc>
        <w:tc>
          <w:tcPr>
            <w:tcW w:w="1263" w:type="dxa"/>
          </w:tcPr>
          <w:p w14:paraId="5C3A3415" w14:textId="77777777" w:rsidR="00E80769" w:rsidRPr="00E77497" w:rsidRDefault="00E80769" w:rsidP="00B46C10">
            <w:pPr>
              <w:pStyle w:val="SyntaxOneOf"/>
              <w:keepNext/>
            </w:pPr>
            <w:r w:rsidRPr="00E77497">
              <w:t>&gt;&gt;&gt;</w:t>
            </w:r>
          </w:p>
        </w:tc>
        <w:tc>
          <w:tcPr>
            <w:tcW w:w="1263" w:type="dxa"/>
          </w:tcPr>
          <w:p w14:paraId="3FED0303" w14:textId="77777777" w:rsidR="00E80769" w:rsidRPr="00E77497" w:rsidRDefault="00E80769" w:rsidP="00B46C10">
            <w:pPr>
              <w:pStyle w:val="SyntaxOneOf"/>
              <w:keepNext/>
            </w:pPr>
            <w:r w:rsidRPr="00E77497">
              <w:t>&amp;</w:t>
            </w:r>
          </w:p>
        </w:tc>
        <w:tc>
          <w:tcPr>
            <w:tcW w:w="1263" w:type="dxa"/>
          </w:tcPr>
          <w:p w14:paraId="02996DD3" w14:textId="77777777" w:rsidR="00E80769" w:rsidRPr="00E77497" w:rsidRDefault="00E80769" w:rsidP="00B46C10">
            <w:pPr>
              <w:pStyle w:val="SyntaxOneOf"/>
              <w:keepNext/>
            </w:pPr>
            <w:r w:rsidRPr="00E77497">
              <w:t>|</w:t>
            </w:r>
          </w:p>
        </w:tc>
        <w:tc>
          <w:tcPr>
            <w:tcW w:w="1263" w:type="dxa"/>
          </w:tcPr>
          <w:p w14:paraId="5316E210" w14:textId="77777777" w:rsidR="00E80769" w:rsidRPr="00E77497" w:rsidRDefault="00E80769" w:rsidP="00B46C10">
            <w:pPr>
              <w:pStyle w:val="SyntaxOneOf"/>
              <w:keepNext/>
            </w:pPr>
            <w:r w:rsidRPr="00E77497">
              <w:t>^</w:t>
            </w:r>
          </w:p>
        </w:tc>
      </w:tr>
      <w:tr w:rsidR="00E80769" w:rsidRPr="00E77497" w14:paraId="668CFCCC" w14:textId="77777777" w:rsidTr="00B46C10">
        <w:tc>
          <w:tcPr>
            <w:tcW w:w="1263" w:type="dxa"/>
          </w:tcPr>
          <w:p w14:paraId="71C19104" w14:textId="77777777" w:rsidR="00E80769" w:rsidRPr="00E77497" w:rsidRDefault="00E80769" w:rsidP="00B46C10">
            <w:pPr>
              <w:pStyle w:val="SyntaxOneOf"/>
              <w:keepNext/>
            </w:pPr>
            <w:r w:rsidRPr="00E77497">
              <w:t>!</w:t>
            </w:r>
          </w:p>
        </w:tc>
        <w:tc>
          <w:tcPr>
            <w:tcW w:w="1263" w:type="dxa"/>
          </w:tcPr>
          <w:p w14:paraId="29E52B02" w14:textId="77777777" w:rsidR="00E80769" w:rsidRPr="00E77497" w:rsidRDefault="00E80769" w:rsidP="00B46C10">
            <w:pPr>
              <w:pStyle w:val="SyntaxOneOf"/>
              <w:keepNext/>
            </w:pPr>
            <w:r w:rsidRPr="00E77497">
              <w:t>~</w:t>
            </w:r>
          </w:p>
        </w:tc>
        <w:tc>
          <w:tcPr>
            <w:tcW w:w="1263" w:type="dxa"/>
          </w:tcPr>
          <w:p w14:paraId="57AFBC93" w14:textId="77777777" w:rsidR="00E80769" w:rsidRPr="00E77497" w:rsidRDefault="00E80769" w:rsidP="00B46C10">
            <w:pPr>
              <w:pStyle w:val="SyntaxOneOf"/>
              <w:keepNext/>
            </w:pPr>
            <w:r w:rsidRPr="00E77497">
              <w:t>&amp;&amp;</w:t>
            </w:r>
          </w:p>
        </w:tc>
        <w:tc>
          <w:tcPr>
            <w:tcW w:w="1263" w:type="dxa"/>
          </w:tcPr>
          <w:p w14:paraId="0BE22CDF" w14:textId="77777777" w:rsidR="00E80769" w:rsidRPr="00E77497" w:rsidRDefault="00E80769" w:rsidP="00B46C10">
            <w:pPr>
              <w:pStyle w:val="SyntaxOneOf"/>
              <w:keepNext/>
            </w:pPr>
            <w:r w:rsidRPr="00E77497">
              <w:t>||</w:t>
            </w:r>
          </w:p>
        </w:tc>
        <w:tc>
          <w:tcPr>
            <w:tcW w:w="1263" w:type="dxa"/>
          </w:tcPr>
          <w:p w14:paraId="7EE015D7" w14:textId="77777777" w:rsidR="00E80769" w:rsidRPr="00E77497" w:rsidRDefault="00E80769" w:rsidP="00B46C10">
            <w:pPr>
              <w:pStyle w:val="SyntaxOneOf"/>
              <w:keepNext/>
            </w:pPr>
            <w:r w:rsidRPr="00E77497">
              <w:t>?</w:t>
            </w:r>
          </w:p>
        </w:tc>
        <w:tc>
          <w:tcPr>
            <w:tcW w:w="1263" w:type="dxa"/>
          </w:tcPr>
          <w:p w14:paraId="75B2C719" w14:textId="77777777" w:rsidR="00E80769" w:rsidRPr="00E77497" w:rsidRDefault="00E80769" w:rsidP="00B46C10">
            <w:pPr>
              <w:pStyle w:val="SyntaxOneOf"/>
              <w:keepNext/>
            </w:pPr>
            <w:r w:rsidRPr="00E77497">
              <w:t>:</w:t>
            </w:r>
          </w:p>
        </w:tc>
      </w:tr>
      <w:tr w:rsidR="00E80769" w:rsidRPr="00E77497" w14:paraId="533DB664" w14:textId="77777777" w:rsidTr="00B46C10">
        <w:tc>
          <w:tcPr>
            <w:tcW w:w="1263" w:type="dxa"/>
          </w:tcPr>
          <w:p w14:paraId="49CAFB8B" w14:textId="77777777" w:rsidR="00E80769" w:rsidRPr="00E77497" w:rsidRDefault="00E80769" w:rsidP="00B46C10">
            <w:pPr>
              <w:pStyle w:val="SyntaxOneOf"/>
              <w:keepNext/>
            </w:pPr>
            <w:r w:rsidRPr="00E77497">
              <w:t>=</w:t>
            </w:r>
          </w:p>
        </w:tc>
        <w:tc>
          <w:tcPr>
            <w:tcW w:w="1263" w:type="dxa"/>
          </w:tcPr>
          <w:p w14:paraId="0B20F0BF" w14:textId="77777777" w:rsidR="00E80769" w:rsidRPr="00E77497" w:rsidRDefault="00E80769" w:rsidP="00B46C10">
            <w:pPr>
              <w:pStyle w:val="SyntaxOneOf"/>
              <w:keepNext/>
            </w:pPr>
            <w:r w:rsidRPr="00E77497">
              <w:t>+=</w:t>
            </w:r>
          </w:p>
        </w:tc>
        <w:tc>
          <w:tcPr>
            <w:tcW w:w="1263" w:type="dxa"/>
          </w:tcPr>
          <w:p w14:paraId="09C07C6C" w14:textId="77777777" w:rsidR="00E80769" w:rsidRPr="00E77497" w:rsidRDefault="00E80769" w:rsidP="00B46C10">
            <w:pPr>
              <w:pStyle w:val="SyntaxOneOf"/>
              <w:keepNext/>
            </w:pPr>
            <w:r w:rsidRPr="00E77497">
              <w:t>-=</w:t>
            </w:r>
          </w:p>
        </w:tc>
        <w:tc>
          <w:tcPr>
            <w:tcW w:w="1263" w:type="dxa"/>
          </w:tcPr>
          <w:p w14:paraId="3871F514" w14:textId="77777777" w:rsidR="00E80769" w:rsidRPr="00E77497" w:rsidRDefault="00E80769" w:rsidP="00B46C10">
            <w:pPr>
              <w:pStyle w:val="SyntaxOneOf"/>
              <w:keepNext/>
            </w:pPr>
            <w:r w:rsidRPr="00E77497">
              <w:t>*=</w:t>
            </w:r>
          </w:p>
        </w:tc>
        <w:tc>
          <w:tcPr>
            <w:tcW w:w="1263" w:type="dxa"/>
          </w:tcPr>
          <w:p w14:paraId="06D3E2CD" w14:textId="77777777" w:rsidR="00E80769" w:rsidRPr="00E77497" w:rsidRDefault="00E80769" w:rsidP="00B46C10">
            <w:pPr>
              <w:pStyle w:val="SyntaxOneOf"/>
              <w:keepNext/>
            </w:pPr>
            <w:r w:rsidRPr="00E77497">
              <w:t>%=</w:t>
            </w:r>
          </w:p>
        </w:tc>
        <w:tc>
          <w:tcPr>
            <w:tcW w:w="1263" w:type="dxa"/>
          </w:tcPr>
          <w:p w14:paraId="09B0807B" w14:textId="77777777" w:rsidR="00E80769" w:rsidRPr="00E77497" w:rsidRDefault="00E80769" w:rsidP="00B46C10">
            <w:pPr>
              <w:pStyle w:val="SyntaxOneOf"/>
              <w:keepNext/>
            </w:pPr>
            <w:r w:rsidRPr="00E77497">
              <w:t>&lt;&lt;=</w:t>
            </w:r>
          </w:p>
        </w:tc>
      </w:tr>
      <w:tr w:rsidR="00E80769" w:rsidRPr="00E77497" w14:paraId="7BAD7207" w14:textId="77777777" w:rsidTr="00B46C10">
        <w:tc>
          <w:tcPr>
            <w:tcW w:w="1263" w:type="dxa"/>
          </w:tcPr>
          <w:p w14:paraId="018AEDA7" w14:textId="77777777" w:rsidR="00E80769" w:rsidRPr="00E77497" w:rsidRDefault="00E80769" w:rsidP="00B46C10">
            <w:pPr>
              <w:pStyle w:val="SyntaxOneOf"/>
            </w:pPr>
            <w:r w:rsidRPr="00E77497">
              <w:t>&gt;&gt;=</w:t>
            </w:r>
          </w:p>
        </w:tc>
        <w:tc>
          <w:tcPr>
            <w:tcW w:w="1263" w:type="dxa"/>
          </w:tcPr>
          <w:p w14:paraId="49CBD28B" w14:textId="77777777" w:rsidR="00E80769" w:rsidRPr="00E77497" w:rsidRDefault="00E80769" w:rsidP="00B46C10">
            <w:pPr>
              <w:pStyle w:val="SyntaxOneOf"/>
            </w:pPr>
            <w:r w:rsidRPr="00E77497">
              <w:t>&gt;&gt;&gt;=</w:t>
            </w:r>
          </w:p>
        </w:tc>
        <w:tc>
          <w:tcPr>
            <w:tcW w:w="1263" w:type="dxa"/>
          </w:tcPr>
          <w:p w14:paraId="2B590527" w14:textId="77777777" w:rsidR="00E80769" w:rsidRPr="00E77497" w:rsidRDefault="00E80769" w:rsidP="00B46C10">
            <w:pPr>
              <w:pStyle w:val="SyntaxOneOf"/>
            </w:pPr>
            <w:r w:rsidRPr="00E77497">
              <w:t>&amp;=</w:t>
            </w:r>
          </w:p>
        </w:tc>
        <w:tc>
          <w:tcPr>
            <w:tcW w:w="1263" w:type="dxa"/>
          </w:tcPr>
          <w:p w14:paraId="11276244" w14:textId="77777777" w:rsidR="00E80769" w:rsidRPr="00E77497" w:rsidRDefault="00E80769" w:rsidP="00B46C10">
            <w:pPr>
              <w:pStyle w:val="SyntaxOneOf"/>
            </w:pPr>
            <w:r w:rsidRPr="00E77497">
              <w:t>|=</w:t>
            </w:r>
          </w:p>
        </w:tc>
        <w:tc>
          <w:tcPr>
            <w:tcW w:w="1263" w:type="dxa"/>
          </w:tcPr>
          <w:p w14:paraId="2EF18DEA" w14:textId="77777777" w:rsidR="00E80769" w:rsidRPr="00E77497" w:rsidRDefault="00E80769" w:rsidP="00B46C10">
            <w:pPr>
              <w:pStyle w:val="SyntaxOneOf"/>
            </w:pPr>
            <w:r w:rsidRPr="00E77497">
              <w:t>^=</w:t>
            </w:r>
          </w:p>
        </w:tc>
        <w:tc>
          <w:tcPr>
            <w:tcW w:w="1263" w:type="dxa"/>
          </w:tcPr>
          <w:p w14:paraId="03DE213A" w14:textId="77777777" w:rsidR="00E80769" w:rsidRPr="00E77497" w:rsidRDefault="00E80769" w:rsidP="00B46C10">
            <w:pPr>
              <w:pStyle w:val="SyntaxOneOf"/>
            </w:pPr>
          </w:p>
        </w:tc>
      </w:tr>
    </w:tbl>
    <w:p w14:paraId="47FC6D14" w14:textId="77777777" w:rsidR="00E80769" w:rsidRPr="00E77497" w:rsidRDefault="00E80769" w:rsidP="00E80769">
      <w:pPr>
        <w:pStyle w:val="M0"/>
        <w:spacing w:after="0"/>
        <w:rPr>
          <w:sz w:val="16"/>
        </w:rPr>
      </w:pPr>
    </w:p>
    <w:p w14:paraId="39F17FE4" w14:textId="77777777" w:rsidR="00E80769" w:rsidRPr="00E77497" w:rsidRDefault="00E80769" w:rsidP="00E80769">
      <w:pPr>
        <w:pStyle w:val="SyntaxRule"/>
      </w:pPr>
    </w:p>
    <w:p w14:paraId="00C42FB0"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14:paraId="50E59733" w14:textId="77777777" w:rsidTr="00B46C10">
        <w:tc>
          <w:tcPr>
            <w:tcW w:w="1422" w:type="dxa"/>
          </w:tcPr>
          <w:p w14:paraId="01662EF6" w14:textId="77777777" w:rsidR="00E80769" w:rsidRPr="00E77497" w:rsidRDefault="00E80769" w:rsidP="00B46C10">
            <w:pPr>
              <w:pStyle w:val="SyntaxOneOf"/>
            </w:pPr>
            <w:r w:rsidRPr="00E77497">
              <w:t>/</w:t>
            </w:r>
          </w:p>
        </w:tc>
        <w:tc>
          <w:tcPr>
            <w:tcW w:w="1104" w:type="dxa"/>
          </w:tcPr>
          <w:p w14:paraId="48243370" w14:textId="77777777" w:rsidR="00E80769" w:rsidRPr="00E77497" w:rsidRDefault="00E80769" w:rsidP="00B46C10">
            <w:pPr>
              <w:pStyle w:val="SyntaxOneOf"/>
              <w:jc w:val="left"/>
            </w:pPr>
            <w:r w:rsidRPr="00E77497">
              <w:t>/=</w:t>
            </w:r>
          </w:p>
        </w:tc>
        <w:tc>
          <w:tcPr>
            <w:tcW w:w="1263" w:type="dxa"/>
          </w:tcPr>
          <w:p w14:paraId="2FD62B23" w14:textId="77777777" w:rsidR="00E80769" w:rsidRPr="00E77497" w:rsidRDefault="00E80769" w:rsidP="00B46C10">
            <w:pPr>
              <w:pStyle w:val="SyntaxOneOf"/>
            </w:pPr>
          </w:p>
        </w:tc>
        <w:tc>
          <w:tcPr>
            <w:tcW w:w="1263" w:type="dxa"/>
          </w:tcPr>
          <w:p w14:paraId="4641A7F8" w14:textId="77777777" w:rsidR="00E80769" w:rsidRPr="00E77497" w:rsidRDefault="00E80769" w:rsidP="00B46C10">
            <w:pPr>
              <w:pStyle w:val="SyntaxOneOf"/>
            </w:pPr>
          </w:p>
        </w:tc>
        <w:tc>
          <w:tcPr>
            <w:tcW w:w="1263" w:type="dxa"/>
          </w:tcPr>
          <w:p w14:paraId="5FD5AF28" w14:textId="77777777" w:rsidR="00E80769" w:rsidRPr="00E77497" w:rsidRDefault="00E80769" w:rsidP="00B46C10">
            <w:pPr>
              <w:pStyle w:val="SyntaxOneOf"/>
            </w:pPr>
          </w:p>
        </w:tc>
        <w:tc>
          <w:tcPr>
            <w:tcW w:w="1263" w:type="dxa"/>
          </w:tcPr>
          <w:p w14:paraId="23AD781C" w14:textId="77777777" w:rsidR="00E80769" w:rsidRPr="00E77497" w:rsidRDefault="00E80769" w:rsidP="00B46C10">
            <w:pPr>
              <w:pStyle w:val="SyntaxOneOf"/>
            </w:pPr>
          </w:p>
        </w:tc>
      </w:tr>
    </w:tbl>
    <w:p w14:paraId="12E64EE1" w14:textId="77777777" w:rsidR="00E80769" w:rsidRPr="00E77497" w:rsidRDefault="00E80769" w:rsidP="00E80769">
      <w:pPr>
        <w:pStyle w:val="SyntaxRule"/>
      </w:pPr>
    </w:p>
    <w:p w14:paraId="286CCEED"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714B34FC"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6D3C8E0C" w14:textId="77777777" w:rsidR="00E80769" w:rsidRPr="00E77497" w:rsidRDefault="00E80769" w:rsidP="00E80769">
      <w:pPr>
        <w:pStyle w:val="M0"/>
        <w:spacing w:after="0"/>
        <w:rPr>
          <w:sz w:val="16"/>
        </w:rPr>
      </w:pPr>
    </w:p>
    <w:p w14:paraId="47224EC8"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0A35223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336DECAC" w14:textId="77777777" w:rsidR="00E80769" w:rsidRPr="00E77497" w:rsidRDefault="00E80769" w:rsidP="00E80769">
      <w:pPr>
        <w:pStyle w:val="M0"/>
        <w:spacing w:after="0"/>
        <w:rPr>
          <w:sz w:val="16"/>
        </w:rPr>
      </w:pPr>
    </w:p>
    <w:p w14:paraId="1B1D5CC7"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507CED0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639ECC62" w14:textId="77777777" w:rsidR="00E80769" w:rsidRPr="00E77497" w:rsidRDefault="00E80769" w:rsidP="00E80769">
      <w:pPr>
        <w:pStyle w:val="M0"/>
        <w:spacing w:after="0"/>
        <w:rPr>
          <w:sz w:val="16"/>
        </w:rPr>
      </w:pPr>
    </w:p>
    <w:p w14:paraId="5E13C270"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37171FAD" w14:textId="77777777" w:rsidR="00E80769" w:rsidRPr="00E77497" w:rsidRDefault="00E80769" w:rsidP="00E80769">
      <w:pPr>
        <w:pStyle w:val="SyntaxDefinition"/>
      </w:pPr>
      <w:r w:rsidRPr="00E77497">
        <w:t>DecimalLiteral</w:t>
      </w:r>
      <w:r w:rsidRPr="00E77497">
        <w:br/>
        <w:t>HexIntegerLiteral</w:t>
      </w:r>
    </w:p>
    <w:p w14:paraId="0D26F349" w14:textId="77777777" w:rsidR="00E80769" w:rsidRPr="00E77497" w:rsidRDefault="00E80769" w:rsidP="00E80769">
      <w:pPr>
        <w:pStyle w:val="M0"/>
        <w:spacing w:after="0"/>
        <w:rPr>
          <w:sz w:val="16"/>
        </w:rPr>
      </w:pPr>
    </w:p>
    <w:p w14:paraId="2A4FFD48"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59B46AC0"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79703F68" w14:textId="77777777" w:rsidR="00E80769" w:rsidRPr="00E77497" w:rsidRDefault="00E80769" w:rsidP="00E80769">
      <w:pPr>
        <w:pStyle w:val="M0"/>
        <w:spacing w:after="0"/>
        <w:rPr>
          <w:sz w:val="16"/>
        </w:rPr>
      </w:pPr>
    </w:p>
    <w:p w14:paraId="623D7C0E"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6BCD07EA"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33B58C40" w14:textId="77777777" w:rsidR="00E80769" w:rsidRPr="00E77497" w:rsidRDefault="00E80769" w:rsidP="00E80769">
      <w:pPr>
        <w:pStyle w:val="M0"/>
        <w:spacing w:after="0"/>
        <w:rPr>
          <w:sz w:val="16"/>
        </w:rPr>
      </w:pPr>
    </w:p>
    <w:p w14:paraId="56D250FC"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5D79B64D" w14:textId="77777777" w:rsidR="00E80769" w:rsidRPr="00E77497" w:rsidRDefault="00E80769" w:rsidP="00E80769">
      <w:pPr>
        <w:pStyle w:val="SyntaxDefinition"/>
      </w:pPr>
      <w:r w:rsidRPr="00E77497">
        <w:t>DecimalDigit</w:t>
      </w:r>
      <w:r w:rsidRPr="00E77497">
        <w:br/>
        <w:t>DecimalDigits DecimalDigit</w:t>
      </w:r>
    </w:p>
    <w:p w14:paraId="21539140" w14:textId="77777777" w:rsidR="00E80769" w:rsidRPr="00E77497" w:rsidRDefault="00E80769" w:rsidP="00E80769">
      <w:pPr>
        <w:pStyle w:val="M0"/>
        <w:spacing w:after="0"/>
        <w:rPr>
          <w:sz w:val="16"/>
        </w:rPr>
      </w:pPr>
    </w:p>
    <w:p w14:paraId="1DF7FF98"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4E153EA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2011CE6F" w14:textId="77777777" w:rsidR="00E80769" w:rsidRPr="00E77497" w:rsidRDefault="00E80769" w:rsidP="00E80769">
      <w:pPr>
        <w:pStyle w:val="M0"/>
        <w:spacing w:after="0"/>
        <w:rPr>
          <w:sz w:val="16"/>
        </w:rPr>
      </w:pPr>
    </w:p>
    <w:p w14:paraId="66294785"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58A9B94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02365561"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797629A0" w14:textId="77777777" w:rsidR="00E80769" w:rsidRPr="00E77497" w:rsidRDefault="00E80769" w:rsidP="00E80769">
      <w:pPr>
        <w:pStyle w:val="SyntaxDefinition"/>
      </w:pPr>
      <w:r w:rsidRPr="00E77497">
        <w:t>ExponentIndicator SignedInteger</w:t>
      </w:r>
    </w:p>
    <w:p w14:paraId="4527D298"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23C6D82E"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1E6010B7" w14:textId="77777777" w:rsidR="00E80769" w:rsidRPr="00E77497" w:rsidRDefault="00E80769" w:rsidP="00E80769">
      <w:pPr>
        <w:pStyle w:val="M0"/>
        <w:spacing w:after="0"/>
        <w:rPr>
          <w:sz w:val="16"/>
        </w:rPr>
      </w:pPr>
    </w:p>
    <w:p w14:paraId="666DF234"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22F197CC"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29593DF5" w14:textId="77777777" w:rsidR="00E80769" w:rsidRPr="00E77497" w:rsidRDefault="00E80769" w:rsidP="00E80769">
      <w:pPr>
        <w:pStyle w:val="M0"/>
        <w:spacing w:after="0"/>
        <w:rPr>
          <w:sz w:val="16"/>
        </w:rPr>
      </w:pPr>
    </w:p>
    <w:p w14:paraId="5FAAB977"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339A05CA"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36DCDE04"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523E0BCE"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3157BB33"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0DB55372"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004EED92"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6EFCB382"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6F7F6847"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05D06328"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2678B6A5"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0003ABDE"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27E5018C"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17791D8C"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1C6F4251"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734FCCF7"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57771661"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0EA26607"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0730C568"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7511D65C" w14:textId="77777777" w:rsidR="00E80769" w:rsidRPr="00E77497" w:rsidRDefault="00E80769" w:rsidP="00E80769">
      <w:pPr>
        <w:pStyle w:val="SyntaxDefinition"/>
      </w:pPr>
      <w:r w:rsidRPr="00E77497">
        <w:t>SingleEscapeCharacter</w:t>
      </w:r>
      <w:r w:rsidRPr="00E77497">
        <w:br/>
        <w:t>NonEscapeCharacter</w:t>
      </w:r>
    </w:p>
    <w:p w14:paraId="48596E60"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29EC228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62F58416"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7FD9212C"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47DA8560" w14:textId="77777777" w:rsidR="00E80769" w:rsidRPr="00E77497" w:rsidRDefault="00E80769" w:rsidP="00E80769">
      <w:pPr>
        <w:pStyle w:val="M0"/>
        <w:spacing w:after="0"/>
        <w:rPr>
          <w:sz w:val="16"/>
        </w:rPr>
      </w:pPr>
    </w:p>
    <w:p w14:paraId="253B9F66"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7B5ED8A1"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00A98AC2"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033CE81B"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52A10D0E" w14:textId="77777777" w:rsidR="00E80769" w:rsidRPr="00E77497" w:rsidRDefault="00E80769" w:rsidP="00E80769">
      <w:pPr>
        <w:pStyle w:val="M0"/>
        <w:spacing w:after="0"/>
        <w:rPr>
          <w:sz w:val="16"/>
        </w:rPr>
      </w:pPr>
    </w:p>
    <w:p w14:paraId="077EAEBC"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220228F5"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47E9FD7E" w14:textId="77777777" w:rsidR="00E80769" w:rsidRPr="00E77497" w:rsidRDefault="00E80769" w:rsidP="00E80769">
      <w:pPr>
        <w:pStyle w:val="M0"/>
        <w:spacing w:after="0"/>
        <w:rPr>
          <w:sz w:val="16"/>
        </w:rPr>
      </w:pPr>
    </w:p>
    <w:p w14:paraId="76AEB757"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27BC8C61"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07621DD0" w14:textId="77777777" w:rsidR="00E80769" w:rsidRPr="00E77497" w:rsidRDefault="00E80769" w:rsidP="00E80769">
      <w:pPr>
        <w:pStyle w:val="M0"/>
        <w:spacing w:after="0"/>
        <w:rPr>
          <w:sz w:val="16"/>
        </w:rPr>
      </w:pPr>
    </w:p>
    <w:p w14:paraId="5A1E6D5B"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5C56301F" w14:textId="77777777" w:rsidR="00E80769" w:rsidRPr="00E77497" w:rsidRDefault="00E80769" w:rsidP="00E80769">
      <w:pPr>
        <w:pStyle w:val="SyntaxDefinition"/>
      </w:pPr>
      <w:r w:rsidRPr="00E77497">
        <w:t>RegularExpressionFirstChar RegularExpressionChars</w:t>
      </w:r>
    </w:p>
    <w:p w14:paraId="7180FCF6" w14:textId="77777777" w:rsidR="00E80769" w:rsidRPr="00E77497" w:rsidRDefault="00E80769" w:rsidP="00E80769">
      <w:pPr>
        <w:pStyle w:val="M0"/>
        <w:spacing w:after="0"/>
        <w:rPr>
          <w:sz w:val="16"/>
        </w:rPr>
      </w:pPr>
    </w:p>
    <w:p w14:paraId="7C755230"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3BDF0023"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75150C90" w14:textId="77777777" w:rsidR="00E80769" w:rsidRPr="00E77497" w:rsidRDefault="00E80769" w:rsidP="00E80769">
      <w:pPr>
        <w:pStyle w:val="M0"/>
        <w:spacing w:after="0"/>
        <w:rPr>
          <w:sz w:val="16"/>
        </w:rPr>
      </w:pPr>
    </w:p>
    <w:p w14:paraId="438FE5F3"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02757C04"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702345AB" w14:textId="77777777" w:rsidR="00E80769" w:rsidRPr="00E77497" w:rsidRDefault="00E80769" w:rsidP="00E80769">
      <w:pPr>
        <w:pStyle w:val="M0"/>
        <w:spacing w:after="0"/>
        <w:rPr>
          <w:sz w:val="16"/>
        </w:rPr>
      </w:pPr>
    </w:p>
    <w:p w14:paraId="1434B560"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451EDED8"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4C57DC6F" w14:textId="77777777" w:rsidR="00E80769" w:rsidRPr="00E77497" w:rsidRDefault="00E80769" w:rsidP="00E80769">
      <w:pPr>
        <w:pStyle w:val="M0"/>
        <w:spacing w:after="0"/>
        <w:rPr>
          <w:sz w:val="16"/>
        </w:rPr>
      </w:pPr>
    </w:p>
    <w:p w14:paraId="61B0719A"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490314A2"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163B7614" w14:textId="77777777" w:rsidR="00E80769" w:rsidRPr="00E77497" w:rsidRDefault="00E80769" w:rsidP="00E80769">
      <w:pPr>
        <w:pStyle w:val="M0"/>
        <w:spacing w:after="0"/>
        <w:rPr>
          <w:sz w:val="16"/>
        </w:rPr>
      </w:pPr>
    </w:p>
    <w:p w14:paraId="022D8DF9"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28AC3F7B"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730C2A19" w14:textId="77777777" w:rsidR="00E80769" w:rsidRPr="00E77497" w:rsidRDefault="00E80769" w:rsidP="00E80769">
      <w:pPr>
        <w:pStyle w:val="SyntaxRule"/>
      </w:pPr>
    </w:p>
    <w:p w14:paraId="34B7FED0"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11B7439D"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3EA98D8A" w14:textId="77777777" w:rsidR="00E80769" w:rsidRPr="00E77497" w:rsidRDefault="00E80769" w:rsidP="00E80769">
      <w:pPr>
        <w:pStyle w:val="M0"/>
        <w:spacing w:after="0"/>
      </w:pPr>
    </w:p>
    <w:p w14:paraId="09A7C71F"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048E9787"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6D57D069" w14:textId="77777777" w:rsidR="00E80769" w:rsidRPr="00E77497" w:rsidRDefault="00E80769" w:rsidP="00E80769">
      <w:pPr>
        <w:pStyle w:val="M0"/>
        <w:spacing w:after="0"/>
      </w:pPr>
    </w:p>
    <w:p w14:paraId="5CE33917"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14120565"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1265A599" w14:textId="77777777" w:rsidR="00E80769" w:rsidRPr="00E77497" w:rsidRDefault="00E80769" w:rsidP="00E80769">
      <w:pPr>
        <w:pStyle w:val="M0"/>
        <w:spacing w:after="0"/>
        <w:rPr>
          <w:sz w:val="16"/>
        </w:rPr>
      </w:pPr>
    </w:p>
    <w:p w14:paraId="608E9102"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585DDCEE"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23F1832F" w14:textId="77777777" w:rsidR="00E80769" w:rsidRPr="00E77497" w:rsidRDefault="00E80769" w:rsidP="00E80769">
      <w:pPr>
        <w:pStyle w:val="a2"/>
        <w:tabs>
          <w:tab w:val="clear" w:pos="500"/>
          <w:tab w:val="clear" w:pos="720"/>
          <w:tab w:val="left" w:pos="567"/>
        </w:tabs>
      </w:pPr>
      <w:bookmarkStart w:id="14551" w:name="_Toc472818973"/>
      <w:bookmarkStart w:id="14552" w:name="_Toc474641687"/>
      <w:bookmarkStart w:id="14553" w:name="_Toc235503555"/>
      <w:bookmarkStart w:id="14554" w:name="_Toc236208644"/>
      <w:bookmarkStart w:id="14555" w:name="_Toc241509330"/>
      <w:bookmarkStart w:id="14556" w:name="_Toc241557807"/>
      <w:bookmarkStart w:id="14557" w:name="_Toc244416817"/>
      <w:bookmarkStart w:id="14558" w:name="_Toc244657757"/>
      <w:bookmarkStart w:id="14559" w:name="_Toc246652497"/>
      <w:bookmarkStart w:id="14560" w:name="_Toc253562046"/>
      <w:bookmarkStart w:id="14561" w:name="_Toc268506062"/>
      <w:bookmarkStart w:id="14562" w:name="_Toc276631181"/>
      <w:bookmarkStart w:id="14563" w:name="_Toc277944225"/>
      <w:bookmarkStart w:id="14564" w:name="_Toc153968570"/>
      <w:bookmarkStart w:id="14565" w:name="_Toc314500737"/>
      <w:r w:rsidRPr="00E77497">
        <w:t>Number Conversions</w:t>
      </w:r>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p>
    <w:p w14:paraId="03426B0F"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9.3.1</w:t>
      </w:r>
    </w:p>
    <w:p w14:paraId="2611CEC8"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14368835" w14:textId="77777777" w:rsidR="00E80769" w:rsidRPr="00E77497" w:rsidRDefault="00E80769" w:rsidP="00E80769">
      <w:pPr>
        <w:pStyle w:val="M0"/>
        <w:spacing w:after="0"/>
        <w:rPr>
          <w:sz w:val="16"/>
        </w:rPr>
      </w:pPr>
    </w:p>
    <w:p w14:paraId="0B14108E"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9.3.1</w:t>
      </w:r>
    </w:p>
    <w:p w14:paraId="1BCBCD03"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7484B31E" w14:textId="77777777" w:rsidR="00E80769" w:rsidRPr="00E77497" w:rsidRDefault="00E80769" w:rsidP="00E80769">
      <w:pPr>
        <w:pStyle w:val="M0"/>
        <w:spacing w:after="0"/>
        <w:rPr>
          <w:sz w:val="16"/>
        </w:rPr>
      </w:pPr>
    </w:p>
    <w:p w14:paraId="21D88D99"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9.3.1</w:t>
      </w:r>
    </w:p>
    <w:p w14:paraId="0BBCD843" w14:textId="77777777" w:rsidR="00E80769" w:rsidRPr="00E77497" w:rsidRDefault="00E80769" w:rsidP="00E80769">
      <w:pPr>
        <w:pStyle w:val="SyntaxDefinition"/>
      </w:pPr>
      <w:r w:rsidRPr="00E77497">
        <w:t>WhiteSpace</w:t>
      </w:r>
      <w:r w:rsidRPr="00E77497">
        <w:br/>
        <w:t>LineTerminator</w:t>
      </w:r>
    </w:p>
    <w:p w14:paraId="66C14639" w14:textId="77777777" w:rsidR="00E80769" w:rsidRPr="00E77497" w:rsidRDefault="00E80769" w:rsidP="00E80769">
      <w:pPr>
        <w:pStyle w:val="M0"/>
        <w:spacing w:after="0"/>
        <w:rPr>
          <w:sz w:val="16"/>
        </w:rPr>
      </w:pPr>
    </w:p>
    <w:p w14:paraId="1FAFE847"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9.3.1</w:t>
      </w:r>
    </w:p>
    <w:p w14:paraId="3A6EB107" w14:textId="77777777" w:rsidR="00E80769" w:rsidRPr="00E77497" w:rsidRDefault="00E80769" w:rsidP="00E80769">
      <w:pPr>
        <w:pStyle w:val="SyntaxDefinition"/>
      </w:pPr>
      <w:r w:rsidRPr="00E77497">
        <w:t>StrDecimalLiteral</w:t>
      </w:r>
      <w:r w:rsidRPr="00E77497">
        <w:br/>
        <w:t>HexIntegerLiteral</w:t>
      </w:r>
    </w:p>
    <w:p w14:paraId="438A2D17"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9.3.1</w:t>
      </w:r>
    </w:p>
    <w:p w14:paraId="26F09323"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76498000" w14:textId="77777777" w:rsidR="00E80769" w:rsidRPr="00E77497" w:rsidRDefault="00E80769" w:rsidP="00E80769">
      <w:pPr>
        <w:pStyle w:val="M0"/>
        <w:spacing w:after="0"/>
        <w:rPr>
          <w:sz w:val="16"/>
        </w:rPr>
      </w:pPr>
    </w:p>
    <w:p w14:paraId="7CC07B7A"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9.3.1</w:t>
      </w:r>
    </w:p>
    <w:p w14:paraId="7F4E04B5"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6F178AAA" w14:textId="77777777" w:rsidR="00E80769" w:rsidRPr="00E77497" w:rsidRDefault="00E80769" w:rsidP="00E80769">
      <w:pPr>
        <w:pStyle w:val="M0"/>
        <w:spacing w:after="0"/>
        <w:rPr>
          <w:sz w:val="16"/>
        </w:rPr>
      </w:pPr>
    </w:p>
    <w:p w14:paraId="752F7FC9"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9.3.1</w:t>
      </w:r>
    </w:p>
    <w:p w14:paraId="3A462EBE" w14:textId="77777777" w:rsidR="00E80769" w:rsidRPr="00E77497" w:rsidRDefault="00E80769" w:rsidP="00E80769">
      <w:pPr>
        <w:pStyle w:val="SyntaxDefinition"/>
      </w:pPr>
      <w:r w:rsidRPr="00E77497">
        <w:t>DecimalDigit</w:t>
      </w:r>
      <w:r w:rsidRPr="00E77497">
        <w:br/>
        <w:t>DecimalDigits DecimalDigit</w:t>
      </w:r>
    </w:p>
    <w:p w14:paraId="317BF814" w14:textId="77777777" w:rsidR="00E80769" w:rsidRPr="00E77497" w:rsidRDefault="00E80769" w:rsidP="00E80769">
      <w:pPr>
        <w:pStyle w:val="M0"/>
        <w:spacing w:after="0"/>
        <w:rPr>
          <w:sz w:val="16"/>
        </w:rPr>
      </w:pPr>
    </w:p>
    <w:p w14:paraId="7BE8F4EC"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9.3.1</w:t>
      </w:r>
    </w:p>
    <w:p w14:paraId="330903E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7BE6E292" w14:textId="77777777" w:rsidR="00E80769" w:rsidRPr="00E77497" w:rsidRDefault="00E80769" w:rsidP="00E80769">
      <w:pPr>
        <w:pStyle w:val="M0"/>
        <w:spacing w:after="0"/>
        <w:rPr>
          <w:sz w:val="16"/>
        </w:rPr>
      </w:pPr>
    </w:p>
    <w:p w14:paraId="638EE356"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9.3.1</w:t>
      </w:r>
    </w:p>
    <w:p w14:paraId="7BB45472" w14:textId="77777777" w:rsidR="00E80769" w:rsidRPr="00E77497" w:rsidRDefault="00E80769" w:rsidP="00E80769">
      <w:pPr>
        <w:pStyle w:val="SyntaxDefinition"/>
      </w:pPr>
      <w:r w:rsidRPr="00E77497">
        <w:t>ExponentIndicator SignedInteger</w:t>
      </w:r>
    </w:p>
    <w:p w14:paraId="5018A36E" w14:textId="77777777" w:rsidR="00E80769" w:rsidRPr="00E77497" w:rsidRDefault="00E80769" w:rsidP="00E80769">
      <w:pPr>
        <w:pStyle w:val="M0"/>
        <w:spacing w:after="0"/>
        <w:rPr>
          <w:sz w:val="16"/>
        </w:rPr>
      </w:pPr>
    </w:p>
    <w:p w14:paraId="5C42A347"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037EBF5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307F8A08" w14:textId="77777777" w:rsidR="00E80769" w:rsidRPr="00E77497" w:rsidRDefault="00E80769" w:rsidP="00E80769">
      <w:pPr>
        <w:pStyle w:val="M0"/>
        <w:spacing w:after="0"/>
        <w:rPr>
          <w:sz w:val="16"/>
        </w:rPr>
      </w:pPr>
    </w:p>
    <w:p w14:paraId="27DF2070"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9.3.1</w:t>
      </w:r>
    </w:p>
    <w:p w14:paraId="35EC1FC3"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3E8B42B9" w14:textId="77777777" w:rsidR="00E80769" w:rsidRPr="00E77497" w:rsidRDefault="00E80769" w:rsidP="00E80769">
      <w:pPr>
        <w:pStyle w:val="M0"/>
        <w:spacing w:after="0"/>
        <w:rPr>
          <w:sz w:val="16"/>
        </w:rPr>
      </w:pPr>
    </w:p>
    <w:p w14:paraId="7F8B8699"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9.3.1</w:t>
      </w:r>
    </w:p>
    <w:p w14:paraId="26B7A228"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6DD494B2" w14:textId="77777777" w:rsidR="00E80769" w:rsidRPr="00E77497" w:rsidRDefault="00E80769" w:rsidP="00E80769">
      <w:pPr>
        <w:pStyle w:val="M0"/>
        <w:spacing w:after="0"/>
        <w:rPr>
          <w:sz w:val="16"/>
        </w:rPr>
      </w:pPr>
    </w:p>
    <w:p w14:paraId="0F596B66"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7479EFE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04F59EE8" w14:textId="77777777" w:rsidR="00E80769" w:rsidRPr="00E77497" w:rsidRDefault="00E80769" w:rsidP="00E80769">
      <w:pPr>
        <w:pStyle w:val="a2"/>
        <w:tabs>
          <w:tab w:val="clear" w:pos="500"/>
          <w:tab w:val="clear" w:pos="720"/>
          <w:tab w:val="left" w:pos="567"/>
        </w:tabs>
      </w:pPr>
      <w:bookmarkStart w:id="14566" w:name="_Toc472818974"/>
      <w:bookmarkStart w:id="14567" w:name="_Toc474641688"/>
      <w:bookmarkStart w:id="14568" w:name="_Toc235503556"/>
      <w:bookmarkStart w:id="14569" w:name="_Toc236208645"/>
      <w:bookmarkStart w:id="14570" w:name="_Toc241509331"/>
      <w:bookmarkStart w:id="14571" w:name="_Toc241557808"/>
      <w:bookmarkStart w:id="14572" w:name="_Toc244416818"/>
      <w:bookmarkStart w:id="14573" w:name="_Toc244657758"/>
      <w:bookmarkStart w:id="14574" w:name="_Toc246652498"/>
      <w:bookmarkStart w:id="14575" w:name="_Toc253562047"/>
      <w:bookmarkStart w:id="14576" w:name="_Toc268506063"/>
      <w:bookmarkStart w:id="14577" w:name="_Toc276631182"/>
      <w:bookmarkStart w:id="14578" w:name="_Toc277944226"/>
      <w:bookmarkStart w:id="14579" w:name="_Toc153968571"/>
      <w:bookmarkStart w:id="14580" w:name="_Toc314500738"/>
      <w:r w:rsidRPr="00E77497">
        <w:t>Expressions</w:t>
      </w:r>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p>
    <w:p w14:paraId="5DDDD510"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2243BC27"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1B95E8E1" w14:textId="77777777" w:rsidR="00E80769" w:rsidRPr="00E77497" w:rsidRDefault="00E80769" w:rsidP="00E80769">
      <w:pPr>
        <w:pStyle w:val="M0"/>
        <w:spacing w:after="0"/>
        <w:rPr>
          <w:sz w:val="16"/>
        </w:rPr>
      </w:pPr>
    </w:p>
    <w:p w14:paraId="6113C8DE"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4F0DD147"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60226875" w14:textId="77777777" w:rsidR="00E80769" w:rsidRPr="00E77497" w:rsidRDefault="00E80769" w:rsidP="00E80769">
      <w:pPr>
        <w:pStyle w:val="M0"/>
        <w:spacing w:after="0"/>
        <w:rPr>
          <w:sz w:val="16"/>
        </w:rPr>
      </w:pPr>
    </w:p>
    <w:p w14:paraId="230E3E47"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7477E13D"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3608CAE3" w14:textId="77777777" w:rsidR="00E80769" w:rsidRPr="00E77497" w:rsidRDefault="00E80769" w:rsidP="00E80769">
      <w:pPr>
        <w:pStyle w:val="M0"/>
        <w:spacing w:after="0"/>
        <w:rPr>
          <w:sz w:val="16"/>
        </w:rPr>
      </w:pPr>
    </w:p>
    <w:p w14:paraId="0A5C2555"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0C10F092"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00E9B77B" w14:textId="77777777" w:rsidR="00E80769" w:rsidRPr="00E77497" w:rsidRDefault="00E80769" w:rsidP="00E80769">
      <w:pPr>
        <w:pStyle w:val="M0"/>
        <w:spacing w:after="0"/>
        <w:rPr>
          <w:sz w:val="16"/>
        </w:rPr>
      </w:pPr>
    </w:p>
    <w:p w14:paraId="2130A421"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6215538A"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Pr="00E77497">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PropertyNameAndValueList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6732BA65" w14:textId="77777777" w:rsidR="00E80769" w:rsidRPr="00E77497" w:rsidRDefault="00E80769" w:rsidP="00E80769">
      <w:pPr>
        <w:pStyle w:val="M0"/>
        <w:spacing w:after="0"/>
        <w:rPr>
          <w:sz w:val="16"/>
        </w:rPr>
      </w:pPr>
    </w:p>
    <w:p w14:paraId="2025B45F" w14:textId="77777777" w:rsidR="00E80769" w:rsidRPr="00E77497" w:rsidRDefault="00E80769" w:rsidP="00E80769">
      <w:pPr>
        <w:pStyle w:val="SyntaxRule"/>
        <w:rPr>
          <w:rFonts w:ascii="Arial" w:hAnsi="Arial"/>
        </w:rPr>
      </w:pPr>
      <w:r w:rsidRPr="00E77497">
        <w:t xml:space="preserve">PropertyNameAndValueList </w:t>
      </w:r>
      <w:r w:rsidRPr="00E77497">
        <w:rPr>
          <w:rFonts w:ascii="Arial" w:hAnsi="Arial"/>
          <w:b/>
          <w:i w:val="0"/>
        </w:rPr>
        <w:t>:</w:t>
      </w:r>
      <w:r w:rsidRPr="00E77497">
        <w:rPr>
          <w:rFonts w:ascii="Arial" w:hAnsi="Arial"/>
          <w:b/>
        </w:rPr>
        <w:tab/>
      </w:r>
      <w:r w:rsidRPr="00E77497">
        <w:rPr>
          <w:rFonts w:ascii="Arial" w:hAnsi="Arial"/>
        </w:rPr>
        <w:t>See 11.1.5</w:t>
      </w:r>
    </w:p>
    <w:p w14:paraId="618567C4" w14:textId="77777777" w:rsidR="00E80769" w:rsidRPr="00E77497" w:rsidRDefault="00E80769" w:rsidP="00E80769">
      <w:pPr>
        <w:pStyle w:val="SyntaxDefinition"/>
      </w:pPr>
      <w:r w:rsidRPr="00E77497">
        <w:t>PropertyAssignment</w:t>
      </w:r>
      <w:r w:rsidRPr="00E77497">
        <w:br/>
        <w:t>PropertyNameAndValueList</w:t>
      </w:r>
      <w:r w:rsidRPr="00E77497">
        <w:rPr>
          <w:rFonts w:ascii="Courier New" w:hAnsi="Courier New" w:cs="Courier New"/>
          <w:i w:val="0"/>
        </w:rPr>
        <w:t xml:space="preserve"> </w:t>
      </w:r>
      <w:r w:rsidRPr="00E77497">
        <w:rPr>
          <w:rFonts w:ascii="Courier New" w:hAnsi="Courier New" w:cs="Courier New"/>
          <w:b/>
          <w:i w:val="0"/>
        </w:rPr>
        <w:t>,</w:t>
      </w:r>
      <w:r w:rsidRPr="00E77497">
        <w:t xml:space="preserve">  PropertyAssignment</w:t>
      </w:r>
    </w:p>
    <w:p w14:paraId="55EAC070" w14:textId="77777777" w:rsidR="00E80769" w:rsidRPr="00E77497" w:rsidRDefault="00E80769" w:rsidP="00E80769">
      <w:pPr>
        <w:pStyle w:val="SyntaxRule"/>
        <w:rPr>
          <w:rFonts w:ascii="Arial" w:hAnsi="Arial"/>
        </w:rPr>
      </w:pPr>
      <w:r w:rsidRPr="00E77497">
        <w:t xml:space="preserve">PropertyAssignment </w:t>
      </w:r>
      <w:r w:rsidRPr="00E77497">
        <w:rPr>
          <w:rFonts w:ascii="Arial" w:hAnsi="Arial"/>
          <w:b/>
          <w:i w:val="0"/>
        </w:rPr>
        <w:t>:</w:t>
      </w:r>
      <w:r w:rsidRPr="00E77497">
        <w:rPr>
          <w:rFonts w:ascii="Arial" w:hAnsi="Arial"/>
          <w:b/>
        </w:rPr>
        <w:tab/>
      </w:r>
      <w:r w:rsidRPr="00E77497">
        <w:rPr>
          <w:rFonts w:ascii="Arial" w:hAnsi="Arial"/>
        </w:rPr>
        <w:t>See 11.1.5</w:t>
      </w:r>
    </w:p>
    <w:p w14:paraId="29E57AA8"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639F3D12" w14:textId="77777777" w:rsidR="00E80769" w:rsidRPr="00E77497" w:rsidRDefault="00E80769" w:rsidP="00E80769">
      <w:pPr>
        <w:pStyle w:val="M0"/>
        <w:spacing w:after="0"/>
        <w:rPr>
          <w:sz w:val="16"/>
        </w:rPr>
      </w:pPr>
    </w:p>
    <w:p w14:paraId="6EF6C4A9"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0BE38188" w14:textId="77777777" w:rsidR="00E80769" w:rsidRPr="00E77497" w:rsidRDefault="00E80769" w:rsidP="00E80769">
      <w:pPr>
        <w:pStyle w:val="SyntaxDefinition"/>
      </w:pPr>
      <w:r w:rsidRPr="00E77497">
        <w:t>IdentifierName</w:t>
      </w:r>
      <w:r w:rsidRPr="00E77497">
        <w:br/>
        <w:t>StringLiteral</w:t>
      </w:r>
      <w:r w:rsidRPr="00E77497">
        <w:br/>
        <w:t>NumericLiteral</w:t>
      </w:r>
    </w:p>
    <w:p w14:paraId="31ECF4E1"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6A7B3799" w14:textId="77777777" w:rsidR="00E80769" w:rsidRPr="00E77497" w:rsidRDefault="00E80769" w:rsidP="00E80769">
      <w:pPr>
        <w:pStyle w:val="SyntaxDefinition"/>
        <w:rPr>
          <w:sz w:val="16"/>
        </w:rPr>
      </w:pPr>
      <w:r w:rsidRPr="00E77497">
        <w:t>Identifier</w:t>
      </w:r>
    </w:p>
    <w:p w14:paraId="1410DCF3"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65F90D1F"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1E795CF8" w14:textId="77777777" w:rsidR="00E80769" w:rsidRPr="00E77497" w:rsidRDefault="00E80769" w:rsidP="00E80769">
      <w:pPr>
        <w:pStyle w:val="M0"/>
        <w:spacing w:after="0"/>
        <w:rPr>
          <w:sz w:val="16"/>
        </w:rPr>
      </w:pPr>
    </w:p>
    <w:p w14:paraId="30F04F7D"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0E264D7F"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6E77C7DE" w14:textId="77777777" w:rsidR="00E80769" w:rsidRPr="00E77497" w:rsidRDefault="00E80769" w:rsidP="00E80769">
      <w:pPr>
        <w:pStyle w:val="M0"/>
        <w:spacing w:after="0"/>
        <w:rPr>
          <w:sz w:val="16"/>
        </w:rPr>
      </w:pPr>
    </w:p>
    <w:p w14:paraId="043B7B79"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78FC931E"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0CA4CEA7" w14:textId="77777777" w:rsidR="00E80769" w:rsidRPr="00E77497" w:rsidRDefault="00E80769" w:rsidP="00E80769">
      <w:pPr>
        <w:pStyle w:val="M0"/>
        <w:spacing w:after="0"/>
        <w:rPr>
          <w:sz w:val="16"/>
        </w:rPr>
      </w:pPr>
    </w:p>
    <w:p w14:paraId="29988DBF"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5C82B140"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1CD6CE6D" w14:textId="77777777" w:rsidR="00E80769" w:rsidRPr="00E77497" w:rsidRDefault="00E80769" w:rsidP="00E80769">
      <w:pPr>
        <w:pStyle w:val="M0"/>
        <w:spacing w:after="0"/>
        <w:rPr>
          <w:sz w:val="16"/>
        </w:rPr>
      </w:pPr>
    </w:p>
    <w:p w14:paraId="77B9EDD5"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32E5F419"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3AD23654" w14:textId="77777777" w:rsidR="00E80769" w:rsidRPr="00E77497" w:rsidRDefault="00E80769" w:rsidP="00E80769">
      <w:pPr>
        <w:pStyle w:val="M0"/>
        <w:spacing w:after="0"/>
        <w:rPr>
          <w:sz w:val="16"/>
        </w:rPr>
      </w:pPr>
    </w:p>
    <w:p w14:paraId="2D7B06CA"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63C037CA" w14:textId="77777777" w:rsidR="00E80769" w:rsidRPr="00E77497" w:rsidRDefault="00E80769" w:rsidP="00E80769">
      <w:pPr>
        <w:pStyle w:val="SyntaxDefinition"/>
      </w:pPr>
      <w:r w:rsidRPr="00E77497">
        <w:t>NewExpression</w:t>
      </w:r>
      <w:r w:rsidRPr="00E77497">
        <w:br/>
        <w:t>CallExpression</w:t>
      </w:r>
    </w:p>
    <w:p w14:paraId="60293A5D" w14:textId="77777777" w:rsidR="00E80769" w:rsidRPr="00E77497" w:rsidRDefault="00E80769" w:rsidP="00E80769">
      <w:pPr>
        <w:pStyle w:val="M0"/>
        <w:spacing w:after="0"/>
        <w:rPr>
          <w:sz w:val="16"/>
        </w:rPr>
      </w:pPr>
    </w:p>
    <w:p w14:paraId="28B0F6E6"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27FCABB9"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2354ADB4" w14:textId="77777777" w:rsidR="00E80769" w:rsidRPr="00E77497" w:rsidRDefault="00E80769" w:rsidP="00E80769">
      <w:pPr>
        <w:pStyle w:val="M0"/>
        <w:spacing w:after="0"/>
        <w:rPr>
          <w:sz w:val="16"/>
        </w:rPr>
      </w:pPr>
    </w:p>
    <w:p w14:paraId="02988F89"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31C736A3"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4287EA14" w14:textId="77777777" w:rsidR="00E80769" w:rsidRPr="00E77497" w:rsidRDefault="00E80769" w:rsidP="00E80769">
      <w:pPr>
        <w:pStyle w:val="M0"/>
        <w:spacing w:after="0"/>
        <w:rPr>
          <w:sz w:val="16"/>
        </w:rPr>
      </w:pPr>
    </w:p>
    <w:p w14:paraId="732BCA18"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71F4E9D6"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5BBB9EF7" w14:textId="77777777" w:rsidR="00E80769" w:rsidRPr="00E77497" w:rsidRDefault="00E80769" w:rsidP="00E80769">
      <w:pPr>
        <w:pStyle w:val="M0"/>
        <w:spacing w:after="0"/>
        <w:rPr>
          <w:sz w:val="16"/>
        </w:rPr>
      </w:pPr>
    </w:p>
    <w:p w14:paraId="47CE5D0C"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52D45DBD"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381D0755" w14:textId="77777777" w:rsidR="00E80769" w:rsidRPr="00E77497" w:rsidRDefault="00E80769" w:rsidP="00E80769">
      <w:pPr>
        <w:pStyle w:val="M0"/>
        <w:spacing w:after="0"/>
        <w:rPr>
          <w:sz w:val="16"/>
        </w:rPr>
      </w:pPr>
    </w:p>
    <w:p w14:paraId="4CAF2264"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75C74059"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77FC975B" w14:textId="77777777" w:rsidR="00E80769" w:rsidRPr="00E77497" w:rsidRDefault="00E80769" w:rsidP="00E80769">
      <w:pPr>
        <w:pStyle w:val="M0"/>
        <w:spacing w:after="0"/>
        <w:rPr>
          <w:sz w:val="16"/>
        </w:rPr>
      </w:pPr>
    </w:p>
    <w:p w14:paraId="3047762C"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408D300E" w14:textId="77777777" w:rsidR="00E80769" w:rsidRPr="00E77497" w:rsidRDefault="00E80769" w:rsidP="00E8076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03795A2A" w14:textId="77777777" w:rsidR="00E80769" w:rsidRPr="00E77497" w:rsidRDefault="00E80769" w:rsidP="00E80769">
      <w:pPr>
        <w:pStyle w:val="M0"/>
        <w:spacing w:after="0"/>
        <w:rPr>
          <w:sz w:val="16"/>
        </w:rPr>
      </w:pPr>
    </w:p>
    <w:p w14:paraId="61849EE6" w14:textId="77777777" w:rsidR="00E80769" w:rsidRPr="00E77497" w:rsidRDefault="00E80769" w:rsidP="00E80769">
      <w:pPr>
        <w:pStyle w:val="SyntaxRule"/>
        <w:rPr>
          <w:rFonts w:ascii="Arial" w:hAnsi="Arial"/>
        </w:rPr>
      </w:pPr>
      <w:r w:rsidRPr="00E77497">
        <w:t xml:space="preserve">RelationalExpressionNoIn </w:t>
      </w:r>
      <w:r w:rsidRPr="00E77497">
        <w:rPr>
          <w:rFonts w:ascii="Arial" w:hAnsi="Arial"/>
          <w:b/>
          <w:i w:val="0"/>
        </w:rPr>
        <w:t>:</w:t>
      </w:r>
      <w:r w:rsidRPr="00E77497">
        <w:rPr>
          <w:rFonts w:ascii="Arial" w:hAnsi="Arial"/>
          <w:b/>
        </w:rPr>
        <w:tab/>
      </w:r>
      <w:r w:rsidRPr="00E77497">
        <w:rPr>
          <w:rFonts w:ascii="Arial" w:hAnsi="Arial"/>
        </w:rPr>
        <w:t>See 11.8</w:t>
      </w:r>
    </w:p>
    <w:p w14:paraId="37D0CCC0" w14:textId="77777777" w:rsidR="00E80769" w:rsidRPr="00E77497" w:rsidRDefault="00E80769" w:rsidP="00E80769">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604BAA81" w14:textId="77777777" w:rsidR="00E80769" w:rsidRPr="00E77497" w:rsidRDefault="00E80769" w:rsidP="00E80769">
      <w:pPr>
        <w:pStyle w:val="M0"/>
        <w:spacing w:after="0"/>
        <w:rPr>
          <w:sz w:val="16"/>
        </w:rPr>
      </w:pPr>
    </w:p>
    <w:p w14:paraId="51D8FF03"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0CBC025D"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23B36F52" w14:textId="77777777" w:rsidR="00E80769" w:rsidRPr="00E77497" w:rsidRDefault="00E80769" w:rsidP="00E80769">
      <w:pPr>
        <w:pStyle w:val="M0"/>
        <w:spacing w:after="0"/>
        <w:rPr>
          <w:sz w:val="16"/>
        </w:rPr>
      </w:pPr>
    </w:p>
    <w:p w14:paraId="35C265D8" w14:textId="77777777" w:rsidR="00E80769" w:rsidRPr="00E77497" w:rsidRDefault="00E80769" w:rsidP="00E80769">
      <w:pPr>
        <w:pStyle w:val="SyntaxRule"/>
        <w:rPr>
          <w:rFonts w:ascii="Arial" w:hAnsi="Arial"/>
        </w:rPr>
      </w:pPr>
      <w:r w:rsidRPr="00E77497">
        <w:t xml:space="preserve">EqualityExpressionNoIn </w:t>
      </w:r>
      <w:r w:rsidRPr="00E77497">
        <w:rPr>
          <w:rFonts w:ascii="Arial" w:hAnsi="Arial"/>
          <w:b/>
          <w:i w:val="0"/>
        </w:rPr>
        <w:t>:</w:t>
      </w:r>
      <w:r w:rsidRPr="00E77497">
        <w:rPr>
          <w:rFonts w:ascii="Arial" w:hAnsi="Arial"/>
          <w:b/>
        </w:rPr>
        <w:tab/>
      </w:r>
      <w:r w:rsidRPr="00E77497">
        <w:rPr>
          <w:rFonts w:ascii="Arial" w:hAnsi="Arial"/>
        </w:rPr>
        <w:t>See 11.9</w:t>
      </w:r>
    </w:p>
    <w:p w14:paraId="7DC9ED20" w14:textId="77777777" w:rsidR="00E80769" w:rsidRPr="00C7794D" w:rsidRDefault="00E80769" w:rsidP="00E80769">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w:t>
      </w:r>
      <w:r w:rsidRPr="00C7794D">
        <w:t>RelationalExpressionNoIn</w:t>
      </w:r>
    </w:p>
    <w:p w14:paraId="469AE6C6" w14:textId="77777777" w:rsidR="00E80769" w:rsidRPr="00C7794D" w:rsidRDefault="00E80769" w:rsidP="00E80769">
      <w:pPr>
        <w:pStyle w:val="M0"/>
        <w:spacing w:after="0"/>
        <w:rPr>
          <w:sz w:val="16"/>
        </w:rPr>
      </w:pPr>
    </w:p>
    <w:p w14:paraId="3F942766"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31B85C5B"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08BBE2E8" w14:textId="77777777" w:rsidR="00E80769" w:rsidRPr="00A67AF2" w:rsidRDefault="00E80769" w:rsidP="00E80769">
      <w:pPr>
        <w:pStyle w:val="M0"/>
        <w:spacing w:after="0"/>
        <w:rPr>
          <w:sz w:val="16"/>
        </w:rPr>
      </w:pPr>
    </w:p>
    <w:p w14:paraId="2AFC9B93" w14:textId="77777777" w:rsidR="00E80769" w:rsidRPr="00675B74" w:rsidRDefault="00E80769" w:rsidP="00E80769">
      <w:pPr>
        <w:pStyle w:val="SyntaxRule"/>
        <w:rPr>
          <w:rFonts w:ascii="Arial" w:hAnsi="Arial"/>
        </w:rPr>
      </w:pPr>
      <w:r w:rsidRPr="00A67AF2">
        <w:t xml:space="preserve">BitwiseANDExpressionNoIn </w:t>
      </w:r>
      <w:r w:rsidRPr="00A67AF2">
        <w:rPr>
          <w:rFonts w:ascii="Arial" w:hAnsi="Arial"/>
          <w:b/>
          <w:i w:val="0"/>
        </w:rPr>
        <w:t>:</w:t>
      </w:r>
      <w:r w:rsidRPr="00B820AB">
        <w:rPr>
          <w:rFonts w:ascii="Arial" w:hAnsi="Arial"/>
          <w:b/>
        </w:rPr>
        <w:tab/>
      </w:r>
      <w:r w:rsidRPr="00675B74">
        <w:rPr>
          <w:rFonts w:ascii="Arial" w:hAnsi="Arial"/>
        </w:rPr>
        <w:t>See 11.10</w:t>
      </w:r>
    </w:p>
    <w:p w14:paraId="37E92035" w14:textId="77777777" w:rsidR="00E80769" w:rsidRPr="00E77497" w:rsidRDefault="00E80769" w:rsidP="00E80769">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058567E0" w14:textId="77777777" w:rsidR="00E80769" w:rsidRPr="00E77497" w:rsidRDefault="00E80769" w:rsidP="00E80769">
      <w:pPr>
        <w:pStyle w:val="M0"/>
        <w:spacing w:after="0"/>
        <w:rPr>
          <w:sz w:val="16"/>
        </w:rPr>
      </w:pPr>
    </w:p>
    <w:p w14:paraId="69EEAEF3"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04BA916C"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04699A5B" w14:textId="77777777" w:rsidR="00E80769" w:rsidRPr="00E77497" w:rsidRDefault="00E80769" w:rsidP="00E80769">
      <w:pPr>
        <w:pStyle w:val="M0"/>
        <w:spacing w:after="0"/>
        <w:rPr>
          <w:sz w:val="16"/>
        </w:rPr>
      </w:pPr>
    </w:p>
    <w:p w14:paraId="6253386C" w14:textId="77777777" w:rsidR="00E80769" w:rsidRPr="00E77497" w:rsidRDefault="00E80769" w:rsidP="00E80769">
      <w:pPr>
        <w:pStyle w:val="SyntaxRule"/>
        <w:rPr>
          <w:rFonts w:ascii="Arial" w:hAnsi="Arial"/>
        </w:rPr>
      </w:pPr>
      <w:r w:rsidRPr="00E77497">
        <w:t xml:space="preserve">BitwiseXORExpressionNoIn </w:t>
      </w:r>
      <w:r w:rsidRPr="00E77497">
        <w:rPr>
          <w:rFonts w:ascii="Arial" w:hAnsi="Arial"/>
          <w:b/>
          <w:i w:val="0"/>
        </w:rPr>
        <w:t>:</w:t>
      </w:r>
      <w:r w:rsidRPr="00E77497">
        <w:rPr>
          <w:rFonts w:ascii="Arial" w:hAnsi="Arial"/>
          <w:b/>
        </w:rPr>
        <w:tab/>
      </w:r>
      <w:r w:rsidRPr="00E77497">
        <w:rPr>
          <w:rFonts w:ascii="Arial" w:hAnsi="Arial"/>
        </w:rPr>
        <w:t>See 11.10</w:t>
      </w:r>
    </w:p>
    <w:p w14:paraId="2DA87D3F" w14:textId="77777777" w:rsidR="00E80769" w:rsidRPr="00E77497" w:rsidRDefault="00E80769" w:rsidP="00E80769">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33D9B6F3" w14:textId="77777777" w:rsidR="00E80769" w:rsidRPr="00E77497" w:rsidRDefault="00E80769" w:rsidP="00E80769">
      <w:pPr>
        <w:pStyle w:val="M0"/>
        <w:spacing w:after="0"/>
        <w:rPr>
          <w:sz w:val="16"/>
        </w:rPr>
      </w:pPr>
    </w:p>
    <w:p w14:paraId="424C52AE"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050CC537"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55F686F3" w14:textId="77777777" w:rsidR="00E80769" w:rsidRPr="00E77497" w:rsidRDefault="00E80769" w:rsidP="00E80769">
      <w:pPr>
        <w:pStyle w:val="M0"/>
        <w:spacing w:after="0"/>
        <w:rPr>
          <w:sz w:val="16"/>
        </w:rPr>
      </w:pPr>
    </w:p>
    <w:p w14:paraId="6DA40C6A" w14:textId="77777777" w:rsidR="00E80769" w:rsidRPr="00E77497" w:rsidRDefault="00E80769" w:rsidP="00E80769">
      <w:pPr>
        <w:pStyle w:val="SyntaxRule"/>
        <w:rPr>
          <w:rFonts w:ascii="Arial" w:hAnsi="Arial"/>
        </w:rPr>
      </w:pPr>
      <w:r w:rsidRPr="00E77497">
        <w:t xml:space="preserve">BitwiseORExpressionNoIn </w:t>
      </w:r>
      <w:r w:rsidRPr="00E77497">
        <w:rPr>
          <w:rFonts w:ascii="Arial" w:hAnsi="Arial"/>
          <w:b/>
          <w:i w:val="0"/>
        </w:rPr>
        <w:t>:</w:t>
      </w:r>
      <w:r w:rsidRPr="00E77497">
        <w:rPr>
          <w:rFonts w:ascii="Arial" w:hAnsi="Arial"/>
          <w:b/>
        </w:rPr>
        <w:tab/>
      </w:r>
      <w:r w:rsidRPr="00E77497">
        <w:rPr>
          <w:rFonts w:ascii="Arial" w:hAnsi="Arial"/>
        </w:rPr>
        <w:t>See 11.10</w:t>
      </w:r>
    </w:p>
    <w:p w14:paraId="497D2D2D" w14:textId="77777777" w:rsidR="00E80769" w:rsidRPr="00E77497" w:rsidRDefault="00E80769" w:rsidP="00E80769">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623AFC20" w14:textId="77777777" w:rsidR="00E80769" w:rsidRPr="00E77497" w:rsidRDefault="00E80769" w:rsidP="00E80769">
      <w:pPr>
        <w:pStyle w:val="M0"/>
        <w:spacing w:after="0"/>
        <w:rPr>
          <w:sz w:val="16"/>
        </w:rPr>
      </w:pPr>
    </w:p>
    <w:p w14:paraId="0BE73D3B"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4124BF99" w14:textId="77777777" w:rsidR="00E80769" w:rsidRPr="00E77497" w:rsidRDefault="00E80769" w:rsidP="00E8076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39D72F24" w14:textId="77777777" w:rsidR="00E80769" w:rsidRPr="00E77497" w:rsidRDefault="00E80769" w:rsidP="00E80769">
      <w:pPr>
        <w:pStyle w:val="M0"/>
        <w:spacing w:after="0"/>
        <w:rPr>
          <w:sz w:val="16"/>
        </w:rPr>
      </w:pPr>
    </w:p>
    <w:p w14:paraId="0F385AC3" w14:textId="77777777" w:rsidR="00E80769" w:rsidRPr="00E77497" w:rsidRDefault="00E80769" w:rsidP="00E80769">
      <w:pPr>
        <w:pStyle w:val="SyntaxRule"/>
        <w:rPr>
          <w:rFonts w:ascii="Arial" w:hAnsi="Arial"/>
        </w:rPr>
      </w:pPr>
      <w:r w:rsidRPr="00E77497">
        <w:t xml:space="preserve">LogicalANDExpressionNoIn </w:t>
      </w:r>
      <w:r w:rsidRPr="00E77497">
        <w:rPr>
          <w:rFonts w:ascii="Arial" w:hAnsi="Arial"/>
          <w:b/>
          <w:i w:val="0"/>
        </w:rPr>
        <w:t>:</w:t>
      </w:r>
      <w:r w:rsidRPr="00E77497">
        <w:rPr>
          <w:rFonts w:ascii="Arial" w:hAnsi="Arial"/>
          <w:b/>
        </w:rPr>
        <w:tab/>
      </w:r>
      <w:r w:rsidRPr="00E77497">
        <w:rPr>
          <w:rFonts w:ascii="Arial" w:hAnsi="Arial"/>
        </w:rPr>
        <w:t>See 11.11</w:t>
      </w:r>
    </w:p>
    <w:p w14:paraId="7FFEA6C7" w14:textId="77777777" w:rsidR="00E80769" w:rsidRPr="00E77497" w:rsidRDefault="00E80769" w:rsidP="00E80769">
      <w:pPr>
        <w:pStyle w:val="SyntaxDefinition"/>
      </w:pPr>
      <w:r w:rsidRPr="00E77497">
        <w:t>BitwiseORExpressionNoIn</w:t>
      </w:r>
      <w:r w:rsidRPr="00E77497">
        <w:br/>
        <w:t xml:space="preserve">LogicalANDExpressionNoIn </w:t>
      </w:r>
      <w:r w:rsidRPr="00E77497">
        <w:rPr>
          <w:rFonts w:ascii="Courier New" w:hAnsi="Courier New"/>
          <w:b/>
          <w:i w:val="0"/>
        </w:rPr>
        <w:t>&amp;&amp;</w:t>
      </w:r>
      <w:r w:rsidRPr="00E77497">
        <w:t xml:space="preserve"> BitwiseORExpressionNoIn</w:t>
      </w:r>
    </w:p>
    <w:p w14:paraId="67512C7B" w14:textId="77777777" w:rsidR="00E80769" w:rsidRPr="00E77497" w:rsidRDefault="00E80769" w:rsidP="00E80769">
      <w:pPr>
        <w:pStyle w:val="M0"/>
        <w:spacing w:after="0"/>
        <w:rPr>
          <w:sz w:val="16"/>
        </w:rPr>
      </w:pPr>
    </w:p>
    <w:p w14:paraId="30246531"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7F4AE1F6"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76CBA069" w14:textId="77777777" w:rsidR="00E80769" w:rsidRPr="00E77497" w:rsidRDefault="00E80769" w:rsidP="00E80769">
      <w:pPr>
        <w:pStyle w:val="M0"/>
        <w:spacing w:after="0"/>
        <w:rPr>
          <w:sz w:val="16"/>
        </w:rPr>
      </w:pPr>
    </w:p>
    <w:p w14:paraId="7CD5DAB2" w14:textId="77777777" w:rsidR="00E80769" w:rsidRPr="00E77497" w:rsidRDefault="00E80769" w:rsidP="00E80769">
      <w:pPr>
        <w:pStyle w:val="SyntaxRule"/>
        <w:rPr>
          <w:rFonts w:ascii="Arial" w:hAnsi="Arial"/>
        </w:rPr>
      </w:pPr>
      <w:r w:rsidRPr="00E77497">
        <w:t xml:space="preserve">LogicalORExpressionNoIn </w:t>
      </w:r>
      <w:r w:rsidRPr="00E77497">
        <w:rPr>
          <w:rFonts w:ascii="Arial" w:hAnsi="Arial"/>
          <w:b/>
          <w:i w:val="0"/>
        </w:rPr>
        <w:t>:</w:t>
      </w:r>
      <w:r w:rsidRPr="00E77497">
        <w:rPr>
          <w:rFonts w:ascii="Arial" w:hAnsi="Arial"/>
          <w:b/>
        </w:rPr>
        <w:tab/>
      </w:r>
      <w:r w:rsidRPr="00E77497">
        <w:rPr>
          <w:rFonts w:ascii="Arial" w:hAnsi="Arial"/>
        </w:rPr>
        <w:t>See 11.11</w:t>
      </w:r>
    </w:p>
    <w:p w14:paraId="3333D6ED" w14:textId="77777777" w:rsidR="00E80769" w:rsidRPr="00C7794D" w:rsidRDefault="00E80769" w:rsidP="00E80769">
      <w:pPr>
        <w:pStyle w:val="SyntaxDefinition"/>
      </w:pPr>
      <w:r w:rsidRPr="00C7794D">
        <w:t>LogicalANDExpressionNoIn</w:t>
      </w:r>
      <w:r w:rsidRPr="00C7794D">
        <w:br/>
        <w:t xml:space="preserve">LogicalORExpressionNoIn </w:t>
      </w:r>
      <w:r w:rsidRPr="00C7794D">
        <w:rPr>
          <w:rFonts w:ascii="Courier New" w:hAnsi="Courier New"/>
          <w:b/>
          <w:i w:val="0"/>
        </w:rPr>
        <w:t>||</w:t>
      </w:r>
      <w:r w:rsidRPr="00C7794D">
        <w:t xml:space="preserve"> LogicalANDExpressionNoIn</w:t>
      </w:r>
    </w:p>
    <w:p w14:paraId="66C90A1A" w14:textId="77777777" w:rsidR="00E80769" w:rsidRPr="00C7794D" w:rsidRDefault="00E80769" w:rsidP="00E80769">
      <w:pPr>
        <w:pStyle w:val="M0"/>
        <w:spacing w:after="0"/>
        <w:rPr>
          <w:sz w:val="16"/>
        </w:rPr>
      </w:pPr>
    </w:p>
    <w:p w14:paraId="499576A3"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05F53A56"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2BCBB708" w14:textId="77777777" w:rsidR="00E80769" w:rsidRPr="00C7794D" w:rsidRDefault="00E80769" w:rsidP="00E80769">
      <w:pPr>
        <w:pStyle w:val="M0"/>
        <w:spacing w:after="0"/>
        <w:rPr>
          <w:sz w:val="16"/>
        </w:rPr>
      </w:pPr>
    </w:p>
    <w:p w14:paraId="413973D1" w14:textId="77777777" w:rsidR="00E80769" w:rsidRPr="00C7794D" w:rsidRDefault="00E80769" w:rsidP="00E80769">
      <w:pPr>
        <w:pStyle w:val="SyntaxRule"/>
        <w:rPr>
          <w:rFonts w:ascii="Arial" w:hAnsi="Arial"/>
        </w:rPr>
      </w:pPr>
      <w:r w:rsidRPr="00C7794D">
        <w:t xml:space="preserve">ConditionalExpressionNoIn </w:t>
      </w:r>
      <w:r w:rsidRPr="00C7794D">
        <w:rPr>
          <w:rFonts w:ascii="Arial" w:hAnsi="Arial"/>
          <w:b/>
          <w:i w:val="0"/>
        </w:rPr>
        <w:t>:</w:t>
      </w:r>
      <w:r w:rsidRPr="00C7794D">
        <w:rPr>
          <w:rFonts w:ascii="Arial" w:hAnsi="Arial"/>
          <w:b/>
        </w:rPr>
        <w:tab/>
      </w:r>
      <w:r w:rsidRPr="00C7794D">
        <w:rPr>
          <w:rFonts w:ascii="Arial" w:hAnsi="Arial"/>
        </w:rPr>
        <w:t>See 11.12</w:t>
      </w:r>
    </w:p>
    <w:p w14:paraId="541CDE75" w14:textId="77777777" w:rsidR="00E80769" w:rsidRPr="00C7794D" w:rsidRDefault="00E80769" w:rsidP="00E80769">
      <w:pPr>
        <w:pStyle w:val="SyntaxDefinition"/>
      </w:pPr>
      <w:r w:rsidRPr="00C7794D">
        <w:t>LogicalORExpressionNoIn</w:t>
      </w:r>
      <w:r w:rsidRPr="00C7794D">
        <w:br/>
        <w:t>LogicalORExpressionNoIn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AssignmentExpressionNoIn</w:t>
      </w:r>
    </w:p>
    <w:p w14:paraId="728F1DEB" w14:textId="77777777" w:rsidR="00E80769" w:rsidRPr="00C7794D" w:rsidRDefault="00E80769" w:rsidP="00E80769">
      <w:pPr>
        <w:pStyle w:val="M0"/>
        <w:spacing w:after="0"/>
        <w:rPr>
          <w:sz w:val="16"/>
        </w:rPr>
      </w:pPr>
    </w:p>
    <w:p w14:paraId="777BC464"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622A32A0"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07E51F89" w14:textId="77777777" w:rsidR="00E80769" w:rsidRPr="006B6D0A" w:rsidRDefault="00E80769" w:rsidP="00E80769">
      <w:pPr>
        <w:pStyle w:val="M0"/>
        <w:spacing w:after="0"/>
        <w:rPr>
          <w:sz w:val="16"/>
        </w:rPr>
      </w:pPr>
    </w:p>
    <w:p w14:paraId="7BF78476" w14:textId="77777777" w:rsidR="00E80769" w:rsidRPr="00A67AF2" w:rsidRDefault="00E80769" w:rsidP="00E80769">
      <w:pPr>
        <w:pStyle w:val="SyntaxRule"/>
        <w:rPr>
          <w:rFonts w:ascii="Arial" w:hAnsi="Arial"/>
        </w:rPr>
      </w:pPr>
      <w:r w:rsidRPr="00E65A34">
        <w:t xml:space="preserve">AssignmentExpressionNoIn </w:t>
      </w:r>
      <w:r w:rsidRPr="00546435">
        <w:rPr>
          <w:rFonts w:ascii="Arial" w:hAnsi="Arial"/>
          <w:b/>
          <w:i w:val="0"/>
        </w:rPr>
        <w:t>:</w:t>
      </w:r>
      <w:r w:rsidRPr="00A67AF2">
        <w:rPr>
          <w:rFonts w:ascii="Arial" w:hAnsi="Arial"/>
          <w:b/>
        </w:rPr>
        <w:tab/>
      </w:r>
      <w:r w:rsidRPr="00A67AF2">
        <w:rPr>
          <w:rFonts w:ascii="Arial" w:hAnsi="Arial"/>
        </w:rPr>
        <w:t>See 11.13</w:t>
      </w:r>
    </w:p>
    <w:p w14:paraId="61A19DD3" w14:textId="77777777" w:rsidR="00E80769" w:rsidRPr="00675B74" w:rsidRDefault="00E80769" w:rsidP="00E80769">
      <w:pPr>
        <w:pStyle w:val="SyntaxDefinition"/>
      </w:pPr>
      <w:r w:rsidRPr="00A67AF2">
        <w:t>ConditionalExpressionNoIn</w:t>
      </w:r>
      <w:r w:rsidRPr="00A67AF2">
        <w:br/>
        <w:t>LeftHandSideExpression</w:t>
      </w:r>
      <w:r w:rsidRPr="00B820AB">
        <w:rPr>
          <w:rFonts w:ascii="Courier New" w:hAnsi="Courier New" w:cs="Courier New"/>
          <w:b/>
          <w:i w:val="0"/>
        </w:rPr>
        <w:t xml:space="preserve"> = </w:t>
      </w:r>
      <w:r w:rsidRPr="00675B74">
        <w:t>AssignmentExpressionNoIn</w:t>
      </w:r>
      <w:r w:rsidRPr="00675B74">
        <w:br/>
        <w:t>LeftHandSideExpression AssignmentOperator AssignmentExpressionNoIn</w:t>
      </w:r>
    </w:p>
    <w:p w14:paraId="10308458" w14:textId="77777777" w:rsidR="00E80769" w:rsidRPr="00E77497" w:rsidRDefault="00E80769" w:rsidP="00E80769">
      <w:pPr>
        <w:pStyle w:val="M0"/>
        <w:spacing w:after="0"/>
        <w:rPr>
          <w:sz w:val="16"/>
        </w:rPr>
      </w:pPr>
    </w:p>
    <w:p w14:paraId="3051CB88"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14:paraId="2C13E645" w14:textId="77777777" w:rsidTr="00B46C10">
        <w:trPr>
          <w:trHeight w:hRule="exact" w:val="240"/>
        </w:trPr>
        <w:tc>
          <w:tcPr>
            <w:tcW w:w="648" w:type="dxa"/>
          </w:tcPr>
          <w:p w14:paraId="4CF9F6A6" w14:textId="77777777" w:rsidR="00E80769" w:rsidRPr="00E77497" w:rsidRDefault="00E80769" w:rsidP="00B46C10">
            <w:pPr>
              <w:pStyle w:val="SyntaxOneOf"/>
            </w:pPr>
            <w:r w:rsidRPr="00E77497">
              <w:t>*=</w:t>
            </w:r>
          </w:p>
        </w:tc>
        <w:tc>
          <w:tcPr>
            <w:tcW w:w="648" w:type="dxa"/>
          </w:tcPr>
          <w:p w14:paraId="2C781AC5" w14:textId="77777777" w:rsidR="00E80769" w:rsidRPr="00E77497" w:rsidRDefault="00E80769" w:rsidP="00B46C10">
            <w:pPr>
              <w:pStyle w:val="SyntaxOneOf"/>
            </w:pPr>
            <w:r w:rsidRPr="00E77497">
              <w:t>/=</w:t>
            </w:r>
          </w:p>
        </w:tc>
        <w:tc>
          <w:tcPr>
            <w:tcW w:w="648" w:type="dxa"/>
          </w:tcPr>
          <w:p w14:paraId="16A7B097" w14:textId="77777777" w:rsidR="00E80769" w:rsidRPr="00E77497" w:rsidRDefault="00E80769" w:rsidP="00B46C10">
            <w:pPr>
              <w:pStyle w:val="SyntaxOneOf"/>
            </w:pPr>
            <w:r w:rsidRPr="00E77497">
              <w:t>%=</w:t>
            </w:r>
          </w:p>
        </w:tc>
        <w:tc>
          <w:tcPr>
            <w:tcW w:w="648" w:type="dxa"/>
          </w:tcPr>
          <w:p w14:paraId="3A2E4D19" w14:textId="77777777" w:rsidR="00E80769" w:rsidRPr="00E77497" w:rsidRDefault="00E80769" w:rsidP="00B46C10">
            <w:pPr>
              <w:pStyle w:val="SyntaxOneOf"/>
            </w:pPr>
            <w:r w:rsidRPr="00E77497">
              <w:t>+=</w:t>
            </w:r>
          </w:p>
        </w:tc>
        <w:tc>
          <w:tcPr>
            <w:tcW w:w="648" w:type="dxa"/>
          </w:tcPr>
          <w:p w14:paraId="1D50936C" w14:textId="77777777" w:rsidR="00E80769" w:rsidRPr="00E77497" w:rsidRDefault="00E80769" w:rsidP="00B46C10">
            <w:pPr>
              <w:pStyle w:val="SyntaxOneOf"/>
            </w:pPr>
            <w:r w:rsidRPr="00E77497">
              <w:t>-=</w:t>
            </w:r>
          </w:p>
        </w:tc>
        <w:tc>
          <w:tcPr>
            <w:tcW w:w="648" w:type="dxa"/>
          </w:tcPr>
          <w:p w14:paraId="373459D2" w14:textId="77777777" w:rsidR="00E80769" w:rsidRPr="00E77497" w:rsidRDefault="00E80769" w:rsidP="00B46C10">
            <w:pPr>
              <w:pStyle w:val="SyntaxOneOf"/>
            </w:pPr>
            <w:r w:rsidRPr="00E77497">
              <w:t>&lt;&lt;=</w:t>
            </w:r>
          </w:p>
        </w:tc>
        <w:tc>
          <w:tcPr>
            <w:tcW w:w="648" w:type="dxa"/>
          </w:tcPr>
          <w:p w14:paraId="6E66A0FB" w14:textId="77777777" w:rsidR="00E80769" w:rsidRPr="00E77497" w:rsidRDefault="00E80769" w:rsidP="00B46C10">
            <w:pPr>
              <w:pStyle w:val="SyntaxOneOf"/>
            </w:pPr>
            <w:r w:rsidRPr="00E77497">
              <w:t>&gt;&gt;=</w:t>
            </w:r>
          </w:p>
        </w:tc>
        <w:tc>
          <w:tcPr>
            <w:tcW w:w="648" w:type="dxa"/>
          </w:tcPr>
          <w:p w14:paraId="723AB943" w14:textId="77777777" w:rsidR="00E80769" w:rsidRPr="00E77497" w:rsidRDefault="00E80769" w:rsidP="00B46C10">
            <w:pPr>
              <w:pStyle w:val="SyntaxOneOf"/>
            </w:pPr>
            <w:r w:rsidRPr="00E77497">
              <w:t>&gt;&gt;&gt;=</w:t>
            </w:r>
          </w:p>
        </w:tc>
        <w:tc>
          <w:tcPr>
            <w:tcW w:w="648" w:type="dxa"/>
          </w:tcPr>
          <w:p w14:paraId="51E237C0" w14:textId="77777777" w:rsidR="00E80769" w:rsidRPr="00E77497" w:rsidRDefault="00E80769" w:rsidP="00B46C10">
            <w:pPr>
              <w:pStyle w:val="SyntaxOneOf"/>
            </w:pPr>
            <w:r w:rsidRPr="00E77497">
              <w:t>&amp;=</w:t>
            </w:r>
          </w:p>
        </w:tc>
        <w:tc>
          <w:tcPr>
            <w:tcW w:w="648" w:type="dxa"/>
          </w:tcPr>
          <w:p w14:paraId="6E8196B1" w14:textId="77777777" w:rsidR="00E80769" w:rsidRPr="00E77497" w:rsidRDefault="00E80769" w:rsidP="00B46C10">
            <w:pPr>
              <w:pStyle w:val="SyntaxOneOf"/>
            </w:pPr>
            <w:r w:rsidRPr="00E77497">
              <w:t>^=</w:t>
            </w:r>
          </w:p>
        </w:tc>
        <w:tc>
          <w:tcPr>
            <w:tcW w:w="648" w:type="dxa"/>
          </w:tcPr>
          <w:p w14:paraId="7C7EEB40" w14:textId="77777777" w:rsidR="00E80769" w:rsidRPr="00E77497" w:rsidRDefault="00E80769" w:rsidP="00B46C10">
            <w:pPr>
              <w:pStyle w:val="SyntaxOneOf"/>
            </w:pPr>
            <w:r w:rsidRPr="00E77497">
              <w:t>|=</w:t>
            </w:r>
          </w:p>
        </w:tc>
      </w:tr>
    </w:tbl>
    <w:p w14:paraId="1275ADD3" w14:textId="77777777" w:rsidR="00E80769" w:rsidRPr="00E77497" w:rsidRDefault="00E80769" w:rsidP="00E80769">
      <w:pPr>
        <w:pStyle w:val="M0"/>
        <w:spacing w:after="0"/>
        <w:rPr>
          <w:sz w:val="16"/>
        </w:rPr>
      </w:pPr>
    </w:p>
    <w:p w14:paraId="479A3970"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029A69F7"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78DFC7E6" w14:textId="77777777" w:rsidR="00E80769" w:rsidRPr="00E77497" w:rsidRDefault="00E80769" w:rsidP="00E80769">
      <w:pPr>
        <w:pStyle w:val="M0"/>
        <w:spacing w:after="0"/>
        <w:rPr>
          <w:sz w:val="16"/>
        </w:rPr>
      </w:pPr>
    </w:p>
    <w:p w14:paraId="3C04B1FA" w14:textId="77777777" w:rsidR="00E80769" w:rsidRPr="00E77497" w:rsidRDefault="00E80769" w:rsidP="00E80769">
      <w:pPr>
        <w:pStyle w:val="SyntaxRule"/>
        <w:rPr>
          <w:rFonts w:ascii="Arial" w:hAnsi="Arial"/>
        </w:rPr>
      </w:pPr>
      <w:r w:rsidRPr="00E77497">
        <w:t xml:space="preserve">ExpressionNoIn </w:t>
      </w:r>
      <w:r w:rsidRPr="00E77497">
        <w:rPr>
          <w:rFonts w:ascii="Arial" w:hAnsi="Arial"/>
          <w:b/>
          <w:i w:val="0"/>
        </w:rPr>
        <w:t>:</w:t>
      </w:r>
      <w:r w:rsidRPr="00E77497">
        <w:rPr>
          <w:rFonts w:ascii="Arial" w:hAnsi="Arial"/>
        </w:rPr>
        <w:tab/>
        <w:t>See 11.14</w:t>
      </w:r>
    </w:p>
    <w:p w14:paraId="1B2C921F" w14:textId="77777777" w:rsidR="00E80769" w:rsidRPr="00E77497" w:rsidRDefault="00E80769" w:rsidP="00E80769">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17EE81FC" w14:textId="77777777" w:rsidR="00E80769" w:rsidRPr="00E77497" w:rsidRDefault="00E80769" w:rsidP="00E80769">
      <w:pPr>
        <w:pStyle w:val="a2"/>
        <w:tabs>
          <w:tab w:val="clear" w:pos="500"/>
          <w:tab w:val="clear" w:pos="720"/>
          <w:tab w:val="left" w:pos="567"/>
        </w:tabs>
      </w:pPr>
      <w:bookmarkStart w:id="14581" w:name="_Toc472818975"/>
      <w:bookmarkStart w:id="14582" w:name="_Toc474641689"/>
      <w:bookmarkStart w:id="14583" w:name="_Toc235503557"/>
      <w:bookmarkStart w:id="14584" w:name="_Toc236208646"/>
      <w:bookmarkStart w:id="14585" w:name="_Toc241509332"/>
      <w:bookmarkStart w:id="14586" w:name="_Toc241557809"/>
      <w:bookmarkStart w:id="14587" w:name="_Toc244416819"/>
      <w:bookmarkStart w:id="14588" w:name="_Toc244657759"/>
      <w:bookmarkStart w:id="14589" w:name="_Toc246652499"/>
      <w:bookmarkStart w:id="14590" w:name="_Toc253562048"/>
      <w:bookmarkStart w:id="14591" w:name="_Toc268506064"/>
      <w:bookmarkStart w:id="14592" w:name="_Toc276631183"/>
      <w:bookmarkStart w:id="14593" w:name="_Toc277944227"/>
      <w:bookmarkStart w:id="14594" w:name="_Toc153968572"/>
      <w:bookmarkStart w:id="14595" w:name="_Toc314500739"/>
      <w:r w:rsidRPr="00E77497">
        <w:t>Statements</w:t>
      </w:r>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p>
    <w:p w14:paraId="33FD6867"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1B9B18AD"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280E75D9"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4DCBC6DF"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1D9925F7" w14:textId="77777777" w:rsidR="00E80769" w:rsidRPr="00E77497" w:rsidRDefault="00E80769" w:rsidP="00E80769">
      <w:pPr>
        <w:pStyle w:val="M0"/>
        <w:spacing w:after="0"/>
        <w:rPr>
          <w:sz w:val="16"/>
        </w:rPr>
      </w:pPr>
    </w:p>
    <w:p w14:paraId="17523D1D"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48FF46D8" w14:textId="77777777" w:rsidR="00E80769" w:rsidRPr="00E77497" w:rsidRDefault="00E80769" w:rsidP="00E80769">
      <w:pPr>
        <w:pStyle w:val="SyntaxDefinition"/>
      </w:pPr>
      <w:r w:rsidRPr="00E77497">
        <w:t>Statement</w:t>
      </w:r>
      <w:r w:rsidRPr="00E77497">
        <w:br/>
        <w:t>StatementList Statement</w:t>
      </w:r>
    </w:p>
    <w:p w14:paraId="044DA6FC" w14:textId="77777777" w:rsidR="00E80769" w:rsidRPr="00E77497" w:rsidRDefault="00E80769" w:rsidP="00E80769">
      <w:pPr>
        <w:pStyle w:val="M0"/>
        <w:spacing w:after="0"/>
        <w:rPr>
          <w:sz w:val="16"/>
        </w:rPr>
      </w:pPr>
    </w:p>
    <w:p w14:paraId="320BD535"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0AFF2CEC"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7A6B04F7" w14:textId="77777777" w:rsidR="00E80769" w:rsidRPr="00E77497" w:rsidRDefault="00E80769" w:rsidP="00E80769">
      <w:pPr>
        <w:pStyle w:val="M0"/>
        <w:spacing w:after="0"/>
        <w:rPr>
          <w:sz w:val="16"/>
        </w:rPr>
      </w:pPr>
    </w:p>
    <w:p w14:paraId="76AA7083"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03AB4A4E"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5D4E376D" w14:textId="77777777" w:rsidR="00E80769" w:rsidRPr="00E77497" w:rsidRDefault="00E80769" w:rsidP="00E80769">
      <w:pPr>
        <w:pStyle w:val="M0"/>
        <w:spacing w:after="0"/>
        <w:rPr>
          <w:sz w:val="16"/>
        </w:rPr>
      </w:pPr>
    </w:p>
    <w:p w14:paraId="1CB12711" w14:textId="77777777" w:rsidR="00E80769" w:rsidRPr="00E77497" w:rsidRDefault="00E80769" w:rsidP="00E80769">
      <w:pPr>
        <w:pStyle w:val="SyntaxRule"/>
        <w:rPr>
          <w:rFonts w:ascii="Arial" w:hAnsi="Arial"/>
        </w:rPr>
      </w:pPr>
      <w:r w:rsidRPr="00E77497">
        <w:t xml:space="preserve">VariableDeclarationListNoIn </w:t>
      </w:r>
      <w:r w:rsidRPr="00E77497">
        <w:rPr>
          <w:rFonts w:ascii="Arial" w:hAnsi="Arial"/>
          <w:b/>
          <w:i w:val="0"/>
        </w:rPr>
        <w:t>:</w:t>
      </w:r>
      <w:r w:rsidRPr="00E77497">
        <w:rPr>
          <w:rFonts w:ascii="Arial" w:hAnsi="Arial"/>
          <w:b/>
        </w:rPr>
        <w:tab/>
      </w:r>
      <w:r w:rsidRPr="00E77497">
        <w:rPr>
          <w:rFonts w:ascii="Arial" w:hAnsi="Arial"/>
        </w:rPr>
        <w:t>See 12.2</w:t>
      </w:r>
    </w:p>
    <w:p w14:paraId="5334822E" w14:textId="77777777" w:rsidR="00E80769" w:rsidRPr="00E77497" w:rsidRDefault="00E80769" w:rsidP="00E80769">
      <w:pPr>
        <w:pStyle w:val="SyntaxDefinition"/>
      </w:pPr>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p>
    <w:p w14:paraId="2072F1BC" w14:textId="77777777" w:rsidR="00E80769" w:rsidRPr="00E77497" w:rsidRDefault="00E80769" w:rsidP="00E80769">
      <w:pPr>
        <w:pStyle w:val="M0"/>
        <w:spacing w:after="0"/>
        <w:rPr>
          <w:sz w:val="16"/>
        </w:rPr>
      </w:pPr>
    </w:p>
    <w:p w14:paraId="74B076A9"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30C52888"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16B0BC0E" w14:textId="77777777" w:rsidR="00E80769" w:rsidRPr="00E77497" w:rsidRDefault="00E80769" w:rsidP="00E80769">
      <w:pPr>
        <w:pStyle w:val="M0"/>
        <w:spacing w:after="0"/>
        <w:rPr>
          <w:sz w:val="16"/>
        </w:rPr>
      </w:pPr>
    </w:p>
    <w:p w14:paraId="152B25FA" w14:textId="77777777" w:rsidR="00E80769" w:rsidRPr="00E77497" w:rsidRDefault="00E80769" w:rsidP="00E80769">
      <w:pPr>
        <w:pStyle w:val="SyntaxRule"/>
        <w:rPr>
          <w:rFonts w:ascii="Arial" w:hAnsi="Arial"/>
        </w:rPr>
      </w:pPr>
      <w:r w:rsidRPr="00E77497">
        <w:t xml:space="preserve">VariableDeclarationNoIn </w:t>
      </w:r>
      <w:r w:rsidRPr="00E77497">
        <w:rPr>
          <w:rFonts w:ascii="Arial" w:hAnsi="Arial"/>
          <w:b/>
          <w:i w:val="0"/>
        </w:rPr>
        <w:t>:</w:t>
      </w:r>
      <w:r w:rsidRPr="00E77497">
        <w:rPr>
          <w:rFonts w:ascii="Arial" w:hAnsi="Arial"/>
          <w:b/>
        </w:rPr>
        <w:tab/>
      </w:r>
      <w:r w:rsidRPr="00E77497">
        <w:rPr>
          <w:rFonts w:ascii="Arial" w:hAnsi="Arial"/>
        </w:rPr>
        <w:t>See 12.2</w:t>
      </w:r>
    </w:p>
    <w:p w14:paraId="335CA6D6" w14:textId="77777777" w:rsidR="00E80769" w:rsidRPr="00E77497" w:rsidRDefault="00E80769" w:rsidP="00E80769">
      <w:pPr>
        <w:pStyle w:val="SyntaxDefinition"/>
      </w:pPr>
      <w:r w:rsidRPr="00E77497">
        <w:t>Identifier InitialiserNoIn</w:t>
      </w:r>
      <w:r w:rsidRPr="00E77497">
        <w:rPr>
          <w:rFonts w:ascii="Arial" w:hAnsi="Arial"/>
          <w:i w:val="0"/>
          <w:vertAlign w:val="subscript"/>
        </w:rPr>
        <w:t>opt</w:t>
      </w:r>
    </w:p>
    <w:p w14:paraId="0479305E" w14:textId="77777777" w:rsidR="00E80769" w:rsidRPr="00E77497" w:rsidRDefault="00E80769" w:rsidP="00E80769">
      <w:pPr>
        <w:pStyle w:val="M0"/>
        <w:spacing w:after="0"/>
        <w:rPr>
          <w:sz w:val="16"/>
        </w:rPr>
      </w:pPr>
    </w:p>
    <w:p w14:paraId="38414AB5"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3BDBE350"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7DAC3A91" w14:textId="77777777" w:rsidR="00E80769" w:rsidRPr="00E77497" w:rsidRDefault="00E80769" w:rsidP="00E80769">
      <w:pPr>
        <w:pStyle w:val="M0"/>
        <w:spacing w:after="0"/>
        <w:rPr>
          <w:sz w:val="16"/>
        </w:rPr>
      </w:pPr>
    </w:p>
    <w:p w14:paraId="534FC9F4" w14:textId="77777777" w:rsidR="00E80769" w:rsidRPr="00E77497" w:rsidRDefault="00E80769" w:rsidP="00E80769">
      <w:pPr>
        <w:pStyle w:val="SyntaxRule"/>
        <w:rPr>
          <w:rFonts w:ascii="Arial" w:hAnsi="Arial"/>
        </w:rPr>
      </w:pPr>
      <w:r w:rsidRPr="00E77497">
        <w:t xml:space="preserve">InitialiserNoIn </w:t>
      </w:r>
      <w:r w:rsidRPr="00E77497">
        <w:rPr>
          <w:rFonts w:ascii="Arial" w:hAnsi="Arial"/>
          <w:b/>
          <w:i w:val="0"/>
        </w:rPr>
        <w:t>:</w:t>
      </w:r>
      <w:r w:rsidRPr="00E77497">
        <w:rPr>
          <w:rFonts w:ascii="Arial" w:hAnsi="Arial"/>
          <w:b/>
        </w:rPr>
        <w:tab/>
      </w:r>
      <w:r w:rsidRPr="00E77497">
        <w:rPr>
          <w:rFonts w:ascii="Arial" w:hAnsi="Arial"/>
        </w:rPr>
        <w:t>See 12.2</w:t>
      </w:r>
    </w:p>
    <w:p w14:paraId="37038A74"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AssignmentExpressionNoIn</w:t>
      </w:r>
    </w:p>
    <w:p w14:paraId="1DE364CD" w14:textId="77777777" w:rsidR="00E80769" w:rsidRPr="00E77497" w:rsidRDefault="00E80769" w:rsidP="00E80769">
      <w:pPr>
        <w:pStyle w:val="M0"/>
        <w:spacing w:after="0"/>
        <w:rPr>
          <w:sz w:val="16"/>
        </w:rPr>
      </w:pPr>
    </w:p>
    <w:p w14:paraId="379ECC16"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620849F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730BABF4" w14:textId="77777777" w:rsidR="00E80769" w:rsidRPr="00E77497" w:rsidRDefault="00E80769" w:rsidP="00E80769">
      <w:pPr>
        <w:pStyle w:val="M0"/>
        <w:spacing w:after="0"/>
        <w:rPr>
          <w:sz w:val="16"/>
        </w:rPr>
      </w:pPr>
    </w:p>
    <w:p w14:paraId="21D09432"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59D21303"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6B30338D" w14:textId="77777777" w:rsidR="00E80769" w:rsidRPr="00E77497" w:rsidRDefault="00E80769" w:rsidP="00E80769">
      <w:pPr>
        <w:pStyle w:val="M0"/>
        <w:spacing w:after="0"/>
        <w:rPr>
          <w:sz w:val="16"/>
        </w:rPr>
      </w:pPr>
    </w:p>
    <w:p w14:paraId="3336A3C8"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5235F75D"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7B5F7E1A" w14:textId="77777777" w:rsidR="00E80769" w:rsidRPr="00E77497" w:rsidRDefault="00E80769" w:rsidP="00E80769">
      <w:pPr>
        <w:pStyle w:val="M0"/>
        <w:spacing w:after="0"/>
        <w:rPr>
          <w:sz w:val="16"/>
        </w:rPr>
      </w:pPr>
    </w:p>
    <w:p w14:paraId="1975AB0D"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522FD216" w14:textId="77777777" w:rsidR="00E80769" w:rsidRPr="00E77497" w:rsidRDefault="00E80769" w:rsidP="00E8076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0F9B70F5" w14:textId="77777777" w:rsidR="00E80769" w:rsidRPr="00E77497" w:rsidRDefault="00E80769" w:rsidP="00E80769">
      <w:pPr>
        <w:pStyle w:val="M0"/>
        <w:spacing w:after="0"/>
        <w:rPr>
          <w:sz w:val="16"/>
        </w:rPr>
      </w:pPr>
    </w:p>
    <w:p w14:paraId="59492E1C"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677AD078"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6D9C85CD" w14:textId="77777777" w:rsidR="00E80769" w:rsidRPr="00E77497" w:rsidRDefault="00E80769" w:rsidP="00E80769">
      <w:pPr>
        <w:pStyle w:val="M0"/>
        <w:spacing w:after="0"/>
        <w:rPr>
          <w:sz w:val="16"/>
        </w:rPr>
      </w:pPr>
    </w:p>
    <w:p w14:paraId="28C5ED21"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4C26D4F1"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08C4061C" w14:textId="77777777" w:rsidR="00E80769" w:rsidRPr="00E77497" w:rsidRDefault="00E80769" w:rsidP="00E80769">
      <w:pPr>
        <w:pStyle w:val="M0"/>
        <w:spacing w:after="0"/>
        <w:rPr>
          <w:sz w:val="16"/>
        </w:rPr>
      </w:pPr>
    </w:p>
    <w:p w14:paraId="632B0A81"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053EE8C2"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5974118C" w14:textId="77777777" w:rsidR="00E80769" w:rsidRPr="00E77497" w:rsidRDefault="00E80769" w:rsidP="00E80769">
      <w:pPr>
        <w:pStyle w:val="M0"/>
        <w:spacing w:after="0"/>
        <w:rPr>
          <w:sz w:val="16"/>
        </w:rPr>
      </w:pPr>
    </w:p>
    <w:p w14:paraId="54D2151B"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1A808035"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4EC32B19" w14:textId="77777777" w:rsidR="00E80769" w:rsidRPr="00E77497" w:rsidRDefault="00E80769" w:rsidP="00E80769">
      <w:pPr>
        <w:pStyle w:val="M0"/>
        <w:spacing w:after="0"/>
        <w:rPr>
          <w:sz w:val="16"/>
        </w:rPr>
      </w:pPr>
    </w:p>
    <w:p w14:paraId="3059409D"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6B109B67"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7726AC7C" w14:textId="77777777" w:rsidR="00E80769" w:rsidRPr="00E77497" w:rsidRDefault="00E80769" w:rsidP="00E80769">
      <w:pPr>
        <w:pStyle w:val="M0"/>
        <w:spacing w:after="0"/>
        <w:rPr>
          <w:sz w:val="16"/>
        </w:rPr>
      </w:pPr>
    </w:p>
    <w:p w14:paraId="21B40ACF"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130F611F"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500DA566" w14:textId="77777777" w:rsidR="00E80769" w:rsidRPr="00E77497" w:rsidRDefault="00E80769" w:rsidP="00E80769">
      <w:pPr>
        <w:pStyle w:val="M0"/>
        <w:spacing w:after="0"/>
        <w:rPr>
          <w:sz w:val="16"/>
        </w:rPr>
      </w:pPr>
    </w:p>
    <w:p w14:paraId="368F0A4E"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288B1A6B" w14:textId="77777777" w:rsidR="00E80769" w:rsidRPr="00E77497" w:rsidRDefault="00E80769" w:rsidP="00E80769">
      <w:pPr>
        <w:pStyle w:val="SyntaxDefinition"/>
      </w:pPr>
      <w:r w:rsidRPr="00E77497">
        <w:t>CaseClause</w:t>
      </w:r>
      <w:r w:rsidRPr="00E77497">
        <w:br/>
        <w:t>CaseClauses CaseClause</w:t>
      </w:r>
    </w:p>
    <w:p w14:paraId="7B814AAB" w14:textId="77777777" w:rsidR="00E80769" w:rsidRPr="00E77497" w:rsidRDefault="00E80769" w:rsidP="00E80769">
      <w:pPr>
        <w:pStyle w:val="M0"/>
        <w:spacing w:after="0"/>
        <w:rPr>
          <w:sz w:val="16"/>
        </w:rPr>
      </w:pPr>
    </w:p>
    <w:p w14:paraId="2A1A6D1F"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52D9006C"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69F217FB" w14:textId="77777777" w:rsidR="00E80769" w:rsidRPr="00E77497" w:rsidRDefault="00E80769" w:rsidP="00E80769">
      <w:pPr>
        <w:pStyle w:val="M0"/>
        <w:spacing w:after="0"/>
        <w:rPr>
          <w:sz w:val="16"/>
        </w:rPr>
      </w:pPr>
    </w:p>
    <w:p w14:paraId="078EF5D8"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127A0409"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6DF99952" w14:textId="77777777" w:rsidR="00E80769" w:rsidRPr="00E77497" w:rsidRDefault="00E80769" w:rsidP="00E80769">
      <w:pPr>
        <w:pStyle w:val="M0"/>
        <w:spacing w:after="0"/>
        <w:rPr>
          <w:sz w:val="16"/>
        </w:rPr>
      </w:pPr>
    </w:p>
    <w:p w14:paraId="1B7BC6A4"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7680521F"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33DB7995" w14:textId="77777777" w:rsidR="00E80769" w:rsidRPr="00E77497" w:rsidRDefault="00E80769" w:rsidP="00E80769">
      <w:pPr>
        <w:pStyle w:val="M0"/>
        <w:spacing w:after="0"/>
        <w:rPr>
          <w:sz w:val="16"/>
        </w:rPr>
      </w:pPr>
    </w:p>
    <w:p w14:paraId="05D40899"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325A834A"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556B8014" w14:textId="77777777" w:rsidR="00E80769" w:rsidRPr="00E77497" w:rsidRDefault="00E80769" w:rsidP="00E80769">
      <w:pPr>
        <w:pStyle w:val="M0"/>
        <w:spacing w:after="0"/>
        <w:rPr>
          <w:sz w:val="16"/>
        </w:rPr>
      </w:pPr>
    </w:p>
    <w:p w14:paraId="181D6313"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3A6E8148"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3C627588" w14:textId="77777777" w:rsidR="00E80769" w:rsidRPr="00E77497" w:rsidRDefault="00E80769" w:rsidP="00E80769">
      <w:pPr>
        <w:pStyle w:val="M0"/>
        <w:spacing w:after="0"/>
        <w:rPr>
          <w:sz w:val="16"/>
        </w:rPr>
      </w:pPr>
    </w:p>
    <w:p w14:paraId="2843BC19"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4993CED1"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4672098F" w14:textId="77777777" w:rsidR="00E80769" w:rsidRPr="00E77497" w:rsidRDefault="00E80769" w:rsidP="00E80769">
      <w:pPr>
        <w:pStyle w:val="M0"/>
        <w:spacing w:after="0"/>
        <w:rPr>
          <w:sz w:val="16"/>
        </w:rPr>
      </w:pPr>
    </w:p>
    <w:p w14:paraId="1FE5806D"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427CA865"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4354F984"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2DF51A17"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2EF6B5BB" w14:textId="77777777" w:rsidR="00E80769" w:rsidRPr="00E77497" w:rsidRDefault="00E80769" w:rsidP="00E80769">
      <w:pPr>
        <w:pStyle w:val="a2"/>
        <w:tabs>
          <w:tab w:val="clear" w:pos="500"/>
          <w:tab w:val="clear" w:pos="720"/>
          <w:tab w:val="left" w:pos="567"/>
        </w:tabs>
      </w:pPr>
      <w:bookmarkStart w:id="14596" w:name="_Toc472818976"/>
      <w:bookmarkStart w:id="14597" w:name="_Toc474641690"/>
      <w:bookmarkStart w:id="14598" w:name="_Toc235503558"/>
      <w:bookmarkStart w:id="14599" w:name="_Toc236208647"/>
      <w:bookmarkStart w:id="14600" w:name="_Toc241509333"/>
      <w:bookmarkStart w:id="14601" w:name="_Toc241557810"/>
      <w:bookmarkStart w:id="14602" w:name="_Toc244416820"/>
      <w:bookmarkStart w:id="14603" w:name="_Toc244657760"/>
      <w:bookmarkStart w:id="14604" w:name="_Toc246652500"/>
      <w:bookmarkStart w:id="14605" w:name="_Toc253562049"/>
      <w:bookmarkStart w:id="14606" w:name="_Toc268506065"/>
      <w:bookmarkStart w:id="14607" w:name="_Toc276631184"/>
      <w:bookmarkStart w:id="14608" w:name="_Toc277944228"/>
      <w:bookmarkStart w:id="14609" w:name="_Toc153968573"/>
      <w:bookmarkStart w:id="14610" w:name="_Toc314500740"/>
      <w:r w:rsidRPr="00E77497">
        <w:t>Functions and Programs</w:t>
      </w:r>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p>
    <w:p w14:paraId="49A68473"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14340E7D"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2C1C9BAA" w14:textId="77777777" w:rsidR="00E80769" w:rsidRPr="00E77497" w:rsidRDefault="00E80769" w:rsidP="00E80769">
      <w:pPr>
        <w:pStyle w:val="M0"/>
        <w:spacing w:after="0"/>
        <w:rPr>
          <w:sz w:val="16"/>
        </w:rPr>
      </w:pPr>
    </w:p>
    <w:p w14:paraId="608CA2D2"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0E4F38DF"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104569AE" w14:textId="77777777" w:rsidR="00E80769" w:rsidRPr="00E77497" w:rsidRDefault="00E80769" w:rsidP="00E80769">
      <w:pPr>
        <w:pStyle w:val="M0"/>
        <w:spacing w:after="0"/>
        <w:rPr>
          <w:sz w:val="16"/>
        </w:rPr>
      </w:pPr>
    </w:p>
    <w:p w14:paraId="51F3E132"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141322B8"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3D27A15E" w14:textId="77777777" w:rsidR="00E80769" w:rsidRPr="00E77497" w:rsidRDefault="00E80769" w:rsidP="00E80769">
      <w:pPr>
        <w:pStyle w:val="M0"/>
        <w:spacing w:after="0"/>
        <w:rPr>
          <w:sz w:val="16"/>
        </w:rPr>
      </w:pPr>
    </w:p>
    <w:p w14:paraId="346679A7"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5A55C1BA"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26F5D00B" w14:textId="77777777" w:rsidR="00E80769" w:rsidRPr="00E77497" w:rsidRDefault="00E80769" w:rsidP="00E80769">
      <w:pPr>
        <w:pStyle w:val="M0"/>
        <w:spacing w:after="0"/>
        <w:rPr>
          <w:sz w:val="16"/>
        </w:rPr>
      </w:pPr>
    </w:p>
    <w:p w14:paraId="3F3AF6CF"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541B419C"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34B0D26B" w14:textId="77777777" w:rsidR="00E80769" w:rsidRPr="00E77497" w:rsidRDefault="00E80769" w:rsidP="00E80769">
      <w:pPr>
        <w:pStyle w:val="M0"/>
        <w:spacing w:after="0"/>
        <w:rPr>
          <w:sz w:val="16"/>
        </w:rPr>
      </w:pPr>
    </w:p>
    <w:p w14:paraId="7E85170D"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52D2592A" w14:textId="77777777" w:rsidR="00E80769" w:rsidRPr="00E77497" w:rsidRDefault="00E80769" w:rsidP="00E80769">
      <w:pPr>
        <w:pStyle w:val="SyntaxDefinition"/>
      </w:pPr>
      <w:r w:rsidRPr="00E77497">
        <w:t>SourceElement</w:t>
      </w:r>
      <w:r w:rsidRPr="00E77497">
        <w:br/>
        <w:t>SourceElements SourceElement</w:t>
      </w:r>
    </w:p>
    <w:p w14:paraId="6AB37B71" w14:textId="77777777" w:rsidR="00E80769" w:rsidRPr="00E77497" w:rsidRDefault="00E80769" w:rsidP="00E80769">
      <w:pPr>
        <w:pStyle w:val="M0"/>
        <w:spacing w:after="0"/>
        <w:rPr>
          <w:sz w:val="16"/>
        </w:rPr>
      </w:pPr>
    </w:p>
    <w:p w14:paraId="0293A06E"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747E5188" w14:textId="77777777" w:rsidR="00E80769" w:rsidRPr="00E77497" w:rsidRDefault="00E80769" w:rsidP="00E80769">
      <w:pPr>
        <w:pStyle w:val="SyntaxDefinition"/>
      </w:pPr>
      <w:r w:rsidRPr="00E77497">
        <w:t>Statement</w:t>
      </w:r>
      <w:r w:rsidRPr="00E77497">
        <w:br/>
        <w:t>FunctionDeclaration</w:t>
      </w:r>
    </w:p>
    <w:p w14:paraId="2D0AC9BE" w14:textId="77777777" w:rsidR="00E80769" w:rsidRPr="00E77497" w:rsidRDefault="00E80769" w:rsidP="00E80769">
      <w:pPr>
        <w:pStyle w:val="a2"/>
        <w:tabs>
          <w:tab w:val="clear" w:pos="500"/>
          <w:tab w:val="clear" w:pos="720"/>
          <w:tab w:val="left" w:pos="567"/>
        </w:tabs>
      </w:pPr>
      <w:bookmarkStart w:id="14611" w:name="_Toc472818977"/>
      <w:bookmarkStart w:id="14612" w:name="_Toc474641691"/>
      <w:bookmarkStart w:id="14613" w:name="_Toc235503559"/>
      <w:bookmarkStart w:id="14614" w:name="_Toc236208648"/>
      <w:bookmarkStart w:id="14615" w:name="_Toc241509334"/>
      <w:bookmarkStart w:id="14616" w:name="_Toc241557811"/>
      <w:bookmarkStart w:id="14617" w:name="_Toc244416821"/>
      <w:bookmarkStart w:id="14618" w:name="_Toc244657761"/>
      <w:bookmarkStart w:id="14619" w:name="_Toc246652501"/>
      <w:bookmarkStart w:id="14620" w:name="_Toc253562050"/>
      <w:bookmarkStart w:id="14621" w:name="_Toc268506066"/>
      <w:bookmarkStart w:id="14622" w:name="_Toc276631185"/>
      <w:bookmarkStart w:id="14623" w:name="_Toc277944229"/>
      <w:bookmarkStart w:id="14624" w:name="_Toc153968574"/>
      <w:bookmarkStart w:id="14625" w:name="_Toc314500741"/>
      <w:r w:rsidRPr="00E77497">
        <w:t>Universal Resource Identifier Character Classes</w:t>
      </w:r>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p>
    <w:p w14:paraId="11EA47D5"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63D266A2"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19B82DCB" w14:textId="77777777" w:rsidR="00E80769" w:rsidRPr="00E77497" w:rsidRDefault="00E80769" w:rsidP="00E80769">
      <w:pPr>
        <w:pStyle w:val="M0"/>
        <w:spacing w:after="0"/>
        <w:rPr>
          <w:sz w:val="16"/>
        </w:rPr>
      </w:pPr>
    </w:p>
    <w:p w14:paraId="49C18F86"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21ABEC29"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5B8FAA9F" w14:textId="77777777" w:rsidR="00E80769" w:rsidRPr="00E77497" w:rsidRDefault="00E80769" w:rsidP="00E80769">
      <w:pPr>
        <w:pStyle w:val="M0"/>
        <w:spacing w:after="0"/>
        <w:rPr>
          <w:sz w:val="16"/>
        </w:rPr>
      </w:pPr>
    </w:p>
    <w:p w14:paraId="31918BC6"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37AC07FE" w14:textId="77777777" w:rsidR="00E80769" w:rsidRPr="00E77497" w:rsidRDefault="00E80769" w:rsidP="00E80769">
      <w:pPr>
        <w:pStyle w:val="SyntaxDefinition"/>
      </w:pPr>
      <w:r w:rsidRPr="00E77497">
        <w:t>uriReserved</w:t>
      </w:r>
      <w:r w:rsidRPr="00E77497">
        <w:br/>
        <w:t>uriUnescaped</w:t>
      </w:r>
      <w:r w:rsidRPr="00E77497">
        <w:br/>
        <w:t>uriEscaped</w:t>
      </w:r>
    </w:p>
    <w:p w14:paraId="5DBB65AD" w14:textId="77777777" w:rsidR="00E80769" w:rsidRPr="00E77497" w:rsidRDefault="00E80769" w:rsidP="00E80769">
      <w:pPr>
        <w:pStyle w:val="M0"/>
        <w:spacing w:after="0"/>
        <w:rPr>
          <w:sz w:val="16"/>
        </w:rPr>
      </w:pPr>
    </w:p>
    <w:p w14:paraId="793885D8"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0873B42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59D3A378" w14:textId="77777777" w:rsidR="00E80769" w:rsidRPr="00E77497" w:rsidRDefault="00E80769" w:rsidP="00E80769">
      <w:pPr>
        <w:pStyle w:val="M0"/>
        <w:spacing w:after="0"/>
        <w:rPr>
          <w:sz w:val="16"/>
        </w:rPr>
      </w:pPr>
    </w:p>
    <w:p w14:paraId="2733283C"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709B4003" w14:textId="77777777" w:rsidR="00E80769" w:rsidRPr="00E77497" w:rsidRDefault="00E80769" w:rsidP="00E80769">
      <w:pPr>
        <w:pStyle w:val="SyntaxDefinition"/>
      </w:pPr>
      <w:r w:rsidRPr="00E77497">
        <w:t>uriAlpha</w:t>
      </w:r>
      <w:r w:rsidRPr="00E77497">
        <w:br/>
        <w:t>DecimalDigit</w:t>
      </w:r>
      <w:r w:rsidRPr="00E77497">
        <w:br/>
        <w:t>uriMark</w:t>
      </w:r>
    </w:p>
    <w:p w14:paraId="0EF3B877" w14:textId="77777777" w:rsidR="00E80769" w:rsidRPr="00E77497" w:rsidRDefault="00E80769" w:rsidP="00E80769">
      <w:pPr>
        <w:pStyle w:val="M0"/>
        <w:spacing w:after="0"/>
        <w:rPr>
          <w:sz w:val="16"/>
        </w:rPr>
      </w:pPr>
    </w:p>
    <w:p w14:paraId="36F86CFF"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737A3C37"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3364F20F" w14:textId="77777777" w:rsidR="00E80769" w:rsidRPr="00E77497" w:rsidRDefault="00E80769" w:rsidP="00E80769">
      <w:pPr>
        <w:pStyle w:val="M0"/>
        <w:spacing w:after="0"/>
        <w:rPr>
          <w:sz w:val="16"/>
        </w:rPr>
      </w:pPr>
    </w:p>
    <w:p w14:paraId="42A6E877"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1830EDD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2821AF1F" w14:textId="77777777" w:rsidR="00E80769" w:rsidRPr="00E77497" w:rsidRDefault="00E80769" w:rsidP="00E80769">
      <w:pPr>
        <w:pStyle w:val="M0"/>
        <w:spacing w:after="0"/>
        <w:rPr>
          <w:sz w:val="16"/>
        </w:rPr>
      </w:pPr>
    </w:p>
    <w:p w14:paraId="2F47F375"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76539602"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7FAEC801" w14:textId="77777777" w:rsidR="00E80769" w:rsidRPr="00E77497" w:rsidRDefault="00E80769" w:rsidP="00E80769">
      <w:pPr>
        <w:pStyle w:val="a2"/>
        <w:tabs>
          <w:tab w:val="clear" w:pos="500"/>
          <w:tab w:val="clear" w:pos="720"/>
          <w:tab w:val="left" w:pos="567"/>
        </w:tabs>
      </w:pPr>
      <w:bookmarkStart w:id="14626" w:name="_Toc472818978"/>
      <w:bookmarkStart w:id="14627" w:name="_Toc474641692"/>
      <w:bookmarkStart w:id="14628" w:name="_Toc235503560"/>
      <w:bookmarkStart w:id="14629" w:name="_Toc236208649"/>
      <w:bookmarkStart w:id="14630" w:name="_Toc241509335"/>
      <w:bookmarkStart w:id="14631" w:name="_Toc241557812"/>
      <w:bookmarkStart w:id="14632" w:name="_Toc244416822"/>
      <w:bookmarkStart w:id="14633" w:name="_Toc244657762"/>
      <w:bookmarkStart w:id="14634" w:name="_Toc246652502"/>
      <w:bookmarkStart w:id="14635" w:name="_Toc253562051"/>
      <w:bookmarkStart w:id="14636" w:name="_Toc268506067"/>
      <w:bookmarkStart w:id="14637" w:name="_Toc276631186"/>
      <w:bookmarkStart w:id="14638" w:name="_Toc277944230"/>
      <w:bookmarkStart w:id="14639" w:name="_Toc153968575"/>
      <w:bookmarkStart w:id="14640" w:name="_Toc314500742"/>
      <w:r w:rsidRPr="00E77497">
        <w:t>Regular Expressions</w:t>
      </w:r>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p>
    <w:p w14:paraId="6F3BC32D"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62BB7614" w14:textId="77777777" w:rsidR="00E80769" w:rsidRPr="00E77497" w:rsidRDefault="00E80769" w:rsidP="00E80769">
      <w:pPr>
        <w:pStyle w:val="SyntaxDefinition"/>
      </w:pPr>
      <w:r w:rsidRPr="00E77497">
        <w:t>Disjunction</w:t>
      </w:r>
    </w:p>
    <w:p w14:paraId="4CADCA49" w14:textId="77777777" w:rsidR="00E80769" w:rsidRPr="00E77497" w:rsidRDefault="00E80769" w:rsidP="00E80769">
      <w:pPr>
        <w:pStyle w:val="M0"/>
        <w:spacing w:after="0"/>
        <w:rPr>
          <w:sz w:val="16"/>
        </w:rPr>
      </w:pPr>
    </w:p>
    <w:p w14:paraId="42363760"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34F72415"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08301B0A" w14:textId="77777777" w:rsidR="00E80769" w:rsidRPr="00E77497" w:rsidRDefault="00E80769" w:rsidP="00E80769">
      <w:pPr>
        <w:pStyle w:val="M0"/>
        <w:spacing w:after="0"/>
        <w:rPr>
          <w:sz w:val="16"/>
        </w:rPr>
      </w:pPr>
    </w:p>
    <w:p w14:paraId="388A0734"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2243350D"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0757016D" w14:textId="77777777" w:rsidR="00E80769" w:rsidRPr="00E77497" w:rsidRDefault="00E80769" w:rsidP="00E80769">
      <w:pPr>
        <w:pStyle w:val="M0"/>
        <w:spacing w:after="0"/>
        <w:rPr>
          <w:sz w:val="16"/>
        </w:rPr>
      </w:pPr>
    </w:p>
    <w:p w14:paraId="2FDE73F0"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041280A7"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54DE3E90" w14:textId="77777777" w:rsidR="00E80769" w:rsidRPr="00E77497" w:rsidRDefault="00E80769" w:rsidP="00E80769">
      <w:pPr>
        <w:pStyle w:val="M0"/>
        <w:spacing w:after="0"/>
        <w:rPr>
          <w:sz w:val="16"/>
        </w:rPr>
      </w:pPr>
    </w:p>
    <w:p w14:paraId="6D13077B"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0E12EC7A"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0706C24A" w14:textId="77777777" w:rsidR="00E80769" w:rsidRPr="00C7794D" w:rsidRDefault="00E80769" w:rsidP="00E80769">
      <w:pPr>
        <w:pStyle w:val="M0"/>
        <w:spacing w:after="0"/>
        <w:rPr>
          <w:sz w:val="16"/>
        </w:rPr>
      </w:pPr>
    </w:p>
    <w:p w14:paraId="29584CAD"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3B8260BD"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13C60EFA" w14:textId="77777777" w:rsidR="00E80769" w:rsidRPr="00C7794D" w:rsidRDefault="00E80769" w:rsidP="00E80769">
      <w:pPr>
        <w:pStyle w:val="M0"/>
        <w:spacing w:after="0"/>
        <w:rPr>
          <w:sz w:val="16"/>
        </w:rPr>
      </w:pPr>
    </w:p>
    <w:p w14:paraId="303937E8"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1E2283C5"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2D25D0CB" w14:textId="77777777" w:rsidR="00E80769" w:rsidRPr="00C7794D" w:rsidRDefault="00E80769" w:rsidP="00E80769">
      <w:pPr>
        <w:pStyle w:val="M0"/>
        <w:spacing w:after="0"/>
        <w:rPr>
          <w:sz w:val="16"/>
        </w:rPr>
      </w:pPr>
    </w:p>
    <w:p w14:paraId="1EC7C661"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7112276A"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607F05D7"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040FFE86"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74A3FFFE" w14:textId="77777777" w:rsidR="00E80769" w:rsidRPr="00E77497" w:rsidRDefault="00E80769" w:rsidP="00E80769">
      <w:pPr>
        <w:pStyle w:val="M0"/>
        <w:spacing w:after="0"/>
        <w:rPr>
          <w:sz w:val="16"/>
        </w:rPr>
      </w:pPr>
    </w:p>
    <w:p w14:paraId="52A09EA5"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76F30504"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64146BED" w14:textId="77777777" w:rsidR="00E80769" w:rsidRPr="00E77497" w:rsidRDefault="00E80769" w:rsidP="00E80769">
      <w:pPr>
        <w:pStyle w:val="M0"/>
        <w:spacing w:after="0"/>
        <w:rPr>
          <w:sz w:val="16"/>
        </w:rPr>
      </w:pPr>
    </w:p>
    <w:p w14:paraId="7E7D5E80"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2A9F5AEC"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3E6FE47B" w14:textId="77777777" w:rsidR="00E80769" w:rsidRPr="00E77497" w:rsidRDefault="00E80769" w:rsidP="00E80769">
      <w:pPr>
        <w:pStyle w:val="M0"/>
        <w:spacing w:after="0"/>
        <w:rPr>
          <w:sz w:val="16"/>
        </w:rPr>
      </w:pPr>
    </w:p>
    <w:p w14:paraId="659D06DE"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541D57B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04BB55B0" w14:textId="77777777" w:rsidR="00E80769" w:rsidRPr="00E77497" w:rsidRDefault="00E80769" w:rsidP="00E80769">
      <w:pPr>
        <w:pStyle w:val="M0"/>
        <w:spacing w:after="0"/>
        <w:rPr>
          <w:sz w:val="16"/>
        </w:rPr>
      </w:pPr>
    </w:p>
    <w:p w14:paraId="21D2EF9F"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343F607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7E643D18" w14:textId="77777777" w:rsidR="00E80769" w:rsidRPr="00E77497" w:rsidRDefault="00E80769" w:rsidP="00E80769">
      <w:pPr>
        <w:pStyle w:val="M0"/>
        <w:spacing w:after="0"/>
        <w:rPr>
          <w:sz w:val="16"/>
        </w:rPr>
      </w:pPr>
    </w:p>
    <w:p w14:paraId="6688C4B1"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27EEA79F"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09A15921" w14:textId="77777777" w:rsidR="00E80769" w:rsidRPr="00E77497" w:rsidRDefault="00E80769" w:rsidP="00E80769">
      <w:pPr>
        <w:pStyle w:val="M0"/>
        <w:spacing w:after="0"/>
        <w:rPr>
          <w:sz w:val="16"/>
        </w:rPr>
      </w:pPr>
    </w:p>
    <w:p w14:paraId="0DE4FCB7"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24BFB506"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69907806" w14:textId="77777777" w:rsidR="00E80769" w:rsidRPr="00E77497" w:rsidRDefault="00E80769" w:rsidP="00E80769">
      <w:pPr>
        <w:pStyle w:val="SyntaxDefinition"/>
      </w:pPr>
    </w:p>
    <w:p w14:paraId="66597E01"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1243E7E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5225105D" w14:textId="77777777" w:rsidR="00E80769" w:rsidRPr="00E77497" w:rsidRDefault="00E80769" w:rsidP="00E80769">
      <w:pPr>
        <w:pStyle w:val="M0"/>
        <w:spacing w:after="0"/>
        <w:rPr>
          <w:sz w:val="16"/>
        </w:rPr>
      </w:pPr>
    </w:p>
    <w:p w14:paraId="72F1B27F"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3D59B5DC"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35A29F5A" w14:textId="77777777" w:rsidR="00E80769" w:rsidRPr="00E77497" w:rsidRDefault="00E80769" w:rsidP="00E80769">
      <w:pPr>
        <w:pStyle w:val="M0"/>
        <w:spacing w:after="0"/>
        <w:rPr>
          <w:sz w:val="16"/>
        </w:rPr>
      </w:pPr>
    </w:p>
    <w:p w14:paraId="3AC7FEC9"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25863C9D"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29D0137A" w14:textId="77777777" w:rsidR="00E80769" w:rsidRPr="00E77497" w:rsidRDefault="00E80769" w:rsidP="00E80769">
      <w:pPr>
        <w:pStyle w:val="M0"/>
        <w:spacing w:after="0"/>
        <w:rPr>
          <w:sz w:val="16"/>
        </w:rPr>
      </w:pPr>
    </w:p>
    <w:p w14:paraId="2E87EAE4"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2F4AEFD1"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68DEE73C" w14:textId="77777777" w:rsidR="00E80769" w:rsidRPr="00E77497" w:rsidRDefault="00E80769" w:rsidP="00E80769">
      <w:pPr>
        <w:pStyle w:val="M0"/>
        <w:spacing w:after="0"/>
        <w:rPr>
          <w:sz w:val="16"/>
        </w:rPr>
      </w:pPr>
    </w:p>
    <w:p w14:paraId="4A59DF7C"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74DF6718"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3982F5C3" w14:textId="77777777" w:rsidR="00E80769" w:rsidRPr="00E77497" w:rsidRDefault="00E80769" w:rsidP="00E80769">
      <w:pPr>
        <w:pStyle w:val="M0"/>
        <w:spacing w:after="0"/>
        <w:rPr>
          <w:sz w:val="16"/>
        </w:rPr>
      </w:pPr>
    </w:p>
    <w:p w14:paraId="701AFEFF"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56B56F93"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09864CD2" w14:textId="77777777" w:rsidR="00E80769" w:rsidRPr="00E77497" w:rsidRDefault="00E80769" w:rsidP="00E80769">
      <w:pPr>
        <w:pStyle w:val="M0"/>
        <w:spacing w:after="0"/>
        <w:rPr>
          <w:sz w:val="16"/>
        </w:rPr>
      </w:pPr>
    </w:p>
    <w:p w14:paraId="003DD5C8"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5F3F03B0"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0F7D7353" w14:textId="77777777" w:rsidR="00E80769" w:rsidRPr="00E77497" w:rsidRDefault="00E80769" w:rsidP="00E80769">
      <w:pPr>
        <w:pStyle w:val="M0"/>
        <w:spacing w:after="0"/>
        <w:rPr>
          <w:sz w:val="16"/>
        </w:rPr>
      </w:pPr>
    </w:p>
    <w:p w14:paraId="5ABDE6BB"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42497AE3"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17FC1FF9" w14:textId="77777777" w:rsidR="00E80769" w:rsidRPr="00E77497" w:rsidRDefault="00E80769" w:rsidP="00E80769">
      <w:pPr>
        <w:pStyle w:val="a2"/>
        <w:tabs>
          <w:tab w:val="clear" w:pos="500"/>
          <w:tab w:val="clear" w:pos="720"/>
          <w:tab w:val="left" w:pos="567"/>
        </w:tabs>
      </w:pPr>
      <w:bookmarkStart w:id="14641" w:name="_Toc235503561"/>
      <w:bookmarkStart w:id="14642" w:name="_Toc236208650"/>
      <w:bookmarkStart w:id="14643" w:name="_Toc241509336"/>
      <w:bookmarkStart w:id="14644" w:name="_Toc241557813"/>
      <w:bookmarkStart w:id="14645" w:name="_Toc244416823"/>
      <w:bookmarkStart w:id="14646" w:name="_Toc244657763"/>
      <w:bookmarkStart w:id="14647" w:name="_Toc246652503"/>
      <w:bookmarkStart w:id="14648" w:name="_Toc253562052"/>
      <w:bookmarkStart w:id="14649" w:name="_Toc268506068"/>
      <w:bookmarkStart w:id="14650" w:name="_Toc276631187"/>
      <w:bookmarkStart w:id="14651" w:name="_Toc277944231"/>
      <w:bookmarkStart w:id="14652" w:name="_Toc153968576"/>
      <w:bookmarkStart w:id="14653" w:name="_Toc314500743"/>
      <w:r w:rsidRPr="00E77497">
        <w:t>JSON</w:t>
      </w:r>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p>
    <w:p w14:paraId="3E634E34" w14:textId="77777777" w:rsidR="00E80769" w:rsidRPr="00E77497" w:rsidRDefault="00E80769" w:rsidP="00E80769">
      <w:pPr>
        <w:pStyle w:val="a3"/>
        <w:tabs>
          <w:tab w:val="clear" w:pos="640"/>
          <w:tab w:val="clear" w:pos="880"/>
        </w:tabs>
        <w:spacing w:before="120"/>
      </w:pPr>
      <w:bookmarkStart w:id="14654" w:name="_Toc235503562"/>
      <w:bookmarkStart w:id="14655" w:name="_Toc236208651"/>
      <w:bookmarkStart w:id="14656" w:name="_Toc241509337"/>
      <w:bookmarkStart w:id="14657" w:name="_Toc241557814"/>
      <w:bookmarkStart w:id="14658" w:name="_Toc244416824"/>
      <w:bookmarkStart w:id="14659" w:name="_Toc244657764"/>
      <w:bookmarkStart w:id="14660" w:name="_Toc246652504"/>
      <w:bookmarkStart w:id="14661" w:name="_Toc253562053"/>
      <w:bookmarkStart w:id="14662" w:name="_Toc268506069"/>
      <w:bookmarkStart w:id="14663" w:name="_Toc276631188"/>
      <w:bookmarkStart w:id="14664" w:name="_Toc277944232"/>
      <w:bookmarkStart w:id="14665" w:name="_Toc153968577"/>
      <w:bookmarkStart w:id="14666" w:name="_Toc314500744"/>
      <w:r w:rsidRPr="00E77497">
        <w:t>JSON Lexical Grammar</w:t>
      </w:r>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p>
    <w:p w14:paraId="02BBE3F5"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7D24D0EB"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086FB9F1" w14:textId="77777777" w:rsidR="00E80769" w:rsidRPr="00E77497" w:rsidRDefault="00E80769" w:rsidP="00E80769">
      <w:pPr>
        <w:pStyle w:val="M0"/>
        <w:spacing w:after="0"/>
        <w:rPr>
          <w:sz w:val="16"/>
        </w:rPr>
      </w:pPr>
    </w:p>
    <w:p w14:paraId="413D129D"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5EFFF67D"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1C9FF101" w14:textId="77777777" w:rsidR="00E80769" w:rsidRPr="00E77497" w:rsidRDefault="00E80769" w:rsidP="00E80769">
      <w:pPr>
        <w:pStyle w:val="M0"/>
        <w:spacing w:after="0"/>
        <w:rPr>
          <w:sz w:val="16"/>
        </w:rPr>
      </w:pPr>
    </w:p>
    <w:p w14:paraId="3EED73CD"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36806168"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762595C4" w14:textId="77777777" w:rsidR="00E80769" w:rsidRPr="00E77497" w:rsidRDefault="00E80769" w:rsidP="00E80769">
      <w:pPr>
        <w:pStyle w:val="M0"/>
        <w:spacing w:after="0"/>
        <w:rPr>
          <w:sz w:val="16"/>
        </w:rPr>
      </w:pPr>
    </w:p>
    <w:p w14:paraId="1AEF68E1"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6D975022"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60EA24BB"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119007DB" w14:textId="77777777" w:rsidR="00E80769" w:rsidRPr="00E77497" w:rsidRDefault="00E80769" w:rsidP="00E80769">
      <w:pPr>
        <w:pStyle w:val="M0"/>
        <w:spacing w:after="0"/>
        <w:rPr>
          <w:sz w:val="16"/>
        </w:rPr>
      </w:pPr>
    </w:p>
    <w:p w14:paraId="5D8A21F1"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1744FC09" w14:textId="77777777" w:rsidR="00E80769" w:rsidRPr="00E77497" w:rsidRDefault="00E80769" w:rsidP="00E80769">
      <w:pPr>
        <w:pStyle w:val="SyntaxRule2"/>
      </w:pPr>
      <w:r w:rsidRPr="00E77497">
        <w:t>JSONEscapeCharacter</w:t>
      </w:r>
    </w:p>
    <w:p w14:paraId="4C85A4CF" w14:textId="77777777" w:rsidR="00E80769" w:rsidRPr="00E77497" w:rsidRDefault="00E80769" w:rsidP="00E80769">
      <w:pPr>
        <w:pStyle w:val="SyntaxRule2"/>
      </w:pPr>
      <w:r w:rsidRPr="00E77497">
        <w:t xml:space="preserve">UnicodeEscapeSequence </w:t>
      </w:r>
    </w:p>
    <w:p w14:paraId="3E10743D" w14:textId="77777777" w:rsidR="00E80769" w:rsidRPr="00E77497" w:rsidRDefault="00E80769" w:rsidP="00E80769">
      <w:pPr>
        <w:pStyle w:val="M0"/>
        <w:spacing w:after="0"/>
        <w:rPr>
          <w:sz w:val="16"/>
        </w:rPr>
      </w:pPr>
    </w:p>
    <w:p w14:paraId="1848163D"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2089DFFA"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64624E0A" w14:textId="77777777" w:rsidR="00E80769" w:rsidRPr="00E77497" w:rsidRDefault="00E80769" w:rsidP="00E80769">
      <w:pPr>
        <w:pStyle w:val="SyntaxRule"/>
      </w:pPr>
    </w:p>
    <w:p w14:paraId="2A58B5C4"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2841FBC4"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066466B3" w14:textId="77777777" w:rsidR="00E80769" w:rsidRPr="00E77497" w:rsidRDefault="00E80769" w:rsidP="00E80769">
      <w:pPr>
        <w:pStyle w:val="SyntaxRule"/>
        <w:rPr>
          <w:spacing w:val="6"/>
        </w:rPr>
      </w:pPr>
    </w:p>
    <w:p w14:paraId="54C481FF"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11BBEA7B"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711F382A" w14:textId="77777777" w:rsidR="00E80769" w:rsidRPr="00E77497" w:rsidRDefault="00E80769" w:rsidP="00E80769">
      <w:pPr>
        <w:pStyle w:val="SyntaxRule"/>
        <w:rPr>
          <w:spacing w:val="6"/>
        </w:rPr>
      </w:pPr>
    </w:p>
    <w:p w14:paraId="55BA8809"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7001A6F2" w14:textId="77777777" w:rsidR="00E80769" w:rsidRPr="00E77497" w:rsidRDefault="00E80769" w:rsidP="00E80769">
      <w:pPr>
        <w:pStyle w:val="SyntaxRule2"/>
      </w:pPr>
      <w:r w:rsidRPr="00E77497">
        <w:t>NullLiteral</w:t>
      </w:r>
    </w:p>
    <w:p w14:paraId="0A6E7E6A" w14:textId="77777777" w:rsidR="00E80769" w:rsidRPr="00E77497" w:rsidRDefault="00E80769" w:rsidP="00E80769">
      <w:pPr>
        <w:pStyle w:val="SyntaxRule"/>
      </w:pPr>
    </w:p>
    <w:p w14:paraId="4BF45C95"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7890A32E" w14:textId="77777777" w:rsidR="00E80769" w:rsidRPr="00E77497" w:rsidRDefault="00E80769" w:rsidP="00E80769">
      <w:pPr>
        <w:pStyle w:val="SyntaxRule2"/>
        <w:spacing w:after="240"/>
      </w:pPr>
      <w:r w:rsidRPr="00E77497">
        <w:t>BooleanLiteral</w:t>
      </w:r>
    </w:p>
    <w:p w14:paraId="5FD120DB" w14:textId="77777777" w:rsidR="00E80769" w:rsidRPr="00E77497" w:rsidRDefault="00E80769" w:rsidP="00E80769">
      <w:pPr>
        <w:pStyle w:val="a3"/>
        <w:tabs>
          <w:tab w:val="clear" w:pos="640"/>
          <w:tab w:val="clear" w:pos="880"/>
        </w:tabs>
        <w:spacing w:before="120"/>
      </w:pPr>
      <w:bookmarkStart w:id="14667" w:name="_Toc235503563"/>
      <w:bookmarkStart w:id="14668" w:name="_Toc236208652"/>
      <w:bookmarkStart w:id="14669" w:name="_Toc241509338"/>
      <w:bookmarkStart w:id="14670" w:name="_Toc241557815"/>
      <w:bookmarkStart w:id="14671" w:name="_Toc244416825"/>
      <w:bookmarkStart w:id="14672" w:name="_Toc244657765"/>
      <w:bookmarkStart w:id="14673" w:name="_Toc246652505"/>
      <w:bookmarkStart w:id="14674" w:name="_Toc253562054"/>
      <w:bookmarkStart w:id="14675" w:name="_Toc268506070"/>
      <w:bookmarkStart w:id="14676" w:name="_Toc276631189"/>
      <w:bookmarkStart w:id="14677" w:name="_Toc277944233"/>
      <w:bookmarkStart w:id="14678" w:name="_Toc153968578"/>
      <w:bookmarkStart w:id="14679" w:name="_Toc314500745"/>
      <w:r w:rsidRPr="00E77497">
        <w:t>JSON Syntactic Grammar</w:t>
      </w:r>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p>
    <w:p w14:paraId="74E66937"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465F6641" w14:textId="77777777" w:rsidR="00E80769" w:rsidRPr="00E77497" w:rsidRDefault="00E80769" w:rsidP="00E80769">
      <w:pPr>
        <w:pStyle w:val="SyntaxRule2"/>
      </w:pPr>
      <w:r w:rsidRPr="00E77497">
        <w:t>JSONValue</w:t>
      </w:r>
    </w:p>
    <w:p w14:paraId="54E2AE71" w14:textId="77777777" w:rsidR="00E80769" w:rsidRPr="00E77497" w:rsidRDefault="00E80769" w:rsidP="00E80769">
      <w:pPr>
        <w:pStyle w:val="SyntaxRule"/>
      </w:pPr>
    </w:p>
    <w:p w14:paraId="174B154C"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367CBBD5"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6A3EAF32" w14:textId="77777777" w:rsidR="00E80769" w:rsidRPr="00E77497" w:rsidRDefault="00E80769" w:rsidP="00E80769">
      <w:pPr>
        <w:pStyle w:val="SyntaxRule"/>
      </w:pPr>
    </w:p>
    <w:p w14:paraId="01D402AF"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3D77AE2B"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3361831D" w14:textId="77777777" w:rsidR="00E80769" w:rsidRPr="00E77497" w:rsidRDefault="00E80769" w:rsidP="00E80769">
      <w:pPr>
        <w:pStyle w:val="SyntaxRule"/>
      </w:pPr>
    </w:p>
    <w:p w14:paraId="3EEFB1B2"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0C80E26B"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477AD3CD" w14:textId="77777777" w:rsidR="00E80769" w:rsidRPr="00E77497" w:rsidRDefault="00E80769" w:rsidP="00E80769">
      <w:pPr>
        <w:pStyle w:val="M0"/>
        <w:spacing w:after="0"/>
        <w:rPr>
          <w:sz w:val="16"/>
        </w:rPr>
      </w:pPr>
    </w:p>
    <w:p w14:paraId="4E1C2A67"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29937D79"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1A414C72" w14:textId="77777777" w:rsidR="00E80769" w:rsidRPr="00E77497" w:rsidRDefault="00E80769" w:rsidP="00E80769">
      <w:pPr>
        <w:pStyle w:val="M0"/>
        <w:spacing w:after="0"/>
        <w:rPr>
          <w:sz w:val="16"/>
        </w:rPr>
      </w:pPr>
    </w:p>
    <w:p w14:paraId="561E81D0"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6B66DE94"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6475C1AF" w14:textId="77777777" w:rsidR="00E80769" w:rsidRPr="00E77497" w:rsidRDefault="00E80769" w:rsidP="00E80769">
      <w:pPr>
        <w:pStyle w:val="M0"/>
        <w:spacing w:after="0"/>
        <w:rPr>
          <w:sz w:val="16"/>
        </w:rPr>
      </w:pPr>
    </w:p>
    <w:p w14:paraId="14944266"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16C40525"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790617DB" w14:textId="77777777" w:rsidR="00E80769" w:rsidRPr="00E77497" w:rsidRDefault="000D7240" w:rsidP="00E80769">
      <w:r w:rsidRPr="00E77497">
        <w:br w:type="page"/>
      </w:r>
    </w:p>
    <w:p w14:paraId="79CE2E55" w14:textId="77777777" w:rsidR="0026283E" w:rsidRPr="00E77497" w:rsidRDefault="00CF4089" w:rsidP="0026283E">
      <w:pPr>
        <w:pStyle w:val="ANNEX"/>
        <w:rPr>
          <w:ins w:id="14680" w:author="Allen Wirfs-Brock" w:date="2011-07-02T12:37:00Z"/>
        </w:rPr>
      </w:pPr>
      <w:bookmarkStart w:id="14681" w:name="_Toc314500746"/>
      <w:r w:rsidRPr="00E77497">
        <w:rPr>
          <w:rStyle w:val="af4"/>
          <w:b w:val="0"/>
          <w:lang w:val="en-GB"/>
        </w:rPr>
        <w:commentReference w:id="14682"/>
      </w:r>
      <w:r w:rsidR="0026283E" w:rsidRPr="00E77497">
        <w:rPr>
          <w:b w:val="0"/>
        </w:rPr>
        <w:br/>
        <w:t>(</w:t>
      </w:r>
      <w:del w:id="14683" w:author="Allen Wirfs-Brock" w:date="2011-07-02T12:35:00Z">
        <w:r w:rsidR="0026283E" w:rsidRPr="00E77497" w:rsidDel="00914B17">
          <w:rPr>
            <w:b w:val="0"/>
          </w:rPr>
          <w:delText>informative</w:delText>
        </w:r>
      </w:del>
      <w:ins w:id="14684" w:author="Allen Wirfs-Brock" w:date="2011-07-02T12:35:00Z">
        <w:r w:rsidR="00914B17" w:rsidRPr="00E77497">
          <w:rPr>
            <w:b w:val="0"/>
          </w:rPr>
          <w:t>normative</w:t>
        </w:r>
      </w:ins>
      <w:r w:rsidR="0026283E" w:rsidRPr="00E77497">
        <w:rPr>
          <w:b w:val="0"/>
        </w:rPr>
        <w:t>)</w:t>
      </w:r>
      <w:r w:rsidR="0026283E" w:rsidRPr="00E77497">
        <w:rPr>
          <w:b w:val="0"/>
        </w:rPr>
        <w:br/>
      </w:r>
      <w:r w:rsidR="0026283E" w:rsidRPr="00E77497">
        <w:rPr>
          <w:b w:val="0"/>
        </w:rPr>
        <w:fldChar w:fldCharType="begin"/>
      </w:r>
      <w:r w:rsidR="0026283E" w:rsidRPr="00E77497">
        <w:rPr>
          <w:b w:val="0"/>
        </w:rPr>
        <w:instrText xml:space="preserve">SEQ aaa \h </w:instrText>
      </w:r>
      <w:del w:id="14685" w:author="Rev 4 Allen Wirfs-Brock" w:date="2011-10-20T18:22:00Z">
        <w:r w:rsidR="00704FBA" w:rsidRPr="00E77497" w:rsidDel="00C63BDD">
          <w:rPr>
            <w:b w:val="0"/>
          </w:rPr>
          <w:fldChar w:fldCharType="separate"/>
        </w:r>
      </w:del>
      <w:r w:rsidR="0026283E" w:rsidRPr="00E77497">
        <w:rPr>
          <w:b w:val="0"/>
        </w:rPr>
        <w:fldChar w:fldCharType="end"/>
      </w:r>
      <w:r w:rsidR="0026283E" w:rsidRPr="00E77497">
        <w:rPr>
          <w:b w:val="0"/>
        </w:rPr>
        <w:fldChar w:fldCharType="begin"/>
      </w:r>
      <w:r w:rsidR="0026283E" w:rsidRPr="00E77497">
        <w:rPr>
          <w:b w:val="0"/>
        </w:rPr>
        <w:instrText xml:space="preserve">SEQ table \r0\h </w:instrText>
      </w:r>
      <w:del w:id="14686" w:author="Rev 4 Allen Wirfs-Brock" w:date="2011-10-20T18:22:00Z">
        <w:r w:rsidR="00704FBA" w:rsidRPr="00E77497" w:rsidDel="00C63BDD">
          <w:rPr>
            <w:b w:val="0"/>
          </w:rPr>
          <w:fldChar w:fldCharType="separate"/>
        </w:r>
      </w:del>
      <w:r w:rsidR="0026283E" w:rsidRPr="00E77497">
        <w:rPr>
          <w:b w:val="0"/>
        </w:rPr>
        <w:fldChar w:fldCharType="end"/>
      </w:r>
      <w:r w:rsidR="0026283E" w:rsidRPr="00E77497">
        <w:rPr>
          <w:b w:val="0"/>
        </w:rPr>
        <w:fldChar w:fldCharType="begin"/>
      </w:r>
      <w:r w:rsidR="0026283E" w:rsidRPr="00E77497">
        <w:rPr>
          <w:b w:val="0"/>
        </w:rPr>
        <w:instrText xml:space="preserve">SEQ figure \r0\h </w:instrText>
      </w:r>
      <w:del w:id="14687" w:author="Rev 4 Allen Wirfs-Brock" w:date="2011-10-20T18:22:00Z">
        <w:r w:rsidR="00704FBA" w:rsidRPr="00E77497" w:rsidDel="00C63BDD">
          <w:rPr>
            <w:b w:val="0"/>
          </w:rPr>
          <w:fldChar w:fldCharType="separate"/>
        </w:r>
      </w:del>
      <w:r w:rsidR="0026283E" w:rsidRPr="00E77497">
        <w:rPr>
          <w:b w:val="0"/>
        </w:rPr>
        <w:fldChar w:fldCharType="end"/>
      </w:r>
      <w:r w:rsidR="0026283E" w:rsidRPr="00E77497">
        <w:br/>
      </w:r>
      <w:del w:id="14688" w:author="Allen Wirfs-Brock" w:date="2011-07-02T12:37:00Z">
        <w:r w:rsidR="00990F07" w:rsidRPr="00E77497" w:rsidDel="00914B17">
          <w:delText>Compatibility</w:delText>
        </w:r>
      </w:del>
      <w:ins w:id="14689" w:author="Allen Wirfs-Brock" w:date="2011-07-02T12:37:00Z">
        <w:r w:rsidR="00914B17" w:rsidRPr="00E77497">
          <w:t>Additional ECMAScript Features for Web Browsers</w:t>
        </w:r>
        <w:bookmarkEnd w:id="14681"/>
      </w:ins>
    </w:p>
    <w:p w14:paraId="75D463CB" w14:textId="77777777" w:rsidR="00914B17" w:rsidRPr="00E77497" w:rsidRDefault="00914B17" w:rsidP="00914B17">
      <w:ins w:id="14690" w:author="Allen Wirfs-Brock" w:date="2011-07-02T12:37:00Z">
        <w:r w:rsidRPr="00E77497">
          <w:t xml:space="preserve">The ECMAScript </w:t>
        </w:r>
      </w:ins>
      <w:ins w:id="14691" w:author="Allen Wirfs-Brock" w:date="2011-07-02T12:38:00Z">
        <w:r w:rsidRPr="00E77497">
          <w:t>language</w:t>
        </w:r>
      </w:ins>
      <w:ins w:id="14692" w:author="Allen Wirfs-Brock" w:date="2011-07-02T12:37:00Z">
        <w:r w:rsidRPr="00E77497">
          <w:t xml:space="preserve"> </w:t>
        </w:r>
      </w:ins>
      <w:ins w:id="14693" w:author="Allen Wirfs-Brock" w:date="2011-07-02T12:38:00Z">
        <w:r w:rsidRPr="00E77497">
          <w:t xml:space="preserve">syntax and semantics defined in this </w:t>
        </w:r>
      </w:ins>
      <w:ins w:id="14694" w:author="Allen Wirfs-Brock" w:date="2011-07-02T12:39:00Z">
        <w:r w:rsidRPr="00E77497">
          <w:t>annex</w:t>
        </w:r>
      </w:ins>
      <w:ins w:id="14695" w:author="Allen Wirfs-Brock" w:date="2011-07-02T12:38:00Z">
        <w:r w:rsidRPr="00E77497">
          <w:t xml:space="preserve"> </w:t>
        </w:r>
      </w:ins>
      <w:ins w:id="14696" w:author="Allen Wirfs-Brock" w:date="2011-07-02T12:39:00Z">
        <w:del w:id="14697" w:author="Allen Wirfs-Brock rev2" w:date="2011-07-20T13:55:00Z">
          <w:r w:rsidRPr="00E77497" w:rsidDel="001F13A3">
            <w:delText>is</w:delText>
          </w:r>
        </w:del>
      </w:ins>
      <w:ins w:id="14698" w:author="Allen Wirfs-Brock rev2" w:date="2011-07-20T13:55:00Z">
        <w:r w:rsidR="001F13A3" w:rsidRPr="00E77497">
          <w:t>are</w:t>
        </w:r>
      </w:ins>
      <w:ins w:id="14699" w:author="Allen Wirfs-Brock" w:date="2011-07-02T12:39:00Z">
        <w:r w:rsidRPr="00E77497">
          <w:t xml:space="preserve"> required when the ECMAScript host is a web browser</w:t>
        </w:r>
        <w:del w:id="14700" w:author="Allen Wirfs-Brock rev2" w:date="2011-07-20T13:56:00Z">
          <w:r w:rsidRPr="00E77497" w:rsidDel="001F13A3">
            <w:delText>s</w:delText>
          </w:r>
        </w:del>
        <w:r w:rsidRPr="00E77497">
          <w:t xml:space="preserve">. </w:t>
        </w:r>
        <w:del w:id="14701" w:author="Allen Wirfs-Brock rev2" w:date="2011-07-20T13:56:00Z">
          <w:r w:rsidRPr="00E77497" w:rsidDel="001F13A3">
            <w:delText>It</w:delText>
          </w:r>
        </w:del>
      </w:ins>
      <w:ins w:id="14702" w:author="Allen Wirfs-Brock rev2" w:date="2011-07-20T13:57:00Z">
        <w:r w:rsidR="001F13A3" w:rsidRPr="00E77497">
          <w:t>The content of this annex</w:t>
        </w:r>
      </w:ins>
      <w:ins w:id="14703" w:author="Allen Wirfs-Brock" w:date="2011-07-02T12:39:00Z">
        <w:r w:rsidRPr="00E77497">
          <w:t xml:space="preserve"> is normative but optional</w:t>
        </w:r>
      </w:ins>
      <w:ins w:id="14704" w:author="Allen Wirfs-Brock rev2" w:date="2011-07-20T13:56:00Z">
        <w:r w:rsidR="001F13A3" w:rsidRPr="00E77497">
          <w:t xml:space="preserve"> </w:t>
        </w:r>
      </w:ins>
      <w:ins w:id="14705" w:author="Allen Wirfs-Brock" w:date="2011-07-02T12:39:00Z">
        <w:r w:rsidRPr="00E77497">
          <w:t>if the</w:t>
        </w:r>
      </w:ins>
      <w:ins w:id="14706" w:author="Allen Wirfs-Brock rev2" w:date="2011-07-20T13:58:00Z">
        <w:r w:rsidR="001F13A3" w:rsidRPr="00E77497">
          <w:t xml:space="preserve"> ECMAScript</w:t>
        </w:r>
      </w:ins>
      <w:ins w:id="14707" w:author="Allen Wirfs-Brock" w:date="2011-07-02T12:39:00Z">
        <w:r w:rsidRPr="00E77497">
          <w:t xml:space="preserve"> host is not a web browser.</w:t>
        </w:r>
      </w:ins>
    </w:p>
    <w:p w14:paraId="700558C1" w14:textId="77777777" w:rsidR="00E80769" w:rsidRPr="00E77497" w:rsidRDefault="00E80769" w:rsidP="00E80769">
      <w:pPr>
        <w:pStyle w:val="a2"/>
        <w:tabs>
          <w:tab w:val="clear" w:pos="500"/>
          <w:tab w:val="clear" w:pos="720"/>
          <w:tab w:val="left" w:pos="567"/>
        </w:tabs>
      </w:pPr>
      <w:bookmarkStart w:id="14708" w:name="_Toc472818980"/>
      <w:bookmarkStart w:id="14709" w:name="_Toc474641695"/>
      <w:bookmarkStart w:id="14710" w:name="_Toc235503566"/>
      <w:bookmarkStart w:id="14711" w:name="_Toc236208654"/>
      <w:bookmarkStart w:id="14712" w:name="_Toc241509340"/>
      <w:bookmarkStart w:id="14713" w:name="_Toc241557817"/>
      <w:bookmarkStart w:id="14714" w:name="_Toc244416827"/>
      <w:bookmarkStart w:id="14715" w:name="_Toc244657767"/>
      <w:bookmarkStart w:id="14716" w:name="_Toc246652507"/>
      <w:bookmarkStart w:id="14717" w:name="_Toc253562056"/>
      <w:bookmarkStart w:id="14718" w:name="_Toc268506072"/>
      <w:bookmarkStart w:id="14719" w:name="_Toc276631191"/>
      <w:bookmarkStart w:id="14720" w:name="_Toc277944235"/>
      <w:bookmarkStart w:id="14721" w:name="_Toc153968580"/>
      <w:bookmarkStart w:id="14722" w:name="_Toc314500747"/>
      <w:r w:rsidRPr="00E77497">
        <w:t>Additional Syntax</w:t>
      </w:r>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p>
    <w:p w14:paraId="182AE79D" w14:textId="77777777" w:rsidR="00E80769" w:rsidRPr="00E77497" w:rsidDel="00CF4089" w:rsidRDefault="00E80769" w:rsidP="00E80769">
      <w:pPr>
        <w:rPr>
          <w:del w:id="14723" w:author="Allen Wirfs-Brock" w:date="2011-07-02T12:51:00Z"/>
        </w:rPr>
      </w:pPr>
      <w:del w:id="14724" w:author="Allen Wirfs-Brock" w:date="2011-07-02T12:51:00Z">
        <w:r w:rsidRPr="00E77497"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bookmarkStart w:id="14725" w:name="_Toc308431197"/>
        <w:bookmarkStart w:id="14726" w:name="_Toc308431606"/>
        <w:bookmarkStart w:id="14727" w:name="_Toc314500748"/>
        <w:bookmarkEnd w:id="14725"/>
        <w:bookmarkEnd w:id="14726"/>
        <w:bookmarkEnd w:id="14727"/>
      </w:del>
    </w:p>
    <w:p w14:paraId="4104437C" w14:textId="77777777" w:rsidR="00E80769" w:rsidRPr="00E77497" w:rsidRDefault="00E80769" w:rsidP="00E80769">
      <w:pPr>
        <w:pStyle w:val="a3"/>
        <w:tabs>
          <w:tab w:val="clear" w:pos="640"/>
          <w:tab w:val="clear" w:pos="880"/>
        </w:tabs>
        <w:spacing w:before="120"/>
      </w:pPr>
      <w:bookmarkStart w:id="14728" w:name="_Toc472818981"/>
      <w:bookmarkStart w:id="14729" w:name="_Toc474641696"/>
      <w:bookmarkStart w:id="14730" w:name="_Toc235503567"/>
      <w:bookmarkStart w:id="14731" w:name="_Toc236208655"/>
      <w:bookmarkStart w:id="14732" w:name="_Toc241509341"/>
      <w:bookmarkStart w:id="14733" w:name="_Toc241557818"/>
      <w:bookmarkStart w:id="14734" w:name="_Toc244416828"/>
      <w:bookmarkStart w:id="14735" w:name="_Toc244657768"/>
      <w:bookmarkStart w:id="14736" w:name="_Toc246652508"/>
      <w:bookmarkStart w:id="14737" w:name="_Toc253562057"/>
      <w:bookmarkStart w:id="14738" w:name="_Toc268506073"/>
      <w:bookmarkStart w:id="14739" w:name="_Toc276631192"/>
      <w:bookmarkStart w:id="14740" w:name="_Toc277944236"/>
      <w:bookmarkStart w:id="14741" w:name="_Toc153968581"/>
      <w:bookmarkStart w:id="14742" w:name="_Toc314500749"/>
      <w:r w:rsidRPr="00E77497">
        <w:t>Numeric Literals</w:t>
      </w:r>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bookmarkEnd w:id="14742"/>
    </w:p>
    <w:p w14:paraId="5B9DB088" w14:textId="77777777" w:rsidR="00E80769" w:rsidRPr="00E77497" w:rsidRDefault="00E80769" w:rsidP="00E80769">
      <w:r w:rsidRPr="00E77497">
        <w:t xml:space="preserve">The syntax and semantics of 7.8.3 </w:t>
      </w:r>
      <w:del w:id="14743" w:author="Allen Wirfs-Brock" w:date="2011-07-02T12:50:00Z">
        <w:r w:rsidRPr="00E77497" w:rsidDel="00CF4089">
          <w:delText>can be</w:delText>
        </w:r>
      </w:del>
      <w:ins w:id="14744" w:author="Allen Wirfs-Brock" w:date="2011-07-02T12:50:00Z">
        <w:r w:rsidR="00CF4089" w:rsidRPr="00E77497">
          <w:t>is</w:t>
        </w:r>
      </w:ins>
      <w:r w:rsidRPr="00E77497">
        <w:t xml:space="preserve"> extended as follows except that this extension is not allowed for strict mode code:</w:t>
      </w:r>
    </w:p>
    <w:p w14:paraId="4B8A2BFF" w14:textId="77777777" w:rsidR="00E80769" w:rsidRPr="00E77497" w:rsidRDefault="00E80769" w:rsidP="00E80769">
      <w:pPr>
        <w:pStyle w:val="Syntax"/>
      </w:pPr>
      <w:r w:rsidRPr="00E77497">
        <w:t>Syntax</w:t>
      </w:r>
    </w:p>
    <w:p w14:paraId="0EC6A045" w14:textId="77777777" w:rsidR="00E80769" w:rsidRPr="00E77497" w:rsidRDefault="00E80769" w:rsidP="00E80769">
      <w:pPr>
        <w:pStyle w:val="SyntaxRule"/>
      </w:pPr>
      <w:r w:rsidRPr="00E77497">
        <w:t xml:space="preserve">NumericLiteral </w:t>
      </w:r>
      <w:r w:rsidRPr="00E77497">
        <w:rPr>
          <w:rFonts w:ascii="Arial" w:hAnsi="Arial"/>
          <w:b/>
          <w:i w:val="0"/>
        </w:rPr>
        <w:t>::</w:t>
      </w:r>
    </w:p>
    <w:p w14:paraId="74FF273E" w14:textId="77777777" w:rsidR="00E80769" w:rsidRPr="00E77497" w:rsidRDefault="00E80769" w:rsidP="00E80769">
      <w:pPr>
        <w:pStyle w:val="SyntaxDefinition"/>
      </w:pPr>
      <w:r w:rsidRPr="00E77497">
        <w:t>DecimalLiteral</w:t>
      </w:r>
      <w:r w:rsidRPr="00E77497">
        <w:br/>
        <w:t>HexIntegerLiteral</w:t>
      </w:r>
      <w:r w:rsidRPr="00E77497">
        <w:br/>
        <w:t>OctalIntegerLiteral</w:t>
      </w:r>
    </w:p>
    <w:p w14:paraId="7B916DDB" w14:textId="77777777" w:rsidR="00E80769" w:rsidRPr="00E77497" w:rsidRDefault="00E80769" w:rsidP="00E80769">
      <w:pPr>
        <w:pStyle w:val="SyntaxRule"/>
      </w:pPr>
      <w:r w:rsidRPr="00E77497">
        <w:t xml:space="preserve">OctalIntegerLiteral </w:t>
      </w:r>
      <w:r w:rsidRPr="00E77497">
        <w:rPr>
          <w:rFonts w:ascii="Arial" w:hAnsi="Arial"/>
          <w:b/>
          <w:i w:val="0"/>
        </w:rPr>
        <w:t>::</w:t>
      </w:r>
    </w:p>
    <w:p w14:paraId="15305FF9"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t>OctalIntegerLiteral OctalDigit</w:t>
      </w:r>
    </w:p>
    <w:p w14:paraId="7BDE9F35" w14:textId="77777777" w:rsidR="00E80769" w:rsidRPr="00C7794D" w:rsidRDefault="00E80769" w:rsidP="00E80769">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268EA699" w14:textId="77777777" w:rsidR="00E80769" w:rsidRPr="00C7794D" w:rsidRDefault="00E80769" w:rsidP="00E80769">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14:paraId="4999F640" w14:textId="77777777" w:rsidR="00E80769" w:rsidRPr="004D1BD1" w:rsidRDefault="00E80769" w:rsidP="00E80769">
      <w:r w:rsidRPr="004D1BD1">
        <w:t>Semantics</w:t>
      </w:r>
    </w:p>
    <w:p w14:paraId="3288D7B5" w14:textId="77777777" w:rsidR="00E80769" w:rsidRPr="00A67AF2" w:rsidRDefault="00E80769" w:rsidP="00E80769">
      <w:pPr>
        <w:pStyle w:val="MathSpecialCase3"/>
        <w:numPr>
          <w:ilvl w:val="0"/>
          <w:numId w:val="30"/>
        </w:numPr>
        <w:tabs>
          <w:tab w:val="left" w:pos="1170"/>
        </w:tabs>
        <w:spacing w:after="0"/>
        <w:ind w:left="1170" w:hanging="270"/>
        <w:rPr>
          <w:rFonts w:ascii="Arial" w:hAnsi="Arial"/>
        </w:rPr>
      </w:pPr>
      <w:r w:rsidRPr="008B7F6F">
        <w:rPr>
          <w:rFonts w:ascii="Arial" w:hAnsi="Arial"/>
        </w:rPr>
        <w:t xml:space="preserve">The MV of </w:t>
      </w:r>
      <w:r w:rsidRPr="006B6D0A">
        <w:rPr>
          <w:i/>
        </w:rPr>
        <w:t>NumericLiteral</w:t>
      </w:r>
      <w:r w:rsidRPr="006B6D0A">
        <w:rPr>
          <w:rFonts w:ascii="Arial" w:hAnsi="Arial"/>
        </w:rPr>
        <w:t xml:space="preserve"> </w:t>
      </w:r>
      <w:r w:rsidRPr="006B6D0A">
        <w:rPr>
          <w:rFonts w:ascii="Arial" w:hAnsi="Arial"/>
          <w:b/>
        </w:rPr>
        <w:t>::</w:t>
      </w:r>
      <w:r w:rsidRPr="00E65A34">
        <w:rPr>
          <w:rFonts w:ascii="Arial" w:hAnsi="Arial"/>
        </w:rPr>
        <w:t xml:space="preserve"> </w:t>
      </w:r>
      <w:r w:rsidRPr="00546435">
        <w:rPr>
          <w:i/>
        </w:rPr>
        <w:t>OctalIntegerLiteral</w:t>
      </w:r>
      <w:r w:rsidRPr="00A67AF2">
        <w:rPr>
          <w:rFonts w:ascii="Arial" w:hAnsi="Arial"/>
        </w:rPr>
        <w:t xml:space="preserve"> is the MV of </w:t>
      </w:r>
      <w:r w:rsidRPr="00A67AF2">
        <w:rPr>
          <w:i/>
        </w:rPr>
        <w:t>OctalIntegerLiteral</w:t>
      </w:r>
      <w:r w:rsidRPr="00A67AF2">
        <w:rPr>
          <w:rFonts w:ascii="Arial" w:hAnsi="Arial"/>
        </w:rPr>
        <w:t>.</w:t>
      </w:r>
    </w:p>
    <w:p w14:paraId="46C80828"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B820AB">
        <w:rPr>
          <w:rFonts w:ascii="Arial" w:hAnsi="Arial"/>
        </w:rPr>
        <w:t xml:space="preserve">The MV of </w:t>
      </w:r>
      <w:r w:rsidRPr="00675B74">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02EDB25D"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73E0465D"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7DF860E9"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3CAAB69E"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7C2C9B7E"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565637A5"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44A18CFB"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OctalDigit</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04AA6370"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17B56288"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Pr="00E77497">
        <w:rPr>
          <w:i/>
        </w:rPr>
        <w:t xml:space="preserve">OctalIntegerLiteral </w:t>
      </w:r>
      <w:r w:rsidRPr="00E77497">
        <w:rPr>
          <w:rFonts w:ascii="Arial" w:hAnsi="Arial"/>
          <w:b/>
        </w:rPr>
        <w:t>::</w:t>
      </w:r>
      <w:r w:rsidRPr="00E77497">
        <w:rPr>
          <w:rFonts w:ascii="Arial" w:hAnsi="Arial"/>
        </w:rPr>
        <w:t xml:space="preserve"> </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2491C0A4" w14:textId="77777777" w:rsidR="00E80769" w:rsidRPr="00E77497" w:rsidRDefault="00E80769" w:rsidP="00E80769">
      <w:pPr>
        <w:pStyle w:val="a3"/>
        <w:tabs>
          <w:tab w:val="clear" w:pos="640"/>
          <w:tab w:val="clear" w:pos="880"/>
        </w:tabs>
        <w:spacing w:before="120"/>
      </w:pPr>
      <w:bookmarkStart w:id="14745" w:name="_Toc472818982"/>
      <w:bookmarkStart w:id="14746" w:name="_Toc474641697"/>
      <w:bookmarkStart w:id="14747" w:name="_Toc235503568"/>
      <w:bookmarkStart w:id="14748" w:name="_Toc236208656"/>
      <w:bookmarkStart w:id="14749" w:name="_Toc241509342"/>
      <w:bookmarkStart w:id="14750" w:name="_Toc241557819"/>
      <w:bookmarkStart w:id="14751" w:name="_Toc244416829"/>
      <w:bookmarkStart w:id="14752" w:name="_Toc244657769"/>
      <w:bookmarkStart w:id="14753" w:name="_Toc246652509"/>
      <w:bookmarkStart w:id="14754" w:name="_Toc253562058"/>
      <w:bookmarkStart w:id="14755" w:name="_Toc268506074"/>
      <w:bookmarkStart w:id="14756" w:name="_Toc276631193"/>
      <w:bookmarkStart w:id="14757" w:name="_Toc277944237"/>
      <w:bookmarkStart w:id="14758" w:name="_Toc153968582"/>
      <w:bookmarkStart w:id="14759" w:name="_Toc314500750"/>
      <w:r w:rsidRPr="00E77497">
        <w:t>String Literals</w:t>
      </w:r>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p>
    <w:p w14:paraId="06982721" w14:textId="77777777" w:rsidR="00E80769" w:rsidRPr="00E77497" w:rsidRDefault="00E80769" w:rsidP="00E80769">
      <w:r w:rsidRPr="00E77497">
        <w:t xml:space="preserve">The syntax and semantics of 7.8.4 </w:t>
      </w:r>
      <w:del w:id="14760" w:author="Allen Wirfs-Brock" w:date="2011-07-02T12:50:00Z">
        <w:r w:rsidRPr="00E77497" w:rsidDel="00CF4089">
          <w:delText>can be</w:delText>
        </w:r>
      </w:del>
      <w:ins w:id="14761" w:author="Allen Wirfs-Brock" w:date="2011-07-02T12:50:00Z">
        <w:r w:rsidR="00CF4089" w:rsidRPr="00E77497">
          <w:t>is</w:t>
        </w:r>
      </w:ins>
      <w:r w:rsidRPr="00E77497">
        <w:t xml:space="preserve"> extended as follows except that this extension is not allowed for strict mode code:</w:t>
      </w:r>
    </w:p>
    <w:p w14:paraId="1621BE69" w14:textId="77777777" w:rsidR="00E80769" w:rsidRPr="00E77497" w:rsidRDefault="00E80769" w:rsidP="00E80769">
      <w:pPr>
        <w:pStyle w:val="Syntax"/>
      </w:pPr>
      <w:r w:rsidRPr="00E77497">
        <w:t>Syntax</w:t>
      </w:r>
    </w:p>
    <w:p w14:paraId="27927612" w14:textId="77777777" w:rsidR="00E80769" w:rsidRPr="00E77497" w:rsidRDefault="00E80769" w:rsidP="00E80769">
      <w:pPr>
        <w:pStyle w:val="SyntaxRule"/>
      </w:pPr>
      <w:r w:rsidRPr="00E77497">
        <w:t xml:space="preserve">EscapeSequence </w:t>
      </w:r>
      <w:r w:rsidRPr="00E77497">
        <w:rPr>
          <w:rFonts w:ascii="Arial" w:hAnsi="Arial"/>
          <w:b/>
          <w:i w:val="0"/>
        </w:rPr>
        <w:t>::</w:t>
      </w:r>
    </w:p>
    <w:p w14:paraId="38C865A9"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7AF0C50E"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01C4A0ED"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6F5E5ADE"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11D0EE6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17562090"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5E2BEA8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55D25D45" w14:textId="77777777" w:rsidR="00E80769" w:rsidRPr="00E77497" w:rsidRDefault="00E80769" w:rsidP="00E80769">
      <w:pPr>
        <w:pStyle w:val="Syntax"/>
      </w:pPr>
      <w:r w:rsidRPr="00E77497">
        <w:t>Semantics</w:t>
      </w:r>
    </w:p>
    <w:p w14:paraId="0250FA6F"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77A42A0B"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6FEDF14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164DA5A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3BD7E8EE"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650FCB5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29F8195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2DF06DC1"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7BAF4E77"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0F6224C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43293EA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20558980"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0C88BE82"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75012DE2" w14:textId="77777777" w:rsidR="00E80769" w:rsidRPr="00E77497" w:rsidRDefault="00E80769" w:rsidP="00E80769">
      <w:pPr>
        <w:pStyle w:val="a2"/>
        <w:tabs>
          <w:tab w:val="clear" w:pos="500"/>
          <w:tab w:val="clear" w:pos="720"/>
          <w:tab w:val="left" w:pos="567"/>
        </w:tabs>
      </w:pPr>
      <w:bookmarkStart w:id="14762" w:name="_Toc472818983"/>
      <w:bookmarkStart w:id="14763" w:name="_Toc474641698"/>
      <w:bookmarkStart w:id="14764" w:name="_Toc235503569"/>
      <w:bookmarkStart w:id="14765" w:name="_Toc236208657"/>
      <w:bookmarkStart w:id="14766" w:name="_Toc241509343"/>
      <w:bookmarkStart w:id="14767" w:name="_Toc241557820"/>
      <w:bookmarkStart w:id="14768" w:name="_Toc244416830"/>
      <w:bookmarkStart w:id="14769" w:name="_Toc244657770"/>
      <w:bookmarkStart w:id="14770" w:name="_Toc246652510"/>
      <w:bookmarkStart w:id="14771" w:name="_Toc253562059"/>
      <w:bookmarkStart w:id="14772" w:name="_Toc268506075"/>
      <w:bookmarkStart w:id="14773" w:name="_Toc276631194"/>
      <w:bookmarkStart w:id="14774" w:name="_Toc277944238"/>
      <w:bookmarkStart w:id="14775" w:name="_Toc153968583"/>
      <w:bookmarkStart w:id="14776" w:name="_Toc314500751"/>
      <w:r w:rsidRPr="00E77497">
        <w:t>Additional Properties</w:t>
      </w:r>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p>
    <w:p w14:paraId="494A1AD5" w14:textId="77777777" w:rsidR="00E80769" w:rsidRPr="00E77497" w:rsidRDefault="00E80769" w:rsidP="00E80769">
      <w:del w:id="14777" w:author="Allen Wirfs-Brock" w:date="2011-07-02T12:43:00Z">
        <w:r w:rsidRPr="00E77497" w:rsidDel="00914B17">
          <w:delText>Some implementations of</w:delText>
        </w:r>
      </w:del>
      <w:ins w:id="14778" w:author="Allen Wirfs-Brock" w:date="2011-07-02T12:43:00Z">
        <w:r w:rsidR="00914B17" w:rsidRPr="00E77497">
          <w:t>When the</w:t>
        </w:r>
      </w:ins>
      <w:r w:rsidRPr="00E77497">
        <w:t xml:space="preserve"> ECMAScript</w:t>
      </w:r>
      <w:ins w:id="14779" w:author="Allen Wirfs-Brock" w:date="2011-07-02T12:43:00Z">
        <w:r w:rsidR="00914B17" w:rsidRPr="00E77497">
          <w:t xml:space="preserve"> host is a web browser the following</w:t>
        </w:r>
      </w:ins>
      <w:r w:rsidRPr="00E77497">
        <w:t xml:space="preserve"> </w:t>
      </w:r>
      <w:del w:id="14780" w:author="Allen Wirfs-Brock" w:date="2011-07-02T12:44:00Z">
        <w:r w:rsidRPr="00E77497" w:rsidDel="00CF4089">
          <w:delText>have included</w:delText>
        </w:r>
      </w:del>
      <w:ins w:id="14781" w:author="Allen Wirfs-Brock" w:date="2011-07-02T12:44:00Z">
        <w:r w:rsidR="00CF4089" w:rsidRPr="00E77497">
          <w:t>these</w:t>
        </w:r>
      </w:ins>
      <w:r w:rsidRPr="00E77497">
        <w:t xml:space="preserve"> additional properties </w:t>
      </w:r>
      <w:del w:id="14782" w:author="Allen Wirfs-Brock" w:date="2011-07-02T12:44:00Z">
        <w:r w:rsidRPr="00E77497" w:rsidDel="00CF4089">
          <w:delText>for some</w:delText>
        </w:r>
      </w:del>
      <w:r w:rsidRPr="00E77497">
        <w:t xml:space="preserve"> of the standard native objects</w:t>
      </w:r>
      <w:ins w:id="14783" w:author="Allen Wirfs-Brock" w:date="2011-07-02T12:45:00Z">
        <w:r w:rsidR="00CF4089" w:rsidRPr="00E77497">
          <w:t xml:space="preserve"> are defined</w:t>
        </w:r>
      </w:ins>
      <w:r w:rsidRPr="00E77497">
        <w:t xml:space="preserve">. </w:t>
      </w:r>
      <w:del w:id="14784" w:author="Allen Wirfs-Brock" w:date="2011-07-02T12:45:00Z">
        <w:r w:rsidRPr="00E77497" w:rsidDel="00CF4089">
          <w:delText>This non-normative annex suggests uniform semantics for such properties without making the properties or their semantics part of this standard.</w:delText>
        </w:r>
      </w:del>
    </w:p>
    <w:p w14:paraId="3AF42E3A" w14:textId="77777777" w:rsidR="00E80769" w:rsidRPr="00E77497" w:rsidRDefault="00E80769" w:rsidP="00E80769">
      <w:pPr>
        <w:pStyle w:val="a3"/>
        <w:tabs>
          <w:tab w:val="clear" w:pos="640"/>
          <w:tab w:val="clear" w:pos="880"/>
        </w:tabs>
        <w:spacing w:before="120"/>
      </w:pPr>
      <w:bookmarkStart w:id="14785" w:name="_Ref457724123"/>
      <w:bookmarkStart w:id="14786" w:name="_Ref457793857"/>
      <w:bookmarkStart w:id="14787" w:name="_Toc472818984"/>
      <w:bookmarkStart w:id="14788" w:name="_Toc474641699"/>
      <w:bookmarkStart w:id="14789" w:name="_Toc235503570"/>
      <w:bookmarkStart w:id="14790" w:name="_Toc236208658"/>
      <w:bookmarkStart w:id="14791" w:name="_Toc241509344"/>
      <w:bookmarkStart w:id="14792" w:name="_Toc241557821"/>
      <w:bookmarkStart w:id="14793" w:name="_Toc244416831"/>
      <w:bookmarkStart w:id="14794" w:name="_Toc244657771"/>
      <w:bookmarkStart w:id="14795" w:name="_Toc246652511"/>
      <w:bookmarkStart w:id="14796" w:name="_Toc253562060"/>
      <w:bookmarkStart w:id="14797" w:name="_Toc268506076"/>
      <w:bookmarkStart w:id="14798" w:name="_Toc276631195"/>
      <w:bookmarkStart w:id="14799" w:name="_Toc277944239"/>
      <w:bookmarkStart w:id="14800" w:name="_Toc153968584"/>
      <w:bookmarkStart w:id="14801" w:name="_Toc314500752"/>
      <w:r w:rsidRPr="00E77497">
        <w:t>escape (string)</w:t>
      </w:r>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p>
    <w:p w14:paraId="449E4089"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061E9CF8"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5F78775C"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2B87F723" w14:textId="77777777" w:rsidR="00E80769" w:rsidRPr="00E77497" w:rsidRDefault="00E80769" w:rsidP="001F482D">
      <w:pPr>
        <w:pStyle w:val="Alg3"/>
        <w:numPr>
          <w:ilvl w:val="0"/>
          <w:numId w:val="385"/>
        </w:numPr>
      </w:pPr>
      <w:r w:rsidRPr="00E77497">
        <w:t>Call ToString(</w:t>
      </w:r>
      <w:r w:rsidRPr="00E77497">
        <w:rPr>
          <w:i/>
        </w:rPr>
        <w:t>string</w:t>
      </w:r>
      <w:r w:rsidRPr="00E77497">
        <w:t>).</w:t>
      </w:r>
    </w:p>
    <w:p w14:paraId="1A20D714" w14:textId="77777777" w:rsidR="00E80769" w:rsidRPr="00E77497" w:rsidRDefault="00E80769" w:rsidP="001F482D">
      <w:pPr>
        <w:pStyle w:val="Alg3"/>
        <w:numPr>
          <w:ilvl w:val="0"/>
          <w:numId w:val="385"/>
        </w:numPr>
      </w:pPr>
      <w:r w:rsidRPr="00E77497">
        <w:t>Compute the number of characters in Result(1).</w:t>
      </w:r>
    </w:p>
    <w:p w14:paraId="78E7DA2D" w14:textId="77777777"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14:paraId="71A9EE39" w14:textId="77777777"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14:paraId="1F2506E8" w14:textId="77777777" w:rsidR="00E80769" w:rsidRPr="00E77497" w:rsidRDefault="00E80769" w:rsidP="001F482D">
      <w:pPr>
        <w:pStyle w:val="Alg3"/>
        <w:numPr>
          <w:ilvl w:val="0"/>
          <w:numId w:val="385"/>
        </w:numPr>
      </w:pPr>
      <w:r w:rsidRPr="00E77497">
        <w:t xml:space="preserve">If </w:t>
      </w:r>
      <w:r w:rsidRPr="00E77497">
        <w:rPr>
          <w:i/>
        </w:rPr>
        <w:t>k</w:t>
      </w:r>
      <w:r w:rsidRPr="00E77497">
        <w:t xml:space="preserve"> equals Result(2), return </w:t>
      </w:r>
      <w:r w:rsidRPr="00E77497">
        <w:rPr>
          <w:i/>
        </w:rPr>
        <w:t>R</w:t>
      </w:r>
      <w:r w:rsidRPr="00E77497">
        <w:t>.</w:t>
      </w:r>
    </w:p>
    <w:p w14:paraId="6A86B20B" w14:textId="77777777" w:rsidR="00E80769" w:rsidRPr="00E77497" w:rsidRDefault="00E80769" w:rsidP="001F482D">
      <w:pPr>
        <w:pStyle w:val="Alg3"/>
        <w:numPr>
          <w:ilvl w:val="0"/>
          <w:numId w:val="385"/>
        </w:numPr>
      </w:pPr>
      <w:r w:rsidRPr="00E77497">
        <w:t xml:space="preserve">Get the character (represented as a 16-bit unsigned integer) at position </w:t>
      </w:r>
      <w:r w:rsidRPr="00E77497">
        <w:rPr>
          <w:i/>
        </w:rPr>
        <w:t>k</w:t>
      </w:r>
      <w:r w:rsidRPr="00E77497">
        <w:t xml:space="preserve"> within Result(1).</w:t>
      </w:r>
    </w:p>
    <w:p w14:paraId="4C693FF0" w14:textId="77777777" w:rsidR="00E80769" w:rsidRPr="00E77497" w:rsidRDefault="00E80769" w:rsidP="001F482D">
      <w:pPr>
        <w:pStyle w:val="Alg3"/>
        <w:numPr>
          <w:ilvl w:val="0"/>
          <w:numId w:val="385"/>
        </w:numPr>
      </w:pPr>
      <w:r w:rsidRPr="00E77497">
        <w:t>If Result(6) is one of the 69 nonblank characters</w:t>
      </w:r>
      <w:r w:rsidRPr="00E77497">
        <w:br/>
      </w:r>
      <w:r w:rsidRPr="00E77497">
        <w:rPr>
          <w:rFonts w:ascii="Courier New" w:hAnsi="Courier New"/>
          <w:b/>
        </w:rPr>
        <w:t>“ABCDEFGHIJKLMNOPQRSTUVWXYZabcdefghijklmnopqrstuvwxyz0123456789@*_+-./”</w:t>
      </w:r>
      <w:r w:rsidRPr="00E77497">
        <w:rPr>
          <w:rFonts w:ascii="Courier New" w:hAnsi="Courier New"/>
          <w:b/>
        </w:rPr>
        <w:br/>
      </w:r>
      <w:r w:rsidRPr="00E77497">
        <w:t>then go to step 13.</w:t>
      </w:r>
    </w:p>
    <w:p w14:paraId="7CC6C242" w14:textId="77777777" w:rsidR="00E80769" w:rsidRPr="00E77497" w:rsidRDefault="00E80769" w:rsidP="001F482D">
      <w:pPr>
        <w:pStyle w:val="Alg3"/>
        <w:numPr>
          <w:ilvl w:val="0"/>
          <w:numId w:val="385"/>
        </w:numPr>
      </w:pPr>
      <w:r w:rsidRPr="00E77497">
        <w:t>If Result(6), is less than 256, go to step 11.</w:t>
      </w:r>
    </w:p>
    <w:p w14:paraId="701769A4"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six characters </w:t>
      </w:r>
      <w:r w:rsidRPr="00E77497">
        <w:rPr>
          <w:rFonts w:ascii="Courier New" w:hAnsi="Courier New"/>
          <w:b/>
        </w:rPr>
        <w:t>“%u</w:t>
      </w:r>
      <w:r w:rsidRPr="00E77497">
        <w:rPr>
          <w:i/>
        </w:rPr>
        <w:t>wxyz</w:t>
      </w:r>
      <w:r w:rsidRPr="00E77497">
        <w:rPr>
          <w:rFonts w:ascii="Courier New" w:hAnsi="Courier New"/>
          <w:b/>
        </w:rPr>
        <w:t>”</w:t>
      </w:r>
      <w:r w:rsidRPr="00E77497">
        <w:t xml:space="preserve"> where </w:t>
      </w:r>
      <w:r w:rsidRPr="00E77497">
        <w:rPr>
          <w:i/>
        </w:rPr>
        <w:t>wxyz</w:t>
      </w:r>
      <w:r w:rsidRPr="00E77497">
        <w:t xml:space="preserve"> are four hexadecimal digits encoding the value of Result(6).</w:t>
      </w:r>
    </w:p>
    <w:p w14:paraId="4D3CA898" w14:textId="77777777" w:rsidR="00E80769" w:rsidRPr="00E77497" w:rsidRDefault="00E80769" w:rsidP="001F482D">
      <w:pPr>
        <w:pStyle w:val="Alg3"/>
        <w:numPr>
          <w:ilvl w:val="0"/>
          <w:numId w:val="385"/>
        </w:numPr>
      </w:pPr>
      <w:r w:rsidRPr="00E77497">
        <w:t>Go to step 14.</w:t>
      </w:r>
    </w:p>
    <w:p w14:paraId="2B1CBE57"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three characters </w:t>
      </w:r>
      <w:r w:rsidRPr="00E77497">
        <w:rPr>
          <w:rFonts w:ascii="Courier New" w:hAnsi="Courier New"/>
          <w:b/>
        </w:rPr>
        <w:t>“%</w:t>
      </w:r>
      <w:r w:rsidRPr="00E77497">
        <w:rPr>
          <w:i/>
        </w:rPr>
        <w:t>xy</w:t>
      </w:r>
      <w:r w:rsidRPr="00E77497">
        <w:rPr>
          <w:rFonts w:ascii="Courier New" w:hAnsi="Courier New"/>
          <w:b/>
        </w:rPr>
        <w:t>”</w:t>
      </w:r>
      <w:r w:rsidRPr="00E77497">
        <w:t xml:space="preserve"> where </w:t>
      </w:r>
      <w:r w:rsidRPr="00E77497">
        <w:rPr>
          <w:i/>
        </w:rPr>
        <w:t>xy</w:t>
      </w:r>
      <w:r w:rsidRPr="00E77497">
        <w:t xml:space="preserve"> are two hexadecimal digits encoding the value of Result(6).</w:t>
      </w:r>
    </w:p>
    <w:p w14:paraId="08BED165" w14:textId="77777777" w:rsidR="00E80769" w:rsidRPr="00E77497" w:rsidRDefault="00E80769" w:rsidP="001F482D">
      <w:pPr>
        <w:pStyle w:val="Alg3"/>
        <w:numPr>
          <w:ilvl w:val="0"/>
          <w:numId w:val="385"/>
        </w:numPr>
      </w:pPr>
      <w:r w:rsidRPr="00E77497">
        <w:t>Go to step 14.</w:t>
      </w:r>
    </w:p>
    <w:p w14:paraId="1B73D59A"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the single character Result(6).</w:t>
      </w:r>
    </w:p>
    <w:p w14:paraId="45D63A7B" w14:textId="77777777" w:rsidR="00E80769" w:rsidRPr="00E77497" w:rsidRDefault="00E80769" w:rsidP="001F482D">
      <w:pPr>
        <w:pStyle w:val="Alg3"/>
        <w:numPr>
          <w:ilvl w:val="0"/>
          <w:numId w:val="38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468E49BD" w14:textId="77777777" w:rsidR="00E80769" w:rsidRPr="00E77497" w:rsidRDefault="00E80769" w:rsidP="001F482D">
      <w:pPr>
        <w:pStyle w:val="Alg3"/>
        <w:numPr>
          <w:ilvl w:val="0"/>
          <w:numId w:val="385"/>
        </w:numPr>
      </w:pPr>
      <w:r w:rsidRPr="00E77497">
        <w:t xml:space="preserve">Increase </w:t>
      </w:r>
      <w:r w:rsidRPr="00E77497">
        <w:rPr>
          <w:i/>
        </w:rPr>
        <w:t>k</w:t>
      </w:r>
      <w:r w:rsidRPr="00E77497">
        <w:t xml:space="preserve"> by 1.</w:t>
      </w:r>
    </w:p>
    <w:p w14:paraId="5BAFB552" w14:textId="77777777" w:rsidR="00E80769" w:rsidRPr="00E77497" w:rsidRDefault="00E80769" w:rsidP="001F482D">
      <w:pPr>
        <w:pStyle w:val="Alg3"/>
        <w:numPr>
          <w:ilvl w:val="0"/>
          <w:numId w:val="385"/>
        </w:numPr>
        <w:spacing w:after="220"/>
      </w:pPr>
      <w:r w:rsidRPr="00E77497">
        <w:t>Go to step 5.</w:t>
      </w:r>
    </w:p>
    <w:p w14:paraId="7ECBE693"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6F5982CC" w14:textId="77777777" w:rsidR="00E80769" w:rsidRPr="00E77497" w:rsidRDefault="00E80769" w:rsidP="00E80769">
      <w:pPr>
        <w:pStyle w:val="a3"/>
        <w:tabs>
          <w:tab w:val="clear" w:pos="640"/>
          <w:tab w:val="clear" w:pos="880"/>
        </w:tabs>
        <w:spacing w:before="120"/>
      </w:pPr>
      <w:bookmarkStart w:id="14802" w:name="_Ref457724124"/>
      <w:bookmarkStart w:id="14803" w:name="_Ref457793839"/>
      <w:bookmarkStart w:id="14804" w:name="_Toc472818985"/>
      <w:bookmarkStart w:id="14805" w:name="_Toc474641700"/>
      <w:bookmarkStart w:id="14806" w:name="_Toc235503571"/>
      <w:bookmarkStart w:id="14807" w:name="_Toc236208659"/>
      <w:bookmarkStart w:id="14808" w:name="_Toc241509345"/>
      <w:bookmarkStart w:id="14809" w:name="_Toc241557822"/>
      <w:bookmarkStart w:id="14810" w:name="_Toc244416832"/>
      <w:bookmarkStart w:id="14811" w:name="_Toc244657772"/>
      <w:bookmarkStart w:id="14812" w:name="_Toc246652512"/>
      <w:bookmarkStart w:id="14813" w:name="_Toc253562061"/>
      <w:bookmarkStart w:id="14814" w:name="_Toc268506077"/>
      <w:bookmarkStart w:id="14815" w:name="_Toc276631196"/>
      <w:bookmarkStart w:id="14816" w:name="_Toc277944240"/>
      <w:bookmarkStart w:id="14817" w:name="_Toc153968585"/>
      <w:bookmarkStart w:id="14818" w:name="_Toc314500753"/>
      <w:r w:rsidRPr="00E77497">
        <w:t>unescape (string)</w:t>
      </w:r>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p>
    <w:p w14:paraId="57FBAD71"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6D39A017"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56BF7C9A" w14:textId="77777777" w:rsidR="00E80769" w:rsidRPr="00E77497" w:rsidRDefault="00E80769" w:rsidP="001F482D">
      <w:pPr>
        <w:pStyle w:val="Alg3"/>
        <w:numPr>
          <w:ilvl w:val="0"/>
          <w:numId w:val="386"/>
        </w:numPr>
      </w:pPr>
      <w:r w:rsidRPr="00E77497">
        <w:t>Call ToString(</w:t>
      </w:r>
      <w:r w:rsidRPr="00E77497">
        <w:rPr>
          <w:i/>
        </w:rPr>
        <w:t>string</w:t>
      </w:r>
      <w:r w:rsidRPr="00E77497">
        <w:t>).</w:t>
      </w:r>
    </w:p>
    <w:p w14:paraId="0B1C0FAB" w14:textId="77777777" w:rsidR="00E80769" w:rsidRPr="00E77497" w:rsidRDefault="00E80769" w:rsidP="001F482D">
      <w:pPr>
        <w:pStyle w:val="Alg3"/>
        <w:numPr>
          <w:ilvl w:val="0"/>
          <w:numId w:val="386"/>
        </w:numPr>
      </w:pPr>
      <w:r w:rsidRPr="00E77497">
        <w:t>Compute the number of characters in Result(1).</w:t>
      </w:r>
    </w:p>
    <w:p w14:paraId="4E91BFED"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14:paraId="487CD8C4" w14:textId="77777777"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14:paraId="78949FBB" w14:textId="77777777" w:rsidR="00E80769" w:rsidRPr="00E77497" w:rsidRDefault="00E80769" w:rsidP="001F482D">
      <w:pPr>
        <w:pStyle w:val="Alg3"/>
        <w:numPr>
          <w:ilvl w:val="0"/>
          <w:numId w:val="386"/>
        </w:numPr>
      </w:pPr>
      <w:r w:rsidRPr="00E77497">
        <w:t xml:space="preserve">If </w:t>
      </w:r>
      <w:r w:rsidRPr="00E77497">
        <w:rPr>
          <w:i/>
        </w:rPr>
        <w:t>k</w:t>
      </w:r>
      <w:r w:rsidRPr="00E77497">
        <w:t xml:space="preserve"> equals Result(2), return </w:t>
      </w:r>
      <w:r w:rsidRPr="00E77497">
        <w:rPr>
          <w:i/>
        </w:rPr>
        <w:t>R</w:t>
      </w:r>
      <w:r w:rsidRPr="00E77497">
        <w:t>.</w:t>
      </w:r>
    </w:p>
    <w:p w14:paraId="78C0C28A"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at position </w:t>
      </w:r>
      <w:r w:rsidRPr="00E77497">
        <w:rPr>
          <w:i/>
        </w:rPr>
        <w:t>k</w:t>
      </w:r>
      <w:r w:rsidRPr="00E77497">
        <w:t xml:space="preserve"> within Result(1).</w:t>
      </w:r>
    </w:p>
    <w:p w14:paraId="15F420D8" w14:textId="77777777" w:rsidR="00E80769" w:rsidRPr="00E77497" w:rsidRDefault="00E80769" w:rsidP="001F482D">
      <w:pPr>
        <w:pStyle w:val="Alg3"/>
        <w:numPr>
          <w:ilvl w:val="0"/>
          <w:numId w:val="386"/>
        </w:numPr>
      </w:pPr>
      <w:r w:rsidRPr="00E77497">
        <w:t xml:space="preserve">If </w:t>
      </w:r>
      <w:r w:rsidRPr="00E77497">
        <w:rPr>
          <w:i/>
        </w:rPr>
        <w:t>c</w:t>
      </w:r>
      <w:r w:rsidRPr="00E77497">
        <w:t xml:space="preserve"> is not </w:t>
      </w:r>
      <w:r w:rsidRPr="00E77497">
        <w:rPr>
          <w:rFonts w:ascii="Courier New" w:hAnsi="Courier New"/>
          <w:b/>
        </w:rPr>
        <w:t>%</w:t>
      </w:r>
      <w:r w:rsidRPr="00E77497">
        <w:t>, go to step 18.</w:t>
      </w:r>
    </w:p>
    <w:p w14:paraId="519CC9EC"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6, go to step 14.</w:t>
      </w:r>
    </w:p>
    <w:p w14:paraId="06FB3935" w14:textId="77777777" w:rsidR="00E80769" w:rsidRPr="00E77497" w:rsidRDefault="00E80769" w:rsidP="001F482D">
      <w:pPr>
        <w:pStyle w:val="Alg3"/>
        <w:numPr>
          <w:ilvl w:val="0"/>
          <w:numId w:val="386"/>
        </w:numPr>
      </w:pPr>
      <w:r w:rsidRPr="00E77497">
        <w:t xml:space="preserve">If the character at position </w:t>
      </w:r>
      <w:r w:rsidRPr="00E77497">
        <w:rPr>
          <w:i/>
        </w:rPr>
        <w:t>k</w:t>
      </w:r>
      <w:r w:rsidRPr="00E77497">
        <w:t xml:space="preserve">+1 within Result(1) is not </w:t>
      </w:r>
      <w:r w:rsidRPr="00E77497">
        <w:rPr>
          <w:rFonts w:ascii="Courier New" w:hAnsi="Courier New"/>
          <w:b/>
        </w:rPr>
        <w:t>u</w:t>
      </w:r>
      <w:r w:rsidRPr="00E77497">
        <w:t>, go to step 14.</w:t>
      </w:r>
    </w:p>
    <w:p w14:paraId="6ECE4AE4" w14:textId="77777777" w:rsidR="00E80769" w:rsidRPr="00E77497" w:rsidRDefault="00E80769" w:rsidP="001F482D">
      <w:pPr>
        <w:pStyle w:val="Alg3"/>
        <w:numPr>
          <w:ilvl w:val="0"/>
          <w:numId w:val="386"/>
        </w:numPr>
      </w:pPr>
      <w:r w:rsidRPr="00E77497">
        <w:t xml:space="preserve">If the four characters at positions </w:t>
      </w:r>
      <w:r w:rsidRPr="00E77497">
        <w:rPr>
          <w:i/>
        </w:rPr>
        <w:t>k</w:t>
      </w:r>
      <w:r w:rsidRPr="00E77497">
        <w:t xml:space="preserve">+2, </w:t>
      </w:r>
      <w:r w:rsidRPr="00E77497">
        <w:rPr>
          <w:i/>
        </w:rPr>
        <w:t>k</w:t>
      </w:r>
      <w:r w:rsidRPr="00E77497">
        <w:t xml:space="preserve">+3, </w:t>
      </w:r>
      <w:r w:rsidRPr="00E77497">
        <w:rPr>
          <w:i/>
        </w:rPr>
        <w:t>k</w:t>
      </w:r>
      <w:r w:rsidRPr="00E77497">
        <w:t xml:space="preserve">+4, and </w:t>
      </w:r>
      <w:r w:rsidRPr="00E77497">
        <w:rPr>
          <w:i/>
        </w:rPr>
        <w:t>k</w:t>
      </w:r>
      <w:r w:rsidRPr="00E77497">
        <w:t>+5 within Result(1) are not all hexadecimal digits, go to step 14.</w:t>
      </w:r>
    </w:p>
    <w:p w14:paraId="7B1C0635"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+5 within Result(1).</w:t>
      </w:r>
    </w:p>
    <w:p w14:paraId="7D272958" w14:textId="77777777" w:rsidR="00E80769" w:rsidRPr="00E77497" w:rsidRDefault="00E80769" w:rsidP="001F482D">
      <w:pPr>
        <w:pStyle w:val="Alg3"/>
        <w:numPr>
          <w:ilvl w:val="0"/>
          <w:numId w:val="386"/>
        </w:numPr>
      </w:pPr>
      <w:r w:rsidRPr="00E77497">
        <w:t>Increase k by 5.</w:t>
      </w:r>
    </w:p>
    <w:p w14:paraId="626A0C2E" w14:textId="77777777" w:rsidR="00E80769" w:rsidRPr="00E77497" w:rsidRDefault="00E80769" w:rsidP="001F482D">
      <w:pPr>
        <w:pStyle w:val="Alg3"/>
        <w:numPr>
          <w:ilvl w:val="0"/>
          <w:numId w:val="386"/>
        </w:numPr>
      </w:pPr>
      <w:r w:rsidRPr="00E77497">
        <w:t>Go to step 18.</w:t>
      </w:r>
    </w:p>
    <w:p w14:paraId="19621A41"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3, go to step 18.</w:t>
      </w:r>
    </w:p>
    <w:p w14:paraId="6395E569" w14:textId="77777777" w:rsidR="00E80769" w:rsidRPr="00E77497" w:rsidRDefault="00E80769" w:rsidP="001F482D">
      <w:pPr>
        <w:pStyle w:val="Alg3"/>
        <w:numPr>
          <w:ilvl w:val="0"/>
          <w:numId w:val="386"/>
        </w:numPr>
      </w:pPr>
      <w:r w:rsidRPr="00E77497">
        <w:t xml:space="preserve">If the two characters at positions </w:t>
      </w:r>
      <w:r w:rsidRPr="00E77497">
        <w:rPr>
          <w:i/>
        </w:rPr>
        <w:t>k</w:t>
      </w:r>
      <w:r w:rsidRPr="00E77497">
        <w:t xml:space="preserve">+1 and </w:t>
      </w:r>
      <w:r w:rsidRPr="00E77497">
        <w:rPr>
          <w:i/>
        </w:rPr>
        <w:t>k</w:t>
      </w:r>
      <w:r w:rsidRPr="00E77497">
        <w:t>+2 within Result(1) are not both hexadecimal digits, go to step 18.</w:t>
      </w:r>
    </w:p>
    <w:p w14:paraId="088ED706"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two zeroes plus the two hexadecimal digits at positions </w:t>
      </w:r>
      <w:r w:rsidRPr="00E77497">
        <w:rPr>
          <w:i/>
        </w:rPr>
        <w:t>k</w:t>
      </w:r>
      <w:r w:rsidRPr="00E77497">
        <w:t xml:space="preserve">+1 and </w:t>
      </w:r>
      <w:r w:rsidRPr="00E77497">
        <w:rPr>
          <w:i/>
        </w:rPr>
        <w:t>k</w:t>
      </w:r>
      <w:r w:rsidRPr="00E77497">
        <w:t>+2 within Result(1).</w:t>
      </w:r>
    </w:p>
    <w:p w14:paraId="6ADBA78A" w14:textId="77777777" w:rsidR="00E80769" w:rsidRPr="00E77497" w:rsidRDefault="00E80769" w:rsidP="001F482D">
      <w:pPr>
        <w:pStyle w:val="Alg3"/>
        <w:numPr>
          <w:ilvl w:val="0"/>
          <w:numId w:val="386"/>
        </w:numPr>
      </w:pPr>
      <w:r w:rsidRPr="00E77497">
        <w:t xml:space="preserve">Increase </w:t>
      </w:r>
      <w:r w:rsidRPr="00E77497">
        <w:rPr>
          <w:i/>
        </w:rPr>
        <w:t xml:space="preserve">k </w:t>
      </w:r>
      <w:r w:rsidRPr="00E77497">
        <w:t>by 2.</w:t>
      </w:r>
    </w:p>
    <w:p w14:paraId="07B75957"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1FEB09FE" w14:textId="77777777" w:rsidR="00E80769" w:rsidRPr="00E77497" w:rsidRDefault="00E80769" w:rsidP="001F482D">
      <w:pPr>
        <w:pStyle w:val="Alg3"/>
        <w:numPr>
          <w:ilvl w:val="0"/>
          <w:numId w:val="386"/>
        </w:numPr>
      </w:pPr>
      <w:r w:rsidRPr="00E77497">
        <w:t xml:space="preserve">Increase </w:t>
      </w:r>
      <w:r w:rsidRPr="00E77497">
        <w:rPr>
          <w:i/>
        </w:rPr>
        <w:t>k</w:t>
      </w:r>
      <w:r w:rsidRPr="00E77497">
        <w:t xml:space="preserve"> by 1.</w:t>
      </w:r>
    </w:p>
    <w:p w14:paraId="16EB0F45" w14:textId="77777777" w:rsidR="00E80769" w:rsidRPr="00E77497" w:rsidRDefault="00E80769" w:rsidP="001F482D">
      <w:pPr>
        <w:pStyle w:val="Alg3"/>
        <w:numPr>
          <w:ilvl w:val="0"/>
          <w:numId w:val="386"/>
        </w:numPr>
        <w:spacing w:after="220"/>
      </w:pPr>
      <w:r w:rsidRPr="00E77497">
        <w:t>Go to step 5.</w:t>
      </w:r>
    </w:p>
    <w:p w14:paraId="52B5942B" w14:textId="77777777" w:rsidR="00E80769" w:rsidRPr="00E77497" w:rsidRDefault="00E80769" w:rsidP="00E80769">
      <w:pPr>
        <w:pStyle w:val="a3"/>
        <w:tabs>
          <w:tab w:val="clear" w:pos="640"/>
          <w:tab w:val="clear" w:pos="880"/>
        </w:tabs>
        <w:spacing w:before="120"/>
      </w:pPr>
      <w:bookmarkStart w:id="14819" w:name="_Ref457724031"/>
      <w:bookmarkStart w:id="14820" w:name="_Toc472818986"/>
      <w:bookmarkStart w:id="14821" w:name="_Toc474641701"/>
      <w:bookmarkStart w:id="14822" w:name="_Toc235503572"/>
      <w:bookmarkStart w:id="14823" w:name="_Toc236208660"/>
      <w:bookmarkStart w:id="14824" w:name="_Toc241509346"/>
      <w:bookmarkStart w:id="14825" w:name="_Toc241557823"/>
      <w:bookmarkStart w:id="14826" w:name="_Toc244416833"/>
      <w:bookmarkStart w:id="14827" w:name="_Toc244657773"/>
      <w:bookmarkStart w:id="14828" w:name="_Toc246652513"/>
      <w:bookmarkStart w:id="14829" w:name="_Toc253562062"/>
      <w:bookmarkStart w:id="14830" w:name="_Toc268506078"/>
      <w:bookmarkStart w:id="14831" w:name="_Toc276631197"/>
      <w:bookmarkStart w:id="14832" w:name="_Toc277944241"/>
      <w:bookmarkStart w:id="14833" w:name="_Toc153968586"/>
      <w:bookmarkStart w:id="14834" w:name="_Toc314500754"/>
      <w:r w:rsidRPr="00E77497">
        <w:t>String.prototype.substr (start, length)</w:t>
      </w:r>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p>
    <w:p w14:paraId="1B02281D"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3CC9A8FE" w14:textId="77777777" w:rsidR="00E80769" w:rsidRPr="00E77497" w:rsidRDefault="00E80769" w:rsidP="001F482D">
      <w:pPr>
        <w:pStyle w:val="Alg3"/>
        <w:numPr>
          <w:ilvl w:val="0"/>
          <w:numId w:val="387"/>
        </w:numPr>
      </w:pPr>
      <w:r w:rsidRPr="00E77497">
        <w:t xml:space="preserve">Call ToString, giving it the </w:t>
      </w:r>
      <w:r w:rsidRPr="00E77497">
        <w:rPr>
          <w:b/>
        </w:rPr>
        <w:t>this</w:t>
      </w:r>
      <w:r w:rsidRPr="00E77497">
        <w:t xml:space="preserve"> value as its argument.</w:t>
      </w:r>
    </w:p>
    <w:p w14:paraId="1F64E48E" w14:textId="77777777" w:rsidR="00E80769" w:rsidRPr="00E77497" w:rsidRDefault="00E80769" w:rsidP="001F482D">
      <w:pPr>
        <w:pStyle w:val="Alg3"/>
        <w:numPr>
          <w:ilvl w:val="0"/>
          <w:numId w:val="387"/>
        </w:numPr>
      </w:pPr>
      <w:r w:rsidRPr="00E77497">
        <w:t>Call ToInteger(</w:t>
      </w:r>
      <w:r w:rsidRPr="00E77497">
        <w:rPr>
          <w:i/>
        </w:rPr>
        <w:t>start</w:t>
      </w:r>
      <w:r w:rsidRPr="00E77497">
        <w:t>).</w:t>
      </w:r>
    </w:p>
    <w:p w14:paraId="7CA0CB9D" w14:textId="77777777"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use </w:t>
      </w:r>
      <w:r w:rsidRPr="00E77497">
        <w:rPr>
          <w:b/>
        </w:rPr>
        <w:t>+</w:t>
      </w:r>
      <w:r w:rsidRPr="00675B74">
        <w:rPr>
          <w:b/>
        </w:rPr>
        <w:sym w:font="Symbol" w:char="F0A5"/>
      </w:r>
      <w:r w:rsidRPr="00675B74">
        <w:t>; otherwise call ToInteger(</w:t>
      </w:r>
      <w:r w:rsidRPr="00E77497">
        <w:rPr>
          <w:i/>
        </w:rPr>
        <w:t>length</w:t>
      </w:r>
      <w:r w:rsidRPr="00E77497">
        <w:t>).</w:t>
      </w:r>
    </w:p>
    <w:p w14:paraId="3FB0306F" w14:textId="77777777" w:rsidR="00E80769" w:rsidRPr="00E77497" w:rsidRDefault="00E80769" w:rsidP="001F482D">
      <w:pPr>
        <w:pStyle w:val="Alg3"/>
        <w:numPr>
          <w:ilvl w:val="0"/>
          <w:numId w:val="387"/>
        </w:numPr>
      </w:pPr>
      <w:r w:rsidRPr="00E77497">
        <w:t>Compute the number of characters in Result(1).</w:t>
      </w:r>
    </w:p>
    <w:p w14:paraId="653EE977" w14:textId="77777777" w:rsidR="00E80769" w:rsidRPr="00E77497" w:rsidRDefault="00E80769" w:rsidP="001F482D">
      <w:pPr>
        <w:pStyle w:val="Alg3"/>
        <w:numPr>
          <w:ilvl w:val="0"/>
          <w:numId w:val="387"/>
        </w:numPr>
      </w:pPr>
      <w:r w:rsidRPr="00E77497">
        <w:t>If Result(2) is positive or zero, use Result(2); else use max(Result(4)+Result(2),0).</w:t>
      </w:r>
    </w:p>
    <w:p w14:paraId="398F5D96" w14:textId="77777777" w:rsidR="00E80769" w:rsidRPr="00E77497" w:rsidRDefault="00E80769" w:rsidP="001F482D">
      <w:pPr>
        <w:pStyle w:val="Alg3"/>
        <w:numPr>
          <w:ilvl w:val="0"/>
          <w:numId w:val="387"/>
        </w:numPr>
      </w:pPr>
      <w:r w:rsidRPr="00E77497">
        <w:t>Compute min(max(Result(3),0), Result(4)–Result(5)).</w:t>
      </w:r>
    </w:p>
    <w:p w14:paraId="4C0617C9" w14:textId="77777777" w:rsidR="00E80769" w:rsidRPr="00675B74" w:rsidRDefault="00E80769" w:rsidP="001F482D">
      <w:pPr>
        <w:pStyle w:val="Alg3"/>
        <w:numPr>
          <w:ilvl w:val="0"/>
          <w:numId w:val="387"/>
        </w:numPr>
      </w:pPr>
      <w:r w:rsidRPr="00E77497">
        <w:t xml:space="preserve">If Result(6) </w:t>
      </w:r>
      <w:r w:rsidRPr="00675B74">
        <w:sym w:font="Symbol" w:char="F0A3"/>
      </w:r>
      <w:r w:rsidRPr="00675B74">
        <w:t xml:space="preserve"> 0, return the empty String “”.</w:t>
      </w:r>
    </w:p>
    <w:p w14:paraId="20CB6120" w14:textId="77777777" w:rsidR="00E80769" w:rsidRPr="00E77497" w:rsidRDefault="00E80769" w:rsidP="001F482D">
      <w:pPr>
        <w:pStyle w:val="Alg3"/>
        <w:numPr>
          <w:ilvl w:val="0"/>
          <w:numId w:val="387"/>
        </w:numPr>
        <w:spacing w:after="220"/>
      </w:pPr>
      <w:r w:rsidRPr="00E77497">
        <w:t>Return a String containing Result(6) consecutive characters from Result(1) beginning with the character at position Result(5).</w:t>
      </w:r>
    </w:p>
    <w:p w14:paraId="3559B9B4"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4E360741"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9C132CA" w14:textId="77777777" w:rsidR="00E80769" w:rsidRPr="00E77497" w:rsidRDefault="00E80769" w:rsidP="00E80769">
      <w:pPr>
        <w:pStyle w:val="a3"/>
        <w:tabs>
          <w:tab w:val="clear" w:pos="640"/>
          <w:tab w:val="clear" w:pos="880"/>
        </w:tabs>
        <w:spacing w:before="120"/>
      </w:pPr>
      <w:bookmarkStart w:id="14835" w:name="_Ref457724052"/>
      <w:bookmarkStart w:id="14836" w:name="_Toc472818987"/>
      <w:bookmarkStart w:id="14837" w:name="_Toc474641702"/>
      <w:bookmarkStart w:id="14838" w:name="_Toc235503573"/>
      <w:bookmarkStart w:id="14839" w:name="_Toc236208661"/>
      <w:bookmarkStart w:id="14840" w:name="_Toc241509347"/>
      <w:bookmarkStart w:id="14841" w:name="_Toc241557824"/>
      <w:bookmarkStart w:id="14842" w:name="_Toc244416834"/>
      <w:bookmarkStart w:id="14843" w:name="_Toc244657774"/>
      <w:bookmarkStart w:id="14844" w:name="_Toc246652514"/>
      <w:bookmarkStart w:id="14845" w:name="_Toc253562063"/>
      <w:bookmarkStart w:id="14846" w:name="_Toc268506079"/>
      <w:bookmarkStart w:id="14847" w:name="_Toc276631198"/>
      <w:bookmarkStart w:id="14848" w:name="_Toc277944242"/>
      <w:bookmarkStart w:id="14849" w:name="_Toc153968587"/>
      <w:bookmarkStart w:id="14850" w:name="_Toc314500755"/>
      <w:r w:rsidRPr="00E77497">
        <w:t>Date.prototype.getYear ( )</w:t>
      </w:r>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bookmarkEnd w:id="14850"/>
    </w:p>
    <w:p w14:paraId="53C6319E"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756A6A1D"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0E75D412" w14:textId="77777777" w:rsidR="00E80769" w:rsidRPr="00E77497" w:rsidRDefault="00E80769" w:rsidP="001F482D">
      <w:pPr>
        <w:pStyle w:val="Alg3"/>
        <w:numPr>
          <w:ilvl w:val="0"/>
          <w:numId w:val="388"/>
        </w:numPr>
      </w:pPr>
      <w:r w:rsidRPr="00E77497">
        <w:t xml:space="preserve">Let </w:t>
      </w:r>
      <w:r w:rsidRPr="00E77497">
        <w:rPr>
          <w:i/>
        </w:rPr>
        <w:t>t</w:t>
      </w:r>
      <w:r w:rsidRPr="00E77497">
        <w:t xml:space="preserve"> be this time value.</w:t>
      </w:r>
    </w:p>
    <w:p w14:paraId="595581FE" w14:textId="77777777" w:rsidR="00E80769" w:rsidRPr="00E77497" w:rsidRDefault="00E80769" w:rsidP="001F482D">
      <w:pPr>
        <w:pStyle w:val="Alg3"/>
        <w:numPr>
          <w:ilvl w:val="0"/>
          <w:numId w:val="38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068C3BE" w14:textId="77777777" w:rsidR="00E80769" w:rsidRPr="00675B74" w:rsidRDefault="00E80769" w:rsidP="001F482D">
      <w:pPr>
        <w:pStyle w:val="Alg3"/>
        <w:numPr>
          <w:ilvl w:val="0"/>
          <w:numId w:val="388"/>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14:paraId="0E2A1B08" w14:textId="77777777" w:rsidR="00E80769" w:rsidRPr="00E77497" w:rsidRDefault="00E80769" w:rsidP="00E80769">
      <w:pPr>
        <w:pStyle w:val="a3"/>
        <w:tabs>
          <w:tab w:val="clear" w:pos="640"/>
          <w:tab w:val="clear" w:pos="880"/>
        </w:tabs>
        <w:spacing w:before="120"/>
      </w:pPr>
      <w:bookmarkStart w:id="14851" w:name="_Ref457724074"/>
      <w:bookmarkStart w:id="14852" w:name="_Toc472818988"/>
      <w:bookmarkStart w:id="14853" w:name="_Toc474641703"/>
      <w:bookmarkStart w:id="14854" w:name="_Toc235503574"/>
      <w:bookmarkStart w:id="14855" w:name="_Toc236208662"/>
      <w:bookmarkStart w:id="14856" w:name="_Toc241509348"/>
      <w:bookmarkStart w:id="14857" w:name="_Toc241557825"/>
      <w:bookmarkStart w:id="14858" w:name="_Toc244416835"/>
      <w:bookmarkStart w:id="14859" w:name="_Toc244657775"/>
      <w:bookmarkStart w:id="14860" w:name="_Toc246652515"/>
      <w:bookmarkStart w:id="14861" w:name="_Toc253562064"/>
      <w:bookmarkStart w:id="14862" w:name="_Toc268506080"/>
      <w:bookmarkStart w:id="14863" w:name="_Toc276631199"/>
      <w:bookmarkStart w:id="14864" w:name="_Toc277944243"/>
      <w:bookmarkStart w:id="14865" w:name="_Toc153968588"/>
      <w:bookmarkStart w:id="14866" w:name="_Toc314500756"/>
      <w:r w:rsidRPr="00E77497">
        <w:t>Date.prototype.setYear (year)</w:t>
      </w:r>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p>
    <w:p w14:paraId="005BAE91"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5844AE0A"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5DD5ACC5" w14:textId="77777777"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6951E272" w14:textId="77777777" w:rsidR="00E80769" w:rsidRPr="00E77497" w:rsidRDefault="00E80769" w:rsidP="001F482D">
      <w:pPr>
        <w:pStyle w:val="Alg3"/>
        <w:numPr>
          <w:ilvl w:val="0"/>
          <w:numId w:val="389"/>
        </w:numPr>
      </w:pPr>
      <w:r w:rsidRPr="00E77497">
        <w:t>Call ToNumber(</w:t>
      </w:r>
      <w:r w:rsidRPr="00E77497">
        <w:rPr>
          <w:i/>
        </w:rPr>
        <w:t>year</w:t>
      </w:r>
      <w:r w:rsidRPr="00E77497">
        <w:t>).</w:t>
      </w:r>
    </w:p>
    <w:p w14:paraId="05692A4D" w14:textId="77777777" w:rsidR="00E80769" w:rsidRPr="00E77497" w:rsidRDefault="00E80769" w:rsidP="001F482D">
      <w:pPr>
        <w:pStyle w:val="Alg3"/>
        <w:numPr>
          <w:ilvl w:val="0"/>
          <w:numId w:val="389"/>
        </w:numPr>
      </w:pPr>
      <w:r w:rsidRPr="00E77497">
        <w:t>If Result(2) is</w:t>
      </w:r>
      <w:r w:rsidRPr="00E77497">
        <w:rPr>
          <w:b/>
        </w:rPr>
        <w:t xml:space="preserve"> NaN</w:t>
      </w:r>
      <w:r w:rsidRPr="00E77497">
        <w:t xml:space="preserve">, set the [[PrimitiveValue]] internal property of the </w:t>
      </w:r>
      <w:r w:rsidRPr="00E77497">
        <w:rPr>
          <w:b/>
        </w:rPr>
        <w:t>this</w:t>
      </w:r>
      <w:r w:rsidRPr="00E77497">
        <w:t xml:space="preserve"> value to </w:t>
      </w:r>
      <w:r w:rsidRPr="00E77497">
        <w:rPr>
          <w:b/>
        </w:rPr>
        <w:t>NaN</w:t>
      </w:r>
      <w:r w:rsidRPr="00E77497">
        <w:t xml:space="preserve"> and return </w:t>
      </w:r>
      <w:r w:rsidRPr="00E77497">
        <w:rPr>
          <w:b/>
        </w:rPr>
        <w:t>NaN</w:t>
      </w:r>
      <w:r w:rsidRPr="00E77497">
        <w:t>.</w:t>
      </w:r>
    </w:p>
    <w:p w14:paraId="2E887B41" w14:textId="77777777" w:rsidR="00E80769" w:rsidRPr="00675B74" w:rsidRDefault="00E80769" w:rsidP="001F482D">
      <w:pPr>
        <w:pStyle w:val="Alg3"/>
        <w:numPr>
          <w:ilvl w:val="0"/>
          <w:numId w:val="389"/>
        </w:numPr>
      </w:pPr>
      <w:r w:rsidRPr="00E77497">
        <w:t xml:space="preserve">If Result(2) is not </w:t>
      </w:r>
      <w:r w:rsidRPr="00E77497">
        <w:rPr>
          <w:b/>
        </w:rPr>
        <w:t>NaN</w:t>
      </w:r>
      <w:r w:rsidRPr="00E77497">
        <w:t xml:space="preserve"> and 0 </w:t>
      </w:r>
      <w:r w:rsidRPr="00675B74">
        <w:sym w:font="Symbol" w:char="F0A3"/>
      </w:r>
      <w:r w:rsidRPr="00675B74">
        <w:t xml:space="preserve"> ToInteger(Result(2)) </w:t>
      </w:r>
      <w:r w:rsidRPr="00675B74">
        <w:sym w:font="Symbol" w:char="F0A3"/>
      </w:r>
      <w:r w:rsidRPr="00675B74">
        <w:t xml:space="preserve"> 99 then Result(4) is ToInteger(Result(2)) + 1900. Otherwise, Result(4) is Result(2).</w:t>
      </w:r>
    </w:p>
    <w:p w14:paraId="44ED37B1" w14:textId="77777777" w:rsidR="00E80769" w:rsidRPr="00E77497" w:rsidRDefault="00E80769" w:rsidP="001F482D">
      <w:pPr>
        <w:pStyle w:val="Alg3"/>
        <w:numPr>
          <w:ilvl w:val="0"/>
          <w:numId w:val="389"/>
        </w:numPr>
      </w:pPr>
      <w:r w:rsidRPr="00E77497">
        <w:t>Compute MakeDay(Result(4), MonthFromTime(</w:t>
      </w:r>
      <w:r w:rsidRPr="00E77497">
        <w:rPr>
          <w:i/>
        </w:rPr>
        <w:t>t</w:t>
      </w:r>
      <w:r w:rsidRPr="00E77497">
        <w:t>), DateFromTime(</w:t>
      </w:r>
      <w:r w:rsidRPr="00E77497">
        <w:rPr>
          <w:i/>
        </w:rPr>
        <w:t>t</w:t>
      </w:r>
      <w:r w:rsidRPr="00E77497">
        <w:t>)).</w:t>
      </w:r>
    </w:p>
    <w:p w14:paraId="5B7E5B4A" w14:textId="77777777" w:rsidR="00E80769" w:rsidRPr="00E77497" w:rsidRDefault="00E80769" w:rsidP="001F482D">
      <w:pPr>
        <w:pStyle w:val="Alg3"/>
        <w:numPr>
          <w:ilvl w:val="0"/>
          <w:numId w:val="389"/>
        </w:numPr>
      </w:pPr>
      <w:r w:rsidRPr="00E77497">
        <w:t>Compute UTC(MakeDate(Result(5), TimeWithinDay(</w:t>
      </w:r>
      <w:r w:rsidRPr="00E77497">
        <w:rPr>
          <w:i/>
        </w:rPr>
        <w:t>t</w:t>
      </w:r>
      <w:r w:rsidRPr="00E77497">
        <w:t>))).</w:t>
      </w:r>
    </w:p>
    <w:p w14:paraId="1981057E" w14:textId="77777777" w:rsidR="00E80769" w:rsidRPr="00E77497" w:rsidRDefault="00E80769" w:rsidP="001F482D">
      <w:pPr>
        <w:pStyle w:val="Alg3"/>
        <w:numPr>
          <w:ilvl w:val="0"/>
          <w:numId w:val="389"/>
        </w:numPr>
      </w:pPr>
      <w:r w:rsidRPr="00E77497">
        <w:t xml:space="preserve">Set the [[PrimitiveValue]] internal property of the </w:t>
      </w:r>
      <w:r w:rsidRPr="00E77497">
        <w:rPr>
          <w:b/>
        </w:rPr>
        <w:t>this</w:t>
      </w:r>
      <w:r w:rsidRPr="00E77497">
        <w:t xml:space="preserve"> value to TimeClip(Result(6)).</w:t>
      </w:r>
    </w:p>
    <w:p w14:paraId="05BC83ED" w14:textId="77777777" w:rsidR="00E80769" w:rsidRPr="00E77497" w:rsidRDefault="00E80769" w:rsidP="001F482D">
      <w:pPr>
        <w:pStyle w:val="Alg3"/>
        <w:numPr>
          <w:ilvl w:val="0"/>
          <w:numId w:val="389"/>
        </w:numPr>
        <w:spacing w:after="220"/>
      </w:pPr>
      <w:r w:rsidRPr="00E77497">
        <w:t xml:space="preserve">Return the value of the [[PrimitiveValue]] internal property of the </w:t>
      </w:r>
      <w:r w:rsidRPr="00E77497">
        <w:rPr>
          <w:b/>
        </w:rPr>
        <w:t>this</w:t>
      </w:r>
      <w:r w:rsidRPr="00E77497">
        <w:t xml:space="preserve"> value.</w:t>
      </w:r>
    </w:p>
    <w:p w14:paraId="2C1DC3B6" w14:textId="77777777" w:rsidR="00E80769" w:rsidRPr="00E77497" w:rsidRDefault="00E80769" w:rsidP="00E80769">
      <w:pPr>
        <w:pStyle w:val="a3"/>
        <w:tabs>
          <w:tab w:val="clear" w:pos="640"/>
          <w:tab w:val="clear" w:pos="880"/>
        </w:tabs>
        <w:spacing w:before="120"/>
      </w:pPr>
      <w:bookmarkStart w:id="14867" w:name="_Toc472818989"/>
      <w:bookmarkStart w:id="14868" w:name="_Toc474641704"/>
      <w:bookmarkStart w:id="14869" w:name="_Toc235503575"/>
      <w:bookmarkStart w:id="14870" w:name="_Toc236208663"/>
      <w:bookmarkStart w:id="14871" w:name="_Toc241509349"/>
      <w:bookmarkStart w:id="14872" w:name="_Toc241557826"/>
      <w:bookmarkStart w:id="14873" w:name="_Toc244416836"/>
      <w:bookmarkStart w:id="14874" w:name="_Toc244657776"/>
      <w:bookmarkStart w:id="14875" w:name="_Toc246652516"/>
      <w:bookmarkStart w:id="14876" w:name="_Toc253562065"/>
      <w:bookmarkStart w:id="14877" w:name="_Toc268506081"/>
      <w:bookmarkStart w:id="14878" w:name="_Toc276631200"/>
      <w:bookmarkStart w:id="14879" w:name="_Toc277944244"/>
      <w:bookmarkStart w:id="14880" w:name="_Toc153968589"/>
      <w:bookmarkStart w:id="14881" w:name="_Toc314500757"/>
      <w:r w:rsidRPr="00E77497">
        <w:t>Date.prototype.toGMTString ( )</w:t>
      </w:r>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p>
    <w:p w14:paraId="0CE9E1D4"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03894B26" w14:textId="77777777" w:rsidR="00E80769" w:rsidRPr="00E77497" w:rsidRDefault="00E80769" w:rsidP="00E80769">
      <w:pPr>
        <w:jc w:val="left"/>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4514AF12" w14:textId="77777777" w:rsidR="00990F07" w:rsidRPr="00E77497" w:rsidRDefault="00990F07" w:rsidP="00990F07">
      <w:pPr>
        <w:pStyle w:val="ANNEX"/>
      </w:pPr>
      <w:r w:rsidRPr="00E77497">
        <w:rPr>
          <w:b w:val="0"/>
        </w:rPr>
        <w:br/>
      </w:r>
      <w:bookmarkStart w:id="14882" w:name="_Toc314500758"/>
      <w:r w:rsidRPr="00E77497">
        <w:rPr>
          <w:b w:val="0"/>
        </w:rPr>
        <w:t>(informative)</w:t>
      </w:r>
      <w:r w:rsidRPr="00E77497">
        <w:rPr>
          <w:b w:val="0"/>
        </w:rPr>
        <w:br/>
      </w:r>
      <w:r w:rsidRPr="00E77497">
        <w:rPr>
          <w:b w:val="0"/>
        </w:rPr>
        <w:fldChar w:fldCharType="begin"/>
      </w:r>
      <w:r w:rsidRPr="00E77497">
        <w:rPr>
          <w:b w:val="0"/>
        </w:rPr>
        <w:instrText xml:space="preserve">SEQ aaa \h </w:instrText>
      </w:r>
      <w:del w:id="14883" w:author="Rev 4 Allen Wirfs-Brock" w:date="2011-10-20T18:22:00Z">
        <w:r w:rsidR="00B45E5C"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4884" w:author="Rev 4 Allen Wirfs-Brock" w:date="2011-10-20T18:22:00Z">
        <w:r w:rsidR="00704FBA"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4885" w:author="Rev 4 Allen Wirfs-Brock" w:date="2011-10-20T18:22:00Z">
        <w:r w:rsidR="00704FBA" w:rsidRPr="00E77497" w:rsidDel="00C63BDD">
          <w:rPr>
            <w:b w:val="0"/>
          </w:rPr>
          <w:fldChar w:fldCharType="separate"/>
        </w:r>
      </w:del>
      <w:r w:rsidRPr="00E77497">
        <w:rPr>
          <w:b w:val="0"/>
        </w:rPr>
        <w:fldChar w:fldCharType="end"/>
      </w:r>
      <w:r w:rsidRPr="00E77497">
        <w:br/>
      </w:r>
      <w:bookmarkStart w:id="14886" w:name="_Toc235503577"/>
      <w:r w:rsidRPr="00E77497">
        <w:t>The Strict Mode of ECMAScript</w:t>
      </w:r>
      <w:bookmarkEnd w:id="14882"/>
      <w:bookmarkEnd w:id="14886"/>
    </w:p>
    <w:p w14:paraId="458D1D35" w14:textId="77777777" w:rsidR="00E80769" w:rsidRPr="00C7794D" w:rsidRDefault="00E80769" w:rsidP="00E80769">
      <w:pPr>
        <w:rPr>
          <w:rStyle w:val="afff4"/>
          <w:lang w:val="en-GB"/>
        </w:rPr>
      </w:pPr>
      <w:r w:rsidRPr="00C7794D">
        <w:rPr>
          <w:rStyle w:val="afff4"/>
          <w:lang w:val="en-GB"/>
        </w:rPr>
        <w:t>The strict mode restriction and exceptions</w:t>
      </w:r>
    </w:p>
    <w:p w14:paraId="51A641A9"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(7.6.12).</w:t>
      </w:r>
    </w:p>
    <w:p w14:paraId="7231CE34"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Pr="00E77497">
        <w:rPr>
          <w:i/>
        </w:rPr>
        <w:t>OctalIntegerLiteral</w:t>
      </w:r>
      <w:r w:rsidRPr="00E77497">
        <w:rPr>
          <w:rFonts w:ascii="Arial" w:hAnsi="Arial"/>
        </w:rPr>
        <w:t xml:space="preserve"> as described in B.1.1.</w:t>
      </w:r>
    </w:p>
    <w:p w14:paraId="7BC08A9C"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Pr="00E77497">
        <w:rPr>
          <w:i/>
        </w:rPr>
        <w:t>OctalEscapeSequence</w:t>
      </w:r>
      <w:r w:rsidRPr="00E77497">
        <w:rPr>
          <w:rFonts w:ascii="Arial" w:hAnsi="Arial" w:cs="Arial"/>
        </w:rPr>
        <w:t xml:space="preserve"> as described in B.1.2.</w:t>
      </w:r>
    </w:p>
    <w:p w14:paraId="24928E44"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(8.7.2).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14:paraId="25688977"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14:paraId="366E6E0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14:paraId="457ED2B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14:paraId="2D6577D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14:paraId="28B42F8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14:paraId="23902A82"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Pr="006B6D0A">
        <w:rPr>
          <w:rStyle w:val="bnf"/>
        </w:rPr>
        <w:t>PropertyAssignment</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14:paraId="6CBB763F"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6EB4317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15.3.4.3, 15.3.4.4).</w:t>
      </w:r>
    </w:p>
    <w:p w14:paraId="11DB8A1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14:paraId="2E4E3E3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14:paraId="0AB4DED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or </w:t>
      </w:r>
      <w:r w:rsidRPr="00E77497">
        <w:rPr>
          <w:i/>
        </w:rPr>
        <w:t>VariableDeclarationNoIn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14:paraId="57D53C9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14:paraId="2A832575"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14:paraId="0440CBDB"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a </w:t>
      </w:r>
      <w:r w:rsidRPr="00E77497">
        <w:rPr>
          <w:rFonts w:ascii="Times New Roman" w:hAnsi="Times New Roman"/>
          <w:i/>
        </w:rPr>
        <w:t>FormalParameterList</w:t>
      </w:r>
      <w:r w:rsidRPr="00E77497">
        <w:t xml:space="preserve"> 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14:paraId="44D93593"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15.3.2).</w:t>
      </w:r>
    </w:p>
    <w:p w14:paraId="5BE917E6"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(10.6, 13.2, 15.3.4.5.3).</w:t>
      </w:r>
    </w:p>
    <w:p w14:paraId="1846C80C"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(15.3.2) will throw a </w:t>
      </w:r>
      <w:r w:rsidRPr="00E77497">
        <w:rPr>
          <w:rFonts w:ascii="Arial" w:hAnsi="Arial"/>
          <w:b/>
        </w:rPr>
        <w:t>SyntaxError</w:t>
      </w:r>
      <w:r w:rsidRPr="00E77497">
        <w:rPr>
          <w:rFonts w:ascii="Arial" w:hAnsi="Arial"/>
        </w:rPr>
        <w:t xml:space="preserve"> exception.</w:t>
      </w:r>
    </w:p>
    <w:p w14:paraId="6E7520A4" w14:textId="77777777" w:rsidR="00990F07" w:rsidRPr="00E77497" w:rsidRDefault="00990F07" w:rsidP="00990F07">
      <w:pPr>
        <w:spacing w:after="120"/>
        <w:rPr>
          <w:rFonts w:eastAsia="Arial Unicode MS"/>
          <w:color w:val="000000"/>
          <w:szCs w:val="21"/>
        </w:rPr>
      </w:pPr>
    </w:p>
    <w:p w14:paraId="1E721AD5" w14:textId="77777777" w:rsidR="00990F07" w:rsidRPr="00E77497" w:rsidRDefault="00990F07" w:rsidP="00990F07">
      <w:pPr>
        <w:pStyle w:val="ANNEX"/>
      </w:pPr>
      <w:r w:rsidRPr="00E77497">
        <w:rPr>
          <w:b w:val="0"/>
        </w:rPr>
        <w:br/>
      </w:r>
      <w:bookmarkStart w:id="14887" w:name="_Toc314500759"/>
      <w:r w:rsidRPr="00E77497">
        <w:rPr>
          <w:b w:val="0"/>
        </w:rPr>
        <w:t>(informative)</w:t>
      </w:r>
      <w:r w:rsidRPr="00E77497">
        <w:rPr>
          <w:b w:val="0"/>
        </w:rPr>
        <w:br/>
      </w:r>
      <w:r w:rsidRPr="00E77497">
        <w:rPr>
          <w:b w:val="0"/>
        </w:rPr>
        <w:fldChar w:fldCharType="begin"/>
      </w:r>
      <w:r w:rsidRPr="00E77497">
        <w:rPr>
          <w:b w:val="0"/>
        </w:rPr>
        <w:instrText xml:space="preserve">SEQ aaa \h </w:instrText>
      </w:r>
      <w:del w:id="14888" w:author="Rev 4 Allen Wirfs-Brock" w:date="2011-10-20T18:22:00Z">
        <w:r w:rsidR="00531E56"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4889" w:author="Rev 4 Allen Wirfs-Brock" w:date="2011-10-20T18:22:00Z">
        <w:r w:rsidR="00531E56"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4890" w:author="Rev 4 Allen Wirfs-Brock" w:date="2011-10-20T18:22:00Z">
        <w:r w:rsidR="00531E56" w:rsidRPr="00E77497" w:rsidDel="00C63BDD">
          <w:rPr>
            <w:b w:val="0"/>
          </w:rPr>
          <w:fldChar w:fldCharType="separate"/>
        </w:r>
      </w:del>
      <w:r w:rsidRPr="00E77497">
        <w:rPr>
          <w:b w:val="0"/>
        </w:rPr>
        <w:fldChar w:fldCharType="end"/>
      </w:r>
      <w:r w:rsidRPr="00E77497">
        <w:br/>
      </w:r>
      <w:bookmarkStart w:id="14891" w:name="_Toc202449583"/>
      <w:bookmarkStart w:id="14892" w:name="_Toc235503579"/>
      <w:r w:rsidRPr="00E77497">
        <w:t>Corrections and Clarifications in the 5</w:t>
      </w:r>
      <w:r w:rsidRPr="00E77497">
        <w:rPr>
          <w:vertAlign w:val="superscript"/>
        </w:rPr>
        <w:t>th</w:t>
      </w:r>
      <w:r w:rsidRPr="00E77497">
        <w:t xml:space="preserve"> Edition</w:t>
      </w:r>
      <w:r w:rsidRPr="00E77497">
        <w:br/>
        <w:t>with Possible 3</w:t>
      </w:r>
      <w:r w:rsidRPr="00E77497">
        <w:rPr>
          <w:vertAlign w:val="superscript"/>
        </w:rPr>
        <w:t>rd</w:t>
      </w:r>
      <w:r w:rsidRPr="00E77497">
        <w:t xml:space="preserve"> Edition Compatibility Impact</w:t>
      </w:r>
      <w:bookmarkEnd w:id="14887"/>
      <w:bookmarkEnd w:id="14891"/>
      <w:bookmarkEnd w:id="14892"/>
    </w:p>
    <w:p w14:paraId="1A7C1C8C" w14:textId="77777777" w:rsidR="00E80769" w:rsidRPr="00E77497" w:rsidRDefault="00E80769" w:rsidP="00E80769">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265FDF0F" w14:textId="77777777" w:rsidR="00E80769" w:rsidRPr="00E77497" w:rsidRDefault="00E80769" w:rsidP="00E80769">
      <w:r w:rsidRPr="00E77497">
        <w:t>11.8.</w:t>
      </w:r>
      <w:del w:id="14893" w:author="Rev 4 Allen Wirfs-Brock" w:date="2011-10-15T12:33:00Z">
        <w:r w:rsidRPr="00E77497" w:rsidDel="007813BC">
          <w:delText>2</w:delText>
        </w:r>
      </w:del>
      <w:ins w:id="14894" w:author="Rev 4 Allen Wirfs-Brock" w:date="2011-10-15T12:33:00Z">
        <w:r w:rsidR="007813BC" w:rsidRPr="00E77497">
          <w:t>1</w:t>
        </w:r>
      </w:ins>
      <w:del w:id="14895" w:author="Rev 4 Allen Wirfs-Brock" w:date="2011-10-15T12:33:00Z">
        <w:r w:rsidRPr="00E77497" w:rsidDel="007813BC">
          <w:delText>, 11.8.3, 11.8.5</w:delText>
        </w:r>
      </w:del>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46FCFEC4"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72C68782"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45496C0E"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2CC3293B"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56119599"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7BA4EE43" w14:textId="77777777" w:rsidR="00E80769" w:rsidRPr="00E77497" w:rsidRDefault="00E80769" w:rsidP="00E80769">
      <w:pPr>
        <w:jc w:val="left"/>
      </w:pPr>
      <w:r w:rsidRPr="00E77497">
        <w:t>15.10.6: RegExp.prototype is now a RegExp object rather than an instance of Object. The value of its [[Class]] internal property which is observable using Object.prototype.toString is now “RegExp” rather than “Object”.</w:t>
      </w:r>
    </w:p>
    <w:p w14:paraId="01557ED3" w14:textId="77777777" w:rsidR="00E80769" w:rsidRPr="00E77497" w:rsidRDefault="000D7240" w:rsidP="00990F07">
      <w:pPr>
        <w:jc w:val="left"/>
      </w:pPr>
      <w:r w:rsidRPr="00E77497">
        <w:br w:type="page"/>
      </w:r>
    </w:p>
    <w:p w14:paraId="47EF0924" w14:textId="77777777" w:rsidR="00990F07" w:rsidRPr="00E77497" w:rsidRDefault="00990F07" w:rsidP="00990F07">
      <w:pPr>
        <w:pStyle w:val="ANNEX"/>
      </w:pPr>
      <w:r w:rsidRPr="00E77497">
        <w:rPr>
          <w:b w:val="0"/>
        </w:rPr>
        <w:br/>
      </w:r>
      <w:bookmarkStart w:id="14896" w:name="_Toc314500760"/>
      <w:r w:rsidRPr="00E77497">
        <w:rPr>
          <w:b w:val="0"/>
        </w:rPr>
        <w:t>(informative)</w:t>
      </w:r>
      <w:r w:rsidRPr="00E77497">
        <w:rPr>
          <w:b w:val="0"/>
        </w:rPr>
        <w:br/>
      </w:r>
      <w:r w:rsidRPr="00E77497">
        <w:rPr>
          <w:b w:val="0"/>
        </w:rPr>
        <w:fldChar w:fldCharType="begin"/>
      </w:r>
      <w:r w:rsidRPr="00E77497">
        <w:rPr>
          <w:b w:val="0"/>
        </w:rPr>
        <w:instrText xml:space="preserve">SEQ aaa \h </w:instrText>
      </w:r>
      <w:del w:id="14897" w:author="Rev 4 Allen Wirfs-Brock" w:date="2011-10-20T18:22:00Z">
        <w:r w:rsidR="00531E56"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4898" w:author="Rev 4 Allen Wirfs-Brock" w:date="2011-10-20T18:22:00Z">
        <w:r w:rsidR="00531E56"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4899" w:author="Rev 4 Allen Wirfs-Brock" w:date="2011-10-20T18:22:00Z">
        <w:r w:rsidR="00531E56" w:rsidRPr="00E77497" w:rsidDel="00C63BDD">
          <w:rPr>
            <w:b w:val="0"/>
          </w:rPr>
          <w:fldChar w:fldCharType="separate"/>
        </w:r>
      </w:del>
      <w:r w:rsidRPr="00E77497">
        <w:rPr>
          <w:b w:val="0"/>
        </w:rPr>
        <w:fldChar w:fldCharType="end"/>
      </w:r>
      <w:r w:rsidRPr="00E77497">
        <w:br/>
      </w:r>
      <w:bookmarkStart w:id="14900" w:name="_Toc202449585"/>
      <w:r w:rsidRPr="00E77497">
        <w:t>Additions and Changes in the 5</w:t>
      </w:r>
      <w:r w:rsidRPr="00E77497">
        <w:rPr>
          <w:vertAlign w:val="superscript"/>
        </w:rPr>
        <w:t>th</w:t>
      </w:r>
      <w:r w:rsidRPr="00E77497">
        <w:t xml:space="preserve"> Edition that</w:t>
      </w:r>
      <w:r w:rsidRPr="00E77497">
        <w:br/>
        <w:t>Introduce Incompatibilities with the 3</w:t>
      </w:r>
      <w:r w:rsidRPr="00E77497">
        <w:rPr>
          <w:vertAlign w:val="superscript"/>
        </w:rPr>
        <w:t>rd</w:t>
      </w:r>
      <w:r w:rsidRPr="00E77497">
        <w:t xml:space="preserve"> Edition</w:t>
      </w:r>
      <w:bookmarkEnd w:id="14896"/>
      <w:bookmarkEnd w:id="14900"/>
    </w:p>
    <w:p w14:paraId="383E9587"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53FB2D1D"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65FE9FE7"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7449501C" w14:textId="77777777"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3B93314B"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18D6CC1C"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03611B0D"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3F578323" w14:textId="77777777" w:rsidR="00E80769" w:rsidRPr="00E77497" w:rsidRDefault="00E80769" w:rsidP="00E80769">
      <w:r w:rsidRPr="00E77497">
        <w:t xml:space="preserve">15.4.4: In Edition </w:t>
      </w:r>
      <w:r w:rsidR="00BB5F57" w:rsidRPr="00E77497">
        <w:t xml:space="preserve">5 </w:t>
      </w:r>
      <w:r w:rsidRPr="00E77497">
        <w:t xml:space="preserve">all methods of </w:t>
      </w:r>
      <w:r w:rsidRPr="00E77497">
        <w:rPr>
          <w:rFonts w:ascii="Courier New" w:hAnsi="Courier New" w:cs="Courier New"/>
          <w:b/>
        </w:rPr>
        <w:t>Array.prototype</w:t>
      </w:r>
      <w:r w:rsidRPr="00E77497">
        <w:t xml:space="preserve"> are intentionally generic. In Edition </w:t>
      </w:r>
      <w:r w:rsidR="00BB5F57" w:rsidRPr="00E77497">
        <w:t xml:space="preserve">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1B4E9F26"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323C2895"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48EDA350"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5F9EFCF7"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715B85D1"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5F2986F4"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572B2B5C"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2E2B57C4"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4FD2D0E5" w14:textId="77777777" w:rsidR="00E80769" w:rsidRPr="00E77497" w:rsidRDefault="00E80769" w:rsidP="00E80769">
      <w:r w:rsidRPr="00E77497">
        <w:t xml:space="preserve">15.3.4.3: In </w:t>
      </w:r>
      <w:r w:rsidR="006E584F" w:rsidRPr="00E77497">
        <w:t>Edition 3</w:t>
      </w:r>
      <w:r w:rsidRPr="00E77497">
        <w:t xml:space="preserve">,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w:t>
      </w:r>
      <w:r w:rsidR="00BB5F57" w:rsidRPr="00E77497">
        <w:t>Edition 5</w:t>
      </w:r>
      <w:r w:rsidRPr="00E77497">
        <w:t xml:space="preserve">, the second argument may be any kind of generic array-like object that has a valid </w:t>
      </w:r>
      <w:r w:rsidRPr="00E77497">
        <w:rPr>
          <w:rFonts w:ascii="Courier New" w:hAnsi="Courier New" w:cs="Courier New"/>
          <w:b/>
        </w:rPr>
        <w:t>length</w:t>
      </w:r>
      <w:r w:rsidRPr="00E77497">
        <w:t xml:space="preserve"> property.</w:t>
      </w:r>
    </w:p>
    <w:p w14:paraId="65A4C119" w14:textId="77777777" w:rsidR="00E80769" w:rsidRPr="00E77497" w:rsidRDefault="00E80769" w:rsidP="00E80769">
      <w:r w:rsidRPr="00E77497">
        <w:t xml:space="preserve">15.3.4.3, 15.3.4.4: In </w:t>
      </w:r>
      <w:r w:rsidR="006E584F" w:rsidRPr="00E77497">
        <w:t>Edition 3</w:t>
      </w:r>
      <w:r w:rsidRPr="00E77497">
        <w:t xml:space="preserve">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w:t>
      </w:r>
      <w:r w:rsidR="00BB5F57" w:rsidRPr="00E77497">
        <w:t>Edition 5</w:t>
      </w:r>
      <w:r w:rsidRPr="00E77497">
        <w:t xml:space="preserve">, these transformations are not performed and the actual first argument value is passed as the </w:t>
      </w:r>
      <w:r w:rsidRPr="00E77497">
        <w:rPr>
          <w:b/>
        </w:rPr>
        <w:t>this</w:t>
      </w:r>
      <w:r w:rsidRPr="00E77497">
        <w:t xml:space="preserve"> value. This difference will normally be unobservable to existing ECMAScript </w:t>
      </w:r>
      <w:r w:rsidR="006E584F" w:rsidRPr="00E77497">
        <w:t>Edition 3</w:t>
      </w:r>
      <w:r w:rsidRPr="00E77497">
        <w:t xml:space="preserve">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this value will in many cases cause behaviour in </w:t>
      </w:r>
      <w:r w:rsidR="00BB5F57" w:rsidRPr="00E77497">
        <w:t>Edition 5</w:t>
      </w:r>
      <w:r w:rsidRPr="00E77497">
        <w:t xml:space="preserve"> implementations that differ from </w:t>
      </w:r>
      <w:r w:rsidR="006E584F" w:rsidRPr="00E77497">
        <w:t>Edition 3</w:t>
      </w:r>
      <w:r w:rsidRPr="00E77497">
        <w:t xml:space="preserve"> behaviour. In particular, in </w:t>
      </w:r>
      <w:r w:rsidR="00BB5F57" w:rsidRPr="00E77497">
        <w:t>Edition 5</w:t>
      </w:r>
      <w:r w:rsidRPr="00E77497">
        <w:t xml:space="preserve">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7C90C919" w14:textId="77777777" w:rsidR="00E80769" w:rsidRPr="00E77497" w:rsidRDefault="00E80769" w:rsidP="00E80769">
      <w:r w:rsidRPr="00E77497">
        <w:t xml:space="preserve">15.3.5.2: In </w:t>
      </w:r>
      <w:r w:rsidR="00BB5F57" w:rsidRPr="00E77497">
        <w:t>Edition 5</w:t>
      </w:r>
      <w:r w:rsidRPr="00E77497">
        <w:t xml:space="preserve">, the </w:t>
      </w:r>
      <w:r w:rsidRPr="00E77497">
        <w:rPr>
          <w:rFonts w:ascii="Courier New" w:hAnsi="Courier New" w:cs="Courier New"/>
          <w:b/>
        </w:rPr>
        <w:t>prototype</w:t>
      </w:r>
      <w:r w:rsidRPr="00E77497">
        <w:t xml:space="preserve"> property of Function instances is not enumerable. In </w:t>
      </w:r>
      <w:r w:rsidR="006E584F" w:rsidRPr="00E77497">
        <w:t>Edition 3</w:t>
      </w:r>
      <w:r w:rsidRPr="00E77497">
        <w:t>, this property was enumerable.</w:t>
      </w:r>
    </w:p>
    <w:p w14:paraId="597FCF4C" w14:textId="77777777" w:rsidR="00E80769" w:rsidRPr="00E77497" w:rsidRDefault="00E80769" w:rsidP="00E80769">
      <w:r w:rsidRPr="00E77497">
        <w:t xml:space="preserve">15.5.5.2: In </w:t>
      </w:r>
      <w:r w:rsidR="00BB5F57" w:rsidRPr="00E77497">
        <w:t>Edition 5</w:t>
      </w:r>
      <w:r w:rsidRPr="00E77497">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17408355"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20FB1CDC"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5C8EFA9D"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743138F1"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1F626293"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1C6C5FF8"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04AA7A46"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testing for the presence of that name will show it to be undefined unless it is defined by the program or implementation.</w:t>
      </w:r>
    </w:p>
    <w:p w14:paraId="1B21865B" w14:textId="77777777" w:rsidR="00E80769" w:rsidRPr="00E77497" w:rsidRDefault="00E80769" w:rsidP="00990F07"/>
    <w:p w14:paraId="702C0A00" w14:textId="77777777" w:rsidR="00E80769" w:rsidRPr="00E77497" w:rsidRDefault="00E80769" w:rsidP="00990F07"/>
    <w:p w14:paraId="6488A400" w14:textId="77777777" w:rsidR="00C1377C" w:rsidRPr="00E77497" w:rsidRDefault="000D7240" w:rsidP="00C1377C">
      <w:pPr>
        <w:jc w:val="left"/>
      </w:pPr>
      <w:r w:rsidRPr="00E77497">
        <w:br w:type="page"/>
      </w:r>
    </w:p>
    <w:p w14:paraId="69087388" w14:textId="77777777" w:rsidR="00C1377C" w:rsidRPr="00E77497" w:rsidRDefault="00C1377C" w:rsidP="00C1377C">
      <w:pPr>
        <w:pStyle w:val="ANNEX"/>
      </w:pPr>
      <w:r w:rsidRPr="00E77497">
        <w:rPr>
          <w:b w:val="0"/>
        </w:rPr>
        <w:br/>
      </w:r>
      <w:bookmarkStart w:id="14901" w:name="_Toc314500761"/>
      <w:r w:rsidRPr="00E77497">
        <w:rPr>
          <w:b w:val="0"/>
        </w:rPr>
        <w:t>(informative)</w:t>
      </w:r>
      <w:r w:rsidRPr="00E77497">
        <w:rPr>
          <w:b w:val="0"/>
        </w:rPr>
        <w:br/>
      </w:r>
      <w:r w:rsidRPr="00E77497">
        <w:rPr>
          <w:b w:val="0"/>
        </w:rPr>
        <w:fldChar w:fldCharType="begin"/>
      </w:r>
      <w:r w:rsidRPr="00E77497">
        <w:rPr>
          <w:b w:val="0"/>
        </w:rPr>
        <w:instrText xml:space="preserve">SEQ aaa \h </w:instrText>
      </w:r>
      <w:del w:id="14902" w:author="Rev 4 Allen Wirfs-Brock" w:date="2011-10-20T18:22:00Z">
        <w:r w:rsidR="00704FBA"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14903" w:author="Rev 4 Allen Wirfs-Brock" w:date="2011-10-20T18:22:00Z">
        <w:r w:rsidR="00704FBA" w:rsidRPr="00E77497" w:rsidDel="00C63BDD">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14904" w:author="Rev 4 Allen Wirfs-Brock" w:date="2011-10-20T18:22:00Z">
        <w:r w:rsidR="00704FBA" w:rsidRPr="00E77497" w:rsidDel="00C63BDD">
          <w:rPr>
            <w:b w:val="0"/>
          </w:rPr>
          <w:fldChar w:fldCharType="separate"/>
        </w:r>
      </w:del>
      <w:r w:rsidRPr="00E77497">
        <w:rPr>
          <w:b w:val="0"/>
        </w:rPr>
        <w:fldChar w:fldCharType="end"/>
      </w:r>
      <w:r w:rsidRPr="00E77497">
        <w:br/>
        <w:t>Technical</w:t>
      </w:r>
      <w:r w:rsidR="00D413D9" w:rsidRPr="00E77497">
        <w:t>ly Significant</w:t>
      </w:r>
      <w:r w:rsidRPr="00E77497">
        <w:t xml:space="preserve"> Corrections and Clarifications in the 5</w:t>
      </w:r>
      <w:r w:rsidRPr="00E77497">
        <w:rPr>
          <w:bCs/>
          <w:szCs w:val="28"/>
        </w:rPr>
        <w:t>.1</w:t>
      </w:r>
      <w:r w:rsidRPr="00E77497">
        <w:t xml:space="preserve"> Edition</w:t>
      </w:r>
      <w:bookmarkEnd w:id="14901"/>
    </w:p>
    <w:p w14:paraId="044518F4" w14:textId="77777777" w:rsidR="00C1377C" w:rsidRPr="00E77497" w:rsidRDefault="00C1377C" w:rsidP="00C1377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14:paraId="69DAF55F" w14:textId="77777777" w:rsidR="00C1377C" w:rsidRPr="00E77497" w:rsidRDefault="00D413D9" w:rsidP="00C1377C">
      <w:r w:rsidRPr="00E77497">
        <w:t>10.2.1.1.3</w:t>
      </w:r>
      <w:r w:rsidR="00C1377C" w:rsidRPr="00E77497">
        <w:t xml:space="preserve">: </w:t>
      </w:r>
      <w:r w:rsidRPr="00E77497">
        <w:t>The argument S is not ignored. It controls whether an exception is thrown when attempting to set an immutable binding.</w:t>
      </w:r>
    </w:p>
    <w:p w14:paraId="10042836" w14:textId="77777777" w:rsidR="00C1377C" w:rsidRPr="00E77497" w:rsidRDefault="00D413D9" w:rsidP="00C1377C">
      <w:r w:rsidRPr="00E77497">
        <w:t>10.2.1.2.2</w:t>
      </w:r>
      <w:r w:rsidR="00C1377C" w:rsidRPr="00E77497">
        <w:t xml:space="preserve">: </w:t>
      </w:r>
      <w:r w:rsidRPr="00E77497">
        <w:t xml:space="preserve">In algorithm step 5, </w:t>
      </w:r>
      <w:r w:rsidRPr="00E77497">
        <w:rPr>
          <w:b/>
        </w:rPr>
        <w:t>true</w:t>
      </w:r>
      <w:r w:rsidRPr="00E77497">
        <w:t xml:space="preserve"> is passed</w:t>
      </w:r>
      <w:r w:rsidR="00020458" w:rsidRPr="00E77497">
        <w:t xml:space="preserve"> as the last argument to [[DefineOwnProperty]]</w:t>
      </w:r>
      <w:r w:rsidR="00C1377C" w:rsidRPr="00E77497">
        <w:t>.</w:t>
      </w:r>
    </w:p>
    <w:p w14:paraId="0A876C46" w14:textId="77777777" w:rsidR="00C1377C" w:rsidRPr="00E77497" w:rsidRDefault="0033741C" w:rsidP="00C1377C">
      <w:r w:rsidRPr="00E77497">
        <w:t>10.5</w:t>
      </w:r>
      <w:r w:rsidR="00C1377C" w:rsidRPr="00E77497">
        <w:t xml:space="preserve">: </w:t>
      </w:r>
      <w:r w:rsidR="00602222" w:rsidRPr="00E77497">
        <w:t>Former algorithm step 5.e is now 5.f and a new step 5.e was added to restore compatibility with 3</w:t>
      </w:r>
      <w:r w:rsidR="00602222" w:rsidRPr="00E77497">
        <w:rPr>
          <w:vertAlign w:val="superscript"/>
        </w:rPr>
        <w:t>rd</w:t>
      </w:r>
      <w:r w:rsidR="00602222" w:rsidRPr="00E77497">
        <w:t xml:space="preserve"> Edition when redefining global functions.</w:t>
      </w:r>
    </w:p>
    <w:p w14:paraId="085165F1" w14:textId="77777777" w:rsidR="00C1377C" w:rsidRPr="00E77497" w:rsidRDefault="00481AF4" w:rsidP="00C1377C">
      <w:r w:rsidRPr="00E77497">
        <w:t>11.5.3</w:t>
      </w:r>
      <w:r w:rsidR="00C1377C" w:rsidRPr="00E77497">
        <w:t xml:space="preserve">: </w:t>
      </w:r>
      <w:r w:rsidRPr="00E77497">
        <w:t>In the final bullet</w:t>
      </w:r>
      <w:r w:rsidR="00B12427" w:rsidRPr="00E77497">
        <w:t xml:space="preserve"> item</w:t>
      </w:r>
      <w:r w:rsidRPr="00E77497">
        <w:t>, use of IEEE 754 round-to-nearest mode is specified.</w:t>
      </w:r>
    </w:p>
    <w:p w14:paraId="35C07DFB" w14:textId="77777777" w:rsidR="00C1377C" w:rsidRPr="00E77497" w:rsidRDefault="0093757B" w:rsidP="00C1377C">
      <w:r w:rsidRPr="00E77497">
        <w:t>12.6.3</w:t>
      </w:r>
      <w:r w:rsidR="00C1377C" w:rsidRPr="00E77497">
        <w:t>:</w:t>
      </w:r>
      <w:r w:rsidR="00053225" w:rsidRPr="00E77497">
        <w:t xml:space="preserve"> Missing ToBoolean restored in step 3.a.ii</w:t>
      </w:r>
      <w:r w:rsidR="007C6F49" w:rsidRPr="00E77497">
        <w:t xml:space="preserve"> of </w:t>
      </w:r>
      <w:r w:rsidR="00330F2A" w:rsidRPr="00E77497">
        <w:t xml:space="preserve">both </w:t>
      </w:r>
      <w:r w:rsidR="007C6F49" w:rsidRPr="00E77497">
        <w:t>algorithm</w:t>
      </w:r>
      <w:r w:rsidR="00330F2A" w:rsidRPr="00E77497">
        <w:t>s</w:t>
      </w:r>
      <w:r w:rsidR="00C1377C" w:rsidRPr="00E77497">
        <w:t>.</w:t>
      </w:r>
    </w:p>
    <w:p w14:paraId="34ADDF33" w14:textId="77777777" w:rsidR="007C6F49" w:rsidRPr="00E77497" w:rsidRDefault="007C6F49" w:rsidP="00C1377C">
      <w:r w:rsidRPr="00E77497">
        <w:t>12.6.4: Additional final sentences in each of the last two paragraphs clarify certain property enumeration requirements.</w:t>
      </w:r>
    </w:p>
    <w:p w14:paraId="0D587947" w14:textId="77777777" w:rsidR="00990F07" w:rsidRPr="00E77497" w:rsidRDefault="007C6F49" w:rsidP="00990F07">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14:paraId="163152CA" w14:textId="77777777" w:rsidR="00425398" w:rsidRPr="00E77497" w:rsidRDefault="00425398" w:rsidP="00990F07">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14:paraId="7D41D97C" w14:textId="77777777" w:rsidR="00425398" w:rsidRPr="00E77497" w:rsidRDefault="00425398" w:rsidP="00990F07">
      <w:pPr>
        <w:jc w:val="left"/>
      </w:pPr>
      <w:r w:rsidRPr="00E77497">
        <w:t>15.1.2.2</w:t>
      </w:r>
      <w:r w:rsidR="00873013" w:rsidRPr="00E77497">
        <w:t>:</w:t>
      </w:r>
      <w:r w:rsidRPr="00E77497">
        <w:t xml:space="preserve"> In step 2 of algorithm, clarify that </w:t>
      </w:r>
      <w:r w:rsidRPr="00E77497">
        <w:rPr>
          <w:rFonts w:ascii="Times New Roman" w:hAnsi="Times New Roman"/>
          <w:i/>
        </w:rPr>
        <w:t>S</w:t>
      </w:r>
      <w:r w:rsidRPr="00E77497">
        <w:t xml:space="preserve"> may be the empty string.</w:t>
      </w:r>
    </w:p>
    <w:p w14:paraId="62415C89" w14:textId="77777777" w:rsidR="00873013" w:rsidRPr="00E77497" w:rsidRDefault="00873013" w:rsidP="00990F07">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14:paraId="0087E298" w14:textId="77777777" w:rsidR="00873013" w:rsidRPr="00E77497" w:rsidRDefault="00873013" w:rsidP="00990F07">
      <w:pPr>
        <w:jc w:val="left"/>
      </w:pPr>
      <w:r w:rsidRPr="00E77497">
        <w:t>15.1.3:  Added notes clarifying that ECMAScript’s URI syntax is based upon RFC 23</w:t>
      </w:r>
      <w:r w:rsidR="00674B7E" w:rsidRPr="00E77497">
        <w:t>96</w:t>
      </w:r>
      <w:r w:rsidRPr="00E77497">
        <w:t xml:space="preserve"> and not the newer RFC 3986. In the algorithm for Decode, a step was remove</w:t>
      </w:r>
      <w:r w:rsidR="00674B7E" w:rsidRPr="00E77497">
        <w:t>d</w:t>
      </w:r>
      <w:r w:rsidRPr="00E77497">
        <w:t xml:space="preserve"> that immediate</w:t>
      </w:r>
      <w:r w:rsidR="00B12427" w:rsidRPr="00E77497">
        <w:t>ly</w:t>
      </w:r>
      <w:r w:rsidRPr="00E77497">
        <w:t xml:space="preserve"> preceded the current step 4.d.vii.10.a because it tested for a condition that cannot occur.</w:t>
      </w:r>
    </w:p>
    <w:p w14:paraId="780C8721" w14:textId="77777777" w:rsidR="006C589D" w:rsidRPr="00E77497" w:rsidRDefault="006C589D" w:rsidP="00990F07">
      <w:pPr>
        <w:jc w:val="left"/>
      </w:pPr>
      <w:r w:rsidRPr="00E77497">
        <w:t xml:space="preserve">15.2.3.7: Corrected use of variable </w:t>
      </w:r>
      <w:r w:rsidRPr="00E77497">
        <w:rPr>
          <w:rFonts w:ascii="Times New Roman" w:hAnsi="Times New Roman"/>
          <w:i/>
        </w:rPr>
        <w:t>P</w:t>
      </w:r>
      <w:r w:rsidRPr="00E77497">
        <w:t xml:space="preserve"> in steps 5 and 6 of algorithm.</w:t>
      </w:r>
    </w:p>
    <w:p w14:paraId="13A8F9C0" w14:textId="77777777" w:rsidR="00A45036" w:rsidRPr="00E77497" w:rsidRDefault="00A45036" w:rsidP="00990F07">
      <w:pPr>
        <w:jc w:val="left"/>
      </w:pPr>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14:paraId="5481E409" w14:textId="77777777" w:rsidR="00A45036" w:rsidRPr="00E77497" w:rsidRDefault="00A45036" w:rsidP="00990F07">
      <w:pPr>
        <w:jc w:val="left"/>
      </w:pPr>
      <w:r w:rsidRPr="00E77497">
        <w:t>15.3.4.3: Steps 5 and 7 of Edition 5 algorithm have been delet</w:t>
      </w:r>
      <w:r w:rsidR="0096338A" w:rsidRPr="00E77497">
        <w:t xml:space="preserve">ed because they imposed requirements upon the </w:t>
      </w:r>
      <w:r w:rsidR="0096338A" w:rsidRPr="00E77497">
        <w:rPr>
          <w:rFonts w:ascii="Times New Roman" w:hAnsi="Times New Roman"/>
          <w:i/>
        </w:rPr>
        <w:t>argArray</w:t>
      </w:r>
      <w:r w:rsidR="0096338A" w:rsidRPr="00E77497">
        <w:t xml:space="preserve"> argument that are inconsistent with other uses of generic array-like objects.</w:t>
      </w:r>
      <w:r w:rsidRPr="00E77497">
        <w:t xml:space="preserve"> </w:t>
      </w:r>
    </w:p>
    <w:p w14:paraId="16160A55" w14:textId="77777777" w:rsidR="0096338A" w:rsidRPr="00E77497" w:rsidRDefault="0096338A" w:rsidP="00990F07">
      <w:pPr>
        <w:jc w:val="left"/>
      </w:pPr>
      <w:r w:rsidRPr="00E77497">
        <w:t xml:space="preserve">15.4.4.12: In step 9.a, incorrect reference to </w:t>
      </w:r>
      <w:r w:rsidRPr="00E77497">
        <w:rPr>
          <w:i/>
        </w:rPr>
        <w:t>relativeStart</w:t>
      </w:r>
      <w:r w:rsidRPr="00E77497">
        <w:t xml:space="preserve"> was replaced with a reference to </w:t>
      </w:r>
      <w:r w:rsidRPr="00E77497">
        <w:rPr>
          <w:i/>
        </w:rPr>
        <w:t>actualStart</w:t>
      </w:r>
      <w:r w:rsidRPr="00E77497">
        <w:t xml:space="preserve">. </w:t>
      </w:r>
    </w:p>
    <w:p w14:paraId="66972948" w14:textId="77777777" w:rsidR="00346C38" w:rsidRPr="00E77497" w:rsidRDefault="00346C38" w:rsidP="00990F07">
      <w:pPr>
        <w:jc w:val="left"/>
      </w:pPr>
      <w:r w:rsidRPr="00E77497">
        <w:t xml:space="preserve">15.4.4.15: Clarified that the default value for </w:t>
      </w:r>
      <w:r w:rsidRPr="00E77497">
        <w:rPr>
          <w:rFonts w:ascii="Times New Roman" w:hAnsi="Times New Roman"/>
          <w:i/>
        </w:rPr>
        <w:t>fromIndex</w:t>
      </w:r>
      <w:r w:rsidRPr="00E77497">
        <w:t xml:space="preserve"> is the length minus 1 of the array.</w:t>
      </w:r>
    </w:p>
    <w:p w14:paraId="50179728" w14:textId="77777777" w:rsidR="00346C38" w:rsidRPr="00E77497" w:rsidRDefault="00346C38" w:rsidP="00990F07">
      <w:pPr>
        <w:jc w:val="left"/>
      </w:pPr>
      <w:r w:rsidRPr="00E77497">
        <w:t xml:space="preserve">15.4.4.18: In step 9 of the algorithm, </w:t>
      </w:r>
      <w:r w:rsidRPr="00E77497">
        <w:rPr>
          <w:rFonts w:ascii="Times New Roman" w:hAnsi="Times New Roman"/>
          <w:b/>
        </w:rPr>
        <w:t>undefined</w:t>
      </w:r>
      <w:r w:rsidRPr="00E77497">
        <w:t xml:space="preserve"> is now the specified return value.</w:t>
      </w:r>
    </w:p>
    <w:p w14:paraId="340EB7DE" w14:textId="77777777" w:rsidR="00346C38" w:rsidRPr="00E77497" w:rsidRDefault="00346C38" w:rsidP="00990F07">
      <w:pPr>
        <w:jc w:val="left"/>
      </w:pPr>
      <w:r w:rsidRPr="00E77497">
        <w:t xml:space="preserve">15.4.4.22: In step 9.c.ii the first argument to the [[Call]] internal method has been changed to </w:t>
      </w:r>
      <w:r w:rsidRPr="00E77497">
        <w:rPr>
          <w:rFonts w:ascii="Times New Roman" w:hAnsi="Times New Roman"/>
          <w:b/>
        </w:rPr>
        <w:t>undefined</w:t>
      </w:r>
      <w:r w:rsidRPr="00E77497">
        <w:t xml:space="preserve"> </w:t>
      </w:r>
      <w:r w:rsidR="00D37795" w:rsidRPr="00E77497">
        <w:t xml:space="preserve">for consistency with the definition of </w:t>
      </w:r>
      <w:r w:rsidR="00D37795" w:rsidRPr="00E77497">
        <w:rPr>
          <w:rFonts w:ascii="Courier New" w:hAnsi="Courier New" w:cs="Courier New"/>
        </w:rPr>
        <w:t>Array.prototype.reduce</w:t>
      </w:r>
      <w:r w:rsidR="00D37795" w:rsidRPr="00E77497">
        <w:t>.</w:t>
      </w:r>
    </w:p>
    <w:p w14:paraId="33B08D6D" w14:textId="77777777" w:rsidR="00D8396C" w:rsidRPr="00E77497" w:rsidRDefault="00D8396C" w:rsidP="00990F07">
      <w:pPr>
        <w:jc w:val="left"/>
      </w:pPr>
      <w:r w:rsidRPr="00E77497">
        <w:t>15.4.5.1: In Algorithm steps 3.l.ii and 3.l.iii the variable name was inverted resulting in an incorrectly inverted test.</w:t>
      </w:r>
    </w:p>
    <w:p w14:paraId="172E56E8" w14:textId="77777777" w:rsidR="00D8396C" w:rsidRPr="00E77497" w:rsidRDefault="00D8396C" w:rsidP="00990F07">
      <w:pPr>
        <w:jc w:val="left"/>
      </w:pPr>
      <w:r w:rsidRPr="00E77497">
        <w:t xml:space="preserve">15.5.4.9: Normative requirement concerning canonically equivalent strings deleted from paragraph following </w:t>
      </w:r>
      <w:r w:rsidR="000D6A7C" w:rsidRPr="00E77497">
        <w:t>algorithm because it is listed as a recommendation in NOTE 2.</w:t>
      </w:r>
    </w:p>
    <w:p w14:paraId="67C8C09F" w14:textId="77777777" w:rsidR="000D6A7C" w:rsidRPr="00E77497" w:rsidRDefault="000D6A7C" w:rsidP="00990F07">
      <w:pPr>
        <w:jc w:val="left"/>
      </w:pPr>
      <w:r w:rsidRPr="00E77497">
        <w:t xml:space="preserve">15.5.4.14: In </w:t>
      </w:r>
      <w:r w:rsidRPr="00E77497">
        <w:rPr>
          <w:rFonts w:ascii="Courier New" w:hAnsi="Courier New" w:cs="Courier New"/>
        </w:rPr>
        <w:t>split</w:t>
      </w:r>
      <w:r w:rsidRPr="00E77497">
        <w:t xml:space="preserve"> algorithm step 11.a and 13.a</w:t>
      </w:r>
      <w:r w:rsidR="00C12A1B" w:rsidRPr="00E77497">
        <w:t>,</w:t>
      </w:r>
      <w:r w:rsidRPr="00E77497">
        <w:t xml:space="preserve"> the position</w:t>
      </w:r>
      <w:r w:rsidR="00C12A1B" w:rsidRPr="00E77497">
        <w:t>al</w:t>
      </w:r>
      <w:r w:rsidRPr="00E77497">
        <w:t xml:space="preserve"> order of the arguments to </w:t>
      </w:r>
      <w:r w:rsidRPr="00E77497">
        <w:rPr>
          <w:rFonts w:ascii="Times New Roman" w:hAnsi="Times New Roman"/>
          <w:i/>
        </w:rPr>
        <w:t>SplitMatch</w:t>
      </w:r>
      <w:r w:rsidRPr="00E77497">
        <w:t xml:space="preserve"> </w:t>
      </w:r>
      <w:r w:rsidR="00C12A1B" w:rsidRPr="00E77497">
        <w:t>was</w:t>
      </w:r>
      <w:r w:rsidRPr="00E77497">
        <w:t xml:space="preserve"> corrected to match the actual parameter signature of </w:t>
      </w:r>
      <w:r w:rsidRPr="00E77497">
        <w:rPr>
          <w:rFonts w:ascii="Times New Roman" w:hAnsi="Times New Roman"/>
          <w:i/>
        </w:rPr>
        <w:t>SplitMatch</w:t>
      </w:r>
      <w:r w:rsidRPr="00E77497">
        <w:t>.</w:t>
      </w:r>
      <w:r w:rsidR="00C12A1B" w:rsidRPr="00E77497">
        <w:t xml:space="preserve">  In step 13.a.iii.</w:t>
      </w:r>
      <w:r w:rsidR="00C1266D" w:rsidRPr="00E77497">
        <w:t>7.</w:t>
      </w:r>
      <w:r w:rsidR="00C12A1B" w:rsidRPr="00E77497">
        <w:t xml:space="preserve">d, </w:t>
      </w:r>
      <w:r w:rsidR="00C12A1B" w:rsidRPr="00E77497">
        <w:rPr>
          <w:rFonts w:ascii="Times New Roman" w:hAnsi="Times New Roman"/>
          <w:i/>
        </w:rPr>
        <w:t>lengthA</w:t>
      </w:r>
      <w:r w:rsidR="00C12A1B" w:rsidRPr="00E77497">
        <w:t xml:space="preserve"> replaces </w:t>
      </w:r>
      <w:r w:rsidR="00C12A1B" w:rsidRPr="00E77497">
        <w:rPr>
          <w:rFonts w:ascii="Times New Roman" w:hAnsi="Times New Roman"/>
          <w:i/>
        </w:rPr>
        <w:t>A</w:t>
      </w:r>
      <w:r w:rsidR="00C12A1B" w:rsidRPr="00E77497">
        <w:t>.l</w:t>
      </w:r>
      <w:r w:rsidR="00C12A1B" w:rsidRPr="00E77497">
        <w:rPr>
          <w:rFonts w:ascii="Courier New" w:hAnsi="Courier New" w:cs="Courier New"/>
        </w:rPr>
        <w:t>ength</w:t>
      </w:r>
      <w:r w:rsidR="00C12A1B" w:rsidRPr="00E77497">
        <w:t>.</w:t>
      </w:r>
    </w:p>
    <w:p w14:paraId="1B927266" w14:textId="77777777" w:rsidR="00C12A1B" w:rsidRPr="00E77497" w:rsidRDefault="00C12A1B" w:rsidP="00990F07">
      <w:pPr>
        <w:jc w:val="left"/>
      </w:pPr>
      <w:r w:rsidRPr="00E77497">
        <w:t>15.5.5.</w:t>
      </w:r>
      <w:r w:rsidR="00995DE4" w:rsidRPr="00E77497">
        <w:t>2</w:t>
      </w:r>
      <w:r w:rsidRPr="00E77497">
        <w:t>: In first paragraph, removed the implication that the individual character property access had “array index” semantics. Modi</w:t>
      </w:r>
      <w:r w:rsidR="00AF21CB" w:rsidRPr="00E77497">
        <w:t>fied algorithm steps 3 and 5 such that they do not enforce “array index” requirement.</w:t>
      </w:r>
    </w:p>
    <w:p w14:paraId="5C3B7657" w14:textId="77777777" w:rsidR="00AF21CB" w:rsidRPr="00E77497" w:rsidRDefault="00AF21CB" w:rsidP="00990F07">
      <w:pPr>
        <w:jc w:val="left"/>
      </w:pPr>
      <w:r w:rsidRPr="00E77497">
        <w:t xml:space="preserve">15.9.1.15: </w:t>
      </w:r>
      <w:r w:rsidR="00997357" w:rsidRPr="00E77497">
        <w:t>Specified legal value ranges for fields that lacked them. Eliminated “time-only” formats. Specified default values for all optional fields.</w:t>
      </w:r>
    </w:p>
    <w:p w14:paraId="7037C5CA" w14:textId="77777777" w:rsidR="00167861" w:rsidRPr="00E77497" w:rsidRDefault="00167861" w:rsidP="00990F07">
      <w:pPr>
        <w:jc w:val="left"/>
      </w:pPr>
      <w:r w:rsidRPr="00E77497">
        <w:t>15.10.2.2: The step numbers of the algorithm for the internal closure produced by step 2 were incorrectly numbered in a manner that implied that they were steps of the outer algorithm.</w:t>
      </w:r>
    </w:p>
    <w:p w14:paraId="26ABBC96" w14:textId="77777777" w:rsidR="00167861" w:rsidRPr="00E77497" w:rsidRDefault="00167861" w:rsidP="00990F07">
      <w:pPr>
        <w:jc w:val="left"/>
      </w:pPr>
      <w:r w:rsidRPr="00E77497">
        <w:t xml:space="preserve">15.10.2.6: In the abstract operation </w:t>
      </w:r>
      <w:r w:rsidRPr="00E77497">
        <w:rPr>
          <w:rFonts w:ascii="Times New Roman" w:hAnsi="Times New Roman"/>
          <w:i/>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14:paraId="256E970B" w14:textId="77777777" w:rsidR="00D5253A" w:rsidRPr="00E77497" w:rsidRDefault="00167861" w:rsidP="00990F07">
      <w:pPr>
        <w:jc w:val="left"/>
      </w:pPr>
      <w:r w:rsidRPr="00E77497">
        <w:t xml:space="preserve">15.10.2.8: In the algorithm for the </w:t>
      </w:r>
      <w:r w:rsidR="005905B3" w:rsidRPr="00E77497">
        <w:t xml:space="preserve">closure </w:t>
      </w:r>
      <w:r w:rsidRPr="00E77497">
        <w:t xml:space="preserve">returned by the abstract operation </w:t>
      </w:r>
      <w:r w:rsidR="005905B3" w:rsidRPr="00E77497">
        <w:rPr>
          <w:rFonts w:ascii="Times New Roman" w:hAnsi="Times New Roman"/>
          <w:i/>
        </w:rPr>
        <w:t>CharacterSetMatcher</w:t>
      </w:r>
      <w:r w:rsidR="005905B3" w:rsidRPr="00E77497">
        <w:t xml:space="preserve">, the variable defined by step 3 and passed as an argument in step 4 was renamed to </w:t>
      </w:r>
      <w:r w:rsidR="005905B3" w:rsidRPr="00E77497">
        <w:rPr>
          <w:rFonts w:ascii="Times New Roman" w:hAnsi="Times New Roman"/>
          <w:i/>
        </w:rPr>
        <w:t>ch</w:t>
      </w:r>
      <w:r w:rsidR="005905B3" w:rsidRPr="00E77497">
        <w:t xml:space="preserve"> in order to avoid a name conflict with a formal parameter of the closure.</w:t>
      </w:r>
    </w:p>
    <w:p w14:paraId="1EA53E97" w14:textId="77777777" w:rsidR="00167861" w:rsidRPr="00E77497" w:rsidRDefault="00D5253A" w:rsidP="00990F07">
      <w:pPr>
        <w:jc w:val="left"/>
      </w:pPr>
      <w:r w:rsidRPr="00E77497">
        <w:t>1</w:t>
      </w:r>
      <w:r w:rsidR="00930CF6" w:rsidRPr="00E77497">
        <w:t>5.10.6.2: Step 9.e was deleted because</w:t>
      </w:r>
      <w:r w:rsidRPr="00E77497">
        <w:t xml:space="preserve"> It performed an extra increment of </w:t>
      </w:r>
      <w:r w:rsidRPr="00E77497">
        <w:rPr>
          <w:rFonts w:ascii="Times New Roman" w:hAnsi="Times New Roman"/>
          <w:i/>
        </w:rPr>
        <w:t>i</w:t>
      </w:r>
      <w:r w:rsidRPr="00E77497">
        <w:t>.</w:t>
      </w:r>
    </w:p>
    <w:p w14:paraId="445EE62C" w14:textId="77777777" w:rsidR="00D3494F" w:rsidRPr="00E77497" w:rsidRDefault="00D3494F" w:rsidP="00990F07">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07B0EC1F" w14:textId="77777777" w:rsidR="00D3494F" w:rsidRPr="00E77497" w:rsidRDefault="00D3494F" w:rsidP="00D3494F">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295F1557" w14:textId="77777777" w:rsidR="00D3494F" w:rsidRPr="00E77497" w:rsidRDefault="00D3494F" w:rsidP="00990F07">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14:paraId="3FC2674C" w14:textId="77777777" w:rsidR="00D3494F" w:rsidRPr="00E77497" w:rsidRDefault="00D3494F" w:rsidP="00D3494F">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2001AD65" w14:textId="77777777" w:rsidR="00D3494F" w:rsidRPr="00E77497" w:rsidRDefault="00267E82" w:rsidP="00990F07">
      <w:pPr>
        <w:jc w:val="left"/>
      </w:pPr>
      <w:r w:rsidRPr="00E77497">
        <w:t xml:space="preserve">15.12.3: In step 10.b.iii of the </w:t>
      </w:r>
      <w:r w:rsidRPr="00E77497">
        <w:rPr>
          <w:rFonts w:ascii="Times New Roman" w:hAnsi="Times New Roman"/>
          <w:i/>
        </w:rPr>
        <w:t>JA</w:t>
      </w:r>
      <w:r w:rsidRPr="00E77497">
        <w:t xml:space="preserve"> internal operation, the last element of the concatenation is “</w:t>
      </w:r>
      <w:r w:rsidRPr="00E77497">
        <w:rPr>
          <w:rFonts w:ascii="Courier New" w:hAnsi="Courier New" w:cs="Courier New"/>
          <w:b/>
        </w:rPr>
        <w:t>]</w:t>
      </w:r>
      <w:r w:rsidRPr="00E77497">
        <w:t>”.</w:t>
      </w:r>
    </w:p>
    <w:p w14:paraId="7B65CCE9" w14:textId="77777777" w:rsidR="00285EE9" w:rsidRPr="00E77497" w:rsidRDefault="00DB7953" w:rsidP="00990F07">
      <w:pPr>
        <w:jc w:val="left"/>
      </w:pPr>
      <w:r w:rsidRPr="00E77497">
        <w:t xml:space="preserve">B.2.1: Added to </w:t>
      </w:r>
      <w:r w:rsidR="00930CF6" w:rsidRPr="00E77497">
        <w:t>NOTE</w:t>
      </w:r>
      <w:r w:rsidRPr="00E77497">
        <w:t xml:space="preserve"> that the encoding is based upon RFC 1738 rather than the newer RFC </w:t>
      </w:r>
      <w:r w:rsidR="00674B7E" w:rsidRPr="00E77497">
        <w:t>3986</w:t>
      </w:r>
      <w:r w:rsidRPr="00E77497">
        <w:t>.</w:t>
      </w:r>
    </w:p>
    <w:p w14:paraId="0B7302F4" w14:textId="77777777" w:rsidR="00DB7953" w:rsidRPr="00E77497" w:rsidRDefault="00DB7953" w:rsidP="00990F07">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14:paraId="56450B4D" w14:textId="77777777" w:rsidR="0026283E" w:rsidRPr="00E77497" w:rsidRDefault="0026283E" w:rsidP="0026283E">
      <w:pPr>
        <w:pStyle w:val="zzBiblio"/>
      </w:pPr>
      <w:r w:rsidRPr="00E77497">
        <w:t>Bibliography</w:t>
      </w:r>
    </w:p>
    <w:p w14:paraId="31CF7FCF" w14:textId="77777777" w:rsidR="00E80769" w:rsidRPr="00E77497" w:rsidRDefault="00E80769" w:rsidP="00E80769">
      <w:pPr>
        <w:pStyle w:val="bibliography"/>
      </w:pPr>
      <w:r w:rsidRPr="00E77497">
        <w:t>IEEE Std 754-2008: IEEE Standard for Floating-Point Arithmetic. Institute of Electrical and Electronic Engineers, New York (2008)</w:t>
      </w:r>
    </w:p>
    <w:p w14:paraId="00670530" w14:textId="77777777" w:rsidR="00E80769" w:rsidRPr="00E77497" w:rsidRDefault="00E80769" w:rsidP="00E80769">
      <w:pPr>
        <w:pStyle w:val="bibliography"/>
      </w:pPr>
      <w:r w:rsidRPr="00E77497">
        <w:t>The Unicode Consortium. The Unicode Standard, Version 3.0, defined by: The Unicode Standard, Version 3.0 (Reading, MA, Addison-Wesley, 2000. ISBN 0-201-61633-5)</w:t>
      </w:r>
    </w:p>
    <w:p w14:paraId="0B3EC5E0" w14:textId="77777777" w:rsidR="00E80769" w:rsidRPr="00E77497" w:rsidRDefault="00E80769" w:rsidP="00E80769">
      <w:pPr>
        <w:pStyle w:val="bibliography"/>
      </w:pPr>
      <w:r w:rsidRPr="00E77497">
        <w:t>Unicode Inc. (2010), Unicode Technical Report #15: Unicode Normalization Forms</w:t>
      </w:r>
    </w:p>
    <w:p w14:paraId="0239E824" w14:textId="77777777" w:rsidR="00E80769" w:rsidRPr="00E77497" w:rsidRDefault="00E80769" w:rsidP="00E80769">
      <w:pPr>
        <w:pStyle w:val="bibliography"/>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14:paraId="028B4CB1" w14:textId="77777777" w:rsidR="00E80769" w:rsidRPr="00E77497" w:rsidRDefault="00E80769" w:rsidP="00E80769">
      <w:pPr>
        <w:pStyle w:val="bibliography"/>
        <w:rPr>
          <w:rStyle w:val="apple-style-span"/>
          <w:szCs w:val="18"/>
        </w:rPr>
      </w:pPr>
      <w:r w:rsidRPr="00E77497">
        <w:rPr>
          <w:rStyle w:val="apple-style-span"/>
          <w:rFonts w:cs="Arial"/>
        </w:rPr>
        <w:t>RFC 1738 "Uniform Resource Locators (URL)", available at &lt;</w:t>
      </w:r>
      <w:hyperlink r:id="rId22" w:history="1">
        <w:r w:rsidRPr="00E77497">
          <w:rPr>
            <w:rStyle w:val="aff7"/>
            <w:rFonts w:cs="Arial"/>
            <w:lang w:val="en-GB"/>
          </w:rPr>
          <w:t>http://tools.ietf.org/html/rfc1738</w:t>
        </w:r>
      </w:hyperlink>
      <w:r w:rsidRPr="00E77497">
        <w:rPr>
          <w:rStyle w:val="apple-style-span"/>
          <w:rFonts w:cs="Arial"/>
        </w:rPr>
        <w:t>&gt;</w:t>
      </w:r>
    </w:p>
    <w:p w14:paraId="3509DF8C" w14:textId="77777777" w:rsidR="00E80769" w:rsidRPr="00E77497" w:rsidRDefault="00E80769" w:rsidP="00E80769">
      <w:pPr>
        <w:pStyle w:val="bibliography"/>
        <w:jc w:val="left"/>
        <w:rPr>
          <w:rStyle w:val="apple-style-span"/>
          <w:szCs w:val="18"/>
        </w:rPr>
      </w:pPr>
      <w:r w:rsidRPr="00E77497">
        <w:rPr>
          <w:rStyle w:val="apple-style-span"/>
          <w:rFonts w:cs="Arial"/>
        </w:rPr>
        <w:t>RFC 2396 "Uniform Resource Identifiers (URI): Generic Syntax", available at &lt;</w:t>
      </w:r>
      <w:hyperlink r:id="rId23" w:history="1">
        <w:r w:rsidRPr="00E77497">
          <w:rPr>
            <w:rStyle w:val="aff7"/>
            <w:rFonts w:cs="Arial"/>
            <w:lang w:val="en-GB"/>
          </w:rPr>
          <w:t>http://tools.ietf.org/html/rfc2396</w:t>
        </w:r>
      </w:hyperlink>
      <w:r w:rsidRPr="00E77497">
        <w:rPr>
          <w:rStyle w:val="apple-style-span"/>
          <w:rFonts w:cs="Arial"/>
        </w:rPr>
        <w:t>&gt;</w:t>
      </w:r>
    </w:p>
    <w:p w14:paraId="56D1DF1A" w14:textId="77777777" w:rsidR="00E80769" w:rsidRPr="00E77497" w:rsidRDefault="00E80769" w:rsidP="00E80769">
      <w:pPr>
        <w:pStyle w:val="bibliography"/>
        <w:jc w:val="left"/>
        <w:rPr>
          <w:rStyle w:val="apple-style-span"/>
          <w:szCs w:val="18"/>
        </w:rPr>
      </w:pPr>
      <w:r w:rsidRPr="00E77497">
        <w:rPr>
          <w:rStyle w:val="apple-style-span"/>
          <w:rFonts w:cs="Arial"/>
        </w:rPr>
        <w:t>RFC 3629 "UTF-8, a transformation format of ISO 10646", available at &lt;</w:t>
      </w:r>
      <w:hyperlink r:id="rId24" w:history="1">
        <w:r w:rsidRPr="00E77497">
          <w:rPr>
            <w:rStyle w:val="aff7"/>
            <w:rFonts w:cs="Arial"/>
            <w:lang w:val="en-GB"/>
          </w:rPr>
          <w:t>http://tools.ietf.org/html/rfc3629</w:t>
        </w:r>
      </w:hyperlink>
      <w:r w:rsidRPr="00E77497">
        <w:rPr>
          <w:rStyle w:val="apple-style-span"/>
          <w:rFonts w:cs="Arial"/>
        </w:rPr>
        <w:t>&gt;</w:t>
      </w:r>
    </w:p>
    <w:p w14:paraId="4C68C8EA" w14:textId="77777777" w:rsidR="00990F07" w:rsidRPr="00E77497" w:rsidRDefault="00E80769" w:rsidP="00990F07">
      <w:pPr>
        <w:pStyle w:val="bibliography"/>
        <w:jc w:val="left"/>
      </w:pPr>
      <w:r w:rsidRPr="00E77497">
        <w:rPr>
          <w:rStyle w:val="apple-style-span"/>
          <w:rFonts w:cs="Arial"/>
        </w:rPr>
        <w:t>RFC 4627 "The application/json Media Type for JavaScript Object</w:t>
      </w:r>
      <w:r w:rsidRPr="00E77497">
        <w:rPr>
          <w:rFonts w:cs="Arial"/>
        </w:rPr>
        <w:t xml:space="preserve"> </w:t>
      </w:r>
      <w:r w:rsidRPr="00E77497">
        <w:rPr>
          <w:rStyle w:val="apple-style-span"/>
          <w:rFonts w:cs="Arial"/>
        </w:rPr>
        <w:t>Notation (JSON)" , available at &lt;</w:t>
      </w:r>
      <w:hyperlink r:id="rId25" w:history="1">
        <w:r w:rsidRPr="00E77497">
          <w:rPr>
            <w:rStyle w:val="aff7"/>
            <w:rFonts w:cs="Arial"/>
            <w:lang w:val="en-GB"/>
          </w:rPr>
          <w:t>http://tools.ietf.org/html/rfc4627</w:t>
        </w:r>
      </w:hyperlink>
      <w:r w:rsidRPr="00E77497">
        <w:rPr>
          <w:rStyle w:val="apple-style-span"/>
          <w:rFonts w:cs="Arial"/>
        </w:rPr>
        <w:t>&gt;</w:t>
      </w:r>
    </w:p>
    <w:p w14:paraId="6AF0A0B5" w14:textId="77777777" w:rsidR="00990F07" w:rsidRPr="00E77497" w:rsidRDefault="00990F07" w:rsidP="00990F07">
      <w:pPr>
        <w:pStyle w:val="bibliography"/>
        <w:numPr>
          <w:ilvl w:val="0"/>
          <w:numId w:val="0"/>
        </w:numPr>
        <w:ind w:left="660" w:hanging="660"/>
      </w:pPr>
    </w:p>
    <w:p w14:paraId="2C522895" w14:textId="77777777" w:rsidR="00D20EE3" w:rsidRPr="00E77497" w:rsidRDefault="00D20EE3" w:rsidP="0026283E"/>
    <w:p w14:paraId="66EB9419" w14:textId="77777777" w:rsidR="0026283E" w:rsidRPr="00E77497" w:rsidRDefault="0026283E" w:rsidP="0026283E">
      <w:pPr>
        <w:sectPr w:rsidR="0026283E" w:rsidRPr="00E77497" w:rsidSect="00B71909">
          <w:headerReference w:type="even" r:id="rId26"/>
          <w:headerReference w:type="default" r:id="rId27"/>
          <w:footerReference w:type="even" r:id="rId28"/>
          <w:footerReference w:type="default" r:id="rId29"/>
          <w:headerReference w:type="first" r:id="rId30"/>
          <w:footerReference w:type="first" r:id="rId31"/>
          <w:type w:val="oddPage"/>
          <w:pgSz w:w="11906" w:h="16838"/>
          <w:pgMar w:top="1702" w:right="737" w:bottom="567" w:left="850" w:header="709" w:footer="283" w:gutter="567"/>
          <w:pgNumType w:start="1"/>
          <w:cols w:space="720"/>
          <w:titlePg/>
          <w:docGrid w:linePitch="272"/>
        </w:sectPr>
      </w:pPr>
    </w:p>
    <w:p w14:paraId="769D7738" w14:textId="77777777" w:rsidR="0026283E" w:rsidRPr="00E77497" w:rsidRDefault="0026283E" w:rsidP="0026283E"/>
    <w:sectPr w:rsidR="0026283E" w:rsidRPr="00E77497">
      <w:headerReference w:type="even" r:id="rId32"/>
      <w:headerReference w:type="default" r:id="rId33"/>
      <w:footerReference w:type="even" r:id="rId34"/>
      <w:footerReference w:type="default" r:id="rId35"/>
      <w:headerReference w:type="first" r:id="rId36"/>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186" w:author="Allen Wirfs-Brock" w:date="2012-01-05T13:29:00Z" w:initials="AW">
    <w:p w14:paraId="6E75FBD1" w14:textId="77777777" w:rsidR="000F21F2" w:rsidRDefault="000F21F2">
      <w:pPr>
        <w:pStyle w:val="af5"/>
      </w:pPr>
      <w:r>
        <w:rPr>
          <w:rStyle w:val="af4"/>
        </w:rPr>
        <w:annotationRef/>
      </w:r>
      <w:r>
        <w:t>Perhaps this should be somewhere else.  Currently we don’t have a section that enumerates all the steps in loading and evaluating a program.</w:t>
      </w:r>
    </w:p>
  </w:comment>
  <w:comment w:id="2130" w:author="Rev 5 Allen Wirfs-Brock" w:date="2012-01-10T15:31:00Z" w:initials="AWB">
    <w:p w14:paraId="3F4A7C1C" w14:textId="77777777" w:rsidR="00C5717D" w:rsidRDefault="00C5717D">
      <w:pPr>
        <w:pStyle w:val="af5"/>
      </w:pPr>
      <w:r>
        <w:rPr>
          <w:rStyle w:val="af4"/>
        </w:rPr>
        <w:annotationRef/>
      </w:r>
      <w:r>
        <w:t>The ES5 use of Property Identifier in specifying object literals has been removed.  If no new usage is added they should be removed from the spec.</w:t>
      </w:r>
    </w:p>
  </w:comment>
  <w:comment w:id="2572" w:author="Allen Wirfs-Brock" w:date="2012-01-05T13:29:00Z" w:initials="AW">
    <w:p w14:paraId="27880954" w14:textId="77777777" w:rsidR="000F21F2" w:rsidRDefault="000F21F2">
      <w:pPr>
        <w:pStyle w:val="af5"/>
      </w:pPr>
      <w:r>
        <w:rPr>
          <w:rStyle w:val="af4"/>
        </w:rPr>
        <w:annotationRef/>
      </w:r>
      <w:r>
        <w:t>How is an extended Program unit internally idehntified?  A pragma??</w:t>
      </w:r>
    </w:p>
  </w:comment>
  <w:comment w:id="2582" w:author="Allen Wirfs-Brock" w:date="2012-01-05T13:29:00Z" w:initials="AW">
    <w:p w14:paraId="28DA961C" w14:textId="77777777" w:rsidR="000F21F2" w:rsidRDefault="000F21F2">
      <w:pPr>
        <w:pStyle w:val="af5"/>
      </w:pPr>
      <w:r>
        <w:rPr>
          <w:rStyle w:val="af4"/>
        </w:rPr>
        <w:annotationRef/>
      </w:r>
      <w:r>
        <w:t>Some pragma?</w:t>
      </w:r>
    </w:p>
  </w:comment>
  <w:comment w:id="2591" w:author="Allen Wirfs-Brock" w:date="2012-01-05T13:29:00Z" w:initials="AW">
    <w:p w14:paraId="64BD8BA8" w14:textId="77777777" w:rsidR="000F21F2" w:rsidRDefault="000F21F2">
      <w:pPr>
        <w:pStyle w:val="af5"/>
      </w:pPr>
      <w:r>
        <w:rPr>
          <w:rStyle w:val="af4"/>
        </w:rPr>
        <w:annotationRef/>
      </w:r>
      <w:r>
        <w:t>Some pragma</w:t>
      </w:r>
    </w:p>
  </w:comment>
  <w:comment w:id="2596" w:author="Allen Wirfs-Brock" w:date="2012-01-05T13:29:00Z" w:initials="AW">
    <w:p w14:paraId="56A3A3EA" w14:textId="77777777" w:rsidR="000F21F2" w:rsidRDefault="000F21F2">
      <w:pPr>
        <w:pStyle w:val="af5"/>
      </w:pPr>
      <w:r>
        <w:rPr>
          <w:rStyle w:val="af4"/>
        </w:rPr>
        <w:annotationRef/>
      </w:r>
      <w:r>
        <w:t>Some pragma??</w:t>
      </w:r>
    </w:p>
  </w:comment>
  <w:comment w:id="2766" w:author="Rev 4 Allen Wirfs-Brock" w:date="2012-01-05T13:29:00Z" w:initials="AWB 3">
    <w:p w14:paraId="5ED439D3" w14:textId="77777777" w:rsidR="000F21F2" w:rsidRDefault="000F21F2" w:rsidP="00063AE6">
      <w:pPr>
        <w:pStyle w:val="af5"/>
      </w:pPr>
      <w:r>
        <w:rPr>
          <w:rStyle w:val="af4"/>
        </w:rPr>
        <w:annotationRef/>
      </w:r>
      <w:r>
        <w:rPr>
          <w:rStyle w:val="af4"/>
        </w:rPr>
        <w:annotationRef/>
      </w:r>
      <w:r>
        <w:rPr>
          <w:rStyle w:val="af4"/>
        </w:rPr>
        <w:t>May n</w:t>
      </w:r>
      <w:r>
        <w:t>eed to update section number</w:t>
      </w:r>
    </w:p>
    <w:p w14:paraId="0EBB2A1F" w14:textId="77777777" w:rsidR="000F21F2" w:rsidRDefault="000F21F2">
      <w:pPr>
        <w:pStyle w:val="af5"/>
      </w:pPr>
    </w:p>
  </w:comment>
  <w:comment w:id="2922" w:author="Rev 4 Allen Wirfs-Brock" w:date="2012-01-05T13:29:00Z" w:initials="AWB">
    <w:p w14:paraId="3D4BB244" w14:textId="77777777" w:rsidR="000F21F2" w:rsidRDefault="000F21F2">
      <w:pPr>
        <w:pStyle w:val="af5"/>
      </w:pPr>
      <w:r>
        <w:rPr>
          <w:rStyle w:val="af4"/>
        </w:rPr>
        <w:annotationRef/>
      </w:r>
      <w:r>
        <w:t>It may make sense to split eval code out into a separate subsection.</w:t>
      </w:r>
    </w:p>
  </w:comment>
  <w:comment w:id="2951" w:author="Rev 4 Allen Wirfs-Brock" w:date="2012-01-05T13:29:00Z" w:initials="AWB">
    <w:p w14:paraId="1C02ADBA" w14:textId="77777777" w:rsidR="000F21F2" w:rsidRDefault="000F21F2">
      <w:pPr>
        <w:pStyle w:val="af5"/>
      </w:pPr>
      <w:r>
        <w:rPr>
          <w:rStyle w:val="af4"/>
        </w:rPr>
        <w:annotationRef/>
      </w:r>
      <w:r>
        <w:t>This algorithm needs to be update to use newly defined static semantic functions.</w:t>
      </w:r>
    </w:p>
  </w:comment>
  <w:comment w:id="3047" w:author="Rev 3 Allen Wirfs-Brock" w:date="2012-01-05T13:29:00Z" w:initials="AWB 3">
    <w:p w14:paraId="2DCF75F0" w14:textId="77777777" w:rsidR="000F21F2" w:rsidRDefault="000F21F2">
      <w:pPr>
        <w:pStyle w:val="af5"/>
      </w:pPr>
      <w:r>
        <w:rPr>
          <w:rStyle w:val="af4"/>
        </w:rPr>
        <w:annotationRef/>
      </w:r>
      <w:r>
        <w:t>This calls is needed to force strict mode error detection of object environment records. If this doesn’t go away after completing refactoring it probably will require a note to explain.</w:t>
      </w:r>
    </w:p>
  </w:comment>
  <w:comment w:id="3067" w:author="Rev 4 Allen Wirfs-Brock" w:date="2012-01-05T13:29:00Z" w:initials="AWB">
    <w:p w14:paraId="0AEC48F7" w14:textId="77777777" w:rsidR="000F21F2" w:rsidRDefault="000F21F2" w:rsidP="006B6D0A">
      <w:pPr>
        <w:pStyle w:val="af5"/>
      </w:pPr>
      <w:r>
        <w:rPr>
          <w:rStyle w:val="af4"/>
        </w:rPr>
        <w:annotationRef/>
      </w:r>
      <w:r>
        <w:t>The exact details of declaration instantion for global extended code still need to be worked out.</w:t>
      </w:r>
    </w:p>
  </w:comment>
  <w:comment w:id="3133" w:author="Rev 5 Allen Wirfs-Brock" w:date="2012-01-05T13:29:00Z" w:initials="AWB">
    <w:p w14:paraId="25B7D7DD" w14:textId="77777777" w:rsidR="000F21F2" w:rsidRDefault="000F21F2">
      <w:pPr>
        <w:pStyle w:val="af5"/>
      </w:pPr>
      <w:r>
        <w:rPr>
          <w:rStyle w:val="af4"/>
        </w:rPr>
        <w:annotationRef/>
      </w:r>
      <w:r>
        <w:t>In non-extended code this will only contain function declarations</w:t>
      </w:r>
    </w:p>
  </w:comment>
  <w:comment w:id="3170" w:author="Rev 5 Allen Wirfs-Brock" w:date="2012-01-05T13:29:00Z" w:initials="AWB">
    <w:p w14:paraId="18E1129A" w14:textId="77777777" w:rsidR="000F21F2" w:rsidRDefault="000F21F2">
      <w:pPr>
        <w:pStyle w:val="af5"/>
      </w:pPr>
      <w:r>
        <w:rPr>
          <w:rStyle w:val="af4"/>
        </w:rPr>
        <w:annotationRef/>
      </w:r>
      <w:r>
        <w:t>Only function declarations may be multiply declared</w:t>
      </w:r>
    </w:p>
  </w:comment>
  <w:comment w:id="3369" w:author="Rev 3 Allen Wirfs-Brock" w:date="2012-01-05T13:29:00Z" w:initials="AWB 3">
    <w:p w14:paraId="0D936535" w14:textId="77777777" w:rsidR="000F21F2" w:rsidRDefault="000F21F2">
      <w:pPr>
        <w:pStyle w:val="af5"/>
      </w:pPr>
      <w:r>
        <w:rPr>
          <w:rStyle w:val="af4"/>
        </w:rPr>
        <w:annotationRef/>
      </w:r>
      <w:r>
        <w:t>Why shouldn’t function declarations with in blocks be constant bindings?  For consistency with function scope bindings?  There are already other inconsistancies such as duplicate function declarations being disallowed.</w:t>
      </w:r>
    </w:p>
  </w:comment>
  <w:comment w:id="3443" w:author="Allen Wirfs-Brock rev2" w:date="2012-01-05T13:29:00Z" w:initials="AWB 2">
    <w:p w14:paraId="6A9E4BC3" w14:textId="77777777" w:rsidR="000F21F2" w:rsidRDefault="000F21F2">
      <w:pPr>
        <w:pStyle w:val="af5"/>
      </w:pPr>
      <w:r>
        <w:rPr>
          <w:rStyle w:val="af4"/>
        </w:rPr>
        <w:annotationRef/>
      </w:r>
      <w:r>
        <w:t>Additional modification to this text will probably be need to accout for the new declaration statements.</w:t>
      </w:r>
    </w:p>
  </w:comment>
  <w:comment w:id="3942" w:author="Allen Wirfs-Brock" w:date="2012-01-05T13:29:00Z" w:initials="AW">
    <w:p w14:paraId="55CD69CE" w14:textId="77777777" w:rsidR="000F21F2" w:rsidRDefault="000F21F2" w:rsidP="006A2DB4">
      <w:pPr>
        <w:pStyle w:val="af5"/>
      </w:pPr>
      <w:r>
        <w:rPr>
          <w:rStyle w:val="af4"/>
        </w:rPr>
        <w:annotationRef/>
      </w:r>
      <w:r>
        <w:t>Note that the value the spread operator is applied to is coerced to an Object.</w:t>
      </w:r>
    </w:p>
  </w:comment>
  <w:comment w:id="3960" w:author="Allen Wirfs-Brock" w:date="2012-01-05T13:29:00Z" w:initials="AW">
    <w:p w14:paraId="4460E83D" w14:textId="77777777" w:rsidR="000F21F2" w:rsidRDefault="000F21F2" w:rsidP="006A2DB4">
      <w:pPr>
        <w:pStyle w:val="af5"/>
      </w:pPr>
      <w:r>
        <w:rPr>
          <w:rStyle w:val="af4"/>
        </w:rPr>
        <w:annotationRef/>
      </w:r>
      <w:r>
        <w:t>Note that indices wrap.  For example consider:</w:t>
      </w:r>
    </w:p>
    <w:p w14:paraId="54BA5549" w14:textId="77777777" w:rsidR="000F21F2" w:rsidRDefault="000F21F2" w:rsidP="006A2DB4">
      <w:pPr>
        <w:pStyle w:val="af5"/>
      </w:pPr>
    </w:p>
    <w:p w14:paraId="0B66A54B" w14:textId="77777777" w:rsidR="000F21F2" w:rsidRDefault="000F21F2" w:rsidP="006A2DB4">
      <w:pPr>
        <w:pStyle w:val="af5"/>
      </w:pPr>
      <w:r>
        <w:t>[,,,,,, …{</w:t>
      </w:r>
      <w:r w:rsidRPr="009356F9">
        <w:rPr>
          <w:rFonts w:eastAsia="Times New Roman"/>
        </w:rPr>
        <w:t xml:space="preserve"> </w:t>
      </w:r>
      <w:r>
        <w:rPr>
          <w:rFonts w:eastAsia="Times New Roman"/>
        </w:rPr>
        <w:t xml:space="preserve">4294967293: “x”, </w:t>
      </w:r>
      <w:r>
        <w:t>length: Math.pow(2,32)-2}]</w:t>
      </w:r>
    </w:p>
  </w:comment>
  <w:comment w:id="5089" w:author="Allen Wirfs-Brock" w:date="2012-01-05T13:29:00Z" w:initials="AW">
    <w:p w14:paraId="7BDFE491" w14:textId="77777777" w:rsidR="000F21F2" w:rsidRDefault="000F21F2" w:rsidP="00326D0A">
      <w:pPr>
        <w:pStyle w:val="af5"/>
      </w:pPr>
      <w:r>
        <w:rPr>
          <w:rStyle w:val="af4"/>
        </w:rPr>
        <w:annotationRef/>
      </w:r>
      <w:r>
        <w:t>Note that the value the spread operator is applied to is coerced to an Object.</w:t>
      </w:r>
    </w:p>
  </w:comment>
  <w:comment w:id="5120" w:author="Allen Wirfs-Brock" w:date="2012-01-05T13:29:00Z" w:initials="AW">
    <w:p w14:paraId="575082F7" w14:textId="77777777" w:rsidR="000F21F2" w:rsidRDefault="000F21F2" w:rsidP="002A29A1">
      <w:pPr>
        <w:pStyle w:val="af5"/>
      </w:pPr>
      <w:r>
        <w:rPr>
          <w:rStyle w:val="af4"/>
        </w:rPr>
        <w:annotationRef/>
      </w:r>
      <w:r>
        <w:t>Note that the value the spread operator is applied to is coerced to an Object.</w:t>
      </w:r>
    </w:p>
  </w:comment>
  <w:comment w:id="5933" w:author="Rev 5 Allen Wirfs-Brock" w:date="2012-01-05T13:29:00Z" w:initials="AWB">
    <w:p w14:paraId="46BD13F9" w14:textId="77777777" w:rsidR="00C30F74" w:rsidRDefault="00C30F74">
      <w:pPr>
        <w:pStyle w:val="af5"/>
      </w:pPr>
      <w:r>
        <w:rPr>
          <w:rStyle w:val="af4"/>
        </w:rPr>
        <w:annotationRef/>
      </w:r>
      <w:r>
        <w:t>will need static semantic rules to restrict these productions to extended mode if that is decided.</w:t>
      </w:r>
    </w:p>
  </w:comment>
  <w:comment w:id="6220" w:author="Allen Wirfs-Brock" w:date="2012-01-05T13:29:00Z" w:initials="AW">
    <w:p w14:paraId="5EB413EB" w14:textId="77777777" w:rsidR="000F21F2" w:rsidRDefault="000F21F2" w:rsidP="008D4C49">
      <w:pPr>
        <w:pStyle w:val="af5"/>
      </w:pPr>
      <w:r>
        <w:rPr>
          <w:rStyle w:val="af4"/>
        </w:rPr>
        <w:annotationRef/>
      </w:r>
      <w:r>
        <w:t xml:space="preserve">Note that a rest element also needs to be added to ArrayLiterals </w:t>
      </w:r>
    </w:p>
  </w:comment>
  <w:comment w:id="6469" w:author="Allen Wirfs-Brock" w:date="2012-01-05T13:29:00Z" w:initials="AW">
    <w:p w14:paraId="3D6CFDC1" w14:textId="77777777" w:rsidR="000F21F2" w:rsidRDefault="000F21F2" w:rsidP="00D012F5">
      <w:pPr>
        <w:pStyle w:val="af5"/>
      </w:pPr>
      <w:r>
        <w:rPr>
          <w:rStyle w:val="af4"/>
        </w:rPr>
        <w:annotationRef/>
      </w:r>
      <w:r>
        <w:t>This part probably doesn’t need to be here if 11.1.2 has this as a static semantic for extended code.</w:t>
      </w:r>
    </w:p>
  </w:comment>
  <w:comment w:id="6487" w:author="Rev 4 Allen Wirfs-Brock" w:date="2012-01-05T13:29:00Z" w:initials="AWB">
    <w:p w14:paraId="194FB7B9" w14:textId="77777777" w:rsidR="000F21F2" w:rsidRDefault="000F21F2">
      <w:pPr>
        <w:pStyle w:val="af5"/>
      </w:pPr>
      <w:r>
        <w:rPr>
          <w:rStyle w:val="af4"/>
        </w:rPr>
        <w:annotationRef/>
      </w:r>
      <w:r>
        <w:t>Note, as currently written destructuring array assignment doesn’t take into account the length property of the source object but destructuring binding does.  We need to decide which semantic we want to consistently apply to both.</w:t>
      </w:r>
    </w:p>
  </w:comment>
  <w:comment w:id="7205" w:author="Rev 3 Allen Wirfs-Brock" w:date="2012-01-05T13:29:00Z" w:initials="AWB 3">
    <w:p w14:paraId="2247E92F" w14:textId="77777777" w:rsidR="000F21F2" w:rsidRDefault="000F21F2">
      <w:pPr>
        <w:pStyle w:val="af5"/>
      </w:pPr>
      <w:r>
        <w:rPr>
          <w:rStyle w:val="af4"/>
        </w:rPr>
        <w:annotationRef/>
      </w:r>
      <w:r>
        <w:t xml:space="preserve">Label set semantics should be re-expressed using algorithm definitions </w:t>
      </w:r>
    </w:p>
  </w:comment>
  <w:comment w:id="7339" w:author="Rev 3 Allen Wirfs-Brock" w:date="2012-01-05T13:29:00Z" w:initials="AWB 3">
    <w:p w14:paraId="3BC973A9" w14:textId="77777777" w:rsidR="000F21F2" w:rsidRDefault="000F21F2">
      <w:pPr>
        <w:pStyle w:val="af5"/>
      </w:pPr>
      <w:r>
        <w:rPr>
          <w:rStyle w:val="af4"/>
        </w:rPr>
        <w:annotationRef/>
      </w:r>
      <w:r>
        <w:t xml:space="preserve">Need to have an evlaution semantics in section 13 for </w:t>
      </w:r>
      <w:r w:rsidRPr="0072353C">
        <w:rPr>
          <w:i/>
        </w:rPr>
        <w:t>FunctionDeclaration</w:t>
      </w:r>
    </w:p>
  </w:comment>
  <w:comment w:id="7720" w:author="Allen Wirfs-Brock" w:date="2012-01-05T13:29:00Z" w:initials="AW">
    <w:p w14:paraId="3A66EE17" w14:textId="77777777" w:rsidR="000F21F2" w:rsidRDefault="000F21F2">
      <w:pPr>
        <w:pStyle w:val="af5"/>
      </w:pPr>
      <w:r>
        <w:rPr>
          <w:rStyle w:val="af4"/>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8569" w:author="Allen Wirfs-Brock" w:date="2012-01-05T13:29:00Z" w:initials="AW">
    <w:p w14:paraId="19C8BE13" w14:textId="77777777" w:rsidR="000F21F2" w:rsidRDefault="000F21F2">
      <w:pPr>
        <w:pStyle w:val="af5"/>
      </w:pPr>
      <w:r>
        <w:rPr>
          <w:rStyle w:val="af4"/>
        </w:rPr>
        <w:annotationRef/>
      </w:r>
      <w:r>
        <w:t>The destructuring wiki page argues for allowing empty binding patterns.  I’m not really convinced.</w:t>
      </w:r>
    </w:p>
  </w:comment>
  <w:comment w:id="8583" w:author="Allen Wirfs-Brock" w:date="2012-01-05T13:29:00Z" w:initials="AW">
    <w:p w14:paraId="4530B0F3" w14:textId="77777777" w:rsidR="000F21F2" w:rsidRDefault="000F21F2">
      <w:pPr>
        <w:pStyle w:val="af5"/>
      </w:pPr>
      <w:r>
        <w:rPr>
          <w:rStyle w:val="af4"/>
        </w:rPr>
        <w:annotationRef/>
      </w:r>
      <w:r>
        <w:t>See above comment about empty binding patterns.</w:t>
      </w:r>
    </w:p>
  </w:comment>
  <w:comment w:id="8591" w:author="Allen Wirfs-Brock" w:date="2012-01-05T13:29:00Z" w:initials="AW">
    <w:p w14:paraId="78013024" w14:textId="77777777" w:rsidR="000F21F2" w:rsidRDefault="000F21F2" w:rsidP="0074281A">
      <w:pPr>
        <w:pStyle w:val="af5"/>
      </w:pPr>
      <w:r>
        <w:rPr>
          <w:rStyle w:val="af4"/>
        </w:rPr>
        <w:annotationRef/>
      </w:r>
      <w:r>
        <w:t>See above comment about empty binding patterns.</w:t>
      </w:r>
    </w:p>
  </w:comment>
  <w:comment w:id="8790" w:author="Allen Wirfs-Brock" w:date="2012-01-05T13:29:00Z" w:initials="AW">
    <w:p w14:paraId="60A0DB6C" w14:textId="77777777" w:rsidR="000F21F2" w:rsidRDefault="000F21F2" w:rsidP="009F731D">
      <w:pPr>
        <w:pStyle w:val="af5"/>
      </w:pPr>
      <w:r>
        <w:rPr>
          <w:rStyle w:val="af4"/>
        </w:rPr>
        <w:annotationRef/>
      </w:r>
      <w:r>
        <w:t>The destructuring wiki page argues for allowing empty binding patterns.  I’m not really convinced.</w:t>
      </w:r>
    </w:p>
  </w:comment>
  <w:comment w:id="8896" w:author="Rev 4 Allen Wirfs-Brock" w:date="2012-01-05T13:29:00Z" w:initials="AWB">
    <w:p w14:paraId="160EB24D" w14:textId="77777777" w:rsidR="000F21F2" w:rsidRDefault="000F21F2" w:rsidP="00C7794D">
      <w:pPr>
        <w:pStyle w:val="af5"/>
      </w:pPr>
      <w:r>
        <w:rPr>
          <w:rStyle w:val="af4"/>
        </w:rPr>
        <w:annotationRef/>
      </w:r>
      <w:r>
        <w:t>Note, as currently written destructuring array assignment doesn’t take into account the length property of the source object but destructuring binding does.  We need to decide which semantic we want to consistently apply to both.</w:t>
      </w:r>
    </w:p>
    <w:p w14:paraId="4CDAF54F" w14:textId="77777777" w:rsidR="000F21F2" w:rsidRDefault="000F21F2">
      <w:pPr>
        <w:pStyle w:val="af5"/>
      </w:pPr>
    </w:p>
  </w:comment>
  <w:comment w:id="9083" w:author="Allen Wirfs-Brock" w:date="2012-01-05T13:29:00Z" w:initials="AW">
    <w:p w14:paraId="0701C087" w14:textId="77777777" w:rsidR="000F21F2" w:rsidRDefault="000F21F2" w:rsidP="002C479D">
      <w:pPr>
        <w:pStyle w:val="af5"/>
      </w:pPr>
      <w:r>
        <w:rPr>
          <w:rStyle w:val="af4"/>
        </w:rPr>
        <w:annotationRef/>
      </w:r>
      <w:r>
        <w:t>The destructuring wiki page argues for allowing empty binding patterns.  I’m not really convinced.</w:t>
      </w:r>
    </w:p>
  </w:comment>
  <w:comment w:id="10839" w:author="Rev 3 Allen Wirfs-Brock" w:date="2012-01-05T13:29:00Z" w:initials="AWB 3">
    <w:p w14:paraId="6943B2F0" w14:textId="77777777" w:rsidR="000F21F2" w:rsidRDefault="000F21F2">
      <w:pPr>
        <w:pStyle w:val="af5"/>
      </w:pPr>
      <w:r>
        <w:rPr>
          <w:rStyle w:val="af4"/>
        </w:rPr>
        <w:annotationRef/>
      </w:r>
      <w:r>
        <w:t>The lexical scoping of for iteration variables still needs to be taken care of</w:t>
      </w:r>
    </w:p>
  </w:comment>
  <w:comment w:id="11947" w:author="Allen Wirfs-Brock" w:date="2012-01-05T13:29:00Z" w:initials="AW">
    <w:p w14:paraId="65348E5B" w14:textId="77777777" w:rsidR="000F21F2" w:rsidRDefault="000F21F2" w:rsidP="00E2297F">
      <w:pPr>
        <w:pStyle w:val="af5"/>
      </w:pPr>
      <w:r>
        <w:rPr>
          <w:rStyle w:val="af4"/>
        </w:rPr>
        <w:annotationRef/>
      </w:r>
      <w:r>
        <w:t>Note that formal parameters without an initializer are allowed after the first parameter with an initializer but such parameters are considered to be optional with undefined as their default value.</w:t>
      </w:r>
    </w:p>
  </w:comment>
  <w:comment w:id="12311" w:author="Rev 4 Allen Wirfs-Brock" w:date="2012-01-05T13:29:00Z" w:initials="AWB">
    <w:p w14:paraId="2C462BDA" w14:textId="77777777" w:rsidR="000F21F2" w:rsidRDefault="000F21F2">
      <w:pPr>
        <w:pStyle w:val="af5"/>
      </w:pPr>
      <w:r>
        <w:rPr>
          <w:rStyle w:val="af4"/>
        </w:rPr>
        <w:annotationRef/>
      </w:r>
      <w:r>
        <w:t>Exceptions could occur during evaluation of parameter default value expressions.</w:t>
      </w:r>
    </w:p>
  </w:comment>
  <w:comment w:id="12383" w:author="Allen Wirfs-Brock" w:date="2012-01-05T13:29:00Z" w:initials="AW">
    <w:p w14:paraId="1B0D082A" w14:textId="77777777" w:rsidR="000F21F2" w:rsidRDefault="000F21F2">
      <w:pPr>
        <w:pStyle w:val="af5"/>
      </w:pPr>
      <w:r>
        <w:rPr>
          <w:rStyle w:val="af4"/>
        </w:rPr>
        <w:annotationRef/>
      </w:r>
      <w:hyperlink r:id="rId1" w:history="1">
        <w:r>
          <w:rPr>
            <w:rStyle w:val="aff7"/>
            <w:lang w:val="en-GB"/>
          </w:rPr>
          <w:t>https://bugs.ecmascript.org/show_bug.cgi?id=155</w:t>
        </w:r>
      </w:hyperlink>
      <w:r>
        <w:t xml:space="preserve"> </w:t>
      </w:r>
    </w:p>
  </w:comment>
  <w:comment w:id="12853" w:author="Rev 4 Allen Wirfs-Brock" w:date="2012-01-05T13:29:00Z" w:initials="AWB 3">
    <w:p w14:paraId="5DFEEF0D" w14:textId="77777777" w:rsidR="000F21F2" w:rsidRDefault="000F21F2">
      <w:pPr>
        <w:pStyle w:val="af5"/>
      </w:pPr>
      <w:r>
        <w:rPr>
          <w:rStyle w:val="af4"/>
        </w:rPr>
        <w:annotationRef/>
      </w:r>
      <w:r>
        <w:t>TODO: need to figure out how we decide if these need to be parsed as extended code.</w:t>
      </w:r>
    </w:p>
  </w:comment>
  <w:comment w:id="14682" w:author="Allen Wirfs-Brock" w:date="2012-01-05T13:29:00Z" w:initials="AW">
    <w:p w14:paraId="18259D9E" w14:textId="77777777" w:rsidR="000F21F2" w:rsidRDefault="000F21F2">
      <w:pPr>
        <w:pStyle w:val="af5"/>
      </w:pPr>
      <w:r>
        <w:rPr>
          <w:rStyle w:val="af4"/>
        </w:rPr>
        <w:annotationRef/>
      </w:r>
      <w:r>
        <w:t>Need to add new material that is not in previous verions of annex B</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225697F" w14:textId="77777777" w:rsidR="008E2FA9" w:rsidRDefault="008E2FA9">
      <w:r>
        <w:separator/>
      </w:r>
    </w:p>
  </w:endnote>
  <w:endnote w:type="continuationSeparator" w:id="0">
    <w:p w14:paraId="145C8A27" w14:textId="77777777" w:rsidR="008E2FA9" w:rsidRDefault="008E2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0F21F2" w:rsidRPr="00FF543D" w14:paraId="0355E22D" w14:textId="77777777" w:rsidTr="000A4BD3">
      <w:tblPrEx>
        <w:tblCellMar>
          <w:top w:w="0" w:type="dxa"/>
          <w:left w:w="0" w:type="dxa"/>
          <w:bottom w:w="0" w:type="dxa"/>
          <w:right w:w="0" w:type="dxa"/>
        </w:tblCellMar>
      </w:tblPrEx>
      <w:trPr>
        <w:cantSplit/>
        <w:jc w:val="center"/>
      </w:trPr>
      <w:tc>
        <w:tcPr>
          <w:tcW w:w="1134" w:type="dxa"/>
          <w:vAlign w:val="bottom"/>
        </w:tcPr>
        <w:p w14:paraId="2633DF5A" w14:textId="77777777" w:rsidR="000F21F2" w:rsidRPr="00FF543D" w:rsidRDefault="000F21F2" w:rsidP="0026283E">
          <w:pPr>
            <w:pStyle w:val="aff0"/>
            <w:spacing w:line="240" w:lineRule="atLeast"/>
            <w:jc w:val="left"/>
            <w:rPr>
              <w:sz w:val="22"/>
              <w:szCs w:val="22"/>
            </w:rPr>
          </w:pPr>
          <w:r w:rsidRPr="00FF543D">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5pt;height:35.35pt">
                <v:imagedata r:id="rId1" o:title="Logo0052b"/>
              </v:shape>
            </w:pict>
          </w:r>
        </w:p>
      </w:tc>
      <w:tc>
        <w:tcPr>
          <w:tcW w:w="8618" w:type="dxa"/>
          <w:gridSpan w:val="3"/>
          <w:vAlign w:val="bottom"/>
        </w:tcPr>
        <w:p w14:paraId="2F0C3B90" w14:textId="77777777" w:rsidR="000F21F2" w:rsidRPr="00FF543D" w:rsidRDefault="000F21F2" w:rsidP="0026283E">
          <w:pPr>
            <w:pStyle w:val="aff0"/>
            <w:spacing w:line="240" w:lineRule="atLeast"/>
            <w:jc w:val="left"/>
            <w:rPr>
              <w:sz w:val="22"/>
              <w:szCs w:val="22"/>
            </w:rPr>
          </w:pPr>
          <w:r w:rsidRPr="00FF543D">
            <w:rPr>
              <w:rFonts w:cs="Arial"/>
              <w:b/>
              <w:sz w:val="22"/>
              <w:szCs w:val="22"/>
            </w:rPr>
            <w:t>COPYRIGHT PROTECTED DOCUMENT</w:t>
          </w:r>
        </w:p>
      </w:tc>
    </w:tr>
    <w:tr w:rsidR="000F21F2" w14:paraId="01E0EA57" w14:textId="77777777" w:rsidTr="000A4BD3">
      <w:tblPrEx>
        <w:tblCellMar>
          <w:top w:w="0" w:type="dxa"/>
          <w:left w:w="0" w:type="dxa"/>
          <w:bottom w:w="0" w:type="dxa"/>
          <w:right w:w="0" w:type="dxa"/>
        </w:tblCellMar>
      </w:tblPrEx>
      <w:trPr>
        <w:cantSplit/>
        <w:jc w:val="center"/>
      </w:trPr>
      <w:tc>
        <w:tcPr>
          <w:tcW w:w="3402" w:type="dxa"/>
          <w:gridSpan w:val="2"/>
        </w:tcPr>
        <w:p w14:paraId="10D28A2E" w14:textId="77777777" w:rsidR="000F21F2" w:rsidRDefault="000F21F2">
          <w:pPr>
            <w:pStyle w:val="aff0"/>
            <w:spacing w:before="540"/>
          </w:pPr>
        </w:p>
      </w:tc>
      <w:tc>
        <w:tcPr>
          <w:tcW w:w="2948" w:type="dxa"/>
        </w:tcPr>
        <w:p w14:paraId="780BB22B" w14:textId="77777777" w:rsidR="000F21F2" w:rsidRDefault="000F21F2">
          <w:pPr>
            <w:pStyle w:val="aff0"/>
            <w:spacing w:before="540"/>
            <w:jc w:val="center"/>
            <w:rPr>
              <w:b/>
              <w:sz w:val="16"/>
            </w:rPr>
          </w:pPr>
        </w:p>
      </w:tc>
      <w:tc>
        <w:tcPr>
          <w:tcW w:w="3402" w:type="dxa"/>
        </w:tcPr>
        <w:p w14:paraId="73BF02F2" w14:textId="77777777" w:rsidR="000F21F2" w:rsidRDefault="000F21F2" w:rsidP="001C60FC">
          <w:pPr>
            <w:pStyle w:val="aff0"/>
            <w:spacing w:before="540"/>
            <w:jc w:val="right"/>
            <w:rPr>
              <w:sz w:val="16"/>
            </w:rPr>
          </w:pPr>
          <w:r>
            <w:rPr>
              <w:sz w:val="16"/>
            </w:rPr>
            <w:t>© Ecma International 2011</w:t>
          </w:r>
        </w:p>
      </w:tc>
    </w:tr>
  </w:tbl>
  <w:p w14:paraId="2C8AB8CA" w14:textId="77777777" w:rsidR="000F21F2" w:rsidRDefault="000F21F2">
    <w:pPr>
      <w:pStyle w:val="aff0"/>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0F21F2" w14:paraId="01460797" w14:textId="77777777">
      <w:tblPrEx>
        <w:tblCellMar>
          <w:top w:w="0" w:type="dxa"/>
          <w:left w:w="0" w:type="dxa"/>
          <w:bottom w:w="0" w:type="dxa"/>
          <w:right w:w="0" w:type="dxa"/>
        </w:tblCellMar>
      </w:tblPrEx>
      <w:trPr>
        <w:trHeight w:hRule="exact" w:val="1600"/>
        <w:jc w:val="center"/>
      </w:trPr>
      <w:tc>
        <w:tcPr>
          <w:tcW w:w="9781" w:type="dxa"/>
          <w:vAlign w:val="bottom"/>
        </w:tcPr>
        <w:p w14:paraId="0F8F2333" w14:textId="77777777" w:rsidR="000F21F2" w:rsidRDefault="000F21F2" w:rsidP="001C60FC">
          <w:pPr>
            <w:pStyle w:val="aff0"/>
            <w:spacing w:before="500" w:line="210" w:lineRule="exact"/>
            <w:jc w:val="left"/>
            <w:rPr>
              <w:sz w:val="16"/>
            </w:rPr>
          </w:pPr>
          <w:r>
            <w:rPr>
              <w:sz w:val="16"/>
            </w:rPr>
            <w:t>© Ecma International 2011</w:t>
          </w:r>
        </w:p>
      </w:tc>
    </w:tr>
  </w:tbl>
  <w:p w14:paraId="769DD7D6" w14:textId="77777777" w:rsidR="000F21F2" w:rsidRDefault="000F21F2">
    <w:pPr>
      <w:pStyle w:val="aff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F21F2" w14:paraId="32423F47" w14:textId="77777777">
      <w:tblPrEx>
        <w:tblCellMar>
          <w:top w:w="0" w:type="dxa"/>
          <w:left w:w="0" w:type="dxa"/>
          <w:bottom w:w="0" w:type="dxa"/>
          <w:right w:w="0" w:type="dxa"/>
        </w:tblCellMar>
      </w:tblPrEx>
      <w:trPr>
        <w:cantSplit/>
        <w:jc w:val="center"/>
      </w:trPr>
      <w:tc>
        <w:tcPr>
          <w:tcW w:w="3402" w:type="dxa"/>
        </w:tcPr>
        <w:p w14:paraId="3B945616" w14:textId="77777777" w:rsidR="000F21F2" w:rsidRDefault="000F21F2" w:rsidP="00E17A0F">
          <w:pPr>
            <w:pStyle w:val="aff0"/>
            <w:spacing w:before="540"/>
            <w:rPr>
              <w:b/>
              <w:sz w:val="16"/>
            </w:rPr>
          </w:pPr>
          <w:r>
            <w:rPr>
              <w:sz w:val="16"/>
            </w:rPr>
            <w:t>© Ecma International 2009 – All rights reserved</w:t>
          </w:r>
        </w:p>
      </w:tc>
      <w:tc>
        <w:tcPr>
          <w:tcW w:w="2948" w:type="dxa"/>
        </w:tcPr>
        <w:p w14:paraId="44B75811" w14:textId="77777777" w:rsidR="000F21F2" w:rsidRDefault="000F21F2" w:rsidP="00876F1B">
          <w:pPr>
            <w:pStyle w:val="aff0"/>
            <w:spacing w:before="540"/>
            <w:jc w:val="center"/>
            <w:rPr>
              <w:b/>
              <w:sz w:val="22"/>
            </w:rPr>
          </w:pPr>
        </w:p>
      </w:tc>
      <w:tc>
        <w:tcPr>
          <w:tcW w:w="3402" w:type="dxa"/>
        </w:tcPr>
        <w:p w14:paraId="48BA685B" w14:textId="77777777" w:rsidR="000F21F2" w:rsidRDefault="000F21F2" w:rsidP="00876F1B">
          <w:pPr>
            <w:pStyle w:val="aff0"/>
            <w:spacing w:before="540"/>
            <w:jc w:val="right"/>
            <w:rPr>
              <w:b/>
              <w:sz w:val="22"/>
            </w:rPr>
          </w:pPr>
        </w:p>
      </w:tc>
    </w:tr>
  </w:tbl>
  <w:p w14:paraId="328266ED" w14:textId="77777777" w:rsidR="000F21F2" w:rsidRPr="003E745B" w:rsidRDefault="000F21F2" w:rsidP="003E745B">
    <w:pPr>
      <w:pStyle w:val="aff0"/>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0F21F2" w14:paraId="665E818E" w14:textId="77777777">
      <w:tblPrEx>
        <w:tblCellMar>
          <w:top w:w="0" w:type="dxa"/>
          <w:left w:w="0" w:type="dxa"/>
          <w:bottom w:w="0" w:type="dxa"/>
          <w:right w:w="0" w:type="dxa"/>
        </w:tblCellMar>
      </w:tblPrEx>
      <w:trPr>
        <w:cantSplit/>
        <w:trHeight w:hRule="exact" w:val="760"/>
      </w:trPr>
      <w:tc>
        <w:tcPr>
          <w:tcW w:w="2211" w:type="dxa"/>
        </w:tcPr>
        <w:p w14:paraId="08676D8E" w14:textId="77777777" w:rsidR="000F21F2" w:rsidRDefault="000F21F2">
          <w:pPr>
            <w:pStyle w:val="aff0"/>
            <w:spacing w:line="230" w:lineRule="exact"/>
          </w:pPr>
        </w:p>
      </w:tc>
      <w:tc>
        <w:tcPr>
          <w:tcW w:w="2211" w:type="dxa"/>
        </w:tcPr>
        <w:p w14:paraId="02E28647" w14:textId="77777777" w:rsidR="000F21F2" w:rsidRDefault="000F21F2">
          <w:pPr>
            <w:pStyle w:val="aff0"/>
            <w:spacing w:line="230" w:lineRule="exact"/>
            <w:jc w:val="center"/>
            <w:rPr>
              <w:smallCaps/>
            </w:rPr>
          </w:pPr>
        </w:p>
      </w:tc>
      <w:tc>
        <w:tcPr>
          <w:tcW w:w="2211" w:type="dxa"/>
        </w:tcPr>
        <w:p w14:paraId="47461348" w14:textId="77777777" w:rsidR="000F21F2" w:rsidRDefault="000F21F2">
          <w:pPr>
            <w:pStyle w:val="aff0"/>
            <w:spacing w:before="540" w:line="230" w:lineRule="exact"/>
            <w:jc w:val="right"/>
            <w:rPr>
              <w:smallCaps/>
            </w:rPr>
          </w:pPr>
          <w:r>
            <w:fldChar w:fldCharType="begin"/>
          </w:r>
          <w:r>
            <w:instrText>PAGE \* ROMAN</w:instrText>
          </w:r>
          <w:r>
            <w:fldChar w:fldCharType="separate"/>
          </w:r>
          <w:r>
            <w:rPr>
              <w:noProof/>
            </w:rPr>
            <w:t>III</w:t>
          </w:r>
          <w:r>
            <w:fldChar w:fldCharType="end"/>
          </w:r>
        </w:p>
      </w:tc>
    </w:tr>
  </w:tbl>
  <w:p w14:paraId="529D119B" w14:textId="77777777" w:rsidR="000F21F2" w:rsidRDefault="000F21F2">
    <w:pPr>
      <w:pStyle w:val="aff0"/>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0F21F2" w14:paraId="55227308" w14:textId="77777777">
      <w:tblPrEx>
        <w:tblCellMar>
          <w:top w:w="0" w:type="dxa"/>
          <w:left w:w="0" w:type="dxa"/>
          <w:bottom w:w="0" w:type="dxa"/>
          <w:right w:w="0" w:type="dxa"/>
        </w:tblCellMar>
      </w:tblPrEx>
      <w:trPr>
        <w:cantSplit/>
      </w:trPr>
      <w:tc>
        <w:tcPr>
          <w:tcW w:w="2914" w:type="dxa"/>
          <w:vMerge w:val="restart"/>
        </w:tcPr>
        <w:p w14:paraId="19D81F06" w14:textId="77777777" w:rsidR="000F21F2" w:rsidRDefault="000F21F2">
          <w:pPr>
            <w:pStyle w:val="aff0"/>
            <w:spacing w:before="80" w:line="150" w:lineRule="exact"/>
            <w:rPr>
              <w:caps/>
              <w:sz w:val="12"/>
            </w:rPr>
          </w:pPr>
        </w:p>
      </w:tc>
      <w:tc>
        <w:tcPr>
          <w:tcW w:w="454" w:type="dxa"/>
          <w:vMerge w:val="restart"/>
        </w:tcPr>
        <w:p w14:paraId="132ADDDB" w14:textId="77777777" w:rsidR="000F21F2" w:rsidRDefault="000F21F2">
          <w:pPr>
            <w:pStyle w:val="aff0"/>
            <w:spacing w:line="240" w:lineRule="auto"/>
            <w:rPr>
              <w:sz w:val="18"/>
            </w:rPr>
          </w:pPr>
        </w:p>
      </w:tc>
      <w:tc>
        <w:tcPr>
          <w:tcW w:w="6384" w:type="dxa"/>
          <w:gridSpan w:val="2"/>
        </w:tcPr>
        <w:p w14:paraId="6E8DE8A2" w14:textId="77777777" w:rsidR="000F21F2" w:rsidRDefault="000F21F2">
          <w:pPr>
            <w:pStyle w:val="aff0"/>
            <w:spacing w:before="60" w:line="710" w:lineRule="exact"/>
            <w:jc w:val="left"/>
            <w:rPr>
              <w:spacing w:val="38"/>
            </w:rPr>
          </w:pPr>
        </w:p>
      </w:tc>
    </w:tr>
    <w:tr w:rsidR="000F21F2" w14:paraId="162B6754" w14:textId="77777777">
      <w:tblPrEx>
        <w:tblCellMar>
          <w:top w:w="0" w:type="dxa"/>
          <w:left w:w="0" w:type="dxa"/>
          <w:bottom w:w="0" w:type="dxa"/>
          <w:right w:w="0" w:type="dxa"/>
        </w:tblCellMar>
      </w:tblPrEx>
      <w:trPr>
        <w:cantSplit/>
      </w:trPr>
      <w:tc>
        <w:tcPr>
          <w:tcW w:w="2914" w:type="dxa"/>
          <w:vMerge/>
        </w:tcPr>
        <w:p w14:paraId="25A3CE34" w14:textId="77777777" w:rsidR="000F21F2" w:rsidRDefault="000F21F2">
          <w:pPr>
            <w:pStyle w:val="aff0"/>
            <w:spacing w:line="240" w:lineRule="auto"/>
            <w:rPr>
              <w:caps/>
              <w:sz w:val="12"/>
            </w:rPr>
          </w:pPr>
        </w:p>
      </w:tc>
      <w:tc>
        <w:tcPr>
          <w:tcW w:w="454" w:type="dxa"/>
          <w:vMerge/>
        </w:tcPr>
        <w:p w14:paraId="182A61A2" w14:textId="77777777" w:rsidR="000F21F2" w:rsidRDefault="000F21F2">
          <w:pPr>
            <w:pStyle w:val="aff0"/>
            <w:spacing w:line="240" w:lineRule="auto"/>
            <w:rPr>
              <w:sz w:val="18"/>
            </w:rPr>
          </w:pPr>
        </w:p>
      </w:tc>
      <w:tc>
        <w:tcPr>
          <w:tcW w:w="6384" w:type="dxa"/>
          <w:gridSpan w:val="2"/>
        </w:tcPr>
        <w:p w14:paraId="2CF034EE" w14:textId="77777777" w:rsidR="000F21F2" w:rsidRDefault="000F21F2">
          <w:pPr>
            <w:pStyle w:val="aff0"/>
            <w:spacing w:line="240" w:lineRule="auto"/>
            <w:jc w:val="right"/>
            <w:rPr>
              <w:sz w:val="18"/>
            </w:rPr>
          </w:pPr>
        </w:p>
      </w:tc>
    </w:tr>
    <w:tr w:rsidR="000F21F2" w14:paraId="7AD4B327" w14:textId="77777777">
      <w:tblPrEx>
        <w:tblCellMar>
          <w:top w:w="0" w:type="dxa"/>
          <w:left w:w="0" w:type="dxa"/>
          <w:bottom w:w="0" w:type="dxa"/>
          <w:right w:w="0" w:type="dxa"/>
        </w:tblCellMar>
      </w:tblPrEx>
      <w:trPr>
        <w:cantSplit/>
        <w:trHeight w:hRule="exact" w:val="1600"/>
      </w:trPr>
      <w:tc>
        <w:tcPr>
          <w:tcW w:w="2914" w:type="dxa"/>
          <w:vMerge/>
        </w:tcPr>
        <w:p w14:paraId="1A27C554" w14:textId="77777777" w:rsidR="000F21F2" w:rsidRDefault="000F21F2">
          <w:pPr>
            <w:pStyle w:val="aff0"/>
            <w:spacing w:line="150" w:lineRule="exact"/>
            <w:rPr>
              <w:caps/>
              <w:sz w:val="12"/>
            </w:rPr>
          </w:pPr>
        </w:p>
      </w:tc>
      <w:tc>
        <w:tcPr>
          <w:tcW w:w="454" w:type="dxa"/>
          <w:vMerge/>
        </w:tcPr>
        <w:p w14:paraId="02C9E9C2" w14:textId="77777777" w:rsidR="000F21F2" w:rsidRDefault="000F21F2">
          <w:pPr>
            <w:pStyle w:val="aff0"/>
            <w:rPr>
              <w:sz w:val="18"/>
            </w:rPr>
          </w:pPr>
        </w:p>
      </w:tc>
      <w:tc>
        <w:tcPr>
          <w:tcW w:w="3402" w:type="dxa"/>
          <w:tcBorders>
            <w:top w:val="triple" w:sz="6" w:space="0" w:color="auto"/>
          </w:tcBorders>
          <w:vAlign w:val="bottom"/>
        </w:tcPr>
        <w:p w14:paraId="17195A79" w14:textId="77777777" w:rsidR="000F21F2" w:rsidRDefault="000F21F2">
          <w:pPr>
            <w:pStyle w:val="aff0"/>
            <w:spacing w:line="240" w:lineRule="auto"/>
            <w:jc w:val="left"/>
            <w:rPr>
              <w:sz w:val="18"/>
            </w:rPr>
          </w:pPr>
        </w:p>
      </w:tc>
      <w:tc>
        <w:tcPr>
          <w:tcW w:w="2982" w:type="dxa"/>
          <w:tcBorders>
            <w:top w:val="triple" w:sz="6" w:space="0" w:color="auto"/>
          </w:tcBorders>
          <w:vAlign w:val="bottom"/>
        </w:tcPr>
        <w:p w14:paraId="42B080C4" w14:textId="77777777" w:rsidR="000F21F2" w:rsidRDefault="000F21F2">
          <w:pPr>
            <w:pStyle w:val="aff0"/>
            <w:spacing w:line="210" w:lineRule="exact"/>
            <w:jc w:val="right"/>
            <w:rPr>
              <w:sz w:val="18"/>
            </w:rPr>
          </w:pPr>
          <w:r>
            <w:rPr>
              <w:sz w:val="18"/>
            </w:rPr>
            <w:t>Reference number</w:t>
          </w:r>
        </w:p>
        <w:p w14:paraId="0848C183" w14:textId="77777777" w:rsidR="000F21F2" w:rsidRDefault="000F21F2">
          <w:pPr>
            <w:pStyle w:val="aff0"/>
            <w:spacing w:line="210" w:lineRule="exact"/>
            <w:jc w:val="right"/>
            <w:rPr>
              <w:position w:val="2"/>
              <w:sz w:val="18"/>
            </w:rPr>
          </w:pPr>
          <w:r>
            <w:rPr>
              <w:sz w:val="18"/>
            </w:rPr>
            <w:t>ECMA-123:2009</w:t>
          </w:r>
        </w:p>
        <w:p w14:paraId="6A347E0D" w14:textId="77777777" w:rsidR="000F21F2" w:rsidRDefault="000F21F2" w:rsidP="00E17A0F">
          <w:pPr>
            <w:pStyle w:val="aff0"/>
            <w:spacing w:before="600" w:line="210" w:lineRule="exact"/>
            <w:jc w:val="right"/>
            <w:rPr>
              <w:sz w:val="18"/>
            </w:rPr>
          </w:pPr>
          <w:r>
            <w:rPr>
              <w:position w:val="2"/>
              <w:sz w:val="16"/>
            </w:rPr>
            <w:t>©</w:t>
          </w:r>
          <w:r>
            <w:rPr>
              <w:sz w:val="18"/>
            </w:rPr>
            <w:t> Ecma International 2009</w:t>
          </w:r>
        </w:p>
      </w:tc>
    </w:tr>
  </w:tbl>
  <w:p w14:paraId="4CE9D7BA" w14:textId="77777777" w:rsidR="000F21F2" w:rsidRDefault="000F21F2">
    <w:pPr>
      <w:pStyle w:val="aff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F21F2" w14:paraId="65BBE82A" w14:textId="77777777">
      <w:tblPrEx>
        <w:tblCellMar>
          <w:top w:w="0" w:type="dxa"/>
          <w:left w:w="0" w:type="dxa"/>
          <w:bottom w:w="0" w:type="dxa"/>
          <w:right w:w="0" w:type="dxa"/>
        </w:tblCellMar>
      </w:tblPrEx>
      <w:trPr>
        <w:cantSplit/>
        <w:jc w:val="center"/>
      </w:trPr>
      <w:tc>
        <w:tcPr>
          <w:tcW w:w="3402" w:type="dxa"/>
        </w:tcPr>
        <w:p w14:paraId="20EA2591" w14:textId="77777777" w:rsidR="000F21F2" w:rsidRDefault="000F21F2" w:rsidP="00876F1B">
          <w:pPr>
            <w:pStyle w:val="aff0"/>
            <w:spacing w:before="540"/>
          </w:pPr>
          <w:r>
            <w:fldChar w:fldCharType="begin"/>
          </w:r>
          <w:r>
            <w:instrText xml:space="preserve">\PAGE \* ROMAN \* LOWER \* CHARFORMAT </w:instrText>
          </w:r>
          <w:r>
            <w:fldChar w:fldCharType="separate"/>
          </w:r>
          <w:r w:rsidR="003F0406">
            <w:rPr>
              <w:noProof/>
            </w:rPr>
            <w:t>vi</w:t>
          </w:r>
          <w:r>
            <w:fldChar w:fldCharType="end"/>
          </w:r>
        </w:p>
      </w:tc>
      <w:tc>
        <w:tcPr>
          <w:tcW w:w="2948" w:type="dxa"/>
        </w:tcPr>
        <w:p w14:paraId="51AFFB79" w14:textId="77777777" w:rsidR="000F21F2" w:rsidRDefault="000F21F2" w:rsidP="00876F1B">
          <w:pPr>
            <w:pStyle w:val="aff0"/>
            <w:spacing w:before="540"/>
            <w:jc w:val="center"/>
            <w:rPr>
              <w:b/>
              <w:sz w:val="16"/>
            </w:rPr>
          </w:pPr>
        </w:p>
      </w:tc>
      <w:tc>
        <w:tcPr>
          <w:tcW w:w="3402" w:type="dxa"/>
        </w:tcPr>
        <w:p w14:paraId="674F3BF4" w14:textId="77777777" w:rsidR="000F21F2" w:rsidRDefault="000F21F2" w:rsidP="001C60FC">
          <w:pPr>
            <w:pStyle w:val="aff0"/>
            <w:spacing w:before="540"/>
            <w:jc w:val="right"/>
            <w:rPr>
              <w:sz w:val="16"/>
            </w:rPr>
          </w:pPr>
          <w:r>
            <w:rPr>
              <w:sz w:val="16"/>
            </w:rPr>
            <w:t>© Ecma International 2011</w:t>
          </w:r>
        </w:p>
      </w:tc>
    </w:tr>
  </w:tbl>
  <w:p w14:paraId="74C67C01" w14:textId="77777777" w:rsidR="000F21F2" w:rsidRPr="003E745B" w:rsidRDefault="000F21F2" w:rsidP="003E745B">
    <w:pPr>
      <w:pStyle w:val="aff0"/>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F21F2" w14:paraId="6A3C0D9F" w14:textId="77777777">
      <w:tblPrEx>
        <w:tblCellMar>
          <w:top w:w="0" w:type="dxa"/>
          <w:left w:w="0" w:type="dxa"/>
          <w:bottom w:w="0" w:type="dxa"/>
          <w:right w:w="0" w:type="dxa"/>
        </w:tblCellMar>
      </w:tblPrEx>
      <w:trPr>
        <w:cantSplit/>
        <w:jc w:val="center"/>
      </w:trPr>
      <w:tc>
        <w:tcPr>
          <w:tcW w:w="3402" w:type="dxa"/>
        </w:tcPr>
        <w:p w14:paraId="1F8EFAD2" w14:textId="77777777" w:rsidR="000F21F2" w:rsidRDefault="000F21F2" w:rsidP="001C60FC">
          <w:pPr>
            <w:pStyle w:val="aff0"/>
            <w:spacing w:before="540"/>
            <w:rPr>
              <w:b/>
              <w:sz w:val="16"/>
            </w:rPr>
          </w:pPr>
          <w:r>
            <w:rPr>
              <w:sz w:val="16"/>
            </w:rPr>
            <w:t>© Ecma International 2011</w:t>
          </w:r>
        </w:p>
      </w:tc>
      <w:tc>
        <w:tcPr>
          <w:tcW w:w="2948" w:type="dxa"/>
        </w:tcPr>
        <w:p w14:paraId="4B391D62" w14:textId="77777777" w:rsidR="000F21F2" w:rsidRDefault="000F21F2" w:rsidP="00876F1B">
          <w:pPr>
            <w:pStyle w:val="aff0"/>
            <w:spacing w:before="540"/>
            <w:jc w:val="center"/>
            <w:rPr>
              <w:b/>
            </w:rPr>
          </w:pPr>
        </w:p>
      </w:tc>
      <w:tc>
        <w:tcPr>
          <w:tcW w:w="3402" w:type="dxa"/>
        </w:tcPr>
        <w:p w14:paraId="6929234C" w14:textId="77777777" w:rsidR="000F21F2" w:rsidRDefault="000F21F2" w:rsidP="00876F1B">
          <w:pPr>
            <w:pStyle w:val="aff0"/>
            <w:spacing w:before="540"/>
            <w:jc w:val="right"/>
          </w:pPr>
          <w:r>
            <w:fldChar w:fldCharType="begin"/>
          </w:r>
          <w:r>
            <w:instrText xml:space="preserve">\PAGE \* ROMAN \* LOWER \* CHARFORMAT </w:instrText>
          </w:r>
          <w:r>
            <w:fldChar w:fldCharType="separate"/>
          </w:r>
          <w:r w:rsidR="003F0406">
            <w:rPr>
              <w:noProof/>
            </w:rPr>
            <w:t>v</w:t>
          </w:r>
          <w:r>
            <w:fldChar w:fldCharType="end"/>
          </w:r>
        </w:p>
      </w:tc>
    </w:tr>
  </w:tbl>
  <w:p w14:paraId="1CE38600" w14:textId="77777777" w:rsidR="000F21F2" w:rsidRPr="003E745B" w:rsidRDefault="000F21F2" w:rsidP="003E745B">
    <w:pPr>
      <w:pStyle w:val="aff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0F21F2" w14:paraId="28A417E5" w14:textId="77777777">
      <w:tblPrEx>
        <w:tblCellMar>
          <w:top w:w="0" w:type="dxa"/>
          <w:left w:w="0" w:type="dxa"/>
          <w:bottom w:w="0" w:type="dxa"/>
          <w:right w:w="0" w:type="dxa"/>
        </w:tblCellMar>
      </w:tblPrEx>
      <w:trPr>
        <w:cantSplit/>
        <w:jc w:val="center"/>
      </w:trPr>
      <w:tc>
        <w:tcPr>
          <w:tcW w:w="4876" w:type="dxa"/>
        </w:tcPr>
        <w:p w14:paraId="1DC3881C" w14:textId="77777777" w:rsidR="000F21F2" w:rsidRDefault="000F21F2">
          <w:pPr>
            <w:pStyle w:val="aff0"/>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14:paraId="71496B3E" w14:textId="77777777" w:rsidR="000F21F2" w:rsidRDefault="000F21F2">
          <w:pPr>
            <w:pStyle w:val="aff0"/>
            <w:spacing w:before="540"/>
            <w:jc w:val="right"/>
            <w:rPr>
              <w:sz w:val="16"/>
            </w:rPr>
          </w:pPr>
          <w:r>
            <w:rPr>
              <w:sz w:val="16"/>
            </w:rPr>
            <w:fldChar w:fldCharType="begin"/>
          </w:r>
          <w:r>
            <w:rPr>
              <w:sz w:val="16"/>
            </w:rPr>
            <w:instrText xml:space="preserve"> REF DDOrganization \* CHARFORMAT   </w:instrText>
          </w:r>
          <w:r>
            <w:rPr>
              <w:sz w:val="16"/>
            </w:rPr>
            <w:fldChar w:fldCharType="separate"/>
          </w:r>
          <w:r>
            <w:rPr>
              <w:b/>
              <w:sz w:val="16"/>
            </w:rPr>
            <w:t>Error! Reference source not found.</w:t>
          </w:r>
          <w:r>
            <w:fldChar w:fldCharType="end"/>
          </w:r>
        </w:p>
      </w:tc>
    </w:tr>
  </w:tbl>
  <w:p w14:paraId="3A357519" w14:textId="77777777" w:rsidR="000F21F2" w:rsidRDefault="000F21F2">
    <w:pPr>
      <w:pStyle w:val="aff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F21F2" w14:paraId="4A230324" w14:textId="77777777">
      <w:tblPrEx>
        <w:tblCellMar>
          <w:top w:w="0" w:type="dxa"/>
          <w:left w:w="0" w:type="dxa"/>
          <w:bottom w:w="0" w:type="dxa"/>
          <w:right w:w="0" w:type="dxa"/>
        </w:tblCellMar>
      </w:tblPrEx>
      <w:trPr>
        <w:cantSplit/>
        <w:jc w:val="center"/>
      </w:trPr>
      <w:tc>
        <w:tcPr>
          <w:tcW w:w="3402" w:type="dxa"/>
        </w:tcPr>
        <w:p w14:paraId="31C9FC1F" w14:textId="77777777" w:rsidR="000F21F2" w:rsidRDefault="000F21F2" w:rsidP="00876F1B">
          <w:pPr>
            <w:pStyle w:val="aff0"/>
            <w:spacing w:before="540"/>
            <w:rPr>
              <w:b/>
              <w:sz w:val="22"/>
            </w:rPr>
          </w:pPr>
          <w:r>
            <w:rPr>
              <w:b/>
              <w:sz w:val="22"/>
            </w:rPr>
            <w:fldChar w:fldCharType="begin"/>
          </w:r>
          <w:r>
            <w:rPr>
              <w:b/>
              <w:sz w:val="22"/>
            </w:rPr>
            <w:instrText xml:space="preserve">PAGE \* ARABIC \* CHARFORMAT </w:instrText>
          </w:r>
          <w:r>
            <w:rPr>
              <w:b/>
              <w:sz w:val="22"/>
            </w:rPr>
            <w:fldChar w:fldCharType="separate"/>
          </w:r>
          <w:r w:rsidR="003F0406">
            <w:rPr>
              <w:b/>
              <w:noProof/>
              <w:sz w:val="22"/>
            </w:rPr>
            <w:t>6</w:t>
          </w:r>
          <w:r>
            <w:rPr>
              <w:b/>
              <w:sz w:val="22"/>
            </w:rPr>
            <w:fldChar w:fldCharType="end"/>
          </w:r>
        </w:p>
      </w:tc>
      <w:tc>
        <w:tcPr>
          <w:tcW w:w="2948" w:type="dxa"/>
        </w:tcPr>
        <w:p w14:paraId="2CD9FB71" w14:textId="77777777" w:rsidR="000F21F2" w:rsidRDefault="000F21F2" w:rsidP="00876F1B">
          <w:pPr>
            <w:pStyle w:val="aff0"/>
            <w:spacing w:before="540"/>
            <w:jc w:val="center"/>
            <w:rPr>
              <w:b/>
              <w:sz w:val="16"/>
            </w:rPr>
          </w:pPr>
        </w:p>
      </w:tc>
      <w:tc>
        <w:tcPr>
          <w:tcW w:w="3402" w:type="dxa"/>
        </w:tcPr>
        <w:p w14:paraId="418FF126" w14:textId="77777777" w:rsidR="000F21F2" w:rsidRDefault="000F21F2" w:rsidP="001C60FC">
          <w:pPr>
            <w:pStyle w:val="aff0"/>
            <w:spacing w:before="540"/>
            <w:jc w:val="right"/>
            <w:rPr>
              <w:sz w:val="16"/>
            </w:rPr>
          </w:pPr>
          <w:r>
            <w:rPr>
              <w:sz w:val="16"/>
            </w:rPr>
            <w:t>© Ecma International 2011</w:t>
          </w:r>
        </w:p>
      </w:tc>
    </w:tr>
  </w:tbl>
  <w:p w14:paraId="3C3C48BB" w14:textId="77777777" w:rsidR="000F21F2" w:rsidRPr="003E745B" w:rsidRDefault="000F21F2" w:rsidP="003E745B">
    <w:pPr>
      <w:pStyle w:val="aff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F21F2" w14:paraId="29027DEC" w14:textId="77777777">
      <w:tblPrEx>
        <w:tblCellMar>
          <w:top w:w="0" w:type="dxa"/>
          <w:left w:w="0" w:type="dxa"/>
          <w:bottom w:w="0" w:type="dxa"/>
          <w:right w:w="0" w:type="dxa"/>
        </w:tblCellMar>
      </w:tblPrEx>
      <w:trPr>
        <w:cantSplit/>
        <w:jc w:val="center"/>
      </w:trPr>
      <w:tc>
        <w:tcPr>
          <w:tcW w:w="3402" w:type="dxa"/>
        </w:tcPr>
        <w:p w14:paraId="0D8EB4A2" w14:textId="77777777" w:rsidR="000F21F2" w:rsidRDefault="000F21F2" w:rsidP="001C60FC">
          <w:pPr>
            <w:pStyle w:val="aff0"/>
            <w:spacing w:before="540"/>
            <w:rPr>
              <w:b/>
              <w:sz w:val="16"/>
            </w:rPr>
          </w:pPr>
          <w:r>
            <w:rPr>
              <w:sz w:val="16"/>
            </w:rPr>
            <w:t>© Ecma International 2011</w:t>
          </w:r>
        </w:p>
      </w:tc>
      <w:tc>
        <w:tcPr>
          <w:tcW w:w="2948" w:type="dxa"/>
        </w:tcPr>
        <w:p w14:paraId="36B45D94" w14:textId="77777777" w:rsidR="000F21F2" w:rsidRDefault="000F21F2" w:rsidP="00876F1B">
          <w:pPr>
            <w:pStyle w:val="aff0"/>
            <w:spacing w:before="540"/>
            <w:jc w:val="center"/>
            <w:rPr>
              <w:b/>
              <w:sz w:val="22"/>
            </w:rPr>
          </w:pPr>
        </w:p>
      </w:tc>
      <w:tc>
        <w:tcPr>
          <w:tcW w:w="3402" w:type="dxa"/>
        </w:tcPr>
        <w:p w14:paraId="4076CF7B" w14:textId="77777777" w:rsidR="000F21F2" w:rsidRDefault="000F21F2"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3F0406">
            <w:rPr>
              <w:b/>
              <w:noProof/>
              <w:sz w:val="22"/>
            </w:rPr>
            <w:t>7</w:t>
          </w:r>
          <w:r>
            <w:rPr>
              <w:b/>
              <w:sz w:val="22"/>
            </w:rPr>
            <w:fldChar w:fldCharType="end"/>
          </w:r>
        </w:p>
      </w:tc>
    </w:tr>
  </w:tbl>
  <w:p w14:paraId="5FA59136" w14:textId="77777777" w:rsidR="000F21F2" w:rsidRPr="003E745B" w:rsidRDefault="000F21F2" w:rsidP="003E745B">
    <w:pPr>
      <w:pStyle w:val="aff0"/>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F21F2" w14:paraId="08063D3B" w14:textId="77777777">
      <w:tblPrEx>
        <w:tblCellMar>
          <w:top w:w="0" w:type="dxa"/>
          <w:left w:w="0" w:type="dxa"/>
          <w:bottom w:w="0" w:type="dxa"/>
          <w:right w:w="0" w:type="dxa"/>
        </w:tblCellMar>
      </w:tblPrEx>
      <w:trPr>
        <w:cantSplit/>
        <w:jc w:val="center"/>
      </w:trPr>
      <w:tc>
        <w:tcPr>
          <w:tcW w:w="3402" w:type="dxa"/>
        </w:tcPr>
        <w:p w14:paraId="2F3B1511" w14:textId="77777777" w:rsidR="000F21F2" w:rsidRDefault="000F21F2" w:rsidP="001C60FC">
          <w:pPr>
            <w:pStyle w:val="aff0"/>
            <w:spacing w:before="540"/>
            <w:rPr>
              <w:b/>
              <w:sz w:val="16"/>
            </w:rPr>
          </w:pPr>
          <w:r>
            <w:rPr>
              <w:sz w:val="16"/>
            </w:rPr>
            <w:t>© Ecma International 2011</w:t>
          </w:r>
        </w:p>
      </w:tc>
      <w:tc>
        <w:tcPr>
          <w:tcW w:w="2948" w:type="dxa"/>
        </w:tcPr>
        <w:p w14:paraId="08A3FD47" w14:textId="77777777" w:rsidR="000F21F2" w:rsidRDefault="000F21F2" w:rsidP="00876F1B">
          <w:pPr>
            <w:pStyle w:val="aff0"/>
            <w:spacing w:before="540"/>
            <w:jc w:val="center"/>
            <w:rPr>
              <w:b/>
              <w:sz w:val="22"/>
            </w:rPr>
          </w:pPr>
        </w:p>
      </w:tc>
      <w:tc>
        <w:tcPr>
          <w:tcW w:w="3402" w:type="dxa"/>
        </w:tcPr>
        <w:p w14:paraId="163846F1" w14:textId="77777777" w:rsidR="000F21F2" w:rsidRDefault="000F21F2"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3F0406">
            <w:rPr>
              <w:b/>
              <w:noProof/>
              <w:sz w:val="22"/>
            </w:rPr>
            <w:t>1</w:t>
          </w:r>
          <w:r>
            <w:rPr>
              <w:b/>
              <w:sz w:val="22"/>
            </w:rPr>
            <w:fldChar w:fldCharType="end"/>
          </w:r>
        </w:p>
      </w:tc>
    </w:tr>
  </w:tbl>
  <w:p w14:paraId="7267C451" w14:textId="77777777" w:rsidR="000F21F2" w:rsidRPr="003E745B" w:rsidRDefault="000F21F2" w:rsidP="003E745B">
    <w:pPr>
      <w:pStyle w:val="aff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B7563C8" w14:textId="77777777" w:rsidR="008E2FA9" w:rsidRDefault="008E2FA9">
      <w:r>
        <w:separator/>
      </w:r>
    </w:p>
  </w:footnote>
  <w:footnote w:type="continuationSeparator" w:id="0">
    <w:p w14:paraId="07EB838A" w14:textId="77777777" w:rsidR="008E2FA9" w:rsidRDefault="008E2FA9">
      <w:r>
        <w:continuationSeparator/>
      </w:r>
    </w:p>
  </w:footnote>
  <w:footnote w:id="1">
    <w:p w14:paraId="1688BE11" w14:textId="77777777" w:rsidR="000F21F2" w:rsidRPr="00141261" w:rsidRDefault="000F21F2" w:rsidP="00990F07">
      <w:pPr>
        <w:pStyle w:val="aff3"/>
        <w:rPr>
          <w:lang w:val="en-US"/>
        </w:rPr>
      </w:pPr>
      <w:r>
        <w:rPr>
          <w:rStyle w:val="aff2"/>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7E00FA9" w14:textId="77777777" w:rsidR="000F21F2" w:rsidRDefault="000F21F2">
    <w:pPr>
      <w:pStyle w:val="aff5"/>
    </w:pPr>
    <w:r>
      <w:rPr>
        <w:noProof/>
        <w:lang w:eastAsia="en-US"/>
      </w:rPr>
      <w:pict w14:anchorId="70B0571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72769F2" w14:textId="77777777" w:rsidR="000F21F2" w:rsidRDefault="000F21F2">
    <w:pPr>
      <w:pStyle w:val="aff5"/>
    </w:pPr>
    <w:r>
      <w:rPr>
        <w:noProof/>
        <w:lang w:eastAsia="en-US"/>
      </w:rPr>
      <w:pict w14:anchorId="62B3A1D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DF96A0" w14:textId="77777777" w:rsidR="000F21F2" w:rsidRDefault="000F21F2">
    <w:pPr>
      <w:pStyle w:val="aff5"/>
    </w:pPr>
    <w:r>
      <w:rPr>
        <w:noProof/>
        <w:lang w:eastAsia="en-US"/>
      </w:rPr>
      <w:pict w14:anchorId="205519F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82C4E3" w14:textId="77777777" w:rsidR="000F21F2" w:rsidRDefault="000F21F2">
    <w:pPr>
      <w:pStyle w:val="aff5"/>
    </w:pPr>
    <w:r>
      <w:rPr>
        <w:noProof/>
        <w:lang w:eastAsia="en-US"/>
      </w:rPr>
      <w:pict w14:anchorId="7BD0DBA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3318"/>
      <w:gridCol w:w="3318"/>
    </w:tblGrid>
    <w:tr w:rsidR="000F21F2" w14:paraId="7960A37D" w14:textId="77777777">
      <w:tblPrEx>
        <w:tblCellMar>
          <w:top w:w="0" w:type="dxa"/>
          <w:left w:w="0" w:type="dxa"/>
          <w:bottom w:w="0" w:type="dxa"/>
          <w:right w:w="0" w:type="dxa"/>
        </w:tblCellMar>
      </w:tblPrEx>
      <w:trPr>
        <w:cantSplit/>
        <w:trHeight w:hRule="exact" w:val="560"/>
      </w:trPr>
      <w:tc>
        <w:tcPr>
          <w:tcW w:w="3318" w:type="dxa"/>
        </w:tcPr>
        <w:p w14:paraId="60FF48BF" w14:textId="77777777" w:rsidR="000F21F2" w:rsidRDefault="000F21F2">
          <w:pPr>
            <w:pStyle w:val="aff5"/>
            <w:spacing w:after="300" w:line="240" w:lineRule="exact"/>
            <w:rPr>
              <w:b w:val="0"/>
            </w:rPr>
          </w:pPr>
          <w:r>
            <w:rPr>
              <w:noProof/>
              <w:lang w:eastAsia="en-US"/>
            </w:rPr>
            <w:pict w14:anchorId="380B308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tc>
      <w:tc>
        <w:tcPr>
          <w:tcW w:w="3318" w:type="dxa"/>
        </w:tcPr>
        <w:p w14:paraId="3C969F0E" w14:textId="77777777" w:rsidR="000F21F2" w:rsidRDefault="000F21F2">
          <w:pPr>
            <w:pStyle w:val="aff5"/>
            <w:spacing w:after="300" w:line="240" w:lineRule="exact"/>
            <w:jc w:val="right"/>
            <w:rPr>
              <w:b w:val="0"/>
            </w:rPr>
          </w:pPr>
        </w:p>
      </w:tc>
    </w:tr>
  </w:tbl>
  <w:p w14:paraId="0B6CF696" w14:textId="77777777" w:rsidR="000F21F2" w:rsidRDefault="000F21F2">
    <w:pPr>
      <w:pStyle w:val="aff5"/>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ABAD77" w14:textId="77777777" w:rsidR="000F21F2" w:rsidRDefault="000F21F2">
    <w:pPr>
      <w:pStyle w:val="aff5"/>
    </w:pPr>
    <w:r>
      <w:rPr>
        <w:noProof/>
        <w:lang w:eastAsia="en-US"/>
      </w:rPr>
      <w:pict w14:anchorId="2052128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3C07C" w14:textId="77777777" w:rsidR="000F21F2" w:rsidRPr="000A4BD3" w:rsidRDefault="000F21F2" w:rsidP="000A4BD3">
    <w:pPr>
      <w:pStyle w:val="aff5"/>
    </w:pPr>
    <w:r>
      <w:rPr>
        <w:noProof/>
        <w:lang w:eastAsia="en-US"/>
      </w:rPr>
      <w:pict w14:anchorId="079C6F5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17688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B964E5" w14:textId="77777777" w:rsidR="000F21F2" w:rsidRPr="0012311B" w:rsidRDefault="000F21F2" w:rsidP="0012311B">
    <w:pPr>
      <w:pStyle w:val="aff5"/>
    </w:pPr>
    <w:r>
      <w:rPr>
        <w:noProof/>
        <w:lang w:eastAsia="en-US"/>
      </w:rPr>
      <w:pict w14:anchorId="1F43833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7C0EC0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451DF9" w14:textId="77777777" w:rsidR="000F21F2" w:rsidRPr="003E745B" w:rsidRDefault="000F21F2">
    <w:pPr>
      <w:pStyle w:val="aff5"/>
    </w:pPr>
    <w:r>
      <w:rPr>
        <w:noProof/>
        <w:lang w:eastAsia="en-US"/>
      </w:rPr>
      <w:pict w14:anchorId="5CFFE76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sidRPr="003E745B">
      <w:fldChar w:fldCharType="begin"/>
    </w:r>
    <w:r w:rsidRPr="003E745B">
      <w:instrText xml:space="preserve"> REF LibEnteteISO \* CHARFORMAT </w:instrText>
    </w:r>
    <w:r>
      <w:fldChar w:fldCharType="separate"/>
    </w:r>
    <w:r>
      <w:rPr>
        <w:b w:val="0"/>
      </w:rPr>
      <w:t>Error! Reference source not found.</w:t>
    </w:r>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B9D35DD" w14:textId="77777777" w:rsidR="000F21F2" w:rsidRDefault="000F21F2" w:rsidP="006E638D">
    <w:pPr>
      <w:pStyle w:val="aff5"/>
      <w:jc w:val="left"/>
    </w:pPr>
    <w:r>
      <w:rPr>
        <w:noProof/>
        <w:lang w:eastAsia="en-US"/>
      </w:rPr>
      <w:pict w14:anchorId="605D463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755C7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9F5D1D6" w14:textId="77777777" w:rsidR="000F21F2" w:rsidRPr="00A4406C" w:rsidRDefault="000F21F2" w:rsidP="00A4406C">
    <w:pPr>
      <w:pStyle w:val="aff5"/>
    </w:pPr>
    <w:r>
      <w:rPr>
        <w:noProof/>
        <w:lang w:eastAsia="en-US"/>
      </w:rPr>
      <w:pict w14:anchorId="77D8947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4AC40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4B65BB5" w14:textId="77777777" w:rsidR="000F21F2" w:rsidRPr="003E745B" w:rsidRDefault="000F21F2" w:rsidP="003E745B">
    <w:pPr>
      <w:pStyle w:val="aff5"/>
    </w:pPr>
    <w:r>
      <w:rPr>
        <w:noProof/>
        <w:lang w:eastAsia="en-US"/>
      </w:rPr>
      <w:pict w14:anchorId="5C7F4F1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1B09D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7B2E238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AB5139"/>
    <w:multiLevelType w:val="multilevel"/>
    <w:tmpl w:val="7F9AB868"/>
    <w:numStyleLink w:val="ag3"/>
  </w:abstractNum>
  <w:abstractNum w:abstractNumId="11">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16B1A59"/>
    <w:multiLevelType w:val="multilevel"/>
    <w:tmpl w:val="7F9AB868"/>
    <w:numStyleLink w:val="ag3"/>
  </w:abstractNum>
  <w:abstractNum w:abstractNumId="15">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21C1CFE"/>
    <w:multiLevelType w:val="multilevel"/>
    <w:tmpl w:val="7F9AB868"/>
    <w:numStyleLink w:val="ag3"/>
  </w:abstractNum>
  <w:abstractNum w:abstractNumId="17">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25530E9"/>
    <w:multiLevelType w:val="multilevel"/>
    <w:tmpl w:val="7F9AB868"/>
    <w:numStyleLink w:val="ag3"/>
  </w:abstractNum>
  <w:abstractNum w:abstractNumId="19">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3296C74"/>
    <w:multiLevelType w:val="multilevel"/>
    <w:tmpl w:val="7F9AB868"/>
    <w:numStyleLink w:val="ag3"/>
  </w:abstractNum>
  <w:abstractNum w:abstractNumId="23">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3A8000A"/>
    <w:multiLevelType w:val="multilevel"/>
    <w:tmpl w:val="7F9AB868"/>
    <w:numStyleLink w:val="ag3"/>
  </w:abstractNum>
  <w:abstractNum w:abstractNumId="27">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3B1475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29">
    <w:nsid w:val="03C24EC9"/>
    <w:multiLevelType w:val="multilevel"/>
    <w:tmpl w:val="7F9AB868"/>
    <w:numStyleLink w:val="ag3"/>
  </w:abstractNum>
  <w:abstractNum w:abstractNumId="30">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
    <w:nsid w:val="04487A70"/>
    <w:multiLevelType w:val="multilevel"/>
    <w:tmpl w:val="7F9AB868"/>
    <w:numStyleLink w:val="ag3"/>
  </w:abstractNum>
  <w:abstractNum w:abstractNumId="32">
    <w:nsid w:val="04AF5B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4E61A42"/>
    <w:multiLevelType w:val="multilevel"/>
    <w:tmpl w:val="7F9AB868"/>
    <w:numStyleLink w:val="ag3"/>
  </w:abstractNum>
  <w:abstractNum w:abstractNumId="36">
    <w:nsid w:val="051070EA"/>
    <w:multiLevelType w:val="multilevel"/>
    <w:tmpl w:val="7F9AB868"/>
    <w:numStyleLink w:val="ag3"/>
  </w:abstractNum>
  <w:abstractNum w:abstractNumId="37">
    <w:nsid w:val="055D5E30"/>
    <w:multiLevelType w:val="multilevel"/>
    <w:tmpl w:val="7F9AB868"/>
    <w:numStyleLink w:val="ag3"/>
  </w:abstractNum>
  <w:abstractNum w:abstractNumId="38">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5F252BD"/>
    <w:multiLevelType w:val="singleLevel"/>
    <w:tmpl w:val="074C56F8"/>
    <w:lvl w:ilvl="0">
      <w:start w:val="1"/>
      <w:numFmt w:val="decimal"/>
      <w:pStyle w:val="bibliography"/>
      <w:lvlText w:val="[%1]"/>
      <w:lvlJc w:val="left"/>
      <w:pPr>
        <w:tabs>
          <w:tab w:val="num" w:pos="360"/>
        </w:tabs>
        <w:ind w:left="360" w:hanging="360"/>
      </w:pPr>
    </w:lvl>
  </w:abstractNum>
  <w:abstractNum w:abstractNumId="41">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6FF2467"/>
    <w:multiLevelType w:val="multilevel"/>
    <w:tmpl w:val="7F9AB868"/>
    <w:numStyleLink w:val="ag3"/>
  </w:abstractNum>
  <w:abstractNum w:abstractNumId="44">
    <w:nsid w:val="079104EB"/>
    <w:multiLevelType w:val="multilevel"/>
    <w:tmpl w:val="7F9AB868"/>
    <w:numStyleLink w:val="ag3"/>
  </w:abstractNum>
  <w:abstractNum w:abstractNumId="45">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7">
    <w:nsid w:val="08C92840"/>
    <w:multiLevelType w:val="multilevel"/>
    <w:tmpl w:val="7F9AB868"/>
    <w:numStyleLink w:val="ag3"/>
  </w:abstractNum>
  <w:abstractNum w:abstractNumId="48">
    <w:nsid w:val="091113C1"/>
    <w:multiLevelType w:val="multilevel"/>
    <w:tmpl w:val="7F9AB868"/>
    <w:numStyleLink w:val="ag3"/>
  </w:abstractNum>
  <w:abstractNum w:abstractNumId="49">
    <w:nsid w:val="09361EF2"/>
    <w:multiLevelType w:val="multilevel"/>
    <w:tmpl w:val="7F9AB868"/>
    <w:numStyleLink w:val="ag3"/>
  </w:abstractNum>
  <w:abstractNum w:abstractNumId="50">
    <w:nsid w:val="095D5CE9"/>
    <w:multiLevelType w:val="multilevel"/>
    <w:tmpl w:val="7F9AB868"/>
    <w:numStyleLink w:val="ag3"/>
  </w:abstractNum>
  <w:abstractNum w:abstractNumId="51">
    <w:nsid w:val="09C02A59"/>
    <w:multiLevelType w:val="multilevel"/>
    <w:tmpl w:val="7F9AB868"/>
    <w:numStyleLink w:val="ag3"/>
  </w:abstractNum>
  <w:abstractNum w:abstractNumId="52">
    <w:nsid w:val="09DA24CA"/>
    <w:multiLevelType w:val="multilevel"/>
    <w:tmpl w:val="7F9AB868"/>
    <w:numStyleLink w:val="ag3"/>
  </w:abstractNum>
  <w:abstractNum w:abstractNumId="53">
    <w:nsid w:val="0A0D3819"/>
    <w:multiLevelType w:val="multilevel"/>
    <w:tmpl w:val="7F9AB868"/>
    <w:numStyleLink w:val="ag3"/>
  </w:abstractNum>
  <w:abstractNum w:abstractNumId="54">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AC73482"/>
    <w:multiLevelType w:val="multilevel"/>
    <w:tmpl w:val="7F9AB868"/>
    <w:numStyleLink w:val="ag3"/>
  </w:abstractNum>
  <w:abstractNum w:abstractNumId="56">
    <w:nsid w:val="0AD52BFD"/>
    <w:multiLevelType w:val="multilevel"/>
    <w:tmpl w:val="7F9AB868"/>
    <w:numStyleLink w:val="ag3"/>
  </w:abstractNum>
  <w:abstractNum w:abstractNumId="57">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
    <w:nsid w:val="0B4174EA"/>
    <w:multiLevelType w:val="multilevel"/>
    <w:tmpl w:val="7F9AB868"/>
    <w:numStyleLink w:val="ag3"/>
  </w:abstractNum>
  <w:abstractNum w:abstractNumId="59">
    <w:nsid w:val="0BCA6B48"/>
    <w:multiLevelType w:val="multilevel"/>
    <w:tmpl w:val="7F9AB868"/>
    <w:numStyleLink w:val="ag3"/>
  </w:abstractNum>
  <w:abstractNum w:abstractNumId="60">
    <w:nsid w:val="0BFE3C1C"/>
    <w:multiLevelType w:val="multilevel"/>
    <w:tmpl w:val="7F9AB868"/>
    <w:numStyleLink w:val="ag3"/>
  </w:abstractNum>
  <w:abstractNum w:abstractNumId="61">
    <w:nsid w:val="0C1A7DB6"/>
    <w:multiLevelType w:val="multilevel"/>
    <w:tmpl w:val="7F9AB868"/>
    <w:numStyleLink w:val="ag3"/>
  </w:abstractNum>
  <w:abstractNum w:abstractNumId="62">
    <w:nsid w:val="0C217E77"/>
    <w:multiLevelType w:val="multilevel"/>
    <w:tmpl w:val="7F9AB868"/>
    <w:numStyleLink w:val="ag3"/>
  </w:abstractNum>
  <w:abstractNum w:abstractNumId="63">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C4846DB"/>
    <w:multiLevelType w:val="multilevel"/>
    <w:tmpl w:val="7F9AB868"/>
    <w:numStyleLink w:val="ag3"/>
  </w:abstractNum>
  <w:abstractNum w:abstractNumId="65">
    <w:nsid w:val="0CBA65F9"/>
    <w:multiLevelType w:val="multilevel"/>
    <w:tmpl w:val="7F9AB868"/>
    <w:numStyleLink w:val="ag3"/>
  </w:abstractNum>
  <w:abstractNum w:abstractNumId="66">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DB46C26"/>
    <w:multiLevelType w:val="multilevel"/>
    <w:tmpl w:val="7F9AB868"/>
    <w:numStyleLink w:val="ag3"/>
  </w:abstractNum>
  <w:abstractNum w:abstractNumId="69">
    <w:nsid w:val="0DD671E4"/>
    <w:multiLevelType w:val="multilevel"/>
    <w:tmpl w:val="7F9AB868"/>
    <w:numStyleLink w:val="ag3"/>
  </w:abstractNum>
  <w:abstractNum w:abstractNumId="70">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E114263"/>
    <w:multiLevelType w:val="multilevel"/>
    <w:tmpl w:val="7F9AB868"/>
    <w:numStyleLink w:val="ag3"/>
  </w:abstractNum>
  <w:abstractNum w:abstractNumId="72">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3">
    <w:nsid w:val="0E255083"/>
    <w:multiLevelType w:val="multilevel"/>
    <w:tmpl w:val="7F9AB868"/>
    <w:numStyleLink w:val="ag3"/>
  </w:abstractNum>
  <w:abstractNum w:abstractNumId="74">
    <w:nsid w:val="0E406471"/>
    <w:multiLevelType w:val="multilevel"/>
    <w:tmpl w:val="7F9AB868"/>
    <w:numStyleLink w:val="ag3"/>
  </w:abstractNum>
  <w:abstractNum w:abstractNumId="75">
    <w:nsid w:val="0E6D2124"/>
    <w:multiLevelType w:val="multilevel"/>
    <w:tmpl w:val="7F9AB868"/>
    <w:numStyleLink w:val="ag3"/>
  </w:abstractNum>
  <w:abstractNum w:abstractNumId="76">
    <w:nsid w:val="0E993BCF"/>
    <w:multiLevelType w:val="multilevel"/>
    <w:tmpl w:val="7F9AB868"/>
    <w:numStyleLink w:val="ag3"/>
  </w:abstractNum>
  <w:abstractNum w:abstractNumId="77">
    <w:nsid w:val="0EAE602A"/>
    <w:multiLevelType w:val="multilevel"/>
    <w:tmpl w:val="7F9AB868"/>
    <w:numStyleLink w:val="ag3"/>
  </w:abstractNum>
  <w:abstractNum w:abstractNumId="78">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
    <w:nsid w:val="0EDF36A2"/>
    <w:multiLevelType w:val="multilevel"/>
    <w:tmpl w:val="7F9AB868"/>
    <w:numStyleLink w:val="ag3"/>
  </w:abstractNum>
  <w:abstractNum w:abstractNumId="80">
    <w:nsid w:val="0EF45EA3"/>
    <w:multiLevelType w:val="hybridMultilevel"/>
    <w:tmpl w:val="B5DC3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0F0C74A4"/>
    <w:multiLevelType w:val="multilevel"/>
    <w:tmpl w:val="7F9AB868"/>
    <w:numStyleLink w:val="ag3"/>
  </w:abstractNum>
  <w:abstractNum w:abstractNumId="82">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FCE0F4B"/>
    <w:multiLevelType w:val="multilevel"/>
    <w:tmpl w:val="7F9AB868"/>
    <w:numStyleLink w:val="ag3"/>
  </w:abstractNum>
  <w:abstractNum w:abstractNumId="84">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
    <w:nsid w:val="0FF71D0D"/>
    <w:multiLevelType w:val="multilevel"/>
    <w:tmpl w:val="7F9AB868"/>
    <w:numStyleLink w:val="ag3"/>
  </w:abstractNum>
  <w:abstractNum w:abstractNumId="86">
    <w:nsid w:val="100012F7"/>
    <w:multiLevelType w:val="multilevel"/>
    <w:tmpl w:val="7F9AB868"/>
    <w:numStyleLink w:val="ag3"/>
  </w:abstractNum>
  <w:abstractNum w:abstractNumId="87">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107E58FC"/>
    <w:multiLevelType w:val="multilevel"/>
    <w:tmpl w:val="7F9AB868"/>
    <w:numStyleLink w:val="ag3"/>
  </w:abstractNum>
  <w:abstractNum w:abstractNumId="91">
    <w:nsid w:val="10D444B0"/>
    <w:multiLevelType w:val="multilevel"/>
    <w:tmpl w:val="7F9AB868"/>
    <w:numStyleLink w:val="ag3"/>
  </w:abstractNum>
  <w:abstractNum w:abstractNumId="92">
    <w:nsid w:val="110F1601"/>
    <w:multiLevelType w:val="multilevel"/>
    <w:tmpl w:val="7F9AB868"/>
    <w:numStyleLink w:val="ag3"/>
  </w:abstractNum>
  <w:abstractNum w:abstractNumId="93">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
    <w:nsid w:val="11790F79"/>
    <w:multiLevelType w:val="multilevel"/>
    <w:tmpl w:val="7F9AB868"/>
    <w:numStyleLink w:val="ag3"/>
  </w:abstractNum>
  <w:abstractNum w:abstractNumId="97">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11FB0661"/>
    <w:multiLevelType w:val="multilevel"/>
    <w:tmpl w:val="7F9AB868"/>
    <w:numStyleLink w:val="ag3"/>
  </w:abstractNum>
  <w:abstractNum w:abstractNumId="100">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12C40C3B"/>
    <w:multiLevelType w:val="hybridMultilevel"/>
    <w:tmpl w:val="DD1279A0"/>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3">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1339321D"/>
    <w:multiLevelType w:val="multilevel"/>
    <w:tmpl w:val="7F9AB868"/>
    <w:numStyleLink w:val="ag3"/>
  </w:abstractNum>
  <w:abstractNum w:abstractNumId="106">
    <w:nsid w:val="13D3406A"/>
    <w:multiLevelType w:val="multilevel"/>
    <w:tmpl w:val="7F9AB868"/>
    <w:numStyleLink w:val="ag3"/>
  </w:abstractNum>
  <w:abstractNum w:abstractNumId="107">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14A41818"/>
    <w:multiLevelType w:val="multilevel"/>
    <w:tmpl w:val="7F9AB868"/>
    <w:numStyleLink w:val="ag3"/>
  </w:abstractNum>
  <w:abstractNum w:abstractNumId="112">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15285225"/>
    <w:multiLevelType w:val="multilevel"/>
    <w:tmpl w:val="7F9AB868"/>
    <w:numStyleLink w:val="ag3"/>
  </w:abstractNum>
  <w:abstractNum w:abstractNumId="115">
    <w:nsid w:val="16916743"/>
    <w:multiLevelType w:val="multilevel"/>
    <w:tmpl w:val="7F9AB868"/>
    <w:numStyleLink w:val="ag3"/>
  </w:abstractNum>
  <w:abstractNum w:abstractNumId="116">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7">
    <w:nsid w:val="17386F06"/>
    <w:multiLevelType w:val="multilevel"/>
    <w:tmpl w:val="7F9AB868"/>
    <w:numStyleLink w:val="ag3"/>
  </w:abstractNum>
  <w:abstractNum w:abstractNumId="118">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
    <w:nsid w:val="179158CC"/>
    <w:multiLevelType w:val="multilevel"/>
    <w:tmpl w:val="7F9AB868"/>
    <w:numStyleLink w:val="ag3"/>
  </w:abstractNum>
  <w:abstractNum w:abstractNumId="121">
    <w:nsid w:val="179C6134"/>
    <w:multiLevelType w:val="multilevel"/>
    <w:tmpl w:val="7F9AB868"/>
    <w:numStyleLink w:val="ag3"/>
  </w:abstractNum>
  <w:abstractNum w:abstractNumId="122">
    <w:nsid w:val="17B123C0"/>
    <w:multiLevelType w:val="multilevel"/>
    <w:tmpl w:val="7F9AB868"/>
    <w:numStyleLink w:val="ag3"/>
  </w:abstractNum>
  <w:abstractNum w:abstractNumId="123">
    <w:nsid w:val="17D16EA9"/>
    <w:multiLevelType w:val="multilevel"/>
    <w:tmpl w:val="7F9AB868"/>
    <w:numStyleLink w:val="ag3"/>
  </w:abstractNum>
  <w:abstractNum w:abstractNumId="124">
    <w:nsid w:val="180D4F40"/>
    <w:multiLevelType w:val="multilevel"/>
    <w:tmpl w:val="7F9AB868"/>
    <w:numStyleLink w:val="ag3"/>
  </w:abstractNum>
  <w:abstractNum w:abstractNumId="125">
    <w:nsid w:val="181A5317"/>
    <w:multiLevelType w:val="multilevel"/>
    <w:tmpl w:val="7F9AB868"/>
    <w:numStyleLink w:val="ag3"/>
  </w:abstractNum>
  <w:abstractNum w:abstractNumId="126">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19062804"/>
    <w:multiLevelType w:val="multilevel"/>
    <w:tmpl w:val="7F9AB868"/>
    <w:numStyleLink w:val="ag3"/>
  </w:abstractNum>
  <w:abstractNum w:abstractNumId="128">
    <w:nsid w:val="19B90D1C"/>
    <w:multiLevelType w:val="multilevel"/>
    <w:tmpl w:val="7F9AB868"/>
    <w:numStyleLink w:val="ag3"/>
  </w:abstractNum>
  <w:abstractNum w:abstractNumId="129">
    <w:nsid w:val="19C41B47"/>
    <w:multiLevelType w:val="multilevel"/>
    <w:tmpl w:val="7F9AB868"/>
    <w:numStyleLink w:val="ag3"/>
  </w:abstractNum>
  <w:abstractNum w:abstractNumId="130">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2">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
    <w:nsid w:val="1AA67733"/>
    <w:multiLevelType w:val="multilevel"/>
    <w:tmpl w:val="7F9AB868"/>
    <w:numStyleLink w:val="ag3"/>
  </w:abstractNum>
  <w:abstractNum w:abstractNumId="136">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7">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
    <w:nsid w:val="1B2E6AF3"/>
    <w:multiLevelType w:val="multilevel"/>
    <w:tmpl w:val="7F9AB868"/>
    <w:numStyleLink w:val="ag3"/>
  </w:abstractNum>
  <w:abstractNum w:abstractNumId="139">
    <w:nsid w:val="1B33268C"/>
    <w:multiLevelType w:val="hybridMultilevel"/>
    <w:tmpl w:val="E978552A"/>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0">
    <w:nsid w:val="1B443EB1"/>
    <w:multiLevelType w:val="multilevel"/>
    <w:tmpl w:val="7F9AB868"/>
    <w:numStyleLink w:val="ag3"/>
  </w:abstractNum>
  <w:abstractNum w:abstractNumId="141">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1B735168"/>
    <w:multiLevelType w:val="multilevel"/>
    <w:tmpl w:val="7F9AB868"/>
    <w:numStyleLink w:val="ag3"/>
  </w:abstractNum>
  <w:abstractNum w:abstractNumId="143">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1C1A3EA9"/>
    <w:multiLevelType w:val="multilevel"/>
    <w:tmpl w:val="7F9AB868"/>
    <w:numStyleLink w:val="ag3"/>
  </w:abstractNum>
  <w:abstractNum w:abstractNumId="145">
    <w:nsid w:val="1C42480B"/>
    <w:multiLevelType w:val="multilevel"/>
    <w:tmpl w:val="7F9AB868"/>
    <w:numStyleLink w:val="ag3"/>
  </w:abstractNum>
  <w:abstractNum w:abstractNumId="146">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1C761772"/>
    <w:multiLevelType w:val="multilevel"/>
    <w:tmpl w:val="7F9AB868"/>
    <w:numStyleLink w:val="ag3"/>
  </w:abstractNum>
  <w:abstractNum w:abstractNumId="148">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1CA76E87"/>
    <w:multiLevelType w:val="multilevel"/>
    <w:tmpl w:val="7F9AB868"/>
    <w:numStyleLink w:val="ag3"/>
  </w:abstractNum>
  <w:abstractNum w:abstractNumId="150">
    <w:nsid w:val="1CD546C4"/>
    <w:multiLevelType w:val="multilevel"/>
    <w:tmpl w:val="7F9AB868"/>
    <w:numStyleLink w:val="ag3"/>
  </w:abstractNum>
  <w:abstractNum w:abstractNumId="151">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1D1F779F"/>
    <w:multiLevelType w:val="multilevel"/>
    <w:tmpl w:val="7F9AB868"/>
    <w:numStyleLink w:val="ag3"/>
  </w:abstractNum>
  <w:abstractNum w:abstractNumId="153">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1D8F30BE"/>
    <w:multiLevelType w:val="multilevel"/>
    <w:tmpl w:val="7F9AB868"/>
    <w:numStyleLink w:val="ag3"/>
  </w:abstractNum>
  <w:abstractNum w:abstractNumId="157">
    <w:nsid w:val="1DB85637"/>
    <w:multiLevelType w:val="multilevel"/>
    <w:tmpl w:val="7F9AB868"/>
    <w:numStyleLink w:val="ag3"/>
  </w:abstractNum>
  <w:abstractNum w:abstractNumId="158">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1DE91D55"/>
    <w:multiLevelType w:val="multilevel"/>
    <w:tmpl w:val="7F9AB868"/>
    <w:numStyleLink w:val="ag3"/>
  </w:abstractNum>
  <w:abstractNum w:abstractNumId="161">
    <w:nsid w:val="1E0C788D"/>
    <w:multiLevelType w:val="multilevel"/>
    <w:tmpl w:val="7F9AB868"/>
    <w:numStyleLink w:val="ag3"/>
  </w:abstractNum>
  <w:abstractNum w:abstractNumId="162">
    <w:nsid w:val="1E363ACE"/>
    <w:multiLevelType w:val="multilevel"/>
    <w:tmpl w:val="7F9AB868"/>
    <w:numStyleLink w:val="ag3"/>
  </w:abstractNum>
  <w:abstractNum w:abstractNumId="163">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4">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1FC448AB"/>
    <w:multiLevelType w:val="multilevel"/>
    <w:tmpl w:val="7F9AB868"/>
    <w:numStyleLink w:val="ag3"/>
  </w:abstractNum>
  <w:abstractNum w:abstractNumId="166">
    <w:nsid w:val="2034345D"/>
    <w:multiLevelType w:val="multilevel"/>
    <w:tmpl w:val="7F9AB868"/>
    <w:numStyleLink w:val="ag3"/>
  </w:abstractNum>
  <w:abstractNum w:abstractNumId="167">
    <w:nsid w:val="20452207"/>
    <w:multiLevelType w:val="multilevel"/>
    <w:tmpl w:val="7F9AB868"/>
    <w:numStyleLink w:val="ag3"/>
  </w:abstractNum>
  <w:abstractNum w:abstractNumId="168">
    <w:nsid w:val="20510C83"/>
    <w:multiLevelType w:val="multilevel"/>
    <w:tmpl w:val="7F9AB868"/>
    <w:numStyleLink w:val="ag3"/>
  </w:abstractNum>
  <w:abstractNum w:abstractNumId="169">
    <w:nsid w:val="205D37FB"/>
    <w:multiLevelType w:val="multilevel"/>
    <w:tmpl w:val="7F9AB868"/>
    <w:numStyleLink w:val="ag3"/>
  </w:abstractNum>
  <w:abstractNum w:abstractNumId="170">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215B5C18"/>
    <w:multiLevelType w:val="multilevel"/>
    <w:tmpl w:val="7F9AB868"/>
    <w:numStyleLink w:val="ag3"/>
  </w:abstractNum>
  <w:abstractNum w:abstractNumId="172">
    <w:nsid w:val="216B335E"/>
    <w:multiLevelType w:val="multilevel"/>
    <w:tmpl w:val="7F9AB868"/>
    <w:numStyleLink w:val="ag3"/>
  </w:abstractNum>
  <w:abstractNum w:abstractNumId="173">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227230AF"/>
    <w:multiLevelType w:val="multilevel"/>
    <w:tmpl w:val="7F9AB868"/>
    <w:numStyleLink w:val="ag3"/>
  </w:abstractNum>
  <w:abstractNum w:abstractNumId="177">
    <w:nsid w:val="22D21DF7"/>
    <w:multiLevelType w:val="multilevel"/>
    <w:tmpl w:val="7F9AB868"/>
    <w:numStyleLink w:val="ag3"/>
  </w:abstractNum>
  <w:abstractNum w:abstractNumId="178">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9">
    <w:nsid w:val="22F11F2F"/>
    <w:multiLevelType w:val="multilevel"/>
    <w:tmpl w:val="7F9AB868"/>
    <w:numStyleLink w:val="ag3"/>
  </w:abstractNum>
  <w:abstractNum w:abstractNumId="180">
    <w:nsid w:val="232D4031"/>
    <w:multiLevelType w:val="multilevel"/>
    <w:tmpl w:val="7F9AB868"/>
    <w:numStyleLink w:val="ag3"/>
  </w:abstractNum>
  <w:abstractNum w:abstractNumId="181">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82">
    <w:nsid w:val="240F014B"/>
    <w:multiLevelType w:val="multilevel"/>
    <w:tmpl w:val="7F9AB868"/>
    <w:numStyleLink w:val="ag3"/>
  </w:abstractNum>
  <w:abstractNum w:abstractNumId="183">
    <w:nsid w:val="2490709C"/>
    <w:multiLevelType w:val="multilevel"/>
    <w:tmpl w:val="7F9AB868"/>
    <w:numStyleLink w:val="ag3"/>
  </w:abstractNum>
  <w:abstractNum w:abstractNumId="184">
    <w:nsid w:val="24DC43D6"/>
    <w:multiLevelType w:val="multilevel"/>
    <w:tmpl w:val="7F9AB868"/>
    <w:numStyleLink w:val="ag3"/>
  </w:abstractNum>
  <w:abstractNum w:abstractNumId="185">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25270FD4"/>
    <w:multiLevelType w:val="multilevel"/>
    <w:tmpl w:val="7F9AB868"/>
    <w:numStyleLink w:val="ag3"/>
  </w:abstractNum>
  <w:abstractNum w:abstractNumId="188">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257E0526"/>
    <w:multiLevelType w:val="multilevel"/>
    <w:tmpl w:val="7F9AB868"/>
    <w:numStyleLink w:val="ag3"/>
  </w:abstractNum>
  <w:abstractNum w:abstractNumId="190">
    <w:nsid w:val="261536D3"/>
    <w:multiLevelType w:val="multilevel"/>
    <w:tmpl w:val="7F9AB868"/>
    <w:numStyleLink w:val="ag3"/>
  </w:abstractNum>
  <w:abstractNum w:abstractNumId="191">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2">
    <w:nsid w:val="26647609"/>
    <w:multiLevelType w:val="multilevel"/>
    <w:tmpl w:val="7F9AB868"/>
    <w:numStyleLink w:val="ag3"/>
  </w:abstractNum>
  <w:abstractNum w:abstractNumId="193">
    <w:nsid w:val="26677C2A"/>
    <w:multiLevelType w:val="multilevel"/>
    <w:tmpl w:val="7F9AB868"/>
    <w:numStyleLink w:val="ag3"/>
  </w:abstractNum>
  <w:abstractNum w:abstractNumId="194">
    <w:nsid w:val="27A8027D"/>
    <w:multiLevelType w:val="multilevel"/>
    <w:tmpl w:val="7F9AB868"/>
    <w:numStyleLink w:val="ag3"/>
  </w:abstractNum>
  <w:abstractNum w:abstractNumId="195">
    <w:nsid w:val="27B45B4E"/>
    <w:multiLevelType w:val="multilevel"/>
    <w:tmpl w:val="7F9AB868"/>
    <w:numStyleLink w:val="ag3"/>
  </w:abstractNum>
  <w:abstractNum w:abstractNumId="196">
    <w:nsid w:val="27F76784"/>
    <w:multiLevelType w:val="multilevel"/>
    <w:tmpl w:val="7F9AB868"/>
    <w:numStyleLink w:val="ag3"/>
  </w:abstractNum>
  <w:abstractNum w:abstractNumId="197">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8">
    <w:nsid w:val="28155C26"/>
    <w:multiLevelType w:val="multilevel"/>
    <w:tmpl w:val="7F9AB868"/>
    <w:numStyleLink w:val="ag3"/>
  </w:abstractNum>
  <w:abstractNum w:abstractNumId="199">
    <w:nsid w:val="28516678"/>
    <w:multiLevelType w:val="multilevel"/>
    <w:tmpl w:val="7F9AB868"/>
    <w:numStyleLink w:val="ag3"/>
  </w:abstractNum>
  <w:abstractNum w:abstractNumId="200">
    <w:nsid w:val="285A3966"/>
    <w:multiLevelType w:val="multilevel"/>
    <w:tmpl w:val="7F9AB868"/>
    <w:numStyleLink w:val="ag3"/>
  </w:abstractNum>
  <w:abstractNum w:abstractNumId="201">
    <w:nsid w:val="28644E30"/>
    <w:multiLevelType w:val="multilevel"/>
    <w:tmpl w:val="7F9AB868"/>
    <w:numStyleLink w:val="ag3"/>
  </w:abstractNum>
  <w:abstractNum w:abstractNumId="202">
    <w:nsid w:val="28657800"/>
    <w:multiLevelType w:val="multilevel"/>
    <w:tmpl w:val="7F9AB868"/>
    <w:numStyleLink w:val="ag3"/>
  </w:abstractNum>
  <w:abstractNum w:abstractNumId="203">
    <w:nsid w:val="28A91592"/>
    <w:multiLevelType w:val="multilevel"/>
    <w:tmpl w:val="7F9AB868"/>
    <w:numStyleLink w:val="ag3"/>
  </w:abstractNum>
  <w:abstractNum w:abstractNumId="204">
    <w:nsid w:val="29067A6B"/>
    <w:multiLevelType w:val="multilevel"/>
    <w:tmpl w:val="7F9AB868"/>
    <w:numStyleLink w:val="ag3"/>
  </w:abstractNum>
  <w:abstractNum w:abstractNumId="205">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6">
    <w:nsid w:val="295F4A1A"/>
    <w:multiLevelType w:val="multilevel"/>
    <w:tmpl w:val="7F9AB868"/>
    <w:numStyleLink w:val="ag3"/>
  </w:abstractNum>
  <w:abstractNum w:abstractNumId="207">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2A081F33"/>
    <w:multiLevelType w:val="multilevel"/>
    <w:tmpl w:val="7F9AB868"/>
    <w:numStyleLink w:val="ag3"/>
  </w:abstractNum>
  <w:abstractNum w:abstractNumId="210">
    <w:nsid w:val="2A2D4CD4"/>
    <w:multiLevelType w:val="multilevel"/>
    <w:tmpl w:val="7F9AB868"/>
    <w:numStyleLink w:val="ag3"/>
  </w:abstractNum>
  <w:abstractNum w:abstractNumId="211">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2A536C64"/>
    <w:multiLevelType w:val="multilevel"/>
    <w:tmpl w:val="8DB27A7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2BAF23F3"/>
    <w:multiLevelType w:val="multilevel"/>
    <w:tmpl w:val="7F9AB868"/>
    <w:numStyleLink w:val="ag3"/>
  </w:abstractNum>
  <w:abstractNum w:abstractNumId="214">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5">
    <w:nsid w:val="2C0D2994"/>
    <w:multiLevelType w:val="multilevel"/>
    <w:tmpl w:val="7F9AB868"/>
    <w:numStyleLink w:val="ag3"/>
  </w:abstractNum>
  <w:abstractNum w:abstractNumId="216">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7">
    <w:nsid w:val="2C2702CF"/>
    <w:multiLevelType w:val="multilevel"/>
    <w:tmpl w:val="7F9AB868"/>
    <w:numStyleLink w:val="ag3"/>
  </w:abstractNum>
  <w:abstractNum w:abstractNumId="218">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2D136A00"/>
    <w:multiLevelType w:val="multilevel"/>
    <w:tmpl w:val="7F9AB868"/>
    <w:numStyleLink w:val="ag3"/>
  </w:abstractNum>
  <w:abstractNum w:abstractNumId="222">
    <w:nsid w:val="2D6C4686"/>
    <w:multiLevelType w:val="multilevel"/>
    <w:tmpl w:val="7F9AB868"/>
    <w:numStyleLink w:val="ag3"/>
  </w:abstractNum>
  <w:abstractNum w:abstractNumId="223">
    <w:nsid w:val="2D833560"/>
    <w:multiLevelType w:val="multilevel"/>
    <w:tmpl w:val="7F9AB868"/>
    <w:numStyleLink w:val="ag3"/>
  </w:abstractNum>
  <w:abstractNum w:abstractNumId="224">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2DEE4DC8"/>
    <w:multiLevelType w:val="multilevel"/>
    <w:tmpl w:val="7F9AB868"/>
    <w:numStyleLink w:val="ag3"/>
  </w:abstractNum>
  <w:abstractNum w:abstractNumId="226">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7">
    <w:nsid w:val="2EB479E0"/>
    <w:multiLevelType w:val="multilevel"/>
    <w:tmpl w:val="7F9AB868"/>
    <w:numStyleLink w:val="ag3"/>
  </w:abstractNum>
  <w:abstractNum w:abstractNumId="228">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9">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0">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2F16232E"/>
    <w:multiLevelType w:val="multilevel"/>
    <w:tmpl w:val="7F9AB868"/>
    <w:numStyleLink w:val="ag3"/>
  </w:abstractNum>
  <w:abstractNum w:abstractNumId="232">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2F3D6D7C"/>
    <w:multiLevelType w:val="multilevel"/>
    <w:tmpl w:val="7F9AB868"/>
    <w:numStyleLink w:val="ag3"/>
  </w:abstractNum>
  <w:abstractNum w:abstractNumId="235">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2FD82718"/>
    <w:multiLevelType w:val="multilevel"/>
    <w:tmpl w:val="7F9AB868"/>
    <w:numStyleLink w:val="ag3"/>
  </w:abstractNum>
  <w:abstractNum w:abstractNumId="237">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30492F43"/>
    <w:multiLevelType w:val="multilevel"/>
    <w:tmpl w:val="7F9AB868"/>
    <w:numStyleLink w:val="ag3"/>
  </w:abstractNum>
  <w:abstractNum w:abstractNumId="240">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2">
    <w:nsid w:val="31BD5640"/>
    <w:multiLevelType w:val="multilevel"/>
    <w:tmpl w:val="7F9AB868"/>
    <w:numStyleLink w:val="ag3"/>
  </w:abstractNum>
  <w:abstractNum w:abstractNumId="243">
    <w:nsid w:val="31C469BF"/>
    <w:multiLevelType w:val="multilevel"/>
    <w:tmpl w:val="7F9AB868"/>
    <w:numStyleLink w:val="ag3"/>
  </w:abstractNum>
  <w:abstractNum w:abstractNumId="244">
    <w:nsid w:val="31C80405"/>
    <w:multiLevelType w:val="multilevel"/>
    <w:tmpl w:val="7F9AB868"/>
    <w:numStyleLink w:val="ag3"/>
  </w:abstractNum>
  <w:abstractNum w:abstractNumId="245">
    <w:nsid w:val="31D74783"/>
    <w:multiLevelType w:val="multilevel"/>
    <w:tmpl w:val="7F9AB868"/>
    <w:numStyleLink w:val="ag3"/>
  </w:abstractNum>
  <w:abstractNum w:abstractNumId="246">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32A935BB"/>
    <w:multiLevelType w:val="multilevel"/>
    <w:tmpl w:val="7F9AB868"/>
    <w:numStyleLink w:val="ag3"/>
  </w:abstractNum>
  <w:abstractNum w:abstractNumId="248">
    <w:nsid w:val="32DD7EA3"/>
    <w:multiLevelType w:val="multilevel"/>
    <w:tmpl w:val="7F9AB868"/>
    <w:numStyleLink w:val="ag3"/>
  </w:abstractNum>
  <w:abstractNum w:abstractNumId="249">
    <w:nsid w:val="32E1114D"/>
    <w:multiLevelType w:val="multilevel"/>
    <w:tmpl w:val="7F9AB868"/>
    <w:numStyleLink w:val="ag3"/>
  </w:abstractNum>
  <w:abstractNum w:abstractNumId="250">
    <w:nsid w:val="33731390"/>
    <w:multiLevelType w:val="multilevel"/>
    <w:tmpl w:val="7F9AB868"/>
    <w:numStyleLink w:val="ag3"/>
  </w:abstractNum>
  <w:abstractNum w:abstractNumId="251">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2">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253">
    <w:nsid w:val="33B43B50"/>
    <w:multiLevelType w:val="multilevel"/>
    <w:tmpl w:val="7F9AB868"/>
    <w:numStyleLink w:val="ag3"/>
  </w:abstractNum>
  <w:abstractNum w:abstractNumId="254">
    <w:nsid w:val="33DE0605"/>
    <w:multiLevelType w:val="multilevel"/>
    <w:tmpl w:val="7F9AB868"/>
    <w:numStyleLink w:val="ag3"/>
  </w:abstractNum>
  <w:abstractNum w:abstractNumId="255">
    <w:nsid w:val="33E877B2"/>
    <w:multiLevelType w:val="multilevel"/>
    <w:tmpl w:val="7F9AB868"/>
    <w:numStyleLink w:val="ag3"/>
  </w:abstractNum>
  <w:abstractNum w:abstractNumId="256">
    <w:nsid w:val="33F62D3F"/>
    <w:multiLevelType w:val="multilevel"/>
    <w:tmpl w:val="7F9AB868"/>
    <w:numStyleLink w:val="ag3"/>
  </w:abstractNum>
  <w:abstractNum w:abstractNumId="257">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344744AC"/>
    <w:multiLevelType w:val="multilevel"/>
    <w:tmpl w:val="7F9AB868"/>
    <w:numStyleLink w:val="ag3"/>
  </w:abstractNum>
  <w:abstractNum w:abstractNumId="259">
    <w:nsid w:val="34AD1339"/>
    <w:multiLevelType w:val="multilevel"/>
    <w:tmpl w:val="7F9AB868"/>
    <w:numStyleLink w:val="ag3"/>
  </w:abstractNum>
  <w:abstractNum w:abstractNumId="260">
    <w:nsid w:val="34B36F7E"/>
    <w:multiLevelType w:val="hybridMultilevel"/>
    <w:tmpl w:val="0EAC4232"/>
    <w:lvl w:ilvl="0">
      <w:start w:val="1"/>
      <w:numFmt w:val="bullet"/>
      <w:lvlText w:val=""/>
      <w:lvlJc w:val="left"/>
      <w:pPr>
        <w:ind w:left="1400" w:hanging="360"/>
      </w:pPr>
      <w:rPr>
        <w:rFonts w:ascii="Symbol" w:hAnsi="Symbol" w:hint="default"/>
      </w:rPr>
    </w:lvl>
    <w:lvl w:ilvl="1" w:tentative="1">
      <w:start w:val="1"/>
      <w:numFmt w:val="bullet"/>
      <w:lvlText w:val="o"/>
      <w:lvlJc w:val="left"/>
      <w:pPr>
        <w:ind w:left="2120" w:hanging="360"/>
      </w:pPr>
      <w:rPr>
        <w:rFonts w:ascii="Courier New" w:hAnsi="Courier New" w:cs="Courier New" w:hint="default"/>
      </w:rPr>
    </w:lvl>
    <w:lvl w:ilvl="2" w:tentative="1">
      <w:start w:val="1"/>
      <w:numFmt w:val="bullet"/>
      <w:lvlText w:val=""/>
      <w:lvlJc w:val="left"/>
      <w:pPr>
        <w:ind w:left="2840" w:hanging="360"/>
      </w:pPr>
      <w:rPr>
        <w:rFonts w:ascii="Wingdings" w:hAnsi="Wingdings" w:hint="default"/>
      </w:rPr>
    </w:lvl>
    <w:lvl w:ilvl="3" w:tentative="1">
      <w:start w:val="1"/>
      <w:numFmt w:val="bullet"/>
      <w:lvlText w:val=""/>
      <w:lvlJc w:val="left"/>
      <w:pPr>
        <w:ind w:left="3560" w:hanging="360"/>
      </w:pPr>
      <w:rPr>
        <w:rFonts w:ascii="Symbol" w:hAnsi="Symbol" w:hint="default"/>
      </w:rPr>
    </w:lvl>
    <w:lvl w:ilvl="4" w:tentative="1">
      <w:start w:val="1"/>
      <w:numFmt w:val="bullet"/>
      <w:lvlText w:val="o"/>
      <w:lvlJc w:val="left"/>
      <w:pPr>
        <w:ind w:left="4280" w:hanging="360"/>
      </w:pPr>
      <w:rPr>
        <w:rFonts w:ascii="Courier New" w:hAnsi="Courier New" w:cs="Courier New" w:hint="default"/>
      </w:rPr>
    </w:lvl>
    <w:lvl w:ilvl="5" w:tentative="1">
      <w:start w:val="1"/>
      <w:numFmt w:val="bullet"/>
      <w:lvlText w:val=""/>
      <w:lvlJc w:val="left"/>
      <w:pPr>
        <w:ind w:left="5000" w:hanging="360"/>
      </w:pPr>
      <w:rPr>
        <w:rFonts w:ascii="Wingdings" w:hAnsi="Wingdings" w:hint="default"/>
      </w:rPr>
    </w:lvl>
    <w:lvl w:ilvl="6" w:tentative="1">
      <w:start w:val="1"/>
      <w:numFmt w:val="bullet"/>
      <w:lvlText w:val=""/>
      <w:lvlJc w:val="left"/>
      <w:pPr>
        <w:ind w:left="5720" w:hanging="360"/>
      </w:pPr>
      <w:rPr>
        <w:rFonts w:ascii="Symbol" w:hAnsi="Symbol" w:hint="default"/>
      </w:rPr>
    </w:lvl>
    <w:lvl w:ilvl="7" w:tentative="1">
      <w:start w:val="1"/>
      <w:numFmt w:val="bullet"/>
      <w:lvlText w:val="o"/>
      <w:lvlJc w:val="left"/>
      <w:pPr>
        <w:ind w:left="6440" w:hanging="360"/>
      </w:pPr>
      <w:rPr>
        <w:rFonts w:ascii="Courier New" w:hAnsi="Courier New" w:cs="Courier New" w:hint="default"/>
      </w:rPr>
    </w:lvl>
    <w:lvl w:ilvl="8" w:tentative="1">
      <w:start w:val="1"/>
      <w:numFmt w:val="bullet"/>
      <w:lvlText w:val=""/>
      <w:lvlJc w:val="left"/>
      <w:pPr>
        <w:ind w:left="7160" w:hanging="360"/>
      </w:pPr>
      <w:rPr>
        <w:rFonts w:ascii="Wingdings" w:hAnsi="Wingdings" w:hint="default"/>
      </w:rPr>
    </w:lvl>
  </w:abstractNum>
  <w:abstractNum w:abstractNumId="261">
    <w:nsid w:val="34D635B7"/>
    <w:multiLevelType w:val="multilevel"/>
    <w:tmpl w:val="7F9AB868"/>
    <w:numStyleLink w:val="ag3"/>
  </w:abstractNum>
  <w:abstractNum w:abstractNumId="262">
    <w:nsid w:val="35373C02"/>
    <w:multiLevelType w:val="multilevel"/>
    <w:tmpl w:val="7F9AB868"/>
    <w:numStyleLink w:val="ag3"/>
  </w:abstractNum>
  <w:abstractNum w:abstractNumId="263">
    <w:nsid w:val="356D60DD"/>
    <w:multiLevelType w:val="multilevel"/>
    <w:tmpl w:val="7F9AB868"/>
    <w:numStyleLink w:val="ag3"/>
  </w:abstractNum>
  <w:abstractNum w:abstractNumId="264">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5">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364F2B51"/>
    <w:multiLevelType w:val="multilevel"/>
    <w:tmpl w:val="7F9AB868"/>
    <w:numStyleLink w:val="ag3"/>
  </w:abstractNum>
  <w:abstractNum w:abstractNumId="268">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366E59ED"/>
    <w:multiLevelType w:val="multilevel"/>
    <w:tmpl w:val="7F9AB868"/>
    <w:numStyleLink w:val="ag3"/>
  </w:abstractNum>
  <w:abstractNum w:abstractNumId="270">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71">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36DA7C4C"/>
    <w:multiLevelType w:val="multilevel"/>
    <w:tmpl w:val="7F9AB868"/>
    <w:numStyleLink w:val="ag3"/>
  </w:abstractNum>
  <w:abstractNum w:abstractNumId="273">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37753812"/>
    <w:multiLevelType w:val="multilevel"/>
    <w:tmpl w:val="7F9AB868"/>
    <w:numStyleLink w:val="ag3"/>
  </w:abstractNum>
  <w:abstractNum w:abstractNumId="275">
    <w:nsid w:val="37A62636"/>
    <w:multiLevelType w:val="multilevel"/>
    <w:tmpl w:val="7F9AB868"/>
    <w:numStyleLink w:val="ag3"/>
  </w:abstractNum>
  <w:abstractNum w:abstractNumId="276">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383D291A"/>
    <w:multiLevelType w:val="multilevel"/>
    <w:tmpl w:val="7F9AB868"/>
    <w:numStyleLink w:val="ag3"/>
  </w:abstractNum>
  <w:abstractNum w:abstractNumId="279">
    <w:nsid w:val="3844411A"/>
    <w:multiLevelType w:val="multilevel"/>
    <w:tmpl w:val="7F9AB868"/>
    <w:numStyleLink w:val="ag3"/>
  </w:abstractNum>
  <w:abstractNum w:abstractNumId="280">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1">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82">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83">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393F6286"/>
    <w:multiLevelType w:val="multilevel"/>
    <w:tmpl w:val="7F9AB868"/>
    <w:name w:val="heading"/>
    <w:numStyleLink w:val="ag3"/>
  </w:abstractNum>
  <w:abstractNum w:abstractNumId="285">
    <w:nsid w:val="39467E0E"/>
    <w:multiLevelType w:val="multilevel"/>
    <w:tmpl w:val="7F9AB868"/>
    <w:numStyleLink w:val="ag3"/>
  </w:abstractNum>
  <w:abstractNum w:abstractNumId="286">
    <w:nsid w:val="396E02BC"/>
    <w:multiLevelType w:val="multilevel"/>
    <w:tmpl w:val="7F9AB868"/>
    <w:numStyleLink w:val="ag3"/>
  </w:abstractNum>
  <w:abstractNum w:abstractNumId="287">
    <w:nsid w:val="39FD5143"/>
    <w:multiLevelType w:val="multilevel"/>
    <w:tmpl w:val="7F9AB868"/>
    <w:numStyleLink w:val="ag3"/>
  </w:abstractNum>
  <w:abstractNum w:abstractNumId="288">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3A6F76BF"/>
    <w:multiLevelType w:val="multilevel"/>
    <w:tmpl w:val="7F9AB868"/>
    <w:numStyleLink w:val="ag3"/>
  </w:abstractNum>
  <w:abstractNum w:abstractNumId="290">
    <w:nsid w:val="3B3F0FA0"/>
    <w:multiLevelType w:val="multilevel"/>
    <w:tmpl w:val="7F9AB868"/>
    <w:numStyleLink w:val="ag3"/>
  </w:abstractNum>
  <w:abstractNum w:abstractNumId="291">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2">
    <w:nsid w:val="3BE918D5"/>
    <w:multiLevelType w:val="multilevel"/>
    <w:tmpl w:val="7F9AB868"/>
    <w:numStyleLink w:val="ag3"/>
  </w:abstractNum>
  <w:abstractNum w:abstractNumId="293">
    <w:nsid w:val="3C36129A"/>
    <w:multiLevelType w:val="multilevel"/>
    <w:tmpl w:val="7F9AB868"/>
    <w:numStyleLink w:val="ag3"/>
  </w:abstractNum>
  <w:abstractNum w:abstractNumId="294">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6">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3D407B94"/>
    <w:multiLevelType w:val="multilevel"/>
    <w:tmpl w:val="7F9AB868"/>
    <w:numStyleLink w:val="ag3"/>
  </w:abstractNum>
  <w:abstractNum w:abstractNumId="300">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3D8D799D"/>
    <w:multiLevelType w:val="multilevel"/>
    <w:tmpl w:val="7F9AB868"/>
    <w:numStyleLink w:val="ag3"/>
  </w:abstractNum>
  <w:abstractNum w:abstractNumId="304">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7">
    <w:nsid w:val="3E6977DC"/>
    <w:multiLevelType w:val="multilevel"/>
    <w:tmpl w:val="7F9AB868"/>
    <w:numStyleLink w:val="ag3"/>
  </w:abstractNum>
  <w:abstractNum w:abstractNumId="308">
    <w:nsid w:val="3ECB2C4B"/>
    <w:multiLevelType w:val="multilevel"/>
    <w:tmpl w:val="7F9AB868"/>
    <w:numStyleLink w:val="ag3"/>
  </w:abstractNum>
  <w:abstractNum w:abstractNumId="309">
    <w:nsid w:val="3EE47157"/>
    <w:multiLevelType w:val="multilevel"/>
    <w:tmpl w:val="7F9AB868"/>
    <w:numStyleLink w:val="ag3"/>
  </w:abstractNum>
  <w:abstractNum w:abstractNumId="310">
    <w:nsid w:val="3F141BBC"/>
    <w:multiLevelType w:val="multilevel"/>
    <w:tmpl w:val="7F9AB868"/>
    <w:numStyleLink w:val="ag3"/>
  </w:abstractNum>
  <w:abstractNum w:abstractNumId="311">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3">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4">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5">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6">
    <w:nsid w:val="40040888"/>
    <w:multiLevelType w:val="multilevel"/>
    <w:tmpl w:val="7F9AB868"/>
    <w:numStyleLink w:val="ag3"/>
  </w:abstractNum>
  <w:abstractNum w:abstractNumId="317">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8">
    <w:nsid w:val="40AA0D0E"/>
    <w:multiLevelType w:val="multilevel"/>
    <w:tmpl w:val="7F9AB868"/>
    <w:numStyleLink w:val="ag3"/>
  </w:abstractNum>
  <w:abstractNum w:abstractNumId="319">
    <w:nsid w:val="40AA7083"/>
    <w:multiLevelType w:val="multilevel"/>
    <w:tmpl w:val="7F9AB868"/>
    <w:numStyleLink w:val="ag3"/>
  </w:abstractNum>
  <w:abstractNum w:abstractNumId="320">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41116620"/>
    <w:multiLevelType w:val="hybridMultilevel"/>
    <w:tmpl w:val="6AEA336E"/>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322">
    <w:nsid w:val="4123184C"/>
    <w:multiLevelType w:val="hybridMultilevel"/>
    <w:tmpl w:val="CAA4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nsid w:val="41BE4F36"/>
    <w:multiLevelType w:val="multilevel"/>
    <w:tmpl w:val="7F9AB868"/>
    <w:numStyleLink w:val="ag3"/>
  </w:abstractNum>
  <w:abstractNum w:abstractNumId="324">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6">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42A32C09"/>
    <w:multiLevelType w:val="multilevel"/>
    <w:tmpl w:val="7F9AB868"/>
    <w:numStyleLink w:val="ag3"/>
  </w:abstractNum>
  <w:abstractNum w:abstractNumId="328">
    <w:nsid w:val="42F02949"/>
    <w:multiLevelType w:val="multilevel"/>
    <w:tmpl w:val="7F9AB868"/>
    <w:numStyleLink w:val="ag3"/>
  </w:abstractNum>
  <w:abstractNum w:abstractNumId="329">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1">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43B13060"/>
    <w:multiLevelType w:val="multilevel"/>
    <w:tmpl w:val="7F9AB868"/>
    <w:numStyleLink w:val="ag3"/>
  </w:abstractNum>
  <w:abstractNum w:abstractNumId="333">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5">
    <w:nsid w:val="447B620C"/>
    <w:multiLevelType w:val="multilevel"/>
    <w:tmpl w:val="7F9AB868"/>
    <w:numStyleLink w:val="ag3"/>
  </w:abstractNum>
  <w:abstractNum w:abstractNumId="336">
    <w:nsid w:val="44A9525B"/>
    <w:multiLevelType w:val="multilevel"/>
    <w:tmpl w:val="7F9AB868"/>
    <w:numStyleLink w:val="ag3"/>
  </w:abstractNum>
  <w:abstractNum w:abstractNumId="337">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44FB0C19"/>
    <w:multiLevelType w:val="multilevel"/>
    <w:tmpl w:val="7F9AB868"/>
    <w:numStyleLink w:val="ag3"/>
  </w:abstractNum>
  <w:abstractNum w:abstractNumId="339">
    <w:nsid w:val="45033BAE"/>
    <w:multiLevelType w:val="multilevel"/>
    <w:tmpl w:val="7F9AB868"/>
    <w:numStyleLink w:val="ag3"/>
  </w:abstractNum>
  <w:abstractNum w:abstractNumId="340">
    <w:nsid w:val="455C13B8"/>
    <w:multiLevelType w:val="multilevel"/>
    <w:tmpl w:val="7F9AB868"/>
    <w:numStyleLink w:val="ag3"/>
  </w:abstractNum>
  <w:abstractNum w:abstractNumId="341">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45B26DE2"/>
    <w:multiLevelType w:val="multilevel"/>
    <w:tmpl w:val="7F9AB868"/>
    <w:numStyleLink w:val="ag3"/>
  </w:abstractNum>
  <w:abstractNum w:abstractNumId="343">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5">
    <w:nsid w:val="462543C7"/>
    <w:multiLevelType w:val="multilevel"/>
    <w:tmpl w:val="7F9AB868"/>
    <w:numStyleLink w:val="ag3"/>
  </w:abstractNum>
  <w:abstractNum w:abstractNumId="346">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7">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46950890"/>
    <w:multiLevelType w:val="multilevel"/>
    <w:tmpl w:val="7F9AB868"/>
    <w:numStyleLink w:val="ag3"/>
  </w:abstractNum>
  <w:abstractNum w:abstractNumId="349">
    <w:nsid w:val="46B71DE5"/>
    <w:multiLevelType w:val="multilevel"/>
    <w:tmpl w:val="7F9AB868"/>
    <w:numStyleLink w:val="ag3"/>
  </w:abstractNum>
  <w:abstractNum w:abstractNumId="350">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1">
    <w:nsid w:val="47025B51"/>
    <w:multiLevelType w:val="multilevel"/>
    <w:tmpl w:val="7F9AB868"/>
    <w:numStyleLink w:val="ag3"/>
  </w:abstractNum>
  <w:abstractNum w:abstractNumId="352">
    <w:nsid w:val="47827A21"/>
    <w:multiLevelType w:val="multilevel"/>
    <w:tmpl w:val="7F9AB868"/>
    <w:numStyleLink w:val="ag3"/>
  </w:abstractNum>
  <w:abstractNum w:abstractNumId="353">
    <w:nsid w:val="47972F47"/>
    <w:multiLevelType w:val="multilevel"/>
    <w:tmpl w:val="7F9AB868"/>
    <w:numStyleLink w:val="ag3"/>
  </w:abstractNum>
  <w:abstractNum w:abstractNumId="354">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5">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6">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7">
    <w:nsid w:val="48AC3A45"/>
    <w:multiLevelType w:val="multilevel"/>
    <w:tmpl w:val="7F9AB868"/>
    <w:numStyleLink w:val="ag3"/>
  </w:abstractNum>
  <w:abstractNum w:abstractNumId="358">
    <w:nsid w:val="48C45957"/>
    <w:multiLevelType w:val="multilevel"/>
    <w:tmpl w:val="7F9AB868"/>
    <w:numStyleLink w:val="ag3"/>
  </w:abstractNum>
  <w:abstractNum w:abstractNumId="359">
    <w:nsid w:val="495B7DEA"/>
    <w:multiLevelType w:val="multilevel"/>
    <w:tmpl w:val="7F9AB868"/>
    <w:numStyleLink w:val="ag3"/>
  </w:abstractNum>
  <w:abstractNum w:abstractNumId="360">
    <w:nsid w:val="497730A0"/>
    <w:multiLevelType w:val="multilevel"/>
    <w:tmpl w:val="7F9AB868"/>
    <w:numStyleLink w:val="ag3"/>
  </w:abstractNum>
  <w:abstractNum w:abstractNumId="361">
    <w:nsid w:val="49A452EE"/>
    <w:multiLevelType w:val="multilevel"/>
    <w:tmpl w:val="7F9AB868"/>
    <w:numStyleLink w:val="ag3"/>
  </w:abstractNum>
  <w:abstractNum w:abstractNumId="362">
    <w:nsid w:val="49AA53CE"/>
    <w:multiLevelType w:val="multilevel"/>
    <w:tmpl w:val="7F9AB868"/>
    <w:numStyleLink w:val="ag3"/>
  </w:abstractNum>
  <w:abstractNum w:abstractNumId="363">
    <w:nsid w:val="49CB41BB"/>
    <w:multiLevelType w:val="hybridMultilevel"/>
    <w:tmpl w:val="B1EA03E2"/>
    <w:lvl w:ilvl="0">
      <w:start w:val="1"/>
      <w:numFmt w:val="bullet"/>
      <w:lvlText w:val=""/>
      <w:lvlJc w:val="left"/>
      <w:pPr>
        <w:ind w:left="2081"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4">
    <w:nsid w:val="49F75C65"/>
    <w:multiLevelType w:val="multilevel"/>
    <w:tmpl w:val="7F9AB868"/>
    <w:numStyleLink w:val="ag3"/>
  </w:abstractNum>
  <w:abstractNum w:abstractNumId="365">
    <w:nsid w:val="4A1B2239"/>
    <w:multiLevelType w:val="multilevel"/>
    <w:tmpl w:val="7F9AB868"/>
    <w:numStyleLink w:val="ag3"/>
  </w:abstractNum>
  <w:abstractNum w:abstractNumId="366">
    <w:nsid w:val="4A211E2D"/>
    <w:multiLevelType w:val="hybridMultilevel"/>
    <w:tmpl w:val="981AB9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7">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4A9B6B71"/>
    <w:multiLevelType w:val="multilevel"/>
    <w:tmpl w:val="7F9AB868"/>
    <w:numStyleLink w:val="ag3"/>
  </w:abstractNum>
  <w:abstractNum w:abstractNumId="370">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1">
    <w:nsid w:val="4A9F0B7C"/>
    <w:multiLevelType w:val="multilevel"/>
    <w:tmpl w:val="7F9AB868"/>
    <w:numStyleLink w:val="ag3"/>
  </w:abstractNum>
  <w:abstractNum w:abstractNumId="372">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4">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4B7349E0"/>
    <w:multiLevelType w:val="multilevel"/>
    <w:tmpl w:val="7F9AB868"/>
    <w:numStyleLink w:val="ag3"/>
  </w:abstractNum>
  <w:abstractNum w:abstractNumId="376">
    <w:nsid w:val="4B8A224F"/>
    <w:multiLevelType w:val="multilevel"/>
    <w:tmpl w:val="7F9AB868"/>
    <w:numStyleLink w:val="ag3"/>
  </w:abstractNum>
  <w:abstractNum w:abstractNumId="377">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8">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4C063429"/>
    <w:multiLevelType w:val="multilevel"/>
    <w:tmpl w:val="7F9AB868"/>
    <w:numStyleLink w:val="ag3"/>
  </w:abstractNum>
  <w:abstractNum w:abstractNumId="380">
    <w:nsid w:val="4C40695A"/>
    <w:multiLevelType w:val="multilevel"/>
    <w:tmpl w:val="7F9AB868"/>
    <w:numStyleLink w:val="ag3"/>
  </w:abstractNum>
  <w:abstractNum w:abstractNumId="381">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4CFE67C2"/>
    <w:multiLevelType w:val="multilevel"/>
    <w:tmpl w:val="7F9AB868"/>
    <w:numStyleLink w:val="ag3"/>
  </w:abstractNum>
  <w:abstractNum w:abstractNumId="383">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4D3D5C5E"/>
    <w:multiLevelType w:val="multilevel"/>
    <w:tmpl w:val="7F9AB868"/>
    <w:numStyleLink w:val="ag3"/>
  </w:abstractNum>
  <w:abstractNum w:abstractNumId="386">
    <w:nsid w:val="4D3D60B2"/>
    <w:multiLevelType w:val="multilevel"/>
    <w:tmpl w:val="7F9AB868"/>
    <w:numStyleLink w:val="ag3"/>
  </w:abstractNum>
  <w:abstractNum w:abstractNumId="387">
    <w:nsid w:val="4D6B444B"/>
    <w:multiLevelType w:val="multilevel"/>
    <w:tmpl w:val="7F9AB868"/>
    <w:numStyleLink w:val="ag3"/>
  </w:abstractNum>
  <w:abstractNum w:abstractNumId="388">
    <w:nsid w:val="4DC718E0"/>
    <w:multiLevelType w:val="multilevel"/>
    <w:tmpl w:val="7F9AB868"/>
    <w:numStyleLink w:val="ag3"/>
  </w:abstractNum>
  <w:abstractNum w:abstractNumId="389">
    <w:nsid w:val="4E0F645B"/>
    <w:multiLevelType w:val="multilevel"/>
    <w:tmpl w:val="7F9AB868"/>
    <w:numStyleLink w:val="ag3"/>
  </w:abstractNum>
  <w:abstractNum w:abstractNumId="390">
    <w:nsid w:val="4E5F5D5E"/>
    <w:multiLevelType w:val="multilevel"/>
    <w:tmpl w:val="7F9AB868"/>
    <w:numStyleLink w:val="ag3"/>
  </w:abstractNum>
  <w:abstractNum w:abstractNumId="391">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2">
    <w:nsid w:val="4EAF4CF6"/>
    <w:multiLevelType w:val="multilevel"/>
    <w:tmpl w:val="7F9AB868"/>
    <w:numStyleLink w:val="ag3"/>
  </w:abstractNum>
  <w:abstractNum w:abstractNumId="393">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4F692FF8"/>
    <w:multiLevelType w:val="multilevel"/>
    <w:tmpl w:val="7F9AB868"/>
    <w:numStyleLink w:val="ag3"/>
  </w:abstractNum>
  <w:abstractNum w:abstractNumId="396">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7">
    <w:nsid w:val="4FA773F1"/>
    <w:multiLevelType w:val="multilevel"/>
    <w:tmpl w:val="7F9AB868"/>
    <w:numStyleLink w:val="ag3"/>
  </w:abstractNum>
  <w:abstractNum w:abstractNumId="398">
    <w:nsid w:val="4FBE6D63"/>
    <w:multiLevelType w:val="multilevel"/>
    <w:tmpl w:val="7F9AB868"/>
    <w:numStyleLink w:val="ag3"/>
  </w:abstractNum>
  <w:abstractNum w:abstractNumId="399">
    <w:nsid w:val="4FDD130F"/>
    <w:multiLevelType w:val="multilevel"/>
    <w:tmpl w:val="7F9AB868"/>
    <w:numStyleLink w:val="ag3"/>
  </w:abstractNum>
  <w:abstractNum w:abstractNumId="400">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5028679F"/>
    <w:multiLevelType w:val="multilevel"/>
    <w:tmpl w:val="7F9AB868"/>
    <w:numStyleLink w:val="ag3"/>
  </w:abstractNum>
  <w:abstractNum w:abstractNumId="402">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50616941"/>
    <w:multiLevelType w:val="multilevel"/>
    <w:tmpl w:val="7F9AB868"/>
    <w:numStyleLink w:val="ag3"/>
  </w:abstractNum>
  <w:abstractNum w:abstractNumId="405">
    <w:nsid w:val="50A92DE5"/>
    <w:multiLevelType w:val="multilevel"/>
    <w:tmpl w:val="7F9AB868"/>
    <w:numStyleLink w:val="ag3"/>
  </w:abstractNum>
  <w:abstractNum w:abstractNumId="406">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513B03E1"/>
    <w:multiLevelType w:val="multilevel"/>
    <w:tmpl w:val="7F9AB868"/>
    <w:numStyleLink w:val="ag3"/>
  </w:abstractNum>
  <w:abstractNum w:abstractNumId="408">
    <w:nsid w:val="519751D4"/>
    <w:multiLevelType w:val="multilevel"/>
    <w:tmpl w:val="7F9AB868"/>
    <w:numStyleLink w:val="ag3"/>
  </w:abstractNum>
  <w:abstractNum w:abstractNumId="409">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1">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2">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51CE2323"/>
    <w:multiLevelType w:val="multilevel"/>
    <w:tmpl w:val="7F9AB868"/>
    <w:numStyleLink w:val="ag3"/>
  </w:abstractNum>
  <w:abstractNum w:abstractNumId="414">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52317988"/>
    <w:multiLevelType w:val="multilevel"/>
    <w:tmpl w:val="7F9AB868"/>
    <w:numStyleLink w:val="ag3"/>
  </w:abstractNum>
  <w:abstractNum w:abstractNumId="416">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52A244EB"/>
    <w:multiLevelType w:val="multilevel"/>
    <w:tmpl w:val="7F9AB868"/>
    <w:numStyleLink w:val="ag3"/>
  </w:abstractNum>
  <w:abstractNum w:abstractNumId="418">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9">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0">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1">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2">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545929C5"/>
    <w:multiLevelType w:val="multilevel"/>
    <w:tmpl w:val="7F9AB868"/>
    <w:numStyleLink w:val="ag3"/>
  </w:abstractNum>
  <w:abstractNum w:abstractNumId="425">
    <w:nsid w:val="54DE1634"/>
    <w:multiLevelType w:val="multilevel"/>
    <w:tmpl w:val="7F9AB868"/>
    <w:numStyleLink w:val="ag3"/>
  </w:abstractNum>
  <w:abstractNum w:abstractNumId="426">
    <w:nsid w:val="5509728D"/>
    <w:multiLevelType w:val="multilevel"/>
    <w:tmpl w:val="7F9AB868"/>
    <w:numStyleLink w:val="ag3"/>
  </w:abstractNum>
  <w:abstractNum w:abstractNumId="427">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8">
    <w:nsid w:val="554D3A6A"/>
    <w:multiLevelType w:val="multilevel"/>
    <w:tmpl w:val="7F9AB868"/>
    <w:numStyleLink w:val="ag3"/>
  </w:abstractNum>
  <w:abstractNum w:abstractNumId="429">
    <w:nsid w:val="55530E1E"/>
    <w:multiLevelType w:val="multilevel"/>
    <w:tmpl w:val="7F9AB868"/>
    <w:numStyleLink w:val="ag3"/>
  </w:abstractNum>
  <w:abstractNum w:abstractNumId="430">
    <w:nsid w:val="55DB0D3D"/>
    <w:multiLevelType w:val="multilevel"/>
    <w:tmpl w:val="7F9AB868"/>
    <w:numStyleLink w:val="ag3"/>
  </w:abstractNum>
  <w:abstractNum w:abstractNumId="431">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567E5577"/>
    <w:multiLevelType w:val="multilevel"/>
    <w:tmpl w:val="7F9AB868"/>
    <w:numStyleLink w:val="ag3"/>
  </w:abstractNum>
  <w:abstractNum w:abstractNumId="434">
    <w:nsid w:val="569F56B0"/>
    <w:multiLevelType w:val="multilevel"/>
    <w:tmpl w:val="7F9AB868"/>
    <w:numStyleLink w:val="ag3"/>
  </w:abstractNum>
  <w:abstractNum w:abstractNumId="435">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6">
    <w:nsid w:val="56E1309A"/>
    <w:multiLevelType w:val="multilevel"/>
    <w:tmpl w:val="7F9AB868"/>
    <w:numStyleLink w:val="ag3"/>
  </w:abstractNum>
  <w:abstractNum w:abstractNumId="437">
    <w:nsid w:val="572E4E42"/>
    <w:multiLevelType w:val="multilevel"/>
    <w:tmpl w:val="7F9AB868"/>
    <w:numStyleLink w:val="ag3"/>
  </w:abstractNum>
  <w:abstractNum w:abstractNumId="438">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574423B9"/>
    <w:multiLevelType w:val="multilevel"/>
    <w:tmpl w:val="7F9AB868"/>
    <w:numStyleLink w:val="ag3"/>
  </w:abstractNum>
  <w:abstractNum w:abstractNumId="440">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57522DD2"/>
    <w:multiLevelType w:val="multilevel"/>
    <w:tmpl w:val="7F9AB868"/>
    <w:numStyleLink w:val="ag3"/>
  </w:abstractNum>
  <w:abstractNum w:abstractNumId="442">
    <w:nsid w:val="579944A5"/>
    <w:multiLevelType w:val="multilevel"/>
    <w:tmpl w:val="7F9AB868"/>
    <w:numStyleLink w:val="ag3"/>
  </w:abstractNum>
  <w:abstractNum w:abstractNumId="443">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57D1460E"/>
    <w:multiLevelType w:val="hybridMultilevel"/>
    <w:tmpl w:val="9C2E39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5">
    <w:nsid w:val="580A42A4"/>
    <w:multiLevelType w:val="multilevel"/>
    <w:tmpl w:val="7F9AB868"/>
    <w:numStyleLink w:val="ag3"/>
  </w:abstractNum>
  <w:abstractNum w:abstractNumId="446">
    <w:nsid w:val="58A74B0D"/>
    <w:multiLevelType w:val="multilevel"/>
    <w:tmpl w:val="7F9AB868"/>
    <w:numStyleLink w:val="ag3"/>
  </w:abstractNum>
  <w:abstractNum w:abstractNumId="447">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8">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9">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59333F51"/>
    <w:multiLevelType w:val="multilevel"/>
    <w:tmpl w:val="7F9AB868"/>
    <w:numStyleLink w:val="ag3"/>
  </w:abstractNum>
  <w:abstractNum w:abstractNumId="451">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59891B96"/>
    <w:multiLevelType w:val="multilevel"/>
    <w:tmpl w:val="7F9AB868"/>
    <w:numStyleLink w:val="ag3"/>
  </w:abstractNum>
  <w:abstractNum w:abstractNumId="453">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454">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5AA706F2"/>
    <w:multiLevelType w:val="hybridMultilevel"/>
    <w:tmpl w:val="1728C6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6">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57">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8">
    <w:nsid w:val="5AD74267"/>
    <w:multiLevelType w:val="multilevel"/>
    <w:tmpl w:val="7F9AB868"/>
    <w:numStyleLink w:val="ag3"/>
  </w:abstractNum>
  <w:abstractNum w:abstractNumId="459">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5B563615"/>
    <w:multiLevelType w:val="multilevel"/>
    <w:tmpl w:val="7F9AB868"/>
    <w:numStyleLink w:val="ag3"/>
  </w:abstractNum>
  <w:abstractNum w:abstractNumId="461">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4">
    <w:nsid w:val="5C4475EF"/>
    <w:multiLevelType w:val="multilevel"/>
    <w:tmpl w:val="7F9AB868"/>
    <w:numStyleLink w:val="ag3"/>
  </w:abstractNum>
  <w:abstractNum w:abstractNumId="465">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5C71245B"/>
    <w:multiLevelType w:val="multilevel"/>
    <w:tmpl w:val="7F9AB868"/>
    <w:numStyleLink w:val="ag3"/>
  </w:abstractNum>
  <w:abstractNum w:abstractNumId="467">
    <w:nsid w:val="5C7C4BAF"/>
    <w:multiLevelType w:val="hybridMultilevel"/>
    <w:tmpl w:val="82BE2196"/>
    <w:lvl w:ilvl="0">
      <w:start w:val="1"/>
      <w:numFmt w:val="bullet"/>
      <w:lvlText w:val=""/>
      <w:lvlJc w:val="left"/>
      <w:pPr>
        <w:ind w:left="1380" w:hanging="360"/>
      </w:pPr>
      <w:rPr>
        <w:rFonts w:ascii="Symbol" w:hAnsi="Symbol" w:hint="default"/>
      </w:rPr>
    </w:lvl>
    <w:lvl w:ilvl="1" w:tentative="1">
      <w:start w:val="1"/>
      <w:numFmt w:val="lowerLetter"/>
      <w:lvlText w:val="%2."/>
      <w:lvlJc w:val="left"/>
      <w:pPr>
        <w:ind w:left="2100" w:hanging="360"/>
      </w:pPr>
    </w:lvl>
    <w:lvl w:ilvl="2" w:tentative="1">
      <w:start w:val="1"/>
      <w:numFmt w:val="lowerRoman"/>
      <w:lvlText w:val="%3."/>
      <w:lvlJc w:val="right"/>
      <w:pPr>
        <w:ind w:left="2820" w:hanging="180"/>
      </w:pPr>
    </w:lvl>
    <w:lvl w:ilvl="3" w:tentative="1">
      <w:start w:val="1"/>
      <w:numFmt w:val="decimal"/>
      <w:lvlText w:val="%4."/>
      <w:lvlJc w:val="left"/>
      <w:pPr>
        <w:ind w:left="3540" w:hanging="360"/>
      </w:pPr>
    </w:lvl>
    <w:lvl w:ilvl="4" w:tentative="1">
      <w:start w:val="1"/>
      <w:numFmt w:val="lowerLetter"/>
      <w:lvlText w:val="%5."/>
      <w:lvlJc w:val="left"/>
      <w:pPr>
        <w:ind w:left="4260" w:hanging="360"/>
      </w:pPr>
    </w:lvl>
    <w:lvl w:ilvl="5" w:tentative="1">
      <w:start w:val="1"/>
      <w:numFmt w:val="lowerRoman"/>
      <w:lvlText w:val="%6."/>
      <w:lvlJc w:val="right"/>
      <w:pPr>
        <w:ind w:left="4980" w:hanging="180"/>
      </w:pPr>
    </w:lvl>
    <w:lvl w:ilvl="6" w:tentative="1">
      <w:start w:val="1"/>
      <w:numFmt w:val="decimal"/>
      <w:lvlText w:val="%7."/>
      <w:lvlJc w:val="left"/>
      <w:pPr>
        <w:ind w:left="5700" w:hanging="360"/>
      </w:pPr>
    </w:lvl>
    <w:lvl w:ilvl="7" w:tentative="1">
      <w:start w:val="1"/>
      <w:numFmt w:val="lowerLetter"/>
      <w:lvlText w:val="%8."/>
      <w:lvlJc w:val="left"/>
      <w:pPr>
        <w:ind w:left="6420" w:hanging="360"/>
      </w:pPr>
    </w:lvl>
    <w:lvl w:ilvl="8" w:tentative="1">
      <w:start w:val="1"/>
      <w:numFmt w:val="lowerRoman"/>
      <w:lvlText w:val="%9."/>
      <w:lvlJc w:val="right"/>
      <w:pPr>
        <w:ind w:left="7140" w:hanging="180"/>
      </w:pPr>
    </w:lvl>
  </w:abstractNum>
  <w:abstractNum w:abstractNumId="468">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5CB85BE2"/>
    <w:multiLevelType w:val="multilevel"/>
    <w:tmpl w:val="7F9AB868"/>
    <w:numStyleLink w:val="ag3"/>
  </w:abstractNum>
  <w:abstractNum w:abstractNumId="470">
    <w:nsid w:val="5CCE15CD"/>
    <w:multiLevelType w:val="multilevel"/>
    <w:tmpl w:val="7F9AB868"/>
    <w:numStyleLink w:val="ag3"/>
  </w:abstractNum>
  <w:abstractNum w:abstractNumId="471">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5D0F4454"/>
    <w:multiLevelType w:val="multilevel"/>
    <w:tmpl w:val="7F9AB868"/>
    <w:numStyleLink w:val="ag3"/>
  </w:abstractNum>
  <w:abstractNum w:abstractNumId="473">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4">
    <w:nsid w:val="5D945269"/>
    <w:multiLevelType w:val="multilevel"/>
    <w:tmpl w:val="7F9AB868"/>
    <w:numStyleLink w:val="ag3"/>
  </w:abstractNum>
  <w:abstractNum w:abstractNumId="475">
    <w:nsid w:val="5D9C68AE"/>
    <w:multiLevelType w:val="multilevel"/>
    <w:tmpl w:val="7F9AB868"/>
    <w:numStyleLink w:val="ag3"/>
  </w:abstractNum>
  <w:abstractNum w:abstractNumId="476">
    <w:nsid w:val="5DAF4AFE"/>
    <w:multiLevelType w:val="multilevel"/>
    <w:tmpl w:val="7F9AB868"/>
    <w:numStyleLink w:val="ag3"/>
  </w:abstractNum>
  <w:abstractNum w:abstractNumId="477">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5DEC0028"/>
    <w:multiLevelType w:val="multilevel"/>
    <w:tmpl w:val="7F9AB868"/>
    <w:numStyleLink w:val="ag3"/>
  </w:abstractNum>
  <w:abstractNum w:abstractNumId="479">
    <w:nsid w:val="5E0C3CEF"/>
    <w:multiLevelType w:val="multilevel"/>
    <w:tmpl w:val="7F9AB868"/>
    <w:numStyleLink w:val="ag3"/>
  </w:abstractNum>
  <w:abstractNum w:abstractNumId="480">
    <w:nsid w:val="5E0E0B31"/>
    <w:multiLevelType w:val="multilevel"/>
    <w:tmpl w:val="7F9AB868"/>
    <w:numStyleLink w:val="ag3"/>
  </w:abstractNum>
  <w:abstractNum w:abstractNumId="481">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482">
    <w:nsid w:val="5EB7634B"/>
    <w:multiLevelType w:val="multilevel"/>
    <w:tmpl w:val="7F9AB868"/>
    <w:numStyleLink w:val="ag3"/>
  </w:abstractNum>
  <w:abstractNum w:abstractNumId="483">
    <w:nsid w:val="5EE116AF"/>
    <w:multiLevelType w:val="multilevel"/>
    <w:tmpl w:val="7F9AB868"/>
    <w:numStyleLink w:val="ag3"/>
  </w:abstractNum>
  <w:abstractNum w:abstractNumId="484">
    <w:nsid w:val="5EEE20DB"/>
    <w:multiLevelType w:val="multilevel"/>
    <w:tmpl w:val="7F9AB868"/>
    <w:numStyleLink w:val="ag3"/>
  </w:abstractNum>
  <w:abstractNum w:abstractNumId="485">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6">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5FA7466C"/>
    <w:multiLevelType w:val="multilevel"/>
    <w:tmpl w:val="7F9AB868"/>
    <w:numStyleLink w:val="ag3"/>
  </w:abstractNum>
  <w:abstractNum w:abstractNumId="489">
    <w:nsid w:val="5FE94997"/>
    <w:multiLevelType w:val="multilevel"/>
    <w:tmpl w:val="7F9AB868"/>
    <w:numStyleLink w:val="ag3"/>
  </w:abstractNum>
  <w:abstractNum w:abstractNumId="490">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60D0594E"/>
    <w:multiLevelType w:val="multilevel"/>
    <w:tmpl w:val="7F9AB868"/>
    <w:numStyleLink w:val="ag3"/>
  </w:abstractNum>
  <w:abstractNum w:abstractNumId="492">
    <w:nsid w:val="61D161E8"/>
    <w:multiLevelType w:val="multilevel"/>
    <w:tmpl w:val="7F9AB868"/>
    <w:numStyleLink w:val="ag3"/>
  </w:abstractNum>
  <w:abstractNum w:abstractNumId="493">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5">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6">
    <w:nsid w:val="62B46313"/>
    <w:multiLevelType w:val="multilevel"/>
    <w:tmpl w:val="7F9AB868"/>
    <w:numStyleLink w:val="ag3"/>
  </w:abstractNum>
  <w:abstractNum w:abstractNumId="497">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639C366A"/>
    <w:multiLevelType w:val="multilevel"/>
    <w:tmpl w:val="7F9AB868"/>
    <w:numStyleLink w:val="ag3"/>
  </w:abstractNum>
  <w:abstractNum w:abstractNumId="500">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1">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6409755C"/>
    <w:multiLevelType w:val="multilevel"/>
    <w:tmpl w:val="7F9AB868"/>
    <w:numStyleLink w:val="ag3"/>
  </w:abstractNum>
  <w:abstractNum w:abstractNumId="504">
    <w:nsid w:val="640C6E7D"/>
    <w:multiLevelType w:val="multilevel"/>
    <w:tmpl w:val="7F9AB868"/>
    <w:numStyleLink w:val="ag3"/>
  </w:abstractNum>
  <w:abstractNum w:abstractNumId="505">
    <w:nsid w:val="64D17240"/>
    <w:multiLevelType w:val="multilevel"/>
    <w:tmpl w:val="7F9AB868"/>
    <w:numStyleLink w:val="ag3"/>
  </w:abstractNum>
  <w:abstractNum w:abstractNumId="506">
    <w:nsid w:val="651D4654"/>
    <w:multiLevelType w:val="multilevel"/>
    <w:tmpl w:val="7F9AB868"/>
    <w:numStyleLink w:val="ag3"/>
  </w:abstractNum>
  <w:abstractNum w:abstractNumId="507">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65791501"/>
    <w:multiLevelType w:val="hybridMultilevel"/>
    <w:tmpl w:val="19D087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09">
    <w:nsid w:val="65CC1B9A"/>
    <w:multiLevelType w:val="multilevel"/>
    <w:tmpl w:val="7F9AB868"/>
    <w:numStyleLink w:val="ag3"/>
  </w:abstractNum>
  <w:abstractNum w:abstractNumId="510">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511">
    <w:nsid w:val="66F4725C"/>
    <w:multiLevelType w:val="multilevel"/>
    <w:tmpl w:val="7F9AB868"/>
    <w:numStyleLink w:val="ag3"/>
  </w:abstractNum>
  <w:abstractNum w:abstractNumId="512">
    <w:nsid w:val="671B43F3"/>
    <w:multiLevelType w:val="multilevel"/>
    <w:tmpl w:val="7F9AB868"/>
    <w:numStyleLink w:val="ag3"/>
  </w:abstractNum>
  <w:abstractNum w:abstractNumId="513">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675B56C2"/>
    <w:multiLevelType w:val="multilevel"/>
    <w:tmpl w:val="7F9AB868"/>
    <w:numStyleLink w:val="ag3"/>
  </w:abstractNum>
  <w:abstractNum w:abstractNumId="515">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67BE2630"/>
    <w:multiLevelType w:val="multilevel"/>
    <w:tmpl w:val="7F9AB868"/>
    <w:numStyleLink w:val="ag3"/>
  </w:abstractNum>
  <w:abstractNum w:abstractNumId="518">
    <w:nsid w:val="67CF42D2"/>
    <w:multiLevelType w:val="multilevel"/>
    <w:tmpl w:val="7F9AB868"/>
    <w:numStyleLink w:val="ag3"/>
  </w:abstractNum>
  <w:abstractNum w:abstractNumId="519">
    <w:nsid w:val="680F4C39"/>
    <w:multiLevelType w:val="multilevel"/>
    <w:tmpl w:val="7F9AB868"/>
    <w:numStyleLink w:val="ag3"/>
  </w:abstractNum>
  <w:abstractNum w:abstractNumId="520">
    <w:nsid w:val="68677F22"/>
    <w:multiLevelType w:val="multilevel"/>
    <w:tmpl w:val="7F9AB868"/>
    <w:numStyleLink w:val="ag3"/>
  </w:abstractNum>
  <w:abstractNum w:abstractNumId="521">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694D0796"/>
    <w:multiLevelType w:val="multilevel"/>
    <w:tmpl w:val="7F9AB868"/>
    <w:numStyleLink w:val="ag3"/>
  </w:abstractNum>
  <w:abstractNum w:abstractNumId="524">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7">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6B160502"/>
    <w:multiLevelType w:val="multilevel"/>
    <w:tmpl w:val="7F9AB868"/>
    <w:numStyleLink w:val="ag3"/>
  </w:abstractNum>
  <w:abstractNum w:abstractNumId="529">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0">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6BE87319"/>
    <w:multiLevelType w:val="multilevel"/>
    <w:tmpl w:val="7F9AB868"/>
    <w:numStyleLink w:val="ag3"/>
  </w:abstractNum>
  <w:abstractNum w:abstractNumId="533">
    <w:nsid w:val="6BED2708"/>
    <w:multiLevelType w:val="multilevel"/>
    <w:tmpl w:val="7F9AB868"/>
    <w:numStyleLink w:val="ag3"/>
  </w:abstractNum>
  <w:abstractNum w:abstractNumId="534">
    <w:nsid w:val="6C1D5151"/>
    <w:multiLevelType w:val="hybridMultilevel"/>
    <w:tmpl w:val="D03AD092"/>
    <w:lvl w:ilvl="0">
      <w:start w:val="1"/>
      <w:numFmt w:val="bullet"/>
      <w:lvlText w:val=""/>
      <w:lvlJc w:val="left"/>
      <w:pPr>
        <w:ind w:left="2250" w:hanging="360"/>
      </w:pPr>
      <w:rPr>
        <w:rFonts w:ascii="Symbol" w:hAnsi="Symbol" w:hint="default"/>
      </w:rPr>
    </w:lvl>
    <w:lvl w:ilvl="1" w:tentative="1">
      <w:start w:val="1"/>
      <w:numFmt w:val="bullet"/>
      <w:lvlText w:val="o"/>
      <w:lvlJc w:val="left"/>
      <w:pPr>
        <w:ind w:left="2970" w:hanging="360"/>
      </w:pPr>
      <w:rPr>
        <w:rFonts w:ascii="Courier New" w:hAnsi="Courier New" w:cs="Courier New" w:hint="default"/>
      </w:rPr>
    </w:lvl>
    <w:lvl w:ilvl="2" w:tentative="1">
      <w:start w:val="1"/>
      <w:numFmt w:val="bullet"/>
      <w:lvlText w:val=""/>
      <w:lvlJc w:val="left"/>
      <w:pPr>
        <w:ind w:left="3690" w:hanging="360"/>
      </w:pPr>
      <w:rPr>
        <w:rFonts w:ascii="Wingdings" w:hAnsi="Wingdings" w:hint="default"/>
      </w:rPr>
    </w:lvl>
    <w:lvl w:ilvl="3" w:tentative="1">
      <w:start w:val="1"/>
      <w:numFmt w:val="bullet"/>
      <w:lvlText w:val=""/>
      <w:lvlJc w:val="left"/>
      <w:pPr>
        <w:ind w:left="4410" w:hanging="360"/>
      </w:pPr>
      <w:rPr>
        <w:rFonts w:ascii="Symbol" w:hAnsi="Symbol" w:hint="default"/>
      </w:rPr>
    </w:lvl>
    <w:lvl w:ilvl="4" w:tentative="1">
      <w:start w:val="1"/>
      <w:numFmt w:val="bullet"/>
      <w:lvlText w:val="o"/>
      <w:lvlJc w:val="left"/>
      <w:pPr>
        <w:ind w:left="5130" w:hanging="360"/>
      </w:pPr>
      <w:rPr>
        <w:rFonts w:ascii="Courier New" w:hAnsi="Courier New" w:cs="Courier New" w:hint="default"/>
      </w:rPr>
    </w:lvl>
    <w:lvl w:ilvl="5" w:tentative="1">
      <w:start w:val="1"/>
      <w:numFmt w:val="bullet"/>
      <w:lvlText w:val=""/>
      <w:lvlJc w:val="left"/>
      <w:pPr>
        <w:ind w:left="5850" w:hanging="360"/>
      </w:pPr>
      <w:rPr>
        <w:rFonts w:ascii="Wingdings" w:hAnsi="Wingdings" w:hint="default"/>
      </w:rPr>
    </w:lvl>
    <w:lvl w:ilvl="6" w:tentative="1">
      <w:start w:val="1"/>
      <w:numFmt w:val="bullet"/>
      <w:lvlText w:val=""/>
      <w:lvlJc w:val="left"/>
      <w:pPr>
        <w:ind w:left="6570" w:hanging="360"/>
      </w:pPr>
      <w:rPr>
        <w:rFonts w:ascii="Symbol" w:hAnsi="Symbol" w:hint="default"/>
      </w:rPr>
    </w:lvl>
    <w:lvl w:ilvl="7" w:tentative="1">
      <w:start w:val="1"/>
      <w:numFmt w:val="bullet"/>
      <w:lvlText w:val="o"/>
      <w:lvlJc w:val="left"/>
      <w:pPr>
        <w:ind w:left="7290" w:hanging="360"/>
      </w:pPr>
      <w:rPr>
        <w:rFonts w:ascii="Courier New" w:hAnsi="Courier New" w:cs="Courier New" w:hint="default"/>
      </w:rPr>
    </w:lvl>
    <w:lvl w:ilvl="8" w:tentative="1">
      <w:start w:val="1"/>
      <w:numFmt w:val="bullet"/>
      <w:lvlText w:val=""/>
      <w:lvlJc w:val="left"/>
      <w:pPr>
        <w:ind w:left="8010" w:hanging="360"/>
      </w:pPr>
      <w:rPr>
        <w:rFonts w:ascii="Wingdings" w:hAnsi="Wingdings" w:hint="default"/>
      </w:rPr>
    </w:lvl>
  </w:abstractNum>
  <w:abstractNum w:abstractNumId="535">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7">
    <w:nsid w:val="6C554444"/>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8">
    <w:nsid w:val="6C682B39"/>
    <w:multiLevelType w:val="multilevel"/>
    <w:tmpl w:val="7F9AB868"/>
    <w:numStyleLink w:val="ag3"/>
  </w:abstractNum>
  <w:abstractNum w:abstractNumId="539">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1">
    <w:nsid w:val="6CC511D2"/>
    <w:multiLevelType w:val="multilevel"/>
    <w:tmpl w:val="7F9AB868"/>
    <w:numStyleLink w:val="ag3"/>
  </w:abstractNum>
  <w:abstractNum w:abstractNumId="542">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6D6E6A91"/>
    <w:multiLevelType w:val="multilevel"/>
    <w:tmpl w:val="7F9AB868"/>
    <w:numStyleLink w:val="ag3"/>
  </w:abstractNum>
  <w:abstractNum w:abstractNumId="544">
    <w:nsid w:val="6DF50E57"/>
    <w:multiLevelType w:val="multilevel"/>
    <w:tmpl w:val="7F9AB868"/>
    <w:numStyleLink w:val="ag3"/>
  </w:abstractNum>
  <w:abstractNum w:abstractNumId="545">
    <w:nsid w:val="6DF93DF0"/>
    <w:multiLevelType w:val="multilevel"/>
    <w:tmpl w:val="7F9AB868"/>
    <w:numStyleLink w:val="ag3"/>
  </w:abstractNum>
  <w:abstractNum w:abstractNumId="546">
    <w:nsid w:val="6E0E530F"/>
    <w:multiLevelType w:val="multilevel"/>
    <w:tmpl w:val="7F9AB868"/>
    <w:numStyleLink w:val="ag3"/>
  </w:abstractNum>
  <w:abstractNum w:abstractNumId="547">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6E411180"/>
    <w:multiLevelType w:val="hybridMultilevel"/>
    <w:tmpl w:val="269A29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49">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6E6B3CCE"/>
    <w:multiLevelType w:val="multilevel"/>
    <w:tmpl w:val="7F9AB868"/>
    <w:numStyleLink w:val="ag3"/>
  </w:abstractNum>
  <w:abstractNum w:abstractNumId="551">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3">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6FF266DE"/>
    <w:multiLevelType w:val="multilevel"/>
    <w:tmpl w:val="7F9AB868"/>
    <w:numStyleLink w:val="ag3"/>
  </w:abstractNum>
  <w:abstractNum w:abstractNumId="556">
    <w:nsid w:val="6FF71E98"/>
    <w:multiLevelType w:val="multilevel"/>
    <w:tmpl w:val="7F9AB868"/>
    <w:numStyleLink w:val="ag3"/>
  </w:abstractNum>
  <w:abstractNum w:abstractNumId="557">
    <w:nsid w:val="70135BE9"/>
    <w:multiLevelType w:val="multilevel"/>
    <w:tmpl w:val="7F9AB868"/>
    <w:numStyleLink w:val="ag3"/>
  </w:abstractNum>
  <w:abstractNum w:abstractNumId="558">
    <w:nsid w:val="70280A28"/>
    <w:multiLevelType w:val="multilevel"/>
    <w:tmpl w:val="7F9AB868"/>
    <w:numStyleLink w:val="ag3"/>
  </w:abstractNum>
  <w:abstractNum w:abstractNumId="559">
    <w:nsid w:val="703445E4"/>
    <w:multiLevelType w:val="multilevel"/>
    <w:tmpl w:val="7F9AB868"/>
    <w:numStyleLink w:val="ag3"/>
  </w:abstractNum>
  <w:abstractNum w:abstractNumId="560">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1">
    <w:nsid w:val="70663FA3"/>
    <w:multiLevelType w:val="multilevel"/>
    <w:tmpl w:val="7F9AB868"/>
    <w:numStyleLink w:val="ag3"/>
  </w:abstractNum>
  <w:abstractNum w:abstractNumId="562">
    <w:nsid w:val="70EE36D3"/>
    <w:multiLevelType w:val="multilevel"/>
    <w:tmpl w:val="7F9AB868"/>
    <w:numStyleLink w:val="ag3"/>
  </w:abstractNum>
  <w:abstractNum w:abstractNumId="563">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4">
    <w:nsid w:val="71F51B96"/>
    <w:multiLevelType w:val="multilevel"/>
    <w:tmpl w:val="7F9AB868"/>
    <w:numStyleLink w:val="ag3"/>
  </w:abstractNum>
  <w:abstractNum w:abstractNumId="565">
    <w:nsid w:val="722A7CB6"/>
    <w:multiLevelType w:val="hybridMultilevel"/>
    <w:tmpl w:val="603447A8"/>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566">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67">
    <w:nsid w:val="72D40EC8"/>
    <w:multiLevelType w:val="multilevel"/>
    <w:tmpl w:val="7F9AB868"/>
    <w:numStyleLink w:val="ag3"/>
  </w:abstractNum>
  <w:abstractNum w:abstractNumId="568">
    <w:nsid w:val="72D8101D"/>
    <w:multiLevelType w:val="multilevel"/>
    <w:tmpl w:val="7F9AB868"/>
    <w:name w:val="numbered list"/>
    <w:numStyleLink w:val="ag3"/>
  </w:abstractNum>
  <w:abstractNum w:abstractNumId="569">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0">
    <w:nsid w:val="739F7E75"/>
    <w:multiLevelType w:val="multilevel"/>
    <w:tmpl w:val="7F9AB868"/>
    <w:numStyleLink w:val="ag3"/>
  </w:abstractNum>
  <w:abstractNum w:abstractNumId="571">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74B21FFA"/>
    <w:multiLevelType w:val="multilevel"/>
    <w:tmpl w:val="7F9AB868"/>
    <w:numStyleLink w:val="ag3"/>
  </w:abstractNum>
  <w:abstractNum w:abstractNumId="574">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75052305"/>
    <w:multiLevelType w:val="multilevel"/>
    <w:tmpl w:val="7F9AB868"/>
    <w:numStyleLink w:val="ag3"/>
  </w:abstractNum>
  <w:abstractNum w:abstractNumId="576">
    <w:nsid w:val="75797D1C"/>
    <w:multiLevelType w:val="multilevel"/>
    <w:tmpl w:val="7F9AB868"/>
    <w:numStyleLink w:val="ag3"/>
  </w:abstractNum>
  <w:abstractNum w:abstractNumId="577">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760A338F"/>
    <w:multiLevelType w:val="multilevel"/>
    <w:tmpl w:val="7F9AB868"/>
    <w:numStyleLink w:val="ag3"/>
  </w:abstractNum>
  <w:abstractNum w:abstractNumId="579">
    <w:nsid w:val="76114CF2"/>
    <w:multiLevelType w:val="multilevel"/>
    <w:tmpl w:val="7F9AB868"/>
    <w:numStyleLink w:val="ag3"/>
  </w:abstractNum>
  <w:abstractNum w:abstractNumId="580">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1">
    <w:nsid w:val="7668369F"/>
    <w:multiLevelType w:val="multilevel"/>
    <w:tmpl w:val="7F9AB868"/>
    <w:numStyleLink w:val="ag3"/>
  </w:abstractNum>
  <w:abstractNum w:abstractNumId="582">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76C121A7"/>
    <w:multiLevelType w:val="multilevel"/>
    <w:tmpl w:val="7F9AB868"/>
    <w:numStyleLink w:val="ag3"/>
  </w:abstractNum>
  <w:abstractNum w:abstractNumId="584">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5">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6">
    <w:nsid w:val="77B3544E"/>
    <w:multiLevelType w:val="multilevel"/>
    <w:tmpl w:val="7F9AB868"/>
    <w:numStyleLink w:val="ag3"/>
  </w:abstractNum>
  <w:abstractNum w:abstractNumId="587">
    <w:nsid w:val="77C230F8"/>
    <w:multiLevelType w:val="multilevel"/>
    <w:tmpl w:val="7F9AB868"/>
    <w:numStyleLink w:val="ag3"/>
  </w:abstractNum>
  <w:abstractNum w:abstractNumId="588">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1">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792B2C28"/>
    <w:multiLevelType w:val="multilevel"/>
    <w:tmpl w:val="7F9AB868"/>
    <w:numStyleLink w:val="ag3"/>
  </w:abstractNum>
  <w:abstractNum w:abstractNumId="593">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4">
    <w:nsid w:val="79812981"/>
    <w:multiLevelType w:val="multilevel"/>
    <w:tmpl w:val="7F9AB868"/>
    <w:numStyleLink w:val="ag3"/>
  </w:abstractNum>
  <w:abstractNum w:abstractNumId="595">
    <w:nsid w:val="79DA698C"/>
    <w:multiLevelType w:val="multilevel"/>
    <w:tmpl w:val="7F9AB868"/>
    <w:numStyleLink w:val="ag3"/>
  </w:abstractNum>
  <w:abstractNum w:abstractNumId="596">
    <w:nsid w:val="79E0471A"/>
    <w:multiLevelType w:val="multilevel"/>
    <w:tmpl w:val="7F9AB868"/>
    <w:numStyleLink w:val="ag3"/>
  </w:abstractNum>
  <w:abstractNum w:abstractNumId="597">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599">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0">
    <w:nsid w:val="7AB97114"/>
    <w:multiLevelType w:val="multilevel"/>
    <w:tmpl w:val="7F9AB868"/>
    <w:numStyleLink w:val="ag3"/>
  </w:abstractNum>
  <w:abstractNum w:abstractNumId="601">
    <w:nsid w:val="7AE6263B"/>
    <w:multiLevelType w:val="hybridMultilevel"/>
    <w:tmpl w:val="9E4EC4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2">
    <w:nsid w:val="7B275000"/>
    <w:multiLevelType w:val="multilevel"/>
    <w:tmpl w:val="7F9AB868"/>
    <w:numStyleLink w:val="ag3"/>
  </w:abstractNum>
  <w:abstractNum w:abstractNumId="603">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5">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6">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607">
    <w:nsid w:val="7C331372"/>
    <w:multiLevelType w:val="multilevel"/>
    <w:tmpl w:val="7F9AB868"/>
    <w:numStyleLink w:val="ag3"/>
  </w:abstractNum>
  <w:abstractNum w:abstractNumId="608">
    <w:nsid w:val="7C8261AA"/>
    <w:multiLevelType w:val="multilevel"/>
    <w:tmpl w:val="7F9AB868"/>
    <w:numStyleLink w:val="ag3"/>
  </w:abstractNum>
  <w:abstractNum w:abstractNumId="609">
    <w:nsid w:val="7CA21511"/>
    <w:multiLevelType w:val="multilevel"/>
    <w:tmpl w:val="7F9AB868"/>
    <w:numStyleLink w:val="ag3"/>
  </w:abstractNum>
  <w:abstractNum w:abstractNumId="610">
    <w:nsid w:val="7CB62F0B"/>
    <w:multiLevelType w:val="multilevel"/>
    <w:tmpl w:val="7F9AB868"/>
    <w:numStyleLink w:val="ag3"/>
  </w:abstractNum>
  <w:abstractNum w:abstractNumId="611">
    <w:nsid w:val="7CFC140C"/>
    <w:multiLevelType w:val="multilevel"/>
    <w:tmpl w:val="7F9AB868"/>
    <w:numStyleLink w:val="ag3"/>
  </w:abstractNum>
  <w:abstractNum w:abstractNumId="612">
    <w:nsid w:val="7D1848C4"/>
    <w:multiLevelType w:val="multilevel"/>
    <w:tmpl w:val="7F9AB868"/>
    <w:numStyleLink w:val="ag3"/>
  </w:abstractNum>
  <w:abstractNum w:abstractNumId="613">
    <w:nsid w:val="7D4E5AE4"/>
    <w:multiLevelType w:val="hybridMultilevel"/>
    <w:tmpl w:val="4750384A"/>
    <w:lvl w:ilvl="0">
      <w:start w:val="1"/>
      <w:numFmt w:val="bullet"/>
      <w:lvlText w:val=""/>
      <w:lvlJc w:val="left"/>
      <w:pPr>
        <w:ind w:left="3067" w:hanging="360"/>
      </w:pPr>
      <w:rPr>
        <w:rFonts w:ascii="Symbol" w:hAnsi="Symbol" w:hint="default"/>
      </w:rPr>
    </w:lvl>
    <w:lvl w:ilvl="1">
      <w:start w:val="1"/>
      <w:numFmt w:val="bullet"/>
      <w:lvlText w:val=""/>
      <w:lvlJc w:val="left"/>
      <w:pPr>
        <w:ind w:left="2347" w:hanging="360"/>
      </w:pPr>
      <w:rPr>
        <w:rFonts w:ascii="Symbol" w:hAnsi="Symbol"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614">
    <w:nsid w:val="7D8E7E47"/>
    <w:multiLevelType w:val="multilevel"/>
    <w:tmpl w:val="7F9AB868"/>
    <w:numStyleLink w:val="ag3"/>
  </w:abstractNum>
  <w:abstractNum w:abstractNumId="615">
    <w:nsid w:val="7DC82E9B"/>
    <w:multiLevelType w:val="multilevel"/>
    <w:tmpl w:val="7F9AB868"/>
    <w:numStyleLink w:val="ag3"/>
  </w:abstractNum>
  <w:abstractNum w:abstractNumId="616">
    <w:nsid w:val="7E2A6B45"/>
    <w:multiLevelType w:val="multilevel"/>
    <w:tmpl w:val="7F9AB868"/>
    <w:numStyleLink w:val="ag3"/>
  </w:abstractNum>
  <w:abstractNum w:abstractNumId="617">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0">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7F4A096C"/>
    <w:multiLevelType w:val="multilevel"/>
    <w:tmpl w:val="7F9AB868"/>
    <w:numStyleLink w:val="ag3"/>
  </w:abstractNum>
  <w:abstractNum w:abstractNumId="622">
    <w:nsid w:val="7F81500F"/>
    <w:multiLevelType w:val="multilevel"/>
    <w:tmpl w:val="7F9AB868"/>
    <w:numStyleLink w:val="ag3"/>
  </w:abstractNum>
  <w:abstractNum w:abstractNumId="623">
    <w:nsid w:val="7FA35E59"/>
    <w:multiLevelType w:val="multilevel"/>
    <w:tmpl w:val="7F9AB868"/>
    <w:numStyleLink w:val="ag3"/>
  </w:abstractNum>
  <w:abstractNum w:abstractNumId="624">
    <w:nsid w:val="7FEC4E8C"/>
    <w:multiLevelType w:val="multilevel"/>
    <w:tmpl w:val="7F9AB868"/>
    <w:numStyleLink w:val="ag3"/>
  </w:abstractNum>
  <w:num w:numId="1">
    <w:abstractNumId w:val="252"/>
  </w:num>
  <w:num w:numId="2">
    <w:abstractNumId w:val="252"/>
  </w:num>
  <w:num w:numId="3">
    <w:abstractNumId w:val="252"/>
  </w:num>
  <w:num w:numId="4">
    <w:abstractNumId w:val="252"/>
  </w:num>
  <w:num w:numId="5">
    <w:abstractNumId w:val="252"/>
  </w:num>
  <w:num w:numId="6">
    <w:abstractNumId w:val="252"/>
  </w:num>
  <w:num w:numId="7">
    <w:abstractNumId w:val="40"/>
  </w:num>
  <w:num w:numId="8">
    <w:abstractNumId w:val="6"/>
  </w:num>
  <w:num w:numId="9">
    <w:abstractNumId w:val="5"/>
  </w:num>
  <w:num w:numId="10">
    <w:abstractNumId w:val="4"/>
  </w:num>
  <w:num w:numId="11">
    <w:abstractNumId w:val="3"/>
  </w:num>
  <w:num w:numId="12">
    <w:abstractNumId w:val="2"/>
  </w:num>
  <w:num w:numId="13">
    <w:abstractNumId w:val="281"/>
  </w:num>
  <w:num w:numId="14">
    <w:abstractNumId w:val="566"/>
  </w:num>
  <w:num w:numId="15">
    <w:abstractNumId w:val="566"/>
  </w:num>
  <w:num w:numId="16">
    <w:abstractNumId w:val="566"/>
  </w:num>
  <w:num w:numId="17">
    <w:abstractNumId w:val="566"/>
  </w:num>
  <w:num w:numId="18">
    <w:abstractNumId w:val="1"/>
  </w:num>
  <w:num w:numId="19">
    <w:abstractNumId w:val="46"/>
  </w:num>
  <w:num w:numId="20">
    <w:abstractNumId w:val="481"/>
  </w:num>
  <w:num w:numId="21">
    <w:abstractNumId w:val="280"/>
  </w:num>
  <w:num w:numId="22">
    <w:abstractNumId w:val="427"/>
  </w:num>
  <w:num w:numId="23">
    <w:abstractNumId w:val="601"/>
  </w:num>
  <w:num w:numId="24">
    <w:abstractNumId w:val="363"/>
  </w:num>
  <w:num w:numId="25">
    <w:abstractNumId w:val="548"/>
  </w:num>
  <w:num w:numId="26">
    <w:abstractNumId w:val="321"/>
  </w:num>
  <w:num w:numId="27">
    <w:abstractNumId w:val="260"/>
  </w:num>
  <w:num w:numId="28">
    <w:abstractNumId w:val="467"/>
  </w:num>
  <w:num w:numId="29">
    <w:abstractNumId w:val="613"/>
  </w:num>
  <w:num w:numId="30">
    <w:abstractNumId w:val="565"/>
  </w:num>
  <w:num w:numId="31">
    <w:abstractNumId w:val="455"/>
  </w:num>
  <w:num w:numId="32">
    <w:abstractNumId w:val="585"/>
  </w:num>
  <w:num w:numId="33">
    <w:abstractNumId w:val="457"/>
  </w:num>
  <w:num w:numId="34">
    <w:abstractNumId w:val="178"/>
  </w:num>
  <w:num w:numId="35">
    <w:abstractNumId w:val="312"/>
  </w:num>
  <w:num w:numId="36">
    <w:abstractNumId w:val="282"/>
  </w:num>
  <w:num w:numId="37">
    <w:abstractNumId w:val="41"/>
  </w:num>
  <w:num w:numId="38">
    <w:abstractNumId w:val="366"/>
  </w:num>
  <w:num w:numId="39">
    <w:abstractNumId w:val="508"/>
  </w:num>
  <w:num w:numId="40">
    <w:abstractNumId w:val="552"/>
  </w:num>
  <w:num w:numId="41">
    <w:abstractNumId w:val="325"/>
  </w:num>
  <w:num w:numId="42">
    <w:abstractNumId w:val="569"/>
  </w:num>
  <w:num w:numId="43">
    <w:abstractNumId w:val="72"/>
  </w:num>
  <w:num w:numId="44">
    <w:abstractNumId w:val="334"/>
  </w:num>
  <w:num w:numId="45">
    <w:abstractNumId w:val="241"/>
  </w:num>
  <w:num w:numId="46">
    <w:abstractNumId w:val="226"/>
  </w:num>
  <w:num w:numId="47">
    <w:abstractNumId w:val="270"/>
  </w:num>
  <w:num w:numId="48">
    <w:abstractNumId w:val="131"/>
  </w:num>
  <w:num w:numId="49">
    <w:abstractNumId w:val="314"/>
  </w:num>
  <w:num w:numId="50">
    <w:abstractNumId w:val="456"/>
  </w:num>
  <w:num w:numId="51">
    <w:abstractNumId w:val="152"/>
  </w:num>
  <w:num w:numId="52">
    <w:abstractNumId w:val="396"/>
  </w:num>
  <w:num w:numId="53">
    <w:abstractNumId w:val="143"/>
  </w:num>
  <w:num w:numId="54">
    <w:abstractNumId w:val="355"/>
  </w:num>
  <w:num w:numId="55">
    <w:abstractNumId w:val="416"/>
  </w:num>
  <w:num w:numId="56">
    <w:abstractNumId w:val="412"/>
  </w:num>
  <w:num w:numId="57">
    <w:abstractNumId w:val="238"/>
  </w:num>
  <w:num w:numId="58">
    <w:abstractNumId w:val="527"/>
  </w:num>
  <w:num w:numId="59">
    <w:abstractNumId w:val="520"/>
  </w:num>
  <w:num w:numId="60">
    <w:abstractNumId w:val="95"/>
  </w:num>
  <w:num w:numId="61">
    <w:abstractNumId w:val="33"/>
  </w:num>
  <w:num w:numId="62">
    <w:abstractNumId w:val="485"/>
  </w:num>
  <w:num w:numId="63">
    <w:abstractNumId w:val="27"/>
  </w:num>
  <w:num w:numId="64">
    <w:abstractNumId w:val="383"/>
  </w:num>
  <w:num w:numId="65">
    <w:abstractNumId w:val="588"/>
  </w:num>
  <w:num w:numId="66">
    <w:abstractNumId w:val="431"/>
  </w:num>
  <w:num w:numId="67">
    <w:abstractNumId w:val="297"/>
  </w:num>
  <w:num w:numId="68">
    <w:abstractNumId w:val="89"/>
  </w:num>
  <w:num w:numId="69">
    <w:abstractNumId w:val="534"/>
  </w:num>
  <w:num w:numId="70">
    <w:abstractNumId w:val="141"/>
  </w:num>
  <w:num w:numId="71">
    <w:abstractNumId w:val="473"/>
  </w:num>
  <w:num w:numId="72">
    <w:abstractNumId w:val="205"/>
  </w:num>
  <w:num w:numId="73">
    <w:abstractNumId w:val="57"/>
  </w:num>
  <w:num w:numId="74">
    <w:abstractNumId w:val="298"/>
  </w:num>
  <w:num w:numId="75">
    <w:abstractNumId w:val="529"/>
  </w:num>
  <w:num w:numId="76">
    <w:abstractNumId w:val="420"/>
  </w:num>
  <w:num w:numId="77">
    <w:abstractNumId w:val="487"/>
  </w:num>
  <w:num w:numId="78">
    <w:abstractNumId w:val="101"/>
  </w:num>
  <w:num w:numId="79">
    <w:abstractNumId w:val="494"/>
  </w:num>
  <w:num w:numId="80">
    <w:abstractNumId w:val="419"/>
  </w:num>
  <w:num w:numId="81">
    <w:abstractNumId w:val="358"/>
  </w:num>
  <w:num w:numId="82">
    <w:abstractNumId w:val="287"/>
  </w:num>
  <w:num w:numId="83">
    <w:abstractNumId w:val="307"/>
  </w:num>
  <w:num w:numId="84">
    <w:abstractNumId w:val="122"/>
  </w:num>
  <w:num w:numId="85">
    <w:abstractNumId w:val="189"/>
  </w:num>
  <w:num w:numId="86">
    <w:abstractNumId w:val="255"/>
  </w:num>
  <w:num w:numId="87">
    <w:abstractNumId w:val="194"/>
  </w:num>
  <w:num w:numId="88">
    <w:abstractNumId w:val="145"/>
  </w:num>
  <w:num w:numId="89">
    <w:abstractNumId w:val="165"/>
  </w:num>
  <w:num w:numId="90">
    <w:abstractNumId w:val="117"/>
  </w:num>
  <w:num w:numId="91">
    <w:abstractNumId w:val="36"/>
  </w:num>
  <w:num w:numId="92">
    <w:abstractNumId w:val="31"/>
  </w:num>
  <w:num w:numId="93">
    <w:abstractNumId w:val="248"/>
  </w:num>
  <w:num w:numId="94">
    <w:abstractNumId w:val="58"/>
  </w:num>
  <w:num w:numId="95">
    <w:abstractNumId w:val="22"/>
  </w:num>
  <w:num w:numId="96">
    <w:abstractNumId w:val="213"/>
  </w:num>
  <w:num w:numId="97">
    <w:abstractNumId w:val="147"/>
  </w:num>
  <w:num w:numId="98">
    <w:abstractNumId w:val="184"/>
  </w:num>
  <w:num w:numId="99">
    <w:abstractNumId w:val="168"/>
  </w:num>
  <w:num w:numId="100">
    <w:abstractNumId w:val="167"/>
  </w:num>
  <w:num w:numId="101">
    <w:abstractNumId w:val="135"/>
  </w:num>
  <w:num w:numId="102">
    <w:abstractNumId w:val="171"/>
  </w:num>
  <w:num w:numId="103">
    <w:abstractNumId w:val="408"/>
  </w:num>
  <w:num w:numId="104">
    <w:abstractNumId w:val="210"/>
  </w:num>
  <w:num w:numId="105">
    <w:abstractNumId w:val="424"/>
  </w:num>
  <w:num w:numId="106">
    <w:abstractNumId w:val="523"/>
  </w:num>
  <w:num w:numId="107">
    <w:abstractNumId w:val="203"/>
  </w:num>
  <w:num w:numId="108">
    <w:abstractNumId w:val="231"/>
  </w:num>
  <w:num w:numId="109">
    <w:abstractNumId w:val="417"/>
  </w:num>
  <w:num w:numId="110">
    <w:abstractNumId w:val="202"/>
  </w:num>
  <w:num w:numId="111">
    <w:abstractNumId w:val="538"/>
  </w:num>
  <w:num w:numId="112">
    <w:abstractNumId w:val="511"/>
  </w:num>
  <w:num w:numId="113">
    <w:abstractNumId w:val="608"/>
  </w:num>
  <w:num w:numId="114">
    <w:abstractNumId w:val="616"/>
  </w:num>
  <w:num w:numId="115">
    <w:abstractNumId w:val="558"/>
  </w:num>
  <w:num w:numId="116">
    <w:abstractNumId w:val="352"/>
  </w:num>
  <w:num w:numId="117">
    <w:abstractNumId w:val="129"/>
  </w:num>
  <w:num w:numId="118">
    <w:abstractNumId w:val="250"/>
  </w:num>
  <w:num w:numId="119">
    <w:abstractNumId w:val="150"/>
  </w:num>
  <w:num w:numId="120">
    <w:abstractNumId w:val="96"/>
  </w:num>
  <w:num w:numId="121">
    <w:abstractNumId w:val="351"/>
  </w:num>
  <w:num w:numId="122">
    <w:abstractNumId w:val="614"/>
  </w:num>
  <w:num w:numId="123">
    <w:abstractNumId w:val="335"/>
  </w:num>
  <w:num w:numId="124">
    <w:abstractNumId w:val="249"/>
  </w:num>
  <w:num w:numId="125">
    <w:abstractNumId w:val="478"/>
  </w:num>
  <w:num w:numId="126">
    <w:abstractNumId w:val="279"/>
  </w:num>
  <w:num w:numId="127">
    <w:abstractNumId w:val="285"/>
  </w:num>
  <w:num w:numId="128">
    <w:abstractNumId w:val="299"/>
  </w:num>
  <w:num w:numId="129">
    <w:abstractNumId w:val="236"/>
  </w:num>
  <w:num w:numId="130">
    <w:abstractNumId w:val="576"/>
  </w:num>
  <w:num w:numId="131">
    <w:abstractNumId w:val="623"/>
  </w:num>
  <w:num w:numId="132">
    <w:abstractNumId w:val="488"/>
  </w:num>
  <w:num w:numId="133">
    <w:abstractNumId w:val="187"/>
  </w:num>
  <w:num w:numId="134">
    <w:abstractNumId w:val="387"/>
  </w:num>
  <w:num w:numId="135">
    <w:abstractNumId w:val="200"/>
  </w:num>
  <w:num w:numId="136">
    <w:abstractNumId w:val="332"/>
  </w:num>
  <w:num w:numId="137">
    <w:abstractNumId w:val="64"/>
  </w:num>
  <w:num w:numId="138">
    <w:abstractNumId w:val="612"/>
  </w:num>
  <w:num w:numId="139">
    <w:abstractNumId w:val="474"/>
  </w:num>
  <w:num w:numId="140">
    <w:abstractNumId w:val="460"/>
  </w:num>
  <w:num w:numId="141">
    <w:abstractNumId w:val="92"/>
  </w:num>
  <w:num w:numId="142">
    <w:abstractNumId w:val="479"/>
  </w:num>
  <w:num w:numId="143">
    <w:abstractNumId w:val="472"/>
  </w:num>
  <w:num w:numId="144">
    <w:abstractNumId w:val="44"/>
  </w:num>
  <w:num w:numId="145">
    <w:abstractNumId w:val="382"/>
  </w:num>
  <w:num w:numId="146">
    <w:abstractNumId w:val="316"/>
  </w:num>
  <w:num w:numId="147">
    <w:abstractNumId w:val="568"/>
  </w:num>
  <w:num w:numId="148">
    <w:abstractNumId w:val="388"/>
  </w:num>
  <w:num w:numId="149">
    <w:abstractNumId w:val="541"/>
  </w:num>
  <w:num w:numId="150">
    <w:abstractNumId w:val="362"/>
  </w:num>
  <w:num w:numId="151">
    <w:abstractNumId w:val="466"/>
  </w:num>
  <w:num w:numId="152">
    <w:abstractNumId w:val="18"/>
  </w:num>
  <w:num w:numId="153">
    <w:abstractNumId w:val="111"/>
  </w:num>
  <w:num w:numId="154">
    <w:abstractNumId w:val="476"/>
  </w:num>
  <w:num w:numId="155">
    <w:abstractNumId w:val="244"/>
  </w:num>
  <w:num w:numId="156">
    <w:abstractNumId w:val="480"/>
  </w:num>
  <w:num w:numId="157">
    <w:abstractNumId w:val="149"/>
  </w:num>
  <w:num w:numId="158">
    <w:abstractNumId w:val="587"/>
  </w:num>
  <w:num w:numId="159">
    <w:abstractNumId w:val="114"/>
  </w:num>
  <w:num w:numId="160">
    <w:abstractNumId w:val="234"/>
  </w:num>
  <w:num w:numId="161">
    <w:abstractNumId w:val="550"/>
  </w:num>
  <w:num w:numId="162">
    <w:abstractNumId w:val="518"/>
  </w:num>
  <w:num w:numId="163">
    <w:abstractNumId w:val="180"/>
  </w:num>
  <w:num w:numId="164">
    <w:abstractNumId w:val="429"/>
  </w:num>
  <w:num w:numId="165">
    <w:abstractNumId w:val="364"/>
  </w:num>
  <w:num w:numId="166">
    <w:abstractNumId w:val="439"/>
  </w:num>
  <w:num w:numId="167">
    <w:abstractNumId w:val="436"/>
  </w:num>
  <w:num w:numId="168">
    <w:abstractNumId w:val="375"/>
  </w:num>
  <w:num w:numId="169">
    <w:abstractNumId w:val="503"/>
  </w:num>
  <w:num w:numId="170">
    <w:abstractNumId w:val="68"/>
  </w:num>
  <w:num w:numId="171">
    <w:abstractNumId w:val="327"/>
  </w:num>
  <w:num w:numId="172">
    <w:abstractNumId w:val="127"/>
  </w:num>
  <w:num w:numId="173">
    <w:abstractNumId w:val="215"/>
  </w:num>
  <w:num w:numId="174">
    <w:abstractNumId w:val="365"/>
  </w:num>
  <w:num w:numId="175">
    <w:abstractNumId w:val="59"/>
  </w:num>
  <w:num w:numId="176">
    <w:abstractNumId w:val="573"/>
  </w:num>
  <w:num w:numId="177">
    <w:abstractNumId w:val="514"/>
  </w:num>
  <w:num w:numId="178">
    <w:abstractNumId w:val="121"/>
  </w:num>
  <w:num w:numId="179">
    <w:abstractNumId w:val="369"/>
  </w:num>
  <w:num w:numId="180">
    <w:abstractNumId w:val="85"/>
  </w:num>
  <w:num w:numId="181">
    <w:abstractNumId w:val="543"/>
  </w:num>
  <w:num w:numId="182">
    <w:abstractNumId w:val="156"/>
  </w:num>
  <w:num w:numId="183">
    <w:abstractNumId w:val="227"/>
  </w:num>
  <w:num w:numId="184">
    <w:abstractNumId w:val="532"/>
  </w:num>
  <w:num w:numId="185">
    <w:abstractNumId w:val="492"/>
  </w:num>
  <w:num w:numId="186">
    <w:abstractNumId w:val="398"/>
  </w:num>
  <w:num w:numId="187">
    <w:abstractNumId w:val="275"/>
  </w:num>
  <w:num w:numId="188">
    <w:abstractNumId w:val="262"/>
  </w:num>
  <w:num w:numId="189">
    <w:abstractNumId w:val="433"/>
  </w:num>
  <w:num w:numId="190">
    <w:abstractNumId w:val="65"/>
  </w:num>
  <w:num w:numId="191">
    <w:abstractNumId w:val="349"/>
  </w:num>
  <w:num w:numId="192">
    <w:abstractNumId w:val="53"/>
  </w:num>
  <w:num w:numId="193">
    <w:abstractNumId w:val="390"/>
  </w:num>
  <w:num w:numId="194">
    <w:abstractNumId w:val="142"/>
  </w:num>
  <w:num w:numId="195">
    <w:abstractNumId w:val="413"/>
  </w:num>
  <w:num w:numId="196">
    <w:abstractNumId w:val="609"/>
  </w:num>
  <w:num w:numId="197">
    <w:abstractNumId w:val="562"/>
  </w:num>
  <w:num w:numId="198">
    <w:abstractNumId w:val="7"/>
  </w:num>
  <w:num w:numId="199">
    <w:abstractNumId w:val="376"/>
  </w:num>
  <w:num w:numId="200">
    <w:abstractNumId w:val="545"/>
  </w:num>
  <w:num w:numId="201">
    <w:abstractNumId w:val="505"/>
  </w:num>
  <w:num w:numId="202">
    <w:abstractNumId w:val="309"/>
  </w:num>
  <w:num w:numId="203">
    <w:abstractNumId w:val="442"/>
  </w:num>
  <w:num w:numId="204">
    <w:abstractNumId w:val="310"/>
  </w:num>
  <w:num w:numId="205">
    <w:abstractNumId w:val="247"/>
  </w:num>
  <w:num w:numId="206">
    <w:abstractNumId w:val="602"/>
  </w:num>
  <w:num w:numId="207">
    <w:abstractNumId w:val="425"/>
  </w:num>
  <w:num w:numId="208">
    <w:abstractNumId w:val="444"/>
  </w:num>
  <w:num w:numId="209">
    <w:abstractNumId w:val="272"/>
  </w:num>
  <w:num w:numId="210">
    <w:abstractNumId w:val="183"/>
  </w:num>
  <w:num w:numId="211">
    <w:abstractNumId w:val="557"/>
  </w:num>
  <w:num w:numId="212">
    <w:abstractNumId w:val="269"/>
  </w:num>
  <w:num w:numId="213">
    <w:abstractNumId w:val="225"/>
  </w:num>
  <w:num w:numId="214">
    <w:abstractNumId w:val="357"/>
  </w:num>
  <w:num w:numId="215">
    <w:abstractNumId w:val="289"/>
  </w:num>
  <w:num w:numId="216">
    <w:abstractNumId w:val="386"/>
  </w:num>
  <w:num w:numId="217">
    <w:abstractNumId w:val="338"/>
  </w:num>
  <w:num w:numId="218">
    <w:abstractNumId w:val="556"/>
  </w:num>
  <w:num w:numId="219">
    <w:abstractNumId w:val="499"/>
  </w:num>
  <w:num w:numId="220">
    <w:abstractNumId w:val="290"/>
  </w:num>
  <w:num w:numId="221">
    <w:abstractNumId w:val="172"/>
  </w:num>
  <w:num w:numId="222">
    <w:abstractNumId w:val="353"/>
  </w:num>
  <w:num w:numId="223">
    <w:abstractNumId w:val="491"/>
  </w:num>
  <w:num w:numId="224">
    <w:abstractNumId w:val="428"/>
  </w:num>
  <w:num w:numId="225">
    <w:abstractNumId w:val="223"/>
  </w:num>
  <w:num w:numId="226">
    <w:abstractNumId w:val="504"/>
  </w:num>
  <w:num w:numId="227">
    <w:abstractNumId w:val="199"/>
    <w:lvlOverride w:ilvl="2">
      <w:lvl w:ilvl="2">
        <w:start w:val="1"/>
        <w:numFmt w:val="lowerRoman"/>
        <w:lvlText w:val="%3."/>
        <w:lvlJc w:val="right"/>
        <w:pPr>
          <w:tabs>
            <w:tab w:val="num" w:pos="1800"/>
          </w:tabs>
          <w:ind w:left="1800" w:hanging="360"/>
        </w:pPr>
        <w:rPr>
          <w:rFonts w:hint="default"/>
          <w:b w:val="0"/>
        </w:rPr>
      </w:lvl>
    </w:lvlOverride>
  </w:num>
  <w:num w:numId="228">
    <w:abstractNumId w:val="607"/>
  </w:num>
  <w:num w:numId="229">
    <w:abstractNumId w:val="192"/>
  </w:num>
  <w:num w:numId="230">
    <w:abstractNumId w:val="140"/>
  </w:num>
  <w:num w:numId="231">
    <w:abstractNumId w:val="26"/>
  </w:num>
  <w:num w:numId="232">
    <w:abstractNumId w:val="407"/>
  </w:num>
  <w:num w:numId="233">
    <w:abstractNumId w:val="106"/>
  </w:num>
  <w:num w:numId="234">
    <w:abstractNumId w:val="450"/>
  </w:num>
  <w:num w:numId="235">
    <w:abstractNumId w:val="361"/>
  </w:num>
  <w:num w:numId="236">
    <w:abstractNumId w:val="221"/>
  </w:num>
  <w:num w:numId="237">
    <w:abstractNumId w:val="371"/>
  </w:num>
  <w:num w:numId="238">
    <w:abstractNumId w:val="253"/>
  </w:num>
  <w:num w:numId="239">
    <w:abstractNumId w:val="267"/>
  </w:num>
  <w:num w:numId="240">
    <w:abstractNumId w:val="452"/>
  </w:num>
  <w:num w:numId="241">
    <w:abstractNumId w:val="559"/>
  </w:num>
  <w:num w:numId="242">
    <w:abstractNumId w:val="91"/>
  </w:num>
  <w:num w:numId="243">
    <w:abstractNumId w:val="102"/>
  </w:num>
  <w:num w:numId="244">
    <w:abstractNumId w:val="561"/>
  </w:num>
  <w:num w:numId="245">
    <w:abstractNumId w:val="48"/>
  </w:num>
  <w:num w:numId="246">
    <w:abstractNumId w:val="105"/>
  </w:num>
  <w:num w:numId="247">
    <w:abstractNumId w:val="318"/>
  </w:num>
  <w:num w:numId="248">
    <w:abstractNumId w:val="177"/>
  </w:num>
  <w:num w:numId="249">
    <w:abstractNumId w:val="426"/>
  </w:num>
  <w:num w:numId="250">
    <w:abstractNumId w:val="74"/>
  </w:num>
  <w:num w:numId="251">
    <w:abstractNumId w:val="71"/>
  </w:num>
  <w:num w:numId="252">
    <w:abstractNumId w:val="124"/>
  </w:num>
  <w:num w:numId="253">
    <w:abstractNumId w:val="43"/>
  </w:num>
  <w:num w:numId="254">
    <w:abstractNumId w:val="293"/>
  </w:num>
  <w:num w:numId="255">
    <w:abstractNumId w:val="483"/>
  </w:num>
  <w:num w:numId="256">
    <w:abstractNumId w:val="482"/>
  </w:num>
  <w:num w:numId="257">
    <w:abstractNumId w:val="99"/>
  </w:num>
  <w:num w:numId="258">
    <w:abstractNumId w:val="575"/>
  </w:num>
  <w:num w:numId="259">
    <w:abstractNumId w:val="201"/>
  </w:num>
  <w:num w:numId="260">
    <w:abstractNumId w:val="342"/>
  </w:num>
  <w:num w:numId="261">
    <w:abstractNumId w:val="380"/>
  </w:num>
  <w:num w:numId="262">
    <w:abstractNumId w:val="610"/>
  </w:num>
  <w:num w:numId="263">
    <w:abstractNumId w:val="528"/>
  </w:num>
  <w:num w:numId="264">
    <w:abstractNumId w:val="401"/>
  </w:num>
  <w:num w:numId="265">
    <w:abstractNumId w:val="50"/>
  </w:num>
  <w:num w:numId="266">
    <w:abstractNumId w:val="69"/>
  </w:num>
  <w:num w:numId="267">
    <w:abstractNumId w:val="592"/>
  </w:num>
  <w:num w:numId="268">
    <w:abstractNumId w:val="340"/>
  </w:num>
  <w:num w:numId="269">
    <w:abstractNumId w:val="176"/>
  </w:num>
  <w:num w:numId="270">
    <w:abstractNumId w:val="517"/>
  </w:num>
  <w:num w:numId="271">
    <w:abstractNumId w:val="209"/>
  </w:num>
  <w:num w:numId="272">
    <w:abstractNumId w:val="239"/>
  </w:num>
  <w:num w:numId="273">
    <w:abstractNumId w:val="506"/>
  </w:num>
  <w:num w:numId="274">
    <w:abstractNumId w:val="286"/>
  </w:num>
  <w:num w:numId="275">
    <w:abstractNumId w:val="123"/>
  </w:num>
  <w:num w:numId="276">
    <w:abstractNumId w:val="47"/>
  </w:num>
  <w:num w:numId="277">
    <w:abstractNumId w:val="445"/>
  </w:num>
  <w:num w:numId="278">
    <w:abstractNumId w:val="308"/>
  </w:num>
  <w:num w:numId="279">
    <w:abstractNumId w:val="564"/>
  </w:num>
  <w:num w:numId="280">
    <w:abstractNumId w:val="62"/>
  </w:num>
  <w:num w:numId="281">
    <w:abstractNumId w:val="578"/>
  </w:num>
  <w:num w:numId="282">
    <w:abstractNumId w:val="319"/>
  </w:num>
  <w:num w:numId="283">
    <w:abstractNumId w:val="83"/>
  </w:num>
  <w:num w:numId="284">
    <w:abstractNumId w:val="458"/>
  </w:num>
  <w:num w:numId="285">
    <w:abstractNumId w:val="139"/>
  </w:num>
  <w:num w:numId="286">
    <w:abstractNumId w:val="392"/>
  </w:num>
  <w:num w:numId="287">
    <w:abstractNumId w:val="256"/>
  </w:num>
  <w:num w:numId="288">
    <w:abstractNumId w:val="430"/>
  </w:num>
  <w:num w:numId="289">
    <w:abstractNumId w:val="115"/>
  </w:num>
  <w:num w:numId="290">
    <w:abstractNumId w:val="397"/>
  </w:num>
  <w:num w:numId="291">
    <w:abstractNumId w:val="206"/>
  </w:num>
  <w:num w:numId="292">
    <w:abstractNumId w:val="166"/>
  </w:num>
  <w:num w:numId="293">
    <w:abstractNumId w:val="182"/>
  </w:num>
  <w:num w:numId="294">
    <w:abstractNumId w:val="404"/>
  </w:num>
  <w:num w:numId="295">
    <w:abstractNumId w:val="470"/>
  </w:num>
  <w:num w:numId="296">
    <w:abstractNumId w:val="484"/>
  </w:num>
  <w:num w:numId="297">
    <w:abstractNumId w:val="10"/>
  </w:num>
  <w:num w:numId="298">
    <w:abstractNumId w:val="336"/>
  </w:num>
  <w:num w:numId="299">
    <w:abstractNumId w:val="259"/>
  </w:num>
  <w:num w:numId="300">
    <w:abstractNumId w:val="128"/>
  </w:num>
  <w:num w:numId="301">
    <w:abstractNumId w:val="138"/>
  </w:num>
  <w:num w:numId="302">
    <w:abstractNumId w:val="274"/>
  </w:num>
  <w:num w:numId="303">
    <w:abstractNumId w:val="399"/>
  </w:num>
  <w:num w:numId="304">
    <w:abstractNumId w:val="379"/>
  </w:num>
  <w:num w:numId="305">
    <w:abstractNumId w:val="292"/>
  </w:num>
  <w:num w:numId="306">
    <w:abstractNumId w:val="434"/>
  </w:num>
  <w:num w:numId="307">
    <w:abstractNumId w:val="489"/>
  </w:num>
  <w:num w:numId="308">
    <w:abstractNumId w:val="254"/>
    <w:lvlOverride w:ilvl="2">
      <w:lvl w:ilvl="2">
        <w:start w:val="1"/>
        <w:numFmt w:val="lowerRoman"/>
        <w:lvlText w:val="%3."/>
        <w:lvlJc w:val="right"/>
        <w:pPr>
          <w:tabs>
            <w:tab w:val="num" w:pos="1800"/>
          </w:tabs>
          <w:ind w:left="1800" w:hanging="360"/>
        </w:pPr>
        <w:rPr>
          <w:rFonts w:hint="default"/>
          <w:b w:val="0"/>
        </w:rPr>
      </w:lvl>
    </w:lvlOverride>
  </w:num>
  <w:num w:numId="309">
    <w:abstractNumId w:val="533"/>
  </w:num>
  <w:num w:numId="310">
    <w:abstractNumId w:val="589"/>
  </w:num>
  <w:num w:numId="311">
    <w:abstractNumId w:val="469"/>
  </w:num>
  <w:num w:numId="312">
    <w:abstractNumId w:val="544"/>
  </w:num>
  <w:num w:numId="313">
    <w:abstractNumId w:val="475"/>
  </w:num>
  <w:num w:numId="314">
    <w:abstractNumId w:val="195"/>
  </w:num>
  <w:num w:numId="315">
    <w:abstractNumId w:val="581"/>
  </w:num>
  <w:num w:numId="316">
    <w:abstractNumId w:val="284"/>
  </w:num>
  <w:num w:numId="317">
    <w:abstractNumId w:val="49"/>
  </w:num>
  <w:num w:numId="318">
    <w:abstractNumId w:val="567"/>
  </w:num>
  <w:num w:numId="319">
    <w:abstractNumId w:val="595"/>
  </w:num>
  <w:num w:numId="320">
    <w:abstractNumId w:val="555"/>
  </w:num>
  <w:num w:numId="321">
    <w:abstractNumId w:val="86"/>
  </w:num>
  <w:num w:numId="322">
    <w:abstractNumId w:val="360"/>
  </w:num>
  <w:num w:numId="323">
    <w:abstractNumId w:val="359"/>
  </w:num>
  <w:num w:numId="324">
    <w:abstractNumId w:val="437"/>
  </w:num>
  <w:num w:numId="325">
    <w:abstractNumId w:val="198"/>
  </w:num>
  <w:num w:numId="326">
    <w:abstractNumId w:val="441"/>
  </w:num>
  <w:num w:numId="327">
    <w:abstractNumId w:val="16"/>
  </w:num>
  <w:num w:numId="328">
    <w:abstractNumId w:val="512"/>
  </w:num>
  <w:num w:numId="329">
    <w:abstractNumId w:val="624"/>
  </w:num>
  <w:num w:numId="330">
    <w:abstractNumId w:val="125"/>
  </w:num>
  <w:num w:numId="331">
    <w:abstractNumId w:val="519"/>
  </w:num>
  <w:num w:numId="332">
    <w:abstractNumId w:val="73"/>
  </w:num>
  <w:num w:numId="333">
    <w:abstractNumId w:val="615"/>
  </w:num>
  <w:num w:numId="334">
    <w:abstractNumId w:val="263"/>
  </w:num>
  <w:num w:numId="335">
    <w:abstractNumId w:val="464"/>
  </w:num>
  <w:num w:numId="336">
    <w:abstractNumId w:val="258"/>
  </w:num>
  <w:num w:numId="337">
    <w:abstractNumId w:val="222"/>
  </w:num>
  <w:num w:numId="338">
    <w:abstractNumId w:val="278"/>
  </w:num>
  <w:num w:numId="339">
    <w:abstractNumId w:val="79"/>
  </w:num>
  <w:num w:numId="340">
    <w:abstractNumId w:val="243"/>
  </w:num>
  <w:num w:numId="341">
    <w:abstractNumId w:val="52"/>
  </w:num>
  <w:num w:numId="342">
    <w:abstractNumId w:val="90"/>
  </w:num>
  <w:num w:numId="343">
    <w:abstractNumId w:val="14"/>
  </w:num>
  <w:num w:numId="344">
    <w:abstractNumId w:val="622"/>
  </w:num>
  <w:num w:numId="345">
    <w:abstractNumId w:val="55"/>
  </w:num>
  <w:num w:numId="346">
    <w:abstractNumId w:val="81"/>
  </w:num>
  <w:num w:numId="347">
    <w:abstractNumId w:val="77"/>
  </w:num>
  <w:num w:numId="348">
    <w:abstractNumId w:val="35"/>
  </w:num>
  <w:num w:numId="349">
    <w:abstractNumId w:val="596"/>
  </w:num>
  <w:num w:numId="350">
    <w:abstractNumId w:val="196"/>
  </w:num>
  <w:num w:numId="351">
    <w:abstractNumId w:val="570"/>
  </w:num>
  <w:num w:numId="352">
    <w:abstractNumId w:val="245"/>
  </w:num>
  <w:num w:numId="353">
    <w:abstractNumId w:val="160"/>
  </w:num>
  <w:num w:numId="354">
    <w:abstractNumId w:val="61"/>
  </w:num>
  <w:num w:numId="355">
    <w:abstractNumId w:val="37"/>
  </w:num>
  <w:num w:numId="356">
    <w:abstractNumId w:val="242"/>
  </w:num>
  <w:num w:numId="357">
    <w:abstractNumId w:val="586"/>
  </w:num>
  <w:num w:numId="358">
    <w:abstractNumId w:val="29"/>
  </w:num>
  <w:num w:numId="359">
    <w:abstractNumId w:val="217"/>
  </w:num>
  <w:num w:numId="360">
    <w:abstractNumId w:val="509"/>
  </w:num>
  <w:num w:numId="361">
    <w:abstractNumId w:val="51"/>
  </w:num>
  <w:num w:numId="362">
    <w:abstractNumId w:val="405"/>
  </w:num>
  <w:num w:numId="363">
    <w:abstractNumId w:val="496"/>
  </w:num>
  <w:num w:numId="364">
    <w:abstractNumId w:val="120"/>
  </w:num>
  <w:num w:numId="365">
    <w:abstractNumId w:val="446"/>
  </w:num>
  <w:num w:numId="366">
    <w:abstractNumId w:val="600"/>
  </w:num>
  <w:num w:numId="367">
    <w:abstractNumId w:val="385"/>
  </w:num>
  <w:num w:numId="368">
    <w:abstractNumId w:val="389"/>
  </w:num>
  <w:num w:numId="369">
    <w:abstractNumId w:val="261"/>
  </w:num>
  <w:num w:numId="370">
    <w:abstractNumId w:val="546"/>
  </w:num>
  <w:num w:numId="371">
    <w:abstractNumId w:val="157"/>
  </w:num>
  <w:num w:numId="372">
    <w:abstractNumId w:val="323"/>
  </w:num>
  <w:num w:numId="373">
    <w:abstractNumId w:val="162"/>
  </w:num>
  <w:num w:numId="374">
    <w:abstractNumId w:val="303"/>
  </w:num>
  <w:num w:numId="375">
    <w:abstractNumId w:val="328"/>
  </w:num>
  <w:num w:numId="376">
    <w:abstractNumId w:val="76"/>
  </w:num>
  <w:num w:numId="377">
    <w:abstractNumId w:val="56"/>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395"/>
  </w:num>
  <w:num w:numId="379">
    <w:abstractNumId w:val="611"/>
  </w:num>
  <w:num w:numId="380">
    <w:abstractNumId w:val="415"/>
  </w:num>
  <w:num w:numId="381">
    <w:abstractNumId w:val="348"/>
  </w:num>
  <w:num w:numId="382">
    <w:abstractNumId w:val="190"/>
  </w:num>
  <w:num w:numId="383">
    <w:abstractNumId w:val="594"/>
  </w:num>
  <w:num w:numId="384">
    <w:abstractNumId w:val="579"/>
  </w:num>
  <w:num w:numId="385">
    <w:abstractNumId w:val="144"/>
  </w:num>
  <w:num w:numId="386">
    <w:abstractNumId w:val="75"/>
  </w:num>
  <w:num w:numId="387">
    <w:abstractNumId w:val="193"/>
  </w:num>
  <w:num w:numId="388">
    <w:abstractNumId w:val="161"/>
  </w:num>
  <w:num w:numId="389">
    <w:abstractNumId w:val="60"/>
  </w:num>
  <w:num w:numId="390">
    <w:abstractNumId w:val="583"/>
  </w:num>
  <w:num w:numId="391">
    <w:abstractNumId w:val="621"/>
  </w:num>
  <w:num w:numId="392">
    <w:abstractNumId w:val="604"/>
  </w:num>
  <w:num w:numId="393">
    <w:abstractNumId w:val="25"/>
  </w:num>
  <w:num w:numId="394">
    <w:abstractNumId w:val="563"/>
  </w:num>
  <w:num w:numId="395">
    <w:abstractNumId w:val="598"/>
  </w:num>
  <w:num w:numId="396">
    <w:abstractNumId w:val="453"/>
  </w:num>
  <w:num w:numId="397">
    <w:abstractNumId w:val="179"/>
    <w:lvlOverride w:ilvl="1">
      <w:lvl w:ilvl="1">
        <w:start w:val="1"/>
        <w:numFmt w:val="lowerLetter"/>
        <w:lvlText w:val="%2."/>
        <w:lvlJc w:val="left"/>
        <w:pPr>
          <w:tabs>
            <w:tab w:val="num" w:pos="1080"/>
          </w:tabs>
          <w:ind w:left="1080" w:hanging="360"/>
        </w:pPr>
        <w:rPr>
          <w:rFonts w:hint="default"/>
          <w:i w:val="0"/>
        </w:rPr>
      </w:lvl>
    </w:lvlOverride>
  </w:num>
  <w:num w:numId="398">
    <w:abstractNumId w:val="339"/>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204"/>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345"/>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367"/>
  </w:num>
  <w:num w:numId="402">
    <w:abstractNumId w:val="119"/>
  </w:num>
  <w:num w:numId="403">
    <w:abstractNumId w:val="322"/>
  </w:num>
  <w:num w:numId="404">
    <w:abstractNumId w:val="163"/>
  </w:num>
  <w:num w:numId="405">
    <w:abstractNumId w:val="63"/>
  </w:num>
  <w:num w:numId="406">
    <w:abstractNumId w:val="110"/>
  </w:num>
  <w:num w:numId="407">
    <w:abstractNumId w:val="229"/>
  </w:num>
  <w:num w:numId="408">
    <w:abstractNumId w:val="540"/>
  </w:num>
  <w:num w:numId="409">
    <w:abstractNumId w:val="513"/>
  </w:num>
  <w:num w:numId="410">
    <w:abstractNumId w:val="495"/>
  </w:num>
  <w:num w:numId="411">
    <w:abstractNumId w:val="486"/>
  </w:num>
  <w:num w:numId="412">
    <w:abstractNumId w:val="246"/>
  </w:num>
  <w:num w:numId="413">
    <w:abstractNumId w:val="490"/>
  </w:num>
  <w:num w:numId="414">
    <w:abstractNumId w:val="384"/>
  </w:num>
  <w:num w:numId="415">
    <w:abstractNumId w:val="524"/>
  </w:num>
  <w:num w:numId="416">
    <w:abstractNumId w:val="560"/>
  </w:num>
  <w:num w:numId="417">
    <w:abstractNumId w:val="291"/>
  </w:num>
  <w:num w:numId="418">
    <w:abstractNumId w:val="391"/>
  </w:num>
  <w:num w:numId="419">
    <w:abstractNumId w:val="251"/>
  </w:num>
  <w:num w:numId="420">
    <w:abstractNumId w:val="181"/>
  </w:num>
  <w:num w:numId="421">
    <w:abstractNumId w:val="169"/>
  </w:num>
  <w:num w:numId="422">
    <w:abstractNumId w:val="265"/>
  </w:num>
  <w:num w:numId="423">
    <w:abstractNumId w:val="619"/>
  </w:num>
  <w:num w:numId="424">
    <w:abstractNumId w:val="341"/>
  </w:num>
  <w:num w:numId="425">
    <w:abstractNumId w:val="350"/>
  </w:num>
  <w:num w:numId="426">
    <w:abstractNumId w:val="173"/>
  </w:num>
  <w:num w:numId="427">
    <w:abstractNumId w:val="306"/>
  </w:num>
  <w:num w:numId="428">
    <w:abstractNumId w:val="211"/>
  </w:num>
  <w:num w:numId="429">
    <w:abstractNumId w:val="451"/>
  </w:num>
  <w:num w:numId="430">
    <w:abstractNumId w:val="599"/>
  </w:num>
  <w:num w:numId="431">
    <w:abstractNumId w:val="443"/>
  </w:num>
  <w:num w:numId="432">
    <w:abstractNumId w:val="78"/>
  </w:num>
  <w:num w:numId="433">
    <w:abstractNumId w:val="414"/>
  </w:num>
  <w:num w:numId="434">
    <w:abstractNumId w:val="268"/>
  </w:num>
  <w:num w:numId="435">
    <w:abstractNumId w:val="402"/>
  </w:num>
  <w:num w:numId="436">
    <w:abstractNumId w:val="411"/>
  </w:num>
  <w:num w:numId="437">
    <w:abstractNumId w:val="368"/>
  </w:num>
  <w:num w:numId="438">
    <w:abstractNumId w:val="521"/>
  </w:num>
  <w:num w:numId="439">
    <w:abstractNumId w:val="19"/>
  </w:num>
  <w:num w:numId="440">
    <w:abstractNumId w:val="264"/>
  </w:num>
  <w:num w:numId="441">
    <w:abstractNumId w:val="301"/>
  </w:num>
  <w:num w:numId="442">
    <w:abstractNumId w:val="432"/>
  </w:num>
  <w:num w:numId="443">
    <w:abstractNumId w:val="370"/>
  </w:num>
  <w:num w:numId="444">
    <w:abstractNumId w:val="551"/>
  </w:num>
  <w:num w:numId="445">
    <w:abstractNumId w:val="228"/>
  </w:num>
  <w:num w:numId="446">
    <w:abstractNumId w:val="468"/>
  </w:num>
  <w:num w:numId="447">
    <w:abstractNumId w:val="331"/>
  </w:num>
  <w:num w:numId="448">
    <w:abstractNumId w:val="230"/>
  </w:num>
  <w:num w:numId="449">
    <w:abstractNumId w:val="146"/>
  </w:num>
  <w:num w:numId="450">
    <w:abstractNumId w:val="305"/>
  </w:num>
  <w:num w:numId="451">
    <w:abstractNumId w:val="220"/>
  </w:num>
  <w:num w:numId="452">
    <w:abstractNumId w:val="406"/>
  </w:num>
  <w:num w:numId="453">
    <w:abstractNumId w:val="84"/>
  </w:num>
  <w:num w:numId="454">
    <w:abstractNumId w:val="23"/>
  </w:num>
  <w:num w:numId="455">
    <w:abstractNumId w:val="477"/>
  </w:num>
  <w:num w:numId="456">
    <w:abstractNumId w:val="300"/>
  </w:num>
  <w:num w:numId="457">
    <w:abstractNumId w:val="39"/>
  </w:num>
  <w:num w:numId="458">
    <w:abstractNumId w:val="224"/>
  </w:num>
  <w:num w:numId="459">
    <w:abstractNumId w:val="34"/>
  </w:num>
  <w:num w:numId="460">
    <w:abstractNumId w:val="372"/>
  </w:num>
  <w:num w:numId="461">
    <w:abstractNumId w:val="88"/>
  </w:num>
  <w:num w:numId="462">
    <w:abstractNumId w:val="530"/>
  </w:num>
  <w:num w:numId="463">
    <w:abstractNumId w:val="159"/>
  </w:num>
  <w:num w:numId="464">
    <w:abstractNumId w:val="170"/>
  </w:num>
  <w:num w:numId="465">
    <w:abstractNumId w:val="283"/>
  </w:num>
  <w:num w:numId="466">
    <w:abstractNumId w:val="17"/>
  </w:num>
  <w:num w:numId="467">
    <w:abstractNumId w:val="175"/>
  </w:num>
  <w:num w:numId="468">
    <w:abstractNumId w:val="421"/>
  </w:num>
  <w:num w:numId="469">
    <w:abstractNumId w:val="45"/>
  </w:num>
  <w:num w:numId="470">
    <w:abstractNumId w:val="186"/>
  </w:num>
  <w:num w:numId="471">
    <w:abstractNumId w:val="346"/>
  </w:num>
  <w:num w:numId="472">
    <w:abstractNumId w:val="326"/>
  </w:num>
  <w:num w:numId="473">
    <w:abstractNumId w:val="197"/>
  </w:num>
  <w:num w:numId="474">
    <w:abstractNumId w:val="191"/>
  </w:num>
  <w:num w:numId="475">
    <w:abstractNumId w:val="493"/>
  </w:num>
  <w:num w:numId="476">
    <w:abstractNumId w:val="403"/>
  </w:num>
  <w:num w:numId="477">
    <w:abstractNumId w:val="133"/>
  </w:num>
  <w:num w:numId="478">
    <w:abstractNumId w:val="24"/>
  </w:num>
  <w:num w:numId="479">
    <w:abstractNumId w:val="273"/>
  </w:num>
  <w:num w:numId="480">
    <w:abstractNumId w:val="277"/>
  </w:num>
  <w:num w:numId="481">
    <w:abstractNumId w:val="218"/>
  </w:num>
  <w:num w:numId="482">
    <w:abstractNumId w:val="354"/>
  </w:num>
  <w:num w:numId="483">
    <w:abstractNumId w:val="54"/>
  </w:num>
  <w:num w:numId="484">
    <w:abstractNumId w:val="535"/>
  </w:num>
  <w:num w:numId="485">
    <w:abstractNumId w:val="216"/>
  </w:num>
  <w:num w:numId="486">
    <w:abstractNumId w:val="8"/>
  </w:num>
  <w:num w:numId="487">
    <w:abstractNumId w:val="30"/>
  </w:num>
  <w:num w:numId="488">
    <w:abstractNumId w:val="257"/>
  </w:num>
  <w:num w:numId="489">
    <w:abstractNumId w:val="603"/>
  </w:num>
  <w:num w:numId="490">
    <w:abstractNumId w:val="320"/>
  </w:num>
  <w:num w:numId="491">
    <w:abstractNumId w:val="542"/>
  </w:num>
  <w:num w:numId="492">
    <w:abstractNumId w:val="296"/>
  </w:num>
  <w:num w:numId="493">
    <w:abstractNumId w:val="330"/>
  </w:num>
  <w:num w:numId="494">
    <w:abstractNumId w:val="103"/>
  </w:num>
  <w:num w:numId="495">
    <w:abstractNumId w:val="394"/>
  </w:num>
  <w:num w:numId="496">
    <w:abstractNumId w:val="438"/>
  </w:num>
  <w:num w:numId="497">
    <w:abstractNumId w:val="507"/>
  </w:num>
  <w:num w:numId="498">
    <w:abstractNumId w:val="98"/>
  </w:num>
  <w:num w:numId="499">
    <w:abstractNumId w:val="67"/>
  </w:num>
  <w:num w:numId="500">
    <w:abstractNumId w:val="501"/>
  </w:num>
  <w:num w:numId="501">
    <w:abstractNumId w:val="347"/>
  </w:num>
  <w:num w:numId="502">
    <w:abstractNumId w:val="516"/>
  </w:num>
  <w:num w:numId="503">
    <w:abstractNumId w:val="409"/>
  </w:num>
  <w:num w:numId="504">
    <w:abstractNumId w:val="70"/>
  </w:num>
  <w:num w:numId="505">
    <w:abstractNumId w:val="317"/>
  </w:num>
  <w:num w:numId="506">
    <w:abstractNumId w:val="97"/>
  </w:num>
  <w:num w:numId="507">
    <w:abstractNumId w:val="525"/>
  </w:num>
  <w:num w:numId="508">
    <w:abstractNumId w:val="207"/>
  </w:num>
  <w:num w:numId="509">
    <w:abstractNumId w:val="164"/>
  </w:num>
  <w:num w:numId="510">
    <w:abstractNumId w:val="329"/>
  </w:num>
  <w:num w:numId="511">
    <w:abstractNumId w:val="9"/>
  </w:num>
  <w:num w:numId="512">
    <w:abstractNumId w:val="597"/>
  </w:num>
  <w:num w:numId="513">
    <w:abstractNumId w:val="126"/>
  </w:num>
  <w:num w:numId="514">
    <w:abstractNumId w:val="304"/>
  </w:num>
  <w:num w:numId="515">
    <w:abstractNumId w:val="502"/>
  </w:num>
  <w:num w:numId="516">
    <w:abstractNumId w:val="463"/>
  </w:num>
  <w:num w:numId="517">
    <w:abstractNumId w:val="400"/>
  </w:num>
  <w:num w:numId="518">
    <w:abstractNumId w:val="233"/>
  </w:num>
  <w:num w:numId="519">
    <w:abstractNumId w:val="188"/>
  </w:num>
  <w:num w:numId="520">
    <w:abstractNumId w:val="449"/>
  </w:num>
  <w:num w:numId="521">
    <w:abstractNumId w:val="333"/>
  </w:num>
  <w:num w:numId="522">
    <w:abstractNumId w:val="593"/>
  </w:num>
  <w:num w:numId="523">
    <w:abstractNumId w:val="591"/>
  </w:num>
  <w:num w:numId="524">
    <w:abstractNumId w:val="266"/>
  </w:num>
  <w:num w:numId="525">
    <w:abstractNumId w:val="212"/>
  </w:num>
  <w:num w:numId="526">
    <w:abstractNumId w:val="465"/>
  </w:num>
  <w:num w:numId="527">
    <w:abstractNumId w:val="620"/>
  </w:num>
  <w:num w:numId="528">
    <w:abstractNumId w:val="549"/>
  </w:num>
  <w:num w:numId="529">
    <w:abstractNumId w:val="208"/>
  </w:num>
  <w:num w:numId="530">
    <w:abstractNumId w:val="154"/>
  </w:num>
  <w:num w:numId="531">
    <w:abstractNumId w:val="94"/>
  </w:num>
  <w:num w:numId="532">
    <w:abstractNumId w:val="295"/>
  </w:num>
  <w:num w:numId="533">
    <w:abstractNumId w:val="132"/>
  </w:num>
  <w:num w:numId="534">
    <w:abstractNumId w:val="237"/>
  </w:num>
  <w:num w:numId="535">
    <w:abstractNumId w:val="574"/>
  </w:num>
  <w:num w:numId="536">
    <w:abstractNumId w:val="356"/>
  </w:num>
  <w:num w:numId="537">
    <w:abstractNumId w:val="232"/>
  </w:num>
  <w:num w:numId="538">
    <w:abstractNumId w:val="547"/>
  </w:num>
  <w:num w:numId="539">
    <w:abstractNumId w:val="572"/>
  </w:num>
  <w:num w:numId="540">
    <w:abstractNumId w:val="134"/>
  </w:num>
  <w:num w:numId="541">
    <w:abstractNumId w:val="605"/>
  </w:num>
  <w:num w:numId="542">
    <w:abstractNumId w:val="107"/>
  </w:num>
  <w:num w:numId="543">
    <w:abstractNumId w:val="422"/>
  </w:num>
  <w:num w:numId="544">
    <w:abstractNumId w:val="554"/>
  </w:num>
  <w:num w:numId="545">
    <w:abstractNumId w:val="462"/>
  </w:num>
  <w:num w:numId="546">
    <w:abstractNumId w:val="471"/>
  </w:num>
  <w:num w:numId="547">
    <w:abstractNumId w:val="522"/>
  </w:num>
  <w:num w:numId="548">
    <w:abstractNumId w:val="344"/>
  </w:num>
  <w:num w:numId="549">
    <w:abstractNumId w:val="618"/>
  </w:num>
  <w:num w:numId="550">
    <w:abstractNumId w:val="553"/>
  </w:num>
  <w:num w:numId="551">
    <w:abstractNumId w:val="108"/>
  </w:num>
  <w:num w:numId="552">
    <w:abstractNumId w:val="313"/>
  </w:num>
  <w:num w:numId="553">
    <w:abstractNumId w:val="539"/>
  </w:num>
  <w:num w:numId="554">
    <w:abstractNumId w:val="526"/>
  </w:num>
  <w:num w:numId="555">
    <w:abstractNumId w:val="148"/>
  </w:num>
  <w:num w:numId="556">
    <w:abstractNumId w:val="302"/>
  </w:num>
  <w:num w:numId="557">
    <w:abstractNumId w:val="104"/>
  </w:num>
  <w:num w:numId="558">
    <w:abstractNumId w:val="32"/>
  </w:num>
  <w:num w:numId="559">
    <w:abstractNumId w:val="582"/>
  </w:num>
  <w:num w:numId="560">
    <w:abstractNumId w:val="82"/>
  </w:num>
  <w:num w:numId="561">
    <w:abstractNumId w:val="590"/>
  </w:num>
  <w:num w:numId="562">
    <w:abstractNumId w:val="158"/>
  </w:num>
  <w:num w:numId="563">
    <w:abstractNumId w:val="410"/>
  </w:num>
  <w:num w:numId="564">
    <w:abstractNumId w:val="100"/>
  </w:num>
  <w:num w:numId="565">
    <w:abstractNumId w:val="235"/>
  </w:num>
  <w:num w:numId="566">
    <w:abstractNumId w:val="510"/>
  </w:num>
  <w:num w:numId="567">
    <w:abstractNumId w:val="577"/>
  </w:num>
  <w:num w:numId="568">
    <w:abstractNumId w:val="294"/>
  </w:num>
  <w:num w:numId="569">
    <w:abstractNumId w:val="130"/>
  </w:num>
  <w:num w:numId="570">
    <w:abstractNumId w:val="537"/>
  </w:num>
  <w:num w:numId="571">
    <w:abstractNumId w:val="116"/>
  </w:num>
  <w:num w:numId="572">
    <w:abstractNumId w:val="153"/>
  </w:num>
  <w:num w:numId="573">
    <w:abstractNumId w:val="11"/>
  </w:num>
  <w:num w:numId="574">
    <w:abstractNumId w:val="461"/>
  </w:num>
  <w:num w:numId="575">
    <w:abstractNumId w:val="136"/>
  </w:num>
  <w:num w:numId="576">
    <w:abstractNumId w:val="324"/>
  </w:num>
  <w:num w:numId="577">
    <w:abstractNumId w:val="536"/>
  </w:num>
  <w:num w:numId="578">
    <w:abstractNumId w:val="531"/>
  </w:num>
  <w:num w:numId="579">
    <w:abstractNumId w:val="174"/>
  </w:num>
  <w:num w:numId="580">
    <w:abstractNumId w:val="423"/>
  </w:num>
  <w:num w:numId="581">
    <w:abstractNumId w:val="288"/>
  </w:num>
  <w:num w:numId="582">
    <w:abstractNumId w:val="500"/>
  </w:num>
  <w:num w:numId="583">
    <w:abstractNumId w:val="498"/>
  </w:num>
  <w:num w:numId="584">
    <w:abstractNumId w:val="137"/>
  </w:num>
  <w:num w:numId="585">
    <w:abstractNumId w:val="515"/>
  </w:num>
  <w:num w:numId="586">
    <w:abstractNumId w:val="381"/>
  </w:num>
  <w:num w:numId="587">
    <w:abstractNumId w:val="448"/>
  </w:num>
  <w:num w:numId="588">
    <w:abstractNumId w:val="185"/>
  </w:num>
  <w:num w:numId="589">
    <w:abstractNumId w:val="454"/>
  </w:num>
  <w:num w:numId="590">
    <w:abstractNumId w:val="617"/>
  </w:num>
  <w:num w:numId="591">
    <w:abstractNumId w:val="497"/>
  </w:num>
  <w:num w:numId="592">
    <w:abstractNumId w:val="377"/>
  </w:num>
  <w:num w:numId="593">
    <w:abstractNumId w:val="80"/>
  </w:num>
  <w:num w:numId="594">
    <w:abstractNumId w:val="440"/>
  </w:num>
  <w:num w:numId="595">
    <w:abstractNumId w:val="219"/>
  </w:num>
  <w:num w:numId="596">
    <w:abstractNumId w:val="571"/>
  </w:num>
  <w:num w:numId="597">
    <w:abstractNumId w:val="13"/>
  </w:num>
  <w:num w:numId="598">
    <w:abstractNumId w:val="276"/>
  </w:num>
  <w:num w:numId="599">
    <w:abstractNumId w:val="38"/>
  </w:num>
  <w:num w:numId="600">
    <w:abstractNumId w:val="311"/>
  </w:num>
  <w:num w:numId="601">
    <w:abstractNumId w:val="584"/>
  </w:num>
  <w:num w:numId="602">
    <w:abstractNumId w:val="214"/>
  </w:num>
  <w:num w:numId="603">
    <w:abstractNumId w:val="118"/>
  </w:num>
  <w:num w:numId="604">
    <w:abstractNumId w:val="42"/>
  </w:num>
  <w:num w:numId="605">
    <w:abstractNumId w:val="373"/>
  </w:num>
  <w:num w:numId="606">
    <w:abstractNumId w:val="337"/>
  </w:num>
  <w:num w:numId="607">
    <w:abstractNumId w:val="374"/>
  </w:num>
  <w:num w:numId="608">
    <w:abstractNumId w:val="271"/>
  </w:num>
  <w:num w:numId="609">
    <w:abstractNumId w:val="459"/>
  </w:num>
  <w:num w:numId="610">
    <w:abstractNumId w:val="20"/>
  </w:num>
  <w:num w:numId="611">
    <w:abstractNumId w:val="15"/>
  </w:num>
  <w:num w:numId="612">
    <w:abstractNumId w:val="87"/>
  </w:num>
  <w:num w:numId="613">
    <w:abstractNumId w:val="435"/>
  </w:num>
  <w:num w:numId="614">
    <w:abstractNumId w:val="66"/>
  </w:num>
  <w:num w:numId="615">
    <w:abstractNumId w:val="378"/>
  </w:num>
  <w:num w:numId="616">
    <w:abstractNumId w:val="240"/>
  </w:num>
  <w:num w:numId="617">
    <w:abstractNumId w:val="155"/>
  </w:num>
  <w:num w:numId="618">
    <w:abstractNumId w:val="393"/>
  </w:num>
  <w:num w:numId="619">
    <w:abstractNumId w:val="109"/>
  </w:num>
  <w:num w:numId="620">
    <w:abstractNumId w:val="343"/>
  </w:num>
  <w:num w:numId="621">
    <w:abstractNumId w:val="580"/>
  </w:num>
  <w:num w:numId="622">
    <w:abstractNumId w:val="21"/>
  </w:num>
  <w:num w:numId="623">
    <w:abstractNumId w:val="151"/>
  </w:num>
  <w:num w:numId="624">
    <w:abstractNumId w:val="606"/>
  </w:num>
  <w:num w:numId="625">
    <w:abstractNumId w:val="28"/>
  </w:num>
  <w:num w:numId="626">
    <w:abstractNumId w:val="418"/>
  </w:num>
  <w:num w:numId="627">
    <w:abstractNumId w:val="93"/>
  </w:num>
  <w:num w:numId="628">
    <w:abstractNumId w:val="447"/>
  </w:num>
  <w:num w:numId="629">
    <w:abstractNumId w:val="112"/>
  </w:num>
  <w:num w:numId="630">
    <w:abstractNumId w:val="113"/>
  </w:num>
  <w:num w:numId="631">
    <w:abstractNumId w:val="315"/>
  </w:num>
  <w:num w:numId="632">
    <w:abstractNumId w:val="12"/>
  </w:num>
  <w:num w:numId="633">
    <w:abstractNumId w:val="0"/>
  </w:num>
  <w:numIdMacAtCleanup w:val="6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hideSpellingErrors/>
  <w:hideGrammaticalErrors/>
  <w:attachedTemplate r:id="rId1"/>
  <w:trackRevisions/>
  <w:doNotTrackMoves/>
  <w:defaultTabStop w:val="400"/>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1CB2"/>
    <w:rsid w:val="00002005"/>
    <w:rsid w:val="000020F3"/>
    <w:rsid w:val="000041B3"/>
    <w:rsid w:val="00004A4F"/>
    <w:rsid w:val="000068B1"/>
    <w:rsid w:val="00010328"/>
    <w:rsid w:val="000103D2"/>
    <w:rsid w:val="00012093"/>
    <w:rsid w:val="00012913"/>
    <w:rsid w:val="000135DF"/>
    <w:rsid w:val="000149A2"/>
    <w:rsid w:val="0001539B"/>
    <w:rsid w:val="00015C8D"/>
    <w:rsid w:val="00016638"/>
    <w:rsid w:val="00020458"/>
    <w:rsid w:val="00020F86"/>
    <w:rsid w:val="00021337"/>
    <w:rsid w:val="00021990"/>
    <w:rsid w:val="00025920"/>
    <w:rsid w:val="00025F06"/>
    <w:rsid w:val="000260C8"/>
    <w:rsid w:val="00026374"/>
    <w:rsid w:val="000269C8"/>
    <w:rsid w:val="00026B5F"/>
    <w:rsid w:val="0002777F"/>
    <w:rsid w:val="0003097E"/>
    <w:rsid w:val="00033359"/>
    <w:rsid w:val="000349A1"/>
    <w:rsid w:val="00035180"/>
    <w:rsid w:val="0003781B"/>
    <w:rsid w:val="00040E5D"/>
    <w:rsid w:val="0004187D"/>
    <w:rsid w:val="00041C9A"/>
    <w:rsid w:val="00044F12"/>
    <w:rsid w:val="00046185"/>
    <w:rsid w:val="0004618C"/>
    <w:rsid w:val="0004677F"/>
    <w:rsid w:val="00050274"/>
    <w:rsid w:val="00050A0E"/>
    <w:rsid w:val="000511EA"/>
    <w:rsid w:val="00052D2E"/>
    <w:rsid w:val="00052EC4"/>
    <w:rsid w:val="00053225"/>
    <w:rsid w:val="00053804"/>
    <w:rsid w:val="00054D17"/>
    <w:rsid w:val="00056DA9"/>
    <w:rsid w:val="00057704"/>
    <w:rsid w:val="0006214F"/>
    <w:rsid w:val="000625EF"/>
    <w:rsid w:val="00063AE6"/>
    <w:rsid w:val="00065D08"/>
    <w:rsid w:val="00065F45"/>
    <w:rsid w:val="00067949"/>
    <w:rsid w:val="000709BD"/>
    <w:rsid w:val="00072BB1"/>
    <w:rsid w:val="000813F4"/>
    <w:rsid w:val="00082BA8"/>
    <w:rsid w:val="000847C5"/>
    <w:rsid w:val="00085141"/>
    <w:rsid w:val="00086B3C"/>
    <w:rsid w:val="0009072F"/>
    <w:rsid w:val="000933F5"/>
    <w:rsid w:val="00094CE3"/>
    <w:rsid w:val="000958E3"/>
    <w:rsid w:val="00095CB3"/>
    <w:rsid w:val="000A4A4F"/>
    <w:rsid w:val="000A4BD3"/>
    <w:rsid w:val="000B1504"/>
    <w:rsid w:val="000B57C8"/>
    <w:rsid w:val="000B6E8C"/>
    <w:rsid w:val="000C19AD"/>
    <w:rsid w:val="000C7947"/>
    <w:rsid w:val="000D108B"/>
    <w:rsid w:val="000D3153"/>
    <w:rsid w:val="000D4CC8"/>
    <w:rsid w:val="000D4E55"/>
    <w:rsid w:val="000D60F8"/>
    <w:rsid w:val="000D69D0"/>
    <w:rsid w:val="000D6A7C"/>
    <w:rsid w:val="000D7240"/>
    <w:rsid w:val="000E01AF"/>
    <w:rsid w:val="000E0523"/>
    <w:rsid w:val="000E305D"/>
    <w:rsid w:val="000E330C"/>
    <w:rsid w:val="000E4284"/>
    <w:rsid w:val="000E719D"/>
    <w:rsid w:val="000F1DE0"/>
    <w:rsid w:val="000F21F2"/>
    <w:rsid w:val="000F4CEE"/>
    <w:rsid w:val="001000E8"/>
    <w:rsid w:val="00103313"/>
    <w:rsid w:val="001035BB"/>
    <w:rsid w:val="00104FBC"/>
    <w:rsid w:val="001102FB"/>
    <w:rsid w:val="00112AD3"/>
    <w:rsid w:val="00113D09"/>
    <w:rsid w:val="001149BF"/>
    <w:rsid w:val="00115074"/>
    <w:rsid w:val="00116BBD"/>
    <w:rsid w:val="00116F3E"/>
    <w:rsid w:val="00117B54"/>
    <w:rsid w:val="0012031C"/>
    <w:rsid w:val="00120381"/>
    <w:rsid w:val="00120932"/>
    <w:rsid w:val="00120B52"/>
    <w:rsid w:val="00122212"/>
    <w:rsid w:val="0012311B"/>
    <w:rsid w:val="00124C18"/>
    <w:rsid w:val="00125DD1"/>
    <w:rsid w:val="00130618"/>
    <w:rsid w:val="00130774"/>
    <w:rsid w:val="00132AAE"/>
    <w:rsid w:val="00134E95"/>
    <w:rsid w:val="00135B3A"/>
    <w:rsid w:val="00135C3C"/>
    <w:rsid w:val="00137A1D"/>
    <w:rsid w:val="001401A2"/>
    <w:rsid w:val="0014059F"/>
    <w:rsid w:val="00140BEF"/>
    <w:rsid w:val="00141138"/>
    <w:rsid w:val="001434CE"/>
    <w:rsid w:val="00144DD7"/>
    <w:rsid w:val="00146757"/>
    <w:rsid w:val="00150A49"/>
    <w:rsid w:val="00151B69"/>
    <w:rsid w:val="00154090"/>
    <w:rsid w:val="001555D0"/>
    <w:rsid w:val="00155C06"/>
    <w:rsid w:val="00156F43"/>
    <w:rsid w:val="0015789C"/>
    <w:rsid w:val="00166627"/>
    <w:rsid w:val="00167861"/>
    <w:rsid w:val="00170CE5"/>
    <w:rsid w:val="00171107"/>
    <w:rsid w:val="00172DBF"/>
    <w:rsid w:val="001731CD"/>
    <w:rsid w:val="00173402"/>
    <w:rsid w:val="001748F3"/>
    <w:rsid w:val="001751AF"/>
    <w:rsid w:val="0017582A"/>
    <w:rsid w:val="00175EBD"/>
    <w:rsid w:val="00176D39"/>
    <w:rsid w:val="001825F8"/>
    <w:rsid w:val="00182CB2"/>
    <w:rsid w:val="001837C6"/>
    <w:rsid w:val="00187187"/>
    <w:rsid w:val="0019140B"/>
    <w:rsid w:val="00191CB8"/>
    <w:rsid w:val="00193A19"/>
    <w:rsid w:val="0019732B"/>
    <w:rsid w:val="001A02B4"/>
    <w:rsid w:val="001A376F"/>
    <w:rsid w:val="001A45D4"/>
    <w:rsid w:val="001A524D"/>
    <w:rsid w:val="001A5789"/>
    <w:rsid w:val="001A5A8A"/>
    <w:rsid w:val="001A5F8D"/>
    <w:rsid w:val="001A63F1"/>
    <w:rsid w:val="001A6A65"/>
    <w:rsid w:val="001A798E"/>
    <w:rsid w:val="001A7CB6"/>
    <w:rsid w:val="001B0936"/>
    <w:rsid w:val="001B37E6"/>
    <w:rsid w:val="001B76C0"/>
    <w:rsid w:val="001C0085"/>
    <w:rsid w:val="001C008F"/>
    <w:rsid w:val="001C05D4"/>
    <w:rsid w:val="001C1CAB"/>
    <w:rsid w:val="001C36A8"/>
    <w:rsid w:val="001C48F9"/>
    <w:rsid w:val="001C60FC"/>
    <w:rsid w:val="001C6822"/>
    <w:rsid w:val="001C6F19"/>
    <w:rsid w:val="001C6F64"/>
    <w:rsid w:val="001D11B0"/>
    <w:rsid w:val="001D1319"/>
    <w:rsid w:val="001D34EC"/>
    <w:rsid w:val="001D3A4E"/>
    <w:rsid w:val="001D547B"/>
    <w:rsid w:val="001D7CD2"/>
    <w:rsid w:val="001E206E"/>
    <w:rsid w:val="001E2EF0"/>
    <w:rsid w:val="001E7809"/>
    <w:rsid w:val="001F03D6"/>
    <w:rsid w:val="001F13A3"/>
    <w:rsid w:val="001F482D"/>
    <w:rsid w:val="001F7486"/>
    <w:rsid w:val="001F75AE"/>
    <w:rsid w:val="00201852"/>
    <w:rsid w:val="00202BE3"/>
    <w:rsid w:val="00203662"/>
    <w:rsid w:val="002068AB"/>
    <w:rsid w:val="00206F62"/>
    <w:rsid w:val="00210077"/>
    <w:rsid w:val="00210079"/>
    <w:rsid w:val="00211FB7"/>
    <w:rsid w:val="002135E7"/>
    <w:rsid w:val="00214427"/>
    <w:rsid w:val="00214E40"/>
    <w:rsid w:val="002174E2"/>
    <w:rsid w:val="00217939"/>
    <w:rsid w:val="00217D4F"/>
    <w:rsid w:val="00220EBC"/>
    <w:rsid w:val="0022315B"/>
    <w:rsid w:val="00225BCB"/>
    <w:rsid w:val="002276DA"/>
    <w:rsid w:val="00236470"/>
    <w:rsid w:val="00237BA0"/>
    <w:rsid w:val="0024012F"/>
    <w:rsid w:val="00243AB9"/>
    <w:rsid w:val="002444D7"/>
    <w:rsid w:val="00245457"/>
    <w:rsid w:val="00245531"/>
    <w:rsid w:val="00245FAF"/>
    <w:rsid w:val="0024709D"/>
    <w:rsid w:val="00247D7E"/>
    <w:rsid w:val="00250582"/>
    <w:rsid w:val="00256A92"/>
    <w:rsid w:val="0026283E"/>
    <w:rsid w:val="00262A05"/>
    <w:rsid w:val="00263224"/>
    <w:rsid w:val="00263852"/>
    <w:rsid w:val="00267137"/>
    <w:rsid w:val="00267E82"/>
    <w:rsid w:val="002705D1"/>
    <w:rsid w:val="0027108D"/>
    <w:rsid w:val="00273B17"/>
    <w:rsid w:val="00273C2D"/>
    <w:rsid w:val="00275E12"/>
    <w:rsid w:val="002801CD"/>
    <w:rsid w:val="00280A14"/>
    <w:rsid w:val="0028527D"/>
    <w:rsid w:val="00285EE9"/>
    <w:rsid w:val="00286073"/>
    <w:rsid w:val="00287677"/>
    <w:rsid w:val="002924DE"/>
    <w:rsid w:val="00294B02"/>
    <w:rsid w:val="00294F8A"/>
    <w:rsid w:val="00295437"/>
    <w:rsid w:val="00297CB6"/>
    <w:rsid w:val="002A015C"/>
    <w:rsid w:val="002A0666"/>
    <w:rsid w:val="002A29A1"/>
    <w:rsid w:val="002B1CE2"/>
    <w:rsid w:val="002B20C0"/>
    <w:rsid w:val="002B3A90"/>
    <w:rsid w:val="002B3E42"/>
    <w:rsid w:val="002B4191"/>
    <w:rsid w:val="002C135B"/>
    <w:rsid w:val="002C1374"/>
    <w:rsid w:val="002C246B"/>
    <w:rsid w:val="002C254E"/>
    <w:rsid w:val="002C479D"/>
    <w:rsid w:val="002C6802"/>
    <w:rsid w:val="002C779F"/>
    <w:rsid w:val="002D00E4"/>
    <w:rsid w:val="002D0D50"/>
    <w:rsid w:val="002D42F4"/>
    <w:rsid w:val="002D51EB"/>
    <w:rsid w:val="002E2C0B"/>
    <w:rsid w:val="002E62C8"/>
    <w:rsid w:val="002F2166"/>
    <w:rsid w:val="002F28EA"/>
    <w:rsid w:val="002F2B62"/>
    <w:rsid w:val="002F35BE"/>
    <w:rsid w:val="002F423F"/>
    <w:rsid w:val="002F474B"/>
    <w:rsid w:val="003001AE"/>
    <w:rsid w:val="0030338C"/>
    <w:rsid w:val="00304798"/>
    <w:rsid w:val="00307224"/>
    <w:rsid w:val="00313ABD"/>
    <w:rsid w:val="00315BAB"/>
    <w:rsid w:val="00316267"/>
    <w:rsid w:val="0031780A"/>
    <w:rsid w:val="00321E3E"/>
    <w:rsid w:val="00323DE6"/>
    <w:rsid w:val="003264E2"/>
    <w:rsid w:val="00326D0A"/>
    <w:rsid w:val="00330832"/>
    <w:rsid w:val="00330C9A"/>
    <w:rsid w:val="00330F2A"/>
    <w:rsid w:val="00335F6A"/>
    <w:rsid w:val="0033741C"/>
    <w:rsid w:val="0034157D"/>
    <w:rsid w:val="00343186"/>
    <w:rsid w:val="00343429"/>
    <w:rsid w:val="00346C38"/>
    <w:rsid w:val="00352017"/>
    <w:rsid w:val="003544DD"/>
    <w:rsid w:val="00354BFA"/>
    <w:rsid w:val="00360E02"/>
    <w:rsid w:val="00360EA2"/>
    <w:rsid w:val="00361AE1"/>
    <w:rsid w:val="00362D70"/>
    <w:rsid w:val="00363F51"/>
    <w:rsid w:val="00364E37"/>
    <w:rsid w:val="00365BF7"/>
    <w:rsid w:val="00365C38"/>
    <w:rsid w:val="00366A99"/>
    <w:rsid w:val="00371933"/>
    <w:rsid w:val="00375C2C"/>
    <w:rsid w:val="0037654E"/>
    <w:rsid w:val="00377876"/>
    <w:rsid w:val="0038160B"/>
    <w:rsid w:val="00382AE2"/>
    <w:rsid w:val="00383225"/>
    <w:rsid w:val="00384BE6"/>
    <w:rsid w:val="0038665D"/>
    <w:rsid w:val="0039011B"/>
    <w:rsid w:val="00390AEE"/>
    <w:rsid w:val="003A2216"/>
    <w:rsid w:val="003A22E2"/>
    <w:rsid w:val="003A2960"/>
    <w:rsid w:val="003A30C5"/>
    <w:rsid w:val="003A3B8E"/>
    <w:rsid w:val="003A4B22"/>
    <w:rsid w:val="003A5DB6"/>
    <w:rsid w:val="003B4033"/>
    <w:rsid w:val="003B4312"/>
    <w:rsid w:val="003B59D2"/>
    <w:rsid w:val="003B5B66"/>
    <w:rsid w:val="003B6D38"/>
    <w:rsid w:val="003B7584"/>
    <w:rsid w:val="003C076A"/>
    <w:rsid w:val="003C1856"/>
    <w:rsid w:val="003C2189"/>
    <w:rsid w:val="003C38C3"/>
    <w:rsid w:val="003C3F19"/>
    <w:rsid w:val="003C4691"/>
    <w:rsid w:val="003C71F0"/>
    <w:rsid w:val="003D315F"/>
    <w:rsid w:val="003D3E02"/>
    <w:rsid w:val="003E2351"/>
    <w:rsid w:val="003E4C8B"/>
    <w:rsid w:val="003E672A"/>
    <w:rsid w:val="003E745B"/>
    <w:rsid w:val="003F0406"/>
    <w:rsid w:val="003F2883"/>
    <w:rsid w:val="003F3F83"/>
    <w:rsid w:val="003F52AE"/>
    <w:rsid w:val="003F6A3C"/>
    <w:rsid w:val="003F7C52"/>
    <w:rsid w:val="003F7F32"/>
    <w:rsid w:val="0040057E"/>
    <w:rsid w:val="00402C31"/>
    <w:rsid w:val="00404045"/>
    <w:rsid w:val="0040565C"/>
    <w:rsid w:val="0040783C"/>
    <w:rsid w:val="0041574A"/>
    <w:rsid w:val="00417C71"/>
    <w:rsid w:val="00422AC0"/>
    <w:rsid w:val="00425398"/>
    <w:rsid w:val="0042613F"/>
    <w:rsid w:val="00430490"/>
    <w:rsid w:val="004322E4"/>
    <w:rsid w:val="0043426C"/>
    <w:rsid w:val="004349F5"/>
    <w:rsid w:val="00435B72"/>
    <w:rsid w:val="00437A20"/>
    <w:rsid w:val="00440001"/>
    <w:rsid w:val="00441AED"/>
    <w:rsid w:val="00445887"/>
    <w:rsid w:val="004464AD"/>
    <w:rsid w:val="00446E53"/>
    <w:rsid w:val="004479AD"/>
    <w:rsid w:val="0045063C"/>
    <w:rsid w:val="0045099D"/>
    <w:rsid w:val="00454B4A"/>
    <w:rsid w:val="004571D2"/>
    <w:rsid w:val="00466989"/>
    <w:rsid w:val="00466EC5"/>
    <w:rsid w:val="00467AC7"/>
    <w:rsid w:val="00471740"/>
    <w:rsid w:val="00471CAA"/>
    <w:rsid w:val="00471F4A"/>
    <w:rsid w:val="0047367C"/>
    <w:rsid w:val="00473AF0"/>
    <w:rsid w:val="00473B27"/>
    <w:rsid w:val="00474890"/>
    <w:rsid w:val="004751B2"/>
    <w:rsid w:val="00476AF3"/>
    <w:rsid w:val="004813EB"/>
    <w:rsid w:val="00481AF4"/>
    <w:rsid w:val="00483F85"/>
    <w:rsid w:val="00484921"/>
    <w:rsid w:val="004851C4"/>
    <w:rsid w:val="00485B27"/>
    <w:rsid w:val="004878F5"/>
    <w:rsid w:val="004909C3"/>
    <w:rsid w:val="004912C9"/>
    <w:rsid w:val="00494C99"/>
    <w:rsid w:val="00495EA6"/>
    <w:rsid w:val="00497970"/>
    <w:rsid w:val="004A0B35"/>
    <w:rsid w:val="004A2653"/>
    <w:rsid w:val="004A4371"/>
    <w:rsid w:val="004A4E86"/>
    <w:rsid w:val="004A71FF"/>
    <w:rsid w:val="004B21BD"/>
    <w:rsid w:val="004B2820"/>
    <w:rsid w:val="004B7D01"/>
    <w:rsid w:val="004C02EF"/>
    <w:rsid w:val="004C0865"/>
    <w:rsid w:val="004C0FF1"/>
    <w:rsid w:val="004C2687"/>
    <w:rsid w:val="004C2E25"/>
    <w:rsid w:val="004C4800"/>
    <w:rsid w:val="004C5A0F"/>
    <w:rsid w:val="004C61B6"/>
    <w:rsid w:val="004C75FC"/>
    <w:rsid w:val="004D0173"/>
    <w:rsid w:val="004D1BD1"/>
    <w:rsid w:val="004D5676"/>
    <w:rsid w:val="004D59A8"/>
    <w:rsid w:val="004D6F30"/>
    <w:rsid w:val="004D7160"/>
    <w:rsid w:val="004E010A"/>
    <w:rsid w:val="004E0EFF"/>
    <w:rsid w:val="004E1D09"/>
    <w:rsid w:val="004E232B"/>
    <w:rsid w:val="004E46D8"/>
    <w:rsid w:val="004E66F2"/>
    <w:rsid w:val="004F19A5"/>
    <w:rsid w:val="004F385F"/>
    <w:rsid w:val="004F5297"/>
    <w:rsid w:val="004F530F"/>
    <w:rsid w:val="004F740F"/>
    <w:rsid w:val="00500F37"/>
    <w:rsid w:val="00503C0C"/>
    <w:rsid w:val="00503D75"/>
    <w:rsid w:val="005050BC"/>
    <w:rsid w:val="00507C43"/>
    <w:rsid w:val="00511309"/>
    <w:rsid w:val="005113AB"/>
    <w:rsid w:val="00514CF8"/>
    <w:rsid w:val="0051797D"/>
    <w:rsid w:val="005209FE"/>
    <w:rsid w:val="00520E07"/>
    <w:rsid w:val="00521142"/>
    <w:rsid w:val="005218CD"/>
    <w:rsid w:val="00521EAD"/>
    <w:rsid w:val="0052272C"/>
    <w:rsid w:val="00522A1A"/>
    <w:rsid w:val="00525158"/>
    <w:rsid w:val="005271CD"/>
    <w:rsid w:val="00530FB8"/>
    <w:rsid w:val="00531196"/>
    <w:rsid w:val="00531C57"/>
    <w:rsid w:val="00531E56"/>
    <w:rsid w:val="0054023D"/>
    <w:rsid w:val="00542957"/>
    <w:rsid w:val="00542EC9"/>
    <w:rsid w:val="005444FE"/>
    <w:rsid w:val="0054511F"/>
    <w:rsid w:val="005451AB"/>
    <w:rsid w:val="00546435"/>
    <w:rsid w:val="0054691F"/>
    <w:rsid w:val="00546CE6"/>
    <w:rsid w:val="00551535"/>
    <w:rsid w:val="00553E0F"/>
    <w:rsid w:val="005550F0"/>
    <w:rsid w:val="00556532"/>
    <w:rsid w:val="00561262"/>
    <w:rsid w:val="00563DA8"/>
    <w:rsid w:val="005648C3"/>
    <w:rsid w:val="00571FEC"/>
    <w:rsid w:val="0057502D"/>
    <w:rsid w:val="005761C4"/>
    <w:rsid w:val="0058214B"/>
    <w:rsid w:val="00583028"/>
    <w:rsid w:val="005848B4"/>
    <w:rsid w:val="00585329"/>
    <w:rsid w:val="00586F9C"/>
    <w:rsid w:val="005905B3"/>
    <w:rsid w:val="0059330D"/>
    <w:rsid w:val="00595D22"/>
    <w:rsid w:val="00596CFD"/>
    <w:rsid w:val="005A071F"/>
    <w:rsid w:val="005A2920"/>
    <w:rsid w:val="005A4AE3"/>
    <w:rsid w:val="005A73D1"/>
    <w:rsid w:val="005A7DC0"/>
    <w:rsid w:val="005B1B0C"/>
    <w:rsid w:val="005B27A6"/>
    <w:rsid w:val="005B3577"/>
    <w:rsid w:val="005B4EF9"/>
    <w:rsid w:val="005B4FF2"/>
    <w:rsid w:val="005B5983"/>
    <w:rsid w:val="005B5DF4"/>
    <w:rsid w:val="005C1EE0"/>
    <w:rsid w:val="005C28F4"/>
    <w:rsid w:val="005C2BD7"/>
    <w:rsid w:val="005C42E5"/>
    <w:rsid w:val="005C44D8"/>
    <w:rsid w:val="005C773A"/>
    <w:rsid w:val="005D098D"/>
    <w:rsid w:val="005D1366"/>
    <w:rsid w:val="005D234B"/>
    <w:rsid w:val="005D359A"/>
    <w:rsid w:val="005D3773"/>
    <w:rsid w:val="005D3876"/>
    <w:rsid w:val="005D4122"/>
    <w:rsid w:val="005D43BD"/>
    <w:rsid w:val="005D4898"/>
    <w:rsid w:val="005E2D88"/>
    <w:rsid w:val="005E5F0B"/>
    <w:rsid w:val="005E7156"/>
    <w:rsid w:val="005F1406"/>
    <w:rsid w:val="005F1687"/>
    <w:rsid w:val="005F6E26"/>
    <w:rsid w:val="005F7F92"/>
    <w:rsid w:val="00602222"/>
    <w:rsid w:val="00602A96"/>
    <w:rsid w:val="00603772"/>
    <w:rsid w:val="006051C4"/>
    <w:rsid w:val="00605299"/>
    <w:rsid w:val="0060531B"/>
    <w:rsid w:val="00607D92"/>
    <w:rsid w:val="006115B6"/>
    <w:rsid w:val="00612740"/>
    <w:rsid w:val="00613287"/>
    <w:rsid w:val="00613ED9"/>
    <w:rsid w:val="00620189"/>
    <w:rsid w:val="00620B0D"/>
    <w:rsid w:val="00622C83"/>
    <w:rsid w:val="00623563"/>
    <w:rsid w:val="00624D8F"/>
    <w:rsid w:val="00624DFF"/>
    <w:rsid w:val="00630CB1"/>
    <w:rsid w:val="00632026"/>
    <w:rsid w:val="00633E07"/>
    <w:rsid w:val="006361CF"/>
    <w:rsid w:val="00636473"/>
    <w:rsid w:val="00636FE6"/>
    <w:rsid w:val="006418E0"/>
    <w:rsid w:val="006445D5"/>
    <w:rsid w:val="00646621"/>
    <w:rsid w:val="0064674E"/>
    <w:rsid w:val="00652442"/>
    <w:rsid w:val="00653D46"/>
    <w:rsid w:val="00653F1B"/>
    <w:rsid w:val="00655CEE"/>
    <w:rsid w:val="00657C0C"/>
    <w:rsid w:val="00662806"/>
    <w:rsid w:val="00664921"/>
    <w:rsid w:val="0066558F"/>
    <w:rsid w:val="0066693C"/>
    <w:rsid w:val="00670A44"/>
    <w:rsid w:val="006735C9"/>
    <w:rsid w:val="00673DDC"/>
    <w:rsid w:val="00674B7E"/>
    <w:rsid w:val="00675B74"/>
    <w:rsid w:val="00686CCA"/>
    <w:rsid w:val="0068771C"/>
    <w:rsid w:val="00687A3E"/>
    <w:rsid w:val="00690A41"/>
    <w:rsid w:val="0069636E"/>
    <w:rsid w:val="00696655"/>
    <w:rsid w:val="00697CC4"/>
    <w:rsid w:val="006A0081"/>
    <w:rsid w:val="006A0093"/>
    <w:rsid w:val="006A1380"/>
    <w:rsid w:val="006A1523"/>
    <w:rsid w:val="006A2DB4"/>
    <w:rsid w:val="006A32A0"/>
    <w:rsid w:val="006A3525"/>
    <w:rsid w:val="006A3776"/>
    <w:rsid w:val="006A37C8"/>
    <w:rsid w:val="006A380D"/>
    <w:rsid w:val="006A4840"/>
    <w:rsid w:val="006A7D66"/>
    <w:rsid w:val="006B058A"/>
    <w:rsid w:val="006B134A"/>
    <w:rsid w:val="006B1B28"/>
    <w:rsid w:val="006B2955"/>
    <w:rsid w:val="006B46BE"/>
    <w:rsid w:val="006B6D0A"/>
    <w:rsid w:val="006B77C7"/>
    <w:rsid w:val="006C0159"/>
    <w:rsid w:val="006C296B"/>
    <w:rsid w:val="006C3FCC"/>
    <w:rsid w:val="006C4382"/>
    <w:rsid w:val="006C4F91"/>
    <w:rsid w:val="006C589D"/>
    <w:rsid w:val="006C6040"/>
    <w:rsid w:val="006D0CEE"/>
    <w:rsid w:val="006D29F8"/>
    <w:rsid w:val="006D4BC8"/>
    <w:rsid w:val="006D660E"/>
    <w:rsid w:val="006D7E13"/>
    <w:rsid w:val="006E08EC"/>
    <w:rsid w:val="006E14C7"/>
    <w:rsid w:val="006E1EB0"/>
    <w:rsid w:val="006E26C7"/>
    <w:rsid w:val="006E3230"/>
    <w:rsid w:val="006E37D9"/>
    <w:rsid w:val="006E4292"/>
    <w:rsid w:val="006E584F"/>
    <w:rsid w:val="006E5972"/>
    <w:rsid w:val="006E623C"/>
    <w:rsid w:val="006E638D"/>
    <w:rsid w:val="006E6D0C"/>
    <w:rsid w:val="006E77FB"/>
    <w:rsid w:val="006E7CAC"/>
    <w:rsid w:val="006F049D"/>
    <w:rsid w:val="006F2444"/>
    <w:rsid w:val="006F6C0A"/>
    <w:rsid w:val="00701098"/>
    <w:rsid w:val="00703FC8"/>
    <w:rsid w:val="00704747"/>
    <w:rsid w:val="00704FBA"/>
    <w:rsid w:val="007112EC"/>
    <w:rsid w:val="00711C66"/>
    <w:rsid w:val="00712597"/>
    <w:rsid w:val="00715A67"/>
    <w:rsid w:val="00715E7A"/>
    <w:rsid w:val="00717375"/>
    <w:rsid w:val="00720A35"/>
    <w:rsid w:val="00723527"/>
    <w:rsid w:val="0072353C"/>
    <w:rsid w:val="00723D87"/>
    <w:rsid w:val="00724A72"/>
    <w:rsid w:val="00726A79"/>
    <w:rsid w:val="007332E3"/>
    <w:rsid w:val="00734075"/>
    <w:rsid w:val="00734C3F"/>
    <w:rsid w:val="00736F7F"/>
    <w:rsid w:val="007400BC"/>
    <w:rsid w:val="00741E7F"/>
    <w:rsid w:val="0074273A"/>
    <w:rsid w:val="0074281A"/>
    <w:rsid w:val="0074281D"/>
    <w:rsid w:val="00742DFF"/>
    <w:rsid w:val="0074396A"/>
    <w:rsid w:val="00744C74"/>
    <w:rsid w:val="00746572"/>
    <w:rsid w:val="00750890"/>
    <w:rsid w:val="00750F86"/>
    <w:rsid w:val="007516CC"/>
    <w:rsid w:val="007526B0"/>
    <w:rsid w:val="007526C2"/>
    <w:rsid w:val="00756E91"/>
    <w:rsid w:val="007604E3"/>
    <w:rsid w:val="007605B7"/>
    <w:rsid w:val="00763483"/>
    <w:rsid w:val="00763E6F"/>
    <w:rsid w:val="00764F41"/>
    <w:rsid w:val="0076754F"/>
    <w:rsid w:val="00771DE2"/>
    <w:rsid w:val="007730CC"/>
    <w:rsid w:val="007739A6"/>
    <w:rsid w:val="007806CA"/>
    <w:rsid w:val="007813BC"/>
    <w:rsid w:val="007813F8"/>
    <w:rsid w:val="00784D66"/>
    <w:rsid w:val="00785DB2"/>
    <w:rsid w:val="007865C3"/>
    <w:rsid w:val="00787AF9"/>
    <w:rsid w:val="00791AD1"/>
    <w:rsid w:val="007931B3"/>
    <w:rsid w:val="00794A2F"/>
    <w:rsid w:val="007956B3"/>
    <w:rsid w:val="00795735"/>
    <w:rsid w:val="00796D1E"/>
    <w:rsid w:val="00797E0F"/>
    <w:rsid w:val="007A001F"/>
    <w:rsid w:val="007A0DBC"/>
    <w:rsid w:val="007A4CC3"/>
    <w:rsid w:val="007A7006"/>
    <w:rsid w:val="007A7BC7"/>
    <w:rsid w:val="007B0A7E"/>
    <w:rsid w:val="007B1D39"/>
    <w:rsid w:val="007B32B7"/>
    <w:rsid w:val="007B4F56"/>
    <w:rsid w:val="007B6658"/>
    <w:rsid w:val="007B6D32"/>
    <w:rsid w:val="007C0676"/>
    <w:rsid w:val="007C2B50"/>
    <w:rsid w:val="007C35E9"/>
    <w:rsid w:val="007C5880"/>
    <w:rsid w:val="007C5980"/>
    <w:rsid w:val="007C6182"/>
    <w:rsid w:val="007C6525"/>
    <w:rsid w:val="007C6F49"/>
    <w:rsid w:val="007C79FE"/>
    <w:rsid w:val="007D136F"/>
    <w:rsid w:val="007D6403"/>
    <w:rsid w:val="007D7ED1"/>
    <w:rsid w:val="007E0416"/>
    <w:rsid w:val="007E289D"/>
    <w:rsid w:val="007E2957"/>
    <w:rsid w:val="007E5371"/>
    <w:rsid w:val="007E5BF2"/>
    <w:rsid w:val="007F1231"/>
    <w:rsid w:val="007F28F5"/>
    <w:rsid w:val="007F2AEE"/>
    <w:rsid w:val="007F533A"/>
    <w:rsid w:val="0080382E"/>
    <w:rsid w:val="00805896"/>
    <w:rsid w:val="00806568"/>
    <w:rsid w:val="0080673A"/>
    <w:rsid w:val="00807377"/>
    <w:rsid w:val="00807728"/>
    <w:rsid w:val="008107B1"/>
    <w:rsid w:val="00817299"/>
    <w:rsid w:val="00817EA2"/>
    <w:rsid w:val="008202B7"/>
    <w:rsid w:val="00821C3A"/>
    <w:rsid w:val="008256E0"/>
    <w:rsid w:val="00827833"/>
    <w:rsid w:val="00827F06"/>
    <w:rsid w:val="00830027"/>
    <w:rsid w:val="00830E2F"/>
    <w:rsid w:val="00833F54"/>
    <w:rsid w:val="00834A33"/>
    <w:rsid w:val="00835523"/>
    <w:rsid w:val="00836A1F"/>
    <w:rsid w:val="00840899"/>
    <w:rsid w:val="00840CD0"/>
    <w:rsid w:val="008424E2"/>
    <w:rsid w:val="00850FA0"/>
    <w:rsid w:val="00851EAF"/>
    <w:rsid w:val="0085274B"/>
    <w:rsid w:val="00860028"/>
    <w:rsid w:val="00861D1D"/>
    <w:rsid w:val="00862195"/>
    <w:rsid w:val="008639FD"/>
    <w:rsid w:val="008669D1"/>
    <w:rsid w:val="0087091B"/>
    <w:rsid w:val="00871E9A"/>
    <w:rsid w:val="00872636"/>
    <w:rsid w:val="00873013"/>
    <w:rsid w:val="00873348"/>
    <w:rsid w:val="00874DE4"/>
    <w:rsid w:val="008753AB"/>
    <w:rsid w:val="00876F1B"/>
    <w:rsid w:val="00877847"/>
    <w:rsid w:val="00877B57"/>
    <w:rsid w:val="00877C90"/>
    <w:rsid w:val="00880B24"/>
    <w:rsid w:val="00881764"/>
    <w:rsid w:val="00881EF5"/>
    <w:rsid w:val="00883E25"/>
    <w:rsid w:val="00884D1C"/>
    <w:rsid w:val="00885710"/>
    <w:rsid w:val="00885940"/>
    <w:rsid w:val="00887070"/>
    <w:rsid w:val="00887CB2"/>
    <w:rsid w:val="00891070"/>
    <w:rsid w:val="00892292"/>
    <w:rsid w:val="00892C42"/>
    <w:rsid w:val="00894A10"/>
    <w:rsid w:val="008955E6"/>
    <w:rsid w:val="008962D8"/>
    <w:rsid w:val="008A0648"/>
    <w:rsid w:val="008A0687"/>
    <w:rsid w:val="008A1BB0"/>
    <w:rsid w:val="008A270D"/>
    <w:rsid w:val="008A3B07"/>
    <w:rsid w:val="008A3C30"/>
    <w:rsid w:val="008A4279"/>
    <w:rsid w:val="008A43C7"/>
    <w:rsid w:val="008A687B"/>
    <w:rsid w:val="008B0740"/>
    <w:rsid w:val="008B3067"/>
    <w:rsid w:val="008B496E"/>
    <w:rsid w:val="008B4BD9"/>
    <w:rsid w:val="008B7162"/>
    <w:rsid w:val="008B723A"/>
    <w:rsid w:val="008B7F6F"/>
    <w:rsid w:val="008C0F14"/>
    <w:rsid w:val="008C1021"/>
    <w:rsid w:val="008C4F63"/>
    <w:rsid w:val="008C509D"/>
    <w:rsid w:val="008C5995"/>
    <w:rsid w:val="008C7ED0"/>
    <w:rsid w:val="008D16CB"/>
    <w:rsid w:val="008D4C49"/>
    <w:rsid w:val="008D60F4"/>
    <w:rsid w:val="008D6EE3"/>
    <w:rsid w:val="008E208B"/>
    <w:rsid w:val="008E2FA9"/>
    <w:rsid w:val="008E42A9"/>
    <w:rsid w:val="008E4F2B"/>
    <w:rsid w:val="008E5889"/>
    <w:rsid w:val="008E5A31"/>
    <w:rsid w:val="008E65A6"/>
    <w:rsid w:val="008F04E3"/>
    <w:rsid w:val="008F0B3D"/>
    <w:rsid w:val="008F2447"/>
    <w:rsid w:val="008F2FC0"/>
    <w:rsid w:val="008F65DD"/>
    <w:rsid w:val="008F767D"/>
    <w:rsid w:val="008F79A5"/>
    <w:rsid w:val="008F7CEA"/>
    <w:rsid w:val="0090427F"/>
    <w:rsid w:val="009062B9"/>
    <w:rsid w:val="00906778"/>
    <w:rsid w:val="00906D0C"/>
    <w:rsid w:val="00907F7C"/>
    <w:rsid w:val="009102AD"/>
    <w:rsid w:val="00911FD8"/>
    <w:rsid w:val="009134F7"/>
    <w:rsid w:val="00914B17"/>
    <w:rsid w:val="00917C87"/>
    <w:rsid w:val="009200C7"/>
    <w:rsid w:val="00920284"/>
    <w:rsid w:val="00920F94"/>
    <w:rsid w:val="009300EE"/>
    <w:rsid w:val="00930CF6"/>
    <w:rsid w:val="0093142C"/>
    <w:rsid w:val="0093223E"/>
    <w:rsid w:val="009356F9"/>
    <w:rsid w:val="009363A8"/>
    <w:rsid w:val="0093757B"/>
    <w:rsid w:val="00937827"/>
    <w:rsid w:val="00937F08"/>
    <w:rsid w:val="00940E0E"/>
    <w:rsid w:val="00942C41"/>
    <w:rsid w:val="00943821"/>
    <w:rsid w:val="00943A74"/>
    <w:rsid w:val="00945317"/>
    <w:rsid w:val="009469DD"/>
    <w:rsid w:val="0094796B"/>
    <w:rsid w:val="00950128"/>
    <w:rsid w:val="00950491"/>
    <w:rsid w:val="009518BF"/>
    <w:rsid w:val="00952396"/>
    <w:rsid w:val="00954547"/>
    <w:rsid w:val="009566D2"/>
    <w:rsid w:val="009570BE"/>
    <w:rsid w:val="009574CD"/>
    <w:rsid w:val="009628C5"/>
    <w:rsid w:val="00962F0D"/>
    <w:rsid w:val="00963019"/>
    <w:rsid w:val="0096338A"/>
    <w:rsid w:val="0096494E"/>
    <w:rsid w:val="0096712D"/>
    <w:rsid w:val="00971144"/>
    <w:rsid w:val="009728E8"/>
    <w:rsid w:val="0097443F"/>
    <w:rsid w:val="00974ED7"/>
    <w:rsid w:val="00980C14"/>
    <w:rsid w:val="00980D8C"/>
    <w:rsid w:val="00981263"/>
    <w:rsid w:val="009818FE"/>
    <w:rsid w:val="00986654"/>
    <w:rsid w:val="0099011E"/>
    <w:rsid w:val="00990F07"/>
    <w:rsid w:val="00994DB3"/>
    <w:rsid w:val="00995DE4"/>
    <w:rsid w:val="00996789"/>
    <w:rsid w:val="00997357"/>
    <w:rsid w:val="009A0588"/>
    <w:rsid w:val="009A20C6"/>
    <w:rsid w:val="009A2F70"/>
    <w:rsid w:val="009A33B0"/>
    <w:rsid w:val="009A553C"/>
    <w:rsid w:val="009A5AED"/>
    <w:rsid w:val="009A6454"/>
    <w:rsid w:val="009A6DAE"/>
    <w:rsid w:val="009A7A92"/>
    <w:rsid w:val="009B0DF6"/>
    <w:rsid w:val="009B104F"/>
    <w:rsid w:val="009B30BD"/>
    <w:rsid w:val="009C202C"/>
    <w:rsid w:val="009C2EDB"/>
    <w:rsid w:val="009C37AA"/>
    <w:rsid w:val="009C75E5"/>
    <w:rsid w:val="009D043E"/>
    <w:rsid w:val="009D0839"/>
    <w:rsid w:val="009D0849"/>
    <w:rsid w:val="009D141F"/>
    <w:rsid w:val="009D1CDA"/>
    <w:rsid w:val="009D6071"/>
    <w:rsid w:val="009D6A1A"/>
    <w:rsid w:val="009D76E1"/>
    <w:rsid w:val="009E0D61"/>
    <w:rsid w:val="009E117D"/>
    <w:rsid w:val="009E1969"/>
    <w:rsid w:val="009E1D63"/>
    <w:rsid w:val="009E1F40"/>
    <w:rsid w:val="009E2A96"/>
    <w:rsid w:val="009E3FF6"/>
    <w:rsid w:val="009E413A"/>
    <w:rsid w:val="009E67EA"/>
    <w:rsid w:val="009F05FF"/>
    <w:rsid w:val="009F1DBB"/>
    <w:rsid w:val="009F382A"/>
    <w:rsid w:val="009F421C"/>
    <w:rsid w:val="009F5516"/>
    <w:rsid w:val="009F72FD"/>
    <w:rsid w:val="009F731D"/>
    <w:rsid w:val="00A03057"/>
    <w:rsid w:val="00A03B48"/>
    <w:rsid w:val="00A04A9C"/>
    <w:rsid w:val="00A07D4F"/>
    <w:rsid w:val="00A10F2F"/>
    <w:rsid w:val="00A12F50"/>
    <w:rsid w:val="00A15A12"/>
    <w:rsid w:val="00A21A84"/>
    <w:rsid w:val="00A22158"/>
    <w:rsid w:val="00A2366F"/>
    <w:rsid w:val="00A2588F"/>
    <w:rsid w:val="00A315C7"/>
    <w:rsid w:val="00A31E5A"/>
    <w:rsid w:val="00A320D1"/>
    <w:rsid w:val="00A34113"/>
    <w:rsid w:val="00A36082"/>
    <w:rsid w:val="00A360B4"/>
    <w:rsid w:val="00A4184A"/>
    <w:rsid w:val="00A4362A"/>
    <w:rsid w:val="00A43722"/>
    <w:rsid w:val="00A4389F"/>
    <w:rsid w:val="00A4406C"/>
    <w:rsid w:val="00A45036"/>
    <w:rsid w:val="00A45072"/>
    <w:rsid w:val="00A4531F"/>
    <w:rsid w:val="00A52E6B"/>
    <w:rsid w:val="00A55EA1"/>
    <w:rsid w:val="00A60CBF"/>
    <w:rsid w:val="00A650E3"/>
    <w:rsid w:val="00A67AF2"/>
    <w:rsid w:val="00A7427A"/>
    <w:rsid w:val="00A76263"/>
    <w:rsid w:val="00A80BCD"/>
    <w:rsid w:val="00A817DB"/>
    <w:rsid w:val="00A830E1"/>
    <w:rsid w:val="00A834BB"/>
    <w:rsid w:val="00A83EF2"/>
    <w:rsid w:val="00A844DD"/>
    <w:rsid w:val="00A8547E"/>
    <w:rsid w:val="00A86D27"/>
    <w:rsid w:val="00A916DC"/>
    <w:rsid w:val="00A9177A"/>
    <w:rsid w:val="00A925A6"/>
    <w:rsid w:val="00A9797B"/>
    <w:rsid w:val="00AA0621"/>
    <w:rsid w:val="00AA404C"/>
    <w:rsid w:val="00AA42F1"/>
    <w:rsid w:val="00AA6B97"/>
    <w:rsid w:val="00AA78BC"/>
    <w:rsid w:val="00AB167B"/>
    <w:rsid w:val="00AB21C3"/>
    <w:rsid w:val="00AB30FE"/>
    <w:rsid w:val="00AB4ADD"/>
    <w:rsid w:val="00AB55C0"/>
    <w:rsid w:val="00AB6493"/>
    <w:rsid w:val="00AC5EBB"/>
    <w:rsid w:val="00AC62E8"/>
    <w:rsid w:val="00AC6C38"/>
    <w:rsid w:val="00AC7FA2"/>
    <w:rsid w:val="00AD1039"/>
    <w:rsid w:val="00AD177E"/>
    <w:rsid w:val="00AD4164"/>
    <w:rsid w:val="00AE79C3"/>
    <w:rsid w:val="00AF21CB"/>
    <w:rsid w:val="00AF2EAC"/>
    <w:rsid w:val="00AF4588"/>
    <w:rsid w:val="00AF519C"/>
    <w:rsid w:val="00AF52EA"/>
    <w:rsid w:val="00AF60D2"/>
    <w:rsid w:val="00AF6B71"/>
    <w:rsid w:val="00AF72C7"/>
    <w:rsid w:val="00B0076F"/>
    <w:rsid w:val="00B02749"/>
    <w:rsid w:val="00B02983"/>
    <w:rsid w:val="00B041AD"/>
    <w:rsid w:val="00B04C67"/>
    <w:rsid w:val="00B06C06"/>
    <w:rsid w:val="00B07525"/>
    <w:rsid w:val="00B07F81"/>
    <w:rsid w:val="00B11FED"/>
    <w:rsid w:val="00B12427"/>
    <w:rsid w:val="00B13E67"/>
    <w:rsid w:val="00B15622"/>
    <w:rsid w:val="00B161A7"/>
    <w:rsid w:val="00B20723"/>
    <w:rsid w:val="00B20E98"/>
    <w:rsid w:val="00B22B02"/>
    <w:rsid w:val="00B23154"/>
    <w:rsid w:val="00B235F0"/>
    <w:rsid w:val="00B241FA"/>
    <w:rsid w:val="00B245D9"/>
    <w:rsid w:val="00B24B13"/>
    <w:rsid w:val="00B25572"/>
    <w:rsid w:val="00B25C58"/>
    <w:rsid w:val="00B312DB"/>
    <w:rsid w:val="00B32143"/>
    <w:rsid w:val="00B32674"/>
    <w:rsid w:val="00B34B48"/>
    <w:rsid w:val="00B35571"/>
    <w:rsid w:val="00B403DC"/>
    <w:rsid w:val="00B41033"/>
    <w:rsid w:val="00B416AD"/>
    <w:rsid w:val="00B41F00"/>
    <w:rsid w:val="00B43482"/>
    <w:rsid w:val="00B43FE8"/>
    <w:rsid w:val="00B451C1"/>
    <w:rsid w:val="00B45E5C"/>
    <w:rsid w:val="00B467E1"/>
    <w:rsid w:val="00B46C10"/>
    <w:rsid w:val="00B47642"/>
    <w:rsid w:val="00B53357"/>
    <w:rsid w:val="00B53AD1"/>
    <w:rsid w:val="00B54A8F"/>
    <w:rsid w:val="00B61411"/>
    <w:rsid w:val="00B65E07"/>
    <w:rsid w:val="00B678FE"/>
    <w:rsid w:val="00B7066B"/>
    <w:rsid w:val="00B70C4A"/>
    <w:rsid w:val="00B711C8"/>
    <w:rsid w:val="00B71909"/>
    <w:rsid w:val="00B72A9B"/>
    <w:rsid w:val="00B73C19"/>
    <w:rsid w:val="00B76E12"/>
    <w:rsid w:val="00B81A73"/>
    <w:rsid w:val="00B820AB"/>
    <w:rsid w:val="00B838ED"/>
    <w:rsid w:val="00B840BD"/>
    <w:rsid w:val="00B84A5F"/>
    <w:rsid w:val="00B85690"/>
    <w:rsid w:val="00B87D8E"/>
    <w:rsid w:val="00B92879"/>
    <w:rsid w:val="00B95652"/>
    <w:rsid w:val="00BA3B3B"/>
    <w:rsid w:val="00BA4914"/>
    <w:rsid w:val="00BA4FCC"/>
    <w:rsid w:val="00BA50E1"/>
    <w:rsid w:val="00BA7448"/>
    <w:rsid w:val="00BB369E"/>
    <w:rsid w:val="00BB586E"/>
    <w:rsid w:val="00BB5F57"/>
    <w:rsid w:val="00BC0A73"/>
    <w:rsid w:val="00BC2024"/>
    <w:rsid w:val="00BC546A"/>
    <w:rsid w:val="00BC634C"/>
    <w:rsid w:val="00BC6B32"/>
    <w:rsid w:val="00BC6FF2"/>
    <w:rsid w:val="00BC7A6E"/>
    <w:rsid w:val="00BD04C2"/>
    <w:rsid w:val="00BD1F77"/>
    <w:rsid w:val="00BD219A"/>
    <w:rsid w:val="00BD4A1E"/>
    <w:rsid w:val="00BD6039"/>
    <w:rsid w:val="00BE2551"/>
    <w:rsid w:val="00BE3C7F"/>
    <w:rsid w:val="00BE4457"/>
    <w:rsid w:val="00BE5716"/>
    <w:rsid w:val="00BF2727"/>
    <w:rsid w:val="00BF2819"/>
    <w:rsid w:val="00BF3CD1"/>
    <w:rsid w:val="00BF506A"/>
    <w:rsid w:val="00BF7B8E"/>
    <w:rsid w:val="00C00372"/>
    <w:rsid w:val="00C00474"/>
    <w:rsid w:val="00C01CA6"/>
    <w:rsid w:val="00C021AA"/>
    <w:rsid w:val="00C0486D"/>
    <w:rsid w:val="00C067B5"/>
    <w:rsid w:val="00C06A5D"/>
    <w:rsid w:val="00C0788E"/>
    <w:rsid w:val="00C1266D"/>
    <w:rsid w:val="00C12A1B"/>
    <w:rsid w:val="00C1377C"/>
    <w:rsid w:val="00C17CA4"/>
    <w:rsid w:val="00C20DB6"/>
    <w:rsid w:val="00C21799"/>
    <w:rsid w:val="00C220B4"/>
    <w:rsid w:val="00C2218C"/>
    <w:rsid w:val="00C233FD"/>
    <w:rsid w:val="00C2360B"/>
    <w:rsid w:val="00C30B5A"/>
    <w:rsid w:val="00C30F74"/>
    <w:rsid w:val="00C31B53"/>
    <w:rsid w:val="00C3303B"/>
    <w:rsid w:val="00C334DB"/>
    <w:rsid w:val="00C33713"/>
    <w:rsid w:val="00C33750"/>
    <w:rsid w:val="00C34240"/>
    <w:rsid w:val="00C34EDF"/>
    <w:rsid w:val="00C35E30"/>
    <w:rsid w:val="00C373E2"/>
    <w:rsid w:val="00C37DE8"/>
    <w:rsid w:val="00C42165"/>
    <w:rsid w:val="00C4653C"/>
    <w:rsid w:val="00C46D77"/>
    <w:rsid w:val="00C47078"/>
    <w:rsid w:val="00C479AB"/>
    <w:rsid w:val="00C47E72"/>
    <w:rsid w:val="00C55C25"/>
    <w:rsid w:val="00C5717D"/>
    <w:rsid w:val="00C57EC2"/>
    <w:rsid w:val="00C61F7C"/>
    <w:rsid w:val="00C623F2"/>
    <w:rsid w:val="00C63BDD"/>
    <w:rsid w:val="00C6419A"/>
    <w:rsid w:val="00C64C60"/>
    <w:rsid w:val="00C66284"/>
    <w:rsid w:val="00C707BD"/>
    <w:rsid w:val="00C71EBA"/>
    <w:rsid w:val="00C7334F"/>
    <w:rsid w:val="00C73632"/>
    <w:rsid w:val="00C73BA7"/>
    <w:rsid w:val="00C7794D"/>
    <w:rsid w:val="00C77EDD"/>
    <w:rsid w:val="00C82F46"/>
    <w:rsid w:val="00C8445E"/>
    <w:rsid w:val="00C85441"/>
    <w:rsid w:val="00C858C8"/>
    <w:rsid w:val="00C9049C"/>
    <w:rsid w:val="00C91CBE"/>
    <w:rsid w:val="00C95629"/>
    <w:rsid w:val="00C969E3"/>
    <w:rsid w:val="00C96BE9"/>
    <w:rsid w:val="00C97CB0"/>
    <w:rsid w:val="00CA128E"/>
    <w:rsid w:val="00CA4FE8"/>
    <w:rsid w:val="00CA5B6D"/>
    <w:rsid w:val="00CB1661"/>
    <w:rsid w:val="00CB1F1E"/>
    <w:rsid w:val="00CB30C3"/>
    <w:rsid w:val="00CB32E0"/>
    <w:rsid w:val="00CB38FA"/>
    <w:rsid w:val="00CB5F32"/>
    <w:rsid w:val="00CB7EF2"/>
    <w:rsid w:val="00CC0773"/>
    <w:rsid w:val="00CC0A81"/>
    <w:rsid w:val="00CC12F9"/>
    <w:rsid w:val="00CC1D30"/>
    <w:rsid w:val="00CC40F5"/>
    <w:rsid w:val="00CC5B4C"/>
    <w:rsid w:val="00CD10EA"/>
    <w:rsid w:val="00CD14C4"/>
    <w:rsid w:val="00CD1DE7"/>
    <w:rsid w:val="00CD21C3"/>
    <w:rsid w:val="00CD2535"/>
    <w:rsid w:val="00CD359C"/>
    <w:rsid w:val="00CD410E"/>
    <w:rsid w:val="00CD54D3"/>
    <w:rsid w:val="00CD6697"/>
    <w:rsid w:val="00CD77EA"/>
    <w:rsid w:val="00CD7A72"/>
    <w:rsid w:val="00CD7F0F"/>
    <w:rsid w:val="00CE3CAF"/>
    <w:rsid w:val="00CE3D21"/>
    <w:rsid w:val="00CE4BF9"/>
    <w:rsid w:val="00CE663B"/>
    <w:rsid w:val="00CE7764"/>
    <w:rsid w:val="00CF0FEC"/>
    <w:rsid w:val="00CF31BB"/>
    <w:rsid w:val="00CF4089"/>
    <w:rsid w:val="00CF5DAC"/>
    <w:rsid w:val="00D00B98"/>
    <w:rsid w:val="00D012F5"/>
    <w:rsid w:val="00D01D25"/>
    <w:rsid w:val="00D10B56"/>
    <w:rsid w:val="00D11294"/>
    <w:rsid w:val="00D128F0"/>
    <w:rsid w:val="00D20116"/>
    <w:rsid w:val="00D20B80"/>
    <w:rsid w:val="00D20EE3"/>
    <w:rsid w:val="00D22E49"/>
    <w:rsid w:val="00D249B0"/>
    <w:rsid w:val="00D25231"/>
    <w:rsid w:val="00D26016"/>
    <w:rsid w:val="00D27042"/>
    <w:rsid w:val="00D33339"/>
    <w:rsid w:val="00D33387"/>
    <w:rsid w:val="00D3494F"/>
    <w:rsid w:val="00D35EDC"/>
    <w:rsid w:val="00D36F4C"/>
    <w:rsid w:val="00D37795"/>
    <w:rsid w:val="00D37DA9"/>
    <w:rsid w:val="00D413D9"/>
    <w:rsid w:val="00D42EB6"/>
    <w:rsid w:val="00D440FA"/>
    <w:rsid w:val="00D4578E"/>
    <w:rsid w:val="00D45EFB"/>
    <w:rsid w:val="00D518E8"/>
    <w:rsid w:val="00D5253A"/>
    <w:rsid w:val="00D52A8B"/>
    <w:rsid w:val="00D54F2B"/>
    <w:rsid w:val="00D57B9A"/>
    <w:rsid w:val="00D633A2"/>
    <w:rsid w:val="00D708B2"/>
    <w:rsid w:val="00D72593"/>
    <w:rsid w:val="00D73CC3"/>
    <w:rsid w:val="00D75B1E"/>
    <w:rsid w:val="00D7610B"/>
    <w:rsid w:val="00D8162F"/>
    <w:rsid w:val="00D824A8"/>
    <w:rsid w:val="00D82B97"/>
    <w:rsid w:val="00D8396C"/>
    <w:rsid w:val="00D84966"/>
    <w:rsid w:val="00D87638"/>
    <w:rsid w:val="00D91572"/>
    <w:rsid w:val="00D96FDE"/>
    <w:rsid w:val="00D970B6"/>
    <w:rsid w:val="00D97D35"/>
    <w:rsid w:val="00DA34B5"/>
    <w:rsid w:val="00DA3971"/>
    <w:rsid w:val="00DA6298"/>
    <w:rsid w:val="00DA6D22"/>
    <w:rsid w:val="00DB124B"/>
    <w:rsid w:val="00DB2564"/>
    <w:rsid w:val="00DB2A0E"/>
    <w:rsid w:val="00DB4A53"/>
    <w:rsid w:val="00DB5B9F"/>
    <w:rsid w:val="00DB7953"/>
    <w:rsid w:val="00DC0F5E"/>
    <w:rsid w:val="00DC14B9"/>
    <w:rsid w:val="00DC2404"/>
    <w:rsid w:val="00DC476F"/>
    <w:rsid w:val="00DC48CF"/>
    <w:rsid w:val="00DD09F5"/>
    <w:rsid w:val="00DD0FF6"/>
    <w:rsid w:val="00DD1B17"/>
    <w:rsid w:val="00DD2A89"/>
    <w:rsid w:val="00DD5563"/>
    <w:rsid w:val="00DD66FD"/>
    <w:rsid w:val="00DD6DD5"/>
    <w:rsid w:val="00DD7BE8"/>
    <w:rsid w:val="00DE1F52"/>
    <w:rsid w:val="00DE30CB"/>
    <w:rsid w:val="00DE6344"/>
    <w:rsid w:val="00DF06F3"/>
    <w:rsid w:val="00DF0BFF"/>
    <w:rsid w:val="00DF114B"/>
    <w:rsid w:val="00DF43EE"/>
    <w:rsid w:val="00E007E2"/>
    <w:rsid w:val="00E00CAD"/>
    <w:rsid w:val="00E02BEB"/>
    <w:rsid w:val="00E05A81"/>
    <w:rsid w:val="00E06961"/>
    <w:rsid w:val="00E17A0F"/>
    <w:rsid w:val="00E20ABA"/>
    <w:rsid w:val="00E21CE4"/>
    <w:rsid w:val="00E2251D"/>
    <w:rsid w:val="00E2297F"/>
    <w:rsid w:val="00E274EB"/>
    <w:rsid w:val="00E320B8"/>
    <w:rsid w:val="00E33CF9"/>
    <w:rsid w:val="00E350EC"/>
    <w:rsid w:val="00E37882"/>
    <w:rsid w:val="00E431FA"/>
    <w:rsid w:val="00E43F40"/>
    <w:rsid w:val="00E44B0F"/>
    <w:rsid w:val="00E4508B"/>
    <w:rsid w:val="00E46563"/>
    <w:rsid w:val="00E479C5"/>
    <w:rsid w:val="00E5271E"/>
    <w:rsid w:val="00E543E2"/>
    <w:rsid w:val="00E613B3"/>
    <w:rsid w:val="00E62627"/>
    <w:rsid w:val="00E6393B"/>
    <w:rsid w:val="00E64CF0"/>
    <w:rsid w:val="00E65A34"/>
    <w:rsid w:val="00E660D2"/>
    <w:rsid w:val="00E6686D"/>
    <w:rsid w:val="00E67AFC"/>
    <w:rsid w:val="00E7049F"/>
    <w:rsid w:val="00E70606"/>
    <w:rsid w:val="00E70B86"/>
    <w:rsid w:val="00E70C3C"/>
    <w:rsid w:val="00E721B9"/>
    <w:rsid w:val="00E726ED"/>
    <w:rsid w:val="00E72872"/>
    <w:rsid w:val="00E72878"/>
    <w:rsid w:val="00E73414"/>
    <w:rsid w:val="00E73FF3"/>
    <w:rsid w:val="00E75033"/>
    <w:rsid w:val="00E761B6"/>
    <w:rsid w:val="00E76428"/>
    <w:rsid w:val="00E77497"/>
    <w:rsid w:val="00E80769"/>
    <w:rsid w:val="00E821AC"/>
    <w:rsid w:val="00E85BAD"/>
    <w:rsid w:val="00E906C4"/>
    <w:rsid w:val="00E95C83"/>
    <w:rsid w:val="00E96A32"/>
    <w:rsid w:val="00EA0EA1"/>
    <w:rsid w:val="00EA1167"/>
    <w:rsid w:val="00EA2ECD"/>
    <w:rsid w:val="00EA312C"/>
    <w:rsid w:val="00EB0764"/>
    <w:rsid w:val="00EB07D2"/>
    <w:rsid w:val="00EB0D59"/>
    <w:rsid w:val="00EB11F8"/>
    <w:rsid w:val="00EB368B"/>
    <w:rsid w:val="00EB385B"/>
    <w:rsid w:val="00EB6200"/>
    <w:rsid w:val="00EB71B6"/>
    <w:rsid w:val="00EB744A"/>
    <w:rsid w:val="00EC0F18"/>
    <w:rsid w:val="00ED23EC"/>
    <w:rsid w:val="00ED240D"/>
    <w:rsid w:val="00ED2CB1"/>
    <w:rsid w:val="00ED4748"/>
    <w:rsid w:val="00ED5A7F"/>
    <w:rsid w:val="00ED69CC"/>
    <w:rsid w:val="00EE2761"/>
    <w:rsid w:val="00EE35BA"/>
    <w:rsid w:val="00EE6FF8"/>
    <w:rsid w:val="00EE7A13"/>
    <w:rsid w:val="00EF206A"/>
    <w:rsid w:val="00EF30EA"/>
    <w:rsid w:val="00EF4A39"/>
    <w:rsid w:val="00F00556"/>
    <w:rsid w:val="00F012F7"/>
    <w:rsid w:val="00F0398D"/>
    <w:rsid w:val="00F106B4"/>
    <w:rsid w:val="00F10D67"/>
    <w:rsid w:val="00F1230C"/>
    <w:rsid w:val="00F12460"/>
    <w:rsid w:val="00F12BFD"/>
    <w:rsid w:val="00F14B7C"/>
    <w:rsid w:val="00F16D7F"/>
    <w:rsid w:val="00F1783C"/>
    <w:rsid w:val="00F17B4B"/>
    <w:rsid w:val="00F20E26"/>
    <w:rsid w:val="00F21891"/>
    <w:rsid w:val="00F226EA"/>
    <w:rsid w:val="00F22CBA"/>
    <w:rsid w:val="00F24C4D"/>
    <w:rsid w:val="00F30646"/>
    <w:rsid w:val="00F306A4"/>
    <w:rsid w:val="00F36DA9"/>
    <w:rsid w:val="00F411F6"/>
    <w:rsid w:val="00F461C2"/>
    <w:rsid w:val="00F500E1"/>
    <w:rsid w:val="00F56D12"/>
    <w:rsid w:val="00F63F0D"/>
    <w:rsid w:val="00F64ED7"/>
    <w:rsid w:val="00F678F3"/>
    <w:rsid w:val="00F67909"/>
    <w:rsid w:val="00F710D2"/>
    <w:rsid w:val="00F77265"/>
    <w:rsid w:val="00F8162A"/>
    <w:rsid w:val="00F929C4"/>
    <w:rsid w:val="00F937DA"/>
    <w:rsid w:val="00FA1898"/>
    <w:rsid w:val="00FA26E6"/>
    <w:rsid w:val="00FA2A04"/>
    <w:rsid w:val="00FA2F8B"/>
    <w:rsid w:val="00FA3203"/>
    <w:rsid w:val="00FA44BA"/>
    <w:rsid w:val="00FA52F8"/>
    <w:rsid w:val="00FA76AD"/>
    <w:rsid w:val="00FB2277"/>
    <w:rsid w:val="00FB3C86"/>
    <w:rsid w:val="00FB6304"/>
    <w:rsid w:val="00FB7F29"/>
    <w:rsid w:val="00FC1A2F"/>
    <w:rsid w:val="00FC4479"/>
    <w:rsid w:val="00FC55A8"/>
    <w:rsid w:val="00FC56FA"/>
    <w:rsid w:val="00FC7536"/>
    <w:rsid w:val="00FD005B"/>
    <w:rsid w:val="00FD3A6E"/>
    <w:rsid w:val="00FD4CD5"/>
    <w:rsid w:val="00FD645E"/>
    <w:rsid w:val="00FD6556"/>
    <w:rsid w:val="00FE0D6D"/>
    <w:rsid w:val="00FE434F"/>
    <w:rsid w:val="00FE56FF"/>
    <w:rsid w:val="00FE6502"/>
    <w:rsid w:val="00FE73F6"/>
    <w:rsid w:val="00FF0EDA"/>
    <w:rsid w:val="00FF1DF7"/>
    <w:rsid w:val="00FF2C02"/>
    <w:rsid w:val="00FF36BB"/>
    <w:rsid w:val="00FF4BEE"/>
    <w:rsid w:val="00FF6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6E1E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semiHidden/>
  </w:style>
  <w:style w:type="table" w:default="1" w:styleId="ab">
    <w:name w:val="Normal Table"/>
    <w:semiHidden/>
    <w:tblPr>
      <w:tblInd w:w="0" w:type="dxa"/>
      <w:tblCellMar>
        <w:top w:w="0" w:type="dxa"/>
        <w:left w:w="108" w:type="dxa"/>
        <w:bottom w:w="0" w:type="dxa"/>
        <w:right w:w="108" w:type="dxa"/>
      </w:tblCellMar>
    </w:tblPr>
  </w:style>
  <w:style w:type="numbering" w:default="1" w:styleId="ac">
    <w:name w:val="No List"/>
    <w:uiPriority w:val="99"/>
    <w:semiHidden/>
  </w:style>
  <w:style w:type="paragraph" w:customStyle="1" w:styleId="a2">
    <w:name w:val="a2"/>
    <w:basedOn w:val="20"/>
    <w:next w:val="a9"/>
    <w:pPr>
      <w:numPr>
        <w:numId w:val="19"/>
      </w:numPr>
      <w:tabs>
        <w:tab w:val="clear" w:pos="360"/>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
    <w:name w:val="bibliography"/>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aption"/>
    <w:basedOn w:val="a9"/>
    <w:next w:val="a9"/>
    <w:qFormat/>
    <w:pPr>
      <w:spacing w:before="120" w:after="120"/>
    </w:pPr>
    <w:rPr>
      <w:b/>
    </w:rPr>
  </w:style>
  <w:style w:type="paragraph" w:styleId="af3">
    <w:name w:val="Closing"/>
    <w:basedOn w:val="a9"/>
    <w:pPr>
      <w:ind w:left="4252"/>
    </w:pPr>
  </w:style>
  <w:style w:type="character" w:styleId="af4">
    <w:name w:val="annotation reference"/>
    <w:uiPriority w:val="99"/>
    <w:semiHidden/>
    <w:rPr>
      <w:noProof w:val="0"/>
      <w:sz w:val="16"/>
      <w:lang w:val="fr-FR"/>
    </w:rPr>
  </w:style>
  <w:style w:type="paragraph" w:styleId="af5">
    <w:name w:val="annotation text"/>
    <w:basedOn w:val="a9"/>
    <w:link w:val="af6"/>
    <w:uiPriority w:val="99"/>
    <w:semiHidden/>
  </w:style>
  <w:style w:type="paragraph" w:styleId="af7">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8">
    <w:name w:val="Document Map"/>
    <w:basedOn w:val="a9"/>
    <w:link w:val="af9"/>
    <w:uiPriority w:val="99"/>
    <w:semiHidden/>
    <w:pPr>
      <w:shd w:val="clear" w:color="auto" w:fill="000080"/>
    </w:pPr>
    <w:rPr>
      <w:rFonts w:ascii="Tahoma" w:hAnsi="Tahoma"/>
    </w:rPr>
  </w:style>
  <w:style w:type="character" w:styleId="afa">
    <w:name w:val="Emphasis"/>
    <w:qFormat/>
    <w:rPr>
      <w:i/>
      <w:noProof w:val="0"/>
      <w:lang w:val="fr-FR"/>
    </w:rPr>
  </w:style>
  <w:style w:type="character" w:styleId="afb">
    <w:name w:val="endnote reference"/>
    <w:semiHidden/>
    <w:rPr>
      <w:noProof w:val="0"/>
      <w:vertAlign w:val="superscript"/>
      <w:lang w:val="fr-FR"/>
    </w:rPr>
  </w:style>
  <w:style w:type="paragraph" w:styleId="afc">
    <w:name w:val="endnote text"/>
    <w:basedOn w:val="a9"/>
    <w:semiHidden/>
  </w:style>
  <w:style w:type="paragraph" w:styleId="afd">
    <w:name w:val="envelope address"/>
    <w:basedOn w:val="a9"/>
    <w:pPr>
      <w:framePr w:w="7938" w:h="1985" w:hRule="exact" w:hSpace="141" w:wrap="auto" w:hAnchor="page" w:xAlign="center" w:yAlign="bottom"/>
      <w:ind w:left="2835"/>
    </w:pPr>
    <w:rPr>
      <w:sz w:val="24"/>
    </w:rPr>
  </w:style>
  <w:style w:type="paragraph" w:styleId="afe">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f">
    <w:name w:val="FollowedHyperlink"/>
    <w:rPr>
      <w:noProof w:val="0"/>
      <w:color w:val="800080"/>
      <w:u w:val="single"/>
      <w:lang w:val="fr-FR"/>
    </w:rPr>
  </w:style>
  <w:style w:type="paragraph" w:styleId="aff0">
    <w:name w:val="footer"/>
    <w:basedOn w:val="a9"/>
    <w:link w:val="aff1"/>
    <w:pPr>
      <w:spacing w:after="0" w:line="220" w:lineRule="exact"/>
    </w:pPr>
  </w:style>
  <w:style w:type="character" w:styleId="aff2">
    <w:name w:val="footnote reference"/>
    <w:semiHidden/>
    <w:rPr>
      <w:noProof/>
      <w:position w:val="6"/>
      <w:sz w:val="16"/>
      <w:vertAlign w:val="baseline"/>
      <w:lang w:val="fr-FR"/>
    </w:rPr>
  </w:style>
  <w:style w:type="paragraph" w:styleId="aff3">
    <w:name w:val="footnote text"/>
    <w:basedOn w:val="a9"/>
    <w:link w:val="aff4"/>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5">
    <w:name w:val="header"/>
    <w:basedOn w:val="a9"/>
    <w:link w:val="aff6"/>
    <w:pPr>
      <w:spacing w:after="740" w:line="220" w:lineRule="exact"/>
    </w:pPr>
    <w:rPr>
      <w:b/>
      <w:sz w:val="22"/>
    </w:rPr>
  </w:style>
  <w:style w:type="character" w:styleId="aff7">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8">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9">
    <w:name w:val="line number"/>
    <w:rPr>
      <w:noProof w:val="0"/>
      <w:lang w:val="fr-FR"/>
    </w:rPr>
  </w:style>
  <w:style w:type="paragraph" w:styleId="affa">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b">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c">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d">
    <w:name w:val="Normal Indent"/>
    <w:basedOn w:val="a9"/>
    <w:pPr>
      <w:ind w:left="708"/>
    </w:pPr>
  </w:style>
  <w:style w:type="paragraph" w:customStyle="1" w:styleId="Note">
    <w:name w:val="Note"/>
    <w:basedOn w:val="a9"/>
    <w:next w:val="a9"/>
    <w:pPr>
      <w:tabs>
        <w:tab w:val="left" w:pos="960"/>
      </w:tabs>
      <w:spacing w:line="210" w:lineRule="atLeast"/>
    </w:pPr>
    <w:rPr>
      <w:sz w:val="18"/>
    </w:rPr>
  </w:style>
  <w:style w:type="paragraph" w:styleId="affe">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f">
    <w:name w:val="page number"/>
    <w:rPr>
      <w:noProof w:val="0"/>
      <w:lang w:val="fr-FR"/>
    </w:rPr>
  </w:style>
  <w:style w:type="paragraph" w:styleId="afff0">
    <w:name w:val="Plain Text"/>
    <w:basedOn w:val="a9"/>
    <w:link w:val="afff1"/>
    <w:uiPriority w:val="99"/>
    <w:rPr>
      <w:rFonts w:ascii="Courier New" w:hAnsi="Courier New"/>
    </w:rPr>
  </w:style>
  <w:style w:type="paragraph" w:customStyle="1" w:styleId="RefNorm">
    <w:name w:val="RefNorm"/>
    <w:basedOn w:val="a9"/>
    <w:next w:val="a9"/>
  </w:style>
  <w:style w:type="paragraph" w:styleId="afff2">
    <w:name w:val="Salutation"/>
    <w:basedOn w:val="a9"/>
    <w:next w:val="a9"/>
  </w:style>
  <w:style w:type="paragraph" w:styleId="afff3">
    <w:name w:val="Signature"/>
    <w:basedOn w:val="a9"/>
    <w:pPr>
      <w:ind w:left="4252"/>
    </w:pPr>
  </w:style>
  <w:style w:type="paragraph" w:customStyle="1" w:styleId="Special">
    <w:name w:val="Special"/>
    <w:basedOn w:val="a9"/>
    <w:next w:val="a9"/>
  </w:style>
  <w:style w:type="character" w:styleId="afff4">
    <w:name w:val="Strong"/>
    <w:uiPriority w:val="22"/>
    <w:qFormat/>
    <w:rPr>
      <w:b/>
      <w:noProof w:val="0"/>
      <w:lang w:val="fr-FR"/>
    </w:rPr>
  </w:style>
  <w:style w:type="paragraph" w:styleId="afff5">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6">
    <w:name w:val="table of authorities"/>
    <w:basedOn w:val="a9"/>
    <w:next w:val="a9"/>
    <w:semiHidden/>
    <w:pPr>
      <w:ind w:left="200" w:hanging="200"/>
    </w:pPr>
  </w:style>
  <w:style w:type="paragraph" w:styleId="afff7">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8">
    <w:name w:val="Title"/>
    <w:basedOn w:val="a9"/>
    <w:qFormat/>
    <w:pPr>
      <w:spacing w:before="240" w:after="60"/>
      <w:jc w:val="center"/>
      <w:outlineLvl w:val="0"/>
    </w:pPr>
    <w:rPr>
      <w:b/>
      <w:kern w:val="28"/>
      <w:sz w:val="32"/>
    </w:rPr>
  </w:style>
  <w:style w:type="paragraph" w:styleId="afff9">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8"/>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0"/>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a">
    <w:name w:val="標準 + 左揃え"/>
    <w:aliases w:val="左 :  6.3 mm"/>
    <w:basedOn w:val="a9"/>
    <w:rsid w:val="00542EC9"/>
    <w:pPr>
      <w:spacing w:after="120" w:line="240" w:lineRule="auto"/>
      <w:ind w:left="360"/>
      <w:jc w:val="left"/>
    </w:pPr>
    <w:rPr>
      <w:lang w:eastAsia="en-US"/>
    </w:rPr>
  </w:style>
  <w:style w:type="paragraph" w:styleId="afffb">
    <w:name w:val="Balloon Text"/>
    <w:basedOn w:val="a9"/>
    <w:link w:val="afffc"/>
    <w:uiPriority w:val="99"/>
    <w:rsid w:val="007F28F5"/>
    <w:pPr>
      <w:spacing w:after="0" w:line="240" w:lineRule="auto"/>
    </w:pPr>
    <w:rPr>
      <w:rFonts w:ascii="Tahoma" w:hAnsi="Tahoma"/>
      <w:sz w:val="16"/>
      <w:szCs w:val="16"/>
    </w:rPr>
  </w:style>
  <w:style w:type="character" w:customStyle="1" w:styleId="afffc">
    <w:name w:val="吹き出し (文字)"/>
    <w:link w:val="afffb"/>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4">
    <w:name w:val="脚注文字列 (文字)"/>
    <w:link w:val="aff3"/>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6">
    <w:name w:val="ヘッダー (文字)"/>
    <w:link w:val="aff5"/>
    <w:rsid w:val="00990F07"/>
    <w:rPr>
      <w:rFonts w:ascii="Arial" w:hAnsi="Arial"/>
      <w:b/>
      <w:sz w:val="22"/>
      <w:lang w:val="en-GB" w:eastAsia="ja-JP"/>
    </w:rPr>
  </w:style>
  <w:style w:type="table" w:styleId="afffd">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e">
    <w:name w:val="annotation subject"/>
    <w:basedOn w:val="af5"/>
    <w:next w:val="af5"/>
    <w:link w:val="affff"/>
    <w:uiPriority w:val="99"/>
    <w:unhideWhenUsed/>
    <w:rsid w:val="00990F07"/>
    <w:pPr>
      <w:spacing w:after="120" w:line="240" w:lineRule="auto"/>
    </w:pPr>
    <w:rPr>
      <w:rFonts w:eastAsia="Times New Roman"/>
      <w:b/>
      <w:bCs/>
    </w:rPr>
  </w:style>
  <w:style w:type="character" w:customStyle="1" w:styleId="af6">
    <w:name w:val="コメント文字列 (文字)"/>
    <w:link w:val="af5"/>
    <w:uiPriority w:val="99"/>
    <w:semiHidden/>
    <w:rsid w:val="00990F07"/>
    <w:rPr>
      <w:rFonts w:ascii="Arial" w:hAnsi="Arial"/>
      <w:lang w:val="en-GB" w:eastAsia="ja-JP"/>
    </w:rPr>
  </w:style>
  <w:style w:type="character" w:customStyle="1" w:styleId="affff">
    <w:name w:val="コメント内容 (文字)"/>
    <w:link w:val="afffe"/>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9">
    <w:name w:val="見出しマップ (文字)"/>
    <w:link w:val="af8"/>
    <w:uiPriority w:val="99"/>
    <w:semiHidden/>
    <w:rsid w:val="00990F07"/>
    <w:rPr>
      <w:rFonts w:ascii="Tahoma" w:hAnsi="Tahoma"/>
      <w:shd w:val="clear" w:color="auto" w:fill="000080"/>
      <w:lang w:val="en-GB" w:eastAsia="ja-JP"/>
    </w:rPr>
  </w:style>
  <w:style w:type="paragraph" w:customStyle="1" w:styleId="LightList-Accent51">
    <w:name w:val="Light List - Accent 51"/>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lang w:eastAsia="en-US"/>
    </w:rPr>
  </w:style>
  <w:style w:type="character" w:customStyle="1" w:styleId="afff1">
    <w:name w:val="書式なし (文字)"/>
    <w:link w:val="afff0"/>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1">
    <w:name w:val="フッター (文字)"/>
    <w:link w:val="aff0"/>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0">
    <w:name w:val="E-mail Signature"/>
    <w:basedOn w:val="a9"/>
    <w:link w:val="affff1"/>
    <w:rsid w:val="004C02EF"/>
  </w:style>
  <w:style w:type="character" w:customStyle="1" w:styleId="affff1">
    <w:name w:val="電子メール署名 (文字)"/>
    <w:link w:val="affff0"/>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8"/>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5"/>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5"/>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0"/>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d"/>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2">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0"/>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annotationtext">
    <w:name w:val="annotation text"/>
    <w:basedOn w:val="a9"/>
    <w:rsid w:val="004C02EF"/>
    <w:pPr>
      <w:spacing w:after="120" w:line="240" w:lineRule="auto"/>
    </w:pPr>
    <w:rPr>
      <w:rFonts w:ascii="Times" w:eastAsia="Times New Roman" w:hAnsi="Times"/>
      <w:lang w:eastAsia="en-US"/>
    </w:rPr>
  </w:style>
  <w:style w:type="paragraph" w:customStyle="1" w:styleId="toc">
    <w:name w:val="toc "/>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
    <w:name w:val="index heading"/>
    <w:basedOn w:val="a9"/>
    <w:next w:val="11"/>
    <w:rsid w:val="004C02EF"/>
    <w:pPr>
      <w:spacing w:after="120" w:line="240" w:lineRule="auto"/>
    </w:pPr>
    <w:rPr>
      <w:rFonts w:ascii="Times" w:eastAsia="Times New Roman" w:hAnsi="Times"/>
      <w:lang w:eastAsia="en-US"/>
    </w:rPr>
  </w:style>
  <w:style w:type="paragraph" w:customStyle="1" w:styleId="affff3">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4">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5">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6">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rPr>
  </w:style>
  <w:style w:type="paragraph" w:styleId="affff7">
    <w:name w:val="Revision"/>
    <w:hidden/>
    <w:uiPriority w:val="99"/>
    <w:semiHidden/>
    <w:rsid w:val="00E77497"/>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comments" Target="comments.xml"/><Relationship Id="rId22" Type="http://schemas.openxmlformats.org/officeDocument/2006/relationships/hyperlink" Target="http://tools.ietf.org/html/rfc1738" TargetMode="External"/><Relationship Id="rId23" Type="http://schemas.openxmlformats.org/officeDocument/2006/relationships/hyperlink" Target="http://tools.ietf.org/html/rfc2396" TargetMode="External"/><Relationship Id="rId24" Type="http://schemas.openxmlformats.org/officeDocument/2006/relationships/hyperlink" Target="http://tools.ietf.org/html/rfc3629" TargetMode="External"/><Relationship Id="rId25" Type="http://schemas.openxmlformats.org/officeDocument/2006/relationships/hyperlink" Target="http://tools.ietf.org/html/rfc4627" TargetMode="Externa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footer" Target="foot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9.xml"/><Relationship Id="rId31" Type="http://schemas.openxmlformats.org/officeDocument/2006/relationships/footer" Target="footer9.xml"/><Relationship Id="rId32" Type="http://schemas.openxmlformats.org/officeDocument/2006/relationships/header" Target="header10.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1.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2.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FCA14-453A-3F4D-B518-471F1FBE8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116271</Words>
  <Characters>662749</Characters>
  <Application>Microsoft Macintosh Word</Application>
  <DocSecurity>0</DocSecurity>
  <Lines>5522</Lines>
  <Paragraphs>1554</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777466</CharactersWithSpaces>
  <SharedDoc>false</SharedDoc>
  <HLinks>
    <vt:vector size="1752" baseType="variant">
      <vt:variant>
        <vt:i4>2424933</vt:i4>
      </vt:variant>
      <vt:variant>
        <vt:i4>1790</vt:i4>
      </vt:variant>
      <vt:variant>
        <vt:i4>0</vt:i4>
      </vt:variant>
      <vt:variant>
        <vt:i4>5</vt:i4>
      </vt:variant>
      <vt:variant>
        <vt:lpwstr>http://tools.ietf.org/html/rfc4627</vt:lpwstr>
      </vt:variant>
      <vt:variant>
        <vt:lpwstr/>
      </vt:variant>
      <vt:variant>
        <vt:i4>2818146</vt:i4>
      </vt:variant>
      <vt:variant>
        <vt:i4>1787</vt:i4>
      </vt:variant>
      <vt:variant>
        <vt:i4>0</vt:i4>
      </vt:variant>
      <vt:variant>
        <vt:i4>5</vt:i4>
      </vt:variant>
      <vt:variant>
        <vt:lpwstr>http://tools.ietf.org/html/rfc3629</vt:lpwstr>
      </vt:variant>
      <vt:variant>
        <vt:lpwstr/>
      </vt:variant>
      <vt:variant>
        <vt:i4>2162792</vt:i4>
      </vt:variant>
      <vt:variant>
        <vt:i4>1784</vt:i4>
      </vt:variant>
      <vt:variant>
        <vt:i4>0</vt:i4>
      </vt:variant>
      <vt:variant>
        <vt:i4>5</vt:i4>
      </vt:variant>
      <vt:variant>
        <vt:lpwstr>http://tools.ietf.org/html/rfc2396</vt:lpwstr>
      </vt:variant>
      <vt:variant>
        <vt:lpwstr/>
      </vt:variant>
      <vt:variant>
        <vt:i4>2818145</vt:i4>
      </vt:variant>
      <vt:variant>
        <vt:i4>1781</vt:i4>
      </vt:variant>
      <vt:variant>
        <vt:i4>0</vt:i4>
      </vt:variant>
      <vt:variant>
        <vt:i4>5</vt:i4>
      </vt:variant>
      <vt:variant>
        <vt:lpwstr>http://tools.ietf.org/html/rfc1738</vt:lpwstr>
      </vt:variant>
      <vt:variant>
        <vt:lpwstr/>
      </vt:variant>
      <vt:variant>
        <vt:i4>1376304</vt:i4>
      </vt:variant>
      <vt:variant>
        <vt:i4>1718</vt:i4>
      </vt:variant>
      <vt:variant>
        <vt:i4>0</vt:i4>
      </vt:variant>
      <vt:variant>
        <vt:i4>5</vt:i4>
      </vt:variant>
      <vt:variant>
        <vt:lpwstr/>
      </vt:variant>
      <vt:variant>
        <vt:lpwstr>_Toc314500761</vt:lpwstr>
      </vt:variant>
      <vt:variant>
        <vt:i4>1376304</vt:i4>
      </vt:variant>
      <vt:variant>
        <vt:i4>1712</vt:i4>
      </vt:variant>
      <vt:variant>
        <vt:i4>0</vt:i4>
      </vt:variant>
      <vt:variant>
        <vt:i4>5</vt:i4>
      </vt:variant>
      <vt:variant>
        <vt:lpwstr/>
      </vt:variant>
      <vt:variant>
        <vt:lpwstr>_Toc314500760</vt:lpwstr>
      </vt:variant>
      <vt:variant>
        <vt:i4>1441840</vt:i4>
      </vt:variant>
      <vt:variant>
        <vt:i4>1706</vt:i4>
      </vt:variant>
      <vt:variant>
        <vt:i4>0</vt:i4>
      </vt:variant>
      <vt:variant>
        <vt:i4>5</vt:i4>
      </vt:variant>
      <vt:variant>
        <vt:lpwstr/>
      </vt:variant>
      <vt:variant>
        <vt:lpwstr>_Toc314500759</vt:lpwstr>
      </vt:variant>
      <vt:variant>
        <vt:i4>1441840</vt:i4>
      </vt:variant>
      <vt:variant>
        <vt:i4>1700</vt:i4>
      </vt:variant>
      <vt:variant>
        <vt:i4>0</vt:i4>
      </vt:variant>
      <vt:variant>
        <vt:i4>5</vt:i4>
      </vt:variant>
      <vt:variant>
        <vt:lpwstr/>
      </vt:variant>
      <vt:variant>
        <vt:lpwstr>_Toc314500758</vt:lpwstr>
      </vt:variant>
      <vt:variant>
        <vt:i4>1441840</vt:i4>
      </vt:variant>
      <vt:variant>
        <vt:i4>1694</vt:i4>
      </vt:variant>
      <vt:variant>
        <vt:i4>0</vt:i4>
      </vt:variant>
      <vt:variant>
        <vt:i4>5</vt:i4>
      </vt:variant>
      <vt:variant>
        <vt:lpwstr/>
      </vt:variant>
      <vt:variant>
        <vt:lpwstr>_Toc314500757</vt:lpwstr>
      </vt:variant>
      <vt:variant>
        <vt:i4>1441840</vt:i4>
      </vt:variant>
      <vt:variant>
        <vt:i4>1688</vt:i4>
      </vt:variant>
      <vt:variant>
        <vt:i4>0</vt:i4>
      </vt:variant>
      <vt:variant>
        <vt:i4>5</vt:i4>
      </vt:variant>
      <vt:variant>
        <vt:lpwstr/>
      </vt:variant>
      <vt:variant>
        <vt:lpwstr>_Toc314500756</vt:lpwstr>
      </vt:variant>
      <vt:variant>
        <vt:i4>1441840</vt:i4>
      </vt:variant>
      <vt:variant>
        <vt:i4>1682</vt:i4>
      </vt:variant>
      <vt:variant>
        <vt:i4>0</vt:i4>
      </vt:variant>
      <vt:variant>
        <vt:i4>5</vt:i4>
      </vt:variant>
      <vt:variant>
        <vt:lpwstr/>
      </vt:variant>
      <vt:variant>
        <vt:lpwstr>_Toc314500755</vt:lpwstr>
      </vt:variant>
      <vt:variant>
        <vt:i4>1441840</vt:i4>
      </vt:variant>
      <vt:variant>
        <vt:i4>1676</vt:i4>
      </vt:variant>
      <vt:variant>
        <vt:i4>0</vt:i4>
      </vt:variant>
      <vt:variant>
        <vt:i4>5</vt:i4>
      </vt:variant>
      <vt:variant>
        <vt:lpwstr/>
      </vt:variant>
      <vt:variant>
        <vt:lpwstr>_Toc314500754</vt:lpwstr>
      </vt:variant>
      <vt:variant>
        <vt:i4>1441840</vt:i4>
      </vt:variant>
      <vt:variant>
        <vt:i4>1670</vt:i4>
      </vt:variant>
      <vt:variant>
        <vt:i4>0</vt:i4>
      </vt:variant>
      <vt:variant>
        <vt:i4>5</vt:i4>
      </vt:variant>
      <vt:variant>
        <vt:lpwstr/>
      </vt:variant>
      <vt:variant>
        <vt:lpwstr>_Toc314500753</vt:lpwstr>
      </vt:variant>
      <vt:variant>
        <vt:i4>1441840</vt:i4>
      </vt:variant>
      <vt:variant>
        <vt:i4>1664</vt:i4>
      </vt:variant>
      <vt:variant>
        <vt:i4>0</vt:i4>
      </vt:variant>
      <vt:variant>
        <vt:i4>5</vt:i4>
      </vt:variant>
      <vt:variant>
        <vt:lpwstr/>
      </vt:variant>
      <vt:variant>
        <vt:lpwstr>_Toc314500752</vt:lpwstr>
      </vt:variant>
      <vt:variant>
        <vt:i4>1441840</vt:i4>
      </vt:variant>
      <vt:variant>
        <vt:i4>1658</vt:i4>
      </vt:variant>
      <vt:variant>
        <vt:i4>0</vt:i4>
      </vt:variant>
      <vt:variant>
        <vt:i4>5</vt:i4>
      </vt:variant>
      <vt:variant>
        <vt:lpwstr/>
      </vt:variant>
      <vt:variant>
        <vt:lpwstr>_Toc314500751</vt:lpwstr>
      </vt:variant>
      <vt:variant>
        <vt:i4>1441840</vt:i4>
      </vt:variant>
      <vt:variant>
        <vt:i4>1652</vt:i4>
      </vt:variant>
      <vt:variant>
        <vt:i4>0</vt:i4>
      </vt:variant>
      <vt:variant>
        <vt:i4>5</vt:i4>
      </vt:variant>
      <vt:variant>
        <vt:lpwstr/>
      </vt:variant>
      <vt:variant>
        <vt:lpwstr>_Toc314500750</vt:lpwstr>
      </vt:variant>
      <vt:variant>
        <vt:i4>1507376</vt:i4>
      </vt:variant>
      <vt:variant>
        <vt:i4>1646</vt:i4>
      </vt:variant>
      <vt:variant>
        <vt:i4>0</vt:i4>
      </vt:variant>
      <vt:variant>
        <vt:i4>5</vt:i4>
      </vt:variant>
      <vt:variant>
        <vt:lpwstr/>
      </vt:variant>
      <vt:variant>
        <vt:lpwstr>_Toc314500749</vt:lpwstr>
      </vt:variant>
      <vt:variant>
        <vt:i4>1507376</vt:i4>
      </vt:variant>
      <vt:variant>
        <vt:i4>1640</vt:i4>
      </vt:variant>
      <vt:variant>
        <vt:i4>0</vt:i4>
      </vt:variant>
      <vt:variant>
        <vt:i4>5</vt:i4>
      </vt:variant>
      <vt:variant>
        <vt:lpwstr/>
      </vt:variant>
      <vt:variant>
        <vt:lpwstr>_Toc314500747</vt:lpwstr>
      </vt:variant>
      <vt:variant>
        <vt:i4>1507376</vt:i4>
      </vt:variant>
      <vt:variant>
        <vt:i4>1634</vt:i4>
      </vt:variant>
      <vt:variant>
        <vt:i4>0</vt:i4>
      </vt:variant>
      <vt:variant>
        <vt:i4>5</vt:i4>
      </vt:variant>
      <vt:variant>
        <vt:lpwstr/>
      </vt:variant>
      <vt:variant>
        <vt:lpwstr>_Toc314500746</vt:lpwstr>
      </vt:variant>
      <vt:variant>
        <vt:i4>1507376</vt:i4>
      </vt:variant>
      <vt:variant>
        <vt:i4>1628</vt:i4>
      </vt:variant>
      <vt:variant>
        <vt:i4>0</vt:i4>
      </vt:variant>
      <vt:variant>
        <vt:i4>5</vt:i4>
      </vt:variant>
      <vt:variant>
        <vt:lpwstr/>
      </vt:variant>
      <vt:variant>
        <vt:lpwstr>_Toc314500745</vt:lpwstr>
      </vt:variant>
      <vt:variant>
        <vt:i4>1507376</vt:i4>
      </vt:variant>
      <vt:variant>
        <vt:i4>1622</vt:i4>
      </vt:variant>
      <vt:variant>
        <vt:i4>0</vt:i4>
      </vt:variant>
      <vt:variant>
        <vt:i4>5</vt:i4>
      </vt:variant>
      <vt:variant>
        <vt:lpwstr/>
      </vt:variant>
      <vt:variant>
        <vt:lpwstr>_Toc314500744</vt:lpwstr>
      </vt:variant>
      <vt:variant>
        <vt:i4>1507376</vt:i4>
      </vt:variant>
      <vt:variant>
        <vt:i4>1616</vt:i4>
      </vt:variant>
      <vt:variant>
        <vt:i4>0</vt:i4>
      </vt:variant>
      <vt:variant>
        <vt:i4>5</vt:i4>
      </vt:variant>
      <vt:variant>
        <vt:lpwstr/>
      </vt:variant>
      <vt:variant>
        <vt:lpwstr>_Toc314500743</vt:lpwstr>
      </vt:variant>
      <vt:variant>
        <vt:i4>1507376</vt:i4>
      </vt:variant>
      <vt:variant>
        <vt:i4>1610</vt:i4>
      </vt:variant>
      <vt:variant>
        <vt:i4>0</vt:i4>
      </vt:variant>
      <vt:variant>
        <vt:i4>5</vt:i4>
      </vt:variant>
      <vt:variant>
        <vt:lpwstr/>
      </vt:variant>
      <vt:variant>
        <vt:lpwstr>_Toc314500742</vt:lpwstr>
      </vt:variant>
      <vt:variant>
        <vt:i4>1507376</vt:i4>
      </vt:variant>
      <vt:variant>
        <vt:i4>1604</vt:i4>
      </vt:variant>
      <vt:variant>
        <vt:i4>0</vt:i4>
      </vt:variant>
      <vt:variant>
        <vt:i4>5</vt:i4>
      </vt:variant>
      <vt:variant>
        <vt:lpwstr/>
      </vt:variant>
      <vt:variant>
        <vt:lpwstr>_Toc314500741</vt:lpwstr>
      </vt:variant>
      <vt:variant>
        <vt:i4>1507376</vt:i4>
      </vt:variant>
      <vt:variant>
        <vt:i4>1598</vt:i4>
      </vt:variant>
      <vt:variant>
        <vt:i4>0</vt:i4>
      </vt:variant>
      <vt:variant>
        <vt:i4>5</vt:i4>
      </vt:variant>
      <vt:variant>
        <vt:lpwstr/>
      </vt:variant>
      <vt:variant>
        <vt:lpwstr>_Toc314500740</vt:lpwstr>
      </vt:variant>
      <vt:variant>
        <vt:i4>1048624</vt:i4>
      </vt:variant>
      <vt:variant>
        <vt:i4>1592</vt:i4>
      </vt:variant>
      <vt:variant>
        <vt:i4>0</vt:i4>
      </vt:variant>
      <vt:variant>
        <vt:i4>5</vt:i4>
      </vt:variant>
      <vt:variant>
        <vt:lpwstr/>
      </vt:variant>
      <vt:variant>
        <vt:lpwstr>_Toc314500739</vt:lpwstr>
      </vt:variant>
      <vt:variant>
        <vt:i4>1048624</vt:i4>
      </vt:variant>
      <vt:variant>
        <vt:i4>1586</vt:i4>
      </vt:variant>
      <vt:variant>
        <vt:i4>0</vt:i4>
      </vt:variant>
      <vt:variant>
        <vt:i4>5</vt:i4>
      </vt:variant>
      <vt:variant>
        <vt:lpwstr/>
      </vt:variant>
      <vt:variant>
        <vt:lpwstr>_Toc314500738</vt:lpwstr>
      </vt:variant>
      <vt:variant>
        <vt:i4>1048624</vt:i4>
      </vt:variant>
      <vt:variant>
        <vt:i4>1580</vt:i4>
      </vt:variant>
      <vt:variant>
        <vt:i4>0</vt:i4>
      </vt:variant>
      <vt:variant>
        <vt:i4>5</vt:i4>
      </vt:variant>
      <vt:variant>
        <vt:lpwstr/>
      </vt:variant>
      <vt:variant>
        <vt:lpwstr>_Toc314500737</vt:lpwstr>
      </vt:variant>
      <vt:variant>
        <vt:i4>1048624</vt:i4>
      </vt:variant>
      <vt:variant>
        <vt:i4>1574</vt:i4>
      </vt:variant>
      <vt:variant>
        <vt:i4>0</vt:i4>
      </vt:variant>
      <vt:variant>
        <vt:i4>5</vt:i4>
      </vt:variant>
      <vt:variant>
        <vt:lpwstr/>
      </vt:variant>
      <vt:variant>
        <vt:lpwstr>_Toc314500736</vt:lpwstr>
      </vt:variant>
      <vt:variant>
        <vt:i4>1048624</vt:i4>
      </vt:variant>
      <vt:variant>
        <vt:i4>1568</vt:i4>
      </vt:variant>
      <vt:variant>
        <vt:i4>0</vt:i4>
      </vt:variant>
      <vt:variant>
        <vt:i4>5</vt:i4>
      </vt:variant>
      <vt:variant>
        <vt:lpwstr/>
      </vt:variant>
      <vt:variant>
        <vt:lpwstr>_Toc314500735</vt:lpwstr>
      </vt:variant>
      <vt:variant>
        <vt:i4>1048624</vt:i4>
      </vt:variant>
      <vt:variant>
        <vt:i4>1562</vt:i4>
      </vt:variant>
      <vt:variant>
        <vt:i4>0</vt:i4>
      </vt:variant>
      <vt:variant>
        <vt:i4>5</vt:i4>
      </vt:variant>
      <vt:variant>
        <vt:lpwstr/>
      </vt:variant>
      <vt:variant>
        <vt:lpwstr>_Toc314500734</vt:lpwstr>
      </vt:variant>
      <vt:variant>
        <vt:i4>1048624</vt:i4>
      </vt:variant>
      <vt:variant>
        <vt:i4>1556</vt:i4>
      </vt:variant>
      <vt:variant>
        <vt:i4>0</vt:i4>
      </vt:variant>
      <vt:variant>
        <vt:i4>5</vt:i4>
      </vt:variant>
      <vt:variant>
        <vt:lpwstr/>
      </vt:variant>
      <vt:variant>
        <vt:lpwstr>_Toc314500733</vt:lpwstr>
      </vt:variant>
      <vt:variant>
        <vt:i4>1048624</vt:i4>
      </vt:variant>
      <vt:variant>
        <vt:i4>1550</vt:i4>
      </vt:variant>
      <vt:variant>
        <vt:i4>0</vt:i4>
      </vt:variant>
      <vt:variant>
        <vt:i4>5</vt:i4>
      </vt:variant>
      <vt:variant>
        <vt:lpwstr/>
      </vt:variant>
      <vt:variant>
        <vt:lpwstr>_Toc314500732</vt:lpwstr>
      </vt:variant>
      <vt:variant>
        <vt:i4>1048624</vt:i4>
      </vt:variant>
      <vt:variant>
        <vt:i4>1544</vt:i4>
      </vt:variant>
      <vt:variant>
        <vt:i4>0</vt:i4>
      </vt:variant>
      <vt:variant>
        <vt:i4>5</vt:i4>
      </vt:variant>
      <vt:variant>
        <vt:lpwstr/>
      </vt:variant>
      <vt:variant>
        <vt:lpwstr>_Toc314500731</vt:lpwstr>
      </vt:variant>
      <vt:variant>
        <vt:i4>1048624</vt:i4>
      </vt:variant>
      <vt:variant>
        <vt:i4>1538</vt:i4>
      </vt:variant>
      <vt:variant>
        <vt:i4>0</vt:i4>
      </vt:variant>
      <vt:variant>
        <vt:i4>5</vt:i4>
      </vt:variant>
      <vt:variant>
        <vt:lpwstr/>
      </vt:variant>
      <vt:variant>
        <vt:lpwstr>_Toc314500730</vt:lpwstr>
      </vt:variant>
      <vt:variant>
        <vt:i4>1114160</vt:i4>
      </vt:variant>
      <vt:variant>
        <vt:i4>1532</vt:i4>
      </vt:variant>
      <vt:variant>
        <vt:i4>0</vt:i4>
      </vt:variant>
      <vt:variant>
        <vt:i4>5</vt:i4>
      </vt:variant>
      <vt:variant>
        <vt:lpwstr/>
      </vt:variant>
      <vt:variant>
        <vt:lpwstr>_Toc314500729</vt:lpwstr>
      </vt:variant>
      <vt:variant>
        <vt:i4>1114160</vt:i4>
      </vt:variant>
      <vt:variant>
        <vt:i4>1526</vt:i4>
      </vt:variant>
      <vt:variant>
        <vt:i4>0</vt:i4>
      </vt:variant>
      <vt:variant>
        <vt:i4>5</vt:i4>
      </vt:variant>
      <vt:variant>
        <vt:lpwstr/>
      </vt:variant>
      <vt:variant>
        <vt:lpwstr>_Toc314500728</vt:lpwstr>
      </vt:variant>
      <vt:variant>
        <vt:i4>1114160</vt:i4>
      </vt:variant>
      <vt:variant>
        <vt:i4>1520</vt:i4>
      </vt:variant>
      <vt:variant>
        <vt:i4>0</vt:i4>
      </vt:variant>
      <vt:variant>
        <vt:i4>5</vt:i4>
      </vt:variant>
      <vt:variant>
        <vt:lpwstr/>
      </vt:variant>
      <vt:variant>
        <vt:lpwstr>_Toc314500727</vt:lpwstr>
      </vt:variant>
      <vt:variant>
        <vt:i4>1114160</vt:i4>
      </vt:variant>
      <vt:variant>
        <vt:i4>1514</vt:i4>
      </vt:variant>
      <vt:variant>
        <vt:i4>0</vt:i4>
      </vt:variant>
      <vt:variant>
        <vt:i4>5</vt:i4>
      </vt:variant>
      <vt:variant>
        <vt:lpwstr/>
      </vt:variant>
      <vt:variant>
        <vt:lpwstr>_Toc314500726</vt:lpwstr>
      </vt:variant>
      <vt:variant>
        <vt:i4>1114160</vt:i4>
      </vt:variant>
      <vt:variant>
        <vt:i4>1508</vt:i4>
      </vt:variant>
      <vt:variant>
        <vt:i4>0</vt:i4>
      </vt:variant>
      <vt:variant>
        <vt:i4>5</vt:i4>
      </vt:variant>
      <vt:variant>
        <vt:lpwstr/>
      </vt:variant>
      <vt:variant>
        <vt:lpwstr>_Toc314500725</vt:lpwstr>
      </vt:variant>
      <vt:variant>
        <vt:i4>1114160</vt:i4>
      </vt:variant>
      <vt:variant>
        <vt:i4>1502</vt:i4>
      </vt:variant>
      <vt:variant>
        <vt:i4>0</vt:i4>
      </vt:variant>
      <vt:variant>
        <vt:i4>5</vt:i4>
      </vt:variant>
      <vt:variant>
        <vt:lpwstr/>
      </vt:variant>
      <vt:variant>
        <vt:lpwstr>_Toc314500724</vt:lpwstr>
      </vt:variant>
      <vt:variant>
        <vt:i4>1114160</vt:i4>
      </vt:variant>
      <vt:variant>
        <vt:i4>1496</vt:i4>
      </vt:variant>
      <vt:variant>
        <vt:i4>0</vt:i4>
      </vt:variant>
      <vt:variant>
        <vt:i4>5</vt:i4>
      </vt:variant>
      <vt:variant>
        <vt:lpwstr/>
      </vt:variant>
      <vt:variant>
        <vt:lpwstr>_Toc314500723</vt:lpwstr>
      </vt:variant>
      <vt:variant>
        <vt:i4>1114160</vt:i4>
      </vt:variant>
      <vt:variant>
        <vt:i4>1490</vt:i4>
      </vt:variant>
      <vt:variant>
        <vt:i4>0</vt:i4>
      </vt:variant>
      <vt:variant>
        <vt:i4>5</vt:i4>
      </vt:variant>
      <vt:variant>
        <vt:lpwstr/>
      </vt:variant>
      <vt:variant>
        <vt:lpwstr>_Toc314500722</vt:lpwstr>
      </vt:variant>
      <vt:variant>
        <vt:i4>1114160</vt:i4>
      </vt:variant>
      <vt:variant>
        <vt:i4>1484</vt:i4>
      </vt:variant>
      <vt:variant>
        <vt:i4>0</vt:i4>
      </vt:variant>
      <vt:variant>
        <vt:i4>5</vt:i4>
      </vt:variant>
      <vt:variant>
        <vt:lpwstr/>
      </vt:variant>
      <vt:variant>
        <vt:lpwstr>_Toc314500721</vt:lpwstr>
      </vt:variant>
      <vt:variant>
        <vt:i4>1114160</vt:i4>
      </vt:variant>
      <vt:variant>
        <vt:i4>1478</vt:i4>
      </vt:variant>
      <vt:variant>
        <vt:i4>0</vt:i4>
      </vt:variant>
      <vt:variant>
        <vt:i4>5</vt:i4>
      </vt:variant>
      <vt:variant>
        <vt:lpwstr/>
      </vt:variant>
      <vt:variant>
        <vt:lpwstr>_Toc314500720</vt:lpwstr>
      </vt:variant>
      <vt:variant>
        <vt:i4>1179696</vt:i4>
      </vt:variant>
      <vt:variant>
        <vt:i4>1472</vt:i4>
      </vt:variant>
      <vt:variant>
        <vt:i4>0</vt:i4>
      </vt:variant>
      <vt:variant>
        <vt:i4>5</vt:i4>
      </vt:variant>
      <vt:variant>
        <vt:lpwstr/>
      </vt:variant>
      <vt:variant>
        <vt:lpwstr>_Toc314500719</vt:lpwstr>
      </vt:variant>
      <vt:variant>
        <vt:i4>1179696</vt:i4>
      </vt:variant>
      <vt:variant>
        <vt:i4>1466</vt:i4>
      </vt:variant>
      <vt:variant>
        <vt:i4>0</vt:i4>
      </vt:variant>
      <vt:variant>
        <vt:i4>5</vt:i4>
      </vt:variant>
      <vt:variant>
        <vt:lpwstr/>
      </vt:variant>
      <vt:variant>
        <vt:lpwstr>_Toc314500718</vt:lpwstr>
      </vt:variant>
      <vt:variant>
        <vt:i4>1179696</vt:i4>
      </vt:variant>
      <vt:variant>
        <vt:i4>1460</vt:i4>
      </vt:variant>
      <vt:variant>
        <vt:i4>0</vt:i4>
      </vt:variant>
      <vt:variant>
        <vt:i4>5</vt:i4>
      </vt:variant>
      <vt:variant>
        <vt:lpwstr/>
      </vt:variant>
      <vt:variant>
        <vt:lpwstr>_Toc314500717</vt:lpwstr>
      </vt:variant>
      <vt:variant>
        <vt:i4>1179696</vt:i4>
      </vt:variant>
      <vt:variant>
        <vt:i4>1454</vt:i4>
      </vt:variant>
      <vt:variant>
        <vt:i4>0</vt:i4>
      </vt:variant>
      <vt:variant>
        <vt:i4>5</vt:i4>
      </vt:variant>
      <vt:variant>
        <vt:lpwstr/>
      </vt:variant>
      <vt:variant>
        <vt:lpwstr>_Toc314500716</vt:lpwstr>
      </vt:variant>
      <vt:variant>
        <vt:i4>1179696</vt:i4>
      </vt:variant>
      <vt:variant>
        <vt:i4>1448</vt:i4>
      </vt:variant>
      <vt:variant>
        <vt:i4>0</vt:i4>
      </vt:variant>
      <vt:variant>
        <vt:i4>5</vt:i4>
      </vt:variant>
      <vt:variant>
        <vt:lpwstr/>
      </vt:variant>
      <vt:variant>
        <vt:lpwstr>_Toc314500715</vt:lpwstr>
      </vt:variant>
      <vt:variant>
        <vt:i4>1179696</vt:i4>
      </vt:variant>
      <vt:variant>
        <vt:i4>1442</vt:i4>
      </vt:variant>
      <vt:variant>
        <vt:i4>0</vt:i4>
      </vt:variant>
      <vt:variant>
        <vt:i4>5</vt:i4>
      </vt:variant>
      <vt:variant>
        <vt:lpwstr/>
      </vt:variant>
      <vt:variant>
        <vt:lpwstr>_Toc314500714</vt:lpwstr>
      </vt:variant>
      <vt:variant>
        <vt:i4>1179696</vt:i4>
      </vt:variant>
      <vt:variant>
        <vt:i4>1436</vt:i4>
      </vt:variant>
      <vt:variant>
        <vt:i4>0</vt:i4>
      </vt:variant>
      <vt:variant>
        <vt:i4>5</vt:i4>
      </vt:variant>
      <vt:variant>
        <vt:lpwstr/>
      </vt:variant>
      <vt:variant>
        <vt:lpwstr>_Toc314500713</vt:lpwstr>
      </vt:variant>
      <vt:variant>
        <vt:i4>1179696</vt:i4>
      </vt:variant>
      <vt:variant>
        <vt:i4>1430</vt:i4>
      </vt:variant>
      <vt:variant>
        <vt:i4>0</vt:i4>
      </vt:variant>
      <vt:variant>
        <vt:i4>5</vt:i4>
      </vt:variant>
      <vt:variant>
        <vt:lpwstr/>
      </vt:variant>
      <vt:variant>
        <vt:lpwstr>_Toc314500712</vt:lpwstr>
      </vt:variant>
      <vt:variant>
        <vt:i4>1179696</vt:i4>
      </vt:variant>
      <vt:variant>
        <vt:i4>1424</vt:i4>
      </vt:variant>
      <vt:variant>
        <vt:i4>0</vt:i4>
      </vt:variant>
      <vt:variant>
        <vt:i4>5</vt:i4>
      </vt:variant>
      <vt:variant>
        <vt:lpwstr/>
      </vt:variant>
      <vt:variant>
        <vt:lpwstr>_Toc314500711</vt:lpwstr>
      </vt:variant>
      <vt:variant>
        <vt:i4>1179696</vt:i4>
      </vt:variant>
      <vt:variant>
        <vt:i4>1418</vt:i4>
      </vt:variant>
      <vt:variant>
        <vt:i4>0</vt:i4>
      </vt:variant>
      <vt:variant>
        <vt:i4>5</vt:i4>
      </vt:variant>
      <vt:variant>
        <vt:lpwstr/>
      </vt:variant>
      <vt:variant>
        <vt:lpwstr>_Toc314500710</vt:lpwstr>
      </vt:variant>
      <vt:variant>
        <vt:i4>1245232</vt:i4>
      </vt:variant>
      <vt:variant>
        <vt:i4>1412</vt:i4>
      </vt:variant>
      <vt:variant>
        <vt:i4>0</vt:i4>
      </vt:variant>
      <vt:variant>
        <vt:i4>5</vt:i4>
      </vt:variant>
      <vt:variant>
        <vt:lpwstr/>
      </vt:variant>
      <vt:variant>
        <vt:lpwstr>_Toc314500709</vt:lpwstr>
      </vt:variant>
      <vt:variant>
        <vt:i4>1245232</vt:i4>
      </vt:variant>
      <vt:variant>
        <vt:i4>1406</vt:i4>
      </vt:variant>
      <vt:variant>
        <vt:i4>0</vt:i4>
      </vt:variant>
      <vt:variant>
        <vt:i4>5</vt:i4>
      </vt:variant>
      <vt:variant>
        <vt:lpwstr/>
      </vt:variant>
      <vt:variant>
        <vt:lpwstr>_Toc314500708</vt:lpwstr>
      </vt:variant>
      <vt:variant>
        <vt:i4>1245232</vt:i4>
      </vt:variant>
      <vt:variant>
        <vt:i4>1400</vt:i4>
      </vt:variant>
      <vt:variant>
        <vt:i4>0</vt:i4>
      </vt:variant>
      <vt:variant>
        <vt:i4>5</vt:i4>
      </vt:variant>
      <vt:variant>
        <vt:lpwstr/>
      </vt:variant>
      <vt:variant>
        <vt:lpwstr>_Toc314500707</vt:lpwstr>
      </vt:variant>
      <vt:variant>
        <vt:i4>1245232</vt:i4>
      </vt:variant>
      <vt:variant>
        <vt:i4>1394</vt:i4>
      </vt:variant>
      <vt:variant>
        <vt:i4>0</vt:i4>
      </vt:variant>
      <vt:variant>
        <vt:i4>5</vt:i4>
      </vt:variant>
      <vt:variant>
        <vt:lpwstr/>
      </vt:variant>
      <vt:variant>
        <vt:lpwstr>_Toc314500706</vt:lpwstr>
      </vt:variant>
      <vt:variant>
        <vt:i4>1245232</vt:i4>
      </vt:variant>
      <vt:variant>
        <vt:i4>1388</vt:i4>
      </vt:variant>
      <vt:variant>
        <vt:i4>0</vt:i4>
      </vt:variant>
      <vt:variant>
        <vt:i4>5</vt:i4>
      </vt:variant>
      <vt:variant>
        <vt:lpwstr/>
      </vt:variant>
      <vt:variant>
        <vt:lpwstr>_Toc314500705</vt:lpwstr>
      </vt:variant>
      <vt:variant>
        <vt:i4>1245232</vt:i4>
      </vt:variant>
      <vt:variant>
        <vt:i4>1382</vt:i4>
      </vt:variant>
      <vt:variant>
        <vt:i4>0</vt:i4>
      </vt:variant>
      <vt:variant>
        <vt:i4>5</vt:i4>
      </vt:variant>
      <vt:variant>
        <vt:lpwstr/>
      </vt:variant>
      <vt:variant>
        <vt:lpwstr>_Toc314500704</vt:lpwstr>
      </vt:variant>
      <vt:variant>
        <vt:i4>1245232</vt:i4>
      </vt:variant>
      <vt:variant>
        <vt:i4>1376</vt:i4>
      </vt:variant>
      <vt:variant>
        <vt:i4>0</vt:i4>
      </vt:variant>
      <vt:variant>
        <vt:i4>5</vt:i4>
      </vt:variant>
      <vt:variant>
        <vt:lpwstr/>
      </vt:variant>
      <vt:variant>
        <vt:lpwstr>_Toc314500703</vt:lpwstr>
      </vt:variant>
      <vt:variant>
        <vt:i4>1245232</vt:i4>
      </vt:variant>
      <vt:variant>
        <vt:i4>1370</vt:i4>
      </vt:variant>
      <vt:variant>
        <vt:i4>0</vt:i4>
      </vt:variant>
      <vt:variant>
        <vt:i4>5</vt:i4>
      </vt:variant>
      <vt:variant>
        <vt:lpwstr/>
      </vt:variant>
      <vt:variant>
        <vt:lpwstr>_Toc314500702</vt:lpwstr>
      </vt:variant>
      <vt:variant>
        <vt:i4>1245232</vt:i4>
      </vt:variant>
      <vt:variant>
        <vt:i4>1364</vt:i4>
      </vt:variant>
      <vt:variant>
        <vt:i4>0</vt:i4>
      </vt:variant>
      <vt:variant>
        <vt:i4>5</vt:i4>
      </vt:variant>
      <vt:variant>
        <vt:lpwstr/>
      </vt:variant>
      <vt:variant>
        <vt:lpwstr>_Toc314500701</vt:lpwstr>
      </vt:variant>
      <vt:variant>
        <vt:i4>1245232</vt:i4>
      </vt:variant>
      <vt:variant>
        <vt:i4>1358</vt:i4>
      </vt:variant>
      <vt:variant>
        <vt:i4>0</vt:i4>
      </vt:variant>
      <vt:variant>
        <vt:i4>5</vt:i4>
      </vt:variant>
      <vt:variant>
        <vt:lpwstr/>
      </vt:variant>
      <vt:variant>
        <vt:lpwstr>_Toc314500700</vt:lpwstr>
      </vt:variant>
      <vt:variant>
        <vt:i4>1703985</vt:i4>
      </vt:variant>
      <vt:variant>
        <vt:i4>1352</vt:i4>
      </vt:variant>
      <vt:variant>
        <vt:i4>0</vt:i4>
      </vt:variant>
      <vt:variant>
        <vt:i4>5</vt:i4>
      </vt:variant>
      <vt:variant>
        <vt:lpwstr/>
      </vt:variant>
      <vt:variant>
        <vt:lpwstr>_Toc314500699</vt:lpwstr>
      </vt:variant>
      <vt:variant>
        <vt:i4>1703985</vt:i4>
      </vt:variant>
      <vt:variant>
        <vt:i4>1346</vt:i4>
      </vt:variant>
      <vt:variant>
        <vt:i4>0</vt:i4>
      </vt:variant>
      <vt:variant>
        <vt:i4>5</vt:i4>
      </vt:variant>
      <vt:variant>
        <vt:lpwstr/>
      </vt:variant>
      <vt:variant>
        <vt:lpwstr>_Toc314500698</vt:lpwstr>
      </vt:variant>
      <vt:variant>
        <vt:i4>1703985</vt:i4>
      </vt:variant>
      <vt:variant>
        <vt:i4>1340</vt:i4>
      </vt:variant>
      <vt:variant>
        <vt:i4>0</vt:i4>
      </vt:variant>
      <vt:variant>
        <vt:i4>5</vt:i4>
      </vt:variant>
      <vt:variant>
        <vt:lpwstr/>
      </vt:variant>
      <vt:variant>
        <vt:lpwstr>_Toc314500697</vt:lpwstr>
      </vt:variant>
      <vt:variant>
        <vt:i4>1703985</vt:i4>
      </vt:variant>
      <vt:variant>
        <vt:i4>1334</vt:i4>
      </vt:variant>
      <vt:variant>
        <vt:i4>0</vt:i4>
      </vt:variant>
      <vt:variant>
        <vt:i4>5</vt:i4>
      </vt:variant>
      <vt:variant>
        <vt:lpwstr/>
      </vt:variant>
      <vt:variant>
        <vt:lpwstr>_Toc314500696</vt:lpwstr>
      </vt:variant>
      <vt:variant>
        <vt:i4>1703985</vt:i4>
      </vt:variant>
      <vt:variant>
        <vt:i4>1328</vt:i4>
      </vt:variant>
      <vt:variant>
        <vt:i4>0</vt:i4>
      </vt:variant>
      <vt:variant>
        <vt:i4>5</vt:i4>
      </vt:variant>
      <vt:variant>
        <vt:lpwstr/>
      </vt:variant>
      <vt:variant>
        <vt:lpwstr>_Toc314500695</vt:lpwstr>
      </vt:variant>
      <vt:variant>
        <vt:i4>1703985</vt:i4>
      </vt:variant>
      <vt:variant>
        <vt:i4>1322</vt:i4>
      </vt:variant>
      <vt:variant>
        <vt:i4>0</vt:i4>
      </vt:variant>
      <vt:variant>
        <vt:i4>5</vt:i4>
      </vt:variant>
      <vt:variant>
        <vt:lpwstr/>
      </vt:variant>
      <vt:variant>
        <vt:lpwstr>_Toc314500694</vt:lpwstr>
      </vt:variant>
      <vt:variant>
        <vt:i4>1703985</vt:i4>
      </vt:variant>
      <vt:variant>
        <vt:i4>1316</vt:i4>
      </vt:variant>
      <vt:variant>
        <vt:i4>0</vt:i4>
      </vt:variant>
      <vt:variant>
        <vt:i4>5</vt:i4>
      </vt:variant>
      <vt:variant>
        <vt:lpwstr/>
      </vt:variant>
      <vt:variant>
        <vt:lpwstr>_Toc314500693</vt:lpwstr>
      </vt:variant>
      <vt:variant>
        <vt:i4>1703985</vt:i4>
      </vt:variant>
      <vt:variant>
        <vt:i4>1310</vt:i4>
      </vt:variant>
      <vt:variant>
        <vt:i4>0</vt:i4>
      </vt:variant>
      <vt:variant>
        <vt:i4>5</vt:i4>
      </vt:variant>
      <vt:variant>
        <vt:lpwstr/>
      </vt:variant>
      <vt:variant>
        <vt:lpwstr>_Toc314500692</vt:lpwstr>
      </vt:variant>
      <vt:variant>
        <vt:i4>1703985</vt:i4>
      </vt:variant>
      <vt:variant>
        <vt:i4>1304</vt:i4>
      </vt:variant>
      <vt:variant>
        <vt:i4>0</vt:i4>
      </vt:variant>
      <vt:variant>
        <vt:i4>5</vt:i4>
      </vt:variant>
      <vt:variant>
        <vt:lpwstr/>
      </vt:variant>
      <vt:variant>
        <vt:lpwstr>_Toc314500691</vt:lpwstr>
      </vt:variant>
      <vt:variant>
        <vt:i4>1703985</vt:i4>
      </vt:variant>
      <vt:variant>
        <vt:i4>1298</vt:i4>
      </vt:variant>
      <vt:variant>
        <vt:i4>0</vt:i4>
      </vt:variant>
      <vt:variant>
        <vt:i4>5</vt:i4>
      </vt:variant>
      <vt:variant>
        <vt:lpwstr/>
      </vt:variant>
      <vt:variant>
        <vt:lpwstr>_Toc314500690</vt:lpwstr>
      </vt:variant>
      <vt:variant>
        <vt:i4>1769521</vt:i4>
      </vt:variant>
      <vt:variant>
        <vt:i4>1292</vt:i4>
      </vt:variant>
      <vt:variant>
        <vt:i4>0</vt:i4>
      </vt:variant>
      <vt:variant>
        <vt:i4>5</vt:i4>
      </vt:variant>
      <vt:variant>
        <vt:lpwstr/>
      </vt:variant>
      <vt:variant>
        <vt:lpwstr>_Toc314500689</vt:lpwstr>
      </vt:variant>
      <vt:variant>
        <vt:i4>1769521</vt:i4>
      </vt:variant>
      <vt:variant>
        <vt:i4>1286</vt:i4>
      </vt:variant>
      <vt:variant>
        <vt:i4>0</vt:i4>
      </vt:variant>
      <vt:variant>
        <vt:i4>5</vt:i4>
      </vt:variant>
      <vt:variant>
        <vt:lpwstr/>
      </vt:variant>
      <vt:variant>
        <vt:lpwstr>_Toc314500688</vt:lpwstr>
      </vt:variant>
      <vt:variant>
        <vt:i4>1769521</vt:i4>
      </vt:variant>
      <vt:variant>
        <vt:i4>1280</vt:i4>
      </vt:variant>
      <vt:variant>
        <vt:i4>0</vt:i4>
      </vt:variant>
      <vt:variant>
        <vt:i4>5</vt:i4>
      </vt:variant>
      <vt:variant>
        <vt:lpwstr/>
      </vt:variant>
      <vt:variant>
        <vt:lpwstr>_Toc314500687</vt:lpwstr>
      </vt:variant>
      <vt:variant>
        <vt:i4>1769521</vt:i4>
      </vt:variant>
      <vt:variant>
        <vt:i4>1274</vt:i4>
      </vt:variant>
      <vt:variant>
        <vt:i4>0</vt:i4>
      </vt:variant>
      <vt:variant>
        <vt:i4>5</vt:i4>
      </vt:variant>
      <vt:variant>
        <vt:lpwstr/>
      </vt:variant>
      <vt:variant>
        <vt:lpwstr>_Toc314500686</vt:lpwstr>
      </vt:variant>
      <vt:variant>
        <vt:i4>1769521</vt:i4>
      </vt:variant>
      <vt:variant>
        <vt:i4>1268</vt:i4>
      </vt:variant>
      <vt:variant>
        <vt:i4>0</vt:i4>
      </vt:variant>
      <vt:variant>
        <vt:i4>5</vt:i4>
      </vt:variant>
      <vt:variant>
        <vt:lpwstr/>
      </vt:variant>
      <vt:variant>
        <vt:lpwstr>_Toc314500685</vt:lpwstr>
      </vt:variant>
      <vt:variant>
        <vt:i4>1769521</vt:i4>
      </vt:variant>
      <vt:variant>
        <vt:i4>1262</vt:i4>
      </vt:variant>
      <vt:variant>
        <vt:i4>0</vt:i4>
      </vt:variant>
      <vt:variant>
        <vt:i4>5</vt:i4>
      </vt:variant>
      <vt:variant>
        <vt:lpwstr/>
      </vt:variant>
      <vt:variant>
        <vt:lpwstr>_Toc314500684</vt:lpwstr>
      </vt:variant>
      <vt:variant>
        <vt:i4>1769521</vt:i4>
      </vt:variant>
      <vt:variant>
        <vt:i4>1256</vt:i4>
      </vt:variant>
      <vt:variant>
        <vt:i4>0</vt:i4>
      </vt:variant>
      <vt:variant>
        <vt:i4>5</vt:i4>
      </vt:variant>
      <vt:variant>
        <vt:lpwstr/>
      </vt:variant>
      <vt:variant>
        <vt:lpwstr>_Toc314500683</vt:lpwstr>
      </vt:variant>
      <vt:variant>
        <vt:i4>1769521</vt:i4>
      </vt:variant>
      <vt:variant>
        <vt:i4>1250</vt:i4>
      </vt:variant>
      <vt:variant>
        <vt:i4>0</vt:i4>
      </vt:variant>
      <vt:variant>
        <vt:i4>5</vt:i4>
      </vt:variant>
      <vt:variant>
        <vt:lpwstr/>
      </vt:variant>
      <vt:variant>
        <vt:lpwstr>_Toc314500682</vt:lpwstr>
      </vt:variant>
      <vt:variant>
        <vt:i4>1769521</vt:i4>
      </vt:variant>
      <vt:variant>
        <vt:i4>1244</vt:i4>
      </vt:variant>
      <vt:variant>
        <vt:i4>0</vt:i4>
      </vt:variant>
      <vt:variant>
        <vt:i4>5</vt:i4>
      </vt:variant>
      <vt:variant>
        <vt:lpwstr/>
      </vt:variant>
      <vt:variant>
        <vt:lpwstr>_Toc314500681</vt:lpwstr>
      </vt:variant>
      <vt:variant>
        <vt:i4>1769521</vt:i4>
      </vt:variant>
      <vt:variant>
        <vt:i4>1238</vt:i4>
      </vt:variant>
      <vt:variant>
        <vt:i4>0</vt:i4>
      </vt:variant>
      <vt:variant>
        <vt:i4>5</vt:i4>
      </vt:variant>
      <vt:variant>
        <vt:lpwstr/>
      </vt:variant>
      <vt:variant>
        <vt:lpwstr>_Toc314500680</vt:lpwstr>
      </vt:variant>
      <vt:variant>
        <vt:i4>1310769</vt:i4>
      </vt:variant>
      <vt:variant>
        <vt:i4>1232</vt:i4>
      </vt:variant>
      <vt:variant>
        <vt:i4>0</vt:i4>
      </vt:variant>
      <vt:variant>
        <vt:i4>5</vt:i4>
      </vt:variant>
      <vt:variant>
        <vt:lpwstr/>
      </vt:variant>
      <vt:variant>
        <vt:lpwstr>_Toc314500679</vt:lpwstr>
      </vt:variant>
      <vt:variant>
        <vt:i4>1310769</vt:i4>
      </vt:variant>
      <vt:variant>
        <vt:i4>1226</vt:i4>
      </vt:variant>
      <vt:variant>
        <vt:i4>0</vt:i4>
      </vt:variant>
      <vt:variant>
        <vt:i4>5</vt:i4>
      </vt:variant>
      <vt:variant>
        <vt:lpwstr/>
      </vt:variant>
      <vt:variant>
        <vt:lpwstr>_Toc314500678</vt:lpwstr>
      </vt:variant>
      <vt:variant>
        <vt:i4>1310769</vt:i4>
      </vt:variant>
      <vt:variant>
        <vt:i4>1220</vt:i4>
      </vt:variant>
      <vt:variant>
        <vt:i4>0</vt:i4>
      </vt:variant>
      <vt:variant>
        <vt:i4>5</vt:i4>
      </vt:variant>
      <vt:variant>
        <vt:lpwstr/>
      </vt:variant>
      <vt:variant>
        <vt:lpwstr>_Toc314500677</vt:lpwstr>
      </vt:variant>
      <vt:variant>
        <vt:i4>1310769</vt:i4>
      </vt:variant>
      <vt:variant>
        <vt:i4>1214</vt:i4>
      </vt:variant>
      <vt:variant>
        <vt:i4>0</vt:i4>
      </vt:variant>
      <vt:variant>
        <vt:i4>5</vt:i4>
      </vt:variant>
      <vt:variant>
        <vt:lpwstr/>
      </vt:variant>
      <vt:variant>
        <vt:lpwstr>_Toc314500676</vt:lpwstr>
      </vt:variant>
      <vt:variant>
        <vt:i4>1310769</vt:i4>
      </vt:variant>
      <vt:variant>
        <vt:i4>1208</vt:i4>
      </vt:variant>
      <vt:variant>
        <vt:i4>0</vt:i4>
      </vt:variant>
      <vt:variant>
        <vt:i4>5</vt:i4>
      </vt:variant>
      <vt:variant>
        <vt:lpwstr/>
      </vt:variant>
      <vt:variant>
        <vt:lpwstr>_Toc314500675</vt:lpwstr>
      </vt:variant>
      <vt:variant>
        <vt:i4>1310769</vt:i4>
      </vt:variant>
      <vt:variant>
        <vt:i4>1202</vt:i4>
      </vt:variant>
      <vt:variant>
        <vt:i4>0</vt:i4>
      </vt:variant>
      <vt:variant>
        <vt:i4>5</vt:i4>
      </vt:variant>
      <vt:variant>
        <vt:lpwstr/>
      </vt:variant>
      <vt:variant>
        <vt:lpwstr>_Toc314500674</vt:lpwstr>
      </vt:variant>
      <vt:variant>
        <vt:i4>1310769</vt:i4>
      </vt:variant>
      <vt:variant>
        <vt:i4>1196</vt:i4>
      </vt:variant>
      <vt:variant>
        <vt:i4>0</vt:i4>
      </vt:variant>
      <vt:variant>
        <vt:i4>5</vt:i4>
      </vt:variant>
      <vt:variant>
        <vt:lpwstr/>
      </vt:variant>
      <vt:variant>
        <vt:lpwstr>_Toc314500673</vt:lpwstr>
      </vt:variant>
      <vt:variant>
        <vt:i4>1310769</vt:i4>
      </vt:variant>
      <vt:variant>
        <vt:i4>1190</vt:i4>
      </vt:variant>
      <vt:variant>
        <vt:i4>0</vt:i4>
      </vt:variant>
      <vt:variant>
        <vt:i4>5</vt:i4>
      </vt:variant>
      <vt:variant>
        <vt:lpwstr/>
      </vt:variant>
      <vt:variant>
        <vt:lpwstr>_Toc314500672</vt:lpwstr>
      </vt:variant>
      <vt:variant>
        <vt:i4>1310769</vt:i4>
      </vt:variant>
      <vt:variant>
        <vt:i4>1184</vt:i4>
      </vt:variant>
      <vt:variant>
        <vt:i4>0</vt:i4>
      </vt:variant>
      <vt:variant>
        <vt:i4>5</vt:i4>
      </vt:variant>
      <vt:variant>
        <vt:lpwstr/>
      </vt:variant>
      <vt:variant>
        <vt:lpwstr>_Toc314500671</vt:lpwstr>
      </vt:variant>
      <vt:variant>
        <vt:i4>1310769</vt:i4>
      </vt:variant>
      <vt:variant>
        <vt:i4>1178</vt:i4>
      </vt:variant>
      <vt:variant>
        <vt:i4>0</vt:i4>
      </vt:variant>
      <vt:variant>
        <vt:i4>5</vt:i4>
      </vt:variant>
      <vt:variant>
        <vt:lpwstr/>
      </vt:variant>
      <vt:variant>
        <vt:lpwstr>_Toc314500670</vt:lpwstr>
      </vt:variant>
      <vt:variant>
        <vt:i4>1376305</vt:i4>
      </vt:variant>
      <vt:variant>
        <vt:i4>1172</vt:i4>
      </vt:variant>
      <vt:variant>
        <vt:i4>0</vt:i4>
      </vt:variant>
      <vt:variant>
        <vt:i4>5</vt:i4>
      </vt:variant>
      <vt:variant>
        <vt:lpwstr/>
      </vt:variant>
      <vt:variant>
        <vt:lpwstr>_Toc314500669</vt:lpwstr>
      </vt:variant>
      <vt:variant>
        <vt:i4>1376305</vt:i4>
      </vt:variant>
      <vt:variant>
        <vt:i4>1166</vt:i4>
      </vt:variant>
      <vt:variant>
        <vt:i4>0</vt:i4>
      </vt:variant>
      <vt:variant>
        <vt:i4>5</vt:i4>
      </vt:variant>
      <vt:variant>
        <vt:lpwstr/>
      </vt:variant>
      <vt:variant>
        <vt:lpwstr>_Toc314500668</vt:lpwstr>
      </vt:variant>
      <vt:variant>
        <vt:i4>1376305</vt:i4>
      </vt:variant>
      <vt:variant>
        <vt:i4>1160</vt:i4>
      </vt:variant>
      <vt:variant>
        <vt:i4>0</vt:i4>
      </vt:variant>
      <vt:variant>
        <vt:i4>5</vt:i4>
      </vt:variant>
      <vt:variant>
        <vt:lpwstr/>
      </vt:variant>
      <vt:variant>
        <vt:lpwstr>_Toc314500667</vt:lpwstr>
      </vt:variant>
      <vt:variant>
        <vt:i4>1376305</vt:i4>
      </vt:variant>
      <vt:variant>
        <vt:i4>1154</vt:i4>
      </vt:variant>
      <vt:variant>
        <vt:i4>0</vt:i4>
      </vt:variant>
      <vt:variant>
        <vt:i4>5</vt:i4>
      </vt:variant>
      <vt:variant>
        <vt:lpwstr/>
      </vt:variant>
      <vt:variant>
        <vt:lpwstr>_Toc314500666</vt:lpwstr>
      </vt:variant>
      <vt:variant>
        <vt:i4>1376305</vt:i4>
      </vt:variant>
      <vt:variant>
        <vt:i4>1148</vt:i4>
      </vt:variant>
      <vt:variant>
        <vt:i4>0</vt:i4>
      </vt:variant>
      <vt:variant>
        <vt:i4>5</vt:i4>
      </vt:variant>
      <vt:variant>
        <vt:lpwstr/>
      </vt:variant>
      <vt:variant>
        <vt:lpwstr>_Toc314500665</vt:lpwstr>
      </vt:variant>
      <vt:variant>
        <vt:i4>1376305</vt:i4>
      </vt:variant>
      <vt:variant>
        <vt:i4>1142</vt:i4>
      </vt:variant>
      <vt:variant>
        <vt:i4>0</vt:i4>
      </vt:variant>
      <vt:variant>
        <vt:i4>5</vt:i4>
      </vt:variant>
      <vt:variant>
        <vt:lpwstr/>
      </vt:variant>
      <vt:variant>
        <vt:lpwstr>_Toc314500664</vt:lpwstr>
      </vt:variant>
      <vt:variant>
        <vt:i4>1376305</vt:i4>
      </vt:variant>
      <vt:variant>
        <vt:i4>1136</vt:i4>
      </vt:variant>
      <vt:variant>
        <vt:i4>0</vt:i4>
      </vt:variant>
      <vt:variant>
        <vt:i4>5</vt:i4>
      </vt:variant>
      <vt:variant>
        <vt:lpwstr/>
      </vt:variant>
      <vt:variant>
        <vt:lpwstr>_Toc314500663</vt:lpwstr>
      </vt:variant>
      <vt:variant>
        <vt:i4>1376305</vt:i4>
      </vt:variant>
      <vt:variant>
        <vt:i4>1130</vt:i4>
      </vt:variant>
      <vt:variant>
        <vt:i4>0</vt:i4>
      </vt:variant>
      <vt:variant>
        <vt:i4>5</vt:i4>
      </vt:variant>
      <vt:variant>
        <vt:lpwstr/>
      </vt:variant>
      <vt:variant>
        <vt:lpwstr>_Toc314500662</vt:lpwstr>
      </vt:variant>
      <vt:variant>
        <vt:i4>1376305</vt:i4>
      </vt:variant>
      <vt:variant>
        <vt:i4>1124</vt:i4>
      </vt:variant>
      <vt:variant>
        <vt:i4>0</vt:i4>
      </vt:variant>
      <vt:variant>
        <vt:i4>5</vt:i4>
      </vt:variant>
      <vt:variant>
        <vt:lpwstr/>
      </vt:variant>
      <vt:variant>
        <vt:lpwstr>_Toc314500661</vt:lpwstr>
      </vt:variant>
      <vt:variant>
        <vt:i4>1376305</vt:i4>
      </vt:variant>
      <vt:variant>
        <vt:i4>1118</vt:i4>
      </vt:variant>
      <vt:variant>
        <vt:i4>0</vt:i4>
      </vt:variant>
      <vt:variant>
        <vt:i4>5</vt:i4>
      </vt:variant>
      <vt:variant>
        <vt:lpwstr/>
      </vt:variant>
      <vt:variant>
        <vt:lpwstr>_Toc314500660</vt:lpwstr>
      </vt:variant>
      <vt:variant>
        <vt:i4>1441841</vt:i4>
      </vt:variant>
      <vt:variant>
        <vt:i4>1112</vt:i4>
      </vt:variant>
      <vt:variant>
        <vt:i4>0</vt:i4>
      </vt:variant>
      <vt:variant>
        <vt:i4>5</vt:i4>
      </vt:variant>
      <vt:variant>
        <vt:lpwstr/>
      </vt:variant>
      <vt:variant>
        <vt:lpwstr>_Toc314500659</vt:lpwstr>
      </vt:variant>
      <vt:variant>
        <vt:i4>1441841</vt:i4>
      </vt:variant>
      <vt:variant>
        <vt:i4>1106</vt:i4>
      </vt:variant>
      <vt:variant>
        <vt:i4>0</vt:i4>
      </vt:variant>
      <vt:variant>
        <vt:i4>5</vt:i4>
      </vt:variant>
      <vt:variant>
        <vt:lpwstr/>
      </vt:variant>
      <vt:variant>
        <vt:lpwstr>_Toc314500658</vt:lpwstr>
      </vt:variant>
      <vt:variant>
        <vt:i4>1441841</vt:i4>
      </vt:variant>
      <vt:variant>
        <vt:i4>1100</vt:i4>
      </vt:variant>
      <vt:variant>
        <vt:i4>0</vt:i4>
      </vt:variant>
      <vt:variant>
        <vt:i4>5</vt:i4>
      </vt:variant>
      <vt:variant>
        <vt:lpwstr/>
      </vt:variant>
      <vt:variant>
        <vt:lpwstr>_Toc314500657</vt:lpwstr>
      </vt:variant>
      <vt:variant>
        <vt:i4>1441841</vt:i4>
      </vt:variant>
      <vt:variant>
        <vt:i4>1094</vt:i4>
      </vt:variant>
      <vt:variant>
        <vt:i4>0</vt:i4>
      </vt:variant>
      <vt:variant>
        <vt:i4>5</vt:i4>
      </vt:variant>
      <vt:variant>
        <vt:lpwstr/>
      </vt:variant>
      <vt:variant>
        <vt:lpwstr>_Toc314500656</vt:lpwstr>
      </vt:variant>
      <vt:variant>
        <vt:i4>1441841</vt:i4>
      </vt:variant>
      <vt:variant>
        <vt:i4>1088</vt:i4>
      </vt:variant>
      <vt:variant>
        <vt:i4>0</vt:i4>
      </vt:variant>
      <vt:variant>
        <vt:i4>5</vt:i4>
      </vt:variant>
      <vt:variant>
        <vt:lpwstr/>
      </vt:variant>
      <vt:variant>
        <vt:lpwstr>_Toc314500655</vt:lpwstr>
      </vt:variant>
      <vt:variant>
        <vt:i4>1441841</vt:i4>
      </vt:variant>
      <vt:variant>
        <vt:i4>1082</vt:i4>
      </vt:variant>
      <vt:variant>
        <vt:i4>0</vt:i4>
      </vt:variant>
      <vt:variant>
        <vt:i4>5</vt:i4>
      </vt:variant>
      <vt:variant>
        <vt:lpwstr/>
      </vt:variant>
      <vt:variant>
        <vt:lpwstr>_Toc314500654</vt:lpwstr>
      </vt:variant>
      <vt:variant>
        <vt:i4>1441841</vt:i4>
      </vt:variant>
      <vt:variant>
        <vt:i4>1076</vt:i4>
      </vt:variant>
      <vt:variant>
        <vt:i4>0</vt:i4>
      </vt:variant>
      <vt:variant>
        <vt:i4>5</vt:i4>
      </vt:variant>
      <vt:variant>
        <vt:lpwstr/>
      </vt:variant>
      <vt:variant>
        <vt:lpwstr>_Toc314500653</vt:lpwstr>
      </vt:variant>
      <vt:variant>
        <vt:i4>1441841</vt:i4>
      </vt:variant>
      <vt:variant>
        <vt:i4>1070</vt:i4>
      </vt:variant>
      <vt:variant>
        <vt:i4>0</vt:i4>
      </vt:variant>
      <vt:variant>
        <vt:i4>5</vt:i4>
      </vt:variant>
      <vt:variant>
        <vt:lpwstr/>
      </vt:variant>
      <vt:variant>
        <vt:lpwstr>_Toc314500652</vt:lpwstr>
      </vt:variant>
      <vt:variant>
        <vt:i4>1441841</vt:i4>
      </vt:variant>
      <vt:variant>
        <vt:i4>1064</vt:i4>
      </vt:variant>
      <vt:variant>
        <vt:i4>0</vt:i4>
      </vt:variant>
      <vt:variant>
        <vt:i4>5</vt:i4>
      </vt:variant>
      <vt:variant>
        <vt:lpwstr/>
      </vt:variant>
      <vt:variant>
        <vt:lpwstr>_Toc314500651</vt:lpwstr>
      </vt:variant>
      <vt:variant>
        <vt:i4>1441841</vt:i4>
      </vt:variant>
      <vt:variant>
        <vt:i4>1058</vt:i4>
      </vt:variant>
      <vt:variant>
        <vt:i4>0</vt:i4>
      </vt:variant>
      <vt:variant>
        <vt:i4>5</vt:i4>
      </vt:variant>
      <vt:variant>
        <vt:lpwstr/>
      </vt:variant>
      <vt:variant>
        <vt:lpwstr>_Toc314500650</vt:lpwstr>
      </vt:variant>
      <vt:variant>
        <vt:i4>1507377</vt:i4>
      </vt:variant>
      <vt:variant>
        <vt:i4>1052</vt:i4>
      </vt:variant>
      <vt:variant>
        <vt:i4>0</vt:i4>
      </vt:variant>
      <vt:variant>
        <vt:i4>5</vt:i4>
      </vt:variant>
      <vt:variant>
        <vt:lpwstr/>
      </vt:variant>
      <vt:variant>
        <vt:lpwstr>_Toc314500649</vt:lpwstr>
      </vt:variant>
      <vt:variant>
        <vt:i4>1507377</vt:i4>
      </vt:variant>
      <vt:variant>
        <vt:i4>1046</vt:i4>
      </vt:variant>
      <vt:variant>
        <vt:i4>0</vt:i4>
      </vt:variant>
      <vt:variant>
        <vt:i4>5</vt:i4>
      </vt:variant>
      <vt:variant>
        <vt:lpwstr/>
      </vt:variant>
      <vt:variant>
        <vt:lpwstr>_Toc314500648</vt:lpwstr>
      </vt:variant>
      <vt:variant>
        <vt:i4>1507377</vt:i4>
      </vt:variant>
      <vt:variant>
        <vt:i4>1040</vt:i4>
      </vt:variant>
      <vt:variant>
        <vt:i4>0</vt:i4>
      </vt:variant>
      <vt:variant>
        <vt:i4>5</vt:i4>
      </vt:variant>
      <vt:variant>
        <vt:lpwstr/>
      </vt:variant>
      <vt:variant>
        <vt:lpwstr>_Toc314500647</vt:lpwstr>
      </vt:variant>
      <vt:variant>
        <vt:i4>1507377</vt:i4>
      </vt:variant>
      <vt:variant>
        <vt:i4>1034</vt:i4>
      </vt:variant>
      <vt:variant>
        <vt:i4>0</vt:i4>
      </vt:variant>
      <vt:variant>
        <vt:i4>5</vt:i4>
      </vt:variant>
      <vt:variant>
        <vt:lpwstr/>
      </vt:variant>
      <vt:variant>
        <vt:lpwstr>_Toc314500646</vt:lpwstr>
      </vt:variant>
      <vt:variant>
        <vt:i4>1507377</vt:i4>
      </vt:variant>
      <vt:variant>
        <vt:i4>1028</vt:i4>
      </vt:variant>
      <vt:variant>
        <vt:i4>0</vt:i4>
      </vt:variant>
      <vt:variant>
        <vt:i4>5</vt:i4>
      </vt:variant>
      <vt:variant>
        <vt:lpwstr/>
      </vt:variant>
      <vt:variant>
        <vt:lpwstr>_Toc314500645</vt:lpwstr>
      </vt:variant>
      <vt:variant>
        <vt:i4>1507377</vt:i4>
      </vt:variant>
      <vt:variant>
        <vt:i4>1022</vt:i4>
      </vt:variant>
      <vt:variant>
        <vt:i4>0</vt:i4>
      </vt:variant>
      <vt:variant>
        <vt:i4>5</vt:i4>
      </vt:variant>
      <vt:variant>
        <vt:lpwstr/>
      </vt:variant>
      <vt:variant>
        <vt:lpwstr>_Toc314500644</vt:lpwstr>
      </vt:variant>
      <vt:variant>
        <vt:i4>1507377</vt:i4>
      </vt:variant>
      <vt:variant>
        <vt:i4>1016</vt:i4>
      </vt:variant>
      <vt:variant>
        <vt:i4>0</vt:i4>
      </vt:variant>
      <vt:variant>
        <vt:i4>5</vt:i4>
      </vt:variant>
      <vt:variant>
        <vt:lpwstr/>
      </vt:variant>
      <vt:variant>
        <vt:lpwstr>_Toc314500643</vt:lpwstr>
      </vt:variant>
      <vt:variant>
        <vt:i4>1507377</vt:i4>
      </vt:variant>
      <vt:variant>
        <vt:i4>1010</vt:i4>
      </vt:variant>
      <vt:variant>
        <vt:i4>0</vt:i4>
      </vt:variant>
      <vt:variant>
        <vt:i4>5</vt:i4>
      </vt:variant>
      <vt:variant>
        <vt:lpwstr/>
      </vt:variant>
      <vt:variant>
        <vt:lpwstr>_Toc314500642</vt:lpwstr>
      </vt:variant>
      <vt:variant>
        <vt:i4>1507377</vt:i4>
      </vt:variant>
      <vt:variant>
        <vt:i4>1004</vt:i4>
      </vt:variant>
      <vt:variant>
        <vt:i4>0</vt:i4>
      </vt:variant>
      <vt:variant>
        <vt:i4>5</vt:i4>
      </vt:variant>
      <vt:variant>
        <vt:lpwstr/>
      </vt:variant>
      <vt:variant>
        <vt:lpwstr>_Toc314500641</vt:lpwstr>
      </vt:variant>
      <vt:variant>
        <vt:i4>1507377</vt:i4>
      </vt:variant>
      <vt:variant>
        <vt:i4>998</vt:i4>
      </vt:variant>
      <vt:variant>
        <vt:i4>0</vt:i4>
      </vt:variant>
      <vt:variant>
        <vt:i4>5</vt:i4>
      </vt:variant>
      <vt:variant>
        <vt:lpwstr/>
      </vt:variant>
      <vt:variant>
        <vt:lpwstr>_Toc314500640</vt:lpwstr>
      </vt:variant>
      <vt:variant>
        <vt:i4>1048625</vt:i4>
      </vt:variant>
      <vt:variant>
        <vt:i4>992</vt:i4>
      </vt:variant>
      <vt:variant>
        <vt:i4>0</vt:i4>
      </vt:variant>
      <vt:variant>
        <vt:i4>5</vt:i4>
      </vt:variant>
      <vt:variant>
        <vt:lpwstr/>
      </vt:variant>
      <vt:variant>
        <vt:lpwstr>_Toc314500639</vt:lpwstr>
      </vt:variant>
      <vt:variant>
        <vt:i4>1048625</vt:i4>
      </vt:variant>
      <vt:variant>
        <vt:i4>986</vt:i4>
      </vt:variant>
      <vt:variant>
        <vt:i4>0</vt:i4>
      </vt:variant>
      <vt:variant>
        <vt:i4>5</vt:i4>
      </vt:variant>
      <vt:variant>
        <vt:lpwstr/>
      </vt:variant>
      <vt:variant>
        <vt:lpwstr>_Toc314500638</vt:lpwstr>
      </vt:variant>
      <vt:variant>
        <vt:i4>1048625</vt:i4>
      </vt:variant>
      <vt:variant>
        <vt:i4>980</vt:i4>
      </vt:variant>
      <vt:variant>
        <vt:i4>0</vt:i4>
      </vt:variant>
      <vt:variant>
        <vt:i4>5</vt:i4>
      </vt:variant>
      <vt:variant>
        <vt:lpwstr/>
      </vt:variant>
      <vt:variant>
        <vt:lpwstr>_Toc314500637</vt:lpwstr>
      </vt:variant>
      <vt:variant>
        <vt:i4>1048625</vt:i4>
      </vt:variant>
      <vt:variant>
        <vt:i4>974</vt:i4>
      </vt:variant>
      <vt:variant>
        <vt:i4>0</vt:i4>
      </vt:variant>
      <vt:variant>
        <vt:i4>5</vt:i4>
      </vt:variant>
      <vt:variant>
        <vt:lpwstr/>
      </vt:variant>
      <vt:variant>
        <vt:lpwstr>_Toc314500636</vt:lpwstr>
      </vt:variant>
      <vt:variant>
        <vt:i4>1048625</vt:i4>
      </vt:variant>
      <vt:variant>
        <vt:i4>968</vt:i4>
      </vt:variant>
      <vt:variant>
        <vt:i4>0</vt:i4>
      </vt:variant>
      <vt:variant>
        <vt:i4>5</vt:i4>
      </vt:variant>
      <vt:variant>
        <vt:lpwstr/>
      </vt:variant>
      <vt:variant>
        <vt:lpwstr>_Toc314500635</vt:lpwstr>
      </vt:variant>
      <vt:variant>
        <vt:i4>1048625</vt:i4>
      </vt:variant>
      <vt:variant>
        <vt:i4>962</vt:i4>
      </vt:variant>
      <vt:variant>
        <vt:i4>0</vt:i4>
      </vt:variant>
      <vt:variant>
        <vt:i4>5</vt:i4>
      </vt:variant>
      <vt:variant>
        <vt:lpwstr/>
      </vt:variant>
      <vt:variant>
        <vt:lpwstr>_Toc314500634</vt:lpwstr>
      </vt:variant>
      <vt:variant>
        <vt:i4>1048625</vt:i4>
      </vt:variant>
      <vt:variant>
        <vt:i4>956</vt:i4>
      </vt:variant>
      <vt:variant>
        <vt:i4>0</vt:i4>
      </vt:variant>
      <vt:variant>
        <vt:i4>5</vt:i4>
      </vt:variant>
      <vt:variant>
        <vt:lpwstr/>
      </vt:variant>
      <vt:variant>
        <vt:lpwstr>_Toc314500633</vt:lpwstr>
      </vt:variant>
      <vt:variant>
        <vt:i4>1048625</vt:i4>
      </vt:variant>
      <vt:variant>
        <vt:i4>950</vt:i4>
      </vt:variant>
      <vt:variant>
        <vt:i4>0</vt:i4>
      </vt:variant>
      <vt:variant>
        <vt:i4>5</vt:i4>
      </vt:variant>
      <vt:variant>
        <vt:lpwstr/>
      </vt:variant>
      <vt:variant>
        <vt:lpwstr>_Toc314500632</vt:lpwstr>
      </vt:variant>
      <vt:variant>
        <vt:i4>1048625</vt:i4>
      </vt:variant>
      <vt:variant>
        <vt:i4>944</vt:i4>
      </vt:variant>
      <vt:variant>
        <vt:i4>0</vt:i4>
      </vt:variant>
      <vt:variant>
        <vt:i4>5</vt:i4>
      </vt:variant>
      <vt:variant>
        <vt:lpwstr/>
      </vt:variant>
      <vt:variant>
        <vt:lpwstr>_Toc314500631</vt:lpwstr>
      </vt:variant>
      <vt:variant>
        <vt:i4>1048625</vt:i4>
      </vt:variant>
      <vt:variant>
        <vt:i4>938</vt:i4>
      </vt:variant>
      <vt:variant>
        <vt:i4>0</vt:i4>
      </vt:variant>
      <vt:variant>
        <vt:i4>5</vt:i4>
      </vt:variant>
      <vt:variant>
        <vt:lpwstr/>
      </vt:variant>
      <vt:variant>
        <vt:lpwstr>_Toc314500630</vt:lpwstr>
      </vt:variant>
      <vt:variant>
        <vt:i4>1114161</vt:i4>
      </vt:variant>
      <vt:variant>
        <vt:i4>932</vt:i4>
      </vt:variant>
      <vt:variant>
        <vt:i4>0</vt:i4>
      </vt:variant>
      <vt:variant>
        <vt:i4>5</vt:i4>
      </vt:variant>
      <vt:variant>
        <vt:lpwstr/>
      </vt:variant>
      <vt:variant>
        <vt:lpwstr>_Toc314500629</vt:lpwstr>
      </vt:variant>
      <vt:variant>
        <vt:i4>1114161</vt:i4>
      </vt:variant>
      <vt:variant>
        <vt:i4>926</vt:i4>
      </vt:variant>
      <vt:variant>
        <vt:i4>0</vt:i4>
      </vt:variant>
      <vt:variant>
        <vt:i4>5</vt:i4>
      </vt:variant>
      <vt:variant>
        <vt:lpwstr/>
      </vt:variant>
      <vt:variant>
        <vt:lpwstr>_Toc314500628</vt:lpwstr>
      </vt:variant>
      <vt:variant>
        <vt:i4>1114161</vt:i4>
      </vt:variant>
      <vt:variant>
        <vt:i4>920</vt:i4>
      </vt:variant>
      <vt:variant>
        <vt:i4>0</vt:i4>
      </vt:variant>
      <vt:variant>
        <vt:i4>5</vt:i4>
      </vt:variant>
      <vt:variant>
        <vt:lpwstr/>
      </vt:variant>
      <vt:variant>
        <vt:lpwstr>_Toc314500627</vt:lpwstr>
      </vt:variant>
      <vt:variant>
        <vt:i4>1114161</vt:i4>
      </vt:variant>
      <vt:variant>
        <vt:i4>914</vt:i4>
      </vt:variant>
      <vt:variant>
        <vt:i4>0</vt:i4>
      </vt:variant>
      <vt:variant>
        <vt:i4>5</vt:i4>
      </vt:variant>
      <vt:variant>
        <vt:lpwstr/>
      </vt:variant>
      <vt:variant>
        <vt:lpwstr>_Toc314500626</vt:lpwstr>
      </vt:variant>
      <vt:variant>
        <vt:i4>1114161</vt:i4>
      </vt:variant>
      <vt:variant>
        <vt:i4>908</vt:i4>
      </vt:variant>
      <vt:variant>
        <vt:i4>0</vt:i4>
      </vt:variant>
      <vt:variant>
        <vt:i4>5</vt:i4>
      </vt:variant>
      <vt:variant>
        <vt:lpwstr/>
      </vt:variant>
      <vt:variant>
        <vt:lpwstr>_Toc314500625</vt:lpwstr>
      </vt:variant>
      <vt:variant>
        <vt:i4>1114161</vt:i4>
      </vt:variant>
      <vt:variant>
        <vt:i4>902</vt:i4>
      </vt:variant>
      <vt:variant>
        <vt:i4>0</vt:i4>
      </vt:variant>
      <vt:variant>
        <vt:i4>5</vt:i4>
      </vt:variant>
      <vt:variant>
        <vt:lpwstr/>
      </vt:variant>
      <vt:variant>
        <vt:lpwstr>_Toc314500624</vt:lpwstr>
      </vt:variant>
      <vt:variant>
        <vt:i4>1114161</vt:i4>
      </vt:variant>
      <vt:variant>
        <vt:i4>896</vt:i4>
      </vt:variant>
      <vt:variant>
        <vt:i4>0</vt:i4>
      </vt:variant>
      <vt:variant>
        <vt:i4>5</vt:i4>
      </vt:variant>
      <vt:variant>
        <vt:lpwstr/>
      </vt:variant>
      <vt:variant>
        <vt:lpwstr>_Toc314500623</vt:lpwstr>
      </vt:variant>
      <vt:variant>
        <vt:i4>1114161</vt:i4>
      </vt:variant>
      <vt:variant>
        <vt:i4>890</vt:i4>
      </vt:variant>
      <vt:variant>
        <vt:i4>0</vt:i4>
      </vt:variant>
      <vt:variant>
        <vt:i4>5</vt:i4>
      </vt:variant>
      <vt:variant>
        <vt:lpwstr/>
      </vt:variant>
      <vt:variant>
        <vt:lpwstr>_Toc314500622</vt:lpwstr>
      </vt:variant>
      <vt:variant>
        <vt:i4>1114161</vt:i4>
      </vt:variant>
      <vt:variant>
        <vt:i4>884</vt:i4>
      </vt:variant>
      <vt:variant>
        <vt:i4>0</vt:i4>
      </vt:variant>
      <vt:variant>
        <vt:i4>5</vt:i4>
      </vt:variant>
      <vt:variant>
        <vt:lpwstr/>
      </vt:variant>
      <vt:variant>
        <vt:lpwstr>_Toc314500621</vt:lpwstr>
      </vt:variant>
      <vt:variant>
        <vt:i4>1114161</vt:i4>
      </vt:variant>
      <vt:variant>
        <vt:i4>878</vt:i4>
      </vt:variant>
      <vt:variant>
        <vt:i4>0</vt:i4>
      </vt:variant>
      <vt:variant>
        <vt:i4>5</vt:i4>
      </vt:variant>
      <vt:variant>
        <vt:lpwstr/>
      </vt:variant>
      <vt:variant>
        <vt:lpwstr>_Toc314500620</vt:lpwstr>
      </vt:variant>
      <vt:variant>
        <vt:i4>1179697</vt:i4>
      </vt:variant>
      <vt:variant>
        <vt:i4>872</vt:i4>
      </vt:variant>
      <vt:variant>
        <vt:i4>0</vt:i4>
      </vt:variant>
      <vt:variant>
        <vt:i4>5</vt:i4>
      </vt:variant>
      <vt:variant>
        <vt:lpwstr/>
      </vt:variant>
      <vt:variant>
        <vt:lpwstr>_Toc314500619</vt:lpwstr>
      </vt:variant>
      <vt:variant>
        <vt:i4>1179697</vt:i4>
      </vt:variant>
      <vt:variant>
        <vt:i4>866</vt:i4>
      </vt:variant>
      <vt:variant>
        <vt:i4>0</vt:i4>
      </vt:variant>
      <vt:variant>
        <vt:i4>5</vt:i4>
      </vt:variant>
      <vt:variant>
        <vt:lpwstr/>
      </vt:variant>
      <vt:variant>
        <vt:lpwstr>_Toc314500618</vt:lpwstr>
      </vt:variant>
      <vt:variant>
        <vt:i4>1179697</vt:i4>
      </vt:variant>
      <vt:variant>
        <vt:i4>860</vt:i4>
      </vt:variant>
      <vt:variant>
        <vt:i4>0</vt:i4>
      </vt:variant>
      <vt:variant>
        <vt:i4>5</vt:i4>
      </vt:variant>
      <vt:variant>
        <vt:lpwstr/>
      </vt:variant>
      <vt:variant>
        <vt:lpwstr>_Toc314500617</vt:lpwstr>
      </vt:variant>
      <vt:variant>
        <vt:i4>1179697</vt:i4>
      </vt:variant>
      <vt:variant>
        <vt:i4>854</vt:i4>
      </vt:variant>
      <vt:variant>
        <vt:i4>0</vt:i4>
      </vt:variant>
      <vt:variant>
        <vt:i4>5</vt:i4>
      </vt:variant>
      <vt:variant>
        <vt:lpwstr/>
      </vt:variant>
      <vt:variant>
        <vt:lpwstr>_Toc314500616</vt:lpwstr>
      </vt:variant>
      <vt:variant>
        <vt:i4>1179697</vt:i4>
      </vt:variant>
      <vt:variant>
        <vt:i4>848</vt:i4>
      </vt:variant>
      <vt:variant>
        <vt:i4>0</vt:i4>
      </vt:variant>
      <vt:variant>
        <vt:i4>5</vt:i4>
      </vt:variant>
      <vt:variant>
        <vt:lpwstr/>
      </vt:variant>
      <vt:variant>
        <vt:lpwstr>_Toc314500615</vt:lpwstr>
      </vt:variant>
      <vt:variant>
        <vt:i4>1179697</vt:i4>
      </vt:variant>
      <vt:variant>
        <vt:i4>842</vt:i4>
      </vt:variant>
      <vt:variant>
        <vt:i4>0</vt:i4>
      </vt:variant>
      <vt:variant>
        <vt:i4>5</vt:i4>
      </vt:variant>
      <vt:variant>
        <vt:lpwstr/>
      </vt:variant>
      <vt:variant>
        <vt:lpwstr>_Toc314500614</vt:lpwstr>
      </vt:variant>
      <vt:variant>
        <vt:i4>1179697</vt:i4>
      </vt:variant>
      <vt:variant>
        <vt:i4>836</vt:i4>
      </vt:variant>
      <vt:variant>
        <vt:i4>0</vt:i4>
      </vt:variant>
      <vt:variant>
        <vt:i4>5</vt:i4>
      </vt:variant>
      <vt:variant>
        <vt:lpwstr/>
      </vt:variant>
      <vt:variant>
        <vt:lpwstr>_Toc314500613</vt:lpwstr>
      </vt:variant>
      <vt:variant>
        <vt:i4>1179697</vt:i4>
      </vt:variant>
      <vt:variant>
        <vt:i4>830</vt:i4>
      </vt:variant>
      <vt:variant>
        <vt:i4>0</vt:i4>
      </vt:variant>
      <vt:variant>
        <vt:i4>5</vt:i4>
      </vt:variant>
      <vt:variant>
        <vt:lpwstr/>
      </vt:variant>
      <vt:variant>
        <vt:lpwstr>_Toc314500612</vt:lpwstr>
      </vt:variant>
      <vt:variant>
        <vt:i4>1179697</vt:i4>
      </vt:variant>
      <vt:variant>
        <vt:i4>824</vt:i4>
      </vt:variant>
      <vt:variant>
        <vt:i4>0</vt:i4>
      </vt:variant>
      <vt:variant>
        <vt:i4>5</vt:i4>
      </vt:variant>
      <vt:variant>
        <vt:lpwstr/>
      </vt:variant>
      <vt:variant>
        <vt:lpwstr>_Toc314500611</vt:lpwstr>
      </vt:variant>
      <vt:variant>
        <vt:i4>1179697</vt:i4>
      </vt:variant>
      <vt:variant>
        <vt:i4>818</vt:i4>
      </vt:variant>
      <vt:variant>
        <vt:i4>0</vt:i4>
      </vt:variant>
      <vt:variant>
        <vt:i4>5</vt:i4>
      </vt:variant>
      <vt:variant>
        <vt:lpwstr/>
      </vt:variant>
      <vt:variant>
        <vt:lpwstr>_Toc314500610</vt:lpwstr>
      </vt:variant>
      <vt:variant>
        <vt:i4>1245233</vt:i4>
      </vt:variant>
      <vt:variant>
        <vt:i4>812</vt:i4>
      </vt:variant>
      <vt:variant>
        <vt:i4>0</vt:i4>
      </vt:variant>
      <vt:variant>
        <vt:i4>5</vt:i4>
      </vt:variant>
      <vt:variant>
        <vt:lpwstr/>
      </vt:variant>
      <vt:variant>
        <vt:lpwstr>_Toc314500609</vt:lpwstr>
      </vt:variant>
      <vt:variant>
        <vt:i4>1245233</vt:i4>
      </vt:variant>
      <vt:variant>
        <vt:i4>806</vt:i4>
      </vt:variant>
      <vt:variant>
        <vt:i4>0</vt:i4>
      </vt:variant>
      <vt:variant>
        <vt:i4>5</vt:i4>
      </vt:variant>
      <vt:variant>
        <vt:lpwstr/>
      </vt:variant>
      <vt:variant>
        <vt:lpwstr>_Toc314500608</vt:lpwstr>
      </vt:variant>
      <vt:variant>
        <vt:i4>1245233</vt:i4>
      </vt:variant>
      <vt:variant>
        <vt:i4>800</vt:i4>
      </vt:variant>
      <vt:variant>
        <vt:i4>0</vt:i4>
      </vt:variant>
      <vt:variant>
        <vt:i4>5</vt:i4>
      </vt:variant>
      <vt:variant>
        <vt:lpwstr/>
      </vt:variant>
      <vt:variant>
        <vt:lpwstr>_Toc314500607</vt:lpwstr>
      </vt:variant>
      <vt:variant>
        <vt:i4>1245233</vt:i4>
      </vt:variant>
      <vt:variant>
        <vt:i4>794</vt:i4>
      </vt:variant>
      <vt:variant>
        <vt:i4>0</vt:i4>
      </vt:variant>
      <vt:variant>
        <vt:i4>5</vt:i4>
      </vt:variant>
      <vt:variant>
        <vt:lpwstr/>
      </vt:variant>
      <vt:variant>
        <vt:lpwstr>_Toc314500606</vt:lpwstr>
      </vt:variant>
      <vt:variant>
        <vt:i4>1245233</vt:i4>
      </vt:variant>
      <vt:variant>
        <vt:i4>788</vt:i4>
      </vt:variant>
      <vt:variant>
        <vt:i4>0</vt:i4>
      </vt:variant>
      <vt:variant>
        <vt:i4>5</vt:i4>
      </vt:variant>
      <vt:variant>
        <vt:lpwstr/>
      </vt:variant>
      <vt:variant>
        <vt:lpwstr>_Toc314500605</vt:lpwstr>
      </vt:variant>
      <vt:variant>
        <vt:i4>1245233</vt:i4>
      </vt:variant>
      <vt:variant>
        <vt:i4>782</vt:i4>
      </vt:variant>
      <vt:variant>
        <vt:i4>0</vt:i4>
      </vt:variant>
      <vt:variant>
        <vt:i4>5</vt:i4>
      </vt:variant>
      <vt:variant>
        <vt:lpwstr/>
      </vt:variant>
      <vt:variant>
        <vt:lpwstr>_Toc314500604</vt:lpwstr>
      </vt:variant>
      <vt:variant>
        <vt:i4>1245233</vt:i4>
      </vt:variant>
      <vt:variant>
        <vt:i4>776</vt:i4>
      </vt:variant>
      <vt:variant>
        <vt:i4>0</vt:i4>
      </vt:variant>
      <vt:variant>
        <vt:i4>5</vt:i4>
      </vt:variant>
      <vt:variant>
        <vt:lpwstr/>
      </vt:variant>
      <vt:variant>
        <vt:lpwstr>_Toc314500603</vt:lpwstr>
      </vt:variant>
      <vt:variant>
        <vt:i4>1245233</vt:i4>
      </vt:variant>
      <vt:variant>
        <vt:i4>770</vt:i4>
      </vt:variant>
      <vt:variant>
        <vt:i4>0</vt:i4>
      </vt:variant>
      <vt:variant>
        <vt:i4>5</vt:i4>
      </vt:variant>
      <vt:variant>
        <vt:lpwstr/>
      </vt:variant>
      <vt:variant>
        <vt:lpwstr>_Toc314500602</vt:lpwstr>
      </vt:variant>
      <vt:variant>
        <vt:i4>1245233</vt:i4>
      </vt:variant>
      <vt:variant>
        <vt:i4>764</vt:i4>
      </vt:variant>
      <vt:variant>
        <vt:i4>0</vt:i4>
      </vt:variant>
      <vt:variant>
        <vt:i4>5</vt:i4>
      </vt:variant>
      <vt:variant>
        <vt:lpwstr/>
      </vt:variant>
      <vt:variant>
        <vt:lpwstr>_Toc314500601</vt:lpwstr>
      </vt:variant>
      <vt:variant>
        <vt:i4>1245233</vt:i4>
      </vt:variant>
      <vt:variant>
        <vt:i4>758</vt:i4>
      </vt:variant>
      <vt:variant>
        <vt:i4>0</vt:i4>
      </vt:variant>
      <vt:variant>
        <vt:i4>5</vt:i4>
      </vt:variant>
      <vt:variant>
        <vt:lpwstr/>
      </vt:variant>
      <vt:variant>
        <vt:lpwstr>_Toc314500600</vt:lpwstr>
      </vt:variant>
      <vt:variant>
        <vt:i4>1703986</vt:i4>
      </vt:variant>
      <vt:variant>
        <vt:i4>752</vt:i4>
      </vt:variant>
      <vt:variant>
        <vt:i4>0</vt:i4>
      </vt:variant>
      <vt:variant>
        <vt:i4>5</vt:i4>
      </vt:variant>
      <vt:variant>
        <vt:lpwstr/>
      </vt:variant>
      <vt:variant>
        <vt:lpwstr>_Toc314500599</vt:lpwstr>
      </vt:variant>
      <vt:variant>
        <vt:i4>1703986</vt:i4>
      </vt:variant>
      <vt:variant>
        <vt:i4>746</vt:i4>
      </vt:variant>
      <vt:variant>
        <vt:i4>0</vt:i4>
      </vt:variant>
      <vt:variant>
        <vt:i4>5</vt:i4>
      </vt:variant>
      <vt:variant>
        <vt:lpwstr/>
      </vt:variant>
      <vt:variant>
        <vt:lpwstr>_Toc314500598</vt:lpwstr>
      </vt:variant>
      <vt:variant>
        <vt:i4>1703986</vt:i4>
      </vt:variant>
      <vt:variant>
        <vt:i4>740</vt:i4>
      </vt:variant>
      <vt:variant>
        <vt:i4>0</vt:i4>
      </vt:variant>
      <vt:variant>
        <vt:i4>5</vt:i4>
      </vt:variant>
      <vt:variant>
        <vt:lpwstr/>
      </vt:variant>
      <vt:variant>
        <vt:lpwstr>_Toc314500597</vt:lpwstr>
      </vt:variant>
      <vt:variant>
        <vt:i4>1703986</vt:i4>
      </vt:variant>
      <vt:variant>
        <vt:i4>734</vt:i4>
      </vt:variant>
      <vt:variant>
        <vt:i4>0</vt:i4>
      </vt:variant>
      <vt:variant>
        <vt:i4>5</vt:i4>
      </vt:variant>
      <vt:variant>
        <vt:lpwstr/>
      </vt:variant>
      <vt:variant>
        <vt:lpwstr>_Toc314500596</vt:lpwstr>
      </vt:variant>
      <vt:variant>
        <vt:i4>1703986</vt:i4>
      </vt:variant>
      <vt:variant>
        <vt:i4>728</vt:i4>
      </vt:variant>
      <vt:variant>
        <vt:i4>0</vt:i4>
      </vt:variant>
      <vt:variant>
        <vt:i4>5</vt:i4>
      </vt:variant>
      <vt:variant>
        <vt:lpwstr/>
      </vt:variant>
      <vt:variant>
        <vt:lpwstr>_Toc314500595</vt:lpwstr>
      </vt:variant>
      <vt:variant>
        <vt:i4>1703986</vt:i4>
      </vt:variant>
      <vt:variant>
        <vt:i4>722</vt:i4>
      </vt:variant>
      <vt:variant>
        <vt:i4>0</vt:i4>
      </vt:variant>
      <vt:variant>
        <vt:i4>5</vt:i4>
      </vt:variant>
      <vt:variant>
        <vt:lpwstr/>
      </vt:variant>
      <vt:variant>
        <vt:lpwstr>_Toc314500594</vt:lpwstr>
      </vt:variant>
      <vt:variant>
        <vt:i4>1703986</vt:i4>
      </vt:variant>
      <vt:variant>
        <vt:i4>716</vt:i4>
      </vt:variant>
      <vt:variant>
        <vt:i4>0</vt:i4>
      </vt:variant>
      <vt:variant>
        <vt:i4>5</vt:i4>
      </vt:variant>
      <vt:variant>
        <vt:lpwstr/>
      </vt:variant>
      <vt:variant>
        <vt:lpwstr>_Toc314500593</vt:lpwstr>
      </vt:variant>
      <vt:variant>
        <vt:i4>1703986</vt:i4>
      </vt:variant>
      <vt:variant>
        <vt:i4>710</vt:i4>
      </vt:variant>
      <vt:variant>
        <vt:i4>0</vt:i4>
      </vt:variant>
      <vt:variant>
        <vt:i4>5</vt:i4>
      </vt:variant>
      <vt:variant>
        <vt:lpwstr/>
      </vt:variant>
      <vt:variant>
        <vt:lpwstr>_Toc314500592</vt:lpwstr>
      </vt:variant>
      <vt:variant>
        <vt:i4>1703986</vt:i4>
      </vt:variant>
      <vt:variant>
        <vt:i4>704</vt:i4>
      </vt:variant>
      <vt:variant>
        <vt:i4>0</vt:i4>
      </vt:variant>
      <vt:variant>
        <vt:i4>5</vt:i4>
      </vt:variant>
      <vt:variant>
        <vt:lpwstr/>
      </vt:variant>
      <vt:variant>
        <vt:lpwstr>_Toc314500591</vt:lpwstr>
      </vt:variant>
      <vt:variant>
        <vt:i4>1703986</vt:i4>
      </vt:variant>
      <vt:variant>
        <vt:i4>698</vt:i4>
      </vt:variant>
      <vt:variant>
        <vt:i4>0</vt:i4>
      </vt:variant>
      <vt:variant>
        <vt:i4>5</vt:i4>
      </vt:variant>
      <vt:variant>
        <vt:lpwstr/>
      </vt:variant>
      <vt:variant>
        <vt:lpwstr>_Toc314500590</vt:lpwstr>
      </vt:variant>
      <vt:variant>
        <vt:i4>1769522</vt:i4>
      </vt:variant>
      <vt:variant>
        <vt:i4>692</vt:i4>
      </vt:variant>
      <vt:variant>
        <vt:i4>0</vt:i4>
      </vt:variant>
      <vt:variant>
        <vt:i4>5</vt:i4>
      </vt:variant>
      <vt:variant>
        <vt:lpwstr/>
      </vt:variant>
      <vt:variant>
        <vt:lpwstr>_Toc314500589</vt:lpwstr>
      </vt:variant>
      <vt:variant>
        <vt:i4>1769522</vt:i4>
      </vt:variant>
      <vt:variant>
        <vt:i4>686</vt:i4>
      </vt:variant>
      <vt:variant>
        <vt:i4>0</vt:i4>
      </vt:variant>
      <vt:variant>
        <vt:i4>5</vt:i4>
      </vt:variant>
      <vt:variant>
        <vt:lpwstr/>
      </vt:variant>
      <vt:variant>
        <vt:lpwstr>_Toc314500588</vt:lpwstr>
      </vt:variant>
      <vt:variant>
        <vt:i4>1769522</vt:i4>
      </vt:variant>
      <vt:variant>
        <vt:i4>680</vt:i4>
      </vt:variant>
      <vt:variant>
        <vt:i4>0</vt:i4>
      </vt:variant>
      <vt:variant>
        <vt:i4>5</vt:i4>
      </vt:variant>
      <vt:variant>
        <vt:lpwstr/>
      </vt:variant>
      <vt:variant>
        <vt:lpwstr>_Toc314500587</vt:lpwstr>
      </vt:variant>
      <vt:variant>
        <vt:i4>1769522</vt:i4>
      </vt:variant>
      <vt:variant>
        <vt:i4>674</vt:i4>
      </vt:variant>
      <vt:variant>
        <vt:i4>0</vt:i4>
      </vt:variant>
      <vt:variant>
        <vt:i4>5</vt:i4>
      </vt:variant>
      <vt:variant>
        <vt:lpwstr/>
      </vt:variant>
      <vt:variant>
        <vt:lpwstr>_Toc314500586</vt:lpwstr>
      </vt:variant>
      <vt:variant>
        <vt:i4>1769522</vt:i4>
      </vt:variant>
      <vt:variant>
        <vt:i4>668</vt:i4>
      </vt:variant>
      <vt:variant>
        <vt:i4>0</vt:i4>
      </vt:variant>
      <vt:variant>
        <vt:i4>5</vt:i4>
      </vt:variant>
      <vt:variant>
        <vt:lpwstr/>
      </vt:variant>
      <vt:variant>
        <vt:lpwstr>_Toc314500585</vt:lpwstr>
      </vt:variant>
      <vt:variant>
        <vt:i4>1769522</vt:i4>
      </vt:variant>
      <vt:variant>
        <vt:i4>662</vt:i4>
      </vt:variant>
      <vt:variant>
        <vt:i4>0</vt:i4>
      </vt:variant>
      <vt:variant>
        <vt:i4>5</vt:i4>
      </vt:variant>
      <vt:variant>
        <vt:lpwstr/>
      </vt:variant>
      <vt:variant>
        <vt:lpwstr>_Toc314500584</vt:lpwstr>
      </vt:variant>
      <vt:variant>
        <vt:i4>1769522</vt:i4>
      </vt:variant>
      <vt:variant>
        <vt:i4>656</vt:i4>
      </vt:variant>
      <vt:variant>
        <vt:i4>0</vt:i4>
      </vt:variant>
      <vt:variant>
        <vt:i4>5</vt:i4>
      </vt:variant>
      <vt:variant>
        <vt:lpwstr/>
      </vt:variant>
      <vt:variant>
        <vt:lpwstr>_Toc314500583</vt:lpwstr>
      </vt:variant>
      <vt:variant>
        <vt:i4>1769522</vt:i4>
      </vt:variant>
      <vt:variant>
        <vt:i4>650</vt:i4>
      </vt:variant>
      <vt:variant>
        <vt:i4>0</vt:i4>
      </vt:variant>
      <vt:variant>
        <vt:i4>5</vt:i4>
      </vt:variant>
      <vt:variant>
        <vt:lpwstr/>
      </vt:variant>
      <vt:variant>
        <vt:lpwstr>_Toc314500582</vt:lpwstr>
      </vt:variant>
      <vt:variant>
        <vt:i4>1769522</vt:i4>
      </vt:variant>
      <vt:variant>
        <vt:i4>644</vt:i4>
      </vt:variant>
      <vt:variant>
        <vt:i4>0</vt:i4>
      </vt:variant>
      <vt:variant>
        <vt:i4>5</vt:i4>
      </vt:variant>
      <vt:variant>
        <vt:lpwstr/>
      </vt:variant>
      <vt:variant>
        <vt:lpwstr>_Toc314500581</vt:lpwstr>
      </vt:variant>
      <vt:variant>
        <vt:i4>1769522</vt:i4>
      </vt:variant>
      <vt:variant>
        <vt:i4>638</vt:i4>
      </vt:variant>
      <vt:variant>
        <vt:i4>0</vt:i4>
      </vt:variant>
      <vt:variant>
        <vt:i4>5</vt:i4>
      </vt:variant>
      <vt:variant>
        <vt:lpwstr/>
      </vt:variant>
      <vt:variant>
        <vt:lpwstr>_Toc314500580</vt:lpwstr>
      </vt:variant>
      <vt:variant>
        <vt:i4>1310770</vt:i4>
      </vt:variant>
      <vt:variant>
        <vt:i4>632</vt:i4>
      </vt:variant>
      <vt:variant>
        <vt:i4>0</vt:i4>
      </vt:variant>
      <vt:variant>
        <vt:i4>5</vt:i4>
      </vt:variant>
      <vt:variant>
        <vt:lpwstr/>
      </vt:variant>
      <vt:variant>
        <vt:lpwstr>_Toc314500579</vt:lpwstr>
      </vt:variant>
      <vt:variant>
        <vt:i4>1310770</vt:i4>
      </vt:variant>
      <vt:variant>
        <vt:i4>626</vt:i4>
      </vt:variant>
      <vt:variant>
        <vt:i4>0</vt:i4>
      </vt:variant>
      <vt:variant>
        <vt:i4>5</vt:i4>
      </vt:variant>
      <vt:variant>
        <vt:lpwstr/>
      </vt:variant>
      <vt:variant>
        <vt:lpwstr>_Toc314500578</vt:lpwstr>
      </vt:variant>
      <vt:variant>
        <vt:i4>1310770</vt:i4>
      </vt:variant>
      <vt:variant>
        <vt:i4>620</vt:i4>
      </vt:variant>
      <vt:variant>
        <vt:i4>0</vt:i4>
      </vt:variant>
      <vt:variant>
        <vt:i4>5</vt:i4>
      </vt:variant>
      <vt:variant>
        <vt:lpwstr/>
      </vt:variant>
      <vt:variant>
        <vt:lpwstr>_Toc314500577</vt:lpwstr>
      </vt:variant>
      <vt:variant>
        <vt:i4>1310770</vt:i4>
      </vt:variant>
      <vt:variant>
        <vt:i4>614</vt:i4>
      </vt:variant>
      <vt:variant>
        <vt:i4>0</vt:i4>
      </vt:variant>
      <vt:variant>
        <vt:i4>5</vt:i4>
      </vt:variant>
      <vt:variant>
        <vt:lpwstr/>
      </vt:variant>
      <vt:variant>
        <vt:lpwstr>_Toc314500576</vt:lpwstr>
      </vt:variant>
      <vt:variant>
        <vt:i4>1310770</vt:i4>
      </vt:variant>
      <vt:variant>
        <vt:i4>608</vt:i4>
      </vt:variant>
      <vt:variant>
        <vt:i4>0</vt:i4>
      </vt:variant>
      <vt:variant>
        <vt:i4>5</vt:i4>
      </vt:variant>
      <vt:variant>
        <vt:lpwstr/>
      </vt:variant>
      <vt:variant>
        <vt:lpwstr>_Toc314500575</vt:lpwstr>
      </vt:variant>
      <vt:variant>
        <vt:i4>1310770</vt:i4>
      </vt:variant>
      <vt:variant>
        <vt:i4>602</vt:i4>
      </vt:variant>
      <vt:variant>
        <vt:i4>0</vt:i4>
      </vt:variant>
      <vt:variant>
        <vt:i4>5</vt:i4>
      </vt:variant>
      <vt:variant>
        <vt:lpwstr/>
      </vt:variant>
      <vt:variant>
        <vt:lpwstr>_Toc314500574</vt:lpwstr>
      </vt:variant>
      <vt:variant>
        <vt:i4>1310770</vt:i4>
      </vt:variant>
      <vt:variant>
        <vt:i4>596</vt:i4>
      </vt:variant>
      <vt:variant>
        <vt:i4>0</vt:i4>
      </vt:variant>
      <vt:variant>
        <vt:i4>5</vt:i4>
      </vt:variant>
      <vt:variant>
        <vt:lpwstr/>
      </vt:variant>
      <vt:variant>
        <vt:lpwstr>_Toc314500573</vt:lpwstr>
      </vt:variant>
      <vt:variant>
        <vt:i4>1310770</vt:i4>
      </vt:variant>
      <vt:variant>
        <vt:i4>590</vt:i4>
      </vt:variant>
      <vt:variant>
        <vt:i4>0</vt:i4>
      </vt:variant>
      <vt:variant>
        <vt:i4>5</vt:i4>
      </vt:variant>
      <vt:variant>
        <vt:lpwstr/>
      </vt:variant>
      <vt:variant>
        <vt:lpwstr>_Toc314500572</vt:lpwstr>
      </vt:variant>
      <vt:variant>
        <vt:i4>1310770</vt:i4>
      </vt:variant>
      <vt:variant>
        <vt:i4>584</vt:i4>
      </vt:variant>
      <vt:variant>
        <vt:i4>0</vt:i4>
      </vt:variant>
      <vt:variant>
        <vt:i4>5</vt:i4>
      </vt:variant>
      <vt:variant>
        <vt:lpwstr/>
      </vt:variant>
      <vt:variant>
        <vt:lpwstr>_Toc314500571</vt:lpwstr>
      </vt:variant>
      <vt:variant>
        <vt:i4>1310770</vt:i4>
      </vt:variant>
      <vt:variant>
        <vt:i4>578</vt:i4>
      </vt:variant>
      <vt:variant>
        <vt:i4>0</vt:i4>
      </vt:variant>
      <vt:variant>
        <vt:i4>5</vt:i4>
      </vt:variant>
      <vt:variant>
        <vt:lpwstr/>
      </vt:variant>
      <vt:variant>
        <vt:lpwstr>_Toc314500570</vt:lpwstr>
      </vt:variant>
      <vt:variant>
        <vt:i4>1376306</vt:i4>
      </vt:variant>
      <vt:variant>
        <vt:i4>572</vt:i4>
      </vt:variant>
      <vt:variant>
        <vt:i4>0</vt:i4>
      </vt:variant>
      <vt:variant>
        <vt:i4>5</vt:i4>
      </vt:variant>
      <vt:variant>
        <vt:lpwstr/>
      </vt:variant>
      <vt:variant>
        <vt:lpwstr>_Toc314500569</vt:lpwstr>
      </vt:variant>
      <vt:variant>
        <vt:i4>1376306</vt:i4>
      </vt:variant>
      <vt:variant>
        <vt:i4>566</vt:i4>
      </vt:variant>
      <vt:variant>
        <vt:i4>0</vt:i4>
      </vt:variant>
      <vt:variant>
        <vt:i4>5</vt:i4>
      </vt:variant>
      <vt:variant>
        <vt:lpwstr/>
      </vt:variant>
      <vt:variant>
        <vt:lpwstr>_Toc314500568</vt:lpwstr>
      </vt:variant>
      <vt:variant>
        <vt:i4>1376306</vt:i4>
      </vt:variant>
      <vt:variant>
        <vt:i4>560</vt:i4>
      </vt:variant>
      <vt:variant>
        <vt:i4>0</vt:i4>
      </vt:variant>
      <vt:variant>
        <vt:i4>5</vt:i4>
      </vt:variant>
      <vt:variant>
        <vt:lpwstr/>
      </vt:variant>
      <vt:variant>
        <vt:lpwstr>_Toc314500567</vt:lpwstr>
      </vt:variant>
      <vt:variant>
        <vt:i4>1376306</vt:i4>
      </vt:variant>
      <vt:variant>
        <vt:i4>554</vt:i4>
      </vt:variant>
      <vt:variant>
        <vt:i4>0</vt:i4>
      </vt:variant>
      <vt:variant>
        <vt:i4>5</vt:i4>
      </vt:variant>
      <vt:variant>
        <vt:lpwstr/>
      </vt:variant>
      <vt:variant>
        <vt:lpwstr>_Toc314500566</vt:lpwstr>
      </vt:variant>
      <vt:variant>
        <vt:i4>1376306</vt:i4>
      </vt:variant>
      <vt:variant>
        <vt:i4>548</vt:i4>
      </vt:variant>
      <vt:variant>
        <vt:i4>0</vt:i4>
      </vt:variant>
      <vt:variant>
        <vt:i4>5</vt:i4>
      </vt:variant>
      <vt:variant>
        <vt:lpwstr/>
      </vt:variant>
      <vt:variant>
        <vt:lpwstr>_Toc314500565</vt:lpwstr>
      </vt:variant>
      <vt:variant>
        <vt:i4>1376306</vt:i4>
      </vt:variant>
      <vt:variant>
        <vt:i4>542</vt:i4>
      </vt:variant>
      <vt:variant>
        <vt:i4>0</vt:i4>
      </vt:variant>
      <vt:variant>
        <vt:i4>5</vt:i4>
      </vt:variant>
      <vt:variant>
        <vt:lpwstr/>
      </vt:variant>
      <vt:variant>
        <vt:lpwstr>_Toc314500564</vt:lpwstr>
      </vt:variant>
      <vt:variant>
        <vt:i4>1376306</vt:i4>
      </vt:variant>
      <vt:variant>
        <vt:i4>536</vt:i4>
      </vt:variant>
      <vt:variant>
        <vt:i4>0</vt:i4>
      </vt:variant>
      <vt:variant>
        <vt:i4>5</vt:i4>
      </vt:variant>
      <vt:variant>
        <vt:lpwstr/>
      </vt:variant>
      <vt:variant>
        <vt:lpwstr>_Toc314500563</vt:lpwstr>
      </vt:variant>
      <vt:variant>
        <vt:i4>1376306</vt:i4>
      </vt:variant>
      <vt:variant>
        <vt:i4>530</vt:i4>
      </vt:variant>
      <vt:variant>
        <vt:i4>0</vt:i4>
      </vt:variant>
      <vt:variant>
        <vt:i4>5</vt:i4>
      </vt:variant>
      <vt:variant>
        <vt:lpwstr/>
      </vt:variant>
      <vt:variant>
        <vt:lpwstr>_Toc314500562</vt:lpwstr>
      </vt:variant>
      <vt:variant>
        <vt:i4>1376306</vt:i4>
      </vt:variant>
      <vt:variant>
        <vt:i4>524</vt:i4>
      </vt:variant>
      <vt:variant>
        <vt:i4>0</vt:i4>
      </vt:variant>
      <vt:variant>
        <vt:i4>5</vt:i4>
      </vt:variant>
      <vt:variant>
        <vt:lpwstr/>
      </vt:variant>
      <vt:variant>
        <vt:lpwstr>_Toc314500561</vt:lpwstr>
      </vt:variant>
      <vt:variant>
        <vt:i4>1376306</vt:i4>
      </vt:variant>
      <vt:variant>
        <vt:i4>518</vt:i4>
      </vt:variant>
      <vt:variant>
        <vt:i4>0</vt:i4>
      </vt:variant>
      <vt:variant>
        <vt:i4>5</vt:i4>
      </vt:variant>
      <vt:variant>
        <vt:lpwstr/>
      </vt:variant>
      <vt:variant>
        <vt:lpwstr>_Toc314500560</vt:lpwstr>
      </vt:variant>
      <vt:variant>
        <vt:i4>1441842</vt:i4>
      </vt:variant>
      <vt:variant>
        <vt:i4>512</vt:i4>
      </vt:variant>
      <vt:variant>
        <vt:i4>0</vt:i4>
      </vt:variant>
      <vt:variant>
        <vt:i4>5</vt:i4>
      </vt:variant>
      <vt:variant>
        <vt:lpwstr/>
      </vt:variant>
      <vt:variant>
        <vt:lpwstr>_Toc314500559</vt:lpwstr>
      </vt:variant>
      <vt:variant>
        <vt:i4>1441842</vt:i4>
      </vt:variant>
      <vt:variant>
        <vt:i4>506</vt:i4>
      </vt:variant>
      <vt:variant>
        <vt:i4>0</vt:i4>
      </vt:variant>
      <vt:variant>
        <vt:i4>5</vt:i4>
      </vt:variant>
      <vt:variant>
        <vt:lpwstr/>
      </vt:variant>
      <vt:variant>
        <vt:lpwstr>_Toc314500558</vt:lpwstr>
      </vt:variant>
      <vt:variant>
        <vt:i4>1441842</vt:i4>
      </vt:variant>
      <vt:variant>
        <vt:i4>500</vt:i4>
      </vt:variant>
      <vt:variant>
        <vt:i4>0</vt:i4>
      </vt:variant>
      <vt:variant>
        <vt:i4>5</vt:i4>
      </vt:variant>
      <vt:variant>
        <vt:lpwstr/>
      </vt:variant>
      <vt:variant>
        <vt:lpwstr>_Toc314500557</vt:lpwstr>
      </vt:variant>
      <vt:variant>
        <vt:i4>1441842</vt:i4>
      </vt:variant>
      <vt:variant>
        <vt:i4>494</vt:i4>
      </vt:variant>
      <vt:variant>
        <vt:i4>0</vt:i4>
      </vt:variant>
      <vt:variant>
        <vt:i4>5</vt:i4>
      </vt:variant>
      <vt:variant>
        <vt:lpwstr/>
      </vt:variant>
      <vt:variant>
        <vt:lpwstr>_Toc314500556</vt:lpwstr>
      </vt:variant>
      <vt:variant>
        <vt:i4>1441842</vt:i4>
      </vt:variant>
      <vt:variant>
        <vt:i4>488</vt:i4>
      </vt:variant>
      <vt:variant>
        <vt:i4>0</vt:i4>
      </vt:variant>
      <vt:variant>
        <vt:i4>5</vt:i4>
      </vt:variant>
      <vt:variant>
        <vt:lpwstr/>
      </vt:variant>
      <vt:variant>
        <vt:lpwstr>_Toc314500555</vt:lpwstr>
      </vt:variant>
      <vt:variant>
        <vt:i4>1441842</vt:i4>
      </vt:variant>
      <vt:variant>
        <vt:i4>482</vt:i4>
      </vt:variant>
      <vt:variant>
        <vt:i4>0</vt:i4>
      </vt:variant>
      <vt:variant>
        <vt:i4>5</vt:i4>
      </vt:variant>
      <vt:variant>
        <vt:lpwstr/>
      </vt:variant>
      <vt:variant>
        <vt:lpwstr>_Toc314500554</vt:lpwstr>
      </vt:variant>
      <vt:variant>
        <vt:i4>1441842</vt:i4>
      </vt:variant>
      <vt:variant>
        <vt:i4>476</vt:i4>
      </vt:variant>
      <vt:variant>
        <vt:i4>0</vt:i4>
      </vt:variant>
      <vt:variant>
        <vt:i4>5</vt:i4>
      </vt:variant>
      <vt:variant>
        <vt:lpwstr/>
      </vt:variant>
      <vt:variant>
        <vt:lpwstr>_Toc314500553</vt:lpwstr>
      </vt:variant>
      <vt:variant>
        <vt:i4>1441842</vt:i4>
      </vt:variant>
      <vt:variant>
        <vt:i4>470</vt:i4>
      </vt:variant>
      <vt:variant>
        <vt:i4>0</vt:i4>
      </vt:variant>
      <vt:variant>
        <vt:i4>5</vt:i4>
      </vt:variant>
      <vt:variant>
        <vt:lpwstr/>
      </vt:variant>
      <vt:variant>
        <vt:lpwstr>_Toc314500552</vt:lpwstr>
      </vt:variant>
      <vt:variant>
        <vt:i4>1441842</vt:i4>
      </vt:variant>
      <vt:variant>
        <vt:i4>464</vt:i4>
      </vt:variant>
      <vt:variant>
        <vt:i4>0</vt:i4>
      </vt:variant>
      <vt:variant>
        <vt:i4>5</vt:i4>
      </vt:variant>
      <vt:variant>
        <vt:lpwstr/>
      </vt:variant>
      <vt:variant>
        <vt:lpwstr>_Toc314500551</vt:lpwstr>
      </vt:variant>
      <vt:variant>
        <vt:i4>1441842</vt:i4>
      </vt:variant>
      <vt:variant>
        <vt:i4>458</vt:i4>
      </vt:variant>
      <vt:variant>
        <vt:i4>0</vt:i4>
      </vt:variant>
      <vt:variant>
        <vt:i4>5</vt:i4>
      </vt:variant>
      <vt:variant>
        <vt:lpwstr/>
      </vt:variant>
      <vt:variant>
        <vt:lpwstr>_Toc314500550</vt:lpwstr>
      </vt:variant>
      <vt:variant>
        <vt:i4>1507378</vt:i4>
      </vt:variant>
      <vt:variant>
        <vt:i4>452</vt:i4>
      </vt:variant>
      <vt:variant>
        <vt:i4>0</vt:i4>
      </vt:variant>
      <vt:variant>
        <vt:i4>5</vt:i4>
      </vt:variant>
      <vt:variant>
        <vt:lpwstr/>
      </vt:variant>
      <vt:variant>
        <vt:lpwstr>_Toc314500549</vt:lpwstr>
      </vt:variant>
      <vt:variant>
        <vt:i4>1507378</vt:i4>
      </vt:variant>
      <vt:variant>
        <vt:i4>446</vt:i4>
      </vt:variant>
      <vt:variant>
        <vt:i4>0</vt:i4>
      </vt:variant>
      <vt:variant>
        <vt:i4>5</vt:i4>
      </vt:variant>
      <vt:variant>
        <vt:lpwstr/>
      </vt:variant>
      <vt:variant>
        <vt:lpwstr>_Toc314500548</vt:lpwstr>
      </vt:variant>
      <vt:variant>
        <vt:i4>1507378</vt:i4>
      </vt:variant>
      <vt:variant>
        <vt:i4>440</vt:i4>
      </vt:variant>
      <vt:variant>
        <vt:i4>0</vt:i4>
      </vt:variant>
      <vt:variant>
        <vt:i4>5</vt:i4>
      </vt:variant>
      <vt:variant>
        <vt:lpwstr/>
      </vt:variant>
      <vt:variant>
        <vt:lpwstr>_Toc314500547</vt:lpwstr>
      </vt:variant>
      <vt:variant>
        <vt:i4>1507378</vt:i4>
      </vt:variant>
      <vt:variant>
        <vt:i4>434</vt:i4>
      </vt:variant>
      <vt:variant>
        <vt:i4>0</vt:i4>
      </vt:variant>
      <vt:variant>
        <vt:i4>5</vt:i4>
      </vt:variant>
      <vt:variant>
        <vt:lpwstr/>
      </vt:variant>
      <vt:variant>
        <vt:lpwstr>_Toc314500546</vt:lpwstr>
      </vt:variant>
      <vt:variant>
        <vt:i4>1507378</vt:i4>
      </vt:variant>
      <vt:variant>
        <vt:i4>428</vt:i4>
      </vt:variant>
      <vt:variant>
        <vt:i4>0</vt:i4>
      </vt:variant>
      <vt:variant>
        <vt:i4>5</vt:i4>
      </vt:variant>
      <vt:variant>
        <vt:lpwstr/>
      </vt:variant>
      <vt:variant>
        <vt:lpwstr>_Toc314500545</vt:lpwstr>
      </vt:variant>
      <vt:variant>
        <vt:i4>1507378</vt:i4>
      </vt:variant>
      <vt:variant>
        <vt:i4>422</vt:i4>
      </vt:variant>
      <vt:variant>
        <vt:i4>0</vt:i4>
      </vt:variant>
      <vt:variant>
        <vt:i4>5</vt:i4>
      </vt:variant>
      <vt:variant>
        <vt:lpwstr/>
      </vt:variant>
      <vt:variant>
        <vt:lpwstr>_Toc314500544</vt:lpwstr>
      </vt:variant>
      <vt:variant>
        <vt:i4>1507378</vt:i4>
      </vt:variant>
      <vt:variant>
        <vt:i4>416</vt:i4>
      </vt:variant>
      <vt:variant>
        <vt:i4>0</vt:i4>
      </vt:variant>
      <vt:variant>
        <vt:i4>5</vt:i4>
      </vt:variant>
      <vt:variant>
        <vt:lpwstr/>
      </vt:variant>
      <vt:variant>
        <vt:lpwstr>_Toc314500543</vt:lpwstr>
      </vt:variant>
      <vt:variant>
        <vt:i4>1507378</vt:i4>
      </vt:variant>
      <vt:variant>
        <vt:i4>410</vt:i4>
      </vt:variant>
      <vt:variant>
        <vt:i4>0</vt:i4>
      </vt:variant>
      <vt:variant>
        <vt:i4>5</vt:i4>
      </vt:variant>
      <vt:variant>
        <vt:lpwstr/>
      </vt:variant>
      <vt:variant>
        <vt:lpwstr>_Toc314500542</vt:lpwstr>
      </vt:variant>
      <vt:variant>
        <vt:i4>1507378</vt:i4>
      </vt:variant>
      <vt:variant>
        <vt:i4>404</vt:i4>
      </vt:variant>
      <vt:variant>
        <vt:i4>0</vt:i4>
      </vt:variant>
      <vt:variant>
        <vt:i4>5</vt:i4>
      </vt:variant>
      <vt:variant>
        <vt:lpwstr/>
      </vt:variant>
      <vt:variant>
        <vt:lpwstr>_Toc314500541</vt:lpwstr>
      </vt:variant>
      <vt:variant>
        <vt:i4>1507378</vt:i4>
      </vt:variant>
      <vt:variant>
        <vt:i4>398</vt:i4>
      </vt:variant>
      <vt:variant>
        <vt:i4>0</vt:i4>
      </vt:variant>
      <vt:variant>
        <vt:i4>5</vt:i4>
      </vt:variant>
      <vt:variant>
        <vt:lpwstr/>
      </vt:variant>
      <vt:variant>
        <vt:lpwstr>_Toc314500540</vt:lpwstr>
      </vt:variant>
      <vt:variant>
        <vt:i4>1048626</vt:i4>
      </vt:variant>
      <vt:variant>
        <vt:i4>392</vt:i4>
      </vt:variant>
      <vt:variant>
        <vt:i4>0</vt:i4>
      </vt:variant>
      <vt:variant>
        <vt:i4>5</vt:i4>
      </vt:variant>
      <vt:variant>
        <vt:lpwstr/>
      </vt:variant>
      <vt:variant>
        <vt:lpwstr>_Toc314500539</vt:lpwstr>
      </vt:variant>
      <vt:variant>
        <vt:i4>1048626</vt:i4>
      </vt:variant>
      <vt:variant>
        <vt:i4>386</vt:i4>
      </vt:variant>
      <vt:variant>
        <vt:i4>0</vt:i4>
      </vt:variant>
      <vt:variant>
        <vt:i4>5</vt:i4>
      </vt:variant>
      <vt:variant>
        <vt:lpwstr/>
      </vt:variant>
      <vt:variant>
        <vt:lpwstr>_Toc314500538</vt:lpwstr>
      </vt:variant>
      <vt:variant>
        <vt:i4>1048626</vt:i4>
      </vt:variant>
      <vt:variant>
        <vt:i4>380</vt:i4>
      </vt:variant>
      <vt:variant>
        <vt:i4>0</vt:i4>
      </vt:variant>
      <vt:variant>
        <vt:i4>5</vt:i4>
      </vt:variant>
      <vt:variant>
        <vt:lpwstr/>
      </vt:variant>
      <vt:variant>
        <vt:lpwstr>_Toc314500537</vt:lpwstr>
      </vt:variant>
      <vt:variant>
        <vt:i4>1048626</vt:i4>
      </vt:variant>
      <vt:variant>
        <vt:i4>374</vt:i4>
      </vt:variant>
      <vt:variant>
        <vt:i4>0</vt:i4>
      </vt:variant>
      <vt:variant>
        <vt:i4>5</vt:i4>
      </vt:variant>
      <vt:variant>
        <vt:lpwstr/>
      </vt:variant>
      <vt:variant>
        <vt:lpwstr>_Toc314500536</vt:lpwstr>
      </vt:variant>
      <vt:variant>
        <vt:i4>1048626</vt:i4>
      </vt:variant>
      <vt:variant>
        <vt:i4>368</vt:i4>
      </vt:variant>
      <vt:variant>
        <vt:i4>0</vt:i4>
      </vt:variant>
      <vt:variant>
        <vt:i4>5</vt:i4>
      </vt:variant>
      <vt:variant>
        <vt:lpwstr/>
      </vt:variant>
      <vt:variant>
        <vt:lpwstr>_Toc314500535</vt:lpwstr>
      </vt:variant>
      <vt:variant>
        <vt:i4>1048626</vt:i4>
      </vt:variant>
      <vt:variant>
        <vt:i4>362</vt:i4>
      </vt:variant>
      <vt:variant>
        <vt:i4>0</vt:i4>
      </vt:variant>
      <vt:variant>
        <vt:i4>5</vt:i4>
      </vt:variant>
      <vt:variant>
        <vt:lpwstr/>
      </vt:variant>
      <vt:variant>
        <vt:lpwstr>_Toc314500534</vt:lpwstr>
      </vt:variant>
      <vt:variant>
        <vt:i4>1048626</vt:i4>
      </vt:variant>
      <vt:variant>
        <vt:i4>356</vt:i4>
      </vt:variant>
      <vt:variant>
        <vt:i4>0</vt:i4>
      </vt:variant>
      <vt:variant>
        <vt:i4>5</vt:i4>
      </vt:variant>
      <vt:variant>
        <vt:lpwstr/>
      </vt:variant>
      <vt:variant>
        <vt:lpwstr>_Toc314500533</vt:lpwstr>
      </vt:variant>
      <vt:variant>
        <vt:i4>1048626</vt:i4>
      </vt:variant>
      <vt:variant>
        <vt:i4>350</vt:i4>
      </vt:variant>
      <vt:variant>
        <vt:i4>0</vt:i4>
      </vt:variant>
      <vt:variant>
        <vt:i4>5</vt:i4>
      </vt:variant>
      <vt:variant>
        <vt:lpwstr/>
      </vt:variant>
      <vt:variant>
        <vt:lpwstr>_Toc314500532</vt:lpwstr>
      </vt:variant>
      <vt:variant>
        <vt:i4>1048626</vt:i4>
      </vt:variant>
      <vt:variant>
        <vt:i4>344</vt:i4>
      </vt:variant>
      <vt:variant>
        <vt:i4>0</vt:i4>
      </vt:variant>
      <vt:variant>
        <vt:i4>5</vt:i4>
      </vt:variant>
      <vt:variant>
        <vt:lpwstr/>
      </vt:variant>
      <vt:variant>
        <vt:lpwstr>_Toc314500531</vt:lpwstr>
      </vt:variant>
      <vt:variant>
        <vt:i4>1048626</vt:i4>
      </vt:variant>
      <vt:variant>
        <vt:i4>338</vt:i4>
      </vt:variant>
      <vt:variant>
        <vt:i4>0</vt:i4>
      </vt:variant>
      <vt:variant>
        <vt:i4>5</vt:i4>
      </vt:variant>
      <vt:variant>
        <vt:lpwstr/>
      </vt:variant>
      <vt:variant>
        <vt:lpwstr>_Toc314500530</vt:lpwstr>
      </vt:variant>
      <vt:variant>
        <vt:i4>1114162</vt:i4>
      </vt:variant>
      <vt:variant>
        <vt:i4>332</vt:i4>
      </vt:variant>
      <vt:variant>
        <vt:i4>0</vt:i4>
      </vt:variant>
      <vt:variant>
        <vt:i4>5</vt:i4>
      </vt:variant>
      <vt:variant>
        <vt:lpwstr/>
      </vt:variant>
      <vt:variant>
        <vt:lpwstr>_Toc314500529</vt:lpwstr>
      </vt:variant>
      <vt:variant>
        <vt:i4>1114162</vt:i4>
      </vt:variant>
      <vt:variant>
        <vt:i4>326</vt:i4>
      </vt:variant>
      <vt:variant>
        <vt:i4>0</vt:i4>
      </vt:variant>
      <vt:variant>
        <vt:i4>5</vt:i4>
      </vt:variant>
      <vt:variant>
        <vt:lpwstr/>
      </vt:variant>
      <vt:variant>
        <vt:lpwstr>_Toc314500528</vt:lpwstr>
      </vt:variant>
      <vt:variant>
        <vt:i4>1114162</vt:i4>
      </vt:variant>
      <vt:variant>
        <vt:i4>320</vt:i4>
      </vt:variant>
      <vt:variant>
        <vt:i4>0</vt:i4>
      </vt:variant>
      <vt:variant>
        <vt:i4>5</vt:i4>
      </vt:variant>
      <vt:variant>
        <vt:lpwstr/>
      </vt:variant>
      <vt:variant>
        <vt:lpwstr>_Toc314500527</vt:lpwstr>
      </vt:variant>
      <vt:variant>
        <vt:i4>1114162</vt:i4>
      </vt:variant>
      <vt:variant>
        <vt:i4>314</vt:i4>
      </vt:variant>
      <vt:variant>
        <vt:i4>0</vt:i4>
      </vt:variant>
      <vt:variant>
        <vt:i4>5</vt:i4>
      </vt:variant>
      <vt:variant>
        <vt:lpwstr/>
      </vt:variant>
      <vt:variant>
        <vt:lpwstr>_Toc314500526</vt:lpwstr>
      </vt:variant>
      <vt:variant>
        <vt:i4>1114162</vt:i4>
      </vt:variant>
      <vt:variant>
        <vt:i4>308</vt:i4>
      </vt:variant>
      <vt:variant>
        <vt:i4>0</vt:i4>
      </vt:variant>
      <vt:variant>
        <vt:i4>5</vt:i4>
      </vt:variant>
      <vt:variant>
        <vt:lpwstr/>
      </vt:variant>
      <vt:variant>
        <vt:lpwstr>_Toc314500525</vt:lpwstr>
      </vt:variant>
      <vt:variant>
        <vt:i4>1114162</vt:i4>
      </vt:variant>
      <vt:variant>
        <vt:i4>302</vt:i4>
      </vt:variant>
      <vt:variant>
        <vt:i4>0</vt:i4>
      </vt:variant>
      <vt:variant>
        <vt:i4>5</vt:i4>
      </vt:variant>
      <vt:variant>
        <vt:lpwstr/>
      </vt:variant>
      <vt:variant>
        <vt:lpwstr>_Toc314500524</vt:lpwstr>
      </vt:variant>
      <vt:variant>
        <vt:i4>1114162</vt:i4>
      </vt:variant>
      <vt:variant>
        <vt:i4>296</vt:i4>
      </vt:variant>
      <vt:variant>
        <vt:i4>0</vt:i4>
      </vt:variant>
      <vt:variant>
        <vt:i4>5</vt:i4>
      </vt:variant>
      <vt:variant>
        <vt:lpwstr/>
      </vt:variant>
      <vt:variant>
        <vt:lpwstr>_Toc314500523</vt:lpwstr>
      </vt:variant>
      <vt:variant>
        <vt:i4>1114162</vt:i4>
      </vt:variant>
      <vt:variant>
        <vt:i4>290</vt:i4>
      </vt:variant>
      <vt:variant>
        <vt:i4>0</vt:i4>
      </vt:variant>
      <vt:variant>
        <vt:i4>5</vt:i4>
      </vt:variant>
      <vt:variant>
        <vt:lpwstr/>
      </vt:variant>
      <vt:variant>
        <vt:lpwstr>_Toc314500522</vt:lpwstr>
      </vt:variant>
      <vt:variant>
        <vt:i4>1114162</vt:i4>
      </vt:variant>
      <vt:variant>
        <vt:i4>284</vt:i4>
      </vt:variant>
      <vt:variant>
        <vt:i4>0</vt:i4>
      </vt:variant>
      <vt:variant>
        <vt:i4>5</vt:i4>
      </vt:variant>
      <vt:variant>
        <vt:lpwstr/>
      </vt:variant>
      <vt:variant>
        <vt:lpwstr>_Toc314500521</vt:lpwstr>
      </vt:variant>
      <vt:variant>
        <vt:i4>1114162</vt:i4>
      </vt:variant>
      <vt:variant>
        <vt:i4>278</vt:i4>
      </vt:variant>
      <vt:variant>
        <vt:i4>0</vt:i4>
      </vt:variant>
      <vt:variant>
        <vt:i4>5</vt:i4>
      </vt:variant>
      <vt:variant>
        <vt:lpwstr/>
      </vt:variant>
      <vt:variant>
        <vt:lpwstr>_Toc314500520</vt:lpwstr>
      </vt:variant>
      <vt:variant>
        <vt:i4>1179698</vt:i4>
      </vt:variant>
      <vt:variant>
        <vt:i4>272</vt:i4>
      </vt:variant>
      <vt:variant>
        <vt:i4>0</vt:i4>
      </vt:variant>
      <vt:variant>
        <vt:i4>5</vt:i4>
      </vt:variant>
      <vt:variant>
        <vt:lpwstr/>
      </vt:variant>
      <vt:variant>
        <vt:lpwstr>_Toc314500519</vt:lpwstr>
      </vt:variant>
      <vt:variant>
        <vt:i4>1179698</vt:i4>
      </vt:variant>
      <vt:variant>
        <vt:i4>266</vt:i4>
      </vt:variant>
      <vt:variant>
        <vt:i4>0</vt:i4>
      </vt:variant>
      <vt:variant>
        <vt:i4>5</vt:i4>
      </vt:variant>
      <vt:variant>
        <vt:lpwstr/>
      </vt:variant>
      <vt:variant>
        <vt:lpwstr>_Toc314500518</vt:lpwstr>
      </vt:variant>
      <vt:variant>
        <vt:i4>1179698</vt:i4>
      </vt:variant>
      <vt:variant>
        <vt:i4>260</vt:i4>
      </vt:variant>
      <vt:variant>
        <vt:i4>0</vt:i4>
      </vt:variant>
      <vt:variant>
        <vt:i4>5</vt:i4>
      </vt:variant>
      <vt:variant>
        <vt:lpwstr/>
      </vt:variant>
      <vt:variant>
        <vt:lpwstr>_Toc314500517</vt:lpwstr>
      </vt:variant>
      <vt:variant>
        <vt:i4>1179698</vt:i4>
      </vt:variant>
      <vt:variant>
        <vt:i4>254</vt:i4>
      </vt:variant>
      <vt:variant>
        <vt:i4>0</vt:i4>
      </vt:variant>
      <vt:variant>
        <vt:i4>5</vt:i4>
      </vt:variant>
      <vt:variant>
        <vt:lpwstr/>
      </vt:variant>
      <vt:variant>
        <vt:lpwstr>_Toc314500516</vt:lpwstr>
      </vt:variant>
      <vt:variant>
        <vt:i4>1179698</vt:i4>
      </vt:variant>
      <vt:variant>
        <vt:i4>248</vt:i4>
      </vt:variant>
      <vt:variant>
        <vt:i4>0</vt:i4>
      </vt:variant>
      <vt:variant>
        <vt:i4>5</vt:i4>
      </vt:variant>
      <vt:variant>
        <vt:lpwstr/>
      </vt:variant>
      <vt:variant>
        <vt:lpwstr>_Toc314500515</vt:lpwstr>
      </vt:variant>
      <vt:variant>
        <vt:i4>1179698</vt:i4>
      </vt:variant>
      <vt:variant>
        <vt:i4>242</vt:i4>
      </vt:variant>
      <vt:variant>
        <vt:i4>0</vt:i4>
      </vt:variant>
      <vt:variant>
        <vt:i4>5</vt:i4>
      </vt:variant>
      <vt:variant>
        <vt:lpwstr/>
      </vt:variant>
      <vt:variant>
        <vt:lpwstr>_Toc314500514</vt:lpwstr>
      </vt:variant>
      <vt:variant>
        <vt:i4>1179698</vt:i4>
      </vt:variant>
      <vt:variant>
        <vt:i4>236</vt:i4>
      </vt:variant>
      <vt:variant>
        <vt:i4>0</vt:i4>
      </vt:variant>
      <vt:variant>
        <vt:i4>5</vt:i4>
      </vt:variant>
      <vt:variant>
        <vt:lpwstr/>
      </vt:variant>
      <vt:variant>
        <vt:lpwstr>_Toc314500513</vt:lpwstr>
      </vt:variant>
      <vt:variant>
        <vt:i4>1179698</vt:i4>
      </vt:variant>
      <vt:variant>
        <vt:i4>230</vt:i4>
      </vt:variant>
      <vt:variant>
        <vt:i4>0</vt:i4>
      </vt:variant>
      <vt:variant>
        <vt:i4>5</vt:i4>
      </vt:variant>
      <vt:variant>
        <vt:lpwstr/>
      </vt:variant>
      <vt:variant>
        <vt:lpwstr>_Toc314500512</vt:lpwstr>
      </vt:variant>
      <vt:variant>
        <vt:i4>1179698</vt:i4>
      </vt:variant>
      <vt:variant>
        <vt:i4>224</vt:i4>
      </vt:variant>
      <vt:variant>
        <vt:i4>0</vt:i4>
      </vt:variant>
      <vt:variant>
        <vt:i4>5</vt:i4>
      </vt:variant>
      <vt:variant>
        <vt:lpwstr/>
      </vt:variant>
      <vt:variant>
        <vt:lpwstr>_Toc314500511</vt:lpwstr>
      </vt:variant>
      <vt:variant>
        <vt:i4>1179698</vt:i4>
      </vt:variant>
      <vt:variant>
        <vt:i4>218</vt:i4>
      </vt:variant>
      <vt:variant>
        <vt:i4>0</vt:i4>
      </vt:variant>
      <vt:variant>
        <vt:i4>5</vt:i4>
      </vt:variant>
      <vt:variant>
        <vt:lpwstr/>
      </vt:variant>
      <vt:variant>
        <vt:lpwstr>_Toc314500510</vt:lpwstr>
      </vt:variant>
      <vt:variant>
        <vt:i4>1245234</vt:i4>
      </vt:variant>
      <vt:variant>
        <vt:i4>212</vt:i4>
      </vt:variant>
      <vt:variant>
        <vt:i4>0</vt:i4>
      </vt:variant>
      <vt:variant>
        <vt:i4>5</vt:i4>
      </vt:variant>
      <vt:variant>
        <vt:lpwstr/>
      </vt:variant>
      <vt:variant>
        <vt:lpwstr>_Toc314500509</vt:lpwstr>
      </vt:variant>
      <vt:variant>
        <vt:i4>1245234</vt:i4>
      </vt:variant>
      <vt:variant>
        <vt:i4>206</vt:i4>
      </vt:variant>
      <vt:variant>
        <vt:i4>0</vt:i4>
      </vt:variant>
      <vt:variant>
        <vt:i4>5</vt:i4>
      </vt:variant>
      <vt:variant>
        <vt:lpwstr/>
      </vt:variant>
      <vt:variant>
        <vt:lpwstr>_Toc314500508</vt:lpwstr>
      </vt:variant>
      <vt:variant>
        <vt:i4>1245234</vt:i4>
      </vt:variant>
      <vt:variant>
        <vt:i4>200</vt:i4>
      </vt:variant>
      <vt:variant>
        <vt:i4>0</vt:i4>
      </vt:variant>
      <vt:variant>
        <vt:i4>5</vt:i4>
      </vt:variant>
      <vt:variant>
        <vt:lpwstr/>
      </vt:variant>
      <vt:variant>
        <vt:lpwstr>_Toc314500507</vt:lpwstr>
      </vt:variant>
      <vt:variant>
        <vt:i4>1245234</vt:i4>
      </vt:variant>
      <vt:variant>
        <vt:i4>194</vt:i4>
      </vt:variant>
      <vt:variant>
        <vt:i4>0</vt:i4>
      </vt:variant>
      <vt:variant>
        <vt:i4>5</vt:i4>
      </vt:variant>
      <vt:variant>
        <vt:lpwstr/>
      </vt:variant>
      <vt:variant>
        <vt:lpwstr>_Toc314500506</vt:lpwstr>
      </vt:variant>
      <vt:variant>
        <vt:i4>1245234</vt:i4>
      </vt:variant>
      <vt:variant>
        <vt:i4>188</vt:i4>
      </vt:variant>
      <vt:variant>
        <vt:i4>0</vt:i4>
      </vt:variant>
      <vt:variant>
        <vt:i4>5</vt:i4>
      </vt:variant>
      <vt:variant>
        <vt:lpwstr/>
      </vt:variant>
      <vt:variant>
        <vt:lpwstr>_Toc314500505</vt:lpwstr>
      </vt:variant>
      <vt:variant>
        <vt:i4>1245234</vt:i4>
      </vt:variant>
      <vt:variant>
        <vt:i4>182</vt:i4>
      </vt:variant>
      <vt:variant>
        <vt:i4>0</vt:i4>
      </vt:variant>
      <vt:variant>
        <vt:i4>5</vt:i4>
      </vt:variant>
      <vt:variant>
        <vt:lpwstr/>
      </vt:variant>
      <vt:variant>
        <vt:lpwstr>_Toc314500504</vt:lpwstr>
      </vt:variant>
      <vt:variant>
        <vt:i4>1245234</vt:i4>
      </vt:variant>
      <vt:variant>
        <vt:i4>176</vt:i4>
      </vt:variant>
      <vt:variant>
        <vt:i4>0</vt:i4>
      </vt:variant>
      <vt:variant>
        <vt:i4>5</vt:i4>
      </vt:variant>
      <vt:variant>
        <vt:lpwstr/>
      </vt:variant>
      <vt:variant>
        <vt:lpwstr>_Toc314500503</vt:lpwstr>
      </vt:variant>
      <vt:variant>
        <vt:i4>1245234</vt:i4>
      </vt:variant>
      <vt:variant>
        <vt:i4>170</vt:i4>
      </vt:variant>
      <vt:variant>
        <vt:i4>0</vt:i4>
      </vt:variant>
      <vt:variant>
        <vt:i4>5</vt:i4>
      </vt:variant>
      <vt:variant>
        <vt:lpwstr/>
      </vt:variant>
      <vt:variant>
        <vt:lpwstr>_Toc314500502</vt:lpwstr>
      </vt:variant>
      <vt:variant>
        <vt:i4>1245234</vt:i4>
      </vt:variant>
      <vt:variant>
        <vt:i4>164</vt:i4>
      </vt:variant>
      <vt:variant>
        <vt:i4>0</vt:i4>
      </vt:variant>
      <vt:variant>
        <vt:i4>5</vt:i4>
      </vt:variant>
      <vt:variant>
        <vt:lpwstr/>
      </vt:variant>
      <vt:variant>
        <vt:lpwstr>_Toc314500501</vt:lpwstr>
      </vt:variant>
      <vt:variant>
        <vt:i4>1245234</vt:i4>
      </vt:variant>
      <vt:variant>
        <vt:i4>158</vt:i4>
      </vt:variant>
      <vt:variant>
        <vt:i4>0</vt:i4>
      </vt:variant>
      <vt:variant>
        <vt:i4>5</vt:i4>
      </vt:variant>
      <vt:variant>
        <vt:lpwstr/>
      </vt:variant>
      <vt:variant>
        <vt:lpwstr>_Toc314500500</vt:lpwstr>
      </vt:variant>
      <vt:variant>
        <vt:i4>1703987</vt:i4>
      </vt:variant>
      <vt:variant>
        <vt:i4>152</vt:i4>
      </vt:variant>
      <vt:variant>
        <vt:i4>0</vt:i4>
      </vt:variant>
      <vt:variant>
        <vt:i4>5</vt:i4>
      </vt:variant>
      <vt:variant>
        <vt:lpwstr/>
      </vt:variant>
      <vt:variant>
        <vt:lpwstr>_Toc314500499</vt:lpwstr>
      </vt:variant>
      <vt:variant>
        <vt:i4>1703987</vt:i4>
      </vt:variant>
      <vt:variant>
        <vt:i4>146</vt:i4>
      </vt:variant>
      <vt:variant>
        <vt:i4>0</vt:i4>
      </vt:variant>
      <vt:variant>
        <vt:i4>5</vt:i4>
      </vt:variant>
      <vt:variant>
        <vt:lpwstr/>
      </vt:variant>
      <vt:variant>
        <vt:lpwstr>_Toc314500498</vt:lpwstr>
      </vt:variant>
      <vt:variant>
        <vt:i4>1703987</vt:i4>
      </vt:variant>
      <vt:variant>
        <vt:i4>140</vt:i4>
      </vt:variant>
      <vt:variant>
        <vt:i4>0</vt:i4>
      </vt:variant>
      <vt:variant>
        <vt:i4>5</vt:i4>
      </vt:variant>
      <vt:variant>
        <vt:lpwstr/>
      </vt:variant>
      <vt:variant>
        <vt:lpwstr>_Toc314500497</vt:lpwstr>
      </vt:variant>
      <vt:variant>
        <vt:i4>1703987</vt:i4>
      </vt:variant>
      <vt:variant>
        <vt:i4>134</vt:i4>
      </vt:variant>
      <vt:variant>
        <vt:i4>0</vt:i4>
      </vt:variant>
      <vt:variant>
        <vt:i4>5</vt:i4>
      </vt:variant>
      <vt:variant>
        <vt:lpwstr/>
      </vt:variant>
      <vt:variant>
        <vt:lpwstr>_Toc314500496</vt:lpwstr>
      </vt:variant>
      <vt:variant>
        <vt:i4>1703987</vt:i4>
      </vt:variant>
      <vt:variant>
        <vt:i4>128</vt:i4>
      </vt:variant>
      <vt:variant>
        <vt:i4>0</vt:i4>
      </vt:variant>
      <vt:variant>
        <vt:i4>5</vt:i4>
      </vt:variant>
      <vt:variant>
        <vt:lpwstr/>
      </vt:variant>
      <vt:variant>
        <vt:lpwstr>_Toc314500495</vt:lpwstr>
      </vt:variant>
      <vt:variant>
        <vt:i4>1703987</vt:i4>
      </vt:variant>
      <vt:variant>
        <vt:i4>122</vt:i4>
      </vt:variant>
      <vt:variant>
        <vt:i4>0</vt:i4>
      </vt:variant>
      <vt:variant>
        <vt:i4>5</vt:i4>
      </vt:variant>
      <vt:variant>
        <vt:lpwstr/>
      </vt:variant>
      <vt:variant>
        <vt:lpwstr>_Toc314500494</vt:lpwstr>
      </vt:variant>
      <vt:variant>
        <vt:i4>1703987</vt:i4>
      </vt:variant>
      <vt:variant>
        <vt:i4>116</vt:i4>
      </vt:variant>
      <vt:variant>
        <vt:i4>0</vt:i4>
      </vt:variant>
      <vt:variant>
        <vt:i4>5</vt:i4>
      </vt:variant>
      <vt:variant>
        <vt:lpwstr/>
      </vt:variant>
      <vt:variant>
        <vt:lpwstr>_Toc314500493</vt:lpwstr>
      </vt:variant>
      <vt:variant>
        <vt:i4>1703987</vt:i4>
      </vt:variant>
      <vt:variant>
        <vt:i4>110</vt:i4>
      </vt:variant>
      <vt:variant>
        <vt:i4>0</vt:i4>
      </vt:variant>
      <vt:variant>
        <vt:i4>5</vt:i4>
      </vt:variant>
      <vt:variant>
        <vt:lpwstr/>
      </vt:variant>
      <vt:variant>
        <vt:lpwstr>_Toc314500492</vt:lpwstr>
      </vt:variant>
      <vt:variant>
        <vt:i4>1703987</vt:i4>
      </vt:variant>
      <vt:variant>
        <vt:i4>104</vt:i4>
      </vt:variant>
      <vt:variant>
        <vt:i4>0</vt:i4>
      </vt:variant>
      <vt:variant>
        <vt:i4>5</vt:i4>
      </vt:variant>
      <vt:variant>
        <vt:lpwstr/>
      </vt:variant>
      <vt:variant>
        <vt:lpwstr>_Toc314500491</vt:lpwstr>
      </vt:variant>
      <vt:variant>
        <vt:i4>1703987</vt:i4>
      </vt:variant>
      <vt:variant>
        <vt:i4>98</vt:i4>
      </vt:variant>
      <vt:variant>
        <vt:i4>0</vt:i4>
      </vt:variant>
      <vt:variant>
        <vt:i4>5</vt:i4>
      </vt:variant>
      <vt:variant>
        <vt:lpwstr/>
      </vt:variant>
      <vt:variant>
        <vt:lpwstr>_Toc314500490</vt:lpwstr>
      </vt:variant>
      <vt:variant>
        <vt:i4>1769523</vt:i4>
      </vt:variant>
      <vt:variant>
        <vt:i4>92</vt:i4>
      </vt:variant>
      <vt:variant>
        <vt:i4>0</vt:i4>
      </vt:variant>
      <vt:variant>
        <vt:i4>5</vt:i4>
      </vt:variant>
      <vt:variant>
        <vt:lpwstr/>
      </vt:variant>
      <vt:variant>
        <vt:lpwstr>_Toc314500489</vt:lpwstr>
      </vt:variant>
      <vt:variant>
        <vt:i4>1769523</vt:i4>
      </vt:variant>
      <vt:variant>
        <vt:i4>86</vt:i4>
      </vt:variant>
      <vt:variant>
        <vt:i4>0</vt:i4>
      </vt:variant>
      <vt:variant>
        <vt:i4>5</vt:i4>
      </vt:variant>
      <vt:variant>
        <vt:lpwstr/>
      </vt:variant>
      <vt:variant>
        <vt:lpwstr>_Toc314500488</vt:lpwstr>
      </vt:variant>
      <vt:variant>
        <vt:i4>1769523</vt:i4>
      </vt:variant>
      <vt:variant>
        <vt:i4>80</vt:i4>
      </vt:variant>
      <vt:variant>
        <vt:i4>0</vt:i4>
      </vt:variant>
      <vt:variant>
        <vt:i4>5</vt:i4>
      </vt:variant>
      <vt:variant>
        <vt:lpwstr/>
      </vt:variant>
      <vt:variant>
        <vt:lpwstr>_Toc314500487</vt:lpwstr>
      </vt:variant>
      <vt:variant>
        <vt:i4>1769523</vt:i4>
      </vt:variant>
      <vt:variant>
        <vt:i4>74</vt:i4>
      </vt:variant>
      <vt:variant>
        <vt:i4>0</vt:i4>
      </vt:variant>
      <vt:variant>
        <vt:i4>5</vt:i4>
      </vt:variant>
      <vt:variant>
        <vt:lpwstr/>
      </vt:variant>
      <vt:variant>
        <vt:lpwstr>_Toc314500486</vt:lpwstr>
      </vt:variant>
      <vt:variant>
        <vt:i4>1769523</vt:i4>
      </vt:variant>
      <vt:variant>
        <vt:i4>68</vt:i4>
      </vt:variant>
      <vt:variant>
        <vt:i4>0</vt:i4>
      </vt:variant>
      <vt:variant>
        <vt:i4>5</vt:i4>
      </vt:variant>
      <vt:variant>
        <vt:lpwstr/>
      </vt:variant>
      <vt:variant>
        <vt:lpwstr>_Toc314500485</vt:lpwstr>
      </vt:variant>
      <vt:variant>
        <vt:i4>1769523</vt:i4>
      </vt:variant>
      <vt:variant>
        <vt:i4>62</vt:i4>
      </vt:variant>
      <vt:variant>
        <vt:i4>0</vt:i4>
      </vt:variant>
      <vt:variant>
        <vt:i4>5</vt:i4>
      </vt:variant>
      <vt:variant>
        <vt:lpwstr/>
      </vt:variant>
      <vt:variant>
        <vt:lpwstr>_Toc314500484</vt:lpwstr>
      </vt:variant>
      <vt:variant>
        <vt:i4>1769523</vt:i4>
      </vt:variant>
      <vt:variant>
        <vt:i4>56</vt:i4>
      </vt:variant>
      <vt:variant>
        <vt:i4>0</vt:i4>
      </vt:variant>
      <vt:variant>
        <vt:i4>5</vt:i4>
      </vt:variant>
      <vt:variant>
        <vt:lpwstr/>
      </vt:variant>
      <vt:variant>
        <vt:lpwstr>_Toc314500483</vt:lpwstr>
      </vt:variant>
      <vt:variant>
        <vt:i4>1769523</vt:i4>
      </vt:variant>
      <vt:variant>
        <vt:i4>50</vt:i4>
      </vt:variant>
      <vt:variant>
        <vt:i4>0</vt:i4>
      </vt:variant>
      <vt:variant>
        <vt:i4>5</vt:i4>
      </vt:variant>
      <vt:variant>
        <vt:lpwstr/>
      </vt:variant>
      <vt:variant>
        <vt:lpwstr>_Toc314500482</vt:lpwstr>
      </vt:variant>
      <vt:variant>
        <vt:i4>1769523</vt:i4>
      </vt:variant>
      <vt:variant>
        <vt:i4>44</vt:i4>
      </vt:variant>
      <vt:variant>
        <vt:i4>0</vt:i4>
      </vt:variant>
      <vt:variant>
        <vt:i4>5</vt:i4>
      </vt:variant>
      <vt:variant>
        <vt:lpwstr/>
      </vt:variant>
      <vt:variant>
        <vt:lpwstr>_Toc314500481</vt:lpwstr>
      </vt:variant>
      <vt:variant>
        <vt:i4>1769523</vt:i4>
      </vt:variant>
      <vt:variant>
        <vt:i4>38</vt:i4>
      </vt:variant>
      <vt:variant>
        <vt:i4>0</vt:i4>
      </vt:variant>
      <vt:variant>
        <vt:i4>5</vt:i4>
      </vt:variant>
      <vt:variant>
        <vt:lpwstr/>
      </vt:variant>
      <vt:variant>
        <vt:lpwstr>_Toc314500480</vt:lpwstr>
      </vt:variant>
      <vt:variant>
        <vt:i4>1310771</vt:i4>
      </vt:variant>
      <vt:variant>
        <vt:i4>32</vt:i4>
      </vt:variant>
      <vt:variant>
        <vt:i4>0</vt:i4>
      </vt:variant>
      <vt:variant>
        <vt:i4>5</vt:i4>
      </vt:variant>
      <vt:variant>
        <vt:lpwstr/>
      </vt:variant>
      <vt:variant>
        <vt:lpwstr>_Toc314500479</vt:lpwstr>
      </vt:variant>
      <vt:variant>
        <vt:i4>1310771</vt:i4>
      </vt:variant>
      <vt:variant>
        <vt:i4>26</vt:i4>
      </vt:variant>
      <vt:variant>
        <vt:i4>0</vt:i4>
      </vt:variant>
      <vt:variant>
        <vt:i4>5</vt:i4>
      </vt:variant>
      <vt:variant>
        <vt:lpwstr/>
      </vt:variant>
      <vt:variant>
        <vt:lpwstr>_Toc314500478</vt:lpwstr>
      </vt:variant>
      <vt:variant>
        <vt:i4>1310771</vt:i4>
      </vt:variant>
      <vt:variant>
        <vt:i4>20</vt:i4>
      </vt:variant>
      <vt:variant>
        <vt:i4>0</vt:i4>
      </vt:variant>
      <vt:variant>
        <vt:i4>5</vt:i4>
      </vt:variant>
      <vt:variant>
        <vt:lpwstr/>
      </vt:variant>
      <vt:variant>
        <vt:lpwstr>_Toc314500477</vt:lpwstr>
      </vt:variant>
      <vt:variant>
        <vt:i4>1310771</vt:i4>
      </vt:variant>
      <vt:variant>
        <vt:i4>14</vt:i4>
      </vt:variant>
      <vt:variant>
        <vt:i4>0</vt:i4>
      </vt:variant>
      <vt:variant>
        <vt:i4>5</vt:i4>
      </vt:variant>
      <vt:variant>
        <vt:lpwstr/>
      </vt:variant>
      <vt:variant>
        <vt:lpwstr>_Toc314500476</vt:lpwstr>
      </vt:variant>
      <vt:variant>
        <vt:i4>1310771</vt:i4>
      </vt:variant>
      <vt:variant>
        <vt:i4>8</vt:i4>
      </vt:variant>
      <vt:variant>
        <vt:i4>0</vt:i4>
      </vt:variant>
      <vt:variant>
        <vt:i4>5</vt:i4>
      </vt:variant>
      <vt:variant>
        <vt:lpwstr/>
      </vt:variant>
      <vt:variant>
        <vt:lpwstr>_Toc314500475</vt:lpwstr>
      </vt:variant>
      <vt:variant>
        <vt:i4>1310771</vt:i4>
      </vt:variant>
      <vt:variant>
        <vt:i4>2</vt:i4>
      </vt:variant>
      <vt:variant>
        <vt:i4>0</vt:i4>
      </vt:variant>
      <vt:variant>
        <vt:i4>5</vt:i4>
      </vt:variant>
      <vt:variant>
        <vt:lpwstr/>
      </vt:variant>
      <vt:variant>
        <vt:lpwstr>_Toc314500474</vt:lpwstr>
      </vt:variant>
      <vt:variant>
        <vt:i4>7077898</vt:i4>
      </vt:variant>
      <vt:variant>
        <vt:i4>0</vt:i4>
      </vt:variant>
      <vt:variant>
        <vt:i4>0</vt:i4>
      </vt:variant>
      <vt:variant>
        <vt:i4>5</vt:i4>
      </vt:variant>
      <vt:variant>
        <vt:lpwstr>https://bugs.ecmascript.org/show_bug.cgi?id=155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2011-07-25T08:43:00Z</cp:lastPrinted>
  <dcterms:created xsi:type="dcterms:W3CDTF">2015-05-03T16:27:00Z</dcterms:created>
  <dcterms:modified xsi:type="dcterms:W3CDTF">2015-05-03T16:27:00Z</dcterms:modified>
</cp:coreProperties>
</file>